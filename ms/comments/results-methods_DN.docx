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8309F" w14:textId="33FE7CB5" w:rsidR="005C69F2" w:rsidRDefault="00DA36DD" w:rsidP="005C69F2">
      <w:pPr>
        <w:rPr>
          <w:rFonts w:ascii="Garamond" w:hAnsi="Garamond"/>
          <w:b/>
          <w:bCs/>
        </w:rPr>
      </w:pPr>
      <w:ins w:id="0" w:author="Daniel Noble" w:date="2020-06-10T09:38:00Z">
        <w:r>
          <w:rPr>
            <w:rFonts w:ascii="Garamond" w:hAnsi="Garamond"/>
            <w:b/>
            <w:bCs/>
          </w:rPr>
          <w:softHyphen/>
        </w:r>
      </w:ins>
      <w:r w:rsidR="005C69F2">
        <w:rPr>
          <w:rFonts w:ascii="Garamond" w:hAnsi="Garamond"/>
          <w:b/>
          <w:bCs/>
        </w:rPr>
        <w:t>Results</w:t>
      </w:r>
    </w:p>
    <w:p w14:paraId="1EE50AF3" w14:textId="77777777" w:rsidR="000F79E0" w:rsidRDefault="000F79E0" w:rsidP="000F79E0">
      <w:pPr>
        <w:rPr>
          <w:rFonts w:ascii="Garamond" w:hAnsi="Garamond"/>
          <w:i/>
        </w:rPr>
      </w:pPr>
    </w:p>
    <w:p w14:paraId="7181CE43" w14:textId="75AD909B" w:rsidR="000F79E0" w:rsidRPr="00360321" w:rsidRDefault="000F79E0" w:rsidP="000F5ABF">
      <w:pPr>
        <w:ind w:firstLine="720"/>
        <w:rPr>
          <w:rFonts w:ascii="Garamond" w:hAnsi="Garamond"/>
        </w:rPr>
      </w:pPr>
      <w:del w:id="1" w:author="Daniel Noble" w:date="2020-06-10T08:20:00Z">
        <w:r w:rsidDel="00AD3D23">
          <w:rPr>
            <w:rFonts w:ascii="Garamond" w:hAnsi="Garamond"/>
          </w:rPr>
          <w:delText>Overall, a</w:delText>
        </w:r>
      </w:del>
      <w:ins w:id="2" w:author="Daniel Noble" w:date="2020-06-10T08:20:00Z">
        <w:r w:rsidR="00AD3D23">
          <w:rPr>
            <w:rFonts w:ascii="Garamond" w:hAnsi="Garamond"/>
          </w:rPr>
          <w:t>A</w:t>
        </w:r>
      </w:ins>
      <w:r>
        <w:rPr>
          <w:rFonts w:ascii="Garamond" w:hAnsi="Garamond"/>
        </w:rPr>
        <w:t xml:space="preserve">cross all traits measured, males and females did not differ in personality </w:t>
      </w:r>
      <w:del w:id="3" w:author="Daniel Noble" w:date="2020-06-10T08:21:00Z">
        <w:r w:rsidDel="00C07F7C">
          <w:rPr>
            <w:rFonts w:ascii="Garamond" w:hAnsi="Garamond"/>
          </w:rPr>
          <w:delText>across all</w:delText>
        </w:r>
      </w:del>
      <w:ins w:id="4" w:author="Daniel Noble" w:date="2020-06-10T08:21:00Z">
        <w:r w:rsidR="00C07F7C">
          <w:rPr>
            <w:rFonts w:ascii="Garamond" w:hAnsi="Garamond"/>
          </w:rPr>
          <w:t>for all</w:t>
        </w:r>
      </w:ins>
      <w:r>
        <w:rPr>
          <w:rFonts w:ascii="Garamond" w:hAnsi="Garamond"/>
        </w:rPr>
        <w:t xml:space="preserve"> taxonomic groups (</w:t>
      </w:r>
      <w:del w:id="5" w:author="Daniel Noble" w:date="2020-06-10T08:30:00Z">
        <w:r w:rsidDel="00491435">
          <w:rPr>
            <w:rFonts w:ascii="Garamond" w:hAnsi="Garamond"/>
          </w:rPr>
          <w:delText xml:space="preserve">restricted maximum likelihood (REML) </w:delText>
        </w:r>
      </w:del>
      <w:r>
        <w:rPr>
          <w:rFonts w:ascii="Garamond" w:hAnsi="Garamond"/>
        </w:rPr>
        <w:t xml:space="preserve">birds: </w:t>
      </w:r>
      <w:commentRangeStart w:id="6"/>
      <m:oMath>
        <m:sSub>
          <m:sSubPr>
            <m:ctrlPr>
              <w:ins w:id="7" w:author="Daniel Noble" w:date="2020-06-10T08:30:00Z">
                <w:rPr>
                  <w:rFonts w:ascii="Cambria Math" w:hAnsi="Cambria Math"/>
                  <w:i/>
                </w:rPr>
              </w:ins>
            </m:ctrlPr>
          </m:sSubPr>
          <m:e>
            <m:acc>
              <m:accPr>
                <m:chr m:val="̅"/>
                <m:ctrlPr>
                  <w:ins w:id="8" w:author="Daniel Noble" w:date="2020-06-10T08:30:00Z">
                    <w:rPr>
                      <w:rFonts w:ascii="Cambria Math" w:hAnsi="Cambria Math"/>
                      <w:i/>
                    </w:rPr>
                  </w:ins>
                </m:ctrlPr>
              </m:accPr>
              <m:e>
                <m:r>
                  <w:ins w:id="9" w:author="Daniel Noble" w:date="2020-06-10T08:30:00Z">
                    <w:rPr>
                      <w:rFonts w:ascii="Cambria Math" w:hAnsi="Cambria Math"/>
                    </w:rPr>
                    <m:t>X</m:t>
                  </w:ins>
                </m:r>
              </m:e>
            </m:acc>
          </m:e>
          <m:sub>
            <m:r>
              <w:ins w:id="10" w:author="Daniel Noble" w:date="2020-06-10T08:30:00Z">
                <w:rPr>
                  <w:rFonts w:ascii="Cambria Math" w:hAnsi="Cambria Math"/>
                </w:rPr>
                <m:t>SMD</m:t>
              </w:ins>
            </m:r>
          </m:sub>
        </m:sSub>
        <w:commentRangeEnd w:id="6"/>
        <m:r>
          <w:ins w:id="11" w:author="Daniel Noble" w:date="2020-06-10T08:30:00Z">
            <m:rPr>
              <m:sty m:val="p"/>
            </m:rPr>
            <w:rPr>
              <w:rStyle w:val="CommentReference"/>
            </w:rPr>
            <w:commentReference w:id="6"/>
          </w:ins>
        </m:r>
      </m:oMath>
      <w:del w:id="12" w:author="Daniel Noble" w:date="2020-06-10T08:30:00Z">
        <w:r w:rsidRPr="005A0C61" w:rsidDel="00491435">
          <w:rPr>
            <w:rFonts w:ascii="Garamond" w:hAnsi="Garamond"/>
            <w:i/>
          </w:rPr>
          <w:sym w:font="Symbol" w:char="F062"/>
        </w:r>
      </w:del>
      <w:r>
        <w:rPr>
          <w:rFonts w:ascii="Garamond" w:hAnsi="Garamond"/>
        </w:rPr>
        <w:t xml:space="preserve"> = -0.09, 95% CIs: -0.33, 0.14; fish: </w:t>
      </w:r>
      <w:commentRangeStart w:id="13"/>
      <w:commentRangeStart w:id="14"/>
      <m:oMath>
        <m:sSub>
          <m:sSubPr>
            <m:ctrlPr>
              <w:ins w:id="15" w:author="Daniel Noble" w:date="2020-06-10T08:30:00Z">
                <w:rPr>
                  <w:rFonts w:ascii="Cambria Math" w:hAnsi="Cambria Math"/>
                  <w:i/>
                </w:rPr>
              </w:ins>
            </m:ctrlPr>
          </m:sSubPr>
          <m:e>
            <m:acc>
              <m:accPr>
                <m:chr m:val="̅"/>
                <m:ctrlPr>
                  <w:ins w:id="16" w:author="Daniel Noble" w:date="2020-06-10T08:30:00Z">
                    <w:rPr>
                      <w:rFonts w:ascii="Cambria Math" w:hAnsi="Cambria Math"/>
                      <w:i/>
                    </w:rPr>
                  </w:ins>
                </m:ctrlPr>
              </m:accPr>
              <m:e>
                <m:r>
                  <w:ins w:id="17" w:author="Daniel Noble" w:date="2020-06-10T08:30:00Z">
                    <w:rPr>
                      <w:rFonts w:ascii="Cambria Math" w:hAnsi="Cambria Math"/>
                    </w:rPr>
                    <m:t>X</m:t>
                  </w:ins>
                </m:r>
              </m:e>
            </m:acc>
          </m:e>
          <m:sub>
            <m:r>
              <w:ins w:id="18" w:author="Daniel Noble" w:date="2020-06-10T08:30:00Z">
                <w:rPr>
                  <w:rFonts w:ascii="Cambria Math" w:hAnsi="Cambria Math"/>
                </w:rPr>
                <m:t>SMD</m:t>
              </w:ins>
            </m:r>
          </m:sub>
        </m:sSub>
        <w:commentRangeEnd w:id="13"/>
        <m:r>
          <w:ins w:id="19" w:author="Daniel Noble" w:date="2020-06-10T08:30:00Z">
            <m:rPr>
              <m:sty m:val="p"/>
            </m:rPr>
            <w:rPr>
              <w:rStyle w:val="CommentReference"/>
            </w:rPr>
            <w:commentReference w:id="13"/>
          </w:ins>
        </m:r>
        <w:commentRangeEnd w:id="14"/>
        <m:r>
          <w:ins w:id="20" w:author="Daniel Noble" w:date="2020-06-10T08:31:00Z">
            <m:rPr>
              <m:sty m:val="p"/>
            </m:rPr>
            <w:rPr>
              <w:rStyle w:val="CommentReference"/>
            </w:rPr>
            <w:commentReference w:id="14"/>
          </w:ins>
        </m:r>
      </m:oMath>
      <w:del w:id="21" w:author="Daniel Noble" w:date="2020-06-10T08:30:00Z">
        <w:r w:rsidRPr="005A0C61" w:rsidDel="00491435">
          <w:rPr>
            <w:rFonts w:ascii="Garamond" w:hAnsi="Garamond"/>
            <w:i/>
          </w:rPr>
          <w:sym w:font="Symbol" w:char="F062"/>
        </w:r>
      </w:del>
      <w:r>
        <w:rPr>
          <w:rFonts w:ascii="Garamond" w:hAnsi="Garamond"/>
        </w:rPr>
        <w:t xml:space="preserve"> = -0.02, 95% CIs: -0.38, 0.33; invertebrates: </w:t>
      </w:r>
      <w:commentRangeStart w:id="22"/>
      <m:oMath>
        <m:sSub>
          <m:sSubPr>
            <m:ctrlPr>
              <w:ins w:id="23" w:author="Daniel Noble" w:date="2020-06-10T08:30:00Z">
                <w:rPr>
                  <w:rFonts w:ascii="Cambria Math" w:hAnsi="Cambria Math"/>
                  <w:i/>
                </w:rPr>
              </w:ins>
            </m:ctrlPr>
          </m:sSubPr>
          <m:e>
            <m:acc>
              <m:accPr>
                <m:chr m:val="̅"/>
                <m:ctrlPr>
                  <w:ins w:id="24" w:author="Daniel Noble" w:date="2020-06-10T08:30:00Z">
                    <w:rPr>
                      <w:rFonts w:ascii="Cambria Math" w:hAnsi="Cambria Math"/>
                      <w:i/>
                    </w:rPr>
                  </w:ins>
                </m:ctrlPr>
              </m:accPr>
              <m:e>
                <m:r>
                  <w:ins w:id="25" w:author="Daniel Noble" w:date="2020-06-10T08:30:00Z">
                    <w:rPr>
                      <w:rFonts w:ascii="Cambria Math" w:hAnsi="Cambria Math"/>
                    </w:rPr>
                    <m:t>X</m:t>
                  </w:ins>
                </m:r>
              </m:e>
            </m:acc>
          </m:e>
          <m:sub>
            <m:r>
              <w:ins w:id="26" w:author="Daniel Noble" w:date="2020-06-10T08:30:00Z">
                <w:rPr>
                  <w:rFonts w:ascii="Cambria Math" w:hAnsi="Cambria Math"/>
                </w:rPr>
                <m:t>SMD</m:t>
              </w:ins>
            </m:r>
          </m:sub>
        </m:sSub>
        <w:commentRangeEnd w:id="22"/>
        <m:r>
          <w:ins w:id="27" w:author="Daniel Noble" w:date="2020-06-10T08:30:00Z">
            <m:rPr>
              <m:sty m:val="p"/>
            </m:rPr>
            <w:rPr>
              <w:rStyle w:val="CommentReference"/>
            </w:rPr>
            <w:commentReference w:id="22"/>
          </w:ins>
        </m:r>
      </m:oMath>
      <w:commentRangeStart w:id="28"/>
      <w:del w:id="29" w:author="Daniel Noble" w:date="2020-06-10T08:30:00Z">
        <w:r w:rsidRPr="005A0C61" w:rsidDel="00491435">
          <w:rPr>
            <w:rFonts w:ascii="Garamond" w:hAnsi="Garamond"/>
            <w:i/>
          </w:rPr>
          <w:sym w:font="Symbol" w:char="F062"/>
        </w:r>
      </w:del>
      <w:r>
        <w:rPr>
          <w:rFonts w:ascii="Garamond" w:hAnsi="Garamond"/>
        </w:rPr>
        <w:t xml:space="preserve"> = 0.20, 95% CIs: -0.08, 0.48</w:t>
      </w:r>
      <w:commentRangeEnd w:id="28"/>
      <w:r w:rsidR="00C07F7C">
        <w:rPr>
          <w:rStyle w:val="CommentReference"/>
        </w:rPr>
        <w:commentReference w:id="28"/>
      </w:r>
      <w:r>
        <w:rPr>
          <w:rFonts w:ascii="Garamond" w:hAnsi="Garamond"/>
        </w:rPr>
        <w:t xml:space="preserve">; mammals: </w:t>
      </w:r>
      <w:commentRangeStart w:id="30"/>
      <m:oMath>
        <m:sSub>
          <m:sSubPr>
            <m:ctrlPr>
              <w:ins w:id="31" w:author="Daniel Noble" w:date="2020-06-10T08:30:00Z">
                <w:rPr>
                  <w:rFonts w:ascii="Cambria Math" w:hAnsi="Cambria Math"/>
                  <w:i/>
                </w:rPr>
              </w:ins>
            </m:ctrlPr>
          </m:sSubPr>
          <m:e>
            <m:acc>
              <m:accPr>
                <m:chr m:val="̅"/>
                <m:ctrlPr>
                  <w:ins w:id="32" w:author="Daniel Noble" w:date="2020-06-10T08:30:00Z">
                    <w:rPr>
                      <w:rFonts w:ascii="Cambria Math" w:hAnsi="Cambria Math"/>
                      <w:i/>
                    </w:rPr>
                  </w:ins>
                </m:ctrlPr>
              </m:accPr>
              <m:e>
                <m:r>
                  <w:ins w:id="33" w:author="Daniel Noble" w:date="2020-06-10T08:30:00Z">
                    <w:rPr>
                      <w:rFonts w:ascii="Cambria Math" w:hAnsi="Cambria Math"/>
                    </w:rPr>
                    <m:t>X</m:t>
                  </w:ins>
                </m:r>
              </m:e>
            </m:acc>
          </m:e>
          <m:sub>
            <m:r>
              <w:ins w:id="34" w:author="Daniel Noble" w:date="2020-06-10T08:30:00Z">
                <w:rPr>
                  <w:rFonts w:ascii="Cambria Math" w:hAnsi="Cambria Math"/>
                </w:rPr>
                <m:t>SMD</m:t>
              </w:ins>
            </m:r>
          </m:sub>
        </m:sSub>
        <w:commentRangeEnd w:id="30"/>
        <m:r>
          <w:ins w:id="35" w:author="Daniel Noble" w:date="2020-06-10T08:30:00Z">
            <m:rPr>
              <m:sty m:val="p"/>
            </m:rPr>
            <w:rPr>
              <w:rStyle w:val="CommentReference"/>
            </w:rPr>
            <w:commentReference w:id="30"/>
          </w:ins>
        </m:r>
      </m:oMath>
      <w:del w:id="36" w:author="Daniel Noble" w:date="2020-06-10T08:30:00Z">
        <w:r w:rsidRPr="005A0C61" w:rsidDel="00491435">
          <w:rPr>
            <w:rFonts w:ascii="Garamond" w:hAnsi="Garamond"/>
            <w:i/>
          </w:rPr>
          <w:sym w:font="Symbol" w:char="F062"/>
        </w:r>
      </w:del>
      <w:r>
        <w:rPr>
          <w:rFonts w:ascii="Garamond" w:hAnsi="Garamond"/>
        </w:rPr>
        <w:t xml:space="preserve"> = 0.09, 95% CIs: -0.25, 0.43; reptiles: </w:t>
      </w:r>
      <w:commentRangeStart w:id="37"/>
      <m:oMath>
        <m:sSub>
          <m:sSubPr>
            <m:ctrlPr>
              <w:ins w:id="38" w:author="Daniel Noble" w:date="2020-06-10T08:31:00Z">
                <w:rPr>
                  <w:rFonts w:ascii="Cambria Math" w:hAnsi="Cambria Math"/>
                  <w:i/>
                </w:rPr>
              </w:ins>
            </m:ctrlPr>
          </m:sSubPr>
          <m:e>
            <m:acc>
              <m:accPr>
                <m:chr m:val="̅"/>
                <m:ctrlPr>
                  <w:ins w:id="39" w:author="Daniel Noble" w:date="2020-06-10T08:31:00Z">
                    <w:rPr>
                      <w:rFonts w:ascii="Cambria Math" w:hAnsi="Cambria Math"/>
                      <w:i/>
                    </w:rPr>
                  </w:ins>
                </m:ctrlPr>
              </m:accPr>
              <m:e>
                <m:r>
                  <w:ins w:id="40" w:author="Daniel Noble" w:date="2020-06-10T08:31:00Z">
                    <w:rPr>
                      <w:rFonts w:ascii="Cambria Math" w:hAnsi="Cambria Math"/>
                    </w:rPr>
                    <m:t>X</m:t>
                  </w:ins>
                </m:r>
              </m:e>
            </m:acc>
          </m:e>
          <m:sub>
            <m:r>
              <w:ins w:id="41" w:author="Daniel Noble" w:date="2020-06-10T08:31:00Z">
                <w:rPr>
                  <w:rFonts w:ascii="Cambria Math" w:hAnsi="Cambria Math"/>
                </w:rPr>
                <m:t>SMD</m:t>
              </w:ins>
            </m:r>
          </m:sub>
        </m:sSub>
        <w:commentRangeEnd w:id="37"/>
        <m:r>
          <w:ins w:id="42" w:author="Daniel Noble" w:date="2020-06-10T08:31:00Z">
            <m:rPr>
              <m:sty m:val="p"/>
            </m:rPr>
            <w:rPr>
              <w:rStyle w:val="CommentReference"/>
            </w:rPr>
            <w:commentReference w:id="37"/>
          </w:ins>
        </m:r>
      </m:oMath>
      <w:commentRangeStart w:id="43"/>
      <w:del w:id="44" w:author="Daniel Noble" w:date="2020-06-10T08:31:00Z">
        <w:r w:rsidRPr="005A0C61" w:rsidDel="00A22FDA">
          <w:rPr>
            <w:rFonts w:ascii="Garamond" w:hAnsi="Garamond"/>
            <w:i/>
          </w:rPr>
          <w:sym w:font="Symbol" w:char="F062"/>
        </w:r>
        <w:commentRangeEnd w:id="43"/>
        <w:r w:rsidR="00BE2C93" w:rsidDel="00A22FDA">
          <w:rPr>
            <w:rStyle w:val="CommentReference"/>
          </w:rPr>
          <w:commentReference w:id="43"/>
        </w:r>
      </w:del>
      <w:r>
        <w:rPr>
          <w:rFonts w:ascii="Garamond" w:hAnsi="Garamond"/>
        </w:rPr>
        <w:t xml:space="preserve"> =0.06, 95% CIs: -0.11, 0.22). Variability in behavioural traits was also similar for males and females across all traits and taxonomic groups (</w:t>
      </w:r>
      <w:del w:id="45" w:author="Daniel Noble" w:date="2020-06-10T08:30:00Z">
        <w:r w:rsidDel="00491435">
          <w:rPr>
            <w:rFonts w:ascii="Garamond" w:hAnsi="Garamond"/>
          </w:rPr>
          <w:delText xml:space="preserve">restricted maximum likelihood (REML) </w:delText>
        </w:r>
      </w:del>
      <w:r>
        <w:rPr>
          <w:rFonts w:ascii="Garamond" w:hAnsi="Garamond"/>
        </w:rPr>
        <w:t xml:space="preserve">birds: </w:t>
      </w:r>
      <w:commentRangeStart w:id="46"/>
      <m:oMath>
        <m:sSub>
          <m:sSubPr>
            <m:ctrlPr>
              <w:ins w:id="47" w:author="Daniel Noble" w:date="2020-06-10T08:30:00Z">
                <w:rPr>
                  <w:rFonts w:ascii="Cambria Math" w:hAnsi="Cambria Math"/>
                  <w:i/>
                </w:rPr>
              </w:ins>
            </m:ctrlPr>
          </m:sSubPr>
          <m:e>
            <m:acc>
              <m:accPr>
                <m:chr m:val="̅"/>
                <m:ctrlPr>
                  <w:ins w:id="48" w:author="Daniel Noble" w:date="2020-06-10T08:30:00Z">
                    <w:rPr>
                      <w:rFonts w:ascii="Cambria Math" w:hAnsi="Cambria Math"/>
                      <w:i/>
                    </w:rPr>
                  </w:ins>
                </m:ctrlPr>
              </m:accPr>
              <m:e>
                <m:r>
                  <w:ins w:id="49" w:author="Daniel Noble" w:date="2020-06-10T08:30:00Z">
                    <w:rPr>
                      <w:rFonts w:ascii="Cambria Math" w:hAnsi="Cambria Math"/>
                    </w:rPr>
                    <m:t>X</m:t>
                  </w:ins>
                </m:r>
              </m:e>
            </m:acc>
          </m:e>
          <m:sub>
            <m:r>
              <w:ins w:id="50" w:author="Daniel Noble" w:date="2020-06-10T08:30:00Z">
                <w:rPr>
                  <w:rFonts w:ascii="Cambria Math" w:hAnsi="Cambria Math"/>
                </w:rPr>
                <m:t>lnCVR</m:t>
              </w:ins>
            </m:r>
          </m:sub>
        </m:sSub>
        <w:commentRangeEnd w:id="46"/>
        <m:r>
          <w:ins w:id="51" w:author="Daniel Noble" w:date="2020-06-10T08:30:00Z">
            <m:rPr>
              <m:sty m:val="p"/>
            </m:rPr>
            <w:rPr>
              <w:rStyle w:val="CommentReference"/>
            </w:rPr>
            <w:commentReference w:id="46"/>
          </w:ins>
        </m:r>
      </m:oMath>
      <w:del w:id="52" w:author="Daniel Noble" w:date="2020-06-10T08:30:00Z">
        <w:r w:rsidRPr="005A0C61" w:rsidDel="00491435">
          <w:rPr>
            <w:rFonts w:ascii="Garamond" w:hAnsi="Garamond"/>
            <w:i/>
          </w:rPr>
          <w:sym w:font="Symbol" w:char="F062"/>
        </w:r>
      </w:del>
      <w:r>
        <w:rPr>
          <w:rFonts w:ascii="Garamond" w:hAnsi="Garamond"/>
        </w:rPr>
        <w:t xml:space="preserve"> = -0.16, 95% CIs: -0.67, 0.34; fish: </w:t>
      </w:r>
      <w:commentRangeStart w:id="53"/>
      <m:oMath>
        <m:sSub>
          <m:sSubPr>
            <m:ctrlPr>
              <w:ins w:id="54" w:author="Daniel Noble" w:date="2020-06-10T08:30:00Z">
                <w:rPr>
                  <w:rFonts w:ascii="Cambria Math" w:hAnsi="Cambria Math"/>
                  <w:i/>
                </w:rPr>
              </w:ins>
            </m:ctrlPr>
          </m:sSubPr>
          <m:e>
            <m:acc>
              <m:accPr>
                <m:chr m:val="̅"/>
                <m:ctrlPr>
                  <w:ins w:id="55" w:author="Daniel Noble" w:date="2020-06-10T08:30:00Z">
                    <w:rPr>
                      <w:rFonts w:ascii="Cambria Math" w:hAnsi="Cambria Math"/>
                      <w:i/>
                    </w:rPr>
                  </w:ins>
                </m:ctrlPr>
              </m:accPr>
              <m:e>
                <m:r>
                  <w:ins w:id="56" w:author="Daniel Noble" w:date="2020-06-10T08:30:00Z">
                    <w:rPr>
                      <w:rFonts w:ascii="Cambria Math" w:hAnsi="Cambria Math"/>
                    </w:rPr>
                    <m:t>X</m:t>
                  </w:ins>
                </m:r>
              </m:e>
            </m:acc>
          </m:e>
          <m:sub>
            <m:r>
              <w:ins w:id="57" w:author="Daniel Noble" w:date="2020-06-10T08:30:00Z">
                <w:rPr>
                  <w:rFonts w:ascii="Cambria Math" w:hAnsi="Cambria Math"/>
                </w:rPr>
                <m:t>lnCVR</m:t>
              </w:ins>
            </m:r>
          </m:sub>
        </m:sSub>
        <w:commentRangeEnd w:id="53"/>
        <m:r>
          <w:ins w:id="58" w:author="Daniel Noble" w:date="2020-06-10T08:30:00Z">
            <m:rPr>
              <m:sty m:val="p"/>
            </m:rPr>
            <w:rPr>
              <w:rStyle w:val="CommentReference"/>
            </w:rPr>
            <w:commentReference w:id="53"/>
          </w:ins>
        </m:r>
      </m:oMath>
      <w:ins w:id="59" w:author="Daniel Noble" w:date="2020-06-10T08:30:00Z">
        <w:r w:rsidR="00491435">
          <w:rPr>
            <w:rFonts w:ascii="Garamond" w:hAnsi="Garamond"/>
          </w:rPr>
          <w:t xml:space="preserve"> </w:t>
        </w:r>
      </w:ins>
      <w:del w:id="60" w:author="Daniel Noble" w:date="2020-06-10T08:30:00Z">
        <w:r w:rsidRPr="005A0C61" w:rsidDel="00491435">
          <w:rPr>
            <w:rFonts w:ascii="Garamond" w:hAnsi="Garamond"/>
            <w:i/>
          </w:rPr>
          <w:sym w:font="Symbol" w:char="F062"/>
        </w:r>
      </w:del>
      <w:r>
        <w:rPr>
          <w:rFonts w:ascii="Garamond" w:hAnsi="Garamond"/>
        </w:rPr>
        <w:t xml:space="preserve"> = -0.02, 95% CIs: -0.08, 0.04; invertebrates: </w:t>
      </w:r>
      <w:commentRangeStart w:id="61"/>
      <m:oMath>
        <m:sSub>
          <m:sSubPr>
            <m:ctrlPr>
              <w:ins w:id="62" w:author="Daniel Noble" w:date="2020-06-10T08:31:00Z">
                <w:rPr>
                  <w:rFonts w:ascii="Cambria Math" w:hAnsi="Cambria Math"/>
                  <w:i/>
                </w:rPr>
              </w:ins>
            </m:ctrlPr>
          </m:sSubPr>
          <m:e>
            <m:acc>
              <m:accPr>
                <m:chr m:val="̅"/>
                <m:ctrlPr>
                  <w:ins w:id="63" w:author="Daniel Noble" w:date="2020-06-10T08:31:00Z">
                    <w:rPr>
                      <w:rFonts w:ascii="Cambria Math" w:hAnsi="Cambria Math"/>
                      <w:i/>
                    </w:rPr>
                  </w:ins>
                </m:ctrlPr>
              </m:accPr>
              <m:e>
                <m:r>
                  <w:ins w:id="64" w:author="Daniel Noble" w:date="2020-06-10T08:31:00Z">
                    <w:rPr>
                      <w:rFonts w:ascii="Cambria Math" w:hAnsi="Cambria Math"/>
                    </w:rPr>
                    <m:t>X</m:t>
                  </w:ins>
                </m:r>
              </m:e>
            </m:acc>
          </m:e>
          <m:sub>
            <m:r>
              <w:ins w:id="65" w:author="Daniel Noble" w:date="2020-06-10T08:31:00Z">
                <w:rPr>
                  <w:rFonts w:ascii="Cambria Math" w:hAnsi="Cambria Math"/>
                </w:rPr>
                <m:t>lnCVR</m:t>
              </w:ins>
            </m:r>
          </m:sub>
        </m:sSub>
        <w:commentRangeEnd w:id="61"/>
        <m:r>
          <w:ins w:id="66" w:author="Daniel Noble" w:date="2020-06-10T08:31:00Z">
            <m:rPr>
              <m:sty m:val="p"/>
            </m:rPr>
            <w:rPr>
              <w:rStyle w:val="CommentReference"/>
            </w:rPr>
            <w:commentReference w:id="61"/>
          </w:ins>
        </m:r>
      </m:oMath>
      <w:ins w:id="67" w:author="Daniel Noble" w:date="2020-06-10T08:31:00Z">
        <w:r w:rsidR="00491435">
          <w:rPr>
            <w:rFonts w:ascii="Garamond" w:hAnsi="Garamond"/>
          </w:rPr>
          <w:t xml:space="preserve"> </w:t>
        </w:r>
      </w:ins>
      <w:del w:id="68" w:author="Daniel Noble" w:date="2020-06-10T08:31:00Z">
        <w:r w:rsidRPr="005A0C61" w:rsidDel="00491435">
          <w:rPr>
            <w:rFonts w:ascii="Garamond" w:hAnsi="Garamond"/>
            <w:i/>
          </w:rPr>
          <w:sym w:font="Symbol" w:char="F062"/>
        </w:r>
      </w:del>
      <w:r>
        <w:rPr>
          <w:rFonts w:ascii="Garamond" w:hAnsi="Garamond"/>
        </w:rPr>
        <w:t xml:space="preserve"> = -0.04, 95% CIs: -0.12, 0.04; mammals: </w:t>
      </w:r>
      <w:commentRangeStart w:id="69"/>
      <m:oMath>
        <m:sSub>
          <m:sSubPr>
            <m:ctrlPr>
              <w:ins w:id="70" w:author="Daniel Noble" w:date="2020-06-10T08:31:00Z">
                <w:rPr>
                  <w:rFonts w:ascii="Cambria Math" w:hAnsi="Cambria Math"/>
                  <w:i/>
                </w:rPr>
              </w:ins>
            </m:ctrlPr>
          </m:sSubPr>
          <m:e>
            <m:acc>
              <m:accPr>
                <m:chr m:val="̅"/>
                <m:ctrlPr>
                  <w:ins w:id="71" w:author="Daniel Noble" w:date="2020-06-10T08:31:00Z">
                    <w:rPr>
                      <w:rFonts w:ascii="Cambria Math" w:hAnsi="Cambria Math"/>
                      <w:i/>
                    </w:rPr>
                  </w:ins>
                </m:ctrlPr>
              </m:accPr>
              <m:e>
                <m:r>
                  <w:ins w:id="72" w:author="Daniel Noble" w:date="2020-06-10T08:31:00Z">
                    <w:rPr>
                      <w:rFonts w:ascii="Cambria Math" w:hAnsi="Cambria Math"/>
                    </w:rPr>
                    <m:t>X</m:t>
                  </w:ins>
                </m:r>
              </m:e>
            </m:acc>
          </m:e>
          <m:sub>
            <m:r>
              <w:ins w:id="73" w:author="Daniel Noble" w:date="2020-06-10T08:31:00Z">
                <w:rPr>
                  <w:rFonts w:ascii="Cambria Math" w:hAnsi="Cambria Math"/>
                </w:rPr>
                <m:t>lnCVR</m:t>
              </w:ins>
            </m:r>
          </m:sub>
        </m:sSub>
        <w:commentRangeEnd w:id="69"/>
        <m:r>
          <w:ins w:id="74" w:author="Daniel Noble" w:date="2020-06-10T08:31:00Z">
            <m:rPr>
              <m:sty m:val="p"/>
            </m:rPr>
            <w:rPr>
              <w:rStyle w:val="CommentReference"/>
            </w:rPr>
            <w:commentReference w:id="69"/>
          </w:ins>
        </m:r>
      </m:oMath>
      <w:ins w:id="75" w:author="Daniel Noble" w:date="2020-06-10T08:31:00Z">
        <w:r w:rsidR="00491435">
          <w:rPr>
            <w:rFonts w:ascii="Garamond" w:hAnsi="Garamond"/>
          </w:rPr>
          <w:t xml:space="preserve"> </w:t>
        </w:r>
      </w:ins>
      <w:del w:id="76" w:author="Daniel Noble" w:date="2020-06-10T08:31:00Z">
        <w:r w:rsidRPr="005A0C61" w:rsidDel="00491435">
          <w:rPr>
            <w:rFonts w:ascii="Garamond" w:hAnsi="Garamond"/>
            <w:i/>
          </w:rPr>
          <w:sym w:font="Symbol" w:char="F062"/>
        </w:r>
        <w:r w:rsidDel="00491435">
          <w:rPr>
            <w:rFonts w:ascii="Garamond" w:hAnsi="Garamond"/>
          </w:rPr>
          <w:delText xml:space="preserve"> </w:delText>
        </w:r>
      </w:del>
      <w:r>
        <w:rPr>
          <w:rFonts w:ascii="Garamond" w:hAnsi="Garamond"/>
        </w:rPr>
        <w:t xml:space="preserve">= 0.07, 95% CIs: -0.20, 0.33; reptiles: </w:t>
      </w:r>
      <w:commentRangeStart w:id="77"/>
      <m:oMath>
        <m:sSub>
          <m:sSubPr>
            <m:ctrlPr>
              <w:ins w:id="78" w:author="Daniel Noble" w:date="2020-06-10T08:31:00Z">
                <w:rPr>
                  <w:rFonts w:ascii="Cambria Math" w:hAnsi="Cambria Math"/>
                  <w:i/>
                </w:rPr>
              </w:ins>
            </m:ctrlPr>
          </m:sSubPr>
          <m:e>
            <m:acc>
              <m:accPr>
                <m:chr m:val="̅"/>
                <m:ctrlPr>
                  <w:ins w:id="79" w:author="Daniel Noble" w:date="2020-06-10T08:31:00Z">
                    <w:rPr>
                      <w:rFonts w:ascii="Cambria Math" w:hAnsi="Cambria Math"/>
                      <w:i/>
                    </w:rPr>
                  </w:ins>
                </m:ctrlPr>
              </m:accPr>
              <m:e>
                <m:r>
                  <w:ins w:id="80" w:author="Daniel Noble" w:date="2020-06-10T08:31:00Z">
                    <w:rPr>
                      <w:rFonts w:ascii="Cambria Math" w:hAnsi="Cambria Math"/>
                    </w:rPr>
                    <m:t>X</m:t>
                  </w:ins>
                </m:r>
              </m:e>
            </m:acc>
          </m:e>
          <m:sub>
            <m:r>
              <w:ins w:id="81" w:author="Daniel Noble" w:date="2020-06-10T08:31:00Z">
                <w:rPr>
                  <w:rFonts w:ascii="Cambria Math" w:hAnsi="Cambria Math"/>
                </w:rPr>
                <m:t>lnCVR</m:t>
              </w:ins>
            </m:r>
          </m:sub>
        </m:sSub>
        <w:commentRangeEnd w:id="77"/>
        <m:r>
          <w:ins w:id="82" w:author="Daniel Noble" w:date="2020-06-10T08:31:00Z">
            <m:rPr>
              <m:sty m:val="p"/>
            </m:rPr>
            <w:rPr>
              <w:rStyle w:val="CommentReference"/>
            </w:rPr>
            <w:commentReference w:id="77"/>
          </w:ins>
        </m:r>
      </m:oMath>
      <w:ins w:id="83" w:author="Daniel Noble" w:date="2020-06-10T08:31:00Z">
        <w:r w:rsidR="00491435">
          <w:rPr>
            <w:rFonts w:ascii="Garamond" w:hAnsi="Garamond"/>
          </w:rPr>
          <w:t xml:space="preserve"> </w:t>
        </w:r>
      </w:ins>
      <w:del w:id="84" w:author="Daniel Noble" w:date="2020-06-10T08:31:00Z">
        <w:r w:rsidRPr="005A0C61" w:rsidDel="00491435">
          <w:rPr>
            <w:rFonts w:ascii="Garamond" w:hAnsi="Garamond"/>
            <w:i/>
          </w:rPr>
          <w:sym w:font="Symbol" w:char="F062"/>
        </w:r>
      </w:del>
      <w:r>
        <w:rPr>
          <w:rFonts w:ascii="Garamond" w:hAnsi="Garamond"/>
        </w:rPr>
        <w:t xml:space="preserve"> =0.02, 95% CIs: -0.07, 0.12)</w:t>
      </w:r>
      <w:r w:rsidR="00E27A3B">
        <w:rPr>
          <w:rFonts w:ascii="Garamond" w:hAnsi="Garamond"/>
        </w:rPr>
        <w:t xml:space="preserve"> (Table 1)</w:t>
      </w:r>
      <w:r>
        <w:rPr>
          <w:rFonts w:ascii="Garamond" w:hAnsi="Garamond"/>
        </w:rPr>
        <w:t xml:space="preserve">. </w:t>
      </w:r>
    </w:p>
    <w:p w14:paraId="1BD2D8D4" w14:textId="63B7F64E" w:rsidR="000F79E0" w:rsidRDefault="000F79E0" w:rsidP="000F79E0">
      <w:pPr>
        <w:rPr>
          <w:ins w:id="85" w:author="Daniel Noble" w:date="2020-06-10T08:24:00Z"/>
          <w:rFonts w:ascii="Garamond" w:hAnsi="Garamond"/>
        </w:rPr>
      </w:pPr>
      <w:del w:id="86" w:author="Daniel Noble" w:date="2020-06-10T08:24:00Z">
        <w:r w:rsidDel="00BE2C93">
          <w:rPr>
            <w:rFonts w:ascii="Garamond" w:hAnsi="Garamond"/>
          </w:rPr>
          <w:tab/>
        </w:r>
      </w:del>
    </w:p>
    <w:p w14:paraId="23710C98" w14:textId="553DE42C" w:rsidR="00BE2C93" w:rsidRPr="00BE2C93" w:rsidRDefault="00BE2C93" w:rsidP="000F79E0">
      <w:pPr>
        <w:rPr>
          <w:rFonts w:ascii="Garamond" w:hAnsi="Garamond"/>
          <w:i/>
          <w:iCs/>
          <w:rPrChange w:id="87" w:author="Daniel Noble" w:date="2020-06-10T08:24:00Z">
            <w:rPr>
              <w:rFonts w:ascii="Garamond" w:hAnsi="Garamond"/>
            </w:rPr>
          </w:rPrChange>
        </w:rPr>
      </w:pPr>
      <w:ins w:id="88" w:author="Daniel Noble" w:date="2020-06-10T08:24:00Z">
        <w:r>
          <w:rPr>
            <w:rFonts w:ascii="Garamond" w:hAnsi="Garamond"/>
            <w:i/>
            <w:iCs/>
          </w:rPr>
          <w:t xml:space="preserve">‘Big Five’ Personality </w:t>
        </w:r>
      </w:ins>
      <w:ins w:id="89" w:author="Daniel Noble" w:date="2020-06-10T08:25:00Z">
        <w:r>
          <w:rPr>
            <w:rFonts w:ascii="Garamond" w:hAnsi="Garamond"/>
            <w:i/>
            <w:iCs/>
          </w:rPr>
          <w:t>Axes</w:t>
        </w:r>
      </w:ins>
    </w:p>
    <w:p w14:paraId="3E8DDE46" w14:textId="02037533"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w:t>
      </w:r>
      <w:del w:id="90" w:author="Daniel Noble" w:date="2020-06-10T08:24:00Z">
        <w:r w:rsidDel="00BE2C93">
          <w:rPr>
            <w:rFonts w:ascii="Garamond" w:hAnsi="Garamond"/>
          </w:rPr>
          <w:delText xml:space="preserve">for some personality traits </w:delText>
        </w:r>
      </w:del>
      <w:r>
        <w:rPr>
          <w:rFonts w:ascii="Garamond" w:hAnsi="Garamond"/>
        </w:rPr>
        <w:t xml:space="preserve">within some taxonomic groups. </w:t>
      </w:r>
    </w:p>
    <w:p w14:paraId="6394F16E" w14:textId="2C41822F" w:rsidR="000F79E0" w:rsidRDefault="000F79E0" w:rsidP="008E6BDE">
      <w:pPr>
        <w:ind w:firstLine="720"/>
        <w:rPr>
          <w:rFonts w:ascii="Garamond" w:hAnsi="Garamond"/>
        </w:rPr>
      </w:pPr>
      <w:r>
        <w:rPr>
          <w:rFonts w:ascii="Garamond" w:hAnsi="Garamond"/>
        </w:rPr>
        <w:t xml:space="preserve">Female birds were more sociable than males </w:t>
      </w:r>
      <w:del w:id="91" w:author="Daniel Noble" w:date="2020-06-10T08:28:00Z">
        <w:r w:rsidDel="00727F1E">
          <w:rPr>
            <w:rFonts w:ascii="Garamond" w:hAnsi="Garamond"/>
          </w:rPr>
          <w:delText>(</w:delText>
        </w:r>
        <w:r w:rsidRPr="005A0C61" w:rsidDel="00727F1E">
          <w:rPr>
            <w:rFonts w:ascii="Garamond" w:hAnsi="Garamond"/>
            <w:i/>
          </w:rPr>
          <w:sym w:font="Symbol" w:char="F062"/>
        </w:r>
        <w:r w:rsidDel="00727F1E">
          <w:rPr>
            <w:rFonts w:ascii="Garamond" w:hAnsi="Garamond"/>
          </w:rPr>
          <w:delText xml:space="preserve"> </w:delText>
        </w:r>
      </w:del>
      <w:ins w:id="92" w:author="Daniel Noble" w:date="2020-06-10T08:28:00Z">
        <w:r w:rsidR="00727F1E">
          <w:rPr>
            <w:rFonts w:ascii="Garamond" w:hAnsi="Garamond"/>
          </w:rPr>
          <w:t>(</w:t>
        </w:r>
      </w:ins>
      <w:commentRangeStart w:id="93"/>
      <m:oMath>
        <m:sSub>
          <m:sSubPr>
            <m:ctrlPr>
              <w:ins w:id="94" w:author="Daniel Noble" w:date="2020-06-10T08:29:00Z">
                <w:rPr>
                  <w:rFonts w:ascii="Cambria Math" w:hAnsi="Cambria Math"/>
                  <w:i/>
                </w:rPr>
              </w:ins>
            </m:ctrlPr>
          </m:sSubPr>
          <m:e>
            <m:acc>
              <m:accPr>
                <m:chr m:val="̅"/>
                <m:ctrlPr>
                  <w:ins w:id="95" w:author="Daniel Noble" w:date="2020-06-10T08:29:00Z">
                    <w:rPr>
                      <w:rFonts w:ascii="Cambria Math" w:hAnsi="Cambria Math"/>
                      <w:i/>
                    </w:rPr>
                  </w:ins>
                </m:ctrlPr>
              </m:accPr>
              <m:e>
                <m:r>
                  <w:ins w:id="96" w:author="Daniel Noble" w:date="2020-06-10T08:29:00Z">
                    <w:rPr>
                      <w:rFonts w:ascii="Cambria Math" w:hAnsi="Cambria Math"/>
                    </w:rPr>
                    <m:t>X</m:t>
                  </w:ins>
                </m:r>
              </m:e>
            </m:acc>
          </m:e>
          <m:sub>
            <m:r>
              <w:ins w:id="97" w:author="Daniel Noble" w:date="2020-06-10T08:29:00Z">
                <w:rPr>
                  <w:rFonts w:ascii="Cambria Math" w:hAnsi="Cambria Math"/>
                </w:rPr>
                <m:t>SMD</m:t>
              </w:ins>
            </m:r>
          </m:sub>
        </m:sSub>
        <w:commentRangeEnd w:id="93"/>
        <m:r>
          <w:ins w:id="98" w:author="Daniel Noble" w:date="2020-06-10T08:29:00Z">
            <m:rPr>
              <m:sty m:val="p"/>
            </m:rPr>
            <w:rPr>
              <w:rStyle w:val="CommentReference"/>
            </w:rPr>
            <w:commentReference w:id="93"/>
          </w:ins>
        </m:r>
      </m:oMath>
      <w:ins w:id="99" w:author="Daniel Noble" w:date="2020-06-10T08:28:00Z">
        <w:r w:rsidR="00727F1E">
          <w:rPr>
            <w:rFonts w:ascii="Garamond" w:hAnsi="Garamond"/>
          </w:rPr>
          <w:t xml:space="preserve"> </w:t>
        </w:r>
      </w:ins>
      <w:r>
        <w:rPr>
          <w:rFonts w:ascii="Garamond" w:hAnsi="Garamond"/>
        </w:rPr>
        <w:t xml:space="preserve">=-0.48, 95% CIs: -0.93, 0.03, </w:t>
      </w:r>
      <w:r>
        <w:rPr>
          <w:rFonts w:ascii="Garamond" w:hAnsi="Garamond"/>
          <w:i/>
        </w:rPr>
        <w:t xml:space="preserve">t </w:t>
      </w:r>
      <w:r>
        <w:rPr>
          <w:rFonts w:ascii="Garamond" w:hAnsi="Garamond"/>
        </w:rPr>
        <w:t xml:space="preserve">= -2.07, </w:t>
      </w:r>
      <w:r>
        <w:rPr>
          <w:rFonts w:ascii="Garamond" w:hAnsi="Garamond"/>
          <w:i/>
        </w:rPr>
        <w:t>p</w:t>
      </w:r>
      <w:r>
        <w:rPr>
          <w:rFonts w:ascii="Garamond" w:hAnsi="Garamond"/>
        </w:rPr>
        <w:t>=0.04), male invertebrates were more aggressive than females (</w:t>
      </w:r>
      <w:commentRangeStart w:id="100"/>
      <m:oMath>
        <m:sSub>
          <m:sSubPr>
            <m:ctrlPr>
              <w:ins w:id="101" w:author="Daniel Noble" w:date="2020-06-10T08:31:00Z">
                <w:rPr>
                  <w:rFonts w:ascii="Cambria Math" w:hAnsi="Cambria Math"/>
                  <w:i/>
                </w:rPr>
              </w:ins>
            </m:ctrlPr>
          </m:sSubPr>
          <m:e>
            <m:acc>
              <m:accPr>
                <m:chr m:val="̅"/>
                <m:ctrlPr>
                  <w:ins w:id="102" w:author="Daniel Noble" w:date="2020-06-10T08:31:00Z">
                    <w:rPr>
                      <w:rFonts w:ascii="Cambria Math" w:hAnsi="Cambria Math"/>
                      <w:i/>
                    </w:rPr>
                  </w:ins>
                </m:ctrlPr>
              </m:accPr>
              <m:e>
                <m:r>
                  <w:ins w:id="103" w:author="Daniel Noble" w:date="2020-06-10T08:31:00Z">
                    <w:rPr>
                      <w:rFonts w:ascii="Cambria Math" w:hAnsi="Cambria Math"/>
                    </w:rPr>
                    <m:t>X</m:t>
                  </w:ins>
                </m:r>
              </m:e>
            </m:acc>
          </m:e>
          <m:sub>
            <m:r>
              <w:ins w:id="104" w:author="Daniel Noble" w:date="2020-06-10T08:31:00Z">
                <w:rPr>
                  <w:rFonts w:ascii="Cambria Math" w:hAnsi="Cambria Math"/>
                </w:rPr>
                <m:t>SMD</m:t>
              </w:ins>
            </m:r>
          </m:sub>
        </m:sSub>
        <w:commentRangeEnd w:id="100"/>
        <m:r>
          <w:ins w:id="105" w:author="Daniel Noble" w:date="2020-06-10T08:31:00Z">
            <m:rPr>
              <m:sty m:val="p"/>
            </m:rPr>
            <w:rPr>
              <w:rStyle w:val="CommentReference"/>
            </w:rPr>
            <w:commentReference w:id="100"/>
          </w:ins>
        </m:r>
      </m:oMath>
      <w:ins w:id="106" w:author="Daniel Noble" w:date="2020-06-10T08:31:00Z">
        <w:r w:rsidR="004727AD">
          <w:rPr>
            <w:rFonts w:ascii="Garamond" w:hAnsi="Garamond"/>
          </w:rPr>
          <w:t xml:space="preserve"> </w:t>
        </w:r>
      </w:ins>
      <w:del w:id="107" w:author="Daniel Noble" w:date="2020-06-10T08:31:00Z">
        <w:r w:rsidRPr="005A0C61" w:rsidDel="004727AD">
          <w:rPr>
            <w:rFonts w:ascii="Garamond" w:hAnsi="Garamond"/>
            <w:i/>
          </w:rPr>
          <w:sym w:font="Symbol" w:char="F062"/>
        </w:r>
      </w:del>
      <w:r>
        <w:rPr>
          <w:rFonts w:ascii="Garamond" w:hAnsi="Garamond"/>
        </w:rPr>
        <w:t xml:space="preserve"> =0.46, 95% CIs: 0.07, 0.852, </w:t>
      </w:r>
      <w:r>
        <w:rPr>
          <w:rFonts w:ascii="Garamond" w:hAnsi="Garamond"/>
          <w:i/>
        </w:rPr>
        <w:t xml:space="preserve">t </w:t>
      </w:r>
      <w:r>
        <w:rPr>
          <w:rFonts w:ascii="Garamond" w:hAnsi="Garamond"/>
        </w:rPr>
        <w:t xml:space="preserve">= 2.31, </w:t>
      </w:r>
      <w:r>
        <w:rPr>
          <w:rFonts w:ascii="Garamond" w:hAnsi="Garamond"/>
          <w:i/>
        </w:rPr>
        <w:t>p</w:t>
      </w:r>
      <w:r>
        <w:rPr>
          <w:rFonts w:ascii="Garamond" w:hAnsi="Garamond"/>
        </w:rPr>
        <w:t>=0.02), and male reptiles were more explorative than females (</w:t>
      </w:r>
      <w:commentRangeStart w:id="108"/>
      <m:oMath>
        <m:sSub>
          <m:sSubPr>
            <m:ctrlPr>
              <w:ins w:id="109" w:author="Daniel Noble" w:date="2020-06-10T08:32:00Z">
                <w:rPr>
                  <w:rFonts w:ascii="Cambria Math" w:hAnsi="Cambria Math"/>
                  <w:i/>
                </w:rPr>
              </w:ins>
            </m:ctrlPr>
          </m:sSubPr>
          <m:e>
            <m:acc>
              <m:accPr>
                <m:chr m:val="̅"/>
                <m:ctrlPr>
                  <w:ins w:id="110" w:author="Daniel Noble" w:date="2020-06-10T08:32:00Z">
                    <w:rPr>
                      <w:rFonts w:ascii="Cambria Math" w:hAnsi="Cambria Math"/>
                      <w:i/>
                    </w:rPr>
                  </w:ins>
                </m:ctrlPr>
              </m:accPr>
              <m:e>
                <m:r>
                  <w:ins w:id="111" w:author="Daniel Noble" w:date="2020-06-10T08:32:00Z">
                    <w:rPr>
                      <w:rFonts w:ascii="Cambria Math" w:hAnsi="Cambria Math"/>
                    </w:rPr>
                    <m:t>X</m:t>
                  </w:ins>
                </m:r>
              </m:e>
            </m:acc>
          </m:e>
          <m:sub>
            <m:r>
              <w:ins w:id="112" w:author="Daniel Noble" w:date="2020-06-10T08:32:00Z">
                <w:rPr>
                  <w:rFonts w:ascii="Cambria Math" w:hAnsi="Cambria Math"/>
                </w:rPr>
                <m:t>SMD</m:t>
              </w:ins>
            </m:r>
          </m:sub>
        </m:sSub>
        <w:commentRangeEnd w:id="108"/>
        <m:r>
          <w:ins w:id="113" w:author="Daniel Noble" w:date="2020-06-10T08:32:00Z">
            <m:rPr>
              <m:sty m:val="p"/>
            </m:rPr>
            <w:rPr>
              <w:rStyle w:val="CommentReference"/>
            </w:rPr>
            <w:commentReference w:id="108"/>
          </w:ins>
        </m:r>
      </m:oMath>
      <w:ins w:id="114" w:author="Daniel Noble" w:date="2020-06-10T08:32:00Z">
        <w:r w:rsidR="004727AD">
          <w:rPr>
            <w:rFonts w:ascii="Garamond" w:hAnsi="Garamond"/>
          </w:rPr>
          <w:t xml:space="preserve"> </w:t>
        </w:r>
      </w:ins>
      <w:del w:id="115" w:author="Daniel Noble" w:date="2020-06-10T08:32:00Z">
        <w:r w:rsidRPr="005A0C61" w:rsidDel="004727AD">
          <w:rPr>
            <w:rFonts w:ascii="Garamond" w:hAnsi="Garamond"/>
            <w:i/>
          </w:rPr>
          <w:sym w:font="Symbol" w:char="F062"/>
        </w:r>
        <w:r w:rsidDel="004727AD">
          <w:rPr>
            <w:rFonts w:ascii="Garamond" w:hAnsi="Garamond"/>
          </w:rPr>
          <w:delText xml:space="preserve"> </w:delText>
        </w:r>
      </w:del>
      <w:r>
        <w:rPr>
          <w:rFonts w:ascii="Garamond" w:hAnsi="Garamond"/>
        </w:rPr>
        <w:t xml:space="preserve">=0.25, 95% CIs: 0.03, 0.47, </w:t>
      </w:r>
      <w:r>
        <w:rPr>
          <w:rFonts w:ascii="Garamond" w:hAnsi="Garamond"/>
          <w:i/>
        </w:rPr>
        <w:t xml:space="preserve">t </w:t>
      </w:r>
      <w:r>
        <w:rPr>
          <w:rFonts w:ascii="Garamond" w:hAnsi="Garamond"/>
        </w:rPr>
        <w:t xml:space="preserve">= 2.21, </w:t>
      </w:r>
      <w:r>
        <w:rPr>
          <w:rFonts w:ascii="Garamond" w:hAnsi="Garamond"/>
          <w:i/>
        </w:rPr>
        <w:t>p</w:t>
      </w:r>
      <w:r>
        <w:rPr>
          <w:rFonts w:ascii="Garamond" w:hAnsi="Garamond"/>
        </w:rPr>
        <w:t xml:space="preserve">=0.03).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63FEFD2C" w14:textId="50C04F7E" w:rsidR="000F79E0" w:rsidRPr="00BF6826" w:rsidRDefault="000F79E0" w:rsidP="000F79E0">
      <w:pPr>
        <w:rPr>
          <w:rFonts w:ascii="Garamond" w:hAnsi="Garamond"/>
        </w:rPr>
      </w:pPr>
      <w:r>
        <w:rPr>
          <w:rFonts w:ascii="Garamond" w:hAnsi="Garamond"/>
        </w:rPr>
        <w:tab/>
        <w:t xml:space="preserve">Female birds had greater variability in their exploratory behaviour than </w:t>
      </w:r>
      <w:del w:id="116" w:author="Daniel Noble" w:date="2020-06-10T08:34:00Z">
        <w:r w:rsidDel="004727AD">
          <w:rPr>
            <w:rFonts w:ascii="Garamond" w:hAnsi="Garamond"/>
          </w:rPr>
          <w:delText xml:space="preserve">did </w:delText>
        </w:r>
      </w:del>
      <w:r>
        <w:rPr>
          <w:rFonts w:ascii="Garamond" w:hAnsi="Garamond"/>
        </w:rPr>
        <w:t>males (</w:t>
      </w:r>
      <w:commentRangeStart w:id="117"/>
      <m:oMath>
        <m:sSub>
          <m:sSubPr>
            <m:ctrlPr>
              <w:ins w:id="118" w:author="Daniel Noble" w:date="2020-06-10T08:33:00Z">
                <w:rPr>
                  <w:rFonts w:ascii="Cambria Math" w:hAnsi="Cambria Math"/>
                  <w:i/>
                </w:rPr>
              </w:ins>
            </m:ctrlPr>
          </m:sSubPr>
          <m:e>
            <m:acc>
              <m:accPr>
                <m:chr m:val="̅"/>
                <m:ctrlPr>
                  <w:ins w:id="119" w:author="Daniel Noble" w:date="2020-06-10T08:33:00Z">
                    <w:rPr>
                      <w:rFonts w:ascii="Cambria Math" w:hAnsi="Cambria Math"/>
                      <w:i/>
                    </w:rPr>
                  </w:ins>
                </m:ctrlPr>
              </m:accPr>
              <m:e>
                <m:r>
                  <w:ins w:id="120" w:author="Daniel Noble" w:date="2020-06-10T08:33:00Z">
                    <w:rPr>
                      <w:rFonts w:ascii="Cambria Math" w:hAnsi="Cambria Math"/>
                    </w:rPr>
                    <m:t>X</m:t>
                  </w:ins>
                </m:r>
              </m:e>
            </m:acc>
          </m:e>
          <m:sub>
            <m:r>
              <w:ins w:id="121" w:author="Daniel Noble" w:date="2020-06-10T08:33:00Z">
                <w:rPr>
                  <w:rFonts w:ascii="Cambria Math" w:hAnsi="Cambria Math"/>
                </w:rPr>
                <m:t>lnCVR</m:t>
              </w:ins>
            </m:r>
          </m:sub>
        </m:sSub>
        <w:commentRangeEnd w:id="117"/>
        <m:r>
          <w:ins w:id="122" w:author="Daniel Noble" w:date="2020-06-10T08:33:00Z">
            <m:rPr>
              <m:sty m:val="p"/>
            </m:rPr>
            <w:rPr>
              <w:rStyle w:val="CommentReference"/>
            </w:rPr>
            <w:commentReference w:id="117"/>
          </w:ins>
        </m:r>
      </m:oMath>
      <w:ins w:id="123" w:author="Daniel Noble" w:date="2020-06-10T08:33:00Z">
        <w:r w:rsidR="004727AD">
          <w:rPr>
            <w:rFonts w:ascii="Garamond" w:hAnsi="Garamond"/>
          </w:rPr>
          <w:t xml:space="preserve">  </w:t>
        </w:r>
      </w:ins>
      <w:del w:id="124" w:author="Daniel Noble" w:date="2020-06-10T08:33:00Z">
        <w:r w:rsidRPr="005A0C61" w:rsidDel="004727AD">
          <w:rPr>
            <w:rFonts w:ascii="Garamond" w:hAnsi="Garamond"/>
            <w:i/>
          </w:rPr>
          <w:sym w:font="Symbol" w:char="F062"/>
        </w:r>
      </w:del>
      <w:r>
        <w:rPr>
          <w:rFonts w:ascii="Garamond" w:hAnsi="Garamond"/>
        </w:rPr>
        <w:t xml:space="preserve"> =-0.31, 95% CIs: -0.56, -0.05, </w:t>
      </w:r>
      <w:r>
        <w:rPr>
          <w:rFonts w:ascii="Garamond" w:hAnsi="Garamond"/>
          <w:i/>
        </w:rPr>
        <w:t xml:space="preserve">t </w:t>
      </w:r>
      <w:r>
        <w:rPr>
          <w:rFonts w:ascii="Garamond" w:hAnsi="Garamond"/>
        </w:rPr>
        <w:t xml:space="preserve">= -2.38, </w:t>
      </w:r>
      <w:r>
        <w:rPr>
          <w:rFonts w:ascii="Garamond" w:hAnsi="Garamond"/>
          <w:i/>
        </w:rPr>
        <w:t>p</w:t>
      </w:r>
      <w:r>
        <w:rPr>
          <w:rFonts w:ascii="Garamond" w:hAnsi="Garamond"/>
        </w:rPr>
        <w:t>=0.02), but there were no sex differences in variability for any other personality trait. Interestingly, female fish had greater variability in aggressive behaviour compared to males (</w:t>
      </w:r>
      <w:commentRangeStart w:id="125"/>
      <m:oMath>
        <m:sSub>
          <m:sSubPr>
            <m:ctrlPr>
              <w:ins w:id="126" w:author="Daniel Noble" w:date="2020-06-10T08:33:00Z">
                <w:rPr>
                  <w:rFonts w:ascii="Cambria Math" w:hAnsi="Cambria Math"/>
                  <w:i/>
                </w:rPr>
              </w:ins>
            </m:ctrlPr>
          </m:sSubPr>
          <m:e>
            <m:acc>
              <m:accPr>
                <m:chr m:val="̅"/>
                <m:ctrlPr>
                  <w:ins w:id="127" w:author="Daniel Noble" w:date="2020-06-10T08:33:00Z">
                    <w:rPr>
                      <w:rFonts w:ascii="Cambria Math" w:hAnsi="Cambria Math"/>
                      <w:i/>
                    </w:rPr>
                  </w:ins>
                </m:ctrlPr>
              </m:accPr>
              <m:e>
                <m:r>
                  <w:ins w:id="128" w:author="Daniel Noble" w:date="2020-06-10T08:33:00Z">
                    <w:rPr>
                      <w:rFonts w:ascii="Cambria Math" w:hAnsi="Cambria Math"/>
                    </w:rPr>
                    <m:t>X</m:t>
                  </w:ins>
                </m:r>
              </m:e>
            </m:acc>
          </m:e>
          <m:sub>
            <m:r>
              <w:ins w:id="129" w:author="Daniel Noble" w:date="2020-06-10T08:33:00Z">
                <w:rPr>
                  <w:rFonts w:ascii="Cambria Math" w:hAnsi="Cambria Math"/>
                </w:rPr>
                <m:t>lnCVR</m:t>
              </w:ins>
            </m:r>
          </m:sub>
        </m:sSub>
        <w:commentRangeEnd w:id="125"/>
        <m:r>
          <w:ins w:id="130" w:author="Daniel Noble" w:date="2020-06-10T08:33:00Z">
            <m:rPr>
              <m:sty m:val="p"/>
            </m:rPr>
            <w:rPr>
              <w:rStyle w:val="CommentReference"/>
            </w:rPr>
            <w:commentReference w:id="125"/>
          </w:ins>
        </m:r>
      </m:oMath>
      <w:ins w:id="131" w:author="Daniel Noble" w:date="2020-06-10T08:33:00Z">
        <w:r w:rsidR="004727AD">
          <w:rPr>
            <w:rFonts w:ascii="Garamond" w:hAnsi="Garamond"/>
          </w:rPr>
          <w:t xml:space="preserve">  </w:t>
        </w:r>
      </w:ins>
      <w:del w:id="132" w:author="Daniel Noble" w:date="2020-06-10T08:33:00Z">
        <w:r w:rsidRPr="005A0C61" w:rsidDel="004727AD">
          <w:rPr>
            <w:rFonts w:ascii="Garamond" w:hAnsi="Garamond"/>
            <w:i/>
          </w:rPr>
          <w:sym w:font="Symbol" w:char="F062"/>
        </w:r>
      </w:del>
      <w:r>
        <w:rPr>
          <w:rFonts w:ascii="Garamond" w:hAnsi="Garamond"/>
        </w:rPr>
        <w:t xml:space="preserve"> =-0.13, 95% CIs: -0.25, -0.01, </w:t>
      </w:r>
      <w:r>
        <w:rPr>
          <w:rFonts w:ascii="Garamond" w:hAnsi="Garamond"/>
          <w:i/>
        </w:rPr>
        <w:t xml:space="preserve">t </w:t>
      </w:r>
      <w:r>
        <w:rPr>
          <w:rFonts w:ascii="Garamond" w:hAnsi="Garamond"/>
        </w:rPr>
        <w:t xml:space="preserve">= -2.08, </w:t>
      </w:r>
      <w:r>
        <w:rPr>
          <w:rFonts w:ascii="Garamond" w:hAnsi="Garamond"/>
          <w:i/>
        </w:rPr>
        <w:t>p</w:t>
      </w:r>
      <w:r>
        <w:rPr>
          <w:rFonts w:ascii="Garamond" w:hAnsi="Garamond"/>
        </w:rPr>
        <w:t>=0.04), while male fish had somewhat greater variability in their social behaviour than females (</w:t>
      </w:r>
      <w:commentRangeStart w:id="133"/>
      <m:oMath>
        <m:sSub>
          <m:sSubPr>
            <m:ctrlPr>
              <w:ins w:id="134" w:author="Daniel Noble" w:date="2020-06-10T08:33:00Z">
                <w:rPr>
                  <w:rFonts w:ascii="Cambria Math" w:hAnsi="Cambria Math"/>
                  <w:i/>
                </w:rPr>
              </w:ins>
            </m:ctrlPr>
          </m:sSubPr>
          <m:e>
            <m:acc>
              <m:accPr>
                <m:chr m:val="̅"/>
                <m:ctrlPr>
                  <w:ins w:id="135" w:author="Daniel Noble" w:date="2020-06-10T08:33:00Z">
                    <w:rPr>
                      <w:rFonts w:ascii="Cambria Math" w:hAnsi="Cambria Math"/>
                      <w:i/>
                    </w:rPr>
                  </w:ins>
                </m:ctrlPr>
              </m:accPr>
              <m:e>
                <m:r>
                  <w:ins w:id="136" w:author="Daniel Noble" w:date="2020-06-10T08:33:00Z">
                    <w:rPr>
                      <w:rFonts w:ascii="Cambria Math" w:hAnsi="Cambria Math"/>
                    </w:rPr>
                    <m:t>X</m:t>
                  </w:ins>
                </m:r>
              </m:e>
            </m:acc>
          </m:e>
          <m:sub>
            <m:r>
              <w:ins w:id="137" w:author="Daniel Noble" w:date="2020-06-10T08:33:00Z">
                <w:rPr>
                  <w:rFonts w:ascii="Cambria Math" w:hAnsi="Cambria Math"/>
                </w:rPr>
                <m:t>lnCVR</m:t>
              </w:ins>
            </m:r>
          </m:sub>
        </m:sSub>
        <w:commentRangeEnd w:id="133"/>
        <m:r>
          <w:ins w:id="138" w:author="Daniel Noble" w:date="2020-06-10T08:33:00Z">
            <m:rPr>
              <m:sty m:val="p"/>
            </m:rPr>
            <w:rPr>
              <w:rStyle w:val="CommentReference"/>
            </w:rPr>
            <w:commentReference w:id="133"/>
          </w:ins>
        </m:r>
      </m:oMath>
      <w:ins w:id="139" w:author="Daniel Noble" w:date="2020-06-10T08:33:00Z">
        <w:r w:rsidR="004727AD">
          <w:rPr>
            <w:rFonts w:ascii="Garamond" w:hAnsi="Garamond"/>
          </w:rPr>
          <w:t xml:space="preserve">  </w:t>
        </w:r>
      </w:ins>
      <w:del w:id="140" w:author="Daniel Noble" w:date="2020-06-10T08:33:00Z">
        <w:r w:rsidRPr="005A0C61" w:rsidDel="004727AD">
          <w:rPr>
            <w:rFonts w:ascii="Garamond" w:hAnsi="Garamond"/>
            <w:i/>
          </w:rPr>
          <w:sym w:font="Symbol" w:char="F062"/>
        </w:r>
      </w:del>
      <w:r>
        <w:rPr>
          <w:rFonts w:ascii="Garamond" w:hAnsi="Garamond"/>
        </w:rPr>
        <w:t xml:space="preserve"> =0.17, 95% CIs: -0.01, 0.35, </w:t>
      </w:r>
      <w:r>
        <w:rPr>
          <w:rFonts w:ascii="Garamond" w:hAnsi="Garamond"/>
          <w:i/>
        </w:rPr>
        <w:t xml:space="preserve">t </w:t>
      </w:r>
      <w:r>
        <w:rPr>
          <w:rFonts w:ascii="Garamond" w:hAnsi="Garamond"/>
        </w:rPr>
        <w:t xml:space="preserve">= 1.91, </w:t>
      </w:r>
      <w:r>
        <w:rPr>
          <w:rFonts w:ascii="Garamond" w:hAnsi="Garamond"/>
          <w:i/>
        </w:rPr>
        <w:t>p</w:t>
      </w:r>
      <w:r>
        <w:rPr>
          <w:rFonts w:ascii="Garamond" w:hAnsi="Garamond"/>
        </w:rPr>
        <w:t>=0.06). Female invertebrates showed greater variability than males in activity traits (</w:t>
      </w:r>
      <w:commentRangeStart w:id="141"/>
      <m:oMath>
        <m:sSub>
          <m:sSubPr>
            <m:ctrlPr>
              <w:ins w:id="142" w:author="Daniel Noble" w:date="2020-06-10T08:33:00Z">
                <w:rPr>
                  <w:rFonts w:ascii="Cambria Math" w:hAnsi="Cambria Math"/>
                  <w:i/>
                </w:rPr>
              </w:ins>
            </m:ctrlPr>
          </m:sSubPr>
          <m:e>
            <m:acc>
              <m:accPr>
                <m:chr m:val="̅"/>
                <m:ctrlPr>
                  <w:ins w:id="143" w:author="Daniel Noble" w:date="2020-06-10T08:33:00Z">
                    <w:rPr>
                      <w:rFonts w:ascii="Cambria Math" w:hAnsi="Cambria Math"/>
                      <w:i/>
                    </w:rPr>
                  </w:ins>
                </m:ctrlPr>
              </m:accPr>
              <m:e>
                <m:r>
                  <w:ins w:id="144" w:author="Daniel Noble" w:date="2020-06-10T08:33:00Z">
                    <w:rPr>
                      <w:rFonts w:ascii="Cambria Math" w:hAnsi="Cambria Math"/>
                    </w:rPr>
                    <m:t>X</m:t>
                  </w:ins>
                </m:r>
              </m:e>
            </m:acc>
          </m:e>
          <m:sub>
            <m:r>
              <w:ins w:id="145" w:author="Daniel Noble" w:date="2020-06-10T08:33:00Z">
                <w:rPr>
                  <w:rFonts w:ascii="Cambria Math" w:hAnsi="Cambria Math"/>
                </w:rPr>
                <m:t>lnCVR</m:t>
              </w:ins>
            </m:r>
          </m:sub>
        </m:sSub>
        <w:commentRangeEnd w:id="141"/>
        <m:r>
          <w:ins w:id="146" w:author="Daniel Noble" w:date="2020-06-10T08:33:00Z">
            <m:rPr>
              <m:sty m:val="p"/>
            </m:rPr>
            <w:rPr>
              <w:rStyle w:val="CommentReference"/>
            </w:rPr>
            <w:commentReference w:id="141"/>
          </w:ins>
        </m:r>
      </m:oMath>
      <w:ins w:id="147" w:author="Daniel Noble" w:date="2020-06-10T08:33:00Z">
        <w:r w:rsidR="004727AD">
          <w:rPr>
            <w:rFonts w:ascii="Garamond" w:hAnsi="Garamond"/>
          </w:rPr>
          <w:t xml:space="preserve">  </w:t>
        </w:r>
      </w:ins>
      <w:del w:id="148" w:author="Daniel Noble" w:date="2020-06-10T08:33:00Z">
        <w:r w:rsidRPr="005A0C61" w:rsidDel="004727AD">
          <w:rPr>
            <w:rFonts w:ascii="Garamond" w:hAnsi="Garamond"/>
            <w:i/>
          </w:rPr>
          <w:sym w:font="Symbol" w:char="F062"/>
        </w:r>
        <w:r w:rsidDel="004727AD">
          <w:rPr>
            <w:rFonts w:ascii="Garamond" w:hAnsi="Garamond"/>
          </w:rPr>
          <w:delText xml:space="preserve"> </w:delText>
        </w:r>
      </w:del>
      <w:r>
        <w:rPr>
          <w:rFonts w:ascii="Garamond" w:hAnsi="Garamond"/>
        </w:rPr>
        <w:t xml:space="preserve">=-0.14, 95% CIs: -0.25, -0.03, </w:t>
      </w:r>
      <w:r>
        <w:rPr>
          <w:rFonts w:ascii="Garamond" w:hAnsi="Garamond"/>
          <w:i/>
        </w:rPr>
        <w:t xml:space="preserve">t </w:t>
      </w:r>
      <w:r>
        <w:rPr>
          <w:rFonts w:ascii="Garamond" w:hAnsi="Garamond"/>
        </w:rPr>
        <w:t xml:space="preserve">= -2.44, </w:t>
      </w:r>
      <w:r>
        <w:rPr>
          <w:rFonts w:ascii="Garamond" w:hAnsi="Garamond"/>
          <w:i/>
        </w:rPr>
        <w:t>p</w:t>
      </w:r>
      <w:r>
        <w:rPr>
          <w:rFonts w:ascii="Garamond" w:hAnsi="Garamond"/>
        </w:rPr>
        <w:t>=0.01), while there were no sex differences in variability within any other personality trait. Male reptiles had greater variability in their aggressive behaviour than females (</w:t>
      </w:r>
      <w:r w:rsidRPr="005A0C61">
        <w:rPr>
          <w:rFonts w:ascii="Garamond" w:hAnsi="Garamond"/>
          <w:i/>
        </w:rPr>
        <w:sym w:font="Symbol" w:char="F062"/>
      </w:r>
      <w:r>
        <w:rPr>
          <w:rFonts w:ascii="Garamond" w:hAnsi="Garamond"/>
        </w:rPr>
        <w:t xml:space="preserve"> =0.16, 95% CIs: -0.01, 0.32, </w:t>
      </w:r>
      <w:r>
        <w:rPr>
          <w:rFonts w:ascii="Garamond" w:hAnsi="Garamond"/>
          <w:i/>
        </w:rPr>
        <w:t xml:space="preserve">t </w:t>
      </w:r>
      <w:r>
        <w:rPr>
          <w:rFonts w:ascii="Garamond" w:hAnsi="Garamond"/>
        </w:rPr>
        <w:t xml:space="preserve">= 1.89, </w:t>
      </w:r>
      <w:r>
        <w:rPr>
          <w:rFonts w:ascii="Garamond" w:hAnsi="Garamond"/>
          <w:i/>
        </w:rPr>
        <w:t>p</w:t>
      </w:r>
      <w:r>
        <w:rPr>
          <w:rFonts w:ascii="Garamond" w:hAnsi="Garamond"/>
        </w:rPr>
        <w:t>=0.06), although this effect was likely driven by a small sample size (n= 2 studies, 2 species, 3 effect sizes). We found no sex differences in the variability of mammals for any of the five personality traits</w:t>
      </w:r>
      <w:r w:rsidR="008E6BDE">
        <w:rPr>
          <w:rFonts w:ascii="Garamond" w:hAnsi="Garamond"/>
        </w:rPr>
        <w:t xml:space="preserve"> (see Table 2, Figures 1 &amp; 2)</w:t>
      </w:r>
      <w:r>
        <w:rPr>
          <w:rFonts w:ascii="Garamond" w:hAnsi="Garamond"/>
        </w:rPr>
        <w:t xml:space="preserve">. </w:t>
      </w:r>
      <w:del w:id="149" w:author="Daniel Noble" w:date="2020-06-10T08:34:00Z">
        <w:r w:rsidDel="004727AD">
          <w:rPr>
            <w:rFonts w:ascii="Garamond" w:hAnsi="Garamond"/>
          </w:rPr>
          <w:delText xml:space="preserve">    </w:delText>
        </w:r>
        <w:r w:rsidDel="004727AD">
          <w:rPr>
            <w:rFonts w:ascii="Garamond" w:hAnsi="Garamond"/>
          </w:rPr>
          <w:tab/>
        </w:r>
        <w:r w:rsidDel="004727AD">
          <w:rPr>
            <w:rFonts w:ascii="Garamond" w:hAnsi="Garamond"/>
          </w:rPr>
          <w:tab/>
        </w:r>
      </w:del>
    </w:p>
    <w:p w14:paraId="4843769F" w14:textId="42674DD7" w:rsidR="000F79E0" w:rsidRDefault="000F79E0" w:rsidP="000F79E0">
      <w:pPr>
        <w:rPr>
          <w:ins w:id="150" w:author="Daniel Noble" w:date="2020-06-10T08:25:00Z"/>
          <w:rFonts w:ascii="Garamond" w:hAnsi="Garamond"/>
        </w:rPr>
      </w:pPr>
    </w:p>
    <w:p w14:paraId="1022137D" w14:textId="2C5B2A8F" w:rsidR="00BE2C93" w:rsidRPr="00BE2C93" w:rsidRDefault="00DC68A5" w:rsidP="000F79E0">
      <w:pPr>
        <w:rPr>
          <w:rFonts w:ascii="Garamond" w:hAnsi="Garamond"/>
          <w:i/>
          <w:iCs/>
          <w:rPrChange w:id="151" w:author="Daniel Noble" w:date="2020-06-10T08:25:00Z">
            <w:rPr>
              <w:rFonts w:ascii="Garamond" w:hAnsi="Garamond"/>
            </w:rPr>
          </w:rPrChange>
        </w:rPr>
      </w:pPr>
      <w:ins w:id="152" w:author="Daniel Noble" w:date="2020-06-10T08:36:00Z">
        <w:r>
          <w:rPr>
            <w:rFonts w:ascii="Garamond" w:hAnsi="Garamond"/>
            <w:i/>
            <w:iCs/>
          </w:rPr>
          <w:t xml:space="preserve">Degree of </w:t>
        </w:r>
      </w:ins>
      <w:commentRangeStart w:id="153"/>
      <w:ins w:id="154" w:author="Daniel Noble" w:date="2020-06-10T08:25:00Z">
        <w:r w:rsidR="00BE2C93">
          <w:rPr>
            <w:rFonts w:ascii="Garamond" w:hAnsi="Garamond"/>
            <w:i/>
            <w:iCs/>
          </w:rPr>
          <w:t xml:space="preserve">Sexual Size Dimorphism </w:t>
        </w:r>
      </w:ins>
      <w:ins w:id="155" w:author="Daniel Noble" w:date="2020-06-10T08:27:00Z">
        <w:r w:rsidR="00DA3FEC">
          <w:rPr>
            <w:rFonts w:ascii="Garamond" w:hAnsi="Garamond"/>
            <w:i/>
            <w:iCs/>
          </w:rPr>
          <w:t>Impacts Personality Differences between Sexes</w:t>
        </w:r>
        <w:commentRangeEnd w:id="153"/>
        <w:r w:rsidR="008A0907">
          <w:rPr>
            <w:rStyle w:val="CommentReference"/>
          </w:rPr>
          <w:commentReference w:id="153"/>
        </w:r>
      </w:ins>
    </w:p>
    <w:p w14:paraId="7F3D18F9" w14:textId="416B5CEB"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ins w:id="156" w:author="Daniel Noble" w:date="2020-06-10T08:37:00Z">
        <w:r w:rsidR="00D6562B">
          <w:rPr>
            <w:rFonts w:ascii="Garamond" w:hAnsi="Garamond"/>
          </w:rPr>
          <w:t xml:space="preserve"> SX</w:t>
        </w:r>
      </w:ins>
      <w:r>
        <w:rPr>
          <w:rFonts w:ascii="Garamond" w:hAnsi="Garamond"/>
        </w:rPr>
        <w:t xml:space="preserve">), </w:t>
      </w:r>
      <w:commentRangeStart w:id="157"/>
      <w:r>
        <w:rPr>
          <w:rFonts w:ascii="Garamond" w:hAnsi="Garamond"/>
        </w:rPr>
        <w:t xml:space="preserve">but did interact significantly with some personality traits once </w:t>
      </w:r>
      <w:r w:rsidR="000F5ABF">
        <w:rPr>
          <w:rFonts w:ascii="Garamond" w:hAnsi="Garamond"/>
        </w:rPr>
        <w:t>levels</w:t>
      </w:r>
      <w:r>
        <w:rPr>
          <w:rFonts w:ascii="Garamond" w:hAnsi="Garamond"/>
        </w:rPr>
        <w:t xml:space="preserve"> with fewer than 10 species with SSD data were dropped from the meta-regression model</w:t>
      </w:r>
      <w:r w:rsidR="000F5ABF">
        <w:rPr>
          <w:rFonts w:ascii="Garamond" w:hAnsi="Garamond"/>
        </w:rPr>
        <w:t xml:space="preserve"> </w:t>
      </w:r>
      <w:commentRangeEnd w:id="157"/>
      <w:r w:rsidR="00D6562B">
        <w:rPr>
          <w:rStyle w:val="CommentReference"/>
        </w:rPr>
        <w:commentReference w:id="157"/>
      </w:r>
      <w:r w:rsidR="000F5ABF">
        <w:rPr>
          <w:rFonts w:ascii="Garamond" w:hAnsi="Garamond"/>
        </w:rPr>
        <w:t>(Table 3)</w:t>
      </w:r>
      <w:r>
        <w:rPr>
          <w:rFonts w:ascii="Garamond" w:hAnsi="Garamond"/>
        </w:rPr>
        <w:t xml:space="preserve">. There were not enough data on reptiles to include them in these models. </w:t>
      </w:r>
    </w:p>
    <w:p w14:paraId="65F414F2" w14:textId="1607F5D7" w:rsidR="000F79E0" w:rsidDel="00DC68A5" w:rsidRDefault="000F79E0" w:rsidP="000F79E0">
      <w:pPr>
        <w:rPr>
          <w:del w:id="158" w:author="Daniel Noble" w:date="2020-06-10T08:36:00Z"/>
          <w:rFonts w:ascii="Garamond" w:hAnsi="Garamond"/>
          <w:i/>
        </w:rPr>
      </w:pPr>
      <w:del w:id="159" w:author="Daniel Noble" w:date="2020-06-10T08:36:00Z">
        <w:r w:rsidDel="00DC68A5">
          <w:rPr>
            <w:rFonts w:ascii="Garamond" w:hAnsi="Garamond"/>
          </w:rPr>
          <w:tab/>
        </w:r>
        <w:r w:rsidDel="00DC68A5">
          <w:rPr>
            <w:rFonts w:ascii="Garamond" w:hAnsi="Garamond"/>
            <w:i/>
          </w:rPr>
          <w:delText>SMD</w:delText>
        </w:r>
      </w:del>
    </w:p>
    <w:p w14:paraId="5FD477EE" w14:textId="0F57BBF5" w:rsidR="000F79E0" w:rsidRPr="005B2256" w:rsidDel="00DC68A5" w:rsidRDefault="000F79E0" w:rsidP="000F79E0">
      <w:pPr>
        <w:rPr>
          <w:del w:id="160" w:author="Daniel Noble" w:date="2020-06-10T08:36:00Z"/>
          <w:rFonts w:ascii="Garamond" w:hAnsi="Garamond"/>
        </w:rPr>
      </w:pPr>
      <w:r>
        <w:rPr>
          <w:rFonts w:ascii="Garamond" w:hAnsi="Garamond"/>
          <w:i/>
        </w:rPr>
        <w:tab/>
      </w:r>
      <w:r>
        <w:rPr>
          <w:rFonts w:ascii="Garamond" w:hAnsi="Garamond"/>
        </w:rPr>
        <w:t xml:space="preserve">The degree of sexual size dimorphism between males and females did not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Pr="005A0C61">
        <w:rPr>
          <w:rFonts w:ascii="Garamond" w:hAnsi="Garamond"/>
          <w:i/>
        </w:rPr>
        <w:sym w:font="Symbol" w:char="F062"/>
      </w:r>
      <w:r>
        <w:rPr>
          <w:rFonts w:ascii="Garamond" w:hAnsi="Garamond"/>
        </w:rPr>
        <w:t xml:space="preserve"> =-</w:t>
      </w:r>
      <w:r w:rsidR="004E3D1E">
        <w:rPr>
          <w:rFonts w:ascii="Garamond" w:hAnsi="Garamond"/>
        </w:rPr>
        <w:t>0.22</w:t>
      </w:r>
      <w:r>
        <w:rPr>
          <w:rFonts w:ascii="Garamond" w:hAnsi="Garamond"/>
        </w:rPr>
        <w:t>, 95% CIs: -0.</w:t>
      </w:r>
      <w:r w:rsidR="004E3D1E">
        <w:rPr>
          <w:rFonts w:ascii="Garamond" w:hAnsi="Garamond"/>
        </w:rPr>
        <w:t>83</w:t>
      </w:r>
      <w:r>
        <w:rPr>
          <w:rFonts w:ascii="Garamond" w:hAnsi="Garamond"/>
        </w:rPr>
        <w:t>, 0.3</w:t>
      </w:r>
      <w:r w:rsidR="004E3D1E">
        <w:rPr>
          <w:rFonts w:ascii="Garamond" w:hAnsi="Garamond"/>
        </w:rPr>
        <w:t>9</w:t>
      </w:r>
      <w:r>
        <w:rPr>
          <w:rFonts w:ascii="Garamond" w:hAnsi="Garamond"/>
        </w:rPr>
        <w:t xml:space="preserve">, </w:t>
      </w:r>
      <w:r>
        <w:rPr>
          <w:rFonts w:ascii="Garamond" w:hAnsi="Garamond"/>
          <w:i/>
        </w:rPr>
        <w:t xml:space="preserve">t </w:t>
      </w:r>
      <w:r>
        <w:rPr>
          <w:rFonts w:ascii="Garamond" w:hAnsi="Garamond"/>
        </w:rPr>
        <w:t>= -0.</w:t>
      </w:r>
      <w:r w:rsidR="004E3D1E">
        <w:rPr>
          <w:rFonts w:ascii="Garamond" w:hAnsi="Garamond"/>
        </w:rPr>
        <w:t>71</w:t>
      </w:r>
      <w:r>
        <w:rPr>
          <w:rFonts w:ascii="Garamond" w:hAnsi="Garamond"/>
        </w:rPr>
        <w:t xml:space="preserve">, </w:t>
      </w:r>
      <w:r>
        <w:rPr>
          <w:rFonts w:ascii="Garamond" w:hAnsi="Garamond"/>
          <w:i/>
        </w:rPr>
        <w:t>p</w:t>
      </w:r>
      <w:r>
        <w:rPr>
          <w:rFonts w:ascii="Garamond" w:hAnsi="Garamond"/>
        </w:rPr>
        <w:t>=0.</w:t>
      </w:r>
      <w:r w:rsidR="004E3D1E">
        <w:rPr>
          <w:rFonts w:ascii="Garamond" w:hAnsi="Garamond"/>
        </w:rPr>
        <w:t xml:space="preserve">48; SSD: </w:t>
      </w:r>
      <w:r w:rsidR="004E3D1E" w:rsidRPr="005A0C61">
        <w:rPr>
          <w:rFonts w:ascii="Garamond" w:hAnsi="Garamond"/>
          <w:i/>
        </w:rPr>
        <w:sym w:font="Symbol" w:char="F062"/>
      </w:r>
      <w:r w:rsidR="004E3D1E">
        <w:rPr>
          <w:rFonts w:ascii="Garamond" w:hAnsi="Garamond"/>
        </w:rPr>
        <w:t xml:space="preserve"> =-0.18, 95% CIs: -1.35, 0.98, </w:t>
      </w:r>
      <w:r w:rsidR="004E3D1E">
        <w:rPr>
          <w:rFonts w:ascii="Garamond" w:hAnsi="Garamond"/>
          <w:i/>
        </w:rPr>
        <w:t xml:space="preserve">t </w:t>
      </w:r>
      <w:r w:rsidR="004E3D1E">
        <w:rPr>
          <w:rFonts w:ascii="Garamond" w:hAnsi="Garamond"/>
        </w:rPr>
        <w:t xml:space="preserve">= -0.31, </w:t>
      </w:r>
      <w:r w:rsidR="004E3D1E">
        <w:rPr>
          <w:rFonts w:ascii="Garamond" w:hAnsi="Garamond"/>
          <w:i/>
        </w:rPr>
        <w:t>p</w:t>
      </w:r>
      <w:r w:rsidR="004E3D1E">
        <w:rPr>
          <w:rFonts w:ascii="Garamond" w:hAnsi="Garamond"/>
        </w:rPr>
        <w:t>=0.76</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Pr="005A0C61">
        <w:rPr>
          <w:rFonts w:ascii="Garamond" w:hAnsi="Garamond"/>
          <w:i/>
        </w:rPr>
        <w:sym w:font="Symbol" w:char="F062"/>
      </w:r>
      <w:r>
        <w:rPr>
          <w:rFonts w:ascii="Garamond" w:hAnsi="Garamond"/>
        </w:rPr>
        <w:t xml:space="preserve"> =-0.12, 95% CIs: -0.66, 0.42, </w:t>
      </w:r>
      <w:r>
        <w:rPr>
          <w:rFonts w:ascii="Garamond" w:hAnsi="Garamond"/>
          <w:i/>
        </w:rPr>
        <w:t xml:space="preserve">t </w:t>
      </w:r>
      <w:r>
        <w:rPr>
          <w:rFonts w:ascii="Garamond" w:hAnsi="Garamond"/>
        </w:rPr>
        <w:t xml:space="preserve">= -0.44, </w:t>
      </w:r>
      <w:r>
        <w:rPr>
          <w:rFonts w:ascii="Garamond" w:hAnsi="Garamond"/>
          <w:i/>
        </w:rPr>
        <w:t>p</w:t>
      </w:r>
      <w:r>
        <w:rPr>
          <w:rFonts w:ascii="Garamond" w:hAnsi="Garamond"/>
        </w:rPr>
        <w:t xml:space="preserve">=0.66; boldness: </w:t>
      </w:r>
      <w:r w:rsidRPr="005A0C61">
        <w:rPr>
          <w:rFonts w:ascii="Garamond" w:hAnsi="Garamond"/>
          <w:i/>
        </w:rPr>
        <w:sym w:font="Symbol" w:char="F062"/>
      </w:r>
      <w:r>
        <w:rPr>
          <w:rFonts w:ascii="Garamond" w:hAnsi="Garamond"/>
        </w:rPr>
        <w:t xml:space="preserve"> =-0.04, 95% CIs: -0.58, 0.51, </w:t>
      </w:r>
      <w:r>
        <w:rPr>
          <w:rFonts w:ascii="Garamond" w:hAnsi="Garamond"/>
          <w:i/>
        </w:rPr>
        <w:t xml:space="preserve">t </w:t>
      </w:r>
      <w:r>
        <w:rPr>
          <w:rFonts w:ascii="Garamond" w:hAnsi="Garamond"/>
        </w:rPr>
        <w:t xml:space="preserve">= -0.13, </w:t>
      </w:r>
      <w:r>
        <w:rPr>
          <w:rFonts w:ascii="Garamond" w:hAnsi="Garamond"/>
          <w:i/>
        </w:rPr>
        <w:t>p</w:t>
      </w:r>
      <w:r>
        <w:rPr>
          <w:rFonts w:ascii="Garamond" w:hAnsi="Garamond"/>
        </w:rPr>
        <w:t>=0.90; SSD</w:t>
      </w:r>
      <w:r w:rsidR="000F5ABF">
        <w:rPr>
          <w:rFonts w:ascii="Garamond" w:hAnsi="Garamond"/>
        </w:rPr>
        <w:t xml:space="preserve"> x </w:t>
      </w:r>
      <w:r>
        <w:rPr>
          <w:rFonts w:ascii="Garamond" w:hAnsi="Garamond"/>
        </w:rPr>
        <w:t xml:space="preserve">aggression: </w:t>
      </w:r>
      <w:r w:rsidRPr="005A0C61">
        <w:rPr>
          <w:rFonts w:ascii="Garamond" w:hAnsi="Garamond"/>
          <w:i/>
        </w:rPr>
        <w:sym w:font="Symbol" w:char="F062"/>
      </w:r>
      <w:r>
        <w:rPr>
          <w:rFonts w:ascii="Garamond" w:hAnsi="Garamond"/>
        </w:rPr>
        <w:t xml:space="preserve"> =0.26, 95% CIs: -0.72, 1.24, </w:t>
      </w:r>
      <w:r>
        <w:rPr>
          <w:rFonts w:ascii="Garamond" w:hAnsi="Garamond"/>
          <w:i/>
        </w:rPr>
        <w:t xml:space="preserve">t </w:t>
      </w:r>
      <w:r>
        <w:rPr>
          <w:rFonts w:ascii="Garamond" w:hAnsi="Garamond"/>
        </w:rPr>
        <w:t xml:space="preserve">= 0.52, </w:t>
      </w:r>
      <w:r>
        <w:rPr>
          <w:rFonts w:ascii="Garamond" w:hAnsi="Garamond"/>
          <w:i/>
        </w:rPr>
        <w:t>p</w:t>
      </w:r>
      <w:r>
        <w:rPr>
          <w:rFonts w:ascii="Garamond" w:hAnsi="Garamond"/>
        </w:rPr>
        <w:t>=0.60; SSD</w:t>
      </w:r>
      <w:r w:rsidR="000F5ABF">
        <w:rPr>
          <w:rFonts w:ascii="Garamond" w:hAnsi="Garamond"/>
        </w:rPr>
        <w:t xml:space="preserve"> x </w:t>
      </w:r>
      <w:r>
        <w:rPr>
          <w:rFonts w:ascii="Garamond" w:hAnsi="Garamond"/>
        </w:rPr>
        <w:t xml:space="preserve">boldness: </w:t>
      </w:r>
      <w:r w:rsidRPr="005A0C61">
        <w:rPr>
          <w:rFonts w:ascii="Garamond" w:hAnsi="Garamond"/>
          <w:i/>
        </w:rPr>
        <w:sym w:font="Symbol" w:char="F062"/>
      </w:r>
      <w:r>
        <w:rPr>
          <w:rFonts w:ascii="Garamond" w:hAnsi="Garamond"/>
        </w:rPr>
        <w:t xml:space="preserve"> =-0.37, 95% CIs: -1.43, 0.69, </w:t>
      </w:r>
      <w:r>
        <w:rPr>
          <w:rFonts w:ascii="Garamond" w:hAnsi="Garamond"/>
          <w:i/>
        </w:rPr>
        <w:t xml:space="preserve">t </w:t>
      </w:r>
      <w:r>
        <w:rPr>
          <w:rFonts w:ascii="Garamond" w:hAnsi="Garamond"/>
        </w:rPr>
        <w:t xml:space="preserve">= -0.69, </w:t>
      </w:r>
      <w:r>
        <w:rPr>
          <w:rFonts w:ascii="Garamond" w:hAnsi="Garamond"/>
          <w:i/>
        </w:rPr>
        <w:t>p</w:t>
      </w:r>
      <w:r>
        <w:rPr>
          <w:rFonts w:ascii="Garamond" w:hAnsi="Garamond"/>
        </w:rPr>
        <w:t>=0.49)</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 xml:space="preserve">interacted with boldness - as males became larger than females (SSD became more male-biased) males were much bolder than females (boldness: </w:t>
      </w:r>
      <w:r w:rsidRPr="005A0C61">
        <w:rPr>
          <w:rFonts w:ascii="Garamond" w:hAnsi="Garamond"/>
          <w:i/>
        </w:rPr>
        <w:sym w:font="Symbol" w:char="F062"/>
      </w:r>
      <w:r>
        <w:rPr>
          <w:rFonts w:ascii="Garamond" w:hAnsi="Garamond"/>
        </w:rPr>
        <w:t xml:space="preserve"> =0.28, 95% CIs: -0.10, 0.66, </w:t>
      </w:r>
      <w:r>
        <w:rPr>
          <w:rFonts w:ascii="Garamond" w:hAnsi="Garamond"/>
          <w:i/>
        </w:rPr>
        <w:t xml:space="preserve">t </w:t>
      </w:r>
      <w:r>
        <w:rPr>
          <w:rFonts w:ascii="Garamond" w:hAnsi="Garamond"/>
        </w:rPr>
        <w:t xml:space="preserve">= 1.46, </w:t>
      </w:r>
      <w:r>
        <w:rPr>
          <w:rFonts w:ascii="Garamond" w:hAnsi="Garamond"/>
          <w:i/>
        </w:rPr>
        <w:t>p</w:t>
      </w:r>
      <w:r>
        <w:rPr>
          <w:rFonts w:ascii="Garamond" w:hAnsi="Garamond"/>
        </w:rPr>
        <w:t>=0.14; SSD</w:t>
      </w:r>
      <w:r w:rsidR="000F5ABF">
        <w:rPr>
          <w:rFonts w:ascii="Garamond" w:hAnsi="Garamond"/>
        </w:rPr>
        <w:t xml:space="preserve"> x </w:t>
      </w:r>
      <w:r>
        <w:rPr>
          <w:rFonts w:ascii="Garamond" w:hAnsi="Garamond"/>
        </w:rPr>
        <w:t xml:space="preserve">boldness: </w:t>
      </w:r>
      <w:r w:rsidRPr="005A0C61">
        <w:rPr>
          <w:rFonts w:ascii="Garamond" w:hAnsi="Garamond"/>
          <w:i/>
        </w:rPr>
        <w:sym w:font="Symbol" w:char="F062"/>
      </w:r>
      <w:r>
        <w:rPr>
          <w:rFonts w:ascii="Garamond" w:hAnsi="Garamond"/>
        </w:rPr>
        <w:t xml:space="preserve"> =1.07, 95% CIs: 0.25, 1.90, </w:t>
      </w:r>
      <w:r>
        <w:rPr>
          <w:rFonts w:ascii="Garamond" w:hAnsi="Garamond"/>
          <w:i/>
        </w:rPr>
        <w:t xml:space="preserve">t </w:t>
      </w:r>
      <w:r>
        <w:rPr>
          <w:rFonts w:ascii="Garamond" w:hAnsi="Garamond"/>
        </w:rPr>
        <w:t xml:space="preserve">= </w:t>
      </w:r>
      <w:r>
        <w:rPr>
          <w:rFonts w:ascii="Garamond" w:hAnsi="Garamond"/>
        </w:rPr>
        <w:lastRenderedPageBreak/>
        <w:t xml:space="preserve">2.56, </w:t>
      </w:r>
      <w:r>
        <w:rPr>
          <w:rFonts w:ascii="Garamond" w:hAnsi="Garamond"/>
          <w:i/>
        </w:rPr>
        <w:t>p</w:t>
      </w:r>
      <w:r>
        <w:rPr>
          <w:rFonts w:ascii="Garamond" w:hAnsi="Garamond"/>
        </w:rPr>
        <w:t xml:space="preserve">=0.01).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Pr>
          <w:rFonts w:ascii="Garamond" w:hAnsi="Garamond"/>
        </w:rPr>
        <w:t xml:space="preserve">females </w:t>
      </w:r>
      <w:r w:rsidR="007D5B23">
        <w:rPr>
          <w:rFonts w:ascii="Garamond" w:hAnsi="Garamond"/>
        </w:rPr>
        <w:t>to be</w:t>
      </w:r>
      <w:r>
        <w:rPr>
          <w:rFonts w:ascii="Garamond" w:hAnsi="Garamond"/>
        </w:rPr>
        <w:t xml:space="preserve"> more active than males (activity: </w:t>
      </w:r>
      <w:r w:rsidRPr="005A0C61">
        <w:rPr>
          <w:rFonts w:ascii="Garamond" w:hAnsi="Garamond"/>
          <w:i/>
        </w:rPr>
        <w:sym w:font="Symbol" w:char="F062"/>
      </w:r>
      <w:r>
        <w:rPr>
          <w:rFonts w:ascii="Garamond" w:hAnsi="Garamond"/>
        </w:rPr>
        <w:t xml:space="preserve"> =0.00, 95% CIs: -0.37, 0.38, </w:t>
      </w:r>
      <w:r>
        <w:rPr>
          <w:rFonts w:ascii="Garamond" w:hAnsi="Garamond"/>
          <w:i/>
        </w:rPr>
        <w:t xml:space="preserve">t </w:t>
      </w:r>
      <w:r>
        <w:rPr>
          <w:rFonts w:ascii="Garamond" w:hAnsi="Garamond"/>
        </w:rPr>
        <w:t xml:space="preserve">= 0.02, </w:t>
      </w:r>
      <w:r>
        <w:rPr>
          <w:rFonts w:ascii="Garamond" w:hAnsi="Garamond"/>
          <w:i/>
        </w:rPr>
        <w:t>p</w:t>
      </w:r>
      <w:r>
        <w:rPr>
          <w:rFonts w:ascii="Garamond" w:hAnsi="Garamond"/>
        </w:rPr>
        <w:t>=0.98; SSD</w:t>
      </w:r>
      <w:r w:rsidR="000F5ABF">
        <w:rPr>
          <w:rFonts w:ascii="Garamond" w:hAnsi="Garamond"/>
        </w:rPr>
        <w:t xml:space="preserve"> x </w:t>
      </w:r>
      <w:r>
        <w:rPr>
          <w:rFonts w:ascii="Garamond" w:hAnsi="Garamond"/>
        </w:rPr>
        <w:t xml:space="preserve">activity: </w:t>
      </w:r>
      <w:r w:rsidRPr="005A0C61">
        <w:rPr>
          <w:rFonts w:ascii="Garamond" w:hAnsi="Garamond"/>
          <w:i/>
        </w:rPr>
        <w:sym w:font="Symbol" w:char="F062"/>
      </w:r>
      <w:r>
        <w:rPr>
          <w:rFonts w:ascii="Garamond" w:hAnsi="Garamond"/>
        </w:rPr>
        <w:t xml:space="preserve"> =-0.85, 95% CIs: -2.02, 0.32, </w:t>
      </w:r>
      <w:r>
        <w:rPr>
          <w:rFonts w:ascii="Garamond" w:hAnsi="Garamond"/>
          <w:i/>
        </w:rPr>
        <w:t xml:space="preserve">t </w:t>
      </w:r>
      <w:r>
        <w:rPr>
          <w:rFonts w:ascii="Garamond" w:hAnsi="Garamond"/>
        </w:rPr>
        <w:t xml:space="preserve">= -1.43, </w:t>
      </w:r>
      <w:r>
        <w:rPr>
          <w:rFonts w:ascii="Garamond" w:hAnsi="Garamond"/>
          <w:i/>
        </w:rPr>
        <w:t>p</w:t>
      </w:r>
      <w:r>
        <w:rPr>
          <w:rFonts w:ascii="Garamond" w:hAnsi="Garamond"/>
        </w:rPr>
        <w:t xml:space="preserve">=0.15).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When SSD </w:t>
      </w:r>
      <w:r w:rsidR="007D5B23">
        <w:rPr>
          <w:rFonts w:ascii="Garamond" w:hAnsi="Garamond"/>
        </w:rPr>
        <w:t>became</w:t>
      </w:r>
      <w:r>
        <w:rPr>
          <w:rFonts w:ascii="Garamond" w:hAnsi="Garamond"/>
        </w:rPr>
        <w:t xml:space="preserve"> more male-biased, females </w:t>
      </w:r>
      <w:r w:rsidR="007D5B23">
        <w:rPr>
          <w:rFonts w:ascii="Garamond" w:hAnsi="Garamond"/>
        </w:rPr>
        <w:t>were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Pr="005A0C61">
        <w:rPr>
          <w:rFonts w:ascii="Garamond" w:hAnsi="Garamond"/>
          <w:i/>
        </w:rPr>
        <w:sym w:font="Symbol" w:char="F062"/>
      </w:r>
      <w:r>
        <w:rPr>
          <w:rFonts w:ascii="Garamond" w:hAnsi="Garamond"/>
        </w:rPr>
        <w:t xml:space="preserve"> =-1.98, 95% CIs: -2.89, -1.07, </w:t>
      </w:r>
      <w:r>
        <w:rPr>
          <w:rFonts w:ascii="Garamond" w:hAnsi="Garamond"/>
          <w:i/>
        </w:rPr>
        <w:t xml:space="preserve">t </w:t>
      </w:r>
      <w:r>
        <w:rPr>
          <w:rFonts w:ascii="Garamond" w:hAnsi="Garamond"/>
        </w:rPr>
        <w:t xml:space="preserve">= -4.26, </w:t>
      </w:r>
      <w:r>
        <w:rPr>
          <w:rFonts w:ascii="Garamond" w:hAnsi="Garamond"/>
          <w:i/>
        </w:rPr>
        <w:t>p</w:t>
      </w:r>
      <w:r>
        <w:rPr>
          <w:rFonts w:ascii="Garamond" w:hAnsi="Garamond"/>
        </w:rPr>
        <w:t xml:space="preserve">&lt;0.001), but males </w:t>
      </w:r>
      <w:r w:rsidR="006F090E">
        <w:rPr>
          <w:rFonts w:ascii="Garamond" w:hAnsi="Garamond"/>
        </w:rPr>
        <w:t>were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Pr="005A0C61">
        <w:rPr>
          <w:rFonts w:ascii="Garamond" w:hAnsi="Garamond"/>
          <w:i/>
        </w:rPr>
        <w:sym w:font="Symbol" w:char="F062"/>
      </w:r>
      <w:r>
        <w:rPr>
          <w:rFonts w:ascii="Garamond" w:hAnsi="Garamond"/>
        </w:rPr>
        <w:t xml:space="preserve"> =3.49, 95% CIs: 2.12, 4.86, </w:t>
      </w:r>
      <w:r>
        <w:rPr>
          <w:rFonts w:ascii="Garamond" w:hAnsi="Garamond"/>
          <w:i/>
        </w:rPr>
        <w:t xml:space="preserve">t </w:t>
      </w:r>
      <w:r>
        <w:rPr>
          <w:rFonts w:ascii="Garamond" w:hAnsi="Garamond"/>
        </w:rPr>
        <w:t xml:space="preserve">= 4.99, </w:t>
      </w:r>
      <w:r>
        <w:rPr>
          <w:rFonts w:ascii="Garamond" w:hAnsi="Garamond"/>
          <w:i/>
        </w:rPr>
        <w:t>p</w:t>
      </w:r>
      <w:r>
        <w:rPr>
          <w:rFonts w:ascii="Garamond" w:hAnsi="Garamond"/>
        </w:rPr>
        <w:t xml:space="preserve">&lt;0.001), </w:t>
      </w:r>
      <w:r w:rsidR="006F090E">
        <w:rPr>
          <w:rFonts w:ascii="Garamond" w:hAnsi="Garamond"/>
        </w:rPr>
        <w:t>were</w:t>
      </w:r>
      <w:r>
        <w:rPr>
          <w:rFonts w:ascii="Garamond" w:hAnsi="Garamond"/>
        </w:rPr>
        <w:t xml:space="preserve"> bolder (SSD*boldness: </w:t>
      </w:r>
      <w:r w:rsidRPr="005A0C61">
        <w:rPr>
          <w:rFonts w:ascii="Garamond" w:hAnsi="Garamond"/>
          <w:i/>
        </w:rPr>
        <w:sym w:font="Symbol" w:char="F062"/>
      </w:r>
      <w:r>
        <w:rPr>
          <w:rFonts w:ascii="Garamond" w:hAnsi="Garamond"/>
        </w:rPr>
        <w:t xml:space="preserve"> =1.94, 95% CIs: 0.95, 2.92, </w:t>
      </w:r>
      <w:r>
        <w:rPr>
          <w:rFonts w:ascii="Garamond" w:hAnsi="Garamond"/>
          <w:i/>
        </w:rPr>
        <w:t xml:space="preserve">t </w:t>
      </w:r>
      <w:r>
        <w:rPr>
          <w:rFonts w:ascii="Garamond" w:hAnsi="Garamond"/>
        </w:rPr>
        <w:t xml:space="preserve">= 3.86, </w:t>
      </w:r>
      <w:r>
        <w:rPr>
          <w:rFonts w:ascii="Garamond" w:hAnsi="Garamond"/>
          <w:i/>
        </w:rPr>
        <w:t>p</w:t>
      </w:r>
      <w:r>
        <w:rPr>
          <w:rFonts w:ascii="Garamond" w:hAnsi="Garamond"/>
        </w:rPr>
        <w:t xml:space="preserve">&lt;0.001), and </w:t>
      </w:r>
      <w:r w:rsidR="006F090E">
        <w:rPr>
          <w:rFonts w:ascii="Garamond" w:hAnsi="Garamond"/>
        </w:rPr>
        <w:t>were</w:t>
      </w:r>
      <w:r>
        <w:rPr>
          <w:rFonts w:ascii="Garamond" w:hAnsi="Garamond"/>
        </w:rPr>
        <w:t xml:space="preserve"> more explorative than females (SSD</w:t>
      </w:r>
      <w:r w:rsidR="000F5ABF">
        <w:rPr>
          <w:rFonts w:ascii="Garamond" w:hAnsi="Garamond"/>
        </w:rPr>
        <w:t xml:space="preserve"> x </w:t>
      </w:r>
      <w:r>
        <w:rPr>
          <w:rFonts w:ascii="Garamond" w:hAnsi="Garamond"/>
        </w:rPr>
        <w:t xml:space="preserve">exploration: </w:t>
      </w:r>
      <w:r w:rsidRPr="005A0C61">
        <w:rPr>
          <w:rFonts w:ascii="Garamond" w:hAnsi="Garamond"/>
          <w:i/>
        </w:rPr>
        <w:sym w:font="Symbol" w:char="F062"/>
      </w:r>
      <w:r>
        <w:rPr>
          <w:rFonts w:ascii="Garamond" w:hAnsi="Garamond"/>
        </w:rPr>
        <w:t xml:space="preserve"> =1.94, 95% CIs: 0.94, 2.94, </w:t>
      </w:r>
      <w:r>
        <w:rPr>
          <w:rFonts w:ascii="Garamond" w:hAnsi="Garamond"/>
          <w:i/>
        </w:rPr>
        <w:t xml:space="preserve">t </w:t>
      </w:r>
      <w:r>
        <w:rPr>
          <w:rFonts w:ascii="Garamond" w:hAnsi="Garamond"/>
        </w:rPr>
        <w:t xml:space="preserve">= 3.82, </w:t>
      </w:r>
      <w:r>
        <w:rPr>
          <w:rFonts w:ascii="Garamond" w:hAnsi="Garamond"/>
          <w:i/>
        </w:rPr>
        <w:t>p</w:t>
      </w:r>
      <w:r>
        <w:rPr>
          <w:rFonts w:ascii="Garamond" w:hAnsi="Garamond"/>
        </w:rPr>
        <w:t>&lt;0.001)</w:t>
      </w:r>
      <w:r w:rsidR="007D5B23">
        <w:rPr>
          <w:rFonts w:ascii="Garamond" w:hAnsi="Garamond"/>
        </w:rPr>
        <w:t xml:space="preserve"> (see Table 3)</w:t>
      </w:r>
      <w:r>
        <w:rPr>
          <w:rFonts w:ascii="Garamond" w:hAnsi="Garamond"/>
        </w:rPr>
        <w:t xml:space="preserve">. </w:t>
      </w:r>
    </w:p>
    <w:p w14:paraId="7509D480" w14:textId="77777777" w:rsidR="000F79E0" w:rsidDel="00DC68A5" w:rsidRDefault="000F79E0">
      <w:pPr>
        <w:rPr>
          <w:del w:id="161" w:author="Daniel Noble" w:date="2020-06-10T08:36:00Z"/>
          <w:rFonts w:ascii="Garamond" w:hAnsi="Garamond"/>
          <w:i/>
        </w:rPr>
        <w:pPrChange w:id="162" w:author="Daniel Noble" w:date="2020-06-10T08:36:00Z">
          <w:pPr>
            <w:ind w:firstLine="720"/>
          </w:pPr>
        </w:pPrChange>
      </w:pPr>
      <w:del w:id="163" w:author="Daniel Noble" w:date="2020-06-10T08:36:00Z">
        <w:r w:rsidDel="00DC68A5">
          <w:rPr>
            <w:rFonts w:ascii="Garamond" w:hAnsi="Garamond"/>
            <w:i/>
          </w:rPr>
          <w:delText>lnCVR</w:delText>
        </w:r>
      </w:del>
    </w:p>
    <w:p w14:paraId="152A3A0C" w14:textId="1E59528F" w:rsidR="000F79E0" w:rsidRDefault="00C42249" w:rsidP="00DC68A5">
      <w:pPr>
        <w:rPr>
          <w:rFonts w:ascii="Garamond" w:hAnsi="Garamond"/>
        </w:rPr>
      </w:pPr>
      <w:del w:id="164" w:author="Daniel Noble" w:date="2020-06-10T08:36:00Z">
        <w:r w:rsidDel="00DC68A5">
          <w:rPr>
            <w:rFonts w:ascii="Garamond" w:hAnsi="Garamond"/>
          </w:rPr>
          <w:tab/>
        </w:r>
      </w:del>
      <w:r>
        <w:rPr>
          <w:rFonts w:ascii="Garamond" w:hAnsi="Garamond"/>
        </w:rPr>
        <w:t>There were non-significant interactions for all personality trait types for all taxonomic groups for trait variability</w:t>
      </w:r>
      <w:r w:rsidR="000F79E0">
        <w:rPr>
          <w:rFonts w:ascii="Garamond" w:hAnsi="Garamond"/>
        </w:rPr>
        <w:t xml:space="preserve"> (see Table </w:t>
      </w:r>
      <w:r w:rsidR="000F5ABF">
        <w:rPr>
          <w:rFonts w:ascii="Garamond" w:hAnsi="Garamond"/>
        </w:rPr>
        <w:t>3</w:t>
      </w:r>
      <w:r w:rsidR="000F79E0">
        <w:rPr>
          <w:rFonts w:ascii="Garamond" w:hAnsi="Garamond"/>
        </w:rPr>
        <w:t xml:space="preserve">). </w:t>
      </w:r>
    </w:p>
    <w:p w14:paraId="63C0F996" w14:textId="7D33CDD3" w:rsidR="006F090E" w:rsidRDefault="006F090E" w:rsidP="000F79E0">
      <w:pPr>
        <w:rPr>
          <w:rFonts w:ascii="Garamond" w:hAnsi="Garamond"/>
          <w:i/>
        </w:rPr>
      </w:pPr>
    </w:p>
    <w:p w14:paraId="74DC30CD" w14:textId="430E00D4"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70932DDD"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del w:id="165" w:author="Daniel Noble" w:date="2020-06-10T07:56:00Z">
        <w:r w:rsidDel="004B651E">
          <w:rPr>
            <w:rFonts w:ascii="Garamond" w:hAnsi="Garamond"/>
          </w:rPr>
          <w:delText xml:space="preserve">behavioural </w:delText>
        </w:r>
      </w:del>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proofErr w:type="spellStart"/>
      <w:r>
        <w:rPr>
          <w:rFonts w:ascii="Garamond" w:hAnsi="Garamond"/>
        </w:rPr>
        <w:t>Sih</w:t>
      </w:r>
      <w:proofErr w:type="spellEnd"/>
      <w:r>
        <w:rPr>
          <w:rFonts w:ascii="Garamond" w:hAnsi="Garamond"/>
        </w:rPr>
        <w:t xml:space="preserve"> </w:t>
      </w:r>
      <w:r>
        <w:rPr>
          <w:rFonts w:ascii="Garamond" w:hAnsi="Garamond"/>
          <w:i/>
        </w:rPr>
        <w:t xml:space="preserve">et </w:t>
      </w:r>
      <w:r w:rsidRPr="00803FB5">
        <w:rPr>
          <w:rFonts w:ascii="Garamond" w:hAnsi="Garamond"/>
          <w:i/>
        </w:rPr>
        <w:t>al</w:t>
      </w:r>
      <w:r>
        <w:rPr>
          <w:rFonts w:ascii="Garamond" w:hAnsi="Garamond"/>
        </w:rPr>
        <w:t xml:space="preserve">. 2004 &amp; </w:t>
      </w:r>
      <w:proofErr w:type="spellStart"/>
      <w:r w:rsidRPr="00803FB5">
        <w:rPr>
          <w:rFonts w:ascii="Garamond" w:hAnsi="Garamond"/>
        </w:rPr>
        <w:t>Réale</w:t>
      </w:r>
      <w:proofErr w:type="spellEnd"/>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xml:space="preserve">, using </w:t>
      </w:r>
      <w:commentRangeStart w:id="166"/>
      <w:r w:rsidRPr="00AC6EE2">
        <w:rPr>
          <w:rFonts w:ascii="Garamond" w:hAnsi="Garamond"/>
        </w:rPr>
        <w:t xml:space="preserve">primary and secondary keyword </w:t>
      </w:r>
      <w:commentRangeEnd w:id="166"/>
      <w:r w:rsidR="001429C7">
        <w:rPr>
          <w:rStyle w:val="CommentReference"/>
        </w:rPr>
        <w:commentReference w:id="166"/>
      </w:r>
      <w:r w:rsidRPr="00AC6EE2">
        <w:rPr>
          <w:rFonts w:ascii="Garamond" w:hAnsi="Garamond"/>
        </w:rPr>
        <w:t>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6E3D5B89" w:rsidR="005C69F2" w:rsidRDefault="005C69F2" w:rsidP="005C69F2">
      <w:pPr>
        <w:ind w:firstLine="720"/>
        <w:contextualSpacing/>
        <w:rPr>
          <w:rFonts w:ascii="Garamond" w:hAnsi="Garamond"/>
        </w:rPr>
      </w:pPr>
      <w:r>
        <w:rPr>
          <w:rFonts w:ascii="Garamond" w:hAnsi="Garamond"/>
        </w:rPr>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t>
      </w:r>
      <w:ins w:id="167" w:author="Daniel Noble" w:date="2020-06-10T08:03:00Z">
        <w:r w:rsidR="001429C7">
          <w:rPr>
            <w:rFonts w:ascii="Garamond" w:hAnsi="Garamond"/>
          </w:rPr>
          <w:t>were inaccessible</w:t>
        </w:r>
      </w:ins>
      <w:del w:id="168" w:author="Daniel Noble" w:date="2020-06-10T08:02:00Z">
        <w:r w:rsidDel="001429C7">
          <w:rPr>
            <w:rFonts w:ascii="Garamond" w:hAnsi="Garamond"/>
          </w:rPr>
          <w:delText>we couldn’t access the</w:delText>
        </w:r>
      </w:del>
      <w:del w:id="169" w:author="Daniel Noble" w:date="2020-06-10T08:03:00Z">
        <w:r w:rsidDel="001429C7">
          <w:rPr>
            <w:rFonts w:ascii="Garamond" w:hAnsi="Garamond"/>
          </w:rPr>
          <w:delText xml:space="preserve"> full-text record</w:delText>
        </w:r>
      </w:del>
      <w:r>
        <w:rPr>
          <w:rFonts w:ascii="Garamond" w:hAnsi="Garamond"/>
        </w:rPr>
        <w:t xml:space="preserve">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w:t>
      </w:r>
      <w:commentRangeStart w:id="170"/>
      <w:r>
        <w:rPr>
          <w:rFonts w:ascii="Garamond" w:hAnsi="Garamond"/>
        </w:rPr>
        <w:t xml:space="preserve">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as their interpretation can be challenging</w:t>
      </w:r>
      <w:commentRangeEnd w:id="170"/>
      <w:r w:rsidR="00AF0675">
        <w:rPr>
          <w:rStyle w:val="CommentReference"/>
        </w:rPr>
        <w:commentReference w:id="170"/>
      </w:r>
      <w:r>
        <w:rPr>
          <w:rFonts w:ascii="Garamond" w:hAnsi="Garamond"/>
        </w:rPr>
        <w:t xml:space="preserve"> (e.g.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xml:space="preserve">. 2018). Briefly, we excluded papers at the full-text stage if they met the following exclusion criteria: 1) were not </w:t>
      </w:r>
      <w:commentRangeStart w:id="171"/>
      <w:r>
        <w:rPr>
          <w:rFonts w:ascii="Garamond" w:hAnsi="Garamond"/>
        </w:rPr>
        <w:t>personality studies</w:t>
      </w:r>
      <w:commentRangeEnd w:id="171"/>
      <w:r w:rsidR="001429C7">
        <w:rPr>
          <w:rStyle w:val="CommentReference"/>
        </w:rPr>
        <w:commentReference w:id="171"/>
      </w:r>
      <w:r>
        <w:rPr>
          <w:rFonts w:ascii="Garamond" w:hAnsi="Garamond"/>
        </w:rPr>
        <w:t>,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157CC713" w14:textId="77777777"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4228918A" w:rsidR="005C69F2" w:rsidRDefault="005C69F2" w:rsidP="005C69F2">
      <w:pPr>
        <w:contextualSpacing/>
        <w:rPr>
          <w:rFonts w:ascii="Garamond" w:hAnsi="Garamond"/>
        </w:rPr>
      </w:pPr>
      <w:r>
        <w:rPr>
          <w:rFonts w:ascii="Garamond" w:hAnsi="Garamond"/>
        </w:rPr>
        <w:t>To understand how males and females differ in their mean personality</w:t>
      </w:r>
      <w:del w:id="172" w:author="Daniel Noble" w:date="2020-06-10T08:05:00Z">
        <w:r w:rsidDel="001429C7">
          <w:rPr>
            <w:rFonts w:ascii="Garamond" w:hAnsi="Garamond"/>
          </w:rPr>
          <w:delText>-like</w:delText>
        </w:r>
      </w:del>
      <w:r>
        <w:rPr>
          <w:rFonts w:ascii="Garamond" w:hAnsi="Garamond"/>
        </w:rPr>
        <w:t xml:space="preserve"> traits and their variability we used two contrast-based effect size measures. To understand changes in mean personality </w:t>
      </w:r>
      <w:r>
        <w:rPr>
          <w:rFonts w:ascii="Garamond" w:hAnsi="Garamond"/>
        </w:rPr>
        <w:lastRenderedPageBreak/>
        <w:t xml:space="preserve">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77777777" w:rsidR="005C69F2" w:rsidRPr="00E43911" w:rsidRDefault="005C69F2" w:rsidP="005C69F2">
      <w:pPr>
        <w:contextualSpacing/>
        <w:rPr>
          <w:rFonts w:ascii="Garamond" w:eastAsiaTheme="minorEastAsia" w:hAnsi="Garamond"/>
          <w:sz w:val="22"/>
          <w:szCs w:val="22"/>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2"/>
            <w:szCs w:val="22"/>
          </w:rPr>
          <m:t xml:space="preserve">g= </m:t>
        </m:r>
        <m:f>
          <m:fPr>
            <m:ctrlPr>
              <w:rPr>
                <w:rFonts w:ascii="Cambria Math" w:hAnsi="Cambria Math"/>
                <w:i/>
                <w:sz w:val="22"/>
                <w:szCs w:val="22"/>
              </w:rPr>
            </m:ctrlPr>
          </m:fPr>
          <m:num>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M</m:t>
                </m:r>
              </m:sub>
            </m:sSub>
            <m:r>
              <w:rPr>
                <w:rFonts w:ascii="Cambria Math" w:hAnsi="Cambria Math"/>
                <w:sz w:val="22"/>
                <w:szCs w:val="22"/>
              </w:rPr>
              <m:t xml:space="preserve">- </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F</m:t>
                </m:r>
              </m:sub>
            </m:sSub>
          </m:num>
          <m:den>
            <m:sSub>
              <m:sSubPr>
                <m:ctrlPr>
                  <w:rPr>
                    <w:rFonts w:ascii="Cambria Math" w:hAnsi="Cambria Math"/>
                    <w:i/>
                    <w:sz w:val="22"/>
                    <w:szCs w:val="22"/>
                  </w:rPr>
                </m:ctrlPr>
              </m:sSubPr>
              <m:e>
                <m:r>
                  <w:rPr>
                    <w:rFonts w:ascii="Cambria Math" w:hAnsi="Cambria Math"/>
                    <w:sz w:val="22"/>
                    <w:szCs w:val="22"/>
                  </w:rPr>
                  <m:t>SD</m:t>
                </m:r>
              </m:e>
              <m:sub>
                <m:r>
                  <w:rPr>
                    <w:rFonts w:ascii="Cambria Math" w:hAnsi="Cambria Math"/>
                    <w:sz w:val="22"/>
                    <w:szCs w:val="22"/>
                  </w:rPr>
                  <m:t>p</m:t>
                </m:r>
              </m:sub>
            </m:sSub>
          </m:den>
        </m:f>
      </m:oMath>
      <w:r w:rsidRPr="00E43911">
        <w:rPr>
          <w:rFonts w:ascii="Garamond" w:eastAsiaTheme="minorEastAsia" w:hAnsi="Garamond"/>
          <w:sz w:val="22"/>
          <w:szCs w:val="22"/>
        </w:rPr>
        <w:t xml:space="preserve"> , </w:t>
      </w:r>
    </w:p>
    <w:p w14:paraId="226AB704" w14:textId="77777777" w:rsidR="005C69F2" w:rsidRPr="00E43911" w:rsidRDefault="00DA36DD" w:rsidP="005C69F2">
      <w:pPr>
        <w:contextualSpacing/>
        <w:rPr>
          <w:rFonts w:ascii="Garamond" w:hAnsi="Garamond"/>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SD</m:t>
              </m:r>
            </m:e>
            <m:sub>
              <m:r>
                <w:rPr>
                  <w:rFonts w:ascii="Cambria Math" w:eastAsiaTheme="minorEastAsia" w:hAnsi="Cambria Math"/>
                  <w:sz w:val="22"/>
                  <w:szCs w:val="22"/>
                </w:rPr>
                <m:t>p</m:t>
              </m:r>
            </m:sub>
          </m:sSub>
          <m:r>
            <w:rPr>
              <w:rFonts w:ascii="Cambria Math" w:eastAsiaTheme="minorEastAsia" w:hAnsi="Cambria Math"/>
              <w:sz w:val="22"/>
              <w:szCs w:val="22"/>
            </w:rPr>
            <m:t xml:space="preserve">= </m:t>
          </m:r>
          <m:rad>
            <m:radPr>
              <m:degHide m:val="1"/>
              <m:ctrlPr>
                <w:rPr>
                  <w:rFonts w:ascii="Cambria Math" w:eastAsiaTheme="minorEastAsia" w:hAnsi="Cambria Math"/>
                  <w:i/>
                  <w:sz w:val="22"/>
                  <w:szCs w:val="22"/>
                </w:rPr>
              </m:ctrlPr>
            </m:radPr>
            <m:deg/>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M</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F</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-2</m:t>
                  </m:r>
                </m:den>
              </m:f>
            </m:e>
          </m:rad>
        </m:oMath>
      </m:oMathPara>
    </w:p>
    <w:p w14:paraId="72FBC8C0" w14:textId="09CE824A" w:rsidR="005C69F2"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w:t>
      </w:r>
      <w:del w:id="173" w:author="Daniel Noble" w:date="2020-06-10T08:06:00Z">
        <w:r w:rsidDel="001429C7">
          <w:rPr>
            <w:rFonts w:ascii="Garamond" w:eastAsiaTheme="minorEastAsia" w:hAnsi="Garamond"/>
          </w:rPr>
          <w:delText>if directionality did not match</w:delText>
        </w:r>
      </w:del>
      <w:ins w:id="174" w:author="Daniel Noble" w:date="2020-06-10T08:06:00Z">
        <w:r w:rsidR="001429C7">
          <w:rPr>
            <w:rFonts w:ascii="Garamond" w:eastAsiaTheme="minorEastAsia" w:hAnsi="Garamond"/>
          </w:rPr>
          <w:t>to ensure effect size interpretations were consistent</w:t>
        </w:r>
      </w:ins>
      <w:r>
        <w:rPr>
          <w:rFonts w:ascii="Garamond" w:eastAsiaTheme="minorEastAsia" w:hAnsi="Garamond"/>
        </w:rPr>
        <w:t xml:space="preserve">.  </w:t>
      </w:r>
    </w:p>
    <w:p w14:paraId="405165B6" w14:textId="77777777" w:rsidR="005C69F2" w:rsidRDefault="005C69F2" w:rsidP="005C69F2">
      <w:pPr>
        <w:contextualSpacing/>
        <w:rPr>
          <w:rFonts w:ascii="Garamond" w:eastAsiaTheme="minorEastAsia" w:hAnsi="Garamond"/>
        </w:rPr>
      </w:pPr>
    </w:p>
    <w:p w14:paraId="0DB7C99E" w14:textId="77777777" w:rsidR="005C69F2" w:rsidRDefault="005C69F2" w:rsidP="005C69F2">
      <w:pPr>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w:t>
      </w:r>
      <w:proofErr w:type="spellStart"/>
      <w:r>
        <w:rPr>
          <w:rFonts w:ascii="Garamond" w:eastAsiaTheme="minorEastAsia" w:hAnsi="Garamond"/>
        </w:rPr>
        <w:t>lnCVR</w:t>
      </w:r>
      <w:proofErr w:type="spellEnd"/>
      <w:r>
        <w:rPr>
          <w:rFonts w:ascii="Garamond" w:eastAsiaTheme="minorEastAsia" w:hAnsi="Garamond"/>
        </w:rPr>
        <w:t>)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calculating the effect size </w:t>
      </w:r>
      <w:commentRangeStart w:id="175"/>
      <w:r>
        <w:rPr>
          <w:rFonts w:ascii="Garamond" w:eastAsiaTheme="minorEastAsia" w:hAnsi="Garamond"/>
          <w:noProof/>
        </w:rPr>
        <w:t xml:space="preserve">and samping variance </w:t>
      </w:r>
      <w:commentRangeEnd w:id="175"/>
      <w:r w:rsidR="001429C7">
        <w:rPr>
          <w:rStyle w:val="CommentReference"/>
        </w:rPr>
        <w:commentReference w:id="175"/>
      </w:r>
      <w:r>
        <w:rPr>
          <w:rFonts w:ascii="Garamond" w:eastAsiaTheme="minorEastAsia" w:hAnsi="Garamond"/>
          <w:noProof/>
        </w:rPr>
        <w:t>as follows:</w:t>
      </w:r>
    </w:p>
    <w:p w14:paraId="5EBE6559" w14:textId="5268FBE4" w:rsidR="005C69F2" w:rsidRDefault="005C69F2" w:rsidP="005C69F2">
      <w:pPr>
        <w:contextualSpacing/>
        <w:jc w:val="center"/>
        <w:rPr>
          <w:ins w:id="176" w:author="Daniel Noble" w:date="2020-06-10T08:07:00Z"/>
          <w:rFonts w:ascii="Garamond" w:eastAsiaTheme="minorEastAsia" w:hAnsi="Garamond"/>
          <w:sz w:val="21"/>
          <w:szCs w:val="21"/>
        </w:rPr>
      </w:pPr>
      <m:oMath>
        <m:r>
          <m:rPr>
            <m:sty m:val="p"/>
          </m:rPr>
          <w:rPr>
            <w:rFonts w:ascii="Cambria Math" w:hAnsi="Cambria Math"/>
            <w:sz w:val="21"/>
            <w:szCs w:val="21"/>
          </w:rPr>
          <m:t>lnCVR</m:t>
        </m:r>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ln</m:t>
            </m:r>
          </m:fName>
          <m:e>
            <m:d>
              <m:dPr>
                <m:ctrlPr>
                  <w:rPr>
                    <w:rFonts w:ascii="Cambria Math" w:hAnsi="Cambria Math"/>
                    <w:i/>
                    <w:sz w:val="21"/>
                    <w:szCs w:val="21"/>
                  </w:rPr>
                </m:ctrlPr>
              </m:dPr>
              <m:e>
                <m:f>
                  <m:fPr>
                    <m:ctrlPr>
                      <w:rPr>
                        <w:rFonts w:ascii="Cambria Math" w:hAnsi="Cambria Math"/>
                        <w:sz w:val="21"/>
                        <w:szCs w:val="21"/>
                      </w:rPr>
                    </m:ctrlPr>
                  </m:fPr>
                  <m:num>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M</m:t>
                        </m:r>
                      </m:sub>
                    </m:sSub>
                  </m:num>
                  <m:den>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F</m:t>
                        </m:r>
                      </m:sub>
                    </m:sSub>
                  </m:den>
                </m:f>
              </m:e>
            </m:d>
          </m:e>
        </m:func>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m:t>
                </m:r>
              </m:sub>
            </m:sSub>
            <m:r>
              <w:rPr>
                <w:rFonts w:ascii="Cambria Math" w:hAnsi="Cambria Math"/>
                <w:sz w:val="21"/>
                <w:szCs w:val="21"/>
              </w:rPr>
              <m:t>-1)</m:t>
            </m:r>
          </m:den>
        </m:f>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F</m:t>
                    </m:r>
                  </m:sub>
                </m:sSub>
                <m:r>
                  <w:rPr>
                    <w:rFonts w:ascii="Cambria Math" w:hAnsi="Cambria Math"/>
                    <w:sz w:val="21"/>
                    <w:szCs w:val="21"/>
                  </w:rPr>
                  <m:t>-1</m:t>
                </m:r>
              </m:e>
            </m:d>
          </m:den>
        </m:f>
        <m:r>
          <w:rPr>
            <w:rFonts w:ascii="Cambria Math" w:hAnsi="Cambria Math"/>
            <w:sz w:val="21"/>
            <w:szCs w:val="21"/>
          </w:rPr>
          <m:t xml:space="preserve">  </m:t>
        </m:r>
      </m:oMath>
      <w:r>
        <w:rPr>
          <w:rFonts w:ascii="Garamond" w:eastAsiaTheme="minorEastAsia" w:hAnsi="Garamond"/>
          <w:sz w:val="21"/>
          <w:szCs w:val="21"/>
        </w:rPr>
        <w:t>,</w:t>
      </w:r>
    </w:p>
    <w:p w14:paraId="20943DB6" w14:textId="77777777" w:rsidR="001429C7" w:rsidRDefault="001429C7" w:rsidP="005C69F2">
      <w:pPr>
        <w:contextualSpacing/>
        <w:jc w:val="center"/>
        <w:rPr>
          <w:rFonts w:ascii="Garamond" w:eastAsiaTheme="minorEastAsia" w:hAnsi="Garamond"/>
          <w:sz w:val="21"/>
          <w:szCs w:val="21"/>
        </w:rPr>
      </w:pPr>
    </w:p>
    <w:p w14:paraId="4942F4F4" w14:textId="4229CD23" w:rsidR="005C69F2" w:rsidRPr="00EF6FF6" w:rsidRDefault="00DA36DD" w:rsidP="005C69F2">
      <w:pPr>
        <w:contextualSpacing/>
        <w:rPr>
          <w:rFonts w:ascii="Garamond" w:hAnsi="Garamond"/>
          <w:sz w:val="21"/>
          <w:szCs w:val="21"/>
        </w:rPr>
      </w:pPr>
      <m:oMathPara>
        <m:oMath>
          <m:m>
            <m:mPr>
              <m:plcHide m:val="1"/>
              <m:mcs>
                <m:mc>
                  <m:mcPr>
                    <m:count m:val="1"/>
                    <m:mcJc m:val="right"/>
                  </m:mcPr>
                </m:mc>
              </m:mcs>
              <m:ctrlPr>
                <w:ins w:id="177" w:author="Daniel Noble" w:date="2020-06-10T08:55:00Z">
                  <w:rPr>
                    <w:rFonts w:ascii="Cambria Math" w:hAnsi="Cambria Math"/>
                    <w:sz w:val="20"/>
                    <w:szCs w:val="20"/>
                  </w:rPr>
                </w:ins>
              </m:ctrlPr>
            </m:mPr>
            <m:mr>
              <m:e>
                <w:commentRangeStart w:id="178"/>
                <m:sSubSup>
                  <m:sSubSupPr>
                    <m:ctrlPr>
                      <w:ins w:id="179" w:author="Daniel Noble" w:date="2020-06-10T08:55:00Z">
                        <w:rPr>
                          <w:rFonts w:ascii="Cambria Math" w:hAnsi="Cambria Math"/>
                          <w:sz w:val="20"/>
                          <w:szCs w:val="20"/>
                        </w:rPr>
                      </w:ins>
                    </m:ctrlPr>
                  </m:sSubSupPr>
                  <m:e>
                    <m:r>
                      <w:ins w:id="180" w:author="Daniel Noble" w:date="2020-06-10T08:55:00Z">
                        <w:rPr>
                          <w:rFonts w:ascii="Cambria Math" w:hAnsi="Cambria Math"/>
                          <w:sz w:val="20"/>
                          <w:szCs w:val="20"/>
                        </w:rPr>
                        <m:t>s</m:t>
                      </w:ins>
                    </m:r>
                  </m:e>
                  <m:sub>
                    <m:r>
                      <w:ins w:id="181" w:author="Daniel Noble" w:date="2020-06-10T08:55:00Z">
                        <w:rPr>
                          <w:rFonts w:ascii="Cambria Math" w:hAnsi="Cambria Math"/>
                          <w:sz w:val="20"/>
                          <w:szCs w:val="20"/>
                        </w:rPr>
                        <m:t>lnCVR</m:t>
                      </w:ins>
                    </m:r>
                  </m:sub>
                  <m:sup>
                    <m:r>
                      <w:ins w:id="182" w:author="Daniel Noble" w:date="2020-06-10T08:55:00Z">
                        <w:rPr>
                          <w:rFonts w:ascii="Cambria Math" w:hAnsi="Cambria Math"/>
                          <w:sz w:val="20"/>
                          <w:szCs w:val="20"/>
                        </w:rPr>
                        <m:t>2</m:t>
                      </w:ins>
                    </m:r>
                  </m:sup>
                </m:sSubSup>
                <m:r>
                  <w:ins w:id="183" w:author="Daniel Noble" w:date="2020-06-10T08:55:00Z">
                    <w:rPr>
                      <w:rFonts w:ascii="Cambria Math" w:hAnsi="Cambria Math"/>
                      <w:sz w:val="20"/>
                      <w:szCs w:val="20"/>
                    </w:rPr>
                    <m:t>=</m:t>
                  </w:ins>
                </m:r>
                <m:f>
                  <m:fPr>
                    <m:ctrlPr>
                      <w:ins w:id="184" w:author="Daniel Noble" w:date="2020-06-10T08:55:00Z">
                        <w:rPr>
                          <w:rFonts w:ascii="Cambria Math" w:hAnsi="Cambria Math"/>
                          <w:sz w:val="20"/>
                          <w:szCs w:val="20"/>
                        </w:rPr>
                      </w:ins>
                    </m:ctrlPr>
                  </m:fPr>
                  <m:num>
                    <m:r>
                      <w:ins w:id="185" w:author="Daniel Noble" w:date="2020-06-10T08:55:00Z">
                        <w:rPr>
                          <w:rFonts w:ascii="Cambria Math" w:hAnsi="Cambria Math"/>
                          <w:sz w:val="20"/>
                          <w:szCs w:val="20"/>
                        </w:rPr>
                        <m:t>S</m:t>
                      </w:ins>
                    </m:r>
                    <m:sSubSup>
                      <m:sSubSupPr>
                        <m:ctrlPr>
                          <w:ins w:id="186" w:author="Daniel Noble" w:date="2020-06-10T08:55:00Z">
                            <w:rPr>
                              <w:rFonts w:ascii="Cambria Math" w:hAnsi="Cambria Math"/>
                              <w:sz w:val="20"/>
                              <w:szCs w:val="20"/>
                            </w:rPr>
                          </w:ins>
                        </m:ctrlPr>
                      </m:sSubSupPr>
                      <m:e>
                        <m:r>
                          <w:ins w:id="187" w:author="Daniel Noble" w:date="2020-06-10T08:55:00Z">
                            <w:rPr>
                              <w:rFonts w:ascii="Cambria Math" w:hAnsi="Cambria Math"/>
                              <w:sz w:val="20"/>
                              <w:szCs w:val="20"/>
                            </w:rPr>
                            <m:t>D</m:t>
                          </w:ins>
                        </m:r>
                      </m:e>
                      <m:sub>
                        <m:r>
                          <w:ins w:id="188" w:author="Daniel Noble" w:date="2020-06-10T08:55:00Z">
                            <w:rPr>
                              <w:rFonts w:ascii="Cambria Math" w:hAnsi="Cambria Math"/>
                              <w:sz w:val="20"/>
                              <w:szCs w:val="20"/>
                            </w:rPr>
                            <m:t>M</m:t>
                          </w:ins>
                        </m:r>
                      </m:sub>
                      <m:sup>
                        <m:r>
                          <w:ins w:id="189" w:author="Daniel Noble" w:date="2020-06-10T08:55:00Z">
                            <w:rPr>
                              <w:rFonts w:ascii="Cambria Math" w:hAnsi="Cambria Math"/>
                              <w:sz w:val="20"/>
                              <w:szCs w:val="20"/>
                            </w:rPr>
                            <m:t>2</m:t>
                          </w:ins>
                        </m:r>
                      </m:sup>
                    </m:sSubSup>
                  </m:num>
                  <m:den>
                    <m:sSub>
                      <m:sSubPr>
                        <m:ctrlPr>
                          <w:ins w:id="190" w:author="Daniel Noble" w:date="2020-06-10T08:55:00Z">
                            <w:rPr>
                              <w:rFonts w:ascii="Cambria Math" w:hAnsi="Cambria Math"/>
                              <w:sz w:val="20"/>
                              <w:szCs w:val="20"/>
                            </w:rPr>
                          </w:ins>
                        </m:ctrlPr>
                      </m:sSubPr>
                      <m:e>
                        <m:r>
                          <w:ins w:id="191" w:author="Daniel Noble" w:date="2020-06-10T08:55:00Z">
                            <w:rPr>
                              <w:rFonts w:ascii="Cambria Math" w:hAnsi="Cambria Math"/>
                              <w:sz w:val="20"/>
                              <w:szCs w:val="20"/>
                            </w:rPr>
                            <m:t>N</m:t>
                          </w:ins>
                        </m:r>
                      </m:e>
                      <m:sub>
                        <m:r>
                          <w:ins w:id="192" w:author="Daniel Noble" w:date="2020-06-10T08:55:00Z">
                            <w:rPr>
                              <w:rFonts w:ascii="Cambria Math" w:hAnsi="Cambria Math"/>
                              <w:sz w:val="20"/>
                              <w:szCs w:val="20"/>
                            </w:rPr>
                            <m:t>M</m:t>
                          </w:ins>
                        </m:r>
                      </m:sub>
                    </m:sSub>
                    <m:sSubSup>
                      <m:sSubSupPr>
                        <m:ctrlPr>
                          <w:ins w:id="193" w:author="Daniel Noble" w:date="2020-06-10T08:55:00Z">
                            <w:rPr>
                              <w:rFonts w:ascii="Cambria Math" w:hAnsi="Cambria Math"/>
                              <w:sz w:val="20"/>
                              <w:szCs w:val="20"/>
                            </w:rPr>
                          </w:ins>
                        </m:ctrlPr>
                      </m:sSubSupPr>
                      <m:e>
                        <m:bar>
                          <m:barPr>
                            <m:pos m:val="top"/>
                            <m:ctrlPr>
                              <w:ins w:id="194" w:author="Daniel Noble" w:date="2020-06-10T08:55:00Z">
                                <w:rPr>
                                  <w:rFonts w:ascii="Cambria Math" w:hAnsi="Cambria Math"/>
                                  <w:sz w:val="20"/>
                                  <w:szCs w:val="20"/>
                                </w:rPr>
                              </w:ins>
                            </m:ctrlPr>
                          </m:barPr>
                          <m:e>
                            <m:r>
                              <w:ins w:id="195" w:author="Daniel Noble" w:date="2020-06-10T08:55:00Z">
                                <w:rPr>
                                  <w:rFonts w:ascii="Cambria Math" w:hAnsi="Cambria Math"/>
                                  <w:sz w:val="20"/>
                                  <w:szCs w:val="20"/>
                                </w:rPr>
                                <m:t>X</m:t>
                              </w:ins>
                            </m:r>
                          </m:e>
                        </m:bar>
                      </m:e>
                      <m:sub>
                        <m:r>
                          <w:ins w:id="196" w:author="Daniel Noble" w:date="2020-06-10T08:55:00Z">
                            <w:rPr>
                              <w:rFonts w:ascii="Cambria Math" w:hAnsi="Cambria Math"/>
                              <w:sz w:val="20"/>
                              <w:szCs w:val="20"/>
                            </w:rPr>
                            <m:t>M</m:t>
                          </w:ins>
                        </m:r>
                      </m:sub>
                      <m:sup>
                        <m:r>
                          <w:ins w:id="197" w:author="Daniel Noble" w:date="2020-06-10T08:55:00Z">
                            <w:rPr>
                              <w:rFonts w:ascii="Cambria Math" w:hAnsi="Cambria Math"/>
                              <w:sz w:val="20"/>
                              <w:szCs w:val="20"/>
                            </w:rPr>
                            <m:t>2</m:t>
                          </w:ins>
                        </m:r>
                      </m:sup>
                    </m:sSubSup>
                  </m:den>
                </m:f>
                <m:r>
                  <w:ins w:id="198" w:author="Daniel Noble" w:date="2020-06-10T08:55:00Z">
                    <w:rPr>
                      <w:rFonts w:ascii="Cambria Math" w:hAnsi="Cambria Math"/>
                      <w:sz w:val="20"/>
                      <w:szCs w:val="20"/>
                    </w:rPr>
                    <m:t>+</m:t>
                  </w:ins>
                </m:r>
                <m:f>
                  <m:fPr>
                    <m:ctrlPr>
                      <w:ins w:id="199" w:author="Daniel Noble" w:date="2020-06-10T08:55:00Z">
                        <w:rPr>
                          <w:rFonts w:ascii="Cambria Math" w:hAnsi="Cambria Math"/>
                          <w:sz w:val="20"/>
                          <w:szCs w:val="20"/>
                        </w:rPr>
                      </w:ins>
                    </m:ctrlPr>
                  </m:fPr>
                  <m:num>
                    <m:r>
                      <w:ins w:id="200" w:author="Daniel Noble" w:date="2020-06-10T08:55:00Z">
                        <w:rPr>
                          <w:rFonts w:ascii="Cambria Math" w:hAnsi="Cambria Math"/>
                          <w:sz w:val="20"/>
                          <w:szCs w:val="20"/>
                        </w:rPr>
                        <m:t>1</m:t>
                      </w:ins>
                    </m:r>
                  </m:num>
                  <m:den>
                    <m:r>
                      <w:ins w:id="201" w:author="Daniel Noble" w:date="2020-06-10T08:55:00Z">
                        <w:rPr>
                          <w:rFonts w:ascii="Cambria Math" w:hAnsi="Cambria Math"/>
                          <w:sz w:val="20"/>
                          <w:szCs w:val="20"/>
                        </w:rPr>
                        <m:t>2</m:t>
                      </w:ins>
                    </m:r>
                    <m:d>
                      <m:dPr>
                        <m:ctrlPr>
                          <w:ins w:id="202" w:author="Daniel Noble" w:date="2020-06-10T08:55:00Z">
                            <w:rPr>
                              <w:rFonts w:ascii="Cambria Math" w:hAnsi="Cambria Math"/>
                              <w:i/>
                              <w:sz w:val="20"/>
                              <w:szCs w:val="20"/>
                            </w:rPr>
                          </w:ins>
                        </m:ctrlPr>
                      </m:dPr>
                      <m:e>
                        <m:sSub>
                          <m:sSubPr>
                            <m:ctrlPr>
                              <w:ins w:id="203" w:author="Daniel Noble" w:date="2020-06-10T08:55:00Z">
                                <w:rPr>
                                  <w:rFonts w:ascii="Cambria Math" w:hAnsi="Cambria Math"/>
                                  <w:sz w:val="20"/>
                                  <w:szCs w:val="20"/>
                                </w:rPr>
                              </w:ins>
                            </m:ctrlPr>
                          </m:sSubPr>
                          <m:e>
                            <m:r>
                              <w:ins w:id="204" w:author="Daniel Noble" w:date="2020-06-10T08:55:00Z">
                                <w:rPr>
                                  <w:rFonts w:ascii="Cambria Math" w:hAnsi="Cambria Math"/>
                                  <w:sz w:val="20"/>
                                  <w:szCs w:val="20"/>
                                </w:rPr>
                                <m:t>N</m:t>
                              </w:ins>
                            </m:r>
                          </m:e>
                          <m:sub>
                            <m:r>
                              <w:ins w:id="205" w:author="Daniel Noble" w:date="2020-06-10T08:55:00Z">
                                <w:rPr>
                                  <w:rFonts w:ascii="Cambria Math" w:hAnsi="Cambria Math"/>
                                  <w:sz w:val="20"/>
                                  <w:szCs w:val="20"/>
                                </w:rPr>
                                <m:t>M</m:t>
                              </w:ins>
                            </m:r>
                          </m:sub>
                        </m:sSub>
                        <m:r>
                          <w:ins w:id="206" w:author="Daniel Noble" w:date="2020-06-10T08:55:00Z">
                            <w:rPr>
                              <w:rFonts w:ascii="Cambria Math" w:hAnsi="Cambria Math"/>
                              <w:sz w:val="20"/>
                              <w:szCs w:val="20"/>
                            </w:rPr>
                            <m:t>-1</m:t>
                          </w:ins>
                        </m:r>
                      </m:e>
                    </m:d>
                  </m:den>
                </m:f>
                <m:r>
                  <w:ins w:id="207" w:author="Daniel Noble" w:date="2020-06-10T08:55:00Z">
                    <w:rPr>
                      <w:rFonts w:ascii="Cambria Math" w:hAnsi="Cambria Math"/>
                      <w:sz w:val="20"/>
                      <w:szCs w:val="20"/>
                    </w:rPr>
                    <m:t>-2</m:t>
                  </w:ins>
                </m:r>
                <m:sSub>
                  <m:sSubPr>
                    <m:ctrlPr>
                      <w:ins w:id="208" w:author="Daniel Noble" w:date="2020-06-10T08:55:00Z">
                        <w:rPr>
                          <w:rFonts w:ascii="Cambria Math" w:hAnsi="Cambria Math"/>
                          <w:sz w:val="20"/>
                          <w:szCs w:val="20"/>
                        </w:rPr>
                      </w:ins>
                    </m:ctrlPr>
                  </m:sSubPr>
                  <m:e>
                    <m:r>
                      <w:ins w:id="209" w:author="Daniel Noble" w:date="2020-06-10T08:55:00Z">
                        <w:rPr>
                          <w:rFonts w:ascii="Cambria Math" w:hAnsi="Cambria Math"/>
                          <w:sz w:val="20"/>
                          <w:szCs w:val="20"/>
                        </w:rPr>
                        <m:t>ρ</m:t>
                      </w:ins>
                    </m:r>
                  </m:e>
                  <m:sub>
                    <m:r>
                      <w:ins w:id="210" w:author="Daniel Noble" w:date="2020-06-10T08:55:00Z">
                        <w:rPr>
                          <w:rFonts w:ascii="Cambria Math" w:hAnsi="Cambria Math"/>
                          <w:sz w:val="20"/>
                          <w:szCs w:val="20"/>
                        </w:rPr>
                        <m:t>ln</m:t>
                      </w:ins>
                    </m:r>
                    <m:sSubSup>
                      <m:sSubSupPr>
                        <m:ctrlPr>
                          <w:ins w:id="211" w:author="Daniel Noble" w:date="2020-06-10T08:55:00Z">
                            <w:rPr>
                              <w:rFonts w:ascii="Cambria Math" w:hAnsi="Cambria Math"/>
                              <w:sz w:val="20"/>
                              <w:szCs w:val="20"/>
                            </w:rPr>
                          </w:ins>
                        </m:ctrlPr>
                      </m:sSubSupPr>
                      <m:e>
                        <m:bar>
                          <m:barPr>
                            <m:pos m:val="top"/>
                            <m:ctrlPr>
                              <w:ins w:id="212" w:author="Daniel Noble" w:date="2020-06-10T08:55:00Z">
                                <w:rPr>
                                  <w:rFonts w:ascii="Cambria Math" w:hAnsi="Cambria Math"/>
                                  <w:sz w:val="20"/>
                                  <w:szCs w:val="20"/>
                                </w:rPr>
                              </w:ins>
                            </m:ctrlPr>
                          </m:barPr>
                          <m:e>
                            <m:r>
                              <w:ins w:id="213" w:author="Daniel Noble" w:date="2020-06-10T08:55:00Z">
                                <w:rPr>
                                  <w:rFonts w:ascii="Cambria Math" w:hAnsi="Cambria Math"/>
                                  <w:sz w:val="20"/>
                                  <w:szCs w:val="20"/>
                                </w:rPr>
                                <m:t>X</m:t>
                              </w:ins>
                            </m:r>
                          </m:e>
                        </m:bar>
                      </m:e>
                      <m:sub>
                        <m:r>
                          <w:ins w:id="214" w:author="Daniel Noble" w:date="2020-06-10T08:55:00Z">
                            <w:rPr>
                              <w:rFonts w:ascii="Cambria Math" w:hAnsi="Cambria Math"/>
                              <w:sz w:val="20"/>
                              <w:szCs w:val="20"/>
                            </w:rPr>
                            <m:t>M</m:t>
                          </w:ins>
                        </m:r>
                      </m:sub>
                      <m:sup>
                        <m:r>
                          <w:ins w:id="215" w:author="Daniel Noble" w:date="2020-06-10T08:55:00Z">
                            <w:rPr>
                              <w:rFonts w:ascii="Cambria Math" w:hAnsi="Cambria Math"/>
                              <w:sz w:val="20"/>
                              <w:szCs w:val="20"/>
                            </w:rPr>
                            <m:t>2</m:t>
                          </w:ins>
                        </m:r>
                      </m:sup>
                    </m:sSubSup>
                    <m:r>
                      <w:ins w:id="216" w:author="Daniel Noble" w:date="2020-06-10T08:55:00Z">
                        <w:rPr>
                          <w:rFonts w:ascii="Cambria Math" w:hAnsi="Cambria Math"/>
                          <w:sz w:val="20"/>
                          <w:szCs w:val="20"/>
                        </w:rPr>
                        <m:t>,</m:t>
                      </w:ins>
                    </m:r>
                    <m:sSubSup>
                      <m:sSubSupPr>
                        <m:ctrlPr>
                          <w:ins w:id="217" w:author="Daniel Noble" w:date="2020-06-10T08:55:00Z">
                            <w:rPr>
                              <w:rFonts w:ascii="Cambria Math" w:hAnsi="Cambria Math"/>
                              <w:sz w:val="20"/>
                              <w:szCs w:val="20"/>
                            </w:rPr>
                          </w:ins>
                        </m:ctrlPr>
                      </m:sSubSupPr>
                      <m:e>
                        <m:bar>
                          <m:barPr>
                            <m:pos m:val="top"/>
                            <m:ctrlPr>
                              <w:ins w:id="218" w:author="Daniel Noble" w:date="2020-06-10T08:55:00Z">
                                <w:rPr>
                                  <w:rFonts w:ascii="Cambria Math" w:hAnsi="Cambria Math"/>
                                  <w:sz w:val="20"/>
                                  <w:szCs w:val="20"/>
                                </w:rPr>
                              </w:ins>
                            </m:ctrlPr>
                          </m:barPr>
                          <m:e>
                            <m:r>
                              <w:ins w:id="219" w:author="Daniel Noble" w:date="2020-06-10T08:55:00Z">
                                <w:rPr>
                                  <w:rFonts w:ascii="Cambria Math" w:hAnsi="Cambria Math"/>
                                  <w:sz w:val="20"/>
                                  <w:szCs w:val="20"/>
                                </w:rPr>
                                <m:t>SD</m:t>
                              </w:ins>
                            </m:r>
                          </m:e>
                        </m:bar>
                      </m:e>
                      <m:sub>
                        <m:r>
                          <w:ins w:id="220" w:author="Daniel Noble" w:date="2020-06-10T08:55:00Z">
                            <w:rPr>
                              <w:rFonts w:ascii="Cambria Math" w:hAnsi="Cambria Math"/>
                              <w:sz w:val="20"/>
                              <w:szCs w:val="20"/>
                            </w:rPr>
                            <m:t>M</m:t>
                          </w:ins>
                        </m:r>
                      </m:sub>
                      <m:sup>
                        <m:r>
                          <w:ins w:id="221" w:author="Daniel Noble" w:date="2020-06-10T08:55:00Z">
                            <w:rPr>
                              <w:rFonts w:ascii="Cambria Math" w:hAnsi="Cambria Math"/>
                              <w:sz w:val="20"/>
                              <w:szCs w:val="20"/>
                            </w:rPr>
                            <m:t>2</m:t>
                          </w:ins>
                        </m:r>
                      </m:sup>
                    </m:sSubSup>
                  </m:sub>
                </m:sSub>
                <m:rad>
                  <m:radPr>
                    <m:degHide m:val="1"/>
                    <m:ctrlPr>
                      <w:ins w:id="222" w:author="Daniel Noble" w:date="2020-06-10T08:55:00Z">
                        <w:rPr>
                          <w:rFonts w:ascii="Cambria Math" w:hAnsi="Cambria Math"/>
                          <w:sz w:val="20"/>
                          <w:szCs w:val="20"/>
                        </w:rPr>
                      </w:ins>
                    </m:ctrlPr>
                  </m:radPr>
                  <m:deg/>
                  <m:e>
                    <m:f>
                      <m:fPr>
                        <m:ctrlPr>
                          <w:ins w:id="223" w:author="Daniel Noble" w:date="2020-06-10T08:55:00Z">
                            <w:rPr>
                              <w:rFonts w:ascii="Cambria Math" w:hAnsi="Cambria Math"/>
                              <w:sz w:val="20"/>
                              <w:szCs w:val="20"/>
                            </w:rPr>
                          </w:ins>
                        </m:ctrlPr>
                      </m:fPr>
                      <m:num>
                        <m:r>
                          <w:ins w:id="224" w:author="Daniel Noble" w:date="2020-06-10T08:55:00Z">
                            <w:rPr>
                              <w:rFonts w:ascii="Cambria Math" w:hAnsi="Cambria Math"/>
                              <w:sz w:val="20"/>
                              <w:szCs w:val="20"/>
                            </w:rPr>
                            <m:t>S</m:t>
                          </w:ins>
                        </m:r>
                        <m:sSubSup>
                          <m:sSubSupPr>
                            <m:ctrlPr>
                              <w:ins w:id="225" w:author="Daniel Noble" w:date="2020-06-10T08:55:00Z">
                                <w:rPr>
                                  <w:rFonts w:ascii="Cambria Math" w:hAnsi="Cambria Math"/>
                                  <w:sz w:val="20"/>
                                  <w:szCs w:val="20"/>
                                </w:rPr>
                              </w:ins>
                            </m:ctrlPr>
                          </m:sSubSupPr>
                          <m:e>
                            <m:r>
                              <w:ins w:id="226" w:author="Daniel Noble" w:date="2020-06-10T08:55:00Z">
                                <w:rPr>
                                  <w:rFonts w:ascii="Cambria Math" w:hAnsi="Cambria Math"/>
                                  <w:sz w:val="20"/>
                                  <w:szCs w:val="20"/>
                                </w:rPr>
                                <m:t>D</m:t>
                              </w:ins>
                            </m:r>
                          </m:e>
                          <m:sub>
                            <m:r>
                              <w:ins w:id="227" w:author="Daniel Noble" w:date="2020-06-10T08:55:00Z">
                                <w:rPr>
                                  <w:rFonts w:ascii="Cambria Math" w:hAnsi="Cambria Math"/>
                                  <w:sz w:val="20"/>
                                  <w:szCs w:val="20"/>
                                </w:rPr>
                                <m:t>M</m:t>
                              </w:ins>
                            </m:r>
                          </m:sub>
                          <m:sup>
                            <m:r>
                              <w:ins w:id="228" w:author="Daniel Noble" w:date="2020-06-10T08:55:00Z">
                                <w:rPr>
                                  <w:rFonts w:ascii="Cambria Math" w:hAnsi="Cambria Math"/>
                                  <w:sz w:val="20"/>
                                  <w:szCs w:val="20"/>
                                </w:rPr>
                                <m:t>2</m:t>
                              </w:ins>
                            </m:r>
                          </m:sup>
                        </m:sSubSup>
                      </m:num>
                      <m:den>
                        <m:sSub>
                          <m:sSubPr>
                            <m:ctrlPr>
                              <w:ins w:id="229" w:author="Daniel Noble" w:date="2020-06-10T08:55:00Z">
                                <w:rPr>
                                  <w:rFonts w:ascii="Cambria Math" w:hAnsi="Cambria Math"/>
                                  <w:sz w:val="20"/>
                                  <w:szCs w:val="20"/>
                                </w:rPr>
                              </w:ins>
                            </m:ctrlPr>
                          </m:sSubPr>
                          <m:e>
                            <m:r>
                              <w:ins w:id="230" w:author="Daniel Noble" w:date="2020-06-10T08:55:00Z">
                                <w:rPr>
                                  <w:rFonts w:ascii="Cambria Math" w:hAnsi="Cambria Math"/>
                                  <w:sz w:val="20"/>
                                  <w:szCs w:val="20"/>
                                </w:rPr>
                                <m:t>N</m:t>
                              </w:ins>
                            </m:r>
                          </m:e>
                          <m:sub>
                            <m:r>
                              <w:ins w:id="231" w:author="Daniel Noble" w:date="2020-06-10T08:55:00Z">
                                <w:rPr>
                                  <w:rFonts w:ascii="Cambria Math" w:hAnsi="Cambria Math"/>
                                  <w:sz w:val="20"/>
                                  <w:szCs w:val="20"/>
                                </w:rPr>
                                <m:t>M</m:t>
                              </w:ins>
                            </m:r>
                          </m:sub>
                        </m:sSub>
                        <m:sSubSup>
                          <m:sSubSupPr>
                            <m:ctrlPr>
                              <w:ins w:id="232" w:author="Daniel Noble" w:date="2020-06-10T08:55:00Z">
                                <w:rPr>
                                  <w:rFonts w:ascii="Cambria Math" w:hAnsi="Cambria Math"/>
                                  <w:sz w:val="20"/>
                                  <w:szCs w:val="20"/>
                                </w:rPr>
                              </w:ins>
                            </m:ctrlPr>
                          </m:sSubSupPr>
                          <m:e>
                            <m:bar>
                              <m:barPr>
                                <m:pos m:val="top"/>
                                <m:ctrlPr>
                                  <w:ins w:id="233" w:author="Daniel Noble" w:date="2020-06-10T08:55:00Z">
                                    <w:rPr>
                                      <w:rFonts w:ascii="Cambria Math" w:hAnsi="Cambria Math"/>
                                      <w:sz w:val="20"/>
                                      <w:szCs w:val="20"/>
                                    </w:rPr>
                                  </w:ins>
                                </m:ctrlPr>
                              </m:barPr>
                              <m:e>
                                <m:r>
                                  <w:ins w:id="234" w:author="Daniel Noble" w:date="2020-06-10T08:55:00Z">
                                    <w:rPr>
                                      <w:rFonts w:ascii="Cambria Math" w:hAnsi="Cambria Math"/>
                                      <w:sz w:val="20"/>
                                      <w:szCs w:val="20"/>
                                    </w:rPr>
                                    <m:t>X</m:t>
                                  </w:ins>
                                </m:r>
                              </m:e>
                            </m:bar>
                          </m:e>
                          <m:sub>
                            <m:r>
                              <w:ins w:id="235" w:author="Daniel Noble" w:date="2020-06-10T08:55:00Z">
                                <w:rPr>
                                  <w:rFonts w:ascii="Cambria Math" w:hAnsi="Cambria Math"/>
                                  <w:sz w:val="20"/>
                                  <w:szCs w:val="20"/>
                                </w:rPr>
                                <m:t>M</m:t>
                              </w:ins>
                            </m:r>
                          </m:sub>
                          <m:sup>
                            <m:r>
                              <w:ins w:id="236" w:author="Daniel Noble" w:date="2020-06-10T08:55:00Z">
                                <w:rPr>
                                  <w:rFonts w:ascii="Cambria Math" w:hAnsi="Cambria Math"/>
                                  <w:sz w:val="20"/>
                                  <w:szCs w:val="20"/>
                                </w:rPr>
                                <m:t>2</m:t>
                              </w:ins>
                            </m:r>
                          </m:sup>
                        </m:sSubSup>
                      </m:den>
                    </m:f>
                    <m:f>
                      <m:fPr>
                        <m:ctrlPr>
                          <w:ins w:id="237" w:author="Daniel Noble" w:date="2020-06-10T08:55:00Z">
                            <w:rPr>
                              <w:rFonts w:ascii="Cambria Math" w:hAnsi="Cambria Math"/>
                              <w:sz w:val="20"/>
                              <w:szCs w:val="20"/>
                            </w:rPr>
                          </w:ins>
                        </m:ctrlPr>
                      </m:fPr>
                      <m:num>
                        <m:r>
                          <w:ins w:id="238" w:author="Daniel Noble" w:date="2020-06-10T08:55:00Z">
                            <w:rPr>
                              <w:rFonts w:ascii="Cambria Math" w:hAnsi="Cambria Math"/>
                              <w:sz w:val="20"/>
                              <w:szCs w:val="20"/>
                            </w:rPr>
                            <m:t>1</m:t>
                          </w:ins>
                        </m:r>
                      </m:num>
                      <m:den>
                        <m:r>
                          <w:ins w:id="239" w:author="Daniel Noble" w:date="2020-06-10T08:55:00Z">
                            <w:rPr>
                              <w:rFonts w:ascii="Cambria Math" w:hAnsi="Cambria Math"/>
                              <w:sz w:val="20"/>
                              <w:szCs w:val="20"/>
                            </w:rPr>
                            <m:t>2</m:t>
                          </w:ins>
                        </m:r>
                        <m:d>
                          <m:dPr>
                            <m:ctrlPr>
                              <w:ins w:id="240" w:author="Daniel Noble" w:date="2020-06-10T08:55:00Z">
                                <w:rPr>
                                  <w:rFonts w:ascii="Cambria Math" w:hAnsi="Cambria Math"/>
                                  <w:i/>
                                  <w:sz w:val="20"/>
                                  <w:szCs w:val="20"/>
                                </w:rPr>
                              </w:ins>
                            </m:ctrlPr>
                          </m:dPr>
                          <m:e>
                            <m:sSub>
                              <m:sSubPr>
                                <m:ctrlPr>
                                  <w:ins w:id="241" w:author="Daniel Noble" w:date="2020-06-10T08:55:00Z">
                                    <w:rPr>
                                      <w:rFonts w:ascii="Cambria Math" w:hAnsi="Cambria Math"/>
                                      <w:sz w:val="20"/>
                                      <w:szCs w:val="20"/>
                                    </w:rPr>
                                  </w:ins>
                                </m:ctrlPr>
                              </m:sSubPr>
                              <m:e>
                                <m:r>
                                  <w:ins w:id="242" w:author="Daniel Noble" w:date="2020-06-10T08:55:00Z">
                                    <w:rPr>
                                      <w:rFonts w:ascii="Cambria Math" w:hAnsi="Cambria Math"/>
                                      <w:sz w:val="20"/>
                                      <w:szCs w:val="20"/>
                                    </w:rPr>
                                    <m:t>N</m:t>
                                  </w:ins>
                                </m:r>
                              </m:e>
                              <m:sub>
                                <m:r>
                                  <w:ins w:id="243" w:author="Daniel Noble" w:date="2020-06-10T08:55:00Z">
                                    <w:rPr>
                                      <w:rFonts w:ascii="Cambria Math" w:hAnsi="Cambria Math"/>
                                      <w:sz w:val="20"/>
                                      <w:szCs w:val="20"/>
                                    </w:rPr>
                                    <m:t>M</m:t>
                                  </w:ins>
                                </m:r>
                              </m:sub>
                            </m:sSub>
                            <m:r>
                              <w:ins w:id="244" w:author="Daniel Noble" w:date="2020-06-10T08:55:00Z">
                                <w:rPr>
                                  <w:rFonts w:ascii="Cambria Math" w:hAnsi="Cambria Math"/>
                                  <w:sz w:val="20"/>
                                  <w:szCs w:val="20"/>
                                </w:rPr>
                                <m:t>-1</m:t>
                              </w:ins>
                            </m:r>
                          </m:e>
                        </m:d>
                      </m:den>
                    </m:f>
                  </m:e>
                </m:rad>
                <m:r>
                  <w:ins w:id="245" w:author="Daniel Noble" w:date="2020-06-10T08:55:00Z">
                    <w:rPr>
                      <w:rFonts w:ascii="Cambria Math" w:hAnsi="Cambria Math"/>
                      <w:sz w:val="20"/>
                      <w:szCs w:val="20"/>
                    </w:rPr>
                    <m:t>+</m:t>
                  </w:ins>
                </m:r>
                <m:f>
                  <m:fPr>
                    <m:ctrlPr>
                      <w:ins w:id="246" w:author="Daniel Noble" w:date="2020-06-10T08:55:00Z">
                        <w:rPr>
                          <w:rFonts w:ascii="Cambria Math" w:hAnsi="Cambria Math"/>
                          <w:sz w:val="20"/>
                          <w:szCs w:val="20"/>
                        </w:rPr>
                      </w:ins>
                    </m:ctrlPr>
                  </m:fPr>
                  <m:num>
                    <m:r>
                      <w:ins w:id="247" w:author="Daniel Noble" w:date="2020-06-10T08:55:00Z">
                        <w:rPr>
                          <w:rFonts w:ascii="Cambria Math" w:hAnsi="Cambria Math"/>
                          <w:sz w:val="20"/>
                          <w:szCs w:val="20"/>
                        </w:rPr>
                        <m:t>S</m:t>
                      </w:ins>
                    </m:r>
                    <m:sSubSup>
                      <m:sSubSupPr>
                        <m:ctrlPr>
                          <w:ins w:id="248" w:author="Daniel Noble" w:date="2020-06-10T08:55:00Z">
                            <w:rPr>
                              <w:rFonts w:ascii="Cambria Math" w:hAnsi="Cambria Math"/>
                              <w:sz w:val="20"/>
                              <w:szCs w:val="20"/>
                            </w:rPr>
                          </w:ins>
                        </m:ctrlPr>
                      </m:sSubSupPr>
                      <m:e>
                        <m:r>
                          <w:ins w:id="249" w:author="Daniel Noble" w:date="2020-06-10T08:55:00Z">
                            <w:rPr>
                              <w:rFonts w:ascii="Cambria Math" w:hAnsi="Cambria Math"/>
                              <w:sz w:val="20"/>
                              <w:szCs w:val="20"/>
                            </w:rPr>
                            <m:t>D</m:t>
                          </w:ins>
                        </m:r>
                      </m:e>
                      <m:sub>
                        <m:r>
                          <w:ins w:id="250" w:author="Daniel Noble" w:date="2020-06-10T08:55:00Z">
                            <w:rPr>
                              <w:rFonts w:ascii="Cambria Math" w:hAnsi="Cambria Math"/>
                              <w:sz w:val="20"/>
                              <w:szCs w:val="20"/>
                            </w:rPr>
                            <m:t>F</m:t>
                          </w:ins>
                        </m:r>
                      </m:sub>
                      <m:sup>
                        <m:r>
                          <w:ins w:id="251" w:author="Daniel Noble" w:date="2020-06-10T08:55:00Z">
                            <w:rPr>
                              <w:rFonts w:ascii="Cambria Math" w:hAnsi="Cambria Math"/>
                              <w:sz w:val="20"/>
                              <w:szCs w:val="20"/>
                            </w:rPr>
                            <m:t>2</m:t>
                          </w:ins>
                        </m:r>
                      </m:sup>
                    </m:sSubSup>
                  </m:num>
                  <m:den>
                    <m:sSub>
                      <m:sSubPr>
                        <m:ctrlPr>
                          <w:ins w:id="252" w:author="Daniel Noble" w:date="2020-06-10T08:55:00Z">
                            <w:rPr>
                              <w:rFonts w:ascii="Cambria Math" w:hAnsi="Cambria Math"/>
                              <w:sz w:val="20"/>
                              <w:szCs w:val="20"/>
                            </w:rPr>
                          </w:ins>
                        </m:ctrlPr>
                      </m:sSubPr>
                      <m:e>
                        <m:r>
                          <w:ins w:id="253" w:author="Daniel Noble" w:date="2020-06-10T08:55:00Z">
                            <w:rPr>
                              <w:rFonts w:ascii="Cambria Math" w:hAnsi="Cambria Math"/>
                              <w:sz w:val="20"/>
                              <w:szCs w:val="20"/>
                            </w:rPr>
                            <m:t>N</m:t>
                          </w:ins>
                        </m:r>
                      </m:e>
                      <m:sub>
                        <m:r>
                          <w:ins w:id="254" w:author="Daniel Noble" w:date="2020-06-10T08:55:00Z">
                            <w:rPr>
                              <w:rFonts w:ascii="Cambria Math" w:hAnsi="Cambria Math"/>
                              <w:sz w:val="20"/>
                              <w:szCs w:val="20"/>
                            </w:rPr>
                            <m:t>F</m:t>
                          </w:ins>
                        </m:r>
                      </m:sub>
                    </m:sSub>
                    <m:sSubSup>
                      <m:sSubSupPr>
                        <m:ctrlPr>
                          <w:ins w:id="255" w:author="Daniel Noble" w:date="2020-06-10T08:55:00Z">
                            <w:rPr>
                              <w:rFonts w:ascii="Cambria Math" w:hAnsi="Cambria Math"/>
                              <w:sz w:val="20"/>
                              <w:szCs w:val="20"/>
                            </w:rPr>
                          </w:ins>
                        </m:ctrlPr>
                      </m:sSubSupPr>
                      <m:e>
                        <m:bar>
                          <m:barPr>
                            <m:pos m:val="top"/>
                            <m:ctrlPr>
                              <w:ins w:id="256" w:author="Daniel Noble" w:date="2020-06-10T08:55:00Z">
                                <w:rPr>
                                  <w:rFonts w:ascii="Cambria Math" w:hAnsi="Cambria Math"/>
                                  <w:sz w:val="20"/>
                                  <w:szCs w:val="20"/>
                                </w:rPr>
                              </w:ins>
                            </m:ctrlPr>
                          </m:barPr>
                          <m:e>
                            <m:r>
                              <w:ins w:id="257" w:author="Daniel Noble" w:date="2020-06-10T08:55:00Z">
                                <w:rPr>
                                  <w:rFonts w:ascii="Cambria Math" w:hAnsi="Cambria Math"/>
                                  <w:sz w:val="20"/>
                                  <w:szCs w:val="20"/>
                                </w:rPr>
                                <m:t>X</m:t>
                              </w:ins>
                            </m:r>
                          </m:e>
                        </m:bar>
                      </m:e>
                      <m:sub>
                        <m:r>
                          <w:ins w:id="258" w:author="Daniel Noble" w:date="2020-06-10T08:55:00Z">
                            <w:rPr>
                              <w:rFonts w:ascii="Cambria Math" w:hAnsi="Cambria Math"/>
                              <w:sz w:val="20"/>
                              <w:szCs w:val="20"/>
                            </w:rPr>
                            <m:t>F</m:t>
                          </w:ins>
                        </m:r>
                      </m:sub>
                      <m:sup>
                        <m:r>
                          <w:ins w:id="259" w:author="Daniel Noble" w:date="2020-06-10T08:55:00Z">
                            <w:rPr>
                              <w:rFonts w:ascii="Cambria Math" w:hAnsi="Cambria Math"/>
                              <w:sz w:val="20"/>
                              <w:szCs w:val="20"/>
                            </w:rPr>
                            <m:t>2</m:t>
                          </w:ins>
                        </m:r>
                      </m:sup>
                    </m:sSubSup>
                  </m:den>
                </m:f>
                <m:r>
                  <w:ins w:id="260" w:author="Daniel Noble" w:date="2020-06-10T08:55:00Z">
                    <w:rPr>
                      <w:rFonts w:ascii="Cambria Math" w:hAnsi="Cambria Math"/>
                      <w:sz w:val="20"/>
                      <w:szCs w:val="20"/>
                    </w:rPr>
                    <m:t>+</m:t>
                  </w:ins>
                </m:r>
                <m:f>
                  <m:fPr>
                    <m:ctrlPr>
                      <w:ins w:id="261" w:author="Daniel Noble" w:date="2020-06-10T08:55:00Z">
                        <w:rPr>
                          <w:rFonts w:ascii="Cambria Math" w:hAnsi="Cambria Math"/>
                          <w:sz w:val="20"/>
                          <w:szCs w:val="20"/>
                        </w:rPr>
                      </w:ins>
                    </m:ctrlPr>
                  </m:fPr>
                  <m:num>
                    <m:r>
                      <w:ins w:id="262" w:author="Daniel Noble" w:date="2020-06-10T08:55:00Z">
                        <w:rPr>
                          <w:rFonts w:ascii="Cambria Math" w:hAnsi="Cambria Math"/>
                          <w:sz w:val="20"/>
                          <w:szCs w:val="20"/>
                        </w:rPr>
                        <m:t>1</m:t>
                      </w:ins>
                    </m:r>
                  </m:num>
                  <m:den>
                    <m:r>
                      <w:ins w:id="263" w:author="Daniel Noble" w:date="2020-06-10T08:55:00Z">
                        <w:rPr>
                          <w:rFonts w:ascii="Cambria Math" w:hAnsi="Cambria Math"/>
                          <w:sz w:val="20"/>
                          <w:szCs w:val="20"/>
                        </w:rPr>
                        <m:t>2(</m:t>
                      </w:ins>
                    </m:r>
                    <m:sSub>
                      <m:sSubPr>
                        <m:ctrlPr>
                          <w:ins w:id="264" w:author="Daniel Noble" w:date="2020-06-10T08:55:00Z">
                            <w:rPr>
                              <w:rFonts w:ascii="Cambria Math" w:hAnsi="Cambria Math"/>
                              <w:sz w:val="20"/>
                              <w:szCs w:val="20"/>
                            </w:rPr>
                          </w:ins>
                        </m:ctrlPr>
                      </m:sSubPr>
                      <m:e>
                        <m:r>
                          <w:ins w:id="265" w:author="Daniel Noble" w:date="2020-06-10T08:55:00Z">
                            <w:rPr>
                              <w:rFonts w:ascii="Cambria Math" w:hAnsi="Cambria Math"/>
                              <w:sz w:val="20"/>
                              <w:szCs w:val="20"/>
                            </w:rPr>
                            <m:t>N</m:t>
                          </w:ins>
                        </m:r>
                      </m:e>
                      <m:sub>
                        <m:r>
                          <w:ins w:id="266" w:author="Daniel Noble" w:date="2020-06-10T08:55:00Z">
                            <w:rPr>
                              <w:rFonts w:ascii="Cambria Math" w:hAnsi="Cambria Math"/>
                              <w:sz w:val="20"/>
                              <w:szCs w:val="20"/>
                            </w:rPr>
                            <m:t>F</m:t>
                          </w:ins>
                        </m:r>
                      </m:sub>
                    </m:sSub>
                    <m:r>
                      <w:ins w:id="267" w:author="Daniel Noble" w:date="2020-06-10T08:55:00Z">
                        <w:rPr>
                          <w:rFonts w:ascii="Cambria Math" w:hAnsi="Cambria Math"/>
                          <w:sz w:val="20"/>
                          <w:szCs w:val="20"/>
                        </w:rPr>
                        <m:t>-1)</m:t>
                      </w:ins>
                    </m:r>
                  </m:den>
                </m:f>
                <m:r>
                  <w:ins w:id="268" w:author="Daniel Noble" w:date="2020-06-10T08:55:00Z">
                    <w:rPr>
                      <w:rFonts w:ascii="Cambria Math" w:hAnsi="Cambria Math"/>
                      <w:sz w:val="20"/>
                      <w:szCs w:val="20"/>
                    </w:rPr>
                    <m:t>-2</m:t>
                  </w:ins>
                </m:r>
                <m:sSub>
                  <m:sSubPr>
                    <m:ctrlPr>
                      <w:ins w:id="269" w:author="Daniel Noble" w:date="2020-06-10T08:55:00Z">
                        <w:rPr>
                          <w:rFonts w:ascii="Cambria Math" w:hAnsi="Cambria Math"/>
                          <w:sz w:val="20"/>
                          <w:szCs w:val="20"/>
                        </w:rPr>
                      </w:ins>
                    </m:ctrlPr>
                  </m:sSubPr>
                  <m:e>
                    <m:r>
                      <w:ins w:id="270" w:author="Daniel Noble" w:date="2020-06-10T08:55:00Z">
                        <w:rPr>
                          <w:rFonts w:ascii="Cambria Math" w:hAnsi="Cambria Math"/>
                          <w:sz w:val="20"/>
                          <w:szCs w:val="20"/>
                        </w:rPr>
                        <m:t>ρ</m:t>
                      </w:ins>
                    </m:r>
                  </m:e>
                  <m:sub>
                    <m:r>
                      <w:ins w:id="271" w:author="Daniel Noble" w:date="2020-06-10T08:55:00Z">
                        <w:rPr>
                          <w:rFonts w:ascii="Cambria Math" w:hAnsi="Cambria Math"/>
                          <w:sz w:val="20"/>
                          <w:szCs w:val="20"/>
                        </w:rPr>
                        <m:t>ln</m:t>
                      </w:ins>
                    </m:r>
                    <m:sSubSup>
                      <m:sSubSupPr>
                        <m:ctrlPr>
                          <w:ins w:id="272" w:author="Daniel Noble" w:date="2020-06-10T08:55:00Z">
                            <w:rPr>
                              <w:rFonts w:ascii="Cambria Math" w:hAnsi="Cambria Math"/>
                              <w:sz w:val="20"/>
                              <w:szCs w:val="20"/>
                            </w:rPr>
                          </w:ins>
                        </m:ctrlPr>
                      </m:sSubSupPr>
                      <m:e>
                        <m:bar>
                          <m:barPr>
                            <m:pos m:val="top"/>
                            <m:ctrlPr>
                              <w:ins w:id="273" w:author="Daniel Noble" w:date="2020-06-10T08:55:00Z">
                                <w:rPr>
                                  <w:rFonts w:ascii="Cambria Math" w:hAnsi="Cambria Math"/>
                                  <w:sz w:val="20"/>
                                  <w:szCs w:val="20"/>
                                </w:rPr>
                              </w:ins>
                            </m:ctrlPr>
                          </m:barPr>
                          <m:e>
                            <m:r>
                              <w:ins w:id="274" w:author="Daniel Noble" w:date="2020-06-10T08:55:00Z">
                                <w:rPr>
                                  <w:rFonts w:ascii="Cambria Math" w:hAnsi="Cambria Math"/>
                                  <w:sz w:val="20"/>
                                  <w:szCs w:val="20"/>
                                </w:rPr>
                                <m:t>X</m:t>
                              </w:ins>
                            </m:r>
                          </m:e>
                        </m:bar>
                      </m:e>
                      <m:sub>
                        <m:r>
                          <w:ins w:id="275" w:author="Daniel Noble" w:date="2020-06-10T08:55:00Z">
                            <w:rPr>
                              <w:rFonts w:ascii="Cambria Math" w:hAnsi="Cambria Math"/>
                              <w:sz w:val="20"/>
                              <w:szCs w:val="20"/>
                            </w:rPr>
                            <m:t>F</m:t>
                          </w:ins>
                        </m:r>
                      </m:sub>
                      <m:sup>
                        <m:r>
                          <w:ins w:id="276" w:author="Daniel Noble" w:date="2020-06-10T08:55:00Z">
                            <w:rPr>
                              <w:rFonts w:ascii="Cambria Math" w:hAnsi="Cambria Math"/>
                              <w:sz w:val="20"/>
                              <w:szCs w:val="20"/>
                            </w:rPr>
                            <m:t>2</m:t>
                          </w:ins>
                        </m:r>
                      </m:sup>
                    </m:sSubSup>
                    <m:r>
                      <w:ins w:id="277" w:author="Daniel Noble" w:date="2020-06-10T08:55:00Z">
                        <w:rPr>
                          <w:rFonts w:ascii="Cambria Math" w:hAnsi="Cambria Math"/>
                          <w:sz w:val="20"/>
                          <w:szCs w:val="20"/>
                        </w:rPr>
                        <m:t>,</m:t>
                      </w:ins>
                    </m:r>
                    <m:sSubSup>
                      <m:sSubSupPr>
                        <m:ctrlPr>
                          <w:ins w:id="278" w:author="Daniel Noble" w:date="2020-06-10T08:55:00Z">
                            <w:rPr>
                              <w:rFonts w:ascii="Cambria Math" w:hAnsi="Cambria Math"/>
                              <w:sz w:val="20"/>
                              <w:szCs w:val="20"/>
                            </w:rPr>
                          </w:ins>
                        </m:ctrlPr>
                      </m:sSubSupPr>
                      <m:e>
                        <m:bar>
                          <m:barPr>
                            <m:pos m:val="top"/>
                            <m:ctrlPr>
                              <w:ins w:id="279" w:author="Daniel Noble" w:date="2020-06-10T08:55:00Z">
                                <w:rPr>
                                  <w:rFonts w:ascii="Cambria Math" w:hAnsi="Cambria Math"/>
                                  <w:sz w:val="20"/>
                                  <w:szCs w:val="20"/>
                                </w:rPr>
                              </w:ins>
                            </m:ctrlPr>
                          </m:barPr>
                          <m:e>
                            <m:r>
                              <w:ins w:id="280" w:author="Daniel Noble" w:date="2020-06-10T08:55:00Z">
                                <w:rPr>
                                  <w:rFonts w:ascii="Cambria Math" w:hAnsi="Cambria Math"/>
                                  <w:sz w:val="20"/>
                                  <w:szCs w:val="20"/>
                                </w:rPr>
                                <m:t>SD</m:t>
                              </w:ins>
                            </m:r>
                          </m:e>
                        </m:bar>
                      </m:e>
                      <m:sub>
                        <m:r>
                          <w:ins w:id="281" w:author="Daniel Noble" w:date="2020-06-10T08:55:00Z">
                            <w:rPr>
                              <w:rFonts w:ascii="Cambria Math" w:hAnsi="Cambria Math"/>
                              <w:sz w:val="20"/>
                              <w:szCs w:val="20"/>
                            </w:rPr>
                            <m:t>F</m:t>
                          </w:ins>
                        </m:r>
                      </m:sub>
                      <m:sup>
                        <m:r>
                          <w:ins w:id="282" w:author="Daniel Noble" w:date="2020-06-10T08:55:00Z">
                            <w:rPr>
                              <w:rFonts w:ascii="Cambria Math" w:hAnsi="Cambria Math"/>
                              <w:sz w:val="20"/>
                              <w:szCs w:val="20"/>
                            </w:rPr>
                            <m:t>2</m:t>
                          </w:ins>
                        </m:r>
                      </m:sup>
                    </m:sSubSup>
                  </m:sub>
                </m:sSub>
                <m:rad>
                  <m:radPr>
                    <m:degHide m:val="1"/>
                    <m:ctrlPr>
                      <w:ins w:id="283" w:author="Daniel Noble" w:date="2020-06-10T08:55:00Z">
                        <w:rPr>
                          <w:rFonts w:ascii="Cambria Math" w:hAnsi="Cambria Math"/>
                          <w:sz w:val="20"/>
                          <w:szCs w:val="20"/>
                        </w:rPr>
                      </w:ins>
                    </m:ctrlPr>
                  </m:radPr>
                  <m:deg/>
                  <m:e>
                    <m:f>
                      <m:fPr>
                        <m:ctrlPr>
                          <w:ins w:id="284" w:author="Daniel Noble" w:date="2020-06-10T08:55:00Z">
                            <w:rPr>
                              <w:rFonts w:ascii="Cambria Math" w:hAnsi="Cambria Math"/>
                              <w:sz w:val="20"/>
                              <w:szCs w:val="20"/>
                            </w:rPr>
                          </w:ins>
                        </m:ctrlPr>
                      </m:fPr>
                      <m:num>
                        <m:r>
                          <w:ins w:id="285" w:author="Daniel Noble" w:date="2020-06-10T08:55:00Z">
                            <w:rPr>
                              <w:rFonts w:ascii="Cambria Math" w:hAnsi="Cambria Math"/>
                              <w:sz w:val="20"/>
                              <w:szCs w:val="20"/>
                            </w:rPr>
                            <m:t>S</m:t>
                          </w:ins>
                        </m:r>
                        <m:sSubSup>
                          <m:sSubSupPr>
                            <m:ctrlPr>
                              <w:ins w:id="286" w:author="Daniel Noble" w:date="2020-06-10T08:55:00Z">
                                <w:rPr>
                                  <w:rFonts w:ascii="Cambria Math" w:hAnsi="Cambria Math"/>
                                  <w:sz w:val="20"/>
                                  <w:szCs w:val="20"/>
                                </w:rPr>
                              </w:ins>
                            </m:ctrlPr>
                          </m:sSubSupPr>
                          <m:e>
                            <m:r>
                              <w:ins w:id="287" w:author="Daniel Noble" w:date="2020-06-10T08:55:00Z">
                                <w:rPr>
                                  <w:rFonts w:ascii="Cambria Math" w:hAnsi="Cambria Math"/>
                                  <w:sz w:val="20"/>
                                  <w:szCs w:val="20"/>
                                </w:rPr>
                                <m:t>D</m:t>
                              </w:ins>
                            </m:r>
                          </m:e>
                          <m:sub>
                            <m:r>
                              <w:ins w:id="288" w:author="Daniel Noble" w:date="2020-06-10T08:55:00Z">
                                <w:rPr>
                                  <w:rFonts w:ascii="Cambria Math" w:hAnsi="Cambria Math"/>
                                  <w:sz w:val="20"/>
                                  <w:szCs w:val="20"/>
                                </w:rPr>
                                <m:t>F</m:t>
                              </w:ins>
                            </m:r>
                          </m:sub>
                          <m:sup>
                            <m:r>
                              <w:ins w:id="289" w:author="Daniel Noble" w:date="2020-06-10T08:55:00Z">
                                <w:rPr>
                                  <w:rFonts w:ascii="Cambria Math" w:hAnsi="Cambria Math"/>
                                  <w:sz w:val="20"/>
                                  <w:szCs w:val="20"/>
                                </w:rPr>
                                <m:t>2</m:t>
                              </w:ins>
                            </m:r>
                          </m:sup>
                        </m:sSubSup>
                      </m:num>
                      <m:den>
                        <m:sSub>
                          <m:sSubPr>
                            <m:ctrlPr>
                              <w:ins w:id="290" w:author="Daniel Noble" w:date="2020-06-10T08:55:00Z">
                                <w:rPr>
                                  <w:rFonts w:ascii="Cambria Math" w:hAnsi="Cambria Math"/>
                                  <w:sz w:val="20"/>
                                  <w:szCs w:val="20"/>
                                </w:rPr>
                              </w:ins>
                            </m:ctrlPr>
                          </m:sSubPr>
                          <m:e>
                            <m:r>
                              <w:ins w:id="291" w:author="Daniel Noble" w:date="2020-06-10T08:55:00Z">
                                <w:rPr>
                                  <w:rFonts w:ascii="Cambria Math" w:hAnsi="Cambria Math"/>
                                  <w:sz w:val="20"/>
                                  <w:szCs w:val="20"/>
                                </w:rPr>
                                <m:t>N</m:t>
                              </w:ins>
                            </m:r>
                          </m:e>
                          <m:sub>
                            <m:r>
                              <w:ins w:id="292" w:author="Daniel Noble" w:date="2020-06-10T08:55:00Z">
                                <w:rPr>
                                  <w:rFonts w:ascii="Cambria Math" w:hAnsi="Cambria Math"/>
                                  <w:sz w:val="20"/>
                                  <w:szCs w:val="20"/>
                                </w:rPr>
                                <m:t>F</m:t>
                              </w:ins>
                            </m:r>
                          </m:sub>
                        </m:sSub>
                        <m:sSubSup>
                          <m:sSubSupPr>
                            <m:ctrlPr>
                              <w:ins w:id="293" w:author="Daniel Noble" w:date="2020-06-10T08:55:00Z">
                                <w:rPr>
                                  <w:rFonts w:ascii="Cambria Math" w:hAnsi="Cambria Math"/>
                                  <w:sz w:val="20"/>
                                  <w:szCs w:val="20"/>
                                </w:rPr>
                              </w:ins>
                            </m:ctrlPr>
                          </m:sSubSupPr>
                          <m:e>
                            <m:bar>
                              <m:barPr>
                                <m:pos m:val="top"/>
                                <m:ctrlPr>
                                  <w:ins w:id="294" w:author="Daniel Noble" w:date="2020-06-10T08:55:00Z">
                                    <w:rPr>
                                      <w:rFonts w:ascii="Cambria Math" w:hAnsi="Cambria Math"/>
                                      <w:sz w:val="20"/>
                                      <w:szCs w:val="20"/>
                                    </w:rPr>
                                  </w:ins>
                                </m:ctrlPr>
                              </m:barPr>
                              <m:e>
                                <m:r>
                                  <w:ins w:id="295" w:author="Daniel Noble" w:date="2020-06-10T08:55:00Z">
                                    <w:rPr>
                                      <w:rFonts w:ascii="Cambria Math" w:hAnsi="Cambria Math"/>
                                      <w:sz w:val="20"/>
                                      <w:szCs w:val="20"/>
                                    </w:rPr>
                                    <m:t>X</m:t>
                                  </w:ins>
                                </m:r>
                              </m:e>
                            </m:bar>
                          </m:e>
                          <m:sub>
                            <m:r>
                              <w:ins w:id="296" w:author="Daniel Noble" w:date="2020-06-10T08:55:00Z">
                                <w:rPr>
                                  <w:rFonts w:ascii="Cambria Math" w:hAnsi="Cambria Math"/>
                                  <w:sz w:val="20"/>
                                  <w:szCs w:val="20"/>
                                </w:rPr>
                                <m:t>F</m:t>
                              </w:ins>
                            </m:r>
                          </m:sub>
                          <m:sup>
                            <m:r>
                              <w:ins w:id="297" w:author="Daniel Noble" w:date="2020-06-10T08:55:00Z">
                                <w:rPr>
                                  <w:rFonts w:ascii="Cambria Math" w:hAnsi="Cambria Math"/>
                                  <w:sz w:val="20"/>
                                  <w:szCs w:val="20"/>
                                </w:rPr>
                                <m:t>2</m:t>
                              </w:ins>
                            </m:r>
                          </m:sup>
                        </m:sSubSup>
                      </m:den>
                    </m:f>
                    <m:f>
                      <m:fPr>
                        <m:ctrlPr>
                          <w:ins w:id="298" w:author="Daniel Noble" w:date="2020-06-10T08:55:00Z">
                            <w:rPr>
                              <w:rFonts w:ascii="Cambria Math" w:hAnsi="Cambria Math"/>
                              <w:sz w:val="20"/>
                              <w:szCs w:val="20"/>
                            </w:rPr>
                          </w:ins>
                        </m:ctrlPr>
                      </m:fPr>
                      <m:num>
                        <m:r>
                          <w:ins w:id="299" w:author="Daniel Noble" w:date="2020-06-10T08:55:00Z">
                            <w:rPr>
                              <w:rFonts w:ascii="Cambria Math" w:hAnsi="Cambria Math"/>
                              <w:sz w:val="20"/>
                              <w:szCs w:val="20"/>
                            </w:rPr>
                            <m:t>1</m:t>
                          </w:ins>
                        </m:r>
                      </m:num>
                      <m:den>
                        <m:r>
                          <w:ins w:id="300" w:author="Daniel Noble" w:date="2020-06-10T08:55:00Z">
                            <w:rPr>
                              <w:rFonts w:ascii="Cambria Math" w:hAnsi="Cambria Math"/>
                              <w:sz w:val="20"/>
                              <w:szCs w:val="20"/>
                            </w:rPr>
                            <m:t>2(</m:t>
                          </w:ins>
                        </m:r>
                        <m:sSub>
                          <m:sSubPr>
                            <m:ctrlPr>
                              <w:ins w:id="301" w:author="Daniel Noble" w:date="2020-06-10T08:55:00Z">
                                <w:rPr>
                                  <w:rFonts w:ascii="Cambria Math" w:hAnsi="Cambria Math"/>
                                  <w:sz w:val="20"/>
                                  <w:szCs w:val="20"/>
                                </w:rPr>
                              </w:ins>
                            </m:ctrlPr>
                          </m:sSubPr>
                          <m:e>
                            <m:r>
                              <w:ins w:id="302" w:author="Daniel Noble" w:date="2020-06-10T08:55:00Z">
                                <w:rPr>
                                  <w:rFonts w:ascii="Cambria Math" w:hAnsi="Cambria Math"/>
                                  <w:sz w:val="20"/>
                                  <w:szCs w:val="20"/>
                                </w:rPr>
                                <m:t>N</m:t>
                              </w:ins>
                            </m:r>
                          </m:e>
                          <m:sub>
                            <m:r>
                              <w:ins w:id="303" w:author="Daniel Noble" w:date="2020-06-10T08:55:00Z">
                                <w:rPr>
                                  <w:rFonts w:ascii="Cambria Math" w:hAnsi="Cambria Math"/>
                                  <w:sz w:val="20"/>
                                  <w:szCs w:val="20"/>
                                </w:rPr>
                                <m:t>F</m:t>
                              </w:ins>
                            </m:r>
                          </m:sub>
                        </m:sSub>
                        <m:r>
                          <w:ins w:id="304" w:author="Daniel Noble" w:date="2020-06-10T08:55:00Z">
                            <w:rPr>
                              <w:rFonts w:ascii="Cambria Math" w:hAnsi="Cambria Math"/>
                              <w:sz w:val="20"/>
                              <w:szCs w:val="20"/>
                            </w:rPr>
                            <m:t>-1)</m:t>
                          </w:ins>
                        </m:r>
                      </m:den>
                    </m:f>
                  </m:e>
                </m:rad>
                <w:commentRangeEnd w:id="178"/>
                <m:r>
                  <w:ins w:id="305" w:author="Daniel Noble" w:date="2020-06-10T08:56:00Z">
                    <m:rPr>
                      <m:sty m:val="p"/>
                    </m:rPr>
                    <w:rPr>
                      <w:rStyle w:val="CommentReference"/>
                    </w:rPr>
                    <w:commentReference w:id="178"/>
                  </w:ins>
                </m:r>
              </m:e>
            </m:mr>
          </m:m>
        </m:oMath>
      </m:oMathPara>
    </w:p>
    <w:p w14:paraId="28BC0484" w14:textId="77777777" w:rsidR="005C69F2" w:rsidRPr="00741460"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5006078E" w14:textId="77777777" w:rsidR="005C69F2" w:rsidRDefault="005C69F2" w:rsidP="005C69F2">
      <w:pPr>
        <w:contextualSpacing/>
        <w:rPr>
          <w:rFonts w:ascii="Garamond" w:hAnsi="Garamond"/>
        </w:rPr>
      </w:pPr>
    </w:p>
    <w:p w14:paraId="125CB6FE" w14:textId="77777777"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7777777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proofErr w:type="spellStart"/>
      <w:r w:rsidRPr="00BB22AF">
        <w:rPr>
          <w:rFonts w:ascii="Garamond" w:hAnsi="Garamond"/>
        </w:rPr>
        <w:t>Réale</w:t>
      </w:r>
      <w:proofErr w:type="spellEnd"/>
      <w:r w:rsidRPr="00BB22AF">
        <w:rPr>
          <w:rFonts w:ascii="Garamond" w:hAnsi="Garamond"/>
        </w:rPr>
        <w:t xml:space="preserv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We also recorded the taxonomic group (‘invertebrates’, ‘fish’, ‘amphibians’, ‘reptiles’, ‘birds’, ‘mammals’), the age of the sample (‘juveniles’ or ‘adults’), whether the study population was from the lab or the wild, and whether the study was conducted in the lab or field given this is expected to affect behaviour (</w:t>
      </w:r>
      <w:proofErr w:type="spellStart"/>
      <w:r>
        <w:rPr>
          <w:rFonts w:ascii="Garamond" w:hAnsi="Garamond"/>
        </w:rPr>
        <w:t>Tarka</w:t>
      </w:r>
      <w:proofErr w:type="spellEnd"/>
      <w:r>
        <w:rPr>
          <w:rFonts w:ascii="Garamond" w:hAnsi="Garamond"/>
        </w:rPr>
        <w:t xml:space="preserve">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w:t>
      </w:r>
      <w:proofErr w:type="spellStart"/>
      <w:r>
        <w:rPr>
          <w:rFonts w:ascii="Garamond" w:hAnsi="Garamond"/>
        </w:rPr>
        <w:t>Székely</w:t>
      </w:r>
      <w:proofErr w:type="spellEnd"/>
      <w:r>
        <w:rPr>
          <w:rFonts w:ascii="Garamond" w:hAnsi="Garamond"/>
        </w:rPr>
        <w:t xml:space="preserve">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xml:space="preserve">. 2007; fish: Walker &amp; McCormick 2009; mammals: </w:t>
      </w:r>
      <w:proofErr w:type="spellStart"/>
      <w:r>
        <w:rPr>
          <w:rFonts w:ascii="Garamond" w:hAnsi="Garamond"/>
        </w:rPr>
        <w:t>Promislow</w:t>
      </w:r>
      <w:proofErr w:type="spellEnd"/>
      <w:r>
        <w:rPr>
          <w:rFonts w:ascii="Garamond" w:hAnsi="Garamond"/>
        </w:rPr>
        <w:t xml:space="preserve"> 1992). We created an SSD index by taking the ratio of male and female mean body size, mass or another sexually dimorphic trait (e.g. wing length), and used the following calculation (</w:t>
      </w:r>
      <w:r w:rsidRPr="007A777B">
        <w:rPr>
          <w:rFonts w:ascii="Garamond" w:hAnsi="Garamond"/>
          <w:color w:val="FF0000"/>
        </w:rPr>
        <w:t>reference</w:t>
      </w:r>
      <w:r>
        <w:rPr>
          <w:rFonts w:ascii="Garamond" w:hAnsi="Garamond"/>
        </w:rPr>
        <w:t>):</w:t>
      </w:r>
    </w:p>
    <w:p w14:paraId="2EFFBA0A" w14:textId="77777777" w:rsidR="005C69F2" w:rsidRDefault="005C69F2" w:rsidP="005C69F2">
      <w:pPr>
        <w:contextualSpacing/>
        <w:rPr>
          <w:rFonts w:ascii="Garamond" w:hAnsi="Garamond"/>
        </w:rPr>
      </w:pPr>
    </w:p>
    <w:p w14:paraId="2390EE52" w14:textId="79FEF872" w:rsidR="005C69F2" w:rsidRPr="006C31C4" w:rsidRDefault="005C69F2" w:rsidP="005C69F2">
      <w:pPr>
        <w:pStyle w:val="ListParagraph"/>
        <w:rPr>
          <w:ins w:id="306" w:author="Daniel Noble" w:date="2020-06-10T09:09:00Z"/>
          <w:rFonts w:ascii="Garamond" w:eastAsiaTheme="minorEastAsia" w:hAnsi="Garamond"/>
          <w:sz w:val="22"/>
        </w:rPr>
      </w:pPr>
      <m:oMathPara>
        <m:oMath>
          <m:r>
            <w:rPr>
              <w:rFonts w:ascii="Cambria Math" w:hAnsi="Cambria Math"/>
              <w:sz w:val="22"/>
            </w:rPr>
            <m:t>1-(</m:t>
          </m:r>
          <w:commentRangeStart w:id="307"/>
          <m:f>
            <m:fPr>
              <m:ctrlPr>
                <w:rPr>
                  <w:rFonts w:ascii="Cambria Math" w:hAnsi="Cambria Math"/>
                  <w:i/>
                  <w:sz w:val="22"/>
                </w:rPr>
              </m:ctrlPr>
            </m:fPr>
            <m:num>
              <m:r>
                <w:rPr>
                  <w:rFonts w:ascii="Cambria Math" w:hAnsi="Cambria Math"/>
                  <w:sz w:val="22"/>
                </w:rPr>
                <m:t>mean male body size</m:t>
              </m:r>
            </m:num>
            <m:den>
              <m:r>
                <w:rPr>
                  <w:rFonts w:ascii="Cambria Math" w:hAnsi="Cambria Math"/>
                  <w:sz w:val="22"/>
                </w:rPr>
                <m:t>mean female body size</m:t>
              </m:r>
            </m:den>
          </m:f>
          <m:r>
            <w:rPr>
              <w:rFonts w:ascii="Cambria Math" w:hAnsi="Cambria Math"/>
              <w:sz w:val="22"/>
            </w:rPr>
            <m:t>)</m:t>
          </m:r>
          <w:commentRangeEnd w:id="307"/>
          <m:r>
            <m:rPr>
              <m:sty m:val="p"/>
            </m:rPr>
            <w:rPr>
              <w:rStyle w:val="CommentReference"/>
            </w:rPr>
            <w:commentReference w:id="307"/>
          </m:r>
        </m:oMath>
      </m:oMathPara>
    </w:p>
    <w:p w14:paraId="458E1C15" w14:textId="64DCD498" w:rsidR="006C31C4" w:rsidRPr="007A777B" w:rsidRDefault="00DA36DD" w:rsidP="005C69F2">
      <w:pPr>
        <w:pStyle w:val="ListParagraph"/>
        <w:rPr>
          <w:rFonts w:ascii="Garamond" w:hAnsi="Garamond"/>
          <w:sz w:val="22"/>
        </w:rPr>
      </w:pPr>
      <m:oMathPara>
        <m:oMath>
          <m:m>
            <m:mPr>
              <m:plcHide m:val="1"/>
              <m:mcs>
                <m:mc>
                  <m:mcPr>
                    <m:count m:val="1"/>
                    <m:mcJc m:val="right"/>
                  </m:mcPr>
                </m:mc>
              </m:mcs>
              <m:ctrlPr>
                <w:ins w:id="308" w:author="Daniel Noble" w:date="2020-06-10T09:09:00Z">
                  <w:rPr>
                    <w:rFonts w:ascii="Cambria Math" w:hAnsi="Cambria Math"/>
                  </w:rPr>
                </w:ins>
              </m:ctrlPr>
            </m:mPr>
            <m:mr>
              <m:e>
                <m:r>
                  <w:ins w:id="309" w:author="Daniel Noble" w:date="2020-06-10T09:09:00Z">
                    <w:rPr>
                      <w:rFonts w:ascii="Cambria Math" w:hAnsi="Cambria Math"/>
                    </w:rPr>
                    <m:t>SSD=1-</m:t>
                  </w:ins>
                </m:r>
                <m:d>
                  <m:dPr>
                    <m:ctrlPr>
                      <w:ins w:id="310" w:author="Daniel Noble" w:date="2020-06-10T09:09:00Z">
                        <w:rPr>
                          <w:rFonts w:ascii="Cambria Math" w:hAnsi="Cambria Math"/>
                        </w:rPr>
                      </w:ins>
                    </m:ctrlPr>
                  </m:dPr>
                  <m:e>
                    <m:f>
                      <m:fPr>
                        <m:ctrlPr>
                          <w:ins w:id="311" w:author="Daniel Noble" w:date="2020-06-10T09:09:00Z">
                            <w:rPr>
                              <w:rFonts w:ascii="Cambria Math" w:hAnsi="Cambria Math"/>
                            </w:rPr>
                          </w:ins>
                        </m:ctrlPr>
                      </m:fPr>
                      <m:num>
                        <m:sSub>
                          <m:sSubPr>
                            <m:ctrlPr>
                              <w:ins w:id="312" w:author="Daniel Noble" w:date="2020-06-10T09:09:00Z">
                                <w:rPr>
                                  <w:rFonts w:ascii="Cambria Math" w:hAnsi="Cambria Math"/>
                                </w:rPr>
                              </w:ins>
                            </m:ctrlPr>
                          </m:sSubPr>
                          <m:e>
                            <m:bar>
                              <m:barPr>
                                <m:pos m:val="top"/>
                                <m:ctrlPr>
                                  <w:ins w:id="313" w:author="Daniel Noble" w:date="2020-06-10T09:09:00Z">
                                    <w:rPr>
                                      <w:rFonts w:ascii="Cambria Math" w:hAnsi="Cambria Math"/>
                                    </w:rPr>
                                  </w:ins>
                                </m:ctrlPr>
                              </m:barPr>
                              <m:e>
                                <m:r>
                                  <w:ins w:id="314" w:author="Daniel Noble" w:date="2020-06-10T09:09:00Z">
                                    <w:rPr>
                                      <w:rFonts w:ascii="Cambria Math" w:hAnsi="Cambria Math"/>
                                    </w:rPr>
                                    <m:t>X</m:t>
                                  </w:ins>
                                </m:r>
                              </m:e>
                            </m:bar>
                          </m:e>
                          <m:sub>
                            <m:sSub>
                              <m:sSubPr>
                                <m:ctrlPr>
                                  <w:ins w:id="315" w:author="Daniel Noble" w:date="2020-06-10T09:09:00Z">
                                    <w:rPr>
                                      <w:rFonts w:ascii="Cambria Math" w:hAnsi="Cambria Math"/>
                                    </w:rPr>
                                  </w:ins>
                                </m:ctrlPr>
                              </m:sSubPr>
                              <m:e>
                                <m:r>
                                  <w:ins w:id="316" w:author="Daniel Noble" w:date="2020-06-10T09:09:00Z">
                                    <w:rPr>
                                      <w:rFonts w:ascii="Cambria Math" w:hAnsi="Cambria Math"/>
                                    </w:rPr>
                                    <m:t>M</m:t>
                                  </w:ins>
                                </m:r>
                              </m:e>
                              <m:sub>
                                <m:r>
                                  <w:ins w:id="317" w:author="Daniel Noble" w:date="2020-06-10T09:09:00Z">
                                    <w:rPr>
                                      <w:rFonts w:ascii="Cambria Math" w:hAnsi="Cambria Math"/>
                                    </w:rPr>
                                    <m:t>bodysize</m:t>
                                  </w:ins>
                                </m:r>
                              </m:sub>
                            </m:sSub>
                          </m:sub>
                        </m:sSub>
                      </m:num>
                      <m:den>
                        <m:sSub>
                          <m:sSubPr>
                            <m:ctrlPr>
                              <w:ins w:id="318" w:author="Daniel Noble" w:date="2020-06-10T09:09:00Z">
                                <w:rPr>
                                  <w:rFonts w:ascii="Cambria Math" w:hAnsi="Cambria Math"/>
                                </w:rPr>
                              </w:ins>
                            </m:ctrlPr>
                          </m:sSubPr>
                          <m:e>
                            <m:bar>
                              <m:barPr>
                                <m:pos m:val="top"/>
                                <m:ctrlPr>
                                  <w:ins w:id="319" w:author="Daniel Noble" w:date="2020-06-10T09:09:00Z">
                                    <w:rPr>
                                      <w:rFonts w:ascii="Cambria Math" w:hAnsi="Cambria Math"/>
                                    </w:rPr>
                                  </w:ins>
                                </m:ctrlPr>
                              </m:barPr>
                              <m:e>
                                <m:r>
                                  <w:ins w:id="320" w:author="Daniel Noble" w:date="2020-06-10T09:09:00Z">
                                    <w:rPr>
                                      <w:rFonts w:ascii="Cambria Math" w:hAnsi="Cambria Math"/>
                                    </w:rPr>
                                    <m:t>X</m:t>
                                  </w:ins>
                                </m:r>
                              </m:e>
                            </m:bar>
                          </m:e>
                          <m:sub>
                            <m:sSub>
                              <m:sSubPr>
                                <m:ctrlPr>
                                  <w:ins w:id="321" w:author="Daniel Noble" w:date="2020-06-10T09:09:00Z">
                                    <w:rPr>
                                      <w:rFonts w:ascii="Cambria Math" w:hAnsi="Cambria Math"/>
                                    </w:rPr>
                                  </w:ins>
                                </m:ctrlPr>
                              </m:sSubPr>
                              <m:e>
                                <m:r>
                                  <w:ins w:id="322" w:author="Daniel Noble" w:date="2020-06-10T09:09:00Z">
                                    <w:rPr>
                                      <w:rFonts w:ascii="Cambria Math" w:hAnsi="Cambria Math"/>
                                    </w:rPr>
                                    <m:t>F</m:t>
                                  </w:ins>
                                </m:r>
                              </m:e>
                              <m:sub>
                                <m:r>
                                  <w:ins w:id="323" w:author="Daniel Noble" w:date="2020-06-10T09:09:00Z">
                                    <w:rPr>
                                      <w:rFonts w:ascii="Cambria Math" w:hAnsi="Cambria Math"/>
                                    </w:rPr>
                                    <m:t>bodysize</m:t>
                                  </w:ins>
                                </m:r>
                              </m:sub>
                            </m:sSub>
                          </m:sub>
                        </m:sSub>
                      </m:den>
                    </m:f>
                  </m:e>
                </m:d>
              </m:e>
            </m:mr>
          </m:m>
        </m:oMath>
      </m:oMathPara>
    </w:p>
    <w:p w14:paraId="0A138DB8" w14:textId="77777777" w:rsidR="005C69F2" w:rsidRDefault="005C69F2" w:rsidP="005C69F2">
      <w:pPr>
        <w:contextualSpacing/>
        <w:rPr>
          <w:rFonts w:ascii="Garamond" w:hAnsi="Garamond"/>
        </w:rPr>
      </w:pPr>
    </w:p>
    <w:p w14:paraId="2B307BB9" w14:textId="77777777" w:rsidR="005C69F2" w:rsidRDefault="005C69F2" w:rsidP="005C69F2">
      <w:pPr>
        <w:contextualSpacing/>
        <w:rPr>
          <w:rFonts w:ascii="Garamond" w:hAnsi="Garamond"/>
        </w:rPr>
      </w:pPr>
      <w:r>
        <w:rPr>
          <w:rFonts w:ascii="Garamond" w:hAnsi="Garamond"/>
        </w:rPr>
        <w:t xml:space="preserve">Our second measure attempting to capture the strength of sexual selection was the type of mating system (‘polygynous’, polygamous’, ‘monogamous’, polyandrous’). While mating system is a more indirect measure, a greater amount of data was available to categorise species compared with measures of direct SSD between the sexes. Lastly, we also categorised the parental care strategies exhibited by each species within and across studies (‘biparental’, ‘maternal’, ‘paternal’, ‘none’). 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t>
      </w:r>
    </w:p>
    <w:p w14:paraId="7E0744AA" w14:textId="77777777" w:rsidR="005C69F2" w:rsidRDefault="005C69F2" w:rsidP="005C69F2">
      <w:pPr>
        <w:contextualSpacing/>
        <w:rPr>
          <w:rFonts w:ascii="Garamond" w:hAnsi="Garamond"/>
        </w:rPr>
      </w:pPr>
    </w:p>
    <w:p w14:paraId="77E23380" w14:textId="77777777" w:rsidR="005C69F2" w:rsidRDefault="005C69F2" w:rsidP="005C69F2">
      <w:pPr>
        <w:contextualSpacing/>
        <w:rPr>
          <w:rFonts w:ascii="Garamond" w:hAnsi="Garamond"/>
        </w:rPr>
      </w:pPr>
      <w:r w:rsidRPr="001117A2">
        <w:rPr>
          <w:rFonts w:ascii="Garamond" w:hAnsi="Garamond"/>
          <w:i/>
          <w:iCs/>
        </w:rPr>
        <w:t>Meta-analyses</w:t>
      </w:r>
    </w:p>
    <w:p w14:paraId="3BDEBE8B" w14:textId="04A53F5B" w:rsidR="005C69F2" w:rsidRDefault="005C69F2" w:rsidP="000F5ABF">
      <w:pPr>
        <w:ind w:firstLine="720"/>
        <w:contextualSpacing/>
        <w:rPr>
          <w:rFonts w:ascii="Garamond" w:hAnsi="Garamond"/>
        </w:rPr>
      </w:pPr>
      <w:r>
        <w:rPr>
          <w:rFonts w:ascii="Garamond" w:hAnsi="Garamond"/>
        </w:rPr>
        <w:t xml:space="preserve">We modelled SMD and </w:t>
      </w:r>
      <w:proofErr w:type="spellStart"/>
      <w:r>
        <w:rPr>
          <w:rFonts w:ascii="Garamond" w:hAnsi="Garamond"/>
        </w:rPr>
        <w:t>lnCVR</w:t>
      </w:r>
      <w:proofErr w:type="spellEnd"/>
      <w:r>
        <w:rPr>
          <w:rFonts w:ascii="Garamond" w:hAnsi="Garamond"/>
        </w:rPr>
        <w:t xml:space="preserve"> using multi-level meta-analytic (MLMA) and multi-level meta-regression (MLMR) models in R using the package </w:t>
      </w:r>
      <w:proofErr w:type="spellStart"/>
      <w:r w:rsidRPr="00580E74">
        <w:rPr>
          <w:rFonts w:ascii="Garamond" w:hAnsi="Garamond"/>
          <w:i/>
          <w:iCs/>
        </w:rPr>
        <w:t>metafor</w:t>
      </w:r>
      <w:proofErr w:type="spellEnd"/>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r w:rsidRPr="00580E74">
        <w:rPr>
          <w:rFonts w:ascii="Garamond" w:hAnsi="Garamond"/>
          <w:lang w:val="en-US"/>
        </w:rPr>
        <w:t>Viechtbauer, 2010; R Core Team, 2019)</w:t>
      </w:r>
      <w:r w:rsidRPr="00580E74">
        <w:rPr>
          <w:rFonts w:ascii="Garamond" w:hAnsi="Garamond"/>
        </w:rPr>
        <w:fldChar w:fldCharType="end"/>
      </w:r>
      <w:r>
        <w:rPr>
          <w:rFonts w:ascii="Garamond" w:hAnsi="Garamond"/>
        </w:rPr>
        <w:t xml:space="preserve">. In all 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w:t>
      </w:r>
      <w:del w:id="324" w:author="Daniel Noble" w:date="2020-06-10T08:10:00Z">
        <w:r w:rsidDel="001429C7">
          <w:rPr>
            <w:rFonts w:ascii="Garamond" w:hAnsi="Garamond"/>
          </w:rPr>
          <w:delText>does not estimate this by default</w:delText>
        </w:r>
      </w:del>
      <w:ins w:id="325" w:author="Daniel Noble" w:date="2020-06-10T08:10:00Z">
        <w:r w:rsidR="001429C7">
          <w:rPr>
            <w:rFonts w:ascii="Garamond" w:hAnsi="Garamond"/>
          </w:rPr>
          <w:t>to explicitly estimate within study variation</w:t>
        </w:r>
      </w:ins>
      <w:r>
        <w:rPr>
          <w:rFonts w:ascii="Garamond" w:hAnsi="Garamond"/>
        </w:rPr>
        <w:t xml:space="preserve">.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proofErr w:type="spellStart"/>
      <w:r>
        <w:rPr>
          <w:rFonts w:ascii="Garamond" w:hAnsi="Garamond"/>
        </w:rPr>
        <w:t>Hinchcliff</w:t>
      </w:r>
      <w:proofErr w:type="spellEnd"/>
      <w:r>
        <w:rPr>
          <w:rFonts w:ascii="Garamond" w:hAnsi="Garamond"/>
        </w:rPr>
        <w:t xml:space="preserve">,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w:t>
      </w:r>
      <w:del w:id="326" w:author="Daniel Noble" w:date="2020-06-10T08:11:00Z">
        <w:r w:rsidDel="00A82A8C">
          <w:rPr>
            <w:rFonts w:ascii="Garamond" w:hAnsi="Garamond"/>
          </w:rPr>
          <w:delText>(</w:delText>
        </w:r>
      </w:del>
      <w:r>
        <w:rPr>
          <w:rFonts w:ascii="Garamond" w:hAnsi="Garamond"/>
        </w:rPr>
        <w:t>TimeTree.org</w:t>
      </w:r>
      <w:del w:id="327" w:author="Daniel Noble" w:date="2020-06-10T08:11:00Z">
        <w:r w:rsidDel="00A82A8C">
          <w:rPr>
            <w:rFonts w:ascii="Garamond" w:hAnsi="Garamond"/>
          </w:rPr>
          <w:delText>)</w:delText>
        </w:r>
      </w:del>
      <w:r>
        <w:rPr>
          <w:rFonts w:ascii="Garamond" w:hAnsi="Garamond"/>
        </w:rPr>
        <w:t>. In some instances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Pr>
          <w:rFonts w:ascii="Garamond" w:hAnsi="Garamond"/>
        </w:rPr>
        <w:t xml:space="preserve">), which is simply the proportion of total variance in effect size estimates excluding the total sampling variance. </w:t>
      </w:r>
    </w:p>
    <w:p w14:paraId="6B40BCE0" w14:textId="77777777" w:rsidR="005C69F2" w:rsidRDefault="005C69F2" w:rsidP="005C69F2">
      <w:pPr>
        <w:contextualSpacing/>
        <w:rPr>
          <w:rFonts w:ascii="Garamond" w:hAnsi="Garamond"/>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proofErr w:type="spellStart"/>
      <w:r>
        <w:rPr>
          <w:rFonts w:ascii="Garamond" w:hAnsi="Garamond"/>
        </w:rPr>
        <w:t>Schuett</w:t>
      </w:r>
      <w:proofErr w:type="spellEnd"/>
      <w:r>
        <w:rPr>
          <w:rFonts w:ascii="Garamond" w:hAnsi="Garamond"/>
        </w:rPr>
        <w:t xml:space="preserve">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w:t>
      </w:r>
      <w:commentRangeStart w:id="328"/>
      <w:r>
        <w:rPr>
          <w:rFonts w:ascii="Garamond" w:hAnsi="Garamond"/>
        </w:rPr>
        <w:t>or 2) mating system, moderated effect sizes.</w:t>
      </w:r>
      <w:commentRangeEnd w:id="328"/>
      <w:r w:rsidR="006F10B2">
        <w:rPr>
          <w:rStyle w:val="CommentReference"/>
        </w:rPr>
        <w:commentReference w:id="328"/>
      </w:r>
      <w:r>
        <w:rPr>
          <w:rFonts w:ascii="Garamond" w:hAnsi="Garamond"/>
        </w:rPr>
        <w:t xml:space="preserve"> We predicted that species with strong SSD or that have polygynous mating systems would show stronger differences in mean and variance. However, we also expected such effects to depend on the personality trait being measured. As such, we fitted a model that included </w:t>
      </w:r>
      <w:r>
        <w:rPr>
          <w:rFonts w:ascii="Garamond" w:hAnsi="Garamond"/>
        </w:rPr>
        <w:lastRenderedPageBreak/>
        <w:t xml:space="preserve">personality trait type, SSD and their interaction and a second model that included personality trait type, mating system and their interaction. We present meta-analytic mean estimates and 95% confidence intervals from our models throughout. </w:t>
      </w:r>
    </w:p>
    <w:p w14:paraId="2D9ACA2C" w14:textId="3957E755"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13901E7F" w14:textId="1AEEA49D" w:rsidR="003E2881" w:rsidRDefault="003E2881" w:rsidP="005C69F2">
      <w:pPr>
        <w:contextualSpacing/>
        <w:rPr>
          <w:rFonts w:ascii="Garamond" w:hAnsi="Garamond"/>
        </w:rPr>
      </w:pPr>
    </w:p>
    <w:p w14:paraId="502DD089" w14:textId="08A5E5C6" w:rsidR="003E2881" w:rsidRDefault="003E2881" w:rsidP="005C69F2">
      <w:pPr>
        <w:contextualSpacing/>
        <w:rPr>
          <w:rFonts w:ascii="Garamond" w:hAnsi="Garamond"/>
        </w:rPr>
      </w:pPr>
    </w:p>
    <w:p w14:paraId="64AF3D13" w14:textId="77777777" w:rsidR="00646A76" w:rsidRDefault="00646A76" w:rsidP="003E2881">
      <w:pPr>
        <w:rPr>
          <w:rFonts w:ascii="Garamond" w:hAnsi="Garamond"/>
        </w:rPr>
      </w:pPr>
    </w:p>
    <w:p w14:paraId="38BA3C1D" w14:textId="77777777" w:rsidR="00646A76" w:rsidRDefault="00646A76" w:rsidP="003E2881">
      <w:pPr>
        <w:rPr>
          <w:rFonts w:ascii="Garamond" w:hAnsi="Garamond"/>
        </w:rPr>
      </w:pPr>
    </w:p>
    <w:p w14:paraId="467FE642" w14:textId="77777777" w:rsidR="00646A76" w:rsidRDefault="00646A76" w:rsidP="003E2881">
      <w:pPr>
        <w:rPr>
          <w:rFonts w:ascii="Garamond" w:hAnsi="Garamond"/>
        </w:rPr>
      </w:pPr>
    </w:p>
    <w:p w14:paraId="356B4EF1" w14:textId="77777777" w:rsidR="00646A76" w:rsidRDefault="00646A76" w:rsidP="003E2881">
      <w:pPr>
        <w:rPr>
          <w:rFonts w:ascii="Garamond" w:hAnsi="Garamond"/>
        </w:rPr>
      </w:pPr>
    </w:p>
    <w:p w14:paraId="1A719D81" w14:textId="77777777" w:rsidR="00646A76" w:rsidRDefault="00646A76" w:rsidP="003E2881">
      <w:pPr>
        <w:rPr>
          <w:rFonts w:ascii="Garamond" w:hAnsi="Garamond"/>
        </w:rPr>
      </w:pPr>
    </w:p>
    <w:p w14:paraId="01F25B47" w14:textId="77777777" w:rsidR="00646A76" w:rsidRDefault="00646A76" w:rsidP="003E2881">
      <w:pPr>
        <w:rPr>
          <w:rFonts w:ascii="Garamond" w:hAnsi="Garamond"/>
        </w:rPr>
      </w:pPr>
    </w:p>
    <w:p w14:paraId="40AF90DD" w14:textId="77777777" w:rsidR="00646A76" w:rsidRDefault="00646A76" w:rsidP="003E2881">
      <w:pPr>
        <w:rPr>
          <w:rFonts w:ascii="Garamond" w:hAnsi="Garamond"/>
        </w:rPr>
      </w:pPr>
    </w:p>
    <w:p w14:paraId="2663524A" w14:textId="77777777" w:rsidR="00646A76" w:rsidRDefault="00646A76" w:rsidP="003E2881">
      <w:pPr>
        <w:rPr>
          <w:rFonts w:ascii="Garamond" w:hAnsi="Garamond"/>
        </w:rPr>
      </w:pPr>
    </w:p>
    <w:p w14:paraId="2162B209" w14:textId="77777777" w:rsidR="00646A76" w:rsidRDefault="00646A76" w:rsidP="003E2881">
      <w:pPr>
        <w:rPr>
          <w:rFonts w:ascii="Garamond" w:hAnsi="Garamond"/>
        </w:rPr>
      </w:pPr>
    </w:p>
    <w:p w14:paraId="67BFA5E0" w14:textId="77777777" w:rsidR="00646A76" w:rsidRDefault="00646A76" w:rsidP="003E2881">
      <w:pPr>
        <w:rPr>
          <w:rFonts w:ascii="Garamond" w:hAnsi="Garamond"/>
        </w:rPr>
      </w:pPr>
    </w:p>
    <w:p w14:paraId="6E3143B9" w14:textId="77777777" w:rsidR="00646A76" w:rsidRDefault="00646A76" w:rsidP="003E2881">
      <w:pPr>
        <w:rPr>
          <w:rFonts w:ascii="Garamond" w:hAnsi="Garamond"/>
        </w:rPr>
      </w:pPr>
    </w:p>
    <w:p w14:paraId="652BF656" w14:textId="77777777" w:rsidR="00646A76" w:rsidRDefault="00646A76" w:rsidP="003E2881">
      <w:pPr>
        <w:rPr>
          <w:rFonts w:ascii="Garamond" w:hAnsi="Garamond"/>
        </w:rPr>
      </w:pPr>
    </w:p>
    <w:p w14:paraId="33B0C544" w14:textId="77777777" w:rsidR="00646A76" w:rsidRDefault="00646A76" w:rsidP="003E2881">
      <w:pPr>
        <w:rPr>
          <w:rFonts w:ascii="Garamond" w:hAnsi="Garamond"/>
        </w:rPr>
      </w:pPr>
    </w:p>
    <w:p w14:paraId="70F5ACA1" w14:textId="77777777" w:rsidR="00646A76" w:rsidRDefault="00646A76" w:rsidP="003E2881">
      <w:pPr>
        <w:rPr>
          <w:rFonts w:ascii="Garamond" w:hAnsi="Garamond"/>
        </w:rPr>
      </w:pPr>
    </w:p>
    <w:p w14:paraId="5EAE8AC5" w14:textId="77777777" w:rsidR="00646A76" w:rsidRDefault="00646A76" w:rsidP="003E2881">
      <w:pPr>
        <w:rPr>
          <w:rFonts w:ascii="Garamond" w:hAnsi="Garamond"/>
        </w:rPr>
      </w:pPr>
    </w:p>
    <w:p w14:paraId="70DFB267" w14:textId="77777777" w:rsidR="00646A76" w:rsidRDefault="00646A76" w:rsidP="003E2881">
      <w:pPr>
        <w:rPr>
          <w:rFonts w:ascii="Garamond" w:hAnsi="Garamond"/>
        </w:rPr>
      </w:pPr>
    </w:p>
    <w:p w14:paraId="3DA4411A" w14:textId="77777777" w:rsidR="00646A76" w:rsidRDefault="00646A76" w:rsidP="003E2881">
      <w:pPr>
        <w:rPr>
          <w:rFonts w:ascii="Garamond" w:hAnsi="Garamond"/>
        </w:rPr>
      </w:pPr>
    </w:p>
    <w:p w14:paraId="16194715" w14:textId="77777777" w:rsidR="00646A76" w:rsidRDefault="00646A76" w:rsidP="003E2881">
      <w:pPr>
        <w:rPr>
          <w:rFonts w:ascii="Garamond" w:hAnsi="Garamond"/>
        </w:rPr>
      </w:pPr>
    </w:p>
    <w:p w14:paraId="46C24C2E" w14:textId="7755A8B9" w:rsidR="00646A76" w:rsidRDefault="00646A76" w:rsidP="003E2881">
      <w:pPr>
        <w:rPr>
          <w:rFonts w:ascii="Garamond" w:hAnsi="Garamond"/>
        </w:rPr>
      </w:pPr>
    </w:p>
    <w:p w14:paraId="2C36C0D0" w14:textId="4B8FABED" w:rsidR="00646A76" w:rsidRDefault="00646A76" w:rsidP="003E2881">
      <w:pPr>
        <w:rPr>
          <w:rFonts w:ascii="Garamond" w:hAnsi="Garamond"/>
        </w:rPr>
      </w:pPr>
    </w:p>
    <w:p w14:paraId="61C37E0F" w14:textId="23C7F2EC" w:rsidR="00646A76" w:rsidRDefault="00646A76" w:rsidP="003E2881">
      <w:pPr>
        <w:rPr>
          <w:rFonts w:ascii="Garamond" w:hAnsi="Garamond"/>
        </w:rPr>
      </w:pPr>
    </w:p>
    <w:p w14:paraId="48BF09AC" w14:textId="63E2DF54" w:rsidR="00646A76" w:rsidRDefault="00646A76" w:rsidP="003E2881">
      <w:pPr>
        <w:rPr>
          <w:rFonts w:ascii="Garamond" w:hAnsi="Garamond"/>
        </w:rPr>
      </w:pPr>
    </w:p>
    <w:p w14:paraId="119E7D2C" w14:textId="3A65B9CD" w:rsidR="00646A76" w:rsidRDefault="00646A76" w:rsidP="003E2881">
      <w:pPr>
        <w:rPr>
          <w:rFonts w:ascii="Garamond" w:hAnsi="Garamond"/>
        </w:rPr>
      </w:pPr>
    </w:p>
    <w:p w14:paraId="6B95C7D5" w14:textId="6C2038D4" w:rsidR="000F5ABF" w:rsidRDefault="000F5ABF" w:rsidP="003E2881">
      <w:pPr>
        <w:rPr>
          <w:rFonts w:ascii="Garamond" w:hAnsi="Garamond"/>
        </w:rPr>
      </w:pPr>
    </w:p>
    <w:p w14:paraId="2B30FFFF" w14:textId="11D9B188" w:rsidR="000F5ABF" w:rsidRDefault="000F5ABF" w:rsidP="003E2881">
      <w:pPr>
        <w:rPr>
          <w:rFonts w:ascii="Garamond" w:hAnsi="Garamond"/>
        </w:rPr>
      </w:pPr>
    </w:p>
    <w:p w14:paraId="677C645A" w14:textId="2A22C882" w:rsidR="000F5ABF" w:rsidRDefault="000F5ABF" w:rsidP="003E2881">
      <w:pPr>
        <w:rPr>
          <w:rFonts w:ascii="Garamond" w:hAnsi="Garamond"/>
        </w:rPr>
      </w:pPr>
    </w:p>
    <w:p w14:paraId="1372E7B7" w14:textId="3A300BB5" w:rsidR="000F5ABF" w:rsidRDefault="000F5ABF" w:rsidP="003E2881">
      <w:pPr>
        <w:rPr>
          <w:rFonts w:ascii="Garamond" w:hAnsi="Garamond"/>
        </w:rPr>
      </w:pPr>
    </w:p>
    <w:p w14:paraId="603DE961" w14:textId="422F2B25" w:rsidR="000F5ABF" w:rsidRDefault="000F5ABF" w:rsidP="003E2881">
      <w:pPr>
        <w:rPr>
          <w:rFonts w:ascii="Garamond" w:hAnsi="Garamond"/>
        </w:rPr>
      </w:pPr>
    </w:p>
    <w:p w14:paraId="2696FC6A" w14:textId="095E3D69" w:rsidR="000F5ABF" w:rsidRDefault="000F5ABF" w:rsidP="003E2881">
      <w:pPr>
        <w:rPr>
          <w:rFonts w:ascii="Garamond" w:hAnsi="Garamond"/>
        </w:rPr>
      </w:pPr>
    </w:p>
    <w:p w14:paraId="7F66A2E2" w14:textId="77777777" w:rsidR="000F5ABF" w:rsidRDefault="000F5ABF" w:rsidP="003E2881">
      <w:pPr>
        <w:rPr>
          <w:rFonts w:ascii="Garamond" w:hAnsi="Garamond"/>
        </w:rPr>
      </w:pPr>
    </w:p>
    <w:p w14:paraId="6C547DFF" w14:textId="77777777" w:rsidR="00646A76" w:rsidRDefault="00646A76" w:rsidP="003E2881">
      <w:pPr>
        <w:rPr>
          <w:rFonts w:ascii="Garamond" w:hAnsi="Garamond"/>
        </w:rPr>
      </w:pPr>
    </w:p>
    <w:p w14:paraId="2BF4BEA9" w14:textId="77777777" w:rsidR="0093714D" w:rsidRDefault="0093714D" w:rsidP="003E2881">
      <w:pPr>
        <w:rPr>
          <w:rFonts w:ascii="Garamond" w:hAnsi="Garamond"/>
        </w:rPr>
      </w:pPr>
    </w:p>
    <w:p w14:paraId="13208F60" w14:textId="77777777" w:rsidR="0093714D" w:rsidRDefault="0093714D" w:rsidP="003E2881">
      <w:pPr>
        <w:rPr>
          <w:rFonts w:ascii="Garamond" w:hAnsi="Garamond"/>
        </w:rPr>
      </w:pPr>
    </w:p>
    <w:p w14:paraId="39CE428E" w14:textId="77777777" w:rsidR="0093714D" w:rsidRDefault="0093714D" w:rsidP="003E2881">
      <w:pPr>
        <w:rPr>
          <w:rFonts w:ascii="Garamond" w:hAnsi="Garamond"/>
        </w:rPr>
      </w:pPr>
    </w:p>
    <w:p w14:paraId="6F3774B7" w14:textId="77777777" w:rsidR="0093714D" w:rsidRDefault="0093714D" w:rsidP="003E2881">
      <w:pPr>
        <w:rPr>
          <w:rFonts w:ascii="Garamond" w:hAnsi="Garamond"/>
        </w:rPr>
      </w:pPr>
    </w:p>
    <w:p w14:paraId="4651AF3D" w14:textId="77777777" w:rsidR="0093714D" w:rsidRDefault="0093714D" w:rsidP="003E2881">
      <w:pPr>
        <w:rPr>
          <w:rFonts w:ascii="Garamond" w:hAnsi="Garamond"/>
        </w:rPr>
      </w:pPr>
    </w:p>
    <w:p w14:paraId="496CF1AF" w14:textId="77777777" w:rsidR="0093714D" w:rsidRDefault="0093714D" w:rsidP="003E2881">
      <w:pPr>
        <w:rPr>
          <w:rFonts w:ascii="Garamond" w:hAnsi="Garamond"/>
        </w:rPr>
      </w:pPr>
    </w:p>
    <w:p w14:paraId="275202CC" w14:textId="77777777" w:rsidR="0093714D" w:rsidRDefault="0093714D" w:rsidP="003E2881">
      <w:pPr>
        <w:rPr>
          <w:rFonts w:ascii="Garamond" w:hAnsi="Garamond"/>
        </w:rPr>
      </w:pPr>
    </w:p>
    <w:p w14:paraId="4FB4A6A1" w14:textId="77777777" w:rsidR="0093714D" w:rsidRDefault="0093714D" w:rsidP="003E2881">
      <w:pPr>
        <w:rPr>
          <w:rFonts w:ascii="Garamond" w:hAnsi="Garamond"/>
        </w:rPr>
      </w:pPr>
    </w:p>
    <w:p w14:paraId="417316EA" w14:textId="77777777" w:rsidR="0093714D" w:rsidRDefault="0093714D" w:rsidP="003E2881">
      <w:pPr>
        <w:rPr>
          <w:rFonts w:ascii="Garamond" w:hAnsi="Garamond"/>
        </w:rPr>
      </w:pPr>
    </w:p>
    <w:p w14:paraId="5A78FAB2" w14:textId="77777777" w:rsidR="0093714D" w:rsidRDefault="0093714D" w:rsidP="003E2881">
      <w:pPr>
        <w:rPr>
          <w:rFonts w:ascii="Garamond" w:hAnsi="Garamond"/>
        </w:rPr>
      </w:pPr>
    </w:p>
    <w:p w14:paraId="384403A3" w14:textId="77777777" w:rsidR="0093714D" w:rsidRDefault="0093714D" w:rsidP="003E2881">
      <w:pPr>
        <w:rPr>
          <w:rFonts w:ascii="Garamond" w:hAnsi="Garamond"/>
        </w:rPr>
      </w:pPr>
    </w:p>
    <w:p w14:paraId="636E11A2" w14:textId="6E366816" w:rsidR="003E2881" w:rsidRDefault="003E2881" w:rsidP="003E2881">
      <w:pPr>
        <w:rPr>
          <w:rFonts w:ascii="Garamond" w:hAnsi="Garamond"/>
        </w:rPr>
      </w:pPr>
      <w:r>
        <w:rPr>
          <w:rFonts w:ascii="Garamond" w:hAnsi="Garamond"/>
        </w:rPr>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xml:space="preserve">) between males and females. Effect sizes </w:t>
      </w:r>
      <w:r w:rsidR="00902DE6">
        <w:rPr>
          <w:rFonts w:ascii="Garamond" w:hAnsi="Garamond"/>
        </w:rPr>
        <w:t xml:space="preserve">calculated </w:t>
      </w:r>
      <w:r w:rsidR="003005B3">
        <w:rPr>
          <w:rFonts w:ascii="Garamond" w:hAnsi="Garamond"/>
        </w:rPr>
        <w:t xml:space="preserve">for SMD </w:t>
      </w:r>
      <w:r w:rsidR="00902DE6">
        <w:rPr>
          <w:rFonts w:ascii="Garamond" w:hAnsi="Garamond"/>
        </w:rPr>
        <w:t xml:space="preserve">are Hedge’s </w:t>
      </w:r>
      <w:r w:rsidR="00902DE6">
        <w:rPr>
          <w:rFonts w:ascii="Garamond" w:hAnsi="Garamond"/>
          <w:i/>
        </w:rPr>
        <w:t>g</w:t>
      </w:r>
      <w:r w:rsidR="00902DE6">
        <w:rPr>
          <w:rFonts w:ascii="Garamond" w:hAnsi="Garamond"/>
        </w:rPr>
        <w:t xml:space="preserve">. </w:t>
      </w:r>
      <w:r w:rsidR="003005B3">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Estimate</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 Interval</w:t>
            </w:r>
          </w:p>
        </w:tc>
        <w:tc>
          <w:tcPr>
            <w:tcW w:w="917" w:type="dxa"/>
            <w:tcBorders>
              <w:top w:val="single" w:sz="4" w:space="0" w:color="auto"/>
              <w:bottom w:val="single" w:sz="4" w:space="0" w:color="auto"/>
            </w:tcBorders>
          </w:tcPr>
          <w:p w14:paraId="3C29837A" w14:textId="77777777" w:rsidR="003E2881" w:rsidRPr="009D66AA" w:rsidRDefault="003E2881" w:rsidP="003005B3">
            <w:pPr>
              <w:spacing w:line="276" w:lineRule="auto"/>
              <w:jc w:val="center"/>
              <w:rPr>
                <w:rFonts w:ascii="Garamond" w:hAnsi="Garamond"/>
                <w:b/>
                <w:i/>
                <w:sz w:val="20"/>
                <w:szCs w:val="20"/>
              </w:rPr>
            </w:pPr>
            <w:r w:rsidRPr="009D66AA">
              <w:rPr>
                <w:rFonts w:ascii="Garamond" w:hAnsi="Garamond"/>
                <w:b/>
                <w:i/>
                <w:sz w:val="20"/>
                <w:szCs w:val="20"/>
              </w:rPr>
              <w:t>t</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commentRangeStart w:id="329"/>
            <w:r w:rsidRPr="00A030BA">
              <w:rPr>
                <w:rFonts w:ascii="Garamond" w:hAnsi="Garamond"/>
                <w:b/>
                <w:i/>
                <w:sz w:val="20"/>
                <w:szCs w:val="20"/>
              </w:rPr>
              <w:t>n</w:t>
            </w:r>
            <w:r w:rsidRPr="009B479D">
              <w:rPr>
                <w:rFonts w:ascii="Garamond" w:hAnsi="Garamond"/>
                <w:b/>
                <w:sz w:val="20"/>
                <w:szCs w:val="20"/>
              </w:rPr>
              <w:t xml:space="preserve"> effect sizes</w:t>
            </w:r>
            <w:commentRangeEnd w:id="329"/>
            <w:r w:rsidR="00A82A8C">
              <w:rPr>
                <w:rStyle w:val="CommentReference"/>
              </w:rPr>
              <w:commentReference w:id="329"/>
            </w:r>
          </w:p>
        </w:tc>
      </w:tr>
      <w:tr w:rsidR="003E2881" w14:paraId="1CEC74DC" w14:textId="77777777" w:rsidTr="003005B3">
        <w:tc>
          <w:tcPr>
            <w:tcW w:w="2053" w:type="dxa"/>
            <w:tcBorders>
              <w:top w:val="single" w:sz="4" w:space="0" w:color="auto"/>
            </w:tcBorders>
          </w:tcPr>
          <w:p w14:paraId="3B1F75A9" w14:textId="77777777" w:rsidR="003E2881" w:rsidRPr="00A82A8C" w:rsidRDefault="003E2881" w:rsidP="003005B3">
            <w:pPr>
              <w:spacing w:line="276" w:lineRule="auto"/>
              <w:rPr>
                <w:rFonts w:ascii="Garamond" w:hAnsi="Garamond"/>
                <w:b/>
                <w:bCs/>
                <w:i/>
                <w:sz w:val="20"/>
                <w:szCs w:val="20"/>
                <w:rPrChange w:id="330" w:author="Daniel Noble" w:date="2020-06-10T08:14:00Z">
                  <w:rPr>
                    <w:rFonts w:ascii="Garamond" w:hAnsi="Garamond"/>
                    <w:i/>
                    <w:sz w:val="20"/>
                    <w:szCs w:val="20"/>
                  </w:rPr>
                </w:rPrChange>
              </w:rPr>
            </w:pPr>
            <w:r w:rsidRPr="00A82A8C">
              <w:rPr>
                <w:rFonts w:ascii="Garamond" w:hAnsi="Garamond"/>
                <w:b/>
                <w:bCs/>
                <w:i/>
                <w:sz w:val="20"/>
                <w:szCs w:val="20"/>
                <w:rPrChange w:id="331" w:author="Daniel Noble" w:date="2020-06-10T08:14:00Z">
                  <w:rPr>
                    <w:rFonts w:ascii="Garamond" w:hAnsi="Garamond"/>
                    <w:i/>
                    <w:sz w:val="20"/>
                    <w:szCs w:val="20"/>
                  </w:rPr>
                </w:rPrChange>
              </w:rPr>
              <w:t>SMD</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w:t>
            </w:r>
          </w:p>
        </w:tc>
        <w:tc>
          <w:tcPr>
            <w:tcW w:w="1161" w:type="dxa"/>
          </w:tcPr>
          <w:p w14:paraId="3415264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-0.25, 0.43</w:t>
            </w:r>
          </w:p>
        </w:tc>
        <w:tc>
          <w:tcPr>
            <w:tcW w:w="1555" w:type="dxa"/>
          </w:tcPr>
          <w:p w14:paraId="2A6A5D1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-1.07, 1.25</w:t>
            </w:r>
          </w:p>
        </w:tc>
        <w:tc>
          <w:tcPr>
            <w:tcW w:w="917" w:type="dxa"/>
          </w:tcPr>
          <w:p w14:paraId="4D82196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c>
          <w:tcPr>
            <w:tcW w:w="1285" w:type="dxa"/>
          </w:tcPr>
          <w:p w14:paraId="1314E99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0.60</w:t>
            </w:r>
          </w:p>
        </w:tc>
        <w:tc>
          <w:tcPr>
            <w:tcW w:w="1336" w:type="dxa"/>
          </w:tcPr>
          <w:p w14:paraId="2452450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700</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w:t>
            </w:r>
          </w:p>
        </w:tc>
        <w:tc>
          <w:tcPr>
            <w:tcW w:w="1161" w:type="dxa"/>
          </w:tcPr>
          <w:p w14:paraId="3643D9C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-0.33, 0.14</w:t>
            </w:r>
          </w:p>
        </w:tc>
        <w:tc>
          <w:tcPr>
            <w:tcW w:w="1555" w:type="dxa"/>
          </w:tcPr>
          <w:p w14:paraId="6406A47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-1.84, 1.66</w:t>
            </w:r>
          </w:p>
        </w:tc>
        <w:tc>
          <w:tcPr>
            <w:tcW w:w="917" w:type="dxa"/>
          </w:tcPr>
          <w:p w14:paraId="6DE189F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-0.77</w:t>
            </w:r>
          </w:p>
        </w:tc>
        <w:tc>
          <w:tcPr>
            <w:tcW w:w="1285" w:type="dxa"/>
          </w:tcPr>
          <w:p w14:paraId="007746F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0.44</w:t>
            </w:r>
          </w:p>
        </w:tc>
        <w:tc>
          <w:tcPr>
            <w:tcW w:w="1336" w:type="dxa"/>
          </w:tcPr>
          <w:p w14:paraId="7AEA310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506</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0.06</w:t>
            </w:r>
          </w:p>
        </w:tc>
        <w:tc>
          <w:tcPr>
            <w:tcW w:w="1161" w:type="dxa"/>
          </w:tcPr>
          <w:p w14:paraId="5535A16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-0.11, 0.22</w:t>
            </w:r>
          </w:p>
        </w:tc>
        <w:tc>
          <w:tcPr>
            <w:tcW w:w="1555" w:type="dxa"/>
          </w:tcPr>
          <w:p w14:paraId="057EDD8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-0.52, 0.63</w:t>
            </w:r>
          </w:p>
        </w:tc>
        <w:tc>
          <w:tcPr>
            <w:tcW w:w="917" w:type="dxa"/>
          </w:tcPr>
          <w:p w14:paraId="6F04E1A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0.67</w:t>
            </w:r>
          </w:p>
        </w:tc>
        <w:tc>
          <w:tcPr>
            <w:tcW w:w="1285" w:type="dxa"/>
          </w:tcPr>
          <w:p w14:paraId="29518F3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0.51</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-0.02</w:t>
            </w:r>
          </w:p>
        </w:tc>
        <w:tc>
          <w:tcPr>
            <w:tcW w:w="1161" w:type="dxa"/>
          </w:tcPr>
          <w:p w14:paraId="19A6533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-0.38, 0.33</w:t>
            </w:r>
          </w:p>
        </w:tc>
        <w:tc>
          <w:tcPr>
            <w:tcW w:w="1555" w:type="dxa"/>
          </w:tcPr>
          <w:p w14:paraId="1CD3AC7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-1.05, 1.0</w:t>
            </w:r>
          </w:p>
        </w:tc>
        <w:tc>
          <w:tcPr>
            <w:tcW w:w="917" w:type="dxa"/>
          </w:tcPr>
          <w:p w14:paraId="7F8B32C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-0.13</w:t>
            </w:r>
          </w:p>
        </w:tc>
        <w:tc>
          <w:tcPr>
            <w:tcW w:w="1285" w:type="dxa"/>
          </w:tcPr>
          <w:p w14:paraId="1A270FC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0.89</w:t>
            </w:r>
          </w:p>
        </w:tc>
        <w:tc>
          <w:tcPr>
            <w:tcW w:w="1336" w:type="dxa"/>
          </w:tcPr>
          <w:p w14:paraId="6795DE5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502</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0.20</w:t>
            </w:r>
          </w:p>
        </w:tc>
        <w:tc>
          <w:tcPr>
            <w:tcW w:w="1161" w:type="dxa"/>
          </w:tcPr>
          <w:p w14:paraId="693F3D1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-0.08, 0.48</w:t>
            </w:r>
          </w:p>
        </w:tc>
        <w:tc>
          <w:tcPr>
            <w:tcW w:w="1555" w:type="dxa"/>
          </w:tcPr>
          <w:p w14:paraId="3A17028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-1.76, 2.16</w:t>
            </w:r>
          </w:p>
        </w:tc>
        <w:tc>
          <w:tcPr>
            <w:tcW w:w="917" w:type="dxa"/>
          </w:tcPr>
          <w:p w14:paraId="1FC9D6B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1.38</w:t>
            </w:r>
          </w:p>
        </w:tc>
        <w:tc>
          <w:tcPr>
            <w:tcW w:w="1285" w:type="dxa"/>
          </w:tcPr>
          <w:p w14:paraId="1D3E9E6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0.17</w:t>
            </w:r>
          </w:p>
        </w:tc>
        <w:tc>
          <w:tcPr>
            <w:tcW w:w="1336" w:type="dxa"/>
          </w:tcPr>
          <w:p w14:paraId="06503F5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468</w:t>
            </w:r>
          </w:p>
        </w:tc>
      </w:tr>
      <w:tr w:rsidR="003E2881" w14:paraId="1A7D0E45" w14:textId="77777777" w:rsidTr="003005B3">
        <w:tc>
          <w:tcPr>
            <w:tcW w:w="2053" w:type="dxa"/>
          </w:tcPr>
          <w:p w14:paraId="05F44D71" w14:textId="77777777" w:rsidR="003E2881" w:rsidRPr="00A82A8C" w:rsidRDefault="003E2881" w:rsidP="003005B3">
            <w:pPr>
              <w:spacing w:line="276" w:lineRule="auto"/>
              <w:rPr>
                <w:rFonts w:ascii="Garamond" w:hAnsi="Garamond"/>
                <w:b/>
                <w:bCs/>
                <w:i/>
                <w:sz w:val="20"/>
                <w:szCs w:val="20"/>
                <w:rPrChange w:id="332" w:author="Daniel Noble" w:date="2020-06-10T08:14:00Z">
                  <w:rPr>
                    <w:rFonts w:ascii="Garamond" w:hAnsi="Garamond"/>
                    <w:i/>
                    <w:sz w:val="20"/>
                    <w:szCs w:val="20"/>
                  </w:rPr>
                </w:rPrChange>
              </w:rPr>
            </w:pPr>
            <w:proofErr w:type="spellStart"/>
            <w:r w:rsidRPr="00A82A8C">
              <w:rPr>
                <w:rFonts w:ascii="Garamond" w:hAnsi="Garamond"/>
                <w:b/>
                <w:bCs/>
                <w:i/>
                <w:sz w:val="20"/>
                <w:szCs w:val="20"/>
                <w:rPrChange w:id="333" w:author="Daniel Noble" w:date="2020-06-10T08:14:00Z">
                  <w:rPr>
                    <w:rFonts w:ascii="Garamond" w:hAnsi="Garamond"/>
                    <w:i/>
                    <w:sz w:val="20"/>
                    <w:szCs w:val="20"/>
                  </w:rPr>
                </w:rPrChange>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-0.20, 0.33</w:t>
            </w:r>
          </w:p>
        </w:tc>
        <w:tc>
          <w:tcPr>
            <w:tcW w:w="1555" w:type="dxa"/>
          </w:tcPr>
          <w:p w14:paraId="4BA1BE7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-0.65, 0.78</w:t>
            </w:r>
          </w:p>
        </w:tc>
        <w:tc>
          <w:tcPr>
            <w:tcW w:w="917" w:type="dxa"/>
          </w:tcPr>
          <w:p w14:paraId="1713EA1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0.50</w:t>
            </w:r>
          </w:p>
        </w:tc>
        <w:tc>
          <w:tcPr>
            <w:tcW w:w="1285" w:type="dxa"/>
          </w:tcPr>
          <w:p w14:paraId="7208438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0.62</w:t>
            </w:r>
          </w:p>
        </w:tc>
        <w:tc>
          <w:tcPr>
            <w:tcW w:w="1336" w:type="dxa"/>
          </w:tcPr>
          <w:p w14:paraId="4214783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700</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-0.16</w:t>
            </w:r>
          </w:p>
        </w:tc>
        <w:tc>
          <w:tcPr>
            <w:tcW w:w="1161" w:type="dxa"/>
          </w:tcPr>
          <w:p w14:paraId="37BBF49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-0.67, 0.34</w:t>
            </w:r>
          </w:p>
        </w:tc>
        <w:tc>
          <w:tcPr>
            <w:tcW w:w="1555" w:type="dxa"/>
          </w:tcPr>
          <w:p w14:paraId="40A2B53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-1.95, 1.62</w:t>
            </w:r>
          </w:p>
        </w:tc>
        <w:tc>
          <w:tcPr>
            <w:tcW w:w="917" w:type="dxa"/>
          </w:tcPr>
          <w:p w14:paraId="3D0E1A6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-0.64</w:t>
            </w:r>
          </w:p>
        </w:tc>
        <w:tc>
          <w:tcPr>
            <w:tcW w:w="1285" w:type="dxa"/>
          </w:tcPr>
          <w:p w14:paraId="6118AA9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c>
          <w:tcPr>
            <w:tcW w:w="1336" w:type="dxa"/>
          </w:tcPr>
          <w:p w14:paraId="0A54C79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506</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0.02</w:t>
            </w:r>
          </w:p>
        </w:tc>
        <w:tc>
          <w:tcPr>
            <w:tcW w:w="1161" w:type="dxa"/>
          </w:tcPr>
          <w:p w14:paraId="02994C0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-0.07, 0.12</w:t>
            </w:r>
          </w:p>
        </w:tc>
        <w:tc>
          <w:tcPr>
            <w:tcW w:w="1555" w:type="dxa"/>
          </w:tcPr>
          <w:p w14:paraId="4E0632C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-0.08, 0.13</w:t>
            </w:r>
          </w:p>
        </w:tc>
        <w:tc>
          <w:tcPr>
            <w:tcW w:w="917" w:type="dxa"/>
          </w:tcPr>
          <w:p w14:paraId="5ED8049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0.51</w:t>
            </w:r>
          </w:p>
        </w:tc>
        <w:tc>
          <w:tcPr>
            <w:tcW w:w="1285" w:type="dxa"/>
          </w:tcPr>
          <w:p w14:paraId="203614F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0.61</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-0.02</w:t>
            </w:r>
          </w:p>
        </w:tc>
        <w:tc>
          <w:tcPr>
            <w:tcW w:w="1161" w:type="dxa"/>
          </w:tcPr>
          <w:p w14:paraId="154FFD8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-0.08, 0.04</w:t>
            </w:r>
          </w:p>
        </w:tc>
        <w:tc>
          <w:tcPr>
            <w:tcW w:w="1555" w:type="dxa"/>
          </w:tcPr>
          <w:p w14:paraId="38BE55E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-0.69, 0.64</w:t>
            </w:r>
          </w:p>
        </w:tc>
        <w:tc>
          <w:tcPr>
            <w:tcW w:w="917" w:type="dxa"/>
          </w:tcPr>
          <w:p w14:paraId="78F320D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-0.72</w:t>
            </w:r>
          </w:p>
        </w:tc>
        <w:tc>
          <w:tcPr>
            <w:tcW w:w="1285" w:type="dxa"/>
          </w:tcPr>
          <w:p w14:paraId="223EC2D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0.47</w:t>
            </w:r>
          </w:p>
        </w:tc>
        <w:tc>
          <w:tcPr>
            <w:tcW w:w="1336" w:type="dxa"/>
          </w:tcPr>
          <w:p w14:paraId="5CC5DF4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502</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-0.04</w:t>
            </w:r>
          </w:p>
        </w:tc>
        <w:tc>
          <w:tcPr>
            <w:tcW w:w="1161" w:type="dxa"/>
          </w:tcPr>
          <w:p w14:paraId="4AD16F9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-0.12, 0.04</w:t>
            </w:r>
          </w:p>
        </w:tc>
        <w:tc>
          <w:tcPr>
            <w:tcW w:w="1555" w:type="dxa"/>
          </w:tcPr>
          <w:p w14:paraId="5FB2DC1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-0.71, 0.63</w:t>
            </w:r>
          </w:p>
        </w:tc>
        <w:tc>
          <w:tcPr>
            <w:tcW w:w="917" w:type="dxa"/>
          </w:tcPr>
          <w:p w14:paraId="6BB1DE8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-0.95</w:t>
            </w:r>
          </w:p>
        </w:tc>
        <w:tc>
          <w:tcPr>
            <w:tcW w:w="1285" w:type="dxa"/>
          </w:tcPr>
          <w:p w14:paraId="21B1E2A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0.34</w:t>
            </w:r>
          </w:p>
        </w:tc>
        <w:tc>
          <w:tcPr>
            <w:tcW w:w="1336" w:type="dxa"/>
          </w:tcPr>
          <w:p w14:paraId="4050771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468</w:t>
            </w:r>
          </w:p>
        </w:tc>
      </w:tr>
    </w:tbl>
    <w:p w14:paraId="00E7B2BA" w14:textId="77777777" w:rsidR="003E2881" w:rsidRDefault="003E2881" w:rsidP="003E2881">
      <w:pPr>
        <w:rPr>
          <w:rFonts w:ascii="Garamond" w:hAnsi="Garamond"/>
        </w:rPr>
      </w:pPr>
    </w:p>
    <w:p w14:paraId="53C02C7C" w14:textId="4FF9F396" w:rsidR="003E2881" w:rsidRDefault="003E2881" w:rsidP="003E2881">
      <w:pPr>
        <w:rPr>
          <w:rFonts w:ascii="Garamond" w:hAnsi="Garamond"/>
        </w:rPr>
      </w:pPr>
      <w:r>
        <w:rPr>
          <w:rFonts w:ascii="Garamond" w:hAnsi="Garamond"/>
        </w:rPr>
        <w:t xml:space="preserve">Table 2. </w:t>
      </w:r>
      <w:r w:rsidR="003005B3">
        <w:rPr>
          <w:rFonts w:ascii="Garamond" w:hAnsi="Garamond"/>
        </w:rPr>
        <w:t>MLMR models with personality trait type for each taxonomic group. Values highlighted in bold indicate significant differences between males and females.</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005B3">
        <w:tc>
          <w:tcPr>
            <w:tcW w:w="1843" w:type="dxa"/>
            <w:tcBorders>
              <w:top w:val="single" w:sz="4" w:space="0" w:color="auto"/>
              <w:bottom w:val="single" w:sz="4" w:space="0" w:color="auto"/>
            </w:tcBorders>
          </w:tcPr>
          <w:p w14:paraId="1A00F8ED"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commentRangeStart w:id="334"/>
            <w:r w:rsidRPr="00E74FAC">
              <w:rPr>
                <w:rFonts w:ascii="Garamond" w:hAnsi="Garamond"/>
                <w:b/>
                <w:sz w:val="20"/>
                <w:szCs w:val="20"/>
              </w:rPr>
              <w:t>SMD</w:t>
            </w:r>
          </w:p>
          <w:p w14:paraId="76219811"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commentRangeEnd w:id="334"/>
            <w:r w:rsidR="00A82A8C">
              <w:rPr>
                <w:rStyle w:val="CommentReference"/>
              </w:rPr>
              <w:commentReference w:id="334"/>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559" w:type="dxa"/>
            <w:tcBorders>
              <w:top w:val="single" w:sz="4" w:space="0" w:color="auto"/>
              <w:bottom w:val="single" w:sz="4" w:space="0" w:color="auto"/>
            </w:tcBorders>
          </w:tcPr>
          <w:p w14:paraId="3BC31958"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p>
        </w:tc>
      </w:tr>
      <w:tr w:rsidR="003E2881" w14:paraId="113C0FC6" w14:textId="77777777" w:rsidTr="003005B3">
        <w:tc>
          <w:tcPr>
            <w:tcW w:w="9497" w:type="dxa"/>
            <w:gridSpan w:val="7"/>
            <w:tcBorders>
              <w:top w:val="single" w:sz="4" w:space="0" w:color="auto"/>
            </w:tcBorders>
          </w:tcPr>
          <w:p w14:paraId="46DC6C85" w14:textId="77777777" w:rsidR="003E2881" w:rsidRPr="00A82A8C" w:rsidRDefault="003E2881" w:rsidP="003005B3">
            <w:pPr>
              <w:spacing w:line="276" w:lineRule="auto"/>
              <w:rPr>
                <w:rFonts w:ascii="Garamond" w:hAnsi="Garamond"/>
                <w:b/>
                <w:bCs/>
                <w:sz w:val="20"/>
                <w:szCs w:val="20"/>
                <w:rPrChange w:id="335" w:author="Daniel Noble" w:date="2020-06-10T08:14:00Z">
                  <w:rPr>
                    <w:rFonts w:ascii="Garamond" w:hAnsi="Garamond"/>
                    <w:sz w:val="20"/>
                    <w:szCs w:val="20"/>
                  </w:rPr>
                </w:rPrChange>
              </w:rPr>
            </w:pPr>
            <w:r w:rsidRPr="00A82A8C">
              <w:rPr>
                <w:rFonts w:ascii="Garamond" w:hAnsi="Garamond"/>
                <w:b/>
                <w:bCs/>
                <w:i/>
                <w:sz w:val="20"/>
                <w:szCs w:val="20"/>
                <w:rPrChange w:id="336" w:author="Daniel Noble" w:date="2020-06-10T08:14:00Z">
                  <w:rPr>
                    <w:rFonts w:ascii="Garamond" w:hAnsi="Garamond"/>
                    <w:i/>
                    <w:sz w:val="20"/>
                    <w:szCs w:val="20"/>
                  </w:rPr>
                </w:rPrChange>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7777777" w:rsidR="003E2881" w:rsidRDefault="003E2881" w:rsidP="003005B3">
            <w:pPr>
              <w:spacing w:line="276" w:lineRule="auto"/>
              <w:jc w:val="center"/>
              <w:rPr>
                <w:rFonts w:ascii="Garamond" w:hAnsi="Garamond"/>
                <w:sz w:val="20"/>
                <w:szCs w:val="20"/>
              </w:rPr>
            </w:pPr>
            <w:r>
              <w:rPr>
                <w:rFonts w:ascii="Garamond" w:hAnsi="Garamond"/>
                <w:sz w:val="20"/>
                <w:szCs w:val="20"/>
              </w:rPr>
              <w:t>-0.53, 0.22</w:t>
            </w:r>
          </w:p>
        </w:tc>
        <w:tc>
          <w:tcPr>
            <w:tcW w:w="1139" w:type="dxa"/>
          </w:tcPr>
          <w:p w14:paraId="3462318D" w14:textId="77777777" w:rsidR="003E2881" w:rsidRDefault="003E2881"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3613B089"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2C68481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-0.18, 0.41</w:t>
            </w:r>
          </w:p>
        </w:tc>
        <w:tc>
          <w:tcPr>
            <w:tcW w:w="1134" w:type="dxa"/>
          </w:tcPr>
          <w:p w14:paraId="37A28FC5" w14:textId="77777777" w:rsidR="003E2881" w:rsidRDefault="003E2881" w:rsidP="003005B3">
            <w:pPr>
              <w:spacing w:line="276" w:lineRule="auto"/>
              <w:jc w:val="center"/>
              <w:rPr>
                <w:rFonts w:ascii="Garamond" w:hAnsi="Garamond"/>
                <w:sz w:val="20"/>
                <w:szCs w:val="20"/>
              </w:rPr>
            </w:pPr>
            <w:r>
              <w:rPr>
                <w:rFonts w:ascii="Garamond" w:hAnsi="Garamond"/>
                <w:sz w:val="20"/>
                <w:szCs w:val="20"/>
              </w:rPr>
              <w:t>0.76</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-0.25, 0.47</w:t>
            </w:r>
          </w:p>
        </w:tc>
        <w:tc>
          <w:tcPr>
            <w:tcW w:w="1139" w:type="dxa"/>
          </w:tcPr>
          <w:p w14:paraId="5958D6C1" w14:textId="77777777" w:rsidR="003E2881" w:rsidRDefault="003E2881" w:rsidP="003005B3">
            <w:pPr>
              <w:spacing w:line="276" w:lineRule="auto"/>
              <w:jc w:val="center"/>
              <w:rPr>
                <w:rFonts w:ascii="Garamond" w:hAnsi="Garamond"/>
                <w:sz w:val="20"/>
                <w:szCs w:val="20"/>
              </w:rPr>
            </w:pPr>
            <w:r>
              <w:rPr>
                <w:rFonts w:ascii="Garamond" w:hAnsi="Garamond"/>
                <w:sz w:val="20"/>
                <w:szCs w:val="20"/>
              </w:rPr>
              <w:t>0.59</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-0.19, 0.41</w:t>
            </w:r>
          </w:p>
        </w:tc>
        <w:tc>
          <w:tcPr>
            <w:tcW w:w="1134" w:type="dxa"/>
          </w:tcPr>
          <w:p w14:paraId="3E92A061" w14:textId="77777777" w:rsidR="003E2881" w:rsidRDefault="003E2881" w:rsidP="003005B3">
            <w:pPr>
              <w:spacing w:line="276" w:lineRule="auto"/>
              <w:jc w:val="center"/>
              <w:rPr>
                <w:rFonts w:ascii="Garamond" w:hAnsi="Garamond"/>
                <w:sz w:val="20"/>
                <w:szCs w:val="20"/>
              </w:rPr>
            </w:pPr>
            <w:r>
              <w:rPr>
                <w:rFonts w:ascii="Garamond" w:hAnsi="Garamond"/>
                <w:sz w:val="20"/>
                <w:szCs w:val="20"/>
              </w:rPr>
              <w:t>0.73</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318F77E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-0.17, 0.49</w:t>
            </w:r>
          </w:p>
        </w:tc>
        <w:tc>
          <w:tcPr>
            <w:tcW w:w="1139" w:type="dxa"/>
          </w:tcPr>
          <w:p w14:paraId="67F75D09" w14:textId="77777777" w:rsidR="003E2881" w:rsidRDefault="003E2881" w:rsidP="003005B3">
            <w:pPr>
              <w:spacing w:line="276" w:lineRule="auto"/>
              <w:jc w:val="center"/>
              <w:rPr>
                <w:rFonts w:ascii="Garamond" w:hAnsi="Garamond"/>
                <w:sz w:val="20"/>
                <w:szCs w:val="20"/>
              </w:rPr>
            </w:pPr>
            <w:r>
              <w:rPr>
                <w:rFonts w:ascii="Garamond" w:hAnsi="Garamond"/>
                <w:sz w:val="20"/>
                <w:szCs w:val="20"/>
              </w:rPr>
              <w:t>0.96</w:t>
            </w:r>
          </w:p>
        </w:tc>
        <w:tc>
          <w:tcPr>
            <w:tcW w:w="1276" w:type="dxa"/>
          </w:tcPr>
          <w:p w14:paraId="17B9221A"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345DEE47"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-0.23, 0.32</w:t>
            </w:r>
          </w:p>
        </w:tc>
        <w:tc>
          <w:tcPr>
            <w:tcW w:w="1134" w:type="dxa"/>
          </w:tcPr>
          <w:p w14:paraId="128AE16D" w14:textId="77777777" w:rsidR="003E2881" w:rsidRDefault="003E2881" w:rsidP="003005B3">
            <w:pPr>
              <w:spacing w:line="276" w:lineRule="auto"/>
              <w:jc w:val="center"/>
              <w:rPr>
                <w:rFonts w:ascii="Garamond" w:hAnsi="Garamond"/>
                <w:sz w:val="20"/>
                <w:szCs w:val="20"/>
              </w:rPr>
            </w:pPr>
            <w:r>
              <w:rPr>
                <w:rFonts w:ascii="Garamond" w:hAnsi="Garamond"/>
                <w:sz w:val="20"/>
                <w:szCs w:val="20"/>
              </w:rPr>
              <w:t>0.34</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77777777" w:rsidR="003E2881"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5664B508" w14:textId="77777777" w:rsidR="003E2881" w:rsidRDefault="003E2881" w:rsidP="003005B3">
            <w:pPr>
              <w:spacing w:line="276" w:lineRule="auto"/>
              <w:jc w:val="center"/>
              <w:rPr>
                <w:rFonts w:ascii="Garamond" w:hAnsi="Garamond"/>
                <w:sz w:val="20"/>
                <w:szCs w:val="20"/>
              </w:rPr>
            </w:pPr>
            <w:r>
              <w:rPr>
                <w:rFonts w:ascii="Garamond" w:hAnsi="Garamond"/>
                <w:sz w:val="20"/>
                <w:szCs w:val="20"/>
              </w:rPr>
              <w:t>-0.30, 0.39</w:t>
            </w:r>
          </w:p>
        </w:tc>
        <w:tc>
          <w:tcPr>
            <w:tcW w:w="1139" w:type="dxa"/>
          </w:tcPr>
          <w:p w14:paraId="7081CB7F" w14:textId="77777777" w:rsidR="003E2881" w:rsidRDefault="003E2881" w:rsidP="003005B3">
            <w:pPr>
              <w:spacing w:line="276" w:lineRule="auto"/>
              <w:jc w:val="center"/>
              <w:rPr>
                <w:rFonts w:ascii="Garamond" w:hAnsi="Garamond"/>
                <w:sz w:val="20"/>
                <w:szCs w:val="20"/>
              </w:rPr>
            </w:pPr>
            <w:r>
              <w:rPr>
                <w:rFonts w:ascii="Garamond" w:hAnsi="Garamond"/>
                <w:sz w:val="20"/>
                <w:szCs w:val="20"/>
              </w:rPr>
              <w:t>0.26</w:t>
            </w:r>
          </w:p>
        </w:tc>
        <w:tc>
          <w:tcPr>
            <w:tcW w:w="1276" w:type="dxa"/>
          </w:tcPr>
          <w:p w14:paraId="3E68ADF0"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w:t>
            </w:r>
          </w:p>
        </w:tc>
        <w:tc>
          <w:tcPr>
            <w:tcW w:w="1559" w:type="dxa"/>
          </w:tcPr>
          <w:p w14:paraId="50E5B21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-0.22, 0.35</w:t>
            </w:r>
          </w:p>
        </w:tc>
        <w:tc>
          <w:tcPr>
            <w:tcW w:w="1134" w:type="dxa"/>
          </w:tcPr>
          <w:p w14:paraId="16EF1240" w14:textId="77777777" w:rsidR="003E2881" w:rsidRDefault="003E2881" w:rsidP="003005B3">
            <w:pPr>
              <w:spacing w:line="276" w:lineRule="auto"/>
              <w:jc w:val="center"/>
              <w:rPr>
                <w:rFonts w:ascii="Garamond" w:hAnsi="Garamond"/>
                <w:sz w:val="20"/>
                <w:szCs w:val="20"/>
              </w:rPr>
            </w:pPr>
            <w:r>
              <w:rPr>
                <w:rFonts w:ascii="Garamond" w:hAnsi="Garamond"/>
                <w:sz w:val="20"/>
                <w:szCs w:val="20"/>
              </w:rPr>
              <w:t>0.47</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77777777" w:rsidR="003E2881" w:rsidRDefault="003E2881" w:rsidP="003005B3">
            <w:pPr>
              <w:spacing w:line="276" w:lineRule="auto"/>
              <w:jc w:val="center"/>
              <w:rPr>
                <w:rFonts w:ascii="Garamond" w:hAnsi="Garamond"/>
                <w:sz w:val="20"/>
                <w:szCs w:val="20"/>
              </w:rPr>
            </w:pPr>
            <w:r>
              <w:rPr>
                <w:rFonts w:ascii="Garamond" w:hAnsi="Garamond"/>
                <w:sz w:val="20"/>
                <w:szCs w:val="20"/>
              </w:rPr>
              <w:t>-0.28, 0.45</w:t>
            </w:r>
          </w:p>
        </w:tc>
        <w:tc>
          <w:tcPr>
            <w:tcW w:w="1139" w:type="dxa"/>
          </w:tcPr>
          <w:p w14:paraId="02CA639D" w14:textId="77777777" w:rsidR="003E2881" w:rsidRDefault="003E2881" w:rsidP="003005B3">
            <w:pPr>
              <w:spacing w:line="276" w:lineRule="auto"/>
              <w:jc w:val="center"/>
              <w:rPr>
                <w:rFonts w:ascii="Garamond" w:hAnsi="Garamond"/>
                <w:sz w:val="20"/>
                <w:szCs w:val="20"/>
              </w:rPr>
            </w:pPr>
            <w:r>
              <w:rPr>
                <w:rFonts w:ascii="Garamond" w:hAnsi="Garamond"/>
                <w:sz w:val="20"/>
                <w:szCs w:val="20"/>
              </w:rPr>
              <w:t>0.46</w:t>
            </w:r>
          </w:p>
        </w:tc>
        <w:tc>
          <w:tcPr>
            <w:tcW w:w="1276" w:type="dxa"/>
          </w:tcPr>
          <w:p w14:paraId="295C3CAD"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52908CF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-0.25, 0.35</w:t>
            </w:r>
          </w:p>
        </w:tc>
        <w:tc>
          <w:tcPr>
            <w:tcW w:w="1134" w:type="dxa"/>
          </w:tcPr>
          <w:p w14:paraId="0E7DDC72" w14:textId="77777777" w:rsidR="003E2881" w:rsidRDefault="003E2881" w:rsidP="003005B3">
            <w:pPr>
              <w:spacing w:line="276" w:lineRule="auto"/>
              <w:jc w:val="center"/>
              <w:rPr>
                <w:rFonts w:ascii="Garamond" w:hAnsi="Garamond"/>
                <w:sz w:val="20"/>
                <w:szCs w:val="20"/>
              </w:rPr>
            </w:pPr>
            <w:r>
              <w:rPr>
                <w:rFonts w:ascii="Garamond" w:hAnsi="Garamond"/>
                <w:sz w:val="20"/>
                <w:szCs w:val="20"/>
              </w:rPr>
              <w:t>0.33</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A82A8C">
              <w:rPr>
                <w:rFonts w:ascii="Garamond" w:hAnsi="Garamond"/>
                <w:b/>
                <w:bCs/>
                <w:i/>
                <w:sz w:val="20"/>
                <w:szCs w:val="20"/>
                <w:rPrChange w:id="337" w:author="Daniel Noble" w:date="2020-06-10T08:14:00Z">
                  <w:rPr>
                    <w:rFonts w:ascii="Garamond" w:hAnsi="Garamond"/>
                    <w:i/>
                    <w:sz w:val="20"/>
                    <w:szCs w:val="20"/>
                  </w:rPr>
                </w:rPrChange>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164B9F1C" w14:textId="77777777" w:rsidR="003E2881" w:rsidRDefault="003E2881" w:rsidP="003005B3">
            <w:pPr>
              <w:spacing w:line="276" w:lineRule="auto"/>
              <w:jc w:val="center"/>
              <w:rPr>
                <w:rFonts w:ascii="Garamond" w:hAnsi="Garamond"/>
                <w:sz w:val="20"/>
                <w:szCs w:val="20"/>
              </w:rPr>
            </w:pPr>
            <w:r>
              <w:rPr>
                <w:rFonts w:ascii="Garamond" w:hAnsi="Garamond"/>
                <w:sz w:val="20"/>
                <w:szCs w:val="20"/>
              </w:rPr>
              <w:t>-0.37, 0.21</w:t>
            </w:r>
          </w:p>
        </w:tc>
        <w:tc>
          <w:tcPr>
            <w:tcW w:w="1139" w:type="dxa"/>
          </w:tcPr>
          <w:p w14:paraId="6E23ABF1" w14:textId="77777777" w:rsidR="003E2881" w:rsidRDefault="003E2881"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6988344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294AB88D" w14:textId="77777777" w:rsidR="003E2881" w:rsidRDefault="003E2881" w:rsidP="003005B3">
            <w:pPr>
              <w:spacing w:line="276" w:lineRule="auto"/>
              <w:jc w:val="center"/>
              <w:rPr>
                <w:rFonts w:ascii="Garamond" w:hAnsi="Garamond"/>
                <w:sz w:val="20"/>
                <w:szCs w:val="20"/>
              </w:rPr>
            </w:pPr>
            <w:r>
              <w:rPr>
                <w:rFonts w:ascii="Garamond" w:hAnsi="Garamond"/>
                <w:sz w:val="20"/>
                <w:szCs w:val="20"/>
              </w:rPr>
              <w:t>-0.26, 0.31</w:t>
            </w:r>
          </w:p>
        </w:tc>
        <w:tc>
          <w:tcPr>
            <w:tcW w:w="1134" w:type="dxa"/>
          </w:tcPr>
          <w:p w14:paraId="3296BF82"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44667B74" w14:textId="77777777" w:rsidR="003E2881" w:rsidRDefault="003E2881" w:rsidP="003005B3">
            <w:pPr>
              <w:spacing w:line="276" w:lineRule="auto"/>
              <w:jc w:val="center"/>
              <w:rPr>
                <w:rFonts w:ascii="Garamond" w:hAnsi="Garamond"/>
                <w:sz w:val="20"/>
                <w:szCs w:val="20"/>
              </w:rPr>
            </w:pPr>
            <w:r>
              <w:rPr>
                <w:rFonts w:ascii="Garamond" w:hAnsi="Garamond"/>
                <w:sz w:val="20"/>
                <w:szCs w:val="20"/>
              </w:rPr>
              <w:t>-0.41, 0.16</w:t>
            </w:r>
          </w:p>
        </w:tc>
        <w:tc>
          <w:tcPr>
            <w:tcW w:w="1139" w:type="dxa"/>
          </w:tcPr>
          <w:p w14:paraId="2A9AE43D" w14:textId="77777777" w:rsidR="003E2881" w:rsidRDefault="003E2881" w:rsidP="003005B3">
            <w:pPr>
              <w:spacing w:line="276" w:lineRule="auto"/>
              <w:jc w:val="center"/>
              <w:rPr>
                <w:rFonts w:ascii="Garamond" w:hAnsi="Garamond"/>
                <w:sz w:val="20"/>
                <w:szCs w:val="20"/>
              </w:rPr>
            </w:pPr>
            <w:r>
              <w:rPr>
                <w:rFonts w:ascii="Garamond" w:hAnsi="Garamond"/>
                <w:sz w:val="20"/>
                <w:szCs w:val="20"/>
              </w:rPr>
              <w:t>-0.85</w:t>
            </w:r>
          </w:p>
        </w:tc>
        <w:tc>
          <w:tcPr>
            <w:tcW w:w="1276" w:type="dxa"/>
          </w:tcPr>
          <w:p w14:paraId="1332C7F6"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559" w:type="dxa"/>
          </w:tcPr>
          <w:p w14:paraId="1E2DED01" w14:textId="77777777" w:rsidR="003E2881" w:rsidRDefault="003E2881" w:rsidP="003005B3">
            <w:pPr>
              <w:spacing w:line="276" w:lineRule="auto"/>
              <w:jc w:val="center"/>
              <w:rPr>
                <w:rFonts w:ascii="Garamond" w:hAnsi="Garamond"/>
                <w:sz w:val="20"/>
                <w:szCs w:val="20"/>
              </w:rPr>
            </w:pPr>
            <w:r>
              <w:rPr>
                <w:rFonts w:ascii="Garamond" w:hAnsi="Garamond"/>
                <w:sz w:val="20"/>
                <w:szCs w:val="20"/>
              </w:rPr>
              <w:t>-0.41, 0.23</w:t>
            </w:r>
          </w:p>
        </w:tc>
        <w:tc>
          <w:tcPr>
            <w:tcW w:w="1134" w:type="dxa"/>
          </w:tcPr>
          <w:p w14:paraId="62EA0186" w14:textId="77777777" w:rsidR="003E2881" w:rsidRDefault="003E2881" w:rsidP="003005B3">
            <w:pPr>
              <w:spacing w:line="276" w:lineRule="auto"/>
              <w:jc w:val="center"/>
              <w:rPr>
                <w:rFonts w:ascii="Garamond" w:hAnsi="Garamond"/>
                <w:sz w:val="20"/>
                <w:szCs w:val="20"/>
              </w:rPr>
            </w:pPr>
            <w:r>
              <w:rPr>
                <w:rFonts w:ascii="Garamond" w:hAnsi="Garamond"/>
                <w:sz w:val="20"/>
                <w:szCs w:val="20"/>
              </w:rPr>
              <w:t>-0.57</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038CF58D" w14:textId="77777777" w:rsidR="003E2881" w:rsidRDefault="003E2881" w:rsidP="003005B3">
            <w:pPr>
              <w:spacing w:line="276" w:lineRule="auto"/>
              <w:jc w:val="center"/>
              <w:rPr>
                <w:rFonts w:ascii="Garamond" w:hAnsi="Garamond"/>
                <w:sz w:val="20"/>
                <w:szCs w:val="20"/>
              </w:rPr>
            </w:pPr>
            <w:r>
              <w:rPr>
                <w:rFonts w:ascii="Garamond" w:hAnsi="Garamond"/>
                <w:sz w:val="20"/>
                <w:szCs w:val="20"/>
              </w:rPr>
              <w:t>-0.38, 0.14</w:t>
            </w:r>
          </w:p>
        </w:tc>
        <w:tc>
          <w:tcPr>
            <w:tcW w:w="1139" w:type="dxa"/>
          </w:tcPr>
          <w:p w14:paraId="51B4E3B6" w14:textId="77777777" w:rsidR="003E2881" w:rsidRDefault="003E2881" w:rsidP="003005B3">
            <w:pPr>
              <w:spacing w:line="276" w:lineRule="auto"/>
              <w:jc w:val="center"/>
              <w:rPr>
                <w:rFonts w:ascii="Garamond" w:hAnsi="Garamond"/>
                <w:sz w:val="20"/>
                <w:szCs w:val="20"/>
              </w:rPr>
            </w:pPr>
            <w:r>
              <w:rPr>
                <w:rFonts w:ascii="Garamond" w:hAnsi="Garamond"/>
                <w:sz w:val="20"/>
                <w:szCs w:val="20"/>
              </w:rPr>
              <w:t>-0.92</w:t>
            </w:r>
          </w:p>
        </w:tc>
        <w:tc>
          <w:tcPr>
            <w:tcW w:w="1276" w:type="dxa"/>
          </w:tcPr>
          <w:p w14:paraId="23908D8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7B91D6F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-0.20, 0.25</w:t>
            </w:r>
          </w:p>
        </w:tc>
        <w:tc>
          <w:tcPr>
            <w:tcW w:w="1134" w:type="dxa"/>
          </w:tcPr>
          <w:p w14:paraId="24F0D604" w14:textId="77777777" w:rsidR="003E2881" w:rsidRDefault="003E2881" w:rsidP="003005B3">
            <w:pPr>
              <w:spacing w:line="276" w:lineRule="auto"/>
              <w:jc w:val="center"/>
              <w:rPr>
                <w:rFonts w:ascii="Garamond" w:hAnsi="Garamond"/>
                <w:sz w:val="20"/>
                <w:szCs w:val="20"/>
              </w:rPr>
            </w:pPr>
            <w:r>
              <w:rPr>
                <w:rFonts w:ascii="Garamond" w:hAnsi="Garamond"/>
                <w:sz w:val="20"/>
                <w:szCs w:val="20"/>
              </w:rPr>
              <w:t>0.21</w:t>
            </w:r>
          </w:p>
        </w:tc>
      </w:tr>
      <w:tr w:rsidR="003E2881" w14:paraId="4CCEE395" w14:textId="77777777" w:rsidTr="003005B3">
        <w:tc>
          <w:tcPr>
            <w:tcW w:w="1843" w:type="dxa"/>
          </w:tcPr>
          <w:p w14:paraId="6414FF18" w14:textId="77777777" w:rsidR="003E2881" w:rsidRPr="00A82A8C" w:rsidRDefault="003E2881" w:rsidP="003005B3">
            <w:pPr>
              <w:spacing w:line="276" w:lineRule="auto"/>
              <w:rPr>
                <w:rFonts w:ascii="Garamond" w:hAnsi="Garamond"/>
                <w:bCs/>
                <w:sz w:val="20"/>
                <w:szCs w:val="20"/>
                <w:rPrChange w:id="338" w:author="Daniel Noble" w:date="2020-06-10T08:14:00Z">
                  <w:rPr>
                    <w:rFonts w:ascii="Garamond" w:hAnsi="Garamond"/>
                    <w:b/>
                    <w:sz w:val="20"/>
                    <w:szCs w:val="20"/>
                  </w:rPr>
                </w:rPrChange>
              </w:rPr>
            </w:pPr>
            <w:r w:rsidRPr="00A82A8C">
              <w:rPr>
                <w:rFonts w:ascii="Garamond" w:hAnsi="Garamond"/>
                <w:bCs/>
                <w:sz w:val="20"/>
                <w:szCs w:val="20"/>
                <w:rPrChange w:id="339" w:author="Daniel Noble" w:date="2020-06-10T08:14:00Z">
                  <w:rPr>
                    <w:rFonts w:ascii="Garamond" w:hAnsi="Garamond"/>
                    <w:b/>
                    <w:sz w:val="20"/>
                    <w:szCs w:val="20"/>
                  </w:rPr>
                </w:rPrChange>
              </w:rPr>
              <w:t>Exploration</w:t>
            </w:r>
          </w:p>
        </w:tc>
        <w:tc>
          <w:tcPr>
            <w:tcW w:w="1413" w:type="dxa"/>
          </w:tcPr>
          <w:p w14:paraId="148B1D81"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c>
          <w:tcPr>
            <w:tcW w:w="1133" w:type="dxa"/>
          </w:tcPr>
          <w:p w14:paraId="37F792EA"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-0.17, 0.37</w:t>
            </w:r>
          </w:p>
        </w:tc>
        <w:tc>
          <w:tcPr>
            <w:tcW w:w="1139" w:type="dxa"/>
          </w:tcPr>
          <w:p w14:paraId="2FCBE590" w14:textId="77777777" w:rsidR="003E2881" w:rsidRDefault="003E2881" w:rsidP="003005B3">
            <w:pPr>
              <w:spacing w:line="276" w:lineRule="auto"/>
              <w:jc w:val="center"/>
              <w:rPr>
                <w:rFonts w:ascii="Garamond" w:hAnsi="Garamond"/>
                <w:sz w:val="20"/>
                <w:szCs w:val="20"/>
              </w:rPr>
            </w:pPr>
            <w:r>
              <w:rPr>
                <w:rFonts w:ascii="Garamond" w:hAnsi="Garamond"/>
                <w:sz w:val="20"/>
                <w:szCs w:val="20"/>
              </w:rPr>
              <w:t>0.73</w:t>
            </w:r>
          </w:p>
        </w:tc>
        <w:tc>
          <w:tcPr>
            <w:tcW w:w="1276" w:type="dxa"/>
          </w:tcPr>
          <w:p w14:paraId="3C3294E3"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-0.31</w:t>
            </w:r>
          </w:p>
        </w:tc>
        <w:tc>
          <w:tcPr>
            <w:tcW w:w="1559" w:type="dxa"/>
          </w:tcPr>
          <w:p w14:paraId="7B869E8E"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-0.56, -0.05</w:t>
            </w:r>
          </w:p>
        </w:tc>
        <w:tc>
          <w:tcPr>
            <w:tcW w:w="1134" w:type="dxa"/>
          </w:tcPr>
          <w:p w14:paraId="767DA279"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-2.38</w:t>
            </w:r>
          </w:p>
        </w:tc>
      </w:tr>
      <w:tr w:rsidR="003E2881" w14:paraId="357CAFAA" w14:textId="77777777" w:rsidTr="003005B3">
        <w:tc>
          <w:tcPr>
            <w:tcW w:w="1843" w:type="dxa"/>
          </w:tcPr>
          <w:p w14:paraId="37FDAD10" w14:textId="77777777" w:rsidR="003E2881" w:rsidRPr="00A82A8C" w:rsidRDefault="003E2881" w:rsidP="003005B3">
            <w:pPr>
              <w:spacing w:line="276" w:lineRule="auto"/>
              <w:rPr>
                <w:rFonts w:ascii="Garamond" w:hAnsi="Garamond"/>
                <w:bCs/>
                <w:sz w:val="20"/>
                <w:szCs w:val="20"/>
                <w:rPrChange w:id="340" w:author="Daniel Noble" w:date="2020-06-10T08:14:00Z">
                  <w:rPr>
                    <w:rFonts w:ascii="Garamond" w:hAnsi="Garamond"/>
                    <w:b/>
                    <w:sz w:val="20"/>
                    <w:szCs w:val="20"/>
                  </w:rPr>
                </w:rPrChange>
              </w:rPr>
            </w:pPr>
            <w:r w:rsidRPr="00A82A8C">
              <w:rPr>
                <w:rFonts w:ascii="Garamond" w:hAnsi="Garamond"/>
                <w:bCs/>
                <w:sz w:val="20"/>
                <w:szCs w:val="20"/>
                <w:rPrChange w:id="341" w:author="Daniel Noble" w:date="2020-06-10T08:14:00Z">
                  <w:rPr>
                    <w:rFonts w:ascii="Garamond" w:hAnsi="Garamond"/>
                    <w:b/>
                    <w:sz w:val="20"/>
                    <w:szCs w:val="20"/>
                  </w:rPr>
                </w:rPrChange>
              </w:rPr>
              <w:t>Sociality</w:t>
            </w:r>
          </w:p>
        </w:tc>
        <w:tc>
          <w:tcPr>
            <w:tcW w:w="1413" w:type="dxa"/>
          </w:tcPr>
          <w:p w14:paraId="19E501CD"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-0.48</w:t>
            </w:r>
          </w:p>
        </w:tc>
        <w:tc>
          <w:tcPr>
            <w:tcW w:w="1133" w:type="dxa"/>
          </w:tcPr>
          <w:p w14:paraId="0182D7CA"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-0.93, 0.03</w:t>
            </w:r>
          </w:p>
        </w:tc>
        <w:tc>
          <w:tcPr>
            <w:tcW w:w="1139" w:type="dxa"/>
          </w:tcPr>
          <w:p w14:paraId="139D0A5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-2.07</w:t>
            </w:r>
          </w:p>
        </w:tc>
        <w:tc>
          <w:tcPr>
            <w:tcW w:w="1276" w:type="dxa"/>
          </w:tcPr>
          <w:p w14:paraId="0AA2A106" w14:textId="77777777"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0.10</w:t>
            </w:r>
          </w:p>
        </w:tc>
        <w:tc>
          <w:tcPr>
            <w:tcW w:w="1559" w:type="dxa"/>
          </w:tcPr>
          <w:p w14:paraId="1C0813FF" w14:textId="77777777"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-0.39, 0.58</w:t>
            </w:r>
          </w:p>
        </w:tc>
        <w:tc>
          <w:tcPr>
            <w:tcW w:w="1134" w:type="dxa"/>
          </w:tcPr>
          <w:p w14:paraId="7CF3F14A" w14:textId="77777777" w:rsidR="003E2881" w:rsidRPr="008215E4" w:rsidRDefault="003E2881" w:rsidP="003005B3">
            <w:pPr>
              <w:spacing w:line="276" w:lineRule="auto"/>
              <w:jc w:val="center"/>
              <w:rPr>
                <w:rFonts w:ascii="Garamond" w:hAnsi="Garamond"/>
                <w:sz w:val="20"/>
                <w:szCs w:val="20"/>
              </w:rPr>
            </w:pPr>
            <w:r>
              <w:rPr>
                <w:rFonts w:ascii="Garamond" w:hAnsi="Garamond"/>
                <w:sz w:val="20"/>
                <w:szCs w:val="20"/>
              </w:rPr>
              <w:t>0.39</w:t>
            </w:r>
          </w:p>
        </w:tc>
      </w:tr>
      <w:tr w:rsidR="003E2881" w14:paraId="41BFF831" w14:textId="77777777" w:rsidTr="003005B3">
        <w:tc>
          <w:tcPr>
            <w:tcW w:w="9497" w:type="dxa"/>
            <w:gridSpan w:val="7"/>
          </w:tcPr>
          <w:p w14:paraId="0B6BCDB9" w14:textId="77777777" w:rsidR="003E2881" w:rsidRPr="00A82A8C" w:rsidRDefault="003E2881" w:rsidP="003005B3">
            <w:pPr>
              <w:spacing w:line="276" w:lineRule="auto"/>
              <w:rPr>
                <w:rFonts w:ascii="Garamond" w:hAnsi="Garamond"/>
                <w:b/>
                <w:bCs/>
                <w:sz w:val="20"/>
                <w:szCs w:val="20"/>
                <w:rPrChange w:id="342" w:author="Daniel Noble" w:date="2020-06-10T08:14:00Z">
                  <w:rPr>
                    <w:rFonts w:ascii="Garamond" w:hAnsi="Garamond"/>
                    <w:sz w:val="20"/>
                    <w:szCs w:val="20"/>
                  </w:rPr>
                </w:rPrChange>
              </w:rPr>
            </w:pPr>
            <w:proofErr w:type="spellStart"/>
            <w:r w:rsidRPr="00A82A8C">
              <w:rPr>
                <w:rFonts w:ascii="Garamond" w:hAnsi="Garamond"/>
                <w:b/>
                <w:bCs/>
                <w:i/>
                <w:sz w:val="20"/>
                <w:szCs w:val="20"/>
                <w:rPrChange w:id="343" w:author="Daniel Noble" w:date="2020-06-10T08:14:00Z">
                  <w:rPr>
                    <w:rFonts w:ascii="Garamond" w:hAnsi="Garamond"/>
                    <w:i/>
                    <w:sz w:val="20"/>
                    <w:szCs w:val="20"/>
                  </w:rPr>
                </w:rPrChange>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-0.22</w:t>
            </w:r>
          </w:p>
        </w:tc>
        <w:tc>
          <w:tcPr>
            <w:tcW w:w="1276" w:type="dxa"/>
          </w:tcPr>
          <w:p w14:paraId="0F4CA9E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-0.10</w:t>
            </w:r>
          </w:p>
        </w:tc>
        <w:tc>
          <w:tcPr>
            <w:tcW w:w="1559" w:type="dxa"/>
          </w:tcPr>
          <w:p w14:paraId="0B1F0C7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-0.38, 0.18</w:t>
            </w:r>
          </w:p>
        </w:tc>
        <w:tc>
          <w:tcPr>
            <w:tcW w:w="1134" w:type="dxa"/>
          </w:tcPr>
          <w:p w14:paraId="412EDDC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-0.69</w:t>
            </w:r>
          </w:p>
        </w:tc>
      </w:tr>
      <w:tr w:rsidR="003E2881" w14:paraId="03CC8C53" w14:textId="77777777" w:rsidTr="003005B3">
        <w:tc>
          <w:tcPr>
            <w:tcW w:w="1843" w:type="dxa"/>
          </w:tcPr>
          <w:p w14:paraId="6B08AC8D" w14:textId="77777777" w:rsidR="003E2881" w:rsidRPr="00A82A8C" w:rsidRDefault="003E2881" w:rsidP="003005B3">
            <w:pPr>
              <w:spacing w:line="276" w:lineRule="auto"/>
              <w:rPr>
                <w:rFonts w:ascii="Garamond" w:hAnsi="Garamond"/>
                <w:bCs/>
                <w:sz w:val="20"/>
                <w:szCs w:val="20"/>
                <w:rPrChange w:id="344" w:author="Daniel Noble" w:date="2020-06-10T08:14:00Z">
                  <w:rPr>
                    <w:rFonts w:ascii="Garamond" w:hAnsi="Garamond"/>
                    <w:b/>
                    <w:sz w:val="20"/>
                    <w:szCs w:val="20"/>
                  </w:rPr>
                </w:rPrChange>
              </w:rPr>
            </w:pPr>
            <w:r w:rsidRPr="00A82A8C">
              <w:rPr>
                <w:rFonts w:ascii="Garamond" w:hAnsi="Garamond"/>
                <w:bCs/>
                <w:sz w:val="20"/>
                <w:szCs w:val="20"/>
                <w:rPrChange w:id="345" w:author="Daniel Noble" w:date="2020-06-10T08:14:00Z">
                  <w:rPr>
                    <w:rFonts w:ascii="Garamond" w:hAnsi="Garamond"/>
                    <w:b/>
                    <w:sz w:val="20"/>
                    <w:szCs w:val="20"/>
                  </w:rPr>
                </w:rPrChange>
              </w:rPr>
              <w:t>Aggression</w:t>
            </w:r>
          </w:p>
        </w:tc>
        <w:tc>
          <w:tcPr>
            <w:tcW w:w="1413" w:type="dxa"/>
          </w:tcPr>
          <w:p w14:paraId="46D07D2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475D480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-0.42, 0.19</w:t>
            </w:r>
          </w:p>
        </w:tc>
        <w:tc>
          <w:tcPr>
            <w:tcW w:w="1139" w:type="dxa"/>
          </w:tcPr>
          <w:p w14:paraId="60A0599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-0.76</w:t>
            </w:r>
          </w:p>
        </w:tc>
        <w:tc>
          <w:tcPr>
            <w:tcW w:w="1276" w:type="dxa"/>
          </w:tcPr>
          <w:p w14:paraId="02996F57"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0.16</w:t>
            </w:r>
          </w:p>
        </w:tc>
        <w:tc>
          <w:tcPr>
            <w:tcW w:w="1559" w:type="dxa"/>
          </w:tcPr>
          <w:p w14:paraId="535117A6"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-0.01, 0.32</w:t>
            </w:r>
          </w:p>
        </w:tc>
        <w:tc>
          <w:tcPr>
            <w:tcW w:w="1134" w:type="dxa"/>
          </w:tcPr>
          <w:p w14:paraId="69051A3D"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1.89</w:t>
            </w:r>
          </w:p>
        </w:tc>
      </w:tr>
      <w:tr w:rsidR="003E2881" w14:paraId="39488401" w14:textId="77777777" w:rsidTr="003005B3">
        <w:tc>
          <w:tcPr>
            <w:tcW w:w="1843" w:type="dxa"/>
          </w:tcPr>
          <w:p w14:paraId="593010C9" w14:textId="77777777" w:rsidR="003E2881" w:rsidRPr="00A82A8C" w:rsidRDefault="003E2881" w:rsidP="003005B3">
            <w:pPr>
              <w:spacing w:line="276" w:lineRule="auto"/>
              <w:rPr>
                <w:rFonts w:ascii="Garamond" w:hAnsi="Garamond"/>
                <w:bCs/>
                <w:sz w:val="20"/>
                <w:szCs w:val="20"/>
              </w:rPr>
            </w:pPr>
            <w:r w:rsidRPr="00A82A8C">
              <w:rPr>
                <w:rFonts w:ascii="Garamond" w:hAnsi="Garamond"/>
                <w:bCs/>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559" w:type="dxa"/>
          </w:tcPr>
          <w:p w14:paraId="126DB2A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-0.07, 0.22</w:t>
            </w:r>
          </w:p>
        </w:tc>
        <w:tc>
          <w:tcPr>
            <w:tcW w:w="1134" w:type="dxa"/>
          </w:tcPr>
          <w:p w14:paraId="156AB25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1.00</w:t>
            </w:r>
          </w:p>
        </w:tc>
      </w:tr>
      <w:tr w:rsidR="003E2881" w14:paraId="2C391EDF" w14:textId="77777777" w:rsidTr="003005B3">
        <w:tc>
          <w:tcPr>
            <w:tcW w:w="1843" w:type="dxa"/>
          </w:tcPr>
          <w:p w14:paraId="2DFCF062" w14:textId="77777777" w:rsidR="003E2881" w:rsidRPr="00A82A8C" w:rsidRDefault="003E2881" w:rsidP="003005B3">
            <w:pPr>
              <w:spacing w:line="276" w:lineRule="auto"/>
              <w:rPr>
                <w:rFonts w:ascii="Garamond" w:hAnsi="Garamond"/>
                <w:bCs/>
                <w:sz w:val="20"/>
                <w:szCs w:val="20"/>
                <w:rPrChange w:id="346" w:author="Daniel Noble" w:date="2020-06-10T08:14:00Z">
                  <w:rPr>
                    <w:rFonts w:ascii="Garamond" w:hAnsi="Garamond"/>
                    <w:b/>
                    <w:sz w:val="20"/>
                    <w:szCs w:val="20"/>
                  </w:rPr>
                </w:rPrChange>
              </w:rPr>
            </w:pPr>
            <w:r w:rsidRPr="00A82A8C">
              <w:rPr>
                <w:rFonts w:ascii="Garamond" w:hAnsi="Garamond"/>
                <w:bCs/>
                <w:sz w:val="20"/>
                <w:szCs w:val="20"/>
                <w:rPrChange w:id="347" w:author="Daniel Noble" w:date="2020-06-10T08:14:00Z">
                  <w:rPr>
                    <w:rFonts w:ascii="Garamond" w:hAnsi="Garamond"/>
                    <w:b/>
                    <w:sz w:val="20"/>
                    <w:szCs w:val="20"/>
                  </w:rPr>
                </w:rPrChange>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0.03, 0.47</w:t>
            </w:r>
          </w:p>
        </w:tc>
        <w:tc>
          <w:tcPr>
            <w:tcW w:w="1139" w:type="dxa"/>
          </w:tcPr>
          <w:p w14:paraId="698EA646"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2.21</w:t>
            </w:r>
          </w:p>
        </w:tc>
        <w:tc>
          <w:tcPr>
            <w:tcW w:w="1276" w:type="dxa"/>
          </w:tcPr>
          <w:p w14:paraId="208DB169" w14:textId="77777777"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-0.12</w:t>
            </w:r>
          </w:p>
        </w:tc>
        <w:tc>
          <w:tcPr>
            <w:tcW w:w="1559" w:type="dxa"/>
          </w:tcPr>
          <w:p w14:paraId="76DBC4C9" w14:textId="77777777"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-0.28, 0.04</w:t>
            </w:r>
          </w:p>
        </w:tc>
        <w:tc>
          <w:tcPr>
            <w:tcW w:w="1134" w:type="dxa"/>
          </w:tcPr>
          <w:p w14:paraId="68194356" w14:textId="77777777"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-1.52</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-0.01</w:t>
            </w:r>
          </w:p>
        </w:tc>
        <w:tc>
          <w:tcPr>
            <w:tcW w:w="1133" w:type="dxa"/>
          </w:tcPr>
          <w:p w14:paraId="2F37253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-0.55, 0.54</w:t>
            </w:r>
          </w:p>
        </w:tc>
        <w:tc>
          <w:tcPr>
            <w:tcW w:w="1139" w:type="dxa"/>
          </w:tcPr>
          <w:p w14:paraId="719B4BF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-0.03</w:t>
            </w:r>
          </w:p>
        </w:tc>
        <w:tc>
          <w:tcPr>
            <w:tcW w:w="1276" w:type="dxa"/>
          </w:tcPr>
          <w:p w14:paraId="6DBE9AF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444C24B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-0.53, 0.60</w:t>
            </w:r>
          </w:p>
        </w:tc>
        <w:tc>
          <w:tcPr>
            <w:tcW w:w="1134" w:type="dxa"/>
          </w:tcPr>
          <w:p w14:paraId="382852D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0.11</w:t>
            </w:r>
          </w:p>
        </w:tc>
      </w:tr>
      <w:tr w:rsidR="003E2881" w14:paraId="3B04865A" w14:textId="77777777" w:rsidTr="003005B3">
        <w:tc>
          <w:tcPr>
            <w:tcW w:w="9497" w:type="dxa"/>
            <w:gridSpan w:val="7"/>
          </w:tcPr>
          <w:p w14:paraId="6412A9AF" w14:textId="77777777" w:rsidR="003E2881" w:rsidRPr="00A82A8C" w:rsidRDefault="003E2881" w:rsidP="003005B3">
            <w:pPr>
              <w:spacing w:line="276" w:lineRule="auto"/>
              <w:rPr>
                <w:rFonts w:ascii="Garamond" w:hAnsi="Garamond"/>
                <w:b/>
                <w:bCs/>
                <w:sz w:val="20"/>
                <w:szCs w:val="20"/>
                <w:rPrChange w:id="348" w:author="Daniel Noble" w:date="2020-06-10T08:14:00Z">
                  <w:rPr>
                    <w:rFonts w:ascii="Garamond" w:hAnsi="Garamond"/>
                    <w:sz w:val="20"/>
                    <w:szCs w:val="20"/>
                  </w:rPr>
                </w:rPrChange>
              </w:rPr>
            </w:pPr>
            <w:r w:rsidRPr="00A82A8C">
              <w:rPr>
                <w:rFonts w:ascii="Garamond" w:hAnsi="Garamond"/>
                <w:b/>
                <w:bCs/>
                <w:i/>
                <w:sz w:val="20"/>
                <w:szCs w:val="20"/>
                <w:rPrChange w:id="349" w:author="Daniel Noble" w:date="2020-06-10T08:14:00Z">
                  <w:rPr>
                    <w:rFonts w:ascii="Garamond" w:hAnsi="Garamond"/>
                    <w:i/>
                    <w:sz w:val="20"/>
                    <w:szCs w:val="20"/>
                  </w:rPr>
                </w:rPrChange>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1826AB63" w14:textId="77777777" w:rsidR="003E2881" w:rsidRDefault="003E2881" w:rsidP="003005B3">
            <w:pPr>
              <w:spacing w:line="276" w:lineRule="auto"/>
              <w:jc w:val="center"/>
              <w:rPr>
                <w:rFonts w:ascii="Garamond" w:hAnsi="Garamond"/>
                <w:sz w:val="20"/>
                <w:szCs w:val="20"/>
              </w:rPr>
            </w:pPr>
            <w:r>
              <w:rPr>
                <w:rFonts w:ascii="Garamond" w:hAnsi="Garamond"/>
                <w:sz w:val="20"/>
                <w:szCs w:val="20"/>
              </w:rPr>
              <w:t>-0.58, 0.35</w:t>
            </w:r>
          </w:p>
        </w:tc>
        <w:tc>
          <w:tcPr>
            <w:tcW w:w="1139" w:type="dxa"/>
          </w:tcPr>
          <w:p w14:paraId="1E89BDE0" w14:textId="77777777" w:rsidR="003E2881" w:rsidRDefault="003E2881" w:rsidP="003005B3">
            <w:pPr>
              <w:spacing w:line="276" w:lineRule="auto"/>
              <w:jc w:val="center"/>
              <w:rPr>
                <w:rFonts w:ascii="Garamond" w:hAnsi="Garamond"/>
                <w:sz w:val="20"/>
                <w:szCs w:val="20"/>
              </w:rPr>
            </w:pPr>
            <w:r>
              <w:rPr>
                <w:rFonts w:ascii="Garamond" w:hAnsi="Garamond"/>
                <w:sz w:val="20"/>
                <w:szCs w:val="20"/>
              </w:rPr>
              <w:t>-0.50</w:t>
            </w:r>
          </w:p>
        </w:tc>
        <w:tc>
          <w:tcPr>
            <w:tcW w:w="1276" w:type="dxa"/>
          </w:tcPr>
          <w:p w14:paraId="2545EF3D" w14:textId="77777777" w:rsidR="003E2881"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6F7C37A" w14:textId="77777777" w:rsidR="003E2881" w:rsidRDefault="003E2881" w:rsidP="003005B3">
            <w:pPr>
              <w:spacing w:line="276" w:lineRule="auto"/>
              <w:jc w:val="center"/>
              <w:rPr>
                <w:rFonts w:ascii="Garamond" w:hAnsi="Garamond"/>
                <w:sz w:val="20"/>
                <w:szCs w:val="20"/>
              </w:rPr>
            </w:pPr>
            <w:r>
              <w:rPr>
                <w:rFonts w:ascii="Garamond" w:hAnsi="Garamond"/>
                <w:sz w:val="20"/>
                <w:szCs w:val="20"/>
              </w:rPr>
              <w:t>-0.15, 0.11</w:t>
            </w:r>
          </w:p>
        </w:tc>
        <w:tc>
          <w:tcPr>
            <w:tcW w:w="1134" w:type="dxa"/>
          </w:tcPr>
          <w:p w14:paraId="6A12E603" w14:textId="77777777" w:rsidR="003E2881" w:rsidRDefault="003E2881" w:rsidP="003005B3">
            <w:pPr>
              <w:spacing w:line="276" w:lineRule="auto"/>
              <w:jc w:val="center"/>
              <w:rPr>
                <w:rFonts w:ascii="Garamond" w:hAnsi="Garamond"/>
                <w:sz w:val="20"/>
                <w:szCs w:val="20"/>
              </w:rPr>
            </w:pPr>
            <w:r>
              <w:rPr>
                <w:rFonts w:ascii="Garamond" w:hAnsi="Garamond"/>
                <w:sz w:val="20"/>
                <w:szCs w:val="20"/>
              </w:rPr>
              <w:t>-0.34</w:t>
            </w:r>
          </w:p>
        </w:tc>
      </w:tr>
      <w:tr w:rsidR="003E2881" w14:paraId="50E9C7BC" w14:textId="77777777" w:rsidTr="003005B3">
        <w:tc>
          <w:tcPr>
            <w:tcW w:w="1843" w:type="dxa"/>
          </w:tcPr>
          <w:p w14:paraId="43FDC40A" w14:textId="77777777" w:rsidR="003E2881" w:rsidRPr="00A82A8C" w:rsidRDefault="003E2881" w:rsidP="003005B3">
            <w:pPr>
              <w:spacing w:line="276" w:lineRule="auto"/>
              <w:rPr>
                <w:rFonts w:ascii="Garamond" w:hAnsi="Garamond"/>
                <w:bCs/>
                <w:sz w:val="20"/>
                <w:szCs w:val="20"/>
                <w:rPrChange w:id="350" w:author="Daniel Noble" w:date="2020-06-10T08:15:00Z">
                  <w:rPr>
                    <w:rFonts w:ascii="Garamond" w:hAnsi="Garamond"/>
                    <w:b/>
                    <w:sz w:val="20"/>
                    <w:szCs w:val="20"/>
                  </w:rPr>
                </w:rPrChange>
              </w:rPr>
            </w:pPr>
            <w:r w:rsidRPr="00A82A8C">
              <w:rPr>
                <w:rFonts w:ascii="Garamond" w:hAnsi="Garamond"/>
                <w:bCs/>
                <w:sz w:val="20"/>
                <w:szCs w:val="20"/>
                <w:rPrChange w:id="351" w:author="Daniel Noble" w:date="2020-06-10T08:15:00Z">
                  <w:rPr>
                    <w:rFonts w:ascii="Garamond" w:hAnsi="Garamond"/>
                    <w:b/>
                    <w:sz w:val="20"/>
                    <w:szCs w:val="20"/>
                  </w:rPr>
                </w:rPrChange>
              </w:rPr>
              <w:t>Aggression</w:t>
            </w:r>
          </w:p>
        </w:tc>
        <w:tc>
          <w:tcPr>
            <w:tcW w:w="1413" w:type="dxa"/>
          </w:tcPr>
          <w:p w14:paraId="795685AD" w14:textId="77777777" w:rsidR="003E2881"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07533A15" w14:textId="77777777" w:rsidR="003E2881" w:rsidRDefault="003E2881" w:rsidP="003005B3">
            <w:pPr>
              <w:spacing w:line="276" w:lineRule="auto"/>
              <w:jc w:val="center"/>
              <w:rPr>
                <w:rFonts w:ascii="Garamond" w:hAnsi="Garamond"/>
                <w:sz w:val="20"/>
                <w:szCs w:val="20"/>
              </w:rPr>
            </w:pPr>
            <w:r>
              <w:rPr>
                <w:rFonts w:ascii="Garamond" w:hAnsi="Garamond"/>
                <w:sz w:val="20"/>
                <w:szCs w:val="20"/>
              </w:rPr>
              <w:t>-0.48, 0.41</w:t>
            </w:r>
          </w:p>
        </w:tc>
        <w:tc>
          <w:tcPr>
            <w:tcW w:w="1139" w:type="dxa"/>
          </w:tcPr>
          <w:p w14:paraId="1EE7F167"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-2.08</w:t>
            </w:r>
          </w:p>
        </w:tc>
      </w:tr>
      <w:tr w:rsidR="003E2881" w14:paraId="08464D07" w14:textId="77777777" w:rsidTr="003005B3">
        <w:tc>
          <w:tcPr>
            <w:tcW w:w="1843" w:type="dxa"/>
          </w:tcPr>
          <w:p w14:paraId="33A06525" w14:textId="77777777" w:rsidR="003E2881" w:rsidRPr="00A82A8C" w:rsidRDefault="003E2881" w:rsidP="003005B3">
            <w:pPr>
              <w:spacing w:line="276" w:lineRule="auto"/>
              <w:rPr>
                <w:rFonts w:ascii="Garamond" w:hAnsi="Garamond"/>
                <w:bCs/>
                <w:sz w:val="20"/>
                <w:szCs w:val="20"/>
              </w:rPr>
            </w:pPr>
            <w:r w:rsidRPr="00A82A8C">
              <w:rPr>
                <w:rFonts w:ascii="Garamond" w:hAnsi="Garamond"/>
                <w:bCs/>
                <w:sz w:val="20"/>
                <w:szCs w:val="20"/>
              </w:rPr>
              <w:t>Boldness</w:t>
            </w:r>
          </w:p>
        </w:tc>
        <w:tc>
          <w:tcPr>
            <w:tcW w:w="1413" w:type="dxa"/>
          </w:tcPr>
          <w:p w14:paraId="2B54FADC"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w:t>
            </w:r>
          </w:p>
        </w:tc>
        <w:tc>
          <w:tcPr>
            <w:tcW w:w="1133" w:type="dxa"/>
          </w:tcPr>
          <w:p w14:paraId="76288929" w14:textId="77777777" w:rsidR="003E2881" w:rsidRDefault="003E2881" w:rsidP="003005B3">
            <w:pPr>
              <w:spacing w:line="276" w:lineRule="auto"/>
              <w:jc w:val="center"/>
              <w:rPr>
                <w:rFonts w:ascii="Garamond" w:hAnsi="Garamond"/>
                <w:sz w:val="20"/>
                <w:szCs w:val="20"/>
              </w:rPr>
            </w:pPr>
            <w:r>
              <w:rPr>
                <w:rFonts w:ascii="Garamond" w:hAnsi="Garamond"/>
                <w:sz w:val="20"/>
                <w:szCs w:val="20"/>
              </w:rPr>
              <w:t>-0.52, 0.37</w:t>
            </w:r>
          </w:p>
        </w:tc>
        <w:tc>
          <w:tcPr>
            <w:tcW w:w="1139" w:type="dxa"/>
          </w:tcPr>
          <w:p w14:paraId="0C22CF6D" w14:textId="77777777" w:rsidR="003E2881" w:rsidRDefault="003E2881" w:rsidP="003005B3">
            <w:pPr>
              <w:spacing w:line="276" w:lineRule="auto"/>
              <w:jc w:val="center"/>
              <w:rPr>
                <w:rFonts w:ascii="Garamond" w:hAnsi="Garamond"/>
                <w:sz w:val="20"/>
                <w:szCs w:val="20"/>
              </w:rPr>
            </w:pPr>
            <w:r>
              <w:rPr>
                <w:rFonts w:ascii="Garamond" w:hAnsi="Garamond"/>
                <w:sz w:val="20"/>
                <w:szCs w:val="20"/>
              </w:rPr>
              <w:t>-0.32</w:t>
            </w:r>
          </w:p>
        </w:tc>
        <w:tc>
          <w:tcPr>
            <w:tcW w:w="1276" w:type="dxa"/>
          </w:tcPr>
          <w:p w14:paraId="2E7C40D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0.00</w:t>
            </w:r>
          </w:p>
        </w:tc>
        <w:tc>
          <w:tcPr>
            <w:tcW w:w="1559" w:type="dxa"/>
          </w:tcPr>
          <w:p w14:paraId="6FD16E4B"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-0.10, 0.09</w:t>
            </w:r>
          </w:p>
        </w:tc>
        <w:tc>
          <w:tcPr>
            <w:tcW w:w="1134" w:type="dxa"/>
          </w:tcPr>
          <w:p w14:paraId="508137CB"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r>
      <w:tr w:rsidR="003E2881" w14:paraId="531AF559" w14:textId="77777777" w:rsidTr="003005B3">
        <w:tc>
          <w:tcPr>
            <w:tcW w:w="1843" w:type="dxa"/>
          </w:tcPr>
          <w:p w14:paraId="0C05B6B3" w14:textId="77777777" w:rsidR="003E2881" w:rsidRPr="00A82A8C" w:rsidRDefault="003E2881" w:rsidP="003005B3">
            <w:pPr>
              <w:spacing w:line="276" w:lineRule="auto"/>
              <w:rPr>
                <w:rFonts w:ascii="Garamond" w:hAnsi="Garamond"/>
                <w:bCs/>
                <w:sz w:val="20"/>
                <w:szCs w:val="20"/>
              </w:rPr>
            </w:pPr>
            <w:r w:rsidRPr="00A82A8C">
              <w:rPr>
                <w:rFonts w:ascii="Garamond" w:hAnsi="Garamond"/>
                <w:bCs/>
                <w:sz w:val="20"/>
                <w:szCs w:val="20"/>
              </w:rPr>
              <w:t>Exploration</w:t>
            </w:r>
          </w:p>
        </w:tc>
        <w:tc>
          <w:tcPr>
            <w:tcW w:w="1413" w:type="dxa"/>
          </w:tcPr>
          <w:p w14:paraId="523EAA7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-0.01</w:t>
            </w:r>
          </w:p>
        </w:tc>
        <w:tc>
          <w:tcPr>
            <w:tcW w:w="1133" w:type="dxa"/>
          </w:tcPr>
          <w:p w14:paraId="491FB030" w14:textId="77777777" w:rsidR="003E2881" w:rsidRDefault="003E2881" w:rsidP="003005B3">
            <w:pPr>
              <w:spacing w:line="276" w:lineRule="auto"/>
              <w:jc w:val="center"/>
              <w:rPr>
                <w:rFonts w:ascii="Garamond" w:hAnsi="Garamond"/>
                <w:sz w:val="20"/>
                <w:szCs w:val="20"/>
              </w:rPr>
            </w:pPr>
            <w:r>
              <w:rPr>
                <w:rFonts w:ascii="Garamond" w:hAnsi="Garamond"/>
                <w:sz w:val="20"/>
                <w:szCs w:val="20"/>
              </w:rPr>
              <w:t>-0.47, 0.45</w:t>
            </w:r>
          </w:p>
        </w:tc>
        <w:tc>
          <w:tcPr>
            <w:tcW w:w="1139" w:type="dxa"/>
          </w:tcPr>
          <w:p w14:paraId="5FB70A6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-0.16, 0.10</w:t>
            </w:r>
          </w:p>
        </w:tc>
        <w:tc>
          <w:tcPr>
            <w:tcW w:w="1134" w:type="dxa"/>
          </w:tcPr>
          <w:p w14:paraId="32CBE4F2" w14:textId="77777777" w:rsidR="003E2881" w:rsidRDefault="003E2881" w:rsidP="003005B3">
            <w:pPr>
              <w:spacing w:line="276" w:lineRule="auto"/>
              <w:jc w:val="center"/>
              <w:rPr>
                <w:rFonts w:ascii="Garamond" w:hAnsi="Garamond"/>
                <w:sz w:val="20"/>
                <w:szCs w:val="20"/>
              </w:rPr>
            </w:pPr>
            <w:r>
              <w:rPr>
                <w:rFonts w:ascii="Garamond" w:hAnsi="Garamond"/>
                <w:sz w:val="20"/>
                <w:szCs w:val="20"/>
              </w:rPr>
              <w:t>-0.50</w:t>
            </w:r>
          </w:p>
        </w:tc>
      </w:tr>
      <w:tr w:rsidR="003E2881" w14:paraId="6DCDCD0A" w14:textId="77777777" w:rsidTr="003005B3">
        <w:tc>
          <w:tcPr>
            <w:tcW w:w="1843" w:type="dxa"/>
          </w:tcPr>
          <w:p w14:paraId="4C434494" w14:textId="77777777" w:rsidR="003E2881" w:rsidRPr="00A82A8C" w:rsidRDefault="003E2881" w:rsidP="003005B3">
            <w:pPr>
              <w:spacing w:line="276" w:lineRule="auto"/>
              <w:rPr>
                <w:rFonts w:ascii="Garamond" w:hAnsi="Garamond"/>
                <w:bCs/>
                <w:sz w:val="20"/>
                <w:szCs w:val="20"/>
                <w:rPrChange w:id="352" w:author="Daniel Noble" w:date="2020-06-10T08:15:00Z">
                  <w:rPr>
                    <w:rFonts w:ascii="Garamond" w:hAnsi="Garamond"/>
                    <w:b/>
                    <w:sz w:val="20"/>
                    <w:szCs w:val="20"/>
                  </w:rPr>
                </w:rPrChange>
              </w:rPr>
            </w:pPr>
            <w:r w:rsidRPr="00A82A8C">
              <w:rPr>
                <w:rFonts w:ascii="Garamond" w:hAnsi="Garamond"/>
                <w:bCs/>
                <w:sz w:val="20"/>
                <w:szCs w:val="20"/>
                <w:rPrChange w:id="353" w:author="Daniel Noble" w:date="2020-06-10T08:15:00Z">
                  <w:rPr>
                    <w:rFonts w:ascii="Garamond" w:hAnsi="Garamond"/>
                    <w:b/>
                    <w:sz w:val="20"/>
                    <w:szCs w:val="20"/>
                  </w:rPr>
                </w:rPrChange>
              </w:rPr>
              <w:lastRenderedPageBreak/>
              <w:t>Sociality</w:t>
            </w:r>
          </w:p>
        </w:tc>
        <w:tc>
          <w:tcPr>
            <w:tcW w:w="1413" w:type="dxa"/>
          </w:tcPr>
          <w:p w14:paraId="4BAAB529"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c>
          <w:tcPr>
            <w:tcW w:w="1133" w:type="dxa"/>
          </w:tcPr>
          <w:p w14:paraId="6EF4C61A" w14:textId="77777777" w:rsidR="003E2881" w:rsidRDefault="003E2881" w:rsidP="003005B3">
            <w:pPr>
              <w:spacing w:line="276" w:lineRule="auto"/>
              <w:jc w:val="center"/>
              <w:rPr>
                <w:rFonts w:ascii="Garamond" w:hAnsi="Garamond"/>
                <w:sz w:val="20"/>
                <w:szCs w:val="20"/>
              </w:rPr>
            </w:pPr>
            <w:r>
              <w:rPr>
                <w:rFonts w:ascii="Garamond" w:hAnsi="Garamond"/>
                <w:sz w:val="20"/>
                <w:szCs w:val="20"/>
              </w:rPr>
              <w:t>-0.74, 0.24</w:t>
            </w:r>
          </w:p>
        </w:tc>
        <w:tc>
          <w:tcPr>
            <w:tcW w:w="1139" w:type="dxa"/>
          </w:tcPr>
          <w:p w14:paraId="3F60B5FA" w14:textId="77777777" w:rsidR="003E2881" w:rsidRDefault="003E2881" w:rsidP="003005B3">
            <w:pPr>
              <w:spacing w:line="276" w:lineRule="auto"/>
              <w:jc w:val="center"/>
              <w:rPr>
                <w:rFonts w:ascii="Garamond" w:hAnsi="Garamond"/>
                <w:sz w:val="20"/>
                <w:szCs w:val="20"/>
              </w:rPr>
            </w:pPr>
            <w:r>
              <w:rPr>
                <w:rFonts w:ascii="Garamond" w:hAnsi="Garamond"/>
                <w:sz w:val="20"/>
                <w:szCs w:val="20"/>
              </w:rPr>
              <w:t>-1.01</w:t>
            </w:r>
          </w:p>
        </w:tc>
        <w:tc>
          <w:tcPr>
            <w:tcW w:w="1276" w:type="dxa"/>
          </w:tcPr>
          <w:p w14:paraId="7C320C4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0.17</w:t>
            </w:r>
          </w:p>
        </w:tc>
        <w:tc>
          <w:tcPr>
            <w:tcW w:w="1559" w:type="dxa"/>
          </w:tcPr>
          <w:p w14:paraId="270D5B61"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-0.01, 0.35</w:t>
            </w:r>
          </w:p>
        </w:tc>
        <w:tc>
          <w:tcPr>
            <w:tcW w:w="1134" w:type="dxa"/>
          </w:tcPr>
          <w:p w14:paraId="46776796"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1.91</w:t>
            </w:r>
          </w:p>
        </w:tc>
      </w:tr>
      <w:tr w:rsidR="003E2881" w14:paraId="306239AE" w14:textId="77777777" w:rsidTr="003005B3">
        <w:tc>
          <w:tcPr>
            <w:tcW w:w="9497" w:type="dxa"/>
            <w:gridSpan w:val="7"/>
          </w:tcPr>
          <w:p w14:paraId="0B3FF9E3" w14:textId="77777777" w:rsidR="003E2881" w:rsidRPr="00A82A8C" w:rsidRDefault="003E2881" w:rsidP="003005B3">
            <w:pPr>
              <w:spacing w:line="276" w:lineRule="auto"/>
              <w:rPr>
                <w:rFonts w:ascii="Garamond" w:hAnsi="Garamond"/>
                <w:b/>
                <w:bCs/>
                <w:sz w:val="20"/>
                <w:szCs w:val="20"/>
                <w:rPrChange w:id="354" w:author="Daniel Noble" w:date="2020-06-10T08:15:00Z">
                  <w:rPr>
                    <w:rFonts w:ascii="Garamond" w:hAnsi="Garamond"/>
                    <w:sz w:val="20"/>
                    <w:szCs w:val="20"/>
                  </w:rPr>
                </w:rPrChange>
              </w:rPr>
            </w:pPr>
            <w:r w:rsidRPr="00A82A8C">
              <w:rPr>
                <w:rFonts w:ascii="Garamond" w:hAnsi="Garamond"/>
                <w:b/>
                <w:bCs/>
                <w:i/>
                <w:sz w:val="20"/>
                <w:szCs w:val="20"/>
                <w:rPrChange w:id="355" w:author="Daniel Noble" w:date="2020-06-10T08:15:00Z">
                  <w:rPr>
                    <w:rFonts w:ascii="Garamond" w:hAnsi="Garamond"/>
                    <w:i/>
                    <w:sz w:val="20"/>
                    <w:szCs w:val="20"/>
                  </w:rPr>
                </w:rPrChange>
              </w:rPr>
              <w:t>Invertebrates</w:t>
            </w:r>
          </w:p>
        </w:tc>
      </w:tr>
      <w:tr w:rsidR="003E2881" w14:paraId="6C9EF60E" w14:textId="77777777" w:rsidTr="003005B3">
        <w:tc>
          <w:tcPr>
            <w:tcW w:w="1843" w:type="dxa"/>
          </w:tcPr>
          <w:p w14:paraId="434B953D" w14:textId="77777777" w:rsidR="003E2881" w:rsidRPr="00A82A8C" w:rsidRDefault="003E2881" w:rsidP="003005B3">
            <w:pPr>
              <w:spacing w:line="276" w:lineRule="auto"/>
              <w:rPr>
                <w:rFonts w:ascii="Garamond" w:hAnsi="Garamond"/>
                <w:bCs/>
                <w:sz w:val="20"/>
                <w:szCs w:val="20"/>
                <w:rPrChange w:id="356" w:author="Daniel Noble" w:date="2020-06-10T08:15:00Z">
                  <w:rPr>
                    <w:rFonts w:ascii="Garamond" w:hAnsi="Garamond"/>
                    <w:b/>
                    <w:sz w:val="20"/>
                    <w:szCs w:val="20"/>
                  </w:rPr>
                </w:rPrChange>
              </w:rPr>
            </w:pPr>
            <w:r w:rsidRPr="00A82A8C">
              <w:rPr>
                <w:rFonts w:ascii="Garamond" w:hAnsi="Garamond"/>
                <w:bCs/>
                <w:sz w:val="20"/>
                <w:szCs w:val="20"/>
                <w:rPrChange w:id="357" w:author="Daniel Noble" w:date="2020-06-10T08:15:00Z">
                  <w:rPr>
                    <w:rFonts w:ascii="Garamond" w:hAnsi="Garamond"/>
                    <w:b/>
                    <w:sz w:val="20"/>
                    <w:szCs w:val="20"/>
                  </w:rPr>
                </w:rPrChange>
              </w:rPr>
              <w:t>Activity</w:t>
            </w:r>
          </w:p>
        </w:tc>
        <w:tc>
          <w:tcPr>
            <w:tcW w:w="1413" w:type="dxa"/>
          </w:tcPr>
          <w:p w14:paraId="45A91482" w14:textId="77777777" w:rsidR="003E2881"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0284A6C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-0.27, 0.35</w:t>
            </w:r>
          </w:p>
        </w:tc>
        <w:tc>
          <w:tcPr>
            <w:tcW w:w="1139" w:type="dxa"/>
          </w:tcPr>
          <w:p w14:paraId="35FEFB2F"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c>
          <w:tcPr>
            <w:tcW w:w="1276" w:type="dxa"/>
          </w:tcPr>
          <w:p w14:paraId="11F6FA38"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-0.14</w:t>
            </w:r>
          </w:p>
        </w:tc>
        <w:tc>
          <w:tcPr>
            <w:tcW w:w="1559" w:type="dxa"/>
          </w:tcPr>
          <w:p w14:paraId="4AE9ED0B"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-0.25, -0.03</w:t>
            </w:r>
          </w:p>
        </w:tc>
        <w:tc>
          <w:tcPr>
            <w:tcW w:w="1134" w:type="dxa"/>
          </w:tcPr>
          <w:p w14:paraId="0B378967"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-2.44</w:t>
            </w:r>
          </w:p>
        </w:tc>
      </w:tr>
      <w:tr w:rsidR="003E2881" w14:paraId="22EB3B64" w14:textId="77777777" w:rsidTr="003005B3">
        <w:tc>
          <w:tcPr>
            <w:tcW w:w="1843" w:type="dxa"/>
          </w:tcPr>
          <w:p w14:paraId="2952556C" w14:textId="77777777" w:rsidR="003E2881" w:rsidRPr="00A82A8C" w:rsidRDefault="003E2881" w:rsidP="003005B3">
            <w:pPr>
              <w:spacing w:line="276" w:lineRule="auto"/>
              <w:rPr>
                <w:rFonts w:ascii="Garamond" w:hAnsi="Garamond"/>
                <w:bCs/>
                <w:sz w:val="20"/>
                <w:szCs w:val="20"/>
                <w:rPrChange w:id="358" w:author="Daniel Noble" w:date="2020-06-10T08:15:00Z">
                  <w:rPr>
                    <w:rFonts w:ascii="Garamond" w:hAnsi="Garamond"/>
                    <w:b/>
                    <w:sz w:val="20"/>
                    <w:szCs w:val="20"/>
                  </w:rPr>
                </w:rPrChange>
              </w:rPr>
            </w:pPr>
            <w:r w:rsidRPr="00A82A8C">
              <w:rPr>
                <w:rFonts w:ascii="Garamond" w:hAnsi="Garamond"/>
                <w:bCs/>
                <w:sz w:val="20"/>
                <w:szCs w:val="20"/>
                <w:rPrChange w:id="359" w:author="Daniel Noble" w:date="2020-06-10T08:15:00Z">
                  <w:rPr>
                    <w:rFonts w:ascii="Garamond" w:hAnsi="Garamond"/>
                    <w:b/>
                    <w:sz w:val="20"/>
                    <w:szCs w:val="20"/>
                  </w:rPr>
                </w:rPrChange>
              </w:rPr>
              <w:t>Aggression</w:t>
            </w:r>
          </w:p>
        </w:tc>
        <w:tc>
          <w:tcPr>
            <w:tcW w:w="1413" w:type="dxa"/>
          </w:tcPr>
          <w:p w14:paraId="56A3DE15"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0.46</w:t>
            </w:r>
          </w:p>
        </w:tc>
        <w:tc>
          <w:tcPr>
            <w:tcW w:w="1133" w:type="dxa"/>
          </w:tcPr>
          <w:p w14:paraId="678BC144"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0.07, 0.85</w:t>
            </w:r>
          </w:p>
        </w:tc>
        <w:tc>
          <w:tcPr>
            <w:tcW w:w="1139" w:type="dxa"/>
          </w:tcPr>
          <w:p w14:paraId="77822E48"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2.31</w:t>
            </w:r>
          </w:p>
        </w:tc>
        <w:tc>
          <w:tcPr>
            <w:tcW w:w="1276" w:type="dxa"/>
          </w:tcPr>
          <w:p w14:paraId="58368587"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3EAD72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-0.24, 0.15</w:t>
            </w:r>
          </w:p>
        </w:tc>
        <w:tc>
          <w:tcPr>
            <w:tcW w:w="1134" w:type="dxa"/>
          </w:tcPr>
          <w:p w14:paraId="1F01CB91" w14:textId="77777777" w:rsidR="003E2881" w:rsidRDefault="003E2881" w:rsidP="003005B3">
            <w:pPr>
              <w:spacing w:line="276" w:lineRule="auto"/>
              <w:jc w:val="center"/>
              <w:rPr>
                <w:rFonts w:ascii="Garamond" w:hAnsi="Garamond"/>
                <w:sz w:val="20"/>
                <w:szCs w:val="20"/>
              </w:rPr>
            </w:pPr>
            <w:r>
              <w:rPr>
                <w:rFonts w:ascii="Garamond" w:hAnsi="Garamond"/>
                <w:sz w:val="20"/>
                <w:szCs w:val="20"/>
              </w:rPr>
              <w:t>-0.50</w:t>
            </w:r>
          </w:p>
        </w:tc>
      </w:tr>
      <w:tr w:rsidR="003E2881" w14:paraId="528C9F8A" w14:textId="77777777" w:rsidTr="003005B3">
        <w:tc>
          <w:tcPr>
            <w:tcW w:w="1843" w:type="dxa"/>
          </w:tcPr>
          <w:p w14:paraId="35522A45"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Boldness</w:t>
            </w:r>
          </w:p>
        </w:tc>
        <w:tc>
          <w:tcPr>
            <w:tcW w:w="1413" w:type="dxa"/>
          </w:tcPr>
          <w:p w14:paraId="2C2C62B9"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w:t>
            </w:r>
          </w:p>
        </w:tc>
        <w:tc>
          <w:tcPr>
            <w:tcW w:w="1133" w:type="dxa"/>
          </w:tcPr>
          <w:p w14:paraId="3DD41BE3"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-0.07, 0.54</w:t>
            </w:r>
          </w:p>
        </w:tc>
        <w:tc>
          <w:tcPr>
            <w:tcW w:w="1139" w:type="dxa"/>
          </w:tcPr>
          <w:p w14:paraId="0D3EB4A6" w14:textId="77777777" w:rsidR="003E2881" w:rsidRDefault="003E2881" w:rsidP="003005B3">
            <w:pPr>
              <w:spacing w:line="276" w:lineRule="auto"/>
              <w:jc w:val="center"/>
              <w:rPr>
                <w:rFonts w:ascii="Garamond" w:hAnsi="Garamond"/>
                <w:sz w:val="20"/>
                <w:szCs w:val="20"/>
              </w:rPr>
            </w:pPr>
            <w:r>
              <w:rPr>
                <w:rFonts w:ascii="Garamond" w:hAnsi="Garamond"/>
                <w:sz w:val="20"/>
                <w:szCs w:val="20"/>
              </w:rPr>
              <w:t>1.48</w:t>
            </w:r>
          </w:p>
        </w:tc>
        <w:tc>
          <w:tcPr>
            <w:tcW w:w="1276" w:type="dxa"/>
          </w:tcPr>
          <w:p w14:paraId="39A50E56" w14:textId="77777777" w:rsidR="003E2881" w:rsidRDefault="003E2881" w:rsidP="003005B3">
            <w:pPr>
              <w:spacing w:line="276" w:lineRule="auto"/>
              <w:jc w:val="center"/>
              <w:rPr>
                <w:rFonts w:ascii="Garamond" w:hAnsi="Garamond"/>
                <w:sz w:val="20"/>
                <w:szCs w:val="20"/>
              </w:rPr>
            </w:pPr>
            <w:r>
              <w:rPr>
                <w:rFonts w:ascii="Garamond" w:hAnsi="Garamond"/>
                <w:sz w:val="20"/>
                <w:szCs w:val="20"/>
              </w:rPr>
              <w:t>0.01</w:t>
            </w:r>
          </w:p>
        </w:tc>
        <w:tc>
          <w:tcPr>
            <w:tcW w:w="1559" w:type="dxa"/>
          </w:tcPr>
          <w:p w14:paraId="0C23BE6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-0.09, 0.12</w:t>
            </w:r>
          </w:p>
        </w:tc>
        <w:tc>
          <w:tcPr>
            <w:tcW w:w="1134" w:type="dxa"/>
          </w:tcPr>
          <w:p w14:paraId="524C41F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288FA9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-0.26, 0.42</w:t>
            </w:r>
          </w:p>
        </w:tc>
        <w:tc>
          <w:tcPr>
            <w:tcW w:w="1139" w:type="dxa"/>
          </w:tcPr>
          <w:p w14:paraId="2A606A8A" w14:textId="77777777" w:rsidR="003E2881" w:rsidRDefault="003E2881" w:rsidP="003005B3">
            <w:pPr>
              <w:spacing w:line="276" w:lineRule="auto"/>
              <w:jc w:val="center"/>
              <w:rPr>
                <w:rFonts w:ascii="Garamond" w:hAnsi="Garamond"/>
                <w:sz w:val="20"/>
                <w:szCs w:val="20"/>
              </w:rPr>
            </w:pPr>
            <w:r>
              <w:rPr>
                <w:rFonts w:ascii="Garamond" w:hAnsi="Garamond"/>
                <w:sz w:val="20"/>
                <w:szCs w:val="20"/>
              </w:rPr>
              <w:t>0.45</w:t>
            </w:r>
          </w:p>
        </w:tc>
        <w:tc>
          <w:tcPr>
            <w:tcW w:w="1276" w:type="dxa"/>
          </w:tcPr>
          <w:p w14:paraId="4FE3F43E"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c>
          <w:tcPr>
            <w:tcW w:w="1559" w:type="dxa"/>
          </w:tcPr>
          <w:p w14:paraId="771DCCA1"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-0.07, 0.27</w:t>
            </w:r>
          </w:p>
        </w:tc>
        <w:tc>
          <w:tcPr>
            <w:tcW w:w="1134" w:type="dxa"/>
          </w:tcPr>
          <w:p w14:paraId="4D404216" w14:textId="77777777" w:rsidR="003E2881" w:rsidRDefault="003E2881" w:rsidP="003005B3">
            <w:pPr>
              <w:spacing w:line="276" w:lineRule="auto"/>
              <w:jc w:val="center"/>
              <w:rPr>
                <w:rFonts w:ascii="Garamond" w:hAnsi="Garamond"/>
                <w:sz w:val="20"/>
                <w:szCs w:val="20"/>
              </w:rPr>
            </w:pPr>
            <w:r>
              <w:rPr>
                <w:rFonts w:ascii="Garamond" w:hAnsi="Garamond"/>
                <w:sz w:val="20"/>
                <w:szCs w:val="20"/>
              </w:rPr>
              <w:t>1.17</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77777777" w:rsidR="003E2881" w:rsidRDefault="003E2881" w:rsidP="003005B3">
            <w:pPr>
              <w:spacing w:line="276" w:lineRule="auto"/>
              <w:jc w:val="center"/>
              <w:rPr>
                <w:rFonts w:ascii="Garamond" w:hAnsi="Garamond"/>
                <w:sz w:val="20"/>
                <w:szCs w:val="20"/>
              </w:rPr>
            </w:pPr>
            <w:r>
              <w:rPr>
                <w:rFonts w:ascii="Garamond" w:hAnsi="Garamond"/>
                <w:sz w:val="20"/>
                <w:szCs w:val="20"/>
              </w:rPr>
              <w:t>0.27</w:t>
            </w:r>
          </w:p>
        </w:tc>
        <w:tc>
          <w:tcPr>
            <w:tcW w:w="1133" w:type="dxa"/>
          </w:tcPr>
          <w:p w14:paraId="7159F4F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-0.17, 0.72</w:t>
            </w:r>
          </w:p>
        </w:tc>
        <w:tc>
          <w:tcPr>
            <w:tcW w:w="1139" w:type="dxa"/>
          </w:tcPr>
          <w:p w14:paraId="2317C981" w14:textId="77777777" w:rsidR="003E2881" w:rsidRDefault="003E2881" w:rsidP="003005B3">
            <w:pPr>
              <w:spacing w:line="276" w:lineRule="auto"/>
              <w:jc w:val="center"/>
              <w:rPr>
                <w:rFonts w:ascii="Garamond" w:hAnsi="Garamond"/>
                <w:sz w:val="20"/>
                <w:szCs w:val="20"/>
              </w:rPr>
            </w:pPr>
            <w:r>
              <w:rPr>
                <w:rFonts w:ascii="Garamond" w:hAnsi="Garamond"/>
                <w:sz w:val="20"/>
                <w:szCs w:val="20"/>
              </w:rPr>
              <w:t>1.22</w:t>
            </w:r>
          </w:p>
        </w:tc>
        <w:tc>
          <w:tcPr>
            <w:tcW w:w="1276" w:type="dxa"/>
          </w:tcPr>
          <w:p w14:paraId="629A13A2" w14:textId="77777777" w:rsidR="003E2881" w:rsidRDefault="003E2881" w:rsidP="003005B3">
            <w:pPr>
              <w:spacing w:line="276" w:lineRule="auto"/>
              <w:jc w:val="center"/>
              <w:rPr>
                <w:rFonts w:ascii="Garamond" w:hAnsi="Garamond"/>
                <w:sz w:val="20"/>
                <w:szCs w:val="20"/>
              </w:rPr>
            </w:pPr>
            <w:r>
              <w:rPr>
                <w:rFonts w:ascii="Garamond" w:hAnsi="Garamond"/>
                <w:sz w:val="20"/>
                <w:szCs w:val="20"/>
              </w:rPr>
              <w:t>0.14</w:t>
            </w:r>
          </w:p>
        </w:tc>
        <w:tc>
          <w:tcPr>
            <w:tcW w:w="1559" w:type="dxa"/>
          </w:tcPr>
          <w:p w14:paraId="4BF0096A"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-0.17, 0.46</w:t>
            </w:r>
          </w:p>
        </w:tc>
        <w:tc>
          <w:tcPr>
            <w:tcW w:w="1134" w:type="dxa"/>
          </w:tcPr>
          <w:p w14:paraId="52A5FFFF" w14:textId="77777777" w:rsidR="003E2881" w:rsidRDefault="003E2881" w:rsidP="003005B3">
            <w:pPr>
              <w:spacing w:line="276" w:lineRule="auto"/>
              <w:jc w:val="center"/>
              <w:rPr>
                <w:rFonts w:ascii="Garamond" w:hAnsi="Garamond"/>
                <w:sz w:val="20"/>
                <w:szCs w:val="20"/>
              </w:rPr>
            </w:pPr>
            <w:r>
              <w:rPr>
                <w:rFonts w:ascii="Garamond" w:hAnsi="Garamond"/>
                <w:sz w:val="20"/>
                <w:szCs w:val="20"/>
              </w:rPr>
              <w:t>0.89</w:t>
            </w:r>
          </w:p>
        </w:tc>
      </w:tr>
    </w:tbl>
    <w:p w14:paraId="469DDEB9" w14:textId="77777777" w:rsidR="003E2881" w:rsidRDefault="003E2881" w:rsidP="003E2881">
      <w:pPr>
        <w:rPr>
          <w:rFonts w:ascii="Garamond" w:hAnsi="Garamond"/>
        </w:rPr>
      </w:pPr>
    </w:p>
    <w:p w14:paraId="3655DC16" w14:textId="5E66BD26"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p w14:paraId="16E8F729"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78A17759" w14:textId="77777777" w:rsidTr="003005B3">
        <w:tc>
          <w:tcPr>
            <w:tcW w:w="1843" w:type="dxa"/>
            <w:tcBorders>
              <w:top w:val="single" w:sz="4" w:space="0" w:color="auto"/>
              <w:bottom w:val="single" w:sz="4" w:space="0" w:color="auto"/>
            </w:tcBorders>
          </w:tcPr>
          <w:p w14:paraId="025E9818"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01FD8D0A"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7187493"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133" w:type="dxa"/>
            <w:tcBorders>
              <w:top w:val="single" w:sz="4" w:space="0" w:color="auto"/>
              <w:bottom w:val="single" w:sz="4" w:space="0" w:color="auto"/>
            </w:tcBorders>
          </w:tcPr>
          <w:p w14:paraId="003D283C"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453D22F2"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55726AA4"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p>
        </w:tc>
        <w:tc>
          <w:tcPr>
            <w:tcW w:w="1276" w:type="dxa"/>
            <w:tcBorders>
              <w:top w:val="single" w:sz="4" w:space="0" w:color="auto"/>
              <w:bottom w:val="single" w:sz="4" w:space="0" w:color="auto"/>
            </w:tcBorders>
          </w:tcPr>
          <w:p w14:paraId="2171FDCE"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2D2294B7"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559" w:type="dxa"/>
            <w:tcBorders>
              <w:top w:val="single" w:sz="4" w:space="0" w:color="auto"/>
              <w:bottom w:val="single" w:sz="4" w:space="0" w:color="auto"/>
            </w:tcBorders>
          </w:tcPr>
          <w:p w14:paraId="22AFF1E5"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52DFA79F"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692E58E6"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32155D1A"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p>
        </w:tc>
      </w:tr>
      <w:tr w:rsidR="003E2881" w14:paraId="0F93F7E7" w14:textId="77777777" w:rsidTr="003005B3">
        <w:tc>
          <w:tcPr>
            <w:tcW w:w="9497" w:type="dxa"/>
            <w:gridSpan w:val="7"/>
            <w:tcBorders>
              <w:top w:val="single" w:sz="4" w:space="0" w:color="auto"/>
            </w:tcBorders>
          </w:tcPr>
          <w:p w14:paraId="656C876B" w14:textId="77777777" w:rsidR="003E2881" w:rsidRPr="00CF0C26" w:rsidRDefault="003E2881" w:rsidP="003005B3">
            <w:pPr>
              <w:spacing w:line="276" w:lineRule="auto"/>
              <w:rPr>
                <w:rFonts w:ascii="Garamond" w:hAnsi="Garamond"/>
                <w:b/>
                <w:bCs/>
                <w:sz w:val="20"/>
                <w:szCs w:val="20"/>
                <w:rPrChange w:id="360" w:author="Daniel Noble" w:date="2020-06-10T08:15:00Z">
                  <w:rPr>
                    <w:rFonts w:ascii="Garamond" w:hAnsi="Garamond"/>
                    <w:sz w:val="20"/>
                    <w:szCs w:val="20"/>
                  </w:rPr>
                </w:rPrChange>
              </w:rPr>
            </w:pPr>
            <w:r w:rsidRPr="00CF0C26">
              <w:rPr>
                <w:rFonts w:ascii="Garamond" w:hAnsi="Garamond"/>
                <w:b/>
                <w:bCs/>
                <w:i/>
                <w:sz w:val="20"/>
                <w:szCs w:val="20"/>
                <w:rPrChange w:id="361" w:author="Daniel Noble" w:date="2020-06-10T08:15:00Z">
                  <w:rPr>
                    <w:rFonts w:ascii="Garamond" w:hAnsi="Garamond"/>
                    <w:i/>
                    <w:sz w:val="20"/>
                    <w:szCs w:val="20"/>
                  </w:rPr>
                </w:rPrChange>
              </w:rPr>
              <w:t>Mammals</w:t>
            </w:r>
          </w:p>
        </w:tc>
      </w:tr>
      <w:tr w:rsidR="003E2881" w14:paraId="2D913898" w14:textId="77777777" w:rsidTr="003005B3">
        <w:tc>
          <w:tcPr>
            <w:tcW w:w="1843" w:type="dxa"/>
          </w:tcPr>
          <w:p w14:paraId="3A9A1F34" w14:textId="77777777" w:rsidR="003E2881" w:rsidRPr="00CF0C26" w:rsidRDefault="003E2881" w:rsidP="003005B3">
            <w:pPr>
              <w:spacing w:line="276" w:lineRule="auto"/>
              <w:rPr>
                <w:rFonts w:ascii="Garamond" w:hAnsi="Garamond"/>
                <w:bCs/>
                <w:sz w:val="20"/>
                <w:szCs w:val="20"/>
                <w:rPrChange w:id="362" w:author="Daniel Noble" w:date="2020-06-10T08:15:00Z">
                  <w:rPr>
                    <w:rFonts w:ascii="Garamond" w:hAnsi="Garamond"/>
                    <w:b/>
                    <w:sz w:val="20"/>
                    <w:szCs w:val="20"/>
                  </w:rPr>
                </w:rPrChange>
              </w:rPr>
            </w:pPr>
            <w:r w:rsidRPr="00CF0C26">
              <w:rPr>
                <w:rFonts w:ascii="Garamond" w:hAnsi="Garamond"/>
                <w:bCs/>
                <w:sz w:val="20"/>
                <w:szCs w:val="20"/>
                <w:rPrChange w:id="363" w:author="Daniel Noble" w:date="2020-06-10T08:15:00Z">
                  <w:rPr>
                    <w:rFonts w:ascii="Garamond" w:hAnsi="Garamond"/>
                    <w:b/>
                    <w:sz w:val="20"/>
                    <w:szCs w:val="20"/>
                  </w:rPr>
                </w:rPrChange>
              </w:rPr>
              <w:t>Activity</w:t>
            </w:r>
          </w:p>
        </w:tc>
        <w:tc>
          <w:tcPr>
            <w:tcW w:w="1413" w:type="dxa"/>
          </w:tcPr>
          <w:p w14:paraId="45ABCFE7"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0.27</w:t>
            </w:r>
          </w:p>
        </w:tc>
        <w:tc>
          <w:tcPr>
            <w:tcW w:w="1133" w:type="dxa"/>
          </w:tcPr>
          <w:p w14:paraId="6B53ABBB"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0.00, 0.54</w:t>
            </w:r>
          </w:p>
        </w:tc>
        <w:tc>
          <w:tcPr>
            <w:tcW w:w="1139" w:type="dxa"/>
          </w:tcPr>
          <w:p w14:paraId="03F00479"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1.95</w:t>
            </w:r>
          </w:p>
        </w:tc>
        <w:tc>
          <w:tcPr>
            <w:tcW w:w="1276" w:type="dxa"/>
          </w:tcPr>
          <w:p w14:paraId="29E839D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w:t>
            </w:r>
          </w:p>
        </w:tc>
        <w:tc>
          <w:tcPr>
            <w:tcW w:w="1559" w:type="dxa"/>
          </w:tcPr>
          <w:p w14:paraId="4D0013E5" w14:textId="77777777" w:rsidR="003E2881" w:rsidRDefault="003E2881" w:rsidP="003005B3">
            <w:pPr>
              <w:spacing w:line="276" w:lineRule="auto"/>
              <w:jc w:val="center"/>
              <w:rPr>
                <w:rFonts w:ascii="Garamond" w:hAnsi="Garamond"/>
                <w:sz w:val="20"/>
                <w:szCs w:val="20"/>
              </w:rPr>
            </w:pPr>
            <w:r>
              <w:rPr>
                <w:rFonts w:ascii="Garamond" w:hAnsi="Garamond"/>
                <w:sz w:val="20"/>
                <w:szCs w:val="20"/>
              </w:rPr>
              <w:t>-0.21, 0.35</w:t>
            </w:r>
          </w:p>
        </w:tc>
        <w:tc>
          <w:tcPr>
            <w:tcW w:w="1134" w:type="dxa"/>
          </w:tcPr>
          <w:p w14:paraId="17081EC5" w14:textId="77777777" w:rsidR="003E2881" w:rsidRDefault="003E2881" w:rsidP="003005B3">
            <w:pPr>
              <w:spacing w:line="276" w:lineRule="auto"/>
              <w:jc w:val="center"/>
              <w:rPr>
                <w:rFonts w:ascii="Garamond" w:hAnsi="Garamond"/>
                <w:sz w:val="20"/>
                <w:szCs w:val="20"/>
              </w:rPr>
            </w:pPr>
            <w:r>
              <w:rPr>
                <w:rFonts w:ascii="Garamond" w:hAnsi="Garamond"/>
                <w:sz w:val="20"/>
                <w:szCs w:val="20"/>
              </w:rPr>
              <w:t>0.48</w:t>
            </w:r>
          </w:p>
        </w:tc>
      </w:tr>
      <w:tr w:rsidR="003E2881" w14:paraId="0A5AF52B" w14:textId="77777777" w:rsidTr="003005B3">
        <w:tc>
          <w:tcPr>
            <w:tcW w:w="1843" w:type="dxa"/>
          </w:tcPr>
          <w:p w14:paraId="3734EE92"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Aggression</w:t>
            </w:r>
          </w:p>
        </w:tc>
        <w:tc>
          <w:tcPr>
            <w:tcW w:w="1413" w:type="dxa"/>
          </w:tcPr>
          <w:p w14:paraId="04B1183B" w14:textId="77777777" w:rsidR="003E2881" w:rsidRDefault="003E2881" w:rsidP="003005B3">
            <w:pPr>
              <w:spacing w:line="276" w:lineRule="auto"/>
              <w:jc w:val="center"/>
              <w:rPr>
                <w:rFonts w:ascii="Garamond" w:hAnsi="Garamond"/>
                <w:sz w:val="20"/>
                <w:szCs w:val="20"/>
              </w:rPr>
            </w:pPr>
            <w:r>
              <w:rPr>
                <w:rFonts w:ascii="Garamond" w:hAnsi="Garamond"/>
                <w:sz w:val="20"/>
                <w:szCs w:val="20"/>
              </w:rPr>
              <w:t>0.13</w:t>
            </w:r>
          </w:p>
        </w:tc>
        <w:tc>
          <w:tcPr>
            <w:tcW w:w="1133" w:type="dxa"/>
          </w:tcPr>
          <w:p w14:paraId="18FB43F6"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-0.08, 0.35</w:t>
            </w:r>
          </w:p>
        </w:tc>
        <w:tc>
          <w:tcPr>
            <w:tcW w:w="1139" w:type="dxa"/>
          </w:tcPr>
          <w:p w14:paraId="7A6AF481" w14:textId="77777777" w:rsidR="003E2881" w:rsidRDefault="003E2881" w:rsidP="003005B3">
            <w:pPr>
              <w:spacing w:line="276" w:lineRule="auto"/>
              <w:jc w:val="center"/>
              <w:rPr>
                <w:rFonts w:ascii="Garamond" w:hAnsi="Garamond"/>
                <w:sz w:val="20"/>
                <w:szCs w:val="20"/>
              </w:rPr>
            </w:pPr>
            <w:r>
              <w:rPr>
                <w:rFonts w:ascii="Garamond" w:hAnsi="Garamond"/>
                <w:sz w:val="20"/>
                <w:szCs w:val="20"/>
              </w:rPr>
              <w:t>1.25</w:t>
            </w:r>
          </w:p>
        </w:tc>
        <w:tc>
          <w:tcPr>
            <w:tcW w:w="1276" w:type="dxa"/>
          </w:tcPr>
          <w:p w14:paraId="7432E54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c>
          <w:tcPr>
            <w:tcW w:w="1559" w:type="dxa"/>
          </w:tcPr>
          <w:p w14:paraId="5F92F510"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-0.17, 0.38</w:t>
            </w:r>
          </w:p>
        </w:tc>
        <w:tc>
          <w:tcPr>
            <w:tcW w:w="1134" w:type="dxa"/>
          </w:tcPr>
          <w:p w14:paraId="23D05509" w14:textId="77777777" w:rsidR="003E2881" w:rsidRDefault="003E2881" w:rsidP="003005B3">
            <w:pPr>
              <w:spacing w:line="276" w:lineRule="auto"/>
              <w:jc w:val="center"/>
              <w:rPr>
                <w:rFonts w:ascii="Garamond" w:hAnsi="Garamond"/>
                <w:sz w:val="20"/>
                <w:szCs w:val="20"/>
              </w:rPr>
            </w:pPr>
            <w:r>
              <w:rPr>
                <w:rFonts w:ascii="Garamond" w:hAnsi="Garamond"/>
                <w:sz w:val="20"/>
                <w:szCs w:val="20"/>
              </w:rPr>
              <w:t>0.73</w:t>
            </w:r>
          </w:p>
        </w:tc>
      </w:tr>
      <w:tr w:rsidR="003E2881" w14:paraId="5E274F87" w14:textId="77777777" w:rsidTr="003005B3">
        <w:tc>
          <w:tcPr>
            <w:tcW w:w="1843" w:type="dxa"/>
          </w:tcPr>
          <w:p w14:paraId="5E7C1D41"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Boldness</w:t>
            </w:r>
          </w:p>
        </w:tc>
        <w:tc>
          <w:tcPr>
            <w:tcW w:w="1413" w:type="dxa"/>
          </w:tcPr>
          <w:p w14:paraId="5A7B2E03"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42A11C6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-0.07, 0.32</w:t>
            </w:r>
          </w:p>
        </w:tc>
        <w:tc>
          <w:tcPr>
            <w:tcW w:w="1139" w:type="dxa"/>
          </w:tcPr>
          <w:p w14:paraId="39CB8A2A" w14:textId="77777777" w:rsidR="003E2881" w:rsidRDefault="003E2881" w:rsidP="003005B3">
            <w:pPr>
              <w:spacing w:line="276" w:lineRule="auto"/>
              <w:jc w:val="center"/>
              <w:rPr>
                <w:rFonts w:ascii="Garamond" w:hAnsi="Garamond"/>
                <w:sz w:val="20"/>
                <w:szCs w:val="20"/>
              </w:rPr>
            </w:pPr>
            <w:r>
              <w:rPr>
                <w:rFonts w:ascii="Garamond" w:hAnsi="Garamond"/>
                <w:sz w:val="20"/>
                <w:szCs w:val="20"/>
              </w:rPr>
              <w:t>1.26</w:t>
            </w:r>
          </w:p>
        </w:tc>
        <w:tc>
          <w:tcPr>
            <w:tcW w:w="1276" w:type="dxa"/>
          </w:tcPr>
          <w:p w14:paraId="50803291"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6120BF30"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-0.22, 0.32</w:t>
            </w:r>
          </w:p>
        </w:tc>
        <w:tc>
          <w:tcPr>
            <w:tcW w:w="1134" w:type="dxa"/>
          </w:tcPr>
          <w:p w14:paraId="40537E76" w14:textId="77777777" w:rsidR="003E2881" w:rsidRDefault="003E2881" w:rsidP="003005B3">
            <w:pPr>
              <w:spacing w:line="276" w:lineRule="auto"/>
              <w:jc w:val="center"/>
              <w:rPr>
                <w:rFonts w:ascii="Garamond" w:hAnsi="Garamond"/>
                <w:sz w:val="20"/>
                <w:szCs w:val="20"/>
              </w:rPr>
            </w:pPr>
            <w:r>
              <w:rPr>
                <w:rFonts w:ascii="Garamond" w:hAnsi="Garamond"/>
                <w:sz w:val="20"/>
                <w:szCs w:val="20"/>
              </w:rPr>
              <w:t>0.35</w:t>
            </w:r>
          </w:p>
        </w:tc>
      </w:tr>
      <w:tr w:rsidR="003E2881" w14:paraId="2316DC09" w14:textId="77777777" w:rsidTr="003005B3">
        <w:tc>
          <w:tcPr>
            <w:tcW w:w="1843" w:type="dxa"/>
          </w:tcPr>
          <w:p w14:paraId="2522E601"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Exploration</w:t>
            </w:r>
          </w:p>
        </w:tc>
        <w:tc>
          <w:tcPr>
            <w:tcW w:w="1413" w:type="dxa"/>
          </w:tcPr>
          <w:p w14:paraId="46DE86C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0.01</w:t>
            </w:r>
          </w:p>
        </w:tc>
        <w:tc>
          <w:tcPr>
            <w:tcW w:w="1133" w:type="dxa"/>
          </w:tcPr>
          <w:p w14:paraId="61E59F5D"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-0.18, 0.19</w:t>
            </w:r>
          </w:p>
        </w:tc>
        <w:tc>
          <w:tcPr>
            <w:tcW w:w="1139" w:type="dxa"/>
          </w:tcPr>
          <w:p w14:paraId="411FA487"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276" w:type="dxa"/>
          </w:tcPr>
          <w:p w14:paraId="75F79E8A"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378A099F"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-0.23, 0.30</w:t>
            </w:r>
          </w:p>
        </w:tc>
        <w:tc>
          <w:tcPr>
            <w:tcW w:w="1134" w:type="dxa"/>
          </w:tcPr>
          <w:p w14:paraId="459FEB6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r>
      <w:tr w:rsidR="003E2881" w14:paraId="5CF48C3B" w14:textId="77777777" w:rsidTr="003005B3">
        <w:tc>
          <w:tcPr>
            <w:tcW w:w="1843" w:type="dxa"/>
          </w:tcPr>
          <w:p w14:paraId="3F040449" w14:textId="77777777" w:rsidR="003E2881" w:rsidRPr="00CF0C26" w:rsidRDefault="003E2881" w:rsidP="003005B3">
            <w:pPr>
              <w:spacing w:line="276" w:lineRule="auto"/>
              <w:rPr>
                <w:rFonts w:ascii="Garamond" w:hAnsi="Garamond"/>
                <w:bCs/>
                <w:sz w:val="20"/>
                <w:szCs w:val="20"/>
                <w:rPrChange w:id="364" w:author="Daniel Noble" w:date="2020-06-10T08:15:00Z">
                  <w:rPr>
                    <w:rFonts w:ascii="Garamond" w:hAnsi="Garamond"/>
                    <w:b/>
                    <w:sz w:val="20"/>
                    <w:szCs w:val="20"/>
                  </w:rPr>
                </w:rPrChange>
              </w:rPr>
            </w:pPr>
            <w:r w:rsidRPr="00CF0C26">
              <w:rPr>
                <w:rFonts w:ascii="Garamond" w:hAnsi="Garamond"/>
                <w:bCs/>
                <w:sz w:val="20"/>
                <w:szCs w:val="20"/>
                <w:rPrChange w:id="365" w:author="Daniel Noble" w:date="2020-06-10T08:15:00Z">
                  <w:rPr>
                    <w:rFonts w:ascii="Garamond" w:hAnsi="Garamond"/>
                    <w:b/>
                    <w:sz w:val="20"/>
                    <w:szCs w:val="20"/>
                  </w:rPr>
                </w:rPrChange>
              </w:rPr>
              <w:t>SSD</w:t>
            </w:r>
          </w:p>
        </w:tc>
        <w:tc>
          <w:tcPr>
            <w:tcW w:w="1413" w:type="dxa"/>
          </w:tcPr>
          <w:p w14:paraId="18253525"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-1.98</w:t>
            </w:r>
          </w:p>
        </w:tc>
        <w:tc>
          <w:tcPr>
            <w:tcW w:w="1133" w:type="dxa"/>
          </w:tcPr>
          <w:p w14:paraId="66749100"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-2.89, -1.07</w:t>
            </w:r>
          </w:p>
        </w:tc>
        <w:tc>
          <w:tcPr>
            <w:tcW w:w="1139" w:type="dxa"/>
          </w:tcPr>
          <w:p w14:paraId="20EB8E8F"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-4.26</w:t>
            </w:r>
          </w:p>
        </w:tc>
        <w:tc>
          <w:tcPr>
            <w:tcW w:w="1276" w:type="dxa"/>
          </w:tcPr>
          <w:p w14:paraId="07C8CA76"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c>
          <w:tcPr>
            <w:tcW w:w="1559" w:type="dxa"/>
          </w:tcPr>
          <w:p w14:paraId="3D0BC16C" w14:textId="77777777" w:rsidR="003E2881" w:rsidRDefault="003E2881" w:rsidP="003005B3">
            <w:pPr>
              <w:spacing w:line="276" w:lineRule="auto"/>
              <w:jc w:val="center"/>
              <w:rPr>
                <w:rFonts w:ascii="Garamond" w:hAnsi="Garamond"/>
                <w:sz w:val="20"/>
                <w:szCs w:val="20"/>
              </w:rPr>
            </w:pPr>
            <w:r>
              <w:rPr>
                <w:rFonts w:ascii="Garamond" w:hAnsi="Garamond"/>
                <w:sz w:val="20"/>
                <w:szCs w:val="20"/>
              </w:rPr>
              <w:t>-0.40, 0.90</w:t>
            </w:r>
          </w:p>
        </w:tc>
        <w:tc>
          <w:tcPr>
            <w:tcW w:w="1134" w:type="dxa"/>
          </w:tcPr>
          <w:p w14:paraId="07081AB0" w14:textId="77777777" w:rsidR="003E2881" w:rsidRDefault="003E2881" w:rsidP="003005B3">
            <w:pPr>
              <w:spacing w:line="276" w:lineRule="auto"/>
              <w:jc w:val="center"/>
              <w:rPr>
                <w:rFonts w:ascii="Garamond" w:hAnsi="Garamond"/>
                <w:sz w:val="20"/>
                <w:szCs w:val="20"/>
              </w:rPr>
            </w:pPr>
            <w:r>
              <w:rPr>
                <w:rFonts w:ascii="Garamond" w:hAnsi="Garamond"/>
                <w:sz w:val="20"/>
                <w:szCs w:val="20"/>
              </w:rPr>
              <w:t>0.76</w:t>
            </w:r>
          </w:p>
        </w:tc>
      </w:tr>
      <w:tr w:rsidR="003E2881" w14:paraId="1543CBC5" w14:textId="77777777" w:rsidTr="003005B3">
        <w:tc>
          <w:tcPr>
            <w:tcW w:w="1843" w:type="dxa"/>
          </w:tcPr>
          <w:p w14:paraId="2CB4996A" w14:textId="77777777" w:rsidR="003E2881" w:rsidRPr="00CF0C26" w:rsidRDefault="003E2881" w:rsidP="003005B3">
            <w:pPr>
              <w:spacing w:line="276" w:lineRule="auto"/>
              <w:rPr>
                <w:rFonts w:ascii="Garamond" w:hAnsi="Garamond"/>
                <w:bCs/>
                <w:sz w:val="20"/>
                <w:szCs w:val="20"/>
                <w:rPrChange w:id="366" w:author="Daniel Noble" w:date="2020-06-10T08:15:00Z">
                  <w:rPr>
                    <w:rFonts w:ascii="Garamond" w:hAnsi="Garamond"/>
                    <w:b/>
                    <w:sz w:val="20"/>
                    <w:szCs w:val="20"/>
                  </w:rPr>
                </w:rPrChange>
              </w:rPr>
            </w:pPr>
            <w:r w:rsidRPr="00CF0C26">
              <w:rPr>
                <w:rFonts w:ascii="Garamond" w:hAnsi="Garamond"/>
                <w:bCs/>
                <w:sz w:val="20"/>
                <w:szCs w:val="20"/>
                <w:rPrChange w:id="367" w:author="Daniel Noble" w:date="2020-06-10T08:15:00Z">
                  <w:rPr>
                    <w:rFonts w:ascii="Garamond" w:hAnsi="Garamond"/>
                    <w:b/>
                    <w:sz w:val="20"/>
                    <w:szCs w:val="20"/>
                  </w:rPr>
                </w:rPrChange>
              </w:rPr>
              <w:t>Aggression x SSD</w:t>
            </w:r>
          </w:p>
        </w:tc>
        <w:tc>
          <w:tcPr>
            <w:tcW w:w="1413" w:type="dxa"/>
          </w:tcPr>
          <w:p w14:paraId="276E3327"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3.49</w:t>
            </w:r>
          </w:p>
        </w:tc>
        <w:tc>
          <w:tcPr>
            <w:tcW w:w="1133" w:type="dxa"/>
          </w:tcPr>
          <w:p w14:paraId="49AD291F"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2.12, 4.86</w:t>
            </w:r>
          </w:p>
        </w:tc>
        <w:tc>
          <w:tcPr>
            <w:tcW w:w="1139" w:type="dxa"/>
          </w:tcPr>
          <w:p w14:paraId="130F6ED2"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4.99</w:t>
            </w:r>
          </w:p>
        </w:tc>
        <w:tc>
          <w:tcPr>
            <w:tcW w:w="1276" w:type="dxa"/>
          </w:tcPr>
          <w:p w14:paraId="521B189F"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748C7DA6" w14:textId="77777777" w:rsidR="003E2881" w:rsidRDefault="003E2881" w:rsidP="003005B3">
            <w:pPr>
              <w:spacing w:line="276" w:lineRule="auto"/>
              <w:jc w:val="center"/>
              <w:rPr>
                <w:rFonts w:ascii="Garamond" w:hAnsi="Garamond"/>
                <w:sz w:val="20"/>
                <w:szCs w:val="20"/>
              </w:rPr>
            </w:pPr>
            <w:r>
              <w:rPr>
                <w:rFonts w:ascii="Garamond" w:hAnsi="Garamond"/>
                <w:sz w:val="20"/>
                <w:szCs w:val="20"/>
              </w:rPr>
              <w:t>-1.13, 0.89</w:t>
            </w:r>
          </w:p>
        </w:tc>
        <w:tc>
          <w:tcPr>
            <w:tcW w:w="1134" w:type="dxa"/>
          </w:tcPr>
          <w:p w14:paraId="4CBD4D1A"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w:t>
            </w:r>
          </w:p>
        </w:tc>
      </w:tr>
      <w:tr w:rsidR="003E2881" w14:paraId="7466798C" w14:textId="77777777" w:rsidTr="003005B3">
        <w:tc>
          <w:tcPr>
            <w:tcW w:w="1843" w:type="dxa"/>
          </w:tcPr>
          <w:p w14:paraId="64ECF891" w14:textId="77777777" w:rsidR="003E2881" w:rsidRPr="00CF0C26" w:rsidRDefault="003E2881" w:rsidP="003005B3">
            <w:pPr>
              <w:spacing w:line="276" w:lineRule="auto"/>
              <w:rPr>
                <w:rFonts w:ascii="Garamond" w:hAnsi="Garamond"/>
                <w:bCs/>
                <w:sz w:val="20"/>
                <w:szCs w:val="20"/>
                <w:rPrChange w:id="368" w:author="Daniel Noble" w:date="2020-06-10T08:15:00Z">
                  <w:rPr>
                    <w:rFonts w:ascii="Garamond" w:hAnsi="Garamond"/>
                    <w:b/>
                    <w:sz w:val="20"/>
                    <w:szCs w:val="20"/>
                  </w:rPr>
                </w:rPrChange>
              </w:rPr>
            </w:pPr>
            <w:r w:rsidRPr="00CF0C26">
              <w:rPr>
                <w:rFonts w:ascii="Garamond" w:hAnsi="Garamond"/>
                <w:bCs/>
                <w:sz w:val="20"/>
                <w:szCs w:val="20"/>
                <w:rPrChange w:id="369" w:author="Daniel Noble" w:date="2020-06-10T08:15:00Z">
                  <w:rPr>
                    <w:rFonts w:ascii="Garamond" w:hAnsi="Garamond"/>
                    <w:b/>
                    <w:sz w:val="20"/>
                    <w:szCs w:val="20"/>
                  </w:rPr>
                </w:rPrChange>
              </w:rPr>
              <w:t>Boldness x SSD</w:t>
            </w:r>
          </w:p>
        </w:tc>
        <w:tc>
          <w:tcPr>
            <w:tcW w:w="1413" w:type="dxa"/>
          </w:tcPr>
          <w:p w14:paraId="7208AEC3"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1.94</w:t>
            </w:r>
          </w:p>
        </w:tc>
        <w:tc>
          <w:tcPr>
            <w:tcW w:w="1133" w:type="dxa"/>
          </w:tcPr>
          <w:p w14:paraId="522551BF"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0.95, 2.92</w:t>
            </w:r>
          </w:p>
        </w:tc>
        <w:tc>
          <w:tcPr>
            <w:tcW w:w="1139" w:type="dxa"/>
          </w:tcPr>
          <w:p w14:paraId="7CBDDD3B"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3.86</w:t>
            </w:r>
          </w:p>
        </w:tc>
        <w:tc>
          <w:tcPr>
            <w:tcW w:w="1276" w:type="dxa"/>
          </w:tcPr>
          <w:p w14:paraId="1ADD20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-0.20</w:t>
            </w:r>
          </w:p>
        </w:tc>
        <w:tc>
          <w:tcPr>
            <w:tcW w:w="1559" w:type="dxa"/>
          </w:tcPr>
          <w:p w14:paraId="302B7FAF" w14:textId="77777777" w:rsidR="003E2881" w:rsidRDefault="003E2881" w:rsidP="003005B3">
            <w:pPr>
              <w:spacing w:line="276" w:lineRule="auto"/>
              <w:jc w:val="center"/>
              <w:rPr>
                <w:rFonts w:ascii="Garamond" w:hAnsi="Garamond"/>
                <w:sz w:val="20"/>
                <w:szCs w:val="20"/>
              </w:rPr>
            </w:pPr>
            <w:r>
              <w:rPr>
                <w:rFonts w:ascii="Garamond" w:hAnsi="Garamond"/>
                <w:sz w:val="20"/>
                <w:szCs w:val="20"/>
              </w:rPr>
              <w:t>-0.92, 0.53</w:t>
            </w:r>
          </w:p>
        </w:tc>
        <w:tc>
          <w:tcPr>
            <w:tcW w:w="1134" w:type="dxa"/>
          </w:tcPr>
          <w:p w14:paraId="0FCE3225" w14:textId="77777777" w:rsidR="003E2881" w:rsidRDefault="003E2881" w:rsidP="003005B3">
            <w:pPr>
              <w:spacing w:line="276" w:lineRule="auto"/>
              <w:jc w:val="center"/>
              <w:rPr>
                <w:rFonts w:ascii="Garamond" w:hAnsi="Garamond"/>
                <w:sz w:val="20"/>
                <w:szCs w:val="20"/>
              </w:rPr>
            </w:pPr>
            <w:r>
              <w:rPr>
                <w:rFonts w:ascii="Garamond" w:hAnsi="Garamond"/>
                <w:sz w:val="20"/>
                <w:szCs w:val="20"/>
              </w:rPr>
              <w:t>-0.53</w:t>
            </w:r>
          </w:p>
        </w:tc>
      </w:tr>
      <w:tr w:rsidR="003E2881" w14:paraId="1D879F8A" w14:textId="77777777" w:rsidTr="003005B3">
        <w:tc>
          <w:tcPr>
            <w:tcW w:w="1843" w:type="dxa"/>
          </w:tcPr>
          <w:p w14:paraId="1A51F456" w14:textId="77777777" w:rsidR="003E2881" w:rsidRPr="00CF0C26" w:rsidRDefault="003E2881" w:rsidP="003005B3">
            <w:pPr>
              <w:spacing w:line="276" w:lineRule="auto"/>
              <w:rPr>
                <w:rFonts w:ascii="Garamond" w:hAnsi="Garamond"/>
                <w:bCs/>
                <w:sz w:val="20"/>
                <w:szCs w:val="20"/>
                <w:rPrChange w:id="370" w:author="Daniel Noble" w:date="2020-06-10T08:15:00Z">
                  <w:rPr>
                    <w:rFonts w:ascii="Garamond" w:hAnsi="Garamond"/>
                    <w:b/>
                    <w:sz w:val="20"/>
                    <w:szCs w:val="20"/>
                  </w:rPr>
                </w:rPrChange>
              </w:rPr>
            </w:pPr>
            <w:r w:rsidRPr="00CF0C26">
              <w:rPr>
                <w:rFonts w:ascii="Garamond" w:hAnsi="Garamond"/>
                <w:bCs/>
                <w:sz w:val="20"/>
                <w:szCs w:val="20"/>
                <w:rPrChange w:id="371" w:author="Daniel Noble" w:date="2020-06-10T08:15:00Z">
                  <w:rPr>
                    <w:rFonts w:ascii="Garamond" w:hAnsi="Garamond"/>
                    <w:b/>
                    <w:sz w:val="20"/>
                    <w:szCs w:val="20"/>
                  </w:rPr>
                </w:rPrChange>
              </w:rPr>
              <w:t>Exploration x SSD</w:t>
            </w:r>
          </w:p>
        </w:tc>
        <w:tc>
          <w:tcPr>
            <w:tcW w:w="1413" w:type="dxa"/>
          </w:tcPr>
          <w:p w14:paraId="5517401D"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1.94</w:t>
            </w:r>
          </w:p>
        </w:tc>
        <w:tc>
          <w:tcPr>
            <w:tcW w:w="1133" w:type="dxa"/>
          </w:tcPr>
          <w:p w14:paraId="78036D33"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0.94, 2.94</w:t>
            </w:r>
          </w:p>
        </w:tc>
        <w:tc>
          <w:tcPr>
            <w:tcW w:w="1139" w:type="dxa"/>
          </w:tcPr>
          <w:p w14:paraId="36814779"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3.82</w:t>
            </w:r>
          </w:p>
        </w:tc>
        <w:tc>
          <w:tcPr>
            <w:tcW w:w="1276" w:type="dxa"/>
          </w:tcPr>
          <w:p w14:paraId="189FAFD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412AB95B" w14:textId="77777777" w:rsidR="003E2881" w:rsidRDefault="003E2881" w:rsidP="003005B3">
            <w:pPr>
              <w:spacing w:line="276" w:lineRule="auto"/>
              <w:jc w:val="center"/>
              <w:rPr>
                <w:rFonts w:ascii="Garamond" w:hAnsi="Garamond"/>
                <w:sz w:val="20"/>
                <w:szCs w:val="20"/>
              </w:rPr>
            </w:pPr>
            <w:r>
              <w:rPr>
                <w:rFonts w:ascii="Garamond" w:hAnsi="Garamond"/>
                <w:sz w:val="20"/>
                <w:szCs w:val="20"/>
              </w:rPr>
              <w:t>-0.76, 0.70</w:t>
            </w:r>
          </w:p>
        </w:tc>
        <w:tc>
          <w:tcPr>
            <w:tcW w:w="1134" w:type="dxa"/>
          </w:tcPr>
          <w:p w14:paraId="1F15AC81"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r>
      <w:tr w:rsidR="003E2881" w14:paraId="5FB0D67E" w14:textId="77777777" w:rsidTr="003005B3">
        <w:tc>
          <w:tcPr>
            <w:tcW w:w="9497" w:type="dxa"/>
            <w:gridSpan w:val="7"/>
          </w:tcPr>
          <w:p w14:paraId="77004054" w14:textId="77777777" w:rsidR="003E2881" w:rsidRPr="00CF0C26" w:rsidRDefault="003E2881" w:rsidP="003005B3">
            <w:pPr>
              <w:spacing w:line="276" w:lineRule="auto"/>
              <w:rPr>
                <w:rFonts w:ascii="Garamond" w:hAnsi="Garamond"/>
                <w:b/>
                <w:sz w:val="20"/>
                <w:szCs w:val="20"/>
                <w:rPrChange w:id="372" w:author="Daniel Noble" w:date="2020-06-10T08:15:00Z">
                  <w:rPr>
                    <w:rFonts w:ascii="Garamond" w:hAnsi="Garamond"/>
                    <w:bCs/>
                    <w:sz w:val="20"/>
                    <w:szCs w:val="20"/>
                  </w:rPr>
                </w:rPrChange>
              </w:rPr>
            </w:pPr>
            <w:r w:rsidRPr="00CF0C26">
              <w:rPr>
                <w:rFonts w:ascii="Garamond" w:hAnsi="Garamond"/>
                <w:b/>
                <w:i/>
                <w:sz w:val="20"/>
                <w:szCs w:val="20"/>
                <w:rPrChange w:id="373" w:author="Daniel Noble" w:date="2020-06-10T08:15:00Z">
                  <w:rPr>
                    <w:rFonts w:ascii="Garamond" w:hAnsi="Garamond"/>
                    <w:bCs/>
                    <w:i/>
                    <w:sz w:val="20"/>
                    <w:szCs w:val="20"/>
                  </w:rPr>
                </w:rPrChange>
              </w:rPr>
              <w:t>Birds</w:t>
            </w:r>
          </w:p>
        </w:tc>
      </w:tr>
      <w:tr w:rsidR="003E2881" w14:paraId="764E5CD2" w14:textId="77777777" w:rsidTr="003005B3">
        <w:tc>
          <w:tcPr>
            <w:tcW w:w="1843" w:type="dxa"/>
          </w:tcPr>
          <w:p w14:paraId="1E2182E8"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Intercept (Boldness)</w:t>
            </w:r>
          </w:p>
        </w:tc>
        <w:tc>
          <w:tcPr>
            <w:tcW w:w="1413" w:type="dxa"/>
          </w:tcPr>
          <w:p w14:paraId="06A7BDAD"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w:t>
            </w:r>
          </w:p>
        </w:tc>
        <w:tc>
          <w:tcPr>
            <w:tcW w:w="1133" w:type="dxa"/>
          </w:tcPr>
          <w:p w14:paraId="6C243C95" w14:textId="77777777" w:rsidR="003E2881" w:rsidRDefault="003E2881" w:rsidP="003005B3">
            <w:pPr>
              <w:spacing w:line="276" w:lineRule="auto"/>
              <w:jc w:val="center"/>
              <w:rPr>
                <w:rFonts w:ascii="Garamond" w:hAnsi="Garamond"/>
                <w:sz w:val="20"/>
                <w:szCs w:val="20"/>
              </w:rPr>
            </w:pPr>
            <w:r>
              <w:rPr>
                <w:rFonts w:ascii="Garamond" w:hAnsi="Garamond"/>
                <w:sz w:val="20"/>
                <w:szCs w:val="20"/>
              </w:rPr>
              <w:t>-0.83, 0.39</w:t>
            </w:r>
          </w:p>
        </w:tc>
        <w:tc>
          <w:tcPr>
            <w:tcW w:w="1139" w:type="dxa"/>
          </w:tcPr>
          <w:p w14:paraId="45351CCF" w14:textId="77777777" w:rsidR="003E2881" w:rsidRDefault="003E2881" w:rsidP="003005B3">
            <w:pPr>
              <w:spacing w:line="276" w:lineRule="auto"/>
              <w:jc w:val="center"/>
              <w:rPr>
                <w:rFonts w:ascii="Garamond" w:hAnsi="Garamond"/>
                <w:sz w:val="20"/>
                <w:szCs w:val="20"/>
              </w:rPr>
            </w:pPr>
            <w:r>
              <w:rPr>
                <w:rFonts w:ascii="Garamond" w:hAnsi="Garamond"/>
                <w:sz w:val="20"/>
                <w:szCs w:val="20"/>
              </w:rPr>
              <w:t>-0.71</w:t>
            </w:r>
          </w:p>
        </w:tc>
        <w:tc>
          <w:tcPr>
            <w:tcW w:w="1276" w:type="dxa"/>
          </w:tcPr>
          <w:p w14:paraId="219F14A2"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6EE73FC0"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-0.05, 0.11</w:t>
            </w:r>
          </w:p>
        </w:tc>
        <w:tc>
          <w:tcPr>
            <w:tcW w:w="1134" w:type="dxa"/>
          </w:tcPr>
          <w:p w14:paraId="38858BBB" w14:textId="77777777" w:rsidR="003E2881" w:rsidRDefault="003E2881" w:rsidP="003005B3">
            <w:pPr>
              <w:spacing w:line="276" w:lineRule="auto"/>
              <w:jc w:val="center"/>
              <w:rPr>
                <w:rFonts w:ascii="Garamond" w:hAnsi="Garamond"/>
                <w:sz w:val="20"/>
                <w:szCs w:val="20"/>
              </w:rPr>
            </w:pPr>
            <w:r>
              <w:rPr>
                <w:rFonts w:ascii="Garamond" w:hAnsi="Garamond"/>
                <w:sz w:val="20"/>
                <w:szCs w:val="20"/>
              </w:rPr>
              <w:t>0.80</w:t>
            </w:r>
          </w:p>
        </w:tc>
      </w:tr>
      <w:tr w:rsidR="003E2881" w14:paraId="79401724" w14:textId="77777777" w:rsidTr="003005B3">
        <w:tc>
          <w:tcPr>
            <w:tcW w:w="1843" w:type="dxa"/>
          </w:tcPr>
          <w:p w14:paraId="374BE6F7"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SSD</w:t>
            </w:r>
          </w:p>
        </w:tc>
        <w:tc>
          <w:tcPr>
            <w:tcW w:w="1413" w:type="dxa"/>
          </w:tcPr>
          <w:p w14:paraId="75E8632D"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w:t>
            </w:r>
          </w:p>
        </w:tc>
        <w:tc>
          <w:tcPr>
            <w:tcW w:w="1133" w:type="dxa"/>
          </w:tcPr>
          <w:p w14:paraId="6F31A031" w14:textId="77777777" w:rsidR="003E2881" w:rsidRDefault="003E2881" w:rsidP="003005B3">
            <w:pPr>
              <w:spacing w:line="276" w:lineRule="auto"/>
              <w:jc w:val="center"/>
              <w:rPr>
                <w:rFonts w:ascii="Garamond" w:hAnsi="Garamond"/>
                <w:sz w:val="20"/>
                <w:szCs w:val="20"/>
              </w:rPr>
            </w:pPr>
            <w:r>
              <w:rPr>
                <w:rFonts w:ascii="Garamond" w:hAnsi="Garamond"/>
                <w:sz w:val="20"/>
                <w:szCs w:val="20"/>
              </w:rPr>
              <w:t>-1.35, 0.98</w:t>
            </w:r>
          </w:p>
        </w:tc>
        <w:tc>
          <w:tcPr>
            <w:tcW w:w="1139" w:type="dxa"/>
          </w:tcPr>
          <w:p w14:paraId="5DDB78E7" w14:textId="77777777" w:rsidR="003E2881" w:rsidRDefault="003E2881" w:rsidP="003005B3">
            <w:pPr>
              <w:spacing w:line="276" w:lineRule="auto"/>
              <w:jc w:val="center"/>
              <w:rPr>
                <w:rFonts w:ascii="Garamond" w:hAnsi="Garamond"/>
                <w:sz w:val="20"/>
                <w:szCs w:val="20"/>
              </w:rPr>
            </w:pPr>
            <w:r>
              <w:rPr>
                <w:rFonts w:ascii="Garamond" w:hAnsi="Garamond"/>
                <w:sz w:val="20"/>
                <w:szCs w:val="20"/>
              </w:rPr>
              <w:t>-0.31</w:t>
            </w:r>
          </w:p>
        </w:tc>
        <w:tc>
          <w:tcPr>
            <w:tcW w:w="1276" w:type="dxa"/>
          </w:tcPr>
          <w:p w14:paraId="47BA0E8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559" w:type="dxa"/>
          </w:tcPr>
          <w:p w14:paraId="47CD593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-0.22, 0.37</w:t>
            </w:r>
          </w:p>
        </w:tc>
        <w:tc>
          <w:tcPr>
            <w:tcW w:w="1134" w:type="dxa"/>
          </w:tcPr>
          <w:p w14:paraId="2BE487F2" w14:textId="77777777" w:rsidR="003E2881" w:rsidRDefault="003E2881" w:rsidP="003005B3">
            <w:pPr>
              <w:spacing w:line="276" w:lineRule="auto"/>
              <w:jc w:val="center"/>
              <w:rPr>
                <w:rFonts w:ascii="Garamond" w:hAnsi="Garamond"/>
                <w:sz w:val="20"/>
                <w:szCs w:val="20"/>
              </w:rPr>
            </w:pPr>
            <w:r>
              <w:rPr>
                <w:rFonts w:ascii="Garamond" w:hAnsi="Garamond"/>
                <w:sz w:val="20"/>
                <w:szCs w:val="20"/>
              </w:rPr>
              <w:t>0.51</w:t>
            </w:r>
          </w:p>
        </w:tc>
      </w:tr>
      <w:tr w:rsidR="003E2881" w14:paraId="7CFA5BAB" w14:textId="77777777" w:rsidTr="003005B3">
        <w:tc>
          <w:tcPr>
            <w:tcW w:w="1843" w:type="dxa"/>
          </w:tcPr>
          <w:p w14:paraId="2AC4C42E" w14:textId="77777777" w:rsidR="003E2881" w:rsidRPr="00CF0C26" w:rsidRDefault="003E2881" w:rsidP="003005B3">
            <w:pPr>
              <w:spacing w:line="276" w:lineRule="auto"/>
              <w:rPr>
                <w:rFonts w:ascii="Garamond" w:hAnsi="Garamond"/>
                <w:b/>
                <w:i/>
                <w:sz w:val="20"/>
                <w:szCs w:val="20"/>
                <w:rPrChange w:id="374" w:author="Daniel Noble" w:date="2020-06-10T08:15:00Z">
                  <w:rPr>
                    <w:rFonts w:ascii="Garamond" w:hAnsi="Garamond"/>
                    <w:bCs/>
                    <w:i/>
                    <w:sz w:val="20"/>
                    <w:szCs w:val="20"/>
                  </w:rPr>
                </w:rPrChange>
              </w:rPr>
            </w:pPr>
            <w:r w:rsidRPr="00CF0C26">
              <w:rPr>
                <w:rFonts w:ascii="Garamond" w:hAnsi="Garamond"/>
                <w:b/>
                <w:i/>
                <w:sz w:val="20"/>
                <w:szCs w:val="20"/>
                <w:rPrChange w:id="375" w:author="Daniel Noble" w:date="2020-06-10T08:15:00Z">
                  <w:rPr>
                    <w:rFonts w:ascii="Garamond" w:hAnsi="Garamond"/>
                    <w:bCs/>
                    <w:i/>
                    <w:sz w:val="20"/>
                    <w:szCs w:val="20"/>
                  </w:rPr>
                </w:rPrChange>
              </w:rPr>
              <w:t>Fish</w:t>
            </w:r>
          </w:p>
        </w:tc>
        <w:tc>
          <w:tcPr>
            <w:tcW w:w="1413" w:type="dxa"/>
          </w:tcPr>
          <w:p w14:paraId="59A6D52D" w14:textId="77777777" w:rsidR="003E2881" w:rsidRDefault="003E2881" w:rsidP="003005B3">
            <w:pPr>
              <w:spacing w:line="276" w:lineRule="auto"/>
              <w:jc w:val="center"/>
              <w:rPr>
                <w:rFonts w:ascii="Garamond" w:hAnsi="Garamond"/>
                <w:sz w:val="20"/>
                <w:szCs w:val="20"/>
              </w:rPr>
            </w:pPr>
          </w:p>
        </w:tc>
        <w:tc>
          <w:tcPr>
            <w:tcW w:w="1133" w:type="dxa"/>
          </w:tcPr>
          <w:p w14:paraId="704D0F96" w14:textId="77777777" w:rsidR="003E2881" w:rsidRDefault="003E2881" w:rsidP="003005B3">
            <w:pPr>
              <w:spacing w:line="276" w:lineRule="auto"/>
              <w:jc w:val="center"/>
              <w:rPr>
                <w:rFonts w:ascii="Garamond" w:hAnsi="Garamond"/>
                <w:sz w:val="20"/>
                <w:szCs w:val="20"/>
              </w:rPr>
            </w:pPr>
          </w:p>
        </w:tc>
        <w:tc>
          <w:tcPr>
            <w:tcW w:w="1139" w:type="dxa"/>
          </w:tcPr>
          <w:p w14:paraId="575BF171" w14:textId="77777777" w:rsidR="003E2881" w:rsidRDefault="003E2881" w:rsidP="003005B3">
            <w:pPr>
              <w:spacing w:line="276" w:lineRule="auto"/>
              <w:jc w:val="center"/>
              <w:rPr>
                <w:rFonts w:ascii="Garamond" w:hAnsi="Garamond"/>
                <w:sz w:val="20"/>
                <w:szCs w:val="20"/>
              </w:rPr>
            </w:pPr>
          </w:p>
        </w:tc>
        <w:tc>
          <w:tcPr>
            <w:tcW w:w="1276" w:type="dxa"/>
          </w:tcPr>
          <w:p w14:paraId="7D4A50F1" w14:textId="77777777" w:rsidR="003E2881" w:rsidRDefault="003E2881" w:rsidP="003005B3">
            <w:pPr>
              <w:spacing w:line="276" w:lineRule="auto"/>
              <w:jc w:val="center"/>
              <w:rPr>
                <w:rFonts w:ascii="Garamond" w:hAnsi="Garamond"/>
                <w:sz w:val="20"/>
                <w:szCs w:val="20"/>
              </w:rPr>
            </w:pPr>
          </w:p>
        </w:tc>
        <w:tc>
          <w:tcPr>
            <w:tcW w:w="1559" w:type="dxa"/>
          </w:tcPr>
          <w:p w14:paraId="2710260A" w14:textId="77777777" w:rsidR="003E2881" w:rsidRDefault="003E2881" w:rsidP="003005B3">
            <w:pPr>
              <w:spacing w:line="276" w:lineRule="auto"/>
              <w:jc w:val="center"/>
              <w:rPr>
                <w:rFonts w:ascii="Garamond" w:hAnsi="Garamond"/>
                <w:sz w:val="20"/>
                <w:szCs w:val="20"/>
              </w:rPr>
            </w:pPr>
          </w:p>
        </w:tc>
        <w:tc>
          <w:tcPr>
            <w:tcW w:w="1134" w:type="dxa"/>
          </w:tcPr>
          <w:p w14:paraId="3190041B" w14:textId="77777777" w:rsidR="003E2881" w:rsidRDefault="003E2881" w:rsidP="003005B3">
            <w:pPr>
              <w:spacing w:line="276" w:lineRule="auto"/>
              <w:jc w:val="center"/>
              <w:rPr>
                <w:rFonts w:ascii="Garamond" w:hAnsi="Garamond"/>
                <w:sz w:val="20"/>
                <w:szCs w:val="20"/>
              </w:rPr>
            </w:pPr>
          </w:p>
        </w:tc>
      </w:tr>
      <w:tr w:rsidR="003E2881" w14:paraId="14B83286" w14:textId="77777777" w:rsidTr="003005B3">
        <w:tc>
          <w:tcPr>
            <w:tcW w:w="1843" w:type="dxa"/>
          </w:tcPr>
          <w:p w14:paraId="2B9BA37C"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Aggression</w:t>
            </w:r>
          </w:p>
        </w:tc>
        <w:tc>
          <w:tcPr>
            <w:tcW w:w="1413" w:type="dxa"/>
          </w:tcPr>
          <w:p w14:paraId="0CDBA956"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61FC0130"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-0.66, 0.42</w:t>
            </w:r>
          </w:p>
        </w:tc>
        <w:tc>
          <w:tcPr>
            <w:tcW w:w="1139" w:type="dxa"/>
          </w:tcPr>
          <w:p w14:paraId="1BC66A14"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-0.44</w:t>
            </w:r>
          </w:p>
        </w:tc>
        <w:tc>
          <w:tcPr>
            <w:tcW w:w="1276" w:type="dxa"/>
          </w:tcPr>
          <w:p w14:paraId="25E03A5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262BC4FF"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-0.25, 0.03</w:t>
            </w:r>
          </w:p>
        </w:tc>
        <w:tc>
          <w:tcPr>
            <w:tcW w:w="1134" w:type="dxa"/>
          </w:tcPr>
          <w:p w14:paraId="783141DA"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-1.58</w:t>
            </w:r>
          </w:p>
        </w:tc>
      </w:tr>
      <w:tr w:rsidR="003E2881" w14:paraId="78A8DC3B" w14:textId="77777777" w:rsidTr="003005B3">
        <w:tc>
          <w:tcPr>
            <w:tcW w:w="1843" w:type="dxa"/>
          </w:tcPr>
          <w:p w14:paraId="7976E890"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Boldness</w:t>
            </w:r>
          </w:p>
        </w:tc>
        <w:tc>
          <w:tcPr>
            <w:tcW w:w="1413" w:type="dxa"/>
          </w:tcPr>
          <w:p w14:paraId="61C4CAC1"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55A3446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-0.58, 0.51</w:t>
            </w:r>
          </w:p>
        </w:tc>
        <w:tc>
          <w:tcPr>
            <w:tcW w:w="1139" w:type="dxa"/>
          </w:tcPr>
          <w:p w14:paraId="7384DC2A"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-0.13</w:t>
            </w:r>
          </w:p>
        </w:tc>
        <w:tc>
          <w:tcPr>
            <w:tcW w:w="1276" w:type="dxa"/>
          </w:tcPr>
          <w:p w14:paraId="4AFF3DE7"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CF6B07E"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-0.14, 0.10</w:t>
            </w:r>
          </w:p>
        </w:tc>
        <w:tc>
          <w:tcPr>
            <w:tcW w:w="1134" w:type="dxa"/>
          </w:tcPr>
          <w:p w14:paraId="5EDDA8F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-0.27</w:t>
            </w:r>
          </w:p>
        </w:tc>
      </w:tr>
      <w:tr w:rsidR="003E2881" w14:paraId="1C43055B" w14:textId="77777777" w:rsidTr="003005B3">
        <w:tc>
          <w:tcPr>
            <w:tcW w:w="1843" w:type="dxa"/>
          </w:tcPr>
          <w:p w14:paraId="0115B9F9"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SSD</w:t>
            </w:r>
          </w:p>
        </w:tc>
        <w:tc>
          <w:tcPr>
            <w:tcW w:w="1413" w:type="dxa"/>
          </w:tcPr>
          <w:p w14:paraId="398C46B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0.26</w:t>
            </w:r>
          </w:p>
        </w:tc>
        <w:tc>
          <w:tcPr>
            <w:tcW w:w="1133" w:type="dxa"/>
          </w:tcPr>
          <w:p w14:paraId="5581E2B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-0.72, 1.24</w:t>
            </w:r>
          </w:p>
        </w:tc>
        <w:tc>
          <w:tcPr>
            <w:tcW w:w="1139" w:type="dxa"/>
          </w:tcPr>
          <w:p w14:paraId="72E2DAD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03F381C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w:t>
            </w:r>
          </w:p>
        </w:tc>
        <w:tc>
          <w:tcPr>
            <w:tcW w:w="1559" w:type="dxa"/>
          </w:tcPr>
          <w:p w14:paraId="2FC7081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-0.93, 0.54</w:t>
            </w:r>
          </w:p>
        </w:tc>
        <w:tc>
          <w:tcPr>
            <w:tcW w:w="1134" w:type="dxa"/>
          </w:tcPr>
          <w:p w14:paraId="018D13F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r>
      <w:tr w:rsidR="003E2881" w14:paraId="7A582158" w14:textId="77777777" w:rsidTr="003005B3">
        <w:tc>
          <w:tcPr>
            <w:tcW w:w="1843" w:type="dxa"/>
          </w:tcPr>
          <w:p w14:paraId="523130C0" w14:textId="77777777" w:rsidR="003E2881" w:rsidRPr="00CF0C26" w:rsidRDefault="003E2881" w:rsidP="003005B3">
            <w:pPr>
              <w:spacing w:line="276" w:lineRule="auto"/>
              <w:rPr>
                <w:rFonts w:ascii="Garamond" w:hAnsi="Garamond"/>
                <w:bCs/>
                <w:sz w:val="20"/>
                <w:szCs w:val="20"/>
                <w:rPrChange w:id="376" w:author="Daniel Noble" w:date="2020-06-10T08:15:00Z">
                  <w:rPr>
                    <w:rFonts w:ascii="Garamond" w:hAnsi="Garamond"/>
                    <w:b/>
                    <w:sz w:val="20"/>
                    <w:szCs w:val="20"/>
                  </w:rPr>
                </w:rPrChange>
              </w:rPr>
            </w:pPr>
            <w:r w:rsidRPr="00CF0C26">
              <w:rPr>
                <w:rFonts w:ascii="Garamond" w:hAnsi="Garamond"/>
                <w:bCs/>
                <w:sz w:val="20"/>
                <w:szCs w:val="20"/>
              </w:rPr>
              <w:t>Boldness x SSD</w:t>
            </w:r>
          </w:p>
        </w:tc>
        <w:tc>
          <w:tcPr>
            <w:tcW w:w="1413" w:type="dxa"/>
          </w:tcPr>
          <w:p w14:paraId="4428200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-0.37</w:t>
            </w:r>
          </w:p>
        </w:tc>
        <w:tc>
          <w:tcPr>
            <w:tcW w:w="1133" w:type="dxa"/>
          </w:tcPr>
          <w:p w14:paraId="5261D92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-1.43, 0.69</w:t>
            </w:r>
          </w:p>
        </w:tc>
        <w:tc>
          <w:tcPr>
            <w:tcW w:w="1139" w:type="dxa"/>
          </w:tcPr>
          <w:p w14:paraId="0ED5805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-0.69</w:t>
            </w:r>
          </w:p>
        </w:tc>
        <w:tc>
          <w:tcPr>
            <w:tcW w:w="1276" w:type="dxa"/>
          </w:tcPr>
          <w:p w14:paraId="2FAA7B01" w14:textId="77777777" w:rsidR="003E2881" w:rsidRPr="00BA080A" w:rsidRDefault="003E2881" w:rsidP="003005B3">
            <w:pPr>
              <w:spacing w:line="276" w:lineRule="auto"/>
              <w:jc w:val="center"/>
              <w:rPr>
                <w:rFonts w:ascii="Garamond" w:hAnsi="Garamond"/>
                <w:sz w:val="20"/>
                <w:szCs w:val="20"/>
              </w:rPr>
            </w:pPr>
            <w:r w:rsidRPr="00BA080A">
              <w:rPr>
                <w:rFonts w:ascii="Garamond" w:hAnsi="Garamond"/>
                <w:sz w:val="20"/>
                <w:szCs w:val="20"/>
              </w:rPr>
              <w:t>0.09</w:t>
            </w:r>
          </w:p>
        </w:tc>
        <w:tc>
          <w:tcPr>
            <w:tcW w:w="1559" w:type="dxa"/>
          </w:tcPr>
          <w:p w14:paraId="3A3D9B92"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-0.75, 0.93</w:t>
            </w:r>
          </w:p>
        </w:tc>
        <w:tc>
          <w:tcPr>
            <w:tcW w:w="1134" w:type="dxa"/>
          </w:tcPr>
          <w:p w14:paraId="68861172"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0.20</w:t>
            </w:r>
          </w:p>
        </w:tc>
      </w:tr>
      <w:tr w:rsidR="003E2881" w14:paraId="57BAEC03" w14:textId="77777777" w:rsidTr="003005B3">
        <w:tc>
          <w:tcPr>
            <w:tcW w:w="1843" w:type="dxa"/>
          </w:tcPr>
          <w:p w14:paraId="2204327E" w14:textId="77777777" w:rsidR="003E2881" w:rsidRPr="00CF0C26" w:rsidRDefault="003E2881" w:rsidP="003005B3">
            <w:pPr>
              <w:spacing w:line="276" w:lineRule="auto"/>
              <w:rPr>
                <w:rFonts w:ascii="Garamond" w:hAnsi="Garamond"/>
                <w:b/>
                <w:i/>
                <w:sz w:val="20"/>
                <w:szCs w:val="20"/>
                <w:rPrChange w:id="377" w:author="Daniel Noble" w:date="2020-06-10T08:15:00Z">
                  <w:rPr>
                    <w:rFonts w:ascii="Garamond" w:hAnsi="Garamond"/>
                    <w:bCs/>
                    <w:i/>
                    <w:sz w:val="20"/>
                    <w:szCs w:val="20"/>
                  </w:rPr>
                </w:rPrChange>
              </w:rPr>
            </w:pPr>
            <w:r w:rsidRPr="00CF0C26">
              <w:rPr>
                <w:rFonts w:ascii="Garamond" w:hAnsi="Garamond"/>
                <w:b/>
                <w:i/>
                <w:sz w:val="20"/>
                <w:szCs w:val="20"/>
                <w:rPrChange w:id="378" w:author="Daniel Noble" w:date="2020-06-10T08:15:00Z">
                  <w:rPr>
                    <w:rFonts w:ascii="Garamond" w:hAnsi="Garamond"/>
                    <w:bCs/>
                    <w:i/>
                    <w:sz w:val="20"/>
                    <w:szCs w:val="20"/>
                  </w:rPr>
                </w:rPrChange>
              </w:rPr>
              <w:t>Invertebrates</w:t>
            </w:r>
          </w:p>
        </w:tc>
        <w:tc>
          <w:tcPr>
            <w:tcW w:w="1413" w:type="dxa"/>
          </w:tcPr>
          <w:p w14:paraId="1611D9A0" w14:textId="77777777" w:rsidR="003E2881" w:rsidRPr="00885DDD" w:rsidRDefault="003E2881" w:rsidP="003005B3">
            <w:pPr>
              <w:spacing w:line="276" w:lineRule="auto"/>
              <w:jc w:val="center"/>
              <w:rPr>
                <w:rFonts w:ascii="Garamond" w:hAnsi="Garamond"/>
                <w:sz w:val="20"/>
                <w:szCs w:val="20"/>
              </w:rPr>
            </w:pPr>
          </w:p>
        </w:tc>
        <w:tc>
          <w:tcPr>
            <w:tcW w:w="1133" w:type="dxa"/>
          </w:tcPr>
          <w:p w14:paraId="45D69E66" w14:textId="77777777" w:rsidR="003E2881" w:rsidRPr="00885DDD" w:rsidRDefault="003E2881" w:rsidP="003005B3">
            <w:pPr>
              <w:spacing w:line="276" w:lineRule="auto"/>
              <w:jc w:val="center"/>
              <w:rPr>
                <w:rFonts w:ascii="Garamond" w:hAnsi="Garamond"/>
                <w:sz w:val="20"/>
                <w:szCs w:val="20"/>
              </w:rPr>
            </w:pPr>
          </w:p>
        </w:tc>
        <w:tc>
          <w:tcPr>
            <w:tcW w:w="1139" w:type="dxa"/>
          </w:tcPr>
          <w:p w14:paraId="55878FA3" w14:textId="77777777" w:rsidR="003E2881" w:rsidRPr="00885DDD" w:rsidRDefault="003E2881" w:rsidP="003005B3">
            <w:pPr>
              <w:spacing w:line="276" w:lineRule="auto"/>
              <w:jc w:val="center"/>
              <w:rPr>
                <w:rFonts w:ascii="Garamond" w:hAnsi="Garamond"/>
                <w:sz w:val="20"/>
                <w:szCs w:val="20"/>
              </w:rPr>
            </w:pPr>
          </w:p>
        </w:tc>
        <w:tc>
          <w:tcPr>
            <w:tcW w:w="1276" w:type="dxa"/>
          </w:tcPr>
          <w:p w14:paraId="4C9E3F39" w14:textId="77777777" w:rsidR="003E2881" w:rsidRPr="00885DDD" w:rsidRDefault="003E2881" w:rsidP="003005B3">
            <w:pPr>
              <w:spacing w:line="276" w:lineRule="auto"/>
              <w:jc w:val="center"/>
              <w:rPr>
                <w:rFonts w:ascii="Garamond" w:hAnsi="Garamond"/>
                <w:sz w:val="20"/>
                <w:szCs w:val="20"/>
              </w:rPr>
            </w:pPr>
          </w:p>
        </w:tc>
        <w:tc>
          <w:tcPr>
            <w:tcW w:w="1559" w:type="dxa"/>
          </w:tcPr>
          <w:p w14:paraId="6DEC53D5" w14:textId="77777777" w:rsidR="003E2881" w:rsidRPr="00885DDD" w:rsidRDefault="003E2881" w:rsidP="003005B3">
            <w:pPr>
              <w:spacing w:line="276" w:lineRule="auto"/>
              <w:jc w:val="center"/>
              <w:rPr>
                <w:rFonts w:ascii="Garamond" w:hAnsi="Garamond"/>
                <w:sz w:val="20"/>
                <w:szCs w:val="20"/>
              </w:rPr>
            </w:pPr>
          </w:p>
        </w:tc>
        <w:tc>
          <w:tcPr>
            <w:tcW w:w="1134" w:type="dxa"/>
          </w:tcPr>
          <w:p w14:paraId="1E590253" w14:textId="77777777" w:rsidR="003E2881" w:rsidRPr="00885DDD" w:rsidRDefault="003E2881" w:rsidP="003005B3">
            <w:pPr>
              <w:spacing w:line="276" w:lineRule="auto"/>
              <w:jc w:val="center"/>
              <w:rPr>
                <w:rFonts w:ascii="Garamond" w:hAnsi="Garamond"/>
                <w:sz w:val="20"/>
                <w:szCs w:val="20"/>
              </w:rPr>
            </w:pPr>
          </w:p>
        </w:tc>
      </w:tr>
      <w:tr w:rsidR="003E2881" w14:paraId="173557DD" w14:textId="77777777" w:rsidTr="003005B3">
        <w:tc>
          <w:tcPr>
            <w:tcW w:w="1843" w:type="dxa"/>
          </w:tcPr>
          <w:p w14:paraId="38FD2255" w14:textId="77777777" w:rsidR="003E2881" w:rsidRPr="00CF0C26" w:rsidRDefault="003E2881" w:rsidP="003005B3">
            <w:pPr>
              <w:spacing w:line="276" w:lineRule="auto"/>
              <w:rPr>
                <w:rFonts w:ascii="Garamond" w:hAnsi="Garamond"/>
                <w:bCs/>
                <w:sz w:val="20"/>
                <w:szCs w:val="20"/>
                <w:rPrChange w:id="379" w:author="Daniel Noble" w:date="2020-06-10T08:15:00Z">
                  <w:rPr>
                    <w:rFonts w:ascii="Garamond" w:hAnsi="Garamond"/>
                    <w:b/>
                    <w:sz w:val="20"/>
                    <w:szCs w:val="20"/>
                  </w:rPr>
                </w:rPrChange>
              </w:rPr>
            </w:pPr>
            <w:r w:rsidRPr="00CF0C26">
              <w:rPr>
                <w:rFonts w:ascii="Garamond" w:hAnsi="Garamond"/>
                <w:bCs/>
                <w:sz w:val="20"/>
                <w:szCs w:val="20"/>
                <w:rPrChange w:id="380" w:author="Daniel Noble" w:date="2020-06-10T08:15:00Z">
                  <w:rPr>
                    <w:rFonts w:ascii="Garamond" w:hAnsi="Garamond"/>
                    <w:b/>
                    <w:sz w:val="20"/>
                    <w:szCs w:val="20"/>
                  </w:rPr>
                </w:rPrChange>
              </w:rPr>
              <w:t>Activity</w:t>
            </w:r>
          </w:p>
        </w:tc>
        <w:tc>
          <w:tcPr>
            <w:tcW w:w="1413" w:type="dxa"/>
          </w:tcPr>
          <w:p w14:paraId="621AD84A"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0.00</w:t>
            </w:r>
          </w:p>
        </w:tc>
        <w:tc>
          <w:tcPr>
            <w:tcW w:w="1133" w:type="dxa"/>
          </w:tcPr>
          <w:p w14:paraId="3AE87EA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-0.37, 0.38</w:t>
            </w:r>
          </w:p>
        </w:tc>
        <w:tc>
          <w:tcPr>
            <w:tcW w:w="1139" w:type="dxa"/>
          </w:tcPr>
          <w:p w14:paraId="04508CFE"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0.02</w:t>
            </w:r>
          </w:p>
        </w:tc>
        <w:tc>
          <w:tcPr>
            <w:tcW w:w="1276" w:type="dxa"/>
          </w:tcPr>
          <w:p w14:paraId="213D8D18"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-0.16</w:t>
            </w:r>
          </w:p>
        </w:tc>
        <w:tc>
          <w:tcPr>
            <w:tcW w:w="1559" w:type="dxa"/>
          </w:tcPr>
          <w:p w14:paraId="515A9AA0"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-0.29, 0.02</w:t>
            </w:r>
          </w:p>
        </w:tc>
        <w:tc>
          <w:tcPr>
            <w:tcW w:w="1134" w:type="dxa"/>
          </w:tcPr>
          <w:p w14:paraId="1BEABBDA"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-2.21</w:t>
            </w:r>
          </w:p>
        </w:tc>
      </w:tr>
      <w:tr w:rsidR="003E2881" w14:paraId="0EA61503" w14:textId="77777777" w:rsidTr="003005B3">
        <w:tc>
          <w:tcPr>
            <w:tcW w:w="1843" w:type="dxa"/>
          </w:tcPr>
          <w:p w14:paraId="74787F91"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Boldness</w:t>
            </w:r>
          </w:p>
        </w:tc>
        <w:tc>
          <w:tcPr>
            <w:tcW w:w="1413" w:type="dxa"/>
          </w:tcPr>
          <w:p w14:paraId="4DC2C60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0.28</w:t>
            </w:r>
          </w:p>
        </w:tc>
        <w:tc>
          <w:tcPr>
            <w:tcW w:w="1133" w:type="dxa"/>
          </w:tcPr>
          <w:p w14:paraId="4434BB9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-0.10, 0.66</w:t>
            </w:r>
          </w:p>
        </w:tc>
        <w:tc>
          <w:tcPr>
            <w:tcW w:w="1139" w:type="dxa"/>
          </w:tcPr>
          <w:p w14:paraId="360E362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1.46</w:t>
            </w:r>
          </w:p>
        </w:tc>
        <w:tc>
          <w:tcPr>
            <w:tcW w:w="1276" w:type="dxa"/>
          </w:tcPr>
          <w:p w14:paraId="5A41226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0FD1C34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-0.09, 0.17</w:t>
            </w:r>
          </w:p>
        </w:tc>
        <w:tc>
          <w:tcPr>
            <w:tcW w:w="1134" w:type="dxa"/>
          </w:tcPr>
          <w:p w14:paraId="7D3C556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0.58</w:t>
            </w:r>
          </w:p>
        </w:tc>
      </w:tr>
      <w:tr w:rsidR="003E2881" w14:paraId="576C5C87" w14:textId="77777777" w:rsidTr="003005B3">
        <w:tc>
          <w:tcPr>
            <w:tcW w:w="1843" w:type="dxa"/>
          </w:tcPr>
          <w:p w14:paraId="1480C279" w14:textId="77777777" w:rsidR="003E2881" w:rsidRPr="00CF0C26" w:rsidRDefault="003E2881" w:rsidP="003005B3">
            <w:pPr>
              <w:spacing w:line="276" w:lineRule="auto"/>
              <w:rPr>
                <w:rFonts w:ascii="Garamond" w:hAnsi="Garamond"/>
                <w:bCs/>
                <w:sz w:val="20"/>
                <w:szCs w:val="20"/>
              </w:rPr>
            </w:pPr>
            <w:r w:rsidRPr="00CF0C26">
              <w:rPr>
                <w:rFonts w:ascii="Garamond" w:hAnsi="Garamond"/>
                <w:bCs/>
                <w:sz w:val="20"/>
                <w:szCs w:val="20"/>
              </w:rPr>
              <w:t>SSD</w:t>
            </w:r>
          </w:p>
        </w:tc>
        <w:tc>
          <w:tcPr>
            <w:tcW w:w="1413" w:type="dxa"/>
          </w:tcPr>
          <w:p w14:paraId="2AB16025" w14:textId="77777777" w:rsidR="003E2881" w:rsidRDefault="003E2881" w:rsidP="003005B3">
            <w:pPr>
              <w:spacing w:line="276" w:lineRule="auto"/>
              <w:jc w:val="center"/>
              <w:rPr>
                <w:rFonts w:ascii="Garamond" w:hAnsi="Garamond"/>
                <w:sz w:val="20"/>
                <w:szCs w:val="20"/>
              </w:rPr>
            </w:pPr>
            <w:r>
              <w:rPr>
                <w:rFonts w:ascii="Garamond" w:hAnsi="Garamond"/>
                <w:sz w:val="20"/>
                <w:szCs w:val="20"/>
              </w:rPr>
              <w:t>-0.85</w:t>
            </w:r>
          </w:p>
        </w:tc>
        <w:tc>
          <w:tcPr>
            <w:tcW w:w="1133" w:type="dxa"/>
          </w:tcPr>
          <w:p w14:paraId="71C22A27" w14:textId="77777777" w:rsidR="003E2881" w:rsidRDefault="003E2881" w:rsidP="003005B3">
            <w:pPr>
              <w:spacing w:line="276" w:lineRule="auto"/>
              <w:jc w:val="center"/>
              <w:rPr>
                <w:rFonts w:ascii="Garamond" w:hAnsi="Garamond"/>
                <w:sz w:val="20"/>
                <w:szCs w:val="20"/>
              </w:rPr>
            </w:pPr>
            <w:r>
              <w:rPr>
                <w:rFonts w:ascii="Garamond" w:hAnsi="Garamond"/>
                <w:sz w:val="20"/>
                <w:szCs w:val="20"/>
              </w:rPr>
              <w:t>-2.02, 0.32</w:t>
            </w:r>
          </w:p>
        </w:tc>
        <w:tc>
          <w:tcPr>
            <w:tcW w:w="1139" w:type="dxa"/>
          </w:tcPr>
          <w:p w14:paraId="40D81BA5" w14:textId="77777777" w:rsidR="003E2881" w:rsidRDefault="003E2881" w:rsidP="003005B3">
            <w:pPr>
              <w:spacing w:line="276" w:lineRule="auto"/>
              <w:jc w:val="center"/>
              <w:rPr>
                <w:rFonts w:ascii="Garamond" w:hAnsi="Garamond"/>
                <w:sz w:val="20"/>
                <w:szCs w:val="20"/>
              </w:rPr>
            </w:pPr>
            <w:r>
              <w:rPr>
                <w:rFonts w:ascii="Garamond" w:hAnsi="Garamond"/>
                <w:sz w:val="20"/>
                <w:szCs w:val="20"/>
              </w:rPr>
              <w:t>-1.43</w:t>
            </w:r>
          </w:p>
        </w:tc>
        <w:tc>
          <w:tcPr>
            <w:tcW w:w="1276" w:type="dxa"/>
          </w:tcPr>
          <w:p w14:paraId="3DA95DFC"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25876C9B" w14:textId="77777777" w:rsidR="003E2881" w:rsidRDefault="003E2881" w:rsidP="003005B3">
            <w:pPr>
              <w:spacing w:line="276" w:lineRule="auto"/>
              <w:jc w:val="center"/>
              <w:rPr>
                <w:rFonts w:ascii="Garamond" w:hAnsi="Garamond"/>
                <w:sz w:val="20"/>
                <w:szCs w:val="20"/>
              </w:rPr>
            </w:pPr>
            <w:r>
              <w:rPr>
                <w:rFonts w:ascii="Garamond" w:hAnsi="Garamond"/>
                <w:sz w:val="20"/>
                <w:szCs w:val="20"/>
              </w:rPr>
              <w:t>-0.58, 0.63</w:t>
            </w:r>
          </w:p>
        </w:tc>
        <w:tc>
          <w:tcPr>
            <w:tcW w:w="1134" w:type="dxa"/>
          </w:tcPr>
          <w:p w14:paraId="575E4AE7"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r>
      <w:tr w:rsidR="003E2881" w14:paraId="1D96A3C4" w14:textId="77777777" w:rsidTr="003005B3">
        <w:tc>
          <w:tcPr>
            <w:tcW w:w="1843" w:type="dxa"/>
          </w:tcPr>
          <w:p w14:paraId="7326945C" w14:textId="77777777" w:rsidR="003E2881" w:rsidRPr="00CF0C26" w:rsidRDefault="003E2881" w:rsidP="003005B3">
            <w:pPr>
              <w:spacing w:line="276" w:lineRule="auto"/>
              <w:rPr>
                <w:rFonts w:ascii="Garamond" w:hAnsi="Garamond"/>
                <w:bCs/>
                <w:sz w:val="20"/>
                <w:szCs w:val="20"/>
                <w:rPrChange w:id="381" w:author="Daniel Noble" w:date="2020-06-10T08:15:00Z">
                  <w:rPr>
                    <w:rFonts w:ascii="Garamond" w:hAnsi="Garamond"/>
                    <w:b/>
                    <w:sz w:val="20"/>
                    <w:szCs w:val="20"/>
                  </w:rPr>
                </w:rPrChange>
              </w:rPr>
            </w:pPr>
            <w:r w:rsidRPr="00CF0C26">
              <w:rPr>
                <w:rFonts w:ascii="Garamond" w:hAnsi="Garamond"/>
                <w:bCs/>
                <w:sz w:val="20"/>
                <w:szCs w:val="20"/>
                <w:rPrChange w:id="382" w:author="Daniel Noble" w:date="2020-06-10T08:15:00Z">
                  <w:rPr>
                    <w:rFonts w:ascii="Garamond" w:hAnsi="Garamond"/>
                    <w:b/>
                    <w:sz w:val="20"/>
                    <w:szCs w:val="20"/>
                  </w:rPr>
                </w:rPrChange>
              </w:rPr>
              <w:t>Boldness x SSD</w:t>
            </w:r>
          </w:p>
        </w:tc>
        <w:tc>
          <w:tcPr>
            <w:tcW w:w="1413" w:type="dxa"/>
          </w:tcPr>
          <w:p w14:paraId="2A168E26"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1.07</w:t>
            </w:r>
          </w:p>
        </w:tc>
        <w:tc>
          <w:tcPr>
            <w:tcW w:w="1133" w:type="dxa"/>
          </w:tcPr>
          <w:p w14:paraId="3E58240B"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0.25, 1.90</w:t>
            </w:r>
          </w:p>
        </w:tc>
        <w:tc>
          <w:tcPr>
            <w:tcW w:w="1139" w:type="dxa"/>
          </w:tcPr>
          <w:p w14:paraId="566B8479"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2.56</w:t>
            </w:r>
          </w:p>
        </w:tc>
        <w:tc>
          <w:tcPr>
            <w:tcW w:w="1276" w:type="dxa"/>
          </w:tcPr>
          <w:p w14:paraId="75C604E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w:t>
            </w:r>
          </w:p>
        </w:tc>
        <w:tc>
          <w:tcPr>
            <w:tcW w:w="1559" w:type="dxa"/>
          </w:tcPr>
          <w:p w14:paraId="48B7D250" w14:textId="77777777" w:rsidR="003E2881" w:rsidRDefault="003E2881" w:rsidP="003005B3">
            <w:pPr>
              <w:spacing w:line="276" w:lineRule="auto"/>
              <w:jc w:val="center"/>
              <w:rPr>
                <w:rFonts w:ascii="Garamond" w:hAnsi="Garamond"/>
                <w:sz w:val="20"/>
                <w:szCs w:val="20"/>
              </w:rPr>
            </w:pPr>
            <w:r>
              <w:rPr>
                <w:rFonts w:ascii="Garamond" w:hAnsi="Garamond"/>
                <w:sz w:val="20"/>
                <w:szCs w:val="20"/>
              </w:rPr>
              <w:t>-0.49, 0.86</w:t>
            </w:r>
          </w:p>
        </w:tc>
        <w:tc>
          <w:tcPr>
            <w:tcW w:w="1134" w:type="dxa"/>
          </w:tcPr>
          <w:p w14:paraId="4F0C1536" w14:textId="77777777" w:rsidR="003E2881" w:rsidRDefault="003E2881" w:rsidP="003005B3">
            <w:pPr>
              <w:spacing w:line="276" w:lineRule="auto"/>
              <w:jc w:val="center"/>
              <w:rPr>
                <w:rFonts w:ascii="Garamond" w:hAnsi="Garamond"/>
                <w:sz w:val="20"/>
                <w:szCs w:val="20"/>
              </w:rPr>
            </w:pPr>
            <w:r>
              <w:rPr>
                <w:rFonts w:ascii="Garamond" w:hAnsi="Garamond"/>
                <w:sz w:val="20"/>
                <w:szCs w:val="20"/>
              </w:rPr>
              <w:t>0.53</w:t>
            </w:r>
          </w:p>
        </w:tc>
      </w:tr>
    </w:tbl>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77777777" w:rsidR="005C69F2" w:rsidRPr="00250970" w:rsidRDefault="005C69F2" w:rsidP="005C69F2">
      <w:pPr>
        <w:contextualSpacing/>
        <w:rPr>
          <w:rFonts w:ascii="Garamond" w:hAnsi="Garamond"/>
        </w:rPr>
      </w:pPr>
    </w:p>
    <w:p w14:paraId="1E31A866" w14:textId="170A429A" w:rsidR="005C69F2" w:rsidRDefault="00BD09DD" w:rsidP="005C69F2">
      <w:pPr>
        <w:contextualSpacing/>
        <w:rPr>
          <w:rFonts w:ascii="Garamond" w:hAnsi="Garamond"/>
        </w:rPr>
      </w:pPr>
      <w:r>
        <w:rPr>
          <w:rFonts w:ascii="Garamond" w:hAnsi="Garamond"/>
          <w:noProof/>
        </w:rPr>
        <w:drawing>
          <wp:inline distT="0" distB="0" distL="0" distR="0" wp14:anchorId="64127D37" wp14:editId="059FA0E3">
            <wp:extent cx="5727700" cy="3292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5727700" cy="3292475"/>
                    </a:xfrm>
                    <a:prstGeom prst="rect">
                      <a:avLst/>
                    </a:prstGeom>
                  </pic:spPr>
                </pic:pic>
              </a:graphicData>
            </a:graphic>
          </wp:inline>
        </w:drawing>
      </w:r>
    </w:p>
    <w:p w14:paraId="7FA9C1CB" w14:textId="2E7C7D43" w:rsidR="00BD09DD" w:rsidRDefault="00BD09DD" w:rsidP="005C69F2">
      <w:pPr>
        <w:contextualSpacing/>
        <w:rPr>
          <w:rFonts w:ascii="Garamond" w:hAnsi="Garamond"/>
        </w:rPr>
      </w:pPr>
    </w:p>
    <w:p w14:paraId="78DE3832" w14:textId="124AADD2" w:rsidR="00BD09DD" w:rsidRDefault="00BD09DD" w:rsidP="005C69F2">
      <w:pPr>
        <w:contextualSpacing/>
        <w:rPr>
          <w:rFonts w:ascii="Garamond" w:hAnsi="Garamond"/>
        </w:rPr>
      </w:pPr>
      <w:commentRangeStart w:id="383"/>
      <w:r w:rsidRPr="00BD09DD">
        <w:rPr>
          <w:rFonts w:ascii="Garamond" w:hAnsi="Garamond"/>
          <w:b/>
        </w:rPr>
        <w:t>Figure 1</w:t>
      </w:r>
      <w:r>
        <w:rPr>
          <w:rFonts w:ascii="Garamond" w:hAnsi="Garamond"/>
        </w:rPr>
        <w:t>. Phylogenetic relationships and orchard plots for a) mammals and b) birds</w:t>
      </w:r>
      <w:commentRangeEnd w:id="383"/>
      <w:r w:rsidR="00CF0C26">
        <w:rPr>
          <w:rStyle w:val="CommentReference"/>
        </w:rPr>
        <w:commentReference w:id="383"/>
      </w:r>
      <w:r>
        <w:rPr>
          <w:rFonts w:ascii="Garamond" w:hAnsi="Garamond"/>
        </w:rPr>
        <w:t xml:space="preserve">.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 </w:t>
      </w:r>
    </w:p>
    <w:p w14:paraId="55FB116D" w14:textId="1BD86F05" w:rsidR="00BD09DD" w:rsidRDefault="00BD09DD" w:rsidP="005C69F2">
      <w:pPr>
        <w:contextualSpacing/>
        <w:rPr>
          <w:rFonts w:ascii="Garamond" w:hAnsi="Garamond"/>
        </w:rPr>
      </w:pPr>
    </w:p>
    <w:p w14:paraId="5927E649" w14:textId="0BDC3C14" w:rsidR="00BD09DD" w:rsidRDefault="00BD09DD" w:rsidP="00BD09DD">
      <w:pPr>
        <w:contextualSpacing/>
        <w:jc w:val="center"/>
        <w:rPr>
          <w:rFonts w:ascii="Garamond" w:hAnsi="Garamond"/>
        </w:rPr>
      </w:pPr>
      <w:r>
        <w:rPr>
          <w:rFonts w:ascii="Garamond" w:hAnsi="Garamond"/>
          <w:noProof/>
        </w:rPr>
        <w:lastRenderedPageBreak/>
        <w:drawing>
          <wp:inline distT="0" distB="0" distL="0" distR="0" wp14:anchorId="1AF979A6" wp14:editId="3E80A729">
            <wp:extent cx="6524485" cy="4787757"/>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4789321"/>
                    </a:xfrm>
                    <a:prstGeom prst="rect">
                      <a:avLst/>
                    </a:prstGeom>
                  </pic:spPr>
                </pic:pic>
              </a:graphicData>
            </a:graphic>
          </wp:inline>
        </w:drawing>
      </w:r>
    </w:p>
    <w:p w14:paraId="39A84AC2" w14:textId="0848B478" w:rsidR="00BD09DD" w:rsidRDefault="00BD09DD" w:rsidP="005C69F2">
      <w:pPr>
        <w:contextualSpacing/>
        <w:rPr>
          <w:rFonts w:ascii="Garamond" w:hAnsi="Garamond"/>
        </w:rPr>
      </w:pPr>
    </w:p>
    <w:p w14:paraId="68402619" w14:textId="0AAE5DDF" w:rsidR="00BD09DD" w:rsidRP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w:t>
      </w:r>
      <w:commentRangeStart w:id="384"/>
      <w:r>
        <w:rPr>
          <w:rFonts w:ascii="Garamond" w:hAnsi="Garamond"/>
        </w:rPr>
        <w:t xml:space="preserve">plots for c) </w:t>
      </w:r>
      <w:proofErr w:type="spellStart"/>
      <w:r>
        <w:rPr>
          <w:rFonts w:ascii="Garamond" w:hAnsi="Garamond"/>
        </w:rPr>
        <w:t>reptilia</w:t>
      </w:r>
      <w:proofErr w:type="spellEnd"/>
      <w:r>
        <w:rPr>
          <w:rFonts w:ascii="Garamond" w:hAnsi="Garamond"/>
        </w:rPr>
        <w:t>, d) fish and e) invertebrates</w:t>
      </w:r>
      <w:commentRangeEnd w:id="384"/>
      <w:r w:rsidR="00721200">
        <w:rPr>
          <w:rStyle w:val="CommentReference"/>
        </w:rPr>
        <w:commentReference w:id="384"/>
      </w:r>
      <w:r>
        <w:rPr>
          <w:rFonts w:ascii="Garamond" w:hAnsi="Garamond"/>
        </w:rPr>
        <w:t xml:space="preserve">.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 xml:space="preserve">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w:t>
      </w: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3005B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Daniel Noble" w:date="2020-06-10T08:29:00Z" w:initials="DN">
    <w:p w14:paraId="698674A0" w14:textId="77777777" w:rsidR="00DA36DD" w:rsidRDefault="00DA36DD"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3" w:author="Daniel Noble" w:date="2020-06-10T08:29:00Z" w:initials="DN">
    <w:p w14:paraId="0BA67A6D" w14:textId="77777777" w:rsidR="00DA36DD" w:rsidRDefault="00DA36DD"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4" w:author="Daniel Noble" w:date="2020-06-10T08:31:00Z" w:initials="DN">
    <w:p w14:paraId="4D84B77A" w14:textId="662C8E7F" w:rsidR="00DA36DD" w:rsidRDefault="00DA36DD">
      <w:pPr>
        <w:pStyle w:val="CommentText"/>
      </w:pPr>
      <w:r>
        <w:rPr>
          <w:rStyle w:val="CommentReference"/>
        </w:rPr>
        <w:annotationRef/>
      </w:r>
      <w:r>
        <w:t xml:space="preserve">Or maybe even just use this once and then it will be clear everything in brackets is the same </w:t>
      </w:r>
    </w:p>
  </w:comment>
  <w:comment w:id="22" w:author="Daniel Noble" w:date="2020-06-10T08:29:00Z" w:initials="DN">
    <w:p w14:paraId="28B078B7" w14:textId="77777777" w:rsidR="00DA36DD" w:rsidRDefault="00DA36DD"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28" w:author="Daniel Noble" w:date="2020-06-10T08:22:00Z" w:initials="DN">
    <w:p w14:paraId="6BE10B74" w14:textId="3FB62A41" w:rsidR="00DA36DD" w:rsidRDefault="00DA36DD">
      <w:pPr>
        <w:pStyle w:val="CommentText"/>
      </w:pPr>
      <w:r>
        <w:rPr>
          <w:rStyle w:val="CommentReference"/>
        </w:rPr>
        <w:annotationRef/>
      </w:r>
      <w:r>
        <w:t xml:space="preserve">Is this right? Suggests for inverts they did as CI’s </w:t>
      </w:r>
      <w:proofErr w:type="spellStart"/>
      <w:r>
        <w:t>cdon’t</w:t>
      </w:r>
      <w:proofErr w:type="spellEnd"/>
      <w:r>
        <w:t xml:space="preserve"> overlap 0</w:t>
      </w:r>
    </w:p>
  </w:comment>
  <w:comment w:id="30" w:author="Daniel Noble" w:date="2020-06-10T08:29:00Z" w:initials="DN">
    <w:p w14:paraId="563976CE" w14:textId="77777777" w:rsidR="00DA36DD" w:rsidRDefault="00DA36DD"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37" w:author="Daniel Noble" w:date="2020-06-10T08:29:00Z" w:initials="DN">
    <w:p w14:paraId="1E9176BB" w14:textId="77777777" w:rsidR="00DA36DD" w:rsidRDefault="00DA36DD" w:rsidP="00A22FDA">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43" w:author="Daniel Noble" w:date="2020-06-10T08:26:00Z" w:initials="DN">
    <w:p w14:paraId="110EF10C" w14:textId="49C53B7A" w:rsidR="00DA36DD" w:rsidRDefault="00DA36DD">
      <w:pPr>
        <w:pStyle w:val="CommentText"/>
      </w:pPr>
      <w:r>
        <w:rPr>
          <w:rStyle w:val="CommentReference"/>
        </w:rPr>
        <w:annotationRef/>
      </w:r>
      <w:r>
        <w:t xml:space="preserve">OK, this is not necessarily bad, but I’m thinking you should change this to </w:t>
      </w:r>
      <w:proofErr w:type="spellStart"/>
      <w:r>
        <w:t>Xbar</w:t>
      </w:r>
      <w:proofErr w:type="spellEnd"/>
      <w:r>
        <w:t xml:space="preserve">, or mean, because B can often be interpreted as a contrast, which in this case </w:t>
      </w:r>
      <w:proofErr w:type="spellStart"/>
      <w:r>
        <w:t>its</w:t>
      </w:r>
      <w:proofErr w:type="spellEnd"/>
      <w:r>
        <w:t xml:space="preserve"> not.</w:t>
      </w:r>
    </w:p>
  </w:comment>
  <w:comment w:id="46" w:author="Daniel Noble" w:date="2020-06-10T08:29:00Z" w:initials="DN">
    <w:p w14:paraId="376BA589" w14:textId="77777777" w:rsidR="00DA36DD" w:rsidRDefault="00DA36DD"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53" w:author="Daniel Noble" w:date="2020-06-10T08:29:00Z" w:initials="DN">
    <w:p w14:paraId="3DF8ED6D" w14:textId="77777777" w:rsidR="00DA36DD" w:rsidRDefault="00DA36DD"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61" w:author="Daniel Noble" w:date="2020-06-10T08:29:00Z" w:initials="DN">
    <w:p w14:paraId="65FE80E6" w14:textId="77777777" w:rsidR="00DA36DD" w:rsidRDefault="00DA36DD"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69" w:author="Daniel Noble" w:date="2020-06-10T08:29:00Z" w:initials="DN">
    <w:p w14:paraId="3FF96FA0" w14:textId="77777777" w:rsidR="00DA36DD" w:rsidRDefault="00DA36DD"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77" w:author="Daniel Noble" w:date="2020-06-10T08:29:00Z" w:initials="DN">
    <w:p w14:paraId="7BBF780D" w14:textId="77777777" w:rsidR="00DA36DD" w:rsidRDefault="00DA36DD" w:rsidP="00491435">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93" w:author="Daniel Noble" w:date="2020-06-10T08:29:00Z" w:initials="DN">
    <w:p w14:paraId="3CC21BEB" w14:textId="4F13A7A7" w:rsidR="00DA36DD" w:rsidRDefault="00DA36D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00" w:author="Daniel Noble" w:date="2020-06-10T08:29:00Z" w:initials="DN">
    <w:p w14:paraId="327B3B3F" w14:textId="77777777" w:rsidR="00DA36DD" w:rsidRDefault="00DA36D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08" w:author="Daniel Noble" w:date="2020-06-10T08:29:00Z" w:initials="DN">
    <w:p w14:paraId="682C0E47" w14:textId="77777777" w:rsidR="00DA36DD" w:rsidRDefault="00DA36D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17" w:author="Daniel Noble" w:date="2020-06-10T08:29:00Z" w:initials="DN">
    <w:p w14:paraId="5DEFABAC" w14:textId="77777777" w:rsidR="00DA36DD" w:rsidRDefault="00DA36D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25" w:author="Daniel Noble" w:date="2020-06-10T08:29:00Z" w:initials="DN">
    <w:p w14:paraId="508418C2" w14:textId="77777777" w:rsidR="00DA36DD" w:rsidRDefault="00DA36D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33" w:author="Daniel Noble" w:date="2020-06-10T08:29:00Z" w:initials="DN">
    <w:p w14:paraId="7460FBDE" w14:textId="77777777" w:rsidR="00DA36DD" w:rsidRDefault="00DA36D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41" w:author="Daniel Noble" w:date="2020-06-10T08:29:00Z" w:initials="DN">
    <w:p w14:paraId="2E5A6926" w14:textId="77777777" w:rsidR="00DA36DD" w:rsidRDefault="00DA36DD" w:rsidP="004727AD">
      <w:pPr>
        <w:pStyle w:val="CommentText"/>
      </w:pPr>
      <w:r>
        <w:rPr>
          <w:rStyle w:val="CommentReference"/>
        </w:rPr>
        <w:annotationRef/>
      </w:r>
      <w:r>
        <w:t xml:space="preserve">Maybe you can denote the mean estimates like this? And then change to </w:t>
      </w:r>
      <w:proofErr w:type="spellStart"/>
      <w:r>
        <w:t>lnCVR</w:t>
      </w:r>
      <w:proofErr w:type="spellEnd"/>
      <w:r>
        <w:t xml:space="preserve"> as subscript when you’re talking variance</w:t>
      </w:r>
    </w:p>
  </w:comment>
  <w:comment w:id="153" w:author="Daniel Noble" w:date="2020-06-10T08:27:00Z" w:initials="DN">
    <w:p w14:paraId="5153CF72" w14:textId="72D2D16B" w:rsidR="00DA36DD" w:rsidRDefault="00DA36DD">
      <w:pPr>
        <w:pStyle w:val="CommentText"/>
      </w:pPr>
      <w:r>
        <w:rPr>
          <w:rStyle w:val="CommentReference"/>
        </w:rPr>
        <w:annotationRef/>
      </w:r>
      <w:r>
        <w:t>Suggest adding sub-titles to help quickly orientate the reader to what will come.</w:t>
      </w:r>
    </w:p>
  </w:comment>
  <w:comment w:id="157" w:author="Daniel Noble" w:date="2020-06-10T08:38:00Z" w:initials="DN">
    <w:p w14:paraId="4ED87531" w14:textId="092737F8" w:rsidR="00DA36DD" w:rsidRDefault="00DA36DD">
      <w:pPr>
        <w:pStyle w:val="CommentText"/>
      </w:pPr>
      <w:r>
        <w:rPr>
          <w:rStyle w:val="CommentReference"/>
        </w:rPr>
        <w:annotationRef/>
      </w:r>
      <w:r>
        <w:rPr>
          <w:noProof/>
        </w:rPr>
        <w:t>Might be better to just have this bit in the methods..including the next sentence</w:t>
      </w:r>
    </w:p>
  </w:comment>
  <w:comment w:id="166" w:author="Daniel Noble" w:date="2020-06-10T08:01:00Z" w:initials="DN">
    <w:p w14:paraId="06329C2C" w14:textId="77777777" w:rsidR="00DA36DD" w:rsidRDefault="00DA36DD">
      <w:pPr>
        <w:pStyle w:val="CommentText"/>
      </w:pPr>
      <w:r>
        <w:rPr>
          <w:rStyle w:val="CommentReference"/>
        </w:rPr>
        <w:annotationRef/>
      </w:r>
      <w:r>
        <w:t xml:space="preserve">Love that “up-beat” PRISMA fig! Cool stuff. Only thing I would say is that we don’t know what the keywords are? Maybe provide this in a table of you can’t add to a figure. </w:t>
      </w:r>
    </w:p>
    <w:p w14:paraId="08D8942F" w14:textId="0304E893" w:rsidR="00DA36DD" w:rsidRDefault="00DA36DD">
      <w:pPr>
        <w:pStyle w:val="CommentText"/>
      </w:pPr>
    </w:p>
  </w:comment>
  <w:comment w:id="170" w:author="Daniel Noble" w:date="2020-06-10T08:41:00Z" w:initials="DN">
    <w:p w14:paraId="745450BA" w14:textId="44946BC1" w:rsidR="00DA36DD" w:rsidRDefault="00DA36DD">
      <w:pPr>
        <w:pStyle w:val="CommentText"/>
      </w:pPr>
      <w:r>
        <w:rPr>
          <w:rStyle w:val="CommentReference"/>
        </w:rPr>
        <w:annotationRef/>
      </w:r>
      <w:r>
        <w:t>You also excluded other traits likes scores and proportions etc too right? Because of the variance problems? Maybe worth mentioning here…</w:t>
      </w:r>
    </w:p>
  </w:comment>
  <w:comment w:id="171" w:author="Daniel Noble" w:date="2020-06-10T08:04:00Z" w:initials="DN">
    <w:p w14:paraId="42ED794D" w14:textId="4A5536EA" w:rsidR="00DA36DD" w:rsidRDefault="00DA36DD">
      <w:pPr>
        <w:pStyle w:val="CommentText"/>
      </w:pPr>
      <w:r>
        <w:rPr>
          <w:rStyle w:val="CommentReference"/>
        </w:rPr>
        <w:annotationRef/>
      </w:r>
      <w:r>
        <w:t>It’s a bit unclear what you mean by this. Do you mean, they weren’t repeatable? They didn’t have behaviours the authors classified into the big 5?</w:t>
      </w:r>
    </w:p>
  </w:comment>
  <w:comment w:id="175" w:author="Daniel Noble" w:date="2020-06-10T08:07:00Z" w:initials="DN">
    <w:p w14:paraId="72102776" w14:textId="28BE5D5E" w:rsidR="00DA36DD" w:rsidRDefault="00DA36DD">
      <w:pPr>
        <w:pStyle w:val="CommentText"/>
      </w:pPr>
      <w:r>
        <w:rPr>
          <w:rStyle w:val="CommentReference"/>
        </w:rPr>
        <w:annotationRef/>
      </w:r>
      <w:r>
        <w:t>Missing sampling variance equation</w:t>
      </w:r>
    </w:p>
  </w:comment>
  <w:comment w:id="178" w:author="Daniel Noble" w:date="2020-06-10T08:56:00Z" w:initials="DN">
    <w:p w14:paraId="4C28ED7C" w14:textId="6318B40E" w:rsidR="00DA36DD" w:rsidRDefault="00DA36DD">
      <w:pPr>
        <w:pStyle w:val="CommentText"/>
      </w:pPr>
      <w:r>
        <w:rPr>
          <w:rStyle w:val="CommentReference"/>
        </w:rPr>
        <w:annotationRef/>
      </w:r>
      <w:r>
        <w:t xml:space="preserve">I’m pretty sure that this is the equation used by </w:t>
      </w:r>
      <w:proofErr w:type="spellStart"/>
      <w:r>
        <w:t>wolfgang</w:t>
      </w:r>
      <w:proofErr w:type="spellEnd"/>
      <w:r>
        <w:t xml:space="preserve">, but maybe just check. Because </w:t>
      </w:r>
      <w:proofErr w:type="spellStart"/>
      <w:r>
        <w:t>escalc</w:t>
      </w:r>
      <w:proofErr w:type="spellEnd"/>
      <w:r>
        <w:t xml:space="preserve"> feeds in the data itself, it probably calculates rho already for you</w:t>
      </w:r>
    </w:p>
  </w:comment>
  <w:comment w:id="307" w:author="Daniel Noble" w:date="2020-06-10T08:08:00Z" w:initials="DN">
    <w:p w14:paraId="69FA3F85" w14:textId="77777777" w:rsidR="00DA36DD" w:rsidRDefault="00DA36DD">
      <w:pPr>
        <w:pStyle w:val="CommentText"/>
      </w:pPr>
      <w:r>
        <w:rPr>
          <w:rStyle w:val="CommentReference"/>
        </w:rPr>
        <w:annotationRef/>
      </w:r>
      <w:r>
        <w:t>I would help the reader interpret this measure here….what does 0 mean, what does +</w:t>
      </w:r>
      <w:proofErr w:type="spellStart"/>
      <w:r>
        <w:t>ve</w:t>
      </w:r>
      <w:proofErr w:type="spellEnd"/>
      <w:r>
        <w:t xml:space="preserve"> values mean and negative etc… Keeps everything very clear</w:t>
      </w:r>
    </w:p>
    <w:p w14:paraId="4C19DEA6" w14:textId="77777777" w:rsidR="00DA36DD" w:rsidRDefault="00DA36DD">
      <w:pPr>
        <w:pStyle w:val="CommentText"/>
      </w:pPr>
    </w:p>
    <w:p w14:paraId="2A1098C5" w14:textId="4790BFC4" w:rsidR="00DA36DD" w:rsidRDefault="00DA36DD">
      <w:pPr>
        <w:pStyle w:val="CommentText"/>
      </w:pPr>
      <w:r>
        <w:t>Also, maybe a cleaned up version of equation</w:t>
      </w:r>
    </w:p>
  </w:comment>
  <w:comment w:id="328" w:author="Daniel Noble" w:date="2020-06-10T08:59:00Z" w:initials="DN">
    <w:p w14:paraId="3A72125C" w14:textId="1E2DFF1D" w:rsidR="00DA36DD" w:rsidRDefault="00DA36DD">
      <w:pPr>
        <w:pStyle w:val="CommentText"/>
      </w:pPr>
      <w:r>
        <w:rPr>
          <w:rStyle w:val="CommentReference"/>
        </w:rPr>
        <w:annotationRef/>
      </w:r>
      <w:r>
        <w:t xml:space="preserve">IN the results you don’t talk about this, but you </w:t>
      </w:r>
      <w:proofErr w:type="spellStart"/>
      <w:r>
        <w:t>hav</w:t>
      </w:r>
      <w:proofErr w:type="spellEnd"/>
      <w:r>
        <w:t xml:space="preserve"> here…you may want to make mention in the results that any models you ran with this can be round in the supplement, or just remove everything in mating systems etc.</w:t>
      </w:r>
    </w:p>
  </w:comment>
  <w:comment w:id="329" w:author="Daniel Noble" w:date="2020-06-10T08:13:00Z" w:initials="DN">
    <w:p w14:paraId="68BB3E29" w14:textId="1FD055BA" w:rsidR="00DA36DD" w:rsidRDefault="00DA36DD">
      <w:pPr>
        <w:pStyle w:val="CommentText"/>
      </w:pPr>
      <w:r>
        <w:rPr>
          <w:rStyle w:val="CommentReference"/>
        </w:rPr>
        <w:annotationRef/>
      </w:r>
      <w:r>
        <w:t>Would add # Studies here too, k</w:t>
      </w:r>
    </w:p>
  </w:comment>
  <w:comment w:id="334" w:author="Daniel Noble" w:date="2020-06-10T08:15:00Z" w:initials="DN">
    <w:p w14:paraId="167577F2" w14:textId="049F5A69" w:rsidR="00DA36DD" w:rsidRDefault="00DA36DD">
      <w:pPr>
        <w:pStyle w:val="CommentText"/>
      </w:pPr>
      <w:r>
        <w:rPr>
          <w:rStyle w:val="CommentReference"/>
        </w:rPr>
        <w:annotationRef/>
      </w:r>
      <w:r>
        <w:t xml:space="preserve">I would just provide p-value as opposed to </w:t>
      </w:r>
      <w:r w:rsidRPr="00A82A8C">
        <w:rPr>
          <w:i/>
          <w:iCs/>
        </w:rPr>
        <w:t>t</w:t>
      </w:r>
    </w:p>
  </w:comment>
  <w:comment w:id="383" w:author="Daniel Noble" w:date="2020-06-10T08:16:00Z" w:initials="DN">
    <w:p w14:paraId="7CBC31BA" w14:textId="77777777" w:rsidR="00DA36DD" w:rsidRDefault="00DA36DD">
      <w:pPr>
        <w:pStyle w:val="CommentText"/>
      </w:pPr>
      <w:r>
        <w:rPr>
          <w:rStyle w:val="CommentReference"/>
        </w:rPr>
        <w:annotationRef/>
      </w:r>
      <w:r>
        <w:t>These look great Lauren! Only a few small changes I would suggest:</w:t>
      </w:r>
    </w:p>
    <w:p w14:paraId="10B2C8BE" w14:textId="77777777" w:rsidR="00DA36DD" w:rsidRDefault="00DA36DD" w:rsidP="00CF0C26">
      <w:pPr>
        <w:pStyle w:val="CommentText"/>
        <w:numPr>
          <w:ilvl w:val="0"/>
          <w:numId w:val="1"/>
        </w:numPr>
      </w:pPr>
      <w:r>
        <w:t xml:space="preserve">Can you change the scale for n effects? Just so you don’t have a scale that end in white? Reason why is that it makes it look like you have no data everywhere, but </w:t>
      </w:r>
      <w:proofErr w:type="spellStart"/>
      <w:r>
        <w:t>its</w:t>
      </w:r>
      <w:proofErr w:type="spellEnd"/>
      <w:r>
        <w:t xml:space="preserve"> probably because you just have only a little data. </w:t>
      </w:r>
    </w:p>
    <w:p w14:paraId="66958BD6" w14:textId="77777777" w:rsidR="00DA36DD" w:rsidRDefault="00DA36DD" w:rsidP="00CF0C26">
      <w:pPr>
        <w:pStyle w:val="CommentText"/>
        <w:numPr>
          <w:ilvl w:val="0"/>
          <w:numId w:val="1"/>
        </w:numPr>
      </w:pPr>
      <w:r>
        <w:t xml:space="preserve"> Can you make a and b labels more prominent? A) and B)? Bold them? Even add beside the Phylogenies instead..</w:t>
      </w:r>
    </w:p>
    <w:p w14:paraId="53F4FFE7" w14:textId="77777777" w:rsidR="00DA36DD" w:rsidRDefault="00DA36DD" w:rsidP="00CF0C26">
      <w:pPr>
        <w:pStyle w:val="CommentText"/>
        <w:numPr>
          <w:ilvl w:val="0"/>
          <w:numId w:val="1"/>
        </w:numPr>
      </w:pPr>
      <w:r>
        <w:t xml:space="preserve">Given the size of the orchard plots it’s really hard to see CI’s. In addition, a CI can still slightly overlap 0 and still be significant. I know many are non-significant, but I would suggest being very </w:t>
      </w:r>
      <w:proofErr w:type="spellStart"/>
      <w:r>
        <w:t>explit</w:t>
      </w:r>
      <w:proofErr w:type="spellEnd"/>
      <w:r>
        <w:t xml:space="preserve"> in the </w:t>
      </w:r>
      <w:proofErr w:type="spellStart"/>
      <w:r>
        <w:t>figire</w:t>
      </w:r>
      <w:proofErr w:type="spellEnd"/>
      <w:r>
        <w:t>. Use “**’ for p &lt; 0.05 and “NS” for non-significant. That will just help the reader gauge whether they should pay attention to the effect etc.</w:t>
      </w:r>
    </w:p>
    <w:p w14:paraId="15550345" w14:textId="77777777" w:rsidR="00DA36DD" w:rsidRDefault="00DA36DD" w:rsidP="00CF0C26">
      <w:pPr>
        <w:pStyle w:val="CommentText"/>
      </w:pPr>
    </w:p>
    <w:p w14:paraId="521A76BC" w14:textId="06665B4D" w:rsidR="00DA36DD" w:rsidRDefault="00DA36DD" w:rsidP="00CF0C26">
      <w:pPr>
        <w:pStyle w:val="CommentText"/>
      </w:pPr>
      <w:r>
        <w:t xml:space="preserve">Same thing goes for the next figure, especially because some are really scrunched </w:t>
      </w:r>
    </w:p>
  </w:comment>
  <w:comment w:id="384" w:author="Daniel Noble" w:date="2020-06-10T09:11:00Z" w:initials="DN">
    <w:p w14:paraId="46E6F1FF" w14:textId="4D11B7E6" w:rsidR="00DA36DD" w:rsidRDefault="00DA36DD">
      <w:pPr>
        <w:pStyle w:val="CommentText"/>
      </w:pPr>
      <w:r>
        <w:rPr>
          <w:rStyle w:val="CommentReference"/>
        </w:rPr>
        <w:annotationRef/>
      </w:r>
      <w:r>
        <w:t xml:space="preserve">Still some very suspicious data in there for SMD in fish, inverts and even past fig…..the magnitude of those effects makes me think something is wrong with the data….even though it </w:t>
      </w:r>
      <w:proofErr w:type="spellStart"/>
      <w:r>
        <w:t>maybe</w:t>
      </w:r>
      <w:proofErr w:type="spellEnd"/>
      <w:r>
        <w:t xml:space="preserve"> “correct” in the paper, I’d like to have a closer look at those measures…can you just provide a list for me, and the papers? Basically, anything below -5 and above 5 I would think is extremely large and is worth a careful look.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8674A0" w15:done="0"/>
  <w15:commentEx w15:paraId="0BA67A6D" w15:done="0"/>
  <w15:commentEx w15:paraId="4D84B77A" w15:done="0"/>
  <w15:commentEx w15:paraId="28B078B7" w15:done="0"/>
  <w15:commentEx w15:paraId="6BE10B74" w15:done="0"/>
  <w15:commentEx w15:paraId="563976CE" w15:done="0"/>
  <w15:commentEx w15:paraId="1E9176BB" w15:done="0"/>
  <w15:commentEx w15:paraId="110EF10C" w15:done="0"/>
  <w15:commentEx w15:paraId="376BA589" w15:done="0"/>
  <w15:commentEx w15:paraId="3DF8ED6D" w15:done="0"/>
  <w15:commentEx w15:paraId="65FE80E6" w15:done="0"/>
  <w15:commentEx w15:paraId="3FF96FA0" w15:done="0"/>
  <w15:commentEx w15:paraId="7BBF780D" w15:done="0"/>
  <w15:commentEx w15:paraId="3CC21BEB" w15:done="0"/>
  <w15:commentEx w15:paraId="327B3B3F" w15:done="0"/>
  <w15:commentEx w15:paraId="682C0E47" w15:done="0"/>
  <w15:commentEx w15:paraId="5DEFABAC" w15:done="0"/>
  <w15:commentEx w15:paraId="508418C2" w15:done="0"/>
  <w15:commentEx w15:paraId="7460FBDE" w15:done="0"/>
  <w15:commentEx w15:paraId="2E5A6926" w15:done="0"/>
  <w15:commentEx w15:paraId="5153CF72" w15:done="0"/>
  <w15:commentEx w15:paraId="4ED87531" w15:done="0"/>
  <w15:commentEx w15:paraId="08D8942F" w15:done="0"/>
  <w15:commentEx w15:paraId="745450BA" w15:done="0"/>
  <w15:commentEx w15:paraId="42ED794D" w15:done="0"/>
  <w15:commentEx w15:paraId="72102776" w15:done="0"/>
  <w15:commentEx w15:paraId="4C28ED7C" w15:done="0"/>
  <w15:commentEx w15:paraId="2A1098C5" w15:done="0"/>
  <w15:commentEx w15:paraId="3A72125C" w15:done="0"/>
  <w15:commentEx w15:paraId="68BB3E29" w15:done="0"/>
  <w15:commentEx w15:paraId="167577F2" w15:done="0"/>
  <w15:commentEx w15:paraId="521A76BC" w15:done="0"/>
  <w15:commentEx w15:paraId="46E6F1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B189E" w16cex:dateUtc="2020-06-09T22:29:00Z"/>
  <w16cex:commentExtensible w16cex:durableId="228B18A2" w16cex:dateUtc="2020-06-09T22:29:00Z"/>
  <w16cex:commentExtensible w16cex:durableId="228B18E0" w16cex:dateUtc="2020-06-09T22:31:00Z"/>
  <w16cex:commentExtensible w16cex:durableId="228B18A6" w16cex:dateUtc="2020-06-09T22:29:00Z"/>
  <w16cex:commentExtensible w16cex:durableId="228B16AB" w16cex:dateUtc="2020-06-09T22:22:00Z"/>
  <w16cex:commentExtensible w16cex:durableId="228B18A9" w16cex:dateUtc="2020-06-09T22:29:00Z"/>
  <w16cex:commentExtensible w16cex:durableId="228B18D5" w16cex:dateUtc="2020-06-09T22:29:00Z"/>
  <w16cex:commentExtensible w16cex:durableId="228B17B1" w16cex:dateUtc="2020-06-09T22:26:00Z"/>
  <w16cex:commentExtensible w16cex:durableId="228B18B3" w16cex:dateUtc="2020-06-09T22:29:00Z"/>
  <w16cex:commentExtensible w16cex:durableId="228B18C1" w16cex:dateUtc="2020-06-09T22:29:00Z"/>
  <w16cex:commentExtensible w16cex:durableId="228B18C5" w16cex:dateUtc="2020-06-09T22:29:00Z"/>
  <w16cex:commentExtensible w16cex:durableId="228B18C8" w16cex:dateUtc="2020-06-09T22:29:00Z"/>
  <w16cex:commentExtensible w16cex:durableId="228B18CC" w16cex:dateUtc="2020-06-09T22:29:00Z"/>
  <w16cex:commentExtensible w16cex:durableId="228B1877" w16cex:dateUtc="2020-06-09T22:29:00Z"/>
  <w16cex:commentExtensible w16cex:durableId="228B18FF" w16cex:dateUtc="2020-06-09T22:29:00Z"/>
  <w16cex:commentExtensible w16cex:durableId="228B1903" w16cex:dateUtc="2020-06-09T22:29:00Z"/>
  <w16cex:commentExtensible w16cex:durableId="228B1953" w16cex:dateUtc="2020-06-09T22:29:00Z"/>
  <w16cex:commentExtensible w16cex:durableId="228B1958" w16cex:dateUtc="2020-06-09T22:29:00Z"/>
  <w16cex:commentExtensible w16cex:durableId="228B195D" w16cex:dateUtc="2020-06-09T22:29:00Z"/>
  <w16cex:commentExtensible w16cex:durableId="228B1965" w16cex:dateUtc="2020-06-09T22:29:00Z"/>
  <w16cex:commentExtensible w16cex:durableId="228B180E" w16cex:dateUtc="2020-06-09T22:27:00Z"/>
  <w16cex:commentExtensible w16cex:durableId="228B1A6E" w16cex:dateUtc="2020-06-09T22:38:00Z"/>
  <w16cex:commentExtensible w16cex:durableId="228B11C9" w16cex:dateUtc="2020-06-09T22:01:00Z"/>
  <w16cex:commentExtensible w16cex:durableId="228B1B35" w16cex:dateUtc="2020-06-09T22:41:00Z"/>
  <w16cex:commentExtensible w16cex:durableId="228B1275" w16cex:dateUtc="2020-06-09T22:04:00Z"/>
  <w16cex:commentExtensible w16cex:durableId="228B132F" w16cex:dateUtc="2020-06-09T22:07:00Z"/>
  <w16cex:commentExtensible w16cex:durableId="228B1EAB" w16cex:dateUtc="2020-06-09T22:56:00Z"/>
  <w16cex:commentExtensible w16cex:durableId="228B1386" w16cex:dateUtc="2020-06-09T22:08:00Z"/>
  <w16cex:commentExtensible w16cex:durableId="228B1F7E" w16cex:dateUtc="2020-06-09T22:59:00Z"/>
  <w16cex:commentExtensible w16cex:durableId="228B14C6" w16cex:dateUtc="2020-06-09T22:13:00Z"/>
  <w16cex:commentExtensible w16cex:durableId="228B1515" w16cex:dateUtc="2020-06-09T22:15:00Z"/>
  <w16cex:commentExtensible w16cex:durableId="228B154E" w16cex:dateUtc="2020-06-09T22:16:00Z"/>
  <w16cex:commentExtensible w16cex:durableId="228B2240" w16cex:dateUtc="2020-06-09T23: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8674A0" w16cid:durableId="228B189E"/>
  <w16cid:commentId w16cid:paraId="0BA67A6D" w16cid:durableId="228B18A2"/>
  <w16cid:commentId w16cid:paraId="4D84B77A" w16cid:durableId="228B18E0"/>
  <w16cid:commentId w16cid:paraId="28B078B7" w16cid:durableId="228B18A6"/>
  <w16cid:commentId w16cid:paraId="6BE10B74" w16cid:durableId="228B16AB"/>
  <w16cid:commentId w16cid:paraId="563976CE" w16cid:durableId="228B18A9"/>
  <w16cid:commentId w16cid:paraId="1E9176BB" w16cid:durableId="228B18D5"/>
  <w16cid:commentId w16cid:paraId="110EF10C" w16cid:durableId="228B17B1"/>
  <w16cid:commentId w16cid:paraId="376BA589" w16cid:durableId="228B18B3"/>
  <w16cid:commentId w16cid:paraId="3DF8ED6D" w16cid:durableId="228B18C1"/>
  <w16cid:commentId w16cid:paraId="65FE80E6" w16cid:durableId="228B18C5"/>
  <w16cid:commentId w16cid:paraId="3FF96FA0" w16cid:durableId="228B18C8"/>
  <w16cid:commentId w16cid:paraId="7BBF780D" w16cid:durableId="228B18CC"/>
  <w16cid:commentId w16cid:paraId="3CC21BEB" w16cid:durableId="228B1877"/>
  <w16cid:commentId w16cid:paraId="327B3B3F" w16cid:durableId="228B18FF"/>
  <w16cid:commentId w16cid:paraId="682C0E47" w16cid:durableId="228B1903"/>
  <w16cid:commentId w16cid:paraId="5DEFABAC" w16cid:durableId="228B1953"/>
  <w16cid:commentId w16cid:paraId="508418C2" w16cid:durableId="228B1958"/>
  <w16cid:commentId w16cid:paraId="7460FBDE" w16cid:durableId="228B195D"/>
  <w16cid:commentId w16cid:paraId="2E5A6926" w16cid:durableId="228B1965"/>
  <w16cid:commentId w16cid:paraId="5153CF72" w16cid:durableId="228B180E"/>
  <w16cid:commentId w16cid:paraId="4ED87531" w16cid:durableId="228B1A6E"/>
  <w16cid:commentId w16cid:paraId="08D8942F" w16cid:durableId="228B11C9"/>
  <w16cid:commentId w16cid:paraId="745450BA" w16cid:durableId="228B1B35"/>
  <w16cid:commentId w16cid:paraId="42ED794D" w16cid:durableId="228B1275"/>
  <w16cid:commentId w16cid:paraId="72102776" w16cid:durableId="228B132F"/>
  <w16cid:commentId w16cid:paraId="4C28ED7C" w16cid:durableId="228B1EAB"/>
  <w16cid:commentId w16cid:paraId="2A1098C5" w16cid:durableId="228B1386"/>
  <w16cid:commentId w16cid:paraId="3A72125C" w16cid:durableId="228B1F7E"/>
  <w16cid:commentId w16cid:paraId="68BB3E29" w16cid:durableId="228B14C6"/>
  <w16cid:commentId w16cid:paraId="167577F2" w16cid:durableId="228B1515"/>
  <w16cid:commentId w16cid:paraId="521A76BC" w16cid:durableId="228B154E"/>
  <w16cid:commentId w16cid:paraId="46E6F1FF" w16cid:durableId="228B22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8259A6"/>
    <w:multiLevelType w:val="hybridMultilevel"/>
    <w:tmpl w:val="B0704D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510FA"/>
    <w:rsid w:val="00054A25"/>
    <w:rsid w:val="00071C08"/>
    <w:rsid w:val="00095368"/>
    <w:rsid w:val="000D0BBA"/>
    <w:rsid w:val="000F5ABF"/>
    <w:rsid w:val="000F79E0"/>
    <w:rsid w:val="001429C7"/>
    <w:rsid w:val="00186833"/>
    <w:rsid w:val="001C1877"/>
    <w:rsid w:val="00211F1C"/>
    <w:rsid w:val="00213EDD"/>
    <w:rsid w:val="002275CB"/>
    <w:rsid w:val="0024112C"/>
    <w:rsid w:val="002456F4"/>
    <w:rsid w:val="00265B3E"/>
    <w:rsid w:val="002934D6"/>
    <w:rsid w:val="002F3970"/>
    <w:rsid w:val="002F4C46"/>
    <w:rsid w:val="003005B3"/>
    <w:rsid w:val="00341319"/>
    <w:rsid w:val="00343E5E"/>
    <w:rsid w:val="003528EF"/>
    <w:rsid w:val="003571EA"/>
    <w:rsid w:val="00366231"/>
    <w:rsid w:val="00377251"/>
    <w:rsid w:val="003A3F10"/>
    <w:rsid w:val="003A72D1"/>
    <w:rsid w:val="003B414B"/>
    <w:rsid w:val="003E2881"/>
    <w:rsid w:val="003F2DFB"/>
    <w:rsid w:val="0046258B"/>
    <w:rsid w:val="004727AD"/>
    <w:rsid w:val="00491435"/>
    <w:rsid w:val="0049328A"/>
    <w:rsid w:val="004B651E"/>
    <w:rsid w:val="004C0B0A"/>
    <w:rsid w:val="004D6537"/>
    <w:rsid w:val="004E3D1E"/>
    <w:rsid w:val="00544B53"/>
    <w:rsid w:val="005714FA"/>
    <w:rsid w:val="00575530"/>
    <w:rsid w:val="00585CF5"/>
    <w:rsid w:val="00592855"/>
    <w:rsid w:val="00597D83"/>
    <w:rsid w:val="005C69F2"/>
    <w:rsid w:val="00613905"/>
    <w:rsid w:val="00640D3A"/>
    <w:rsid w:val="00646A76"/>
    <w:rsid w:val="00653041"/>
    <w:rsid w:val="00687671"/>
    <w:rsid w:val="006C31C4"/>
    <w:rsid w:val="006E57C7"/>
    <w:rsid w:val="006F090E"/>
    <w:rsid w:val="006F10B2"/>
    <w:rsid w:val="00706A1B"/>
    <w:rsid w:val="0071496F"/>
    <w:rsid w:val="00721200"/>
    <w:rsid w:val="00727F1E"/>
    <w:rsid w:val="00791FAC"/>
    <w:rsid w:val="007A0CED"/>
    <w:rsid w:val="007D5B23"/>
    <w:rsid w:val="0082211F"/>
    <w:rsid w:val="00840BE2"/>
    <w:rsid w:val="00845989"/>
    <w:rsid w:val="00856B7E"/>
    <w:rsid w:val="008A0907"/>
    <w:rsid w:val="008A455A"/>
    <w:rsid w:val="008B2F4D"/>
    <w:rsid w:val="008E6BDE"/>
    <w:rsid w:val="00902DE6"/>
    <w:rsid w:val="0093714D"/>
    <w:rsid w:val="009C2CF3"/>
    <w:rsid w:val="009F7074"/>
    <w:rsid w:val="00A030BA"/>
    <w:rsid w:val="00A1679C"/>
    <w:rsid w:val="00A22FDA"/>
    <w:rsid w:val="00A82A8C"/>
    <w:rsid w:val="00AC493D"/>
    <w:rsid w:val="00AD3D23"/>
    <w:rsid w:val="00AF0675"/>
    <w:rsid w:val="00B13306"/>
    <w:rsid w:val="00B60D77"/>
    <w:rsid w:val="00B64C00"/>
    <w:rsid w:val="00B65DA6"/>
    <w:rsid w:val="00B906D5"/>
    <w:rsid w:val="00BD09DD"/>
    <w:rsid w:val="00BD2216"/>
    <w:rsid w:val="00BE2C93"/>
    <w:rsid w:val="00C07F7C"/>
    <w:rsid w:val="00C26B92"/>
    <w:rsid w:val="00C27B83"/>
    <w:rsid w:val="00C42249"/>
    <w:rsid w:val="00C4583F"/>
    <w:rsid w:val="00C54B68"/>
    <w:rsid w:val="00C6362B"/>
    <w:rsid w:val="00C67A82"/>
    <w:rsid w:val="00CF0144"/>
    <w:rsid w:val="00CF0C26"/>
    <w:rsid w:val="00D012CE"/>
    <w:rsid w:val="00D32322"/>
    <w:rsid w:val="00D37C5D"/>
    <w:rsid w:val="00D571C1"/>
    <w:rsid w:val="00D6562B"/>
    <w:rsid w:val="00D711A6"/>
    <w:rsid w:val="00DA36DD"/>
    <w:rsid w:val="00DA3FEC"/>
    <w:rsid w:val="00DC68A5"/>
    <w:rsid w:val="00E01C84"/>
    <w:rsid w:val="00E27A3B"/>
    <w:rsid w:val="00E37C99"/>
    <w:rsid w:val="00E50D0A"/>
    <w:rsid w:val="00E64A0F"/>
    <w:rsid w:val="00E81795"/>
    <w:rsid w:val="00EA663F"/>
    <w:rsid w:val="00F2687C"/>
    <w:rsid w:val="00F40013"/>
    <w:rsid w:val="00FC0A64"/>
    <w:rsid w:val="00FD4CBC"/>
    <w:rsid w:val="00FD4D89"/>
    <w:rsid w:val="00FF40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1429C7"/>
    <w:rPr>
      <w:b/>
      <w:bCs/>
    </w:rPr>
  </w:style>
  <w:style w:type="character" w:customStyle="1" w:styleId="CommentSubjectChar">
    <w:name w:val="Comment Subject Char"/>
    <w:basedOn w:val="CommentTextChar"/>
    <w:link w:val="CommentSubject"/>
    <w:uiPriority w:val="99"/>
    <w:semiHidden/>
    <w:rsid w:val="001429C7"/>
    <w:rPr>
      <w:b/>
      <w:bCs/>
      <w:sz w:val="20"/>
      <w:szCs w:val="20"/>
    </w:rPr>
  </w:style>
  <w:style w:type="character" w:styleId="PlaceholderText">
    <w:name w:val="Placeholder Text"/>
    <w:basedOn w:val="DefaultParagraphFont"/>
    <w:uiPriority w:val="99"/>
    <w:semiHidden/>
    <w:rsid w:val="00727F1E"/>
    <w:rPr>
      <w:color w:val="808080"/>
    </w:rPr>
  </w:style>
  <w:style w:type="paragraph" w:styleId="Revision">
    <w:name w:val="Revision"/>
    <w:hidden/>
    <w:uiPriority w:val="99"/>
    <w:semiHidden/>
    <w:rsid w:val="00D65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6352</Words>
  <Characters>36210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Daniel Noble</cp:lastModifiedBy>
  <cp:revision>25</cp:revision>
  <dcterms:created xsi:type="dcterms:W3CDTF">2020-06-09T21:57:00Z</dcterms:created>
  <dcterms:modified xsi:type="dcterms:W3CDTF">2020-06-10T00:08:00Z</dcterms:modified>
</cp:coreProperties>
</file>