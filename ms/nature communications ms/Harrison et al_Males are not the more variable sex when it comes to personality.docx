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19C3AAF4" w:rsidR="00421F6E" w:rsidRPr="00D81EA8" w:rsidDel="00557624" w:rsidRDefault="00B07D55" w:rsidP="000C6F77">
      <w:pPr>
        <w:rPr>
          <w:del w:id="0" w:author="Michael Jennions" w:date="2020-09-22T10:18:00Z"/>
          <w:rFonts w:ascii="Garamond" w:hAnsi="Garamond"/>
          <w:b/>
          <w:color w:val="000000" w:themeColor="text1"/>
          <w:sz w:val="28"/>
        </w:rPr>
      </w:pPr>
      <w:del w:id="1" w:author="Michael Jennions" w:date="2020-09-22T10:18:00Z">
        <w:r w:rsidRPr="00557624" w:rsidDel="00557624">
          <w:rPr>
            <w:rFonts w:ascii="Garamond" w:hAnsi="Garamond"/>
            <w:b/>
            <w:color w:val="000000" w:themeColor="text1"/>
            <w:sz w:val="28"/>
          </w:rPr>
          <w:delText>Personality tests: m</w:delText>
        </w:r>
        <w:r w:rsidR="00421F6E" w:rsidRPr="00D81EA8" w:rsidDel="00557624">
          <w:rPr>
            <w:rFonts w:ascii="Garamond" w:hAnsi="Garamond"/>
            <w:b/>
            <w:color w:val="000000" w:themeColor="text1"/>
            <w:sz w:val="28"/>
          </w:rPr>
          <w:delText>en are more variable than women, but are males more variable than females?</w:delText>
        </w:r>
      </w:del>
    </w:p>
    <w:p w14:paraId="1B5F4204" w14:textId="77777777" w:rsidR="00BD75F5" w:rsidRPr="00557624" w:rsidDel="00557624" w:rsidRDefault="00BD75F5" w:rsidP="000C6F77">
      <w:pPr>
        <w:rPr>
          <w:del w:id="2" w:author="Michael Jennions" w:date="2020-09-22T10:18:00Z"/>
          <w:rFonts w:ascii="Garamond" w:hAnsi="Garamond"/>
          <w:b/>
          <w:i/>
          <w:iCs/>
          <w:color w:val="000000" w:themeColor="text1"/>
          <w:sz w:val="28"/>
        </w:rPr>
      </w:pPr>
    </w:p>
    <w:p w14:paraId="26DF6E59" w14:textId="303CCB34" w:rsidR="00E238C8" w:rsidRPr="00557624" w:rsidRDefault="00F45790" w:rsidP="000C6F77">
      <w:pPr>
        <w:rPr>
          <w:ins w:id="3" w:author="Michael Jennions" w:date="2020-09-21T21:10:00Z"/>
          <w:rFonts w:ascii="Garamond" w:hAnsi="Garamond"/>
          <w:b/>
          <w:color w:val="000000" w:themeColor="text1"/>
          <w:sz w:val="28"/>
          <w:rPrChange w:id="4" w:author="Michael Jennions" w:date="2020-09-22T10:18:00Z">
            <w:rPr>
              <w:ins w:id="5" w:author="Michael Jennions" w:date="2020-09-21T21:10:00Z"/>
              <w:rFonts w:ascii="Garamond" w:hAnsi="Garamond"/>
              <w:b/>
              <w:color w:val="FF0000"/>
              <w:sz w:val="28"/>
            </w:rPr>
          </w:rPrChange>
        </w:rPr>
      </w:pPr>
      <w:del w:id="6" w:author="Michael Jennions" w:date="2020-09-21T21:11:00Z">
        <w:r w:rsidRPr="00557624" w:rsidDel="002F3665">
          <w:rPr>
            <w:rFonts w:ascii="Garamond" w:hAnsi="Garamond"/>
            <w:b/>
            <w:i/>
            <w:iCs/>
            <w:color w:val="000000" w:themeColor="text1"/>
            <w:sz w:val="28"/>
          </w:rPr>
          <w:delText>What about:</w:delText>
        </w:r>
        <w:r w:rsidRPr="00557624" w:rsidDel="002F3665">
          <w:rPr>
            <w:rFonts w:ascii="Garamond" w:hAnsi="Garamond"/>
            <w:b/>
            <w:color w:val="000000" w:themeColor="text1"/>
            <w:sz w:val="28"/>
          </w:rPr>
          <w:delText xml:space="preserve"> </w:delText>
        </w:r>
      </w:del>
      <w:del w:id="7" w:author="Lauren Harrison" w:date="2020-09-26T11:14:00Z">
        <w:r w:rsidR="001E26AB" w:rsidRPr="00557624" w:rsidDel="0065701A">
          <w:rPr>
            <w:rFonts w:ascii="Garamond" w:hAnsi="Garamond"/>
            <w:b/>
            <w:color w:val="000000" w:themeColor="text1"/>
            <w:sz w:val="28"/>
            <w:rPrChange w:id="8" w:author="Michael Jennions" w:date="2020-09-22T10:18:00Z">
              <w:rPr>
                <w:rFonts w:ascii="Garamond" w:hAnsi="Garamond"/>
                <w:b/>
                <w:color w:val="FF0000"/>
                <w:sz w:val="28"/>
              </w:rPr>
            </w:rPrChange>
          </w:rPr>
          <w:delText>Sex differences or similarities</w:delText>
        </w:r>
        <w:r w:rsidR="0079383C" w:rsidRPr="00557624" w:rsidDel="0065701A">
          <w:rPr>
            <w:rFonts w:ascii="Garamond" w:hAnsi="Garamond"/>
            <w:b/>
            <w:color w:val="000000" w:themeColor="text1"/>
            <w:sz w:val="28"/>
            <w:rPrChange w:id="9" w:author="Michael Jennions" w:date="2020-09-22T10:18:00Z">
              <w:rPr>
                <w:rFonts w:ascii="Garamond" w:hAnsi="Garamond"/>
                <w:b/>
                <w:color w:val="FF0000"/>
                <w:sz w:val="28"/>
              </w:rPr>
            </w:rPrChange>
          </w:rPr>
          <w:delText>?</w:delText>
        </w:r>
        <w:r w:rsidR="00E56C96" w:rsidRPr="00557624" w:rsidDel="0065701A">
          <w:rPr>
            <w:rFonts w:ascii="Garamond" w:hAnsi="Garamond"/>
            <w:b/>
            <w:color w:val="000000" w:themeColor="text1"/>
            <w:sz w:val="28"/>
            <w:rPrChange w:id="10" w:author="Michael Jennions" w:date="2020-09-22T10:18:00Z">
              <w:rPr>
                <w:rFonts w:ascii="Garamond" w:hAnsi="Garamond"/>
                <w:b/>
                <w:color w:val="FF0000"/>
                <w:sz w:val="28"/>
              </w:rPr>
            </w:rPrChange>
          </w:rPr>
          <w:delText xml:space="preserve"> </w:delText>
        </w:r>
      </w:del>
      <w:r w:rsidR="0079383C" w:rsidRPr="00557624">
        <w:rPr>
          <w:rFonts w:ascii="Garamond" w:hAnsi="Garamond"/>
          <w:b/>
          <w:color w:val="000000" w:themeColor="text1"/>
          <w:sz w:val="28"/>
          <w:rPrChange w:id="11" w:author="Michael Jennions" w:date="2020-09-22T10:18:00Z">
            <w:rPr>
              <w:rFonts w:ascii="Garamond" w:hAnsi="Garamond"/>
              <w:b/>
              <w:color w:val="FF0000"/>
              <w:sz w:val="28"/>
            </w:rPr>
          </w:rPrChange>
        </w:rPr>
        <w:t>M</w:t>
      </w:r>
      <w:r w:rsidR="00E56C96" w:rsidRPr="00557624">
        <w:rPr>
          <w:rFonts w:ascii="Garamond" w:hAnsi="Garamond"/>
          <w:b/>
          <w:color w:val="000000" w:themeColor="text1"/>
          <w:sz w:val="28"/>
          <w:rPrChange w:id="12" w:author="Michael Jennions" w:date="2020-09-22T10:18:00Z">
            <w:rPr>
              <w:rFonts w:ascii="Garamond" w:hAnsi="Garamond"/>
              <w:b/>
              <w:color w:val="FF0000"/>
              <w:sz w:val="28"/>
            </w:rPr>
          </w:rPrChange>
        </w:rPr>
        <w:t xml:space="preserve">ales </w:t>
      </w:r>
      <w:r w:rsidR="0079383C" w:rsidRPr="00557624">
        <w:rPr>
          <w:rFonts w:ascii="Garamond" w:hAnsi="Garamond"/>
          <w:b/>
          <w:color w:val="000000" w:themeColor="text1"/>
          <w:sz w:val="28"/>
          <w:rPrChange w:id="13" w:author="Michael Jennions" w:date="2020-09-22T10:18:00Z">
            <w:rPr>
              <w:rFonts w:ascii="Garamond" w:hAnsi="Garamond"/>
              <w:b/>
              <w:color w:val="FF0000"/>
              <w:sz w:val="28"/>
            </w:rPr>
          </w:rPrChange>
        </w:rPr>
        <w:t xml:space="preserve">are not </w:t>
      </w:r>
      <w:r w:rsidR="00E56C96" w:rsidRPr="00557624">
        <w:rPr>
          <w:rFonts w:ascii="Garamond" w:hAnsi="Garamond"/>
          <w:b/>
          <w:color w:val="000000" w:themeColor="text1"/>
          <w:sz w:val="28"/>
          <w:rPrChange w:id="14" w:author="Michael Jennions" w:date="2020-09-22T10:18:00Z">
            <w:rPr>
              <w:rFonts w:ascii="Garamond" w:hAnsi="Garamond"/>
              <w:b/>
              <w:color w:val="FF0000"/>
              <w:sz w:val="28"/>
            </w:rPr>
          </w:rPrChange>
        </w:rPr>
        <w:t xml:space="preserve">the </w:t>
      </w:r>
      <w:ins w:id="15" w:author="Michael Jennions" w:date="2020-09-21T21:11:00Z">
        <w:r w:rsidR="002F3665" w:rsidRPr="00557624">
          <w:rPr>
            <w:rFonts w:ascii="Garamond" w:hAnsi="Garamond"/>
            <w:b/>
            <w:color w:val="000000" w:themeColor="text1"/>
            <w:sz w:val="28"/>
            <w:rPrChange w:id="16" w:author="Michael Jennions" w:date="2020-09-22T10:18:00Z">
              <w:rPr>
                <w:rFonts w:ascii="Garamond" w:hAnsi="Garamond"/>
                <w:b/>
                <w:color w:val="FF0000"/>
                <w:sz w:val="28"/>
              </w:rPr>
            </w:rPrChange>
          </w:rPr>
          <w:t xml:space="preserve">more </w:t>
        </w:r>
      </w:ins>
      <w:r w:rsidR="00E56C96" w:rsidRPr="00557624">
        <w:rPr>
          <w:rFonts w:ascii="Garamond" w:hAnsi="Garamond"/>
          <w:b/>
          <w:color w:val="000000" w:themeColor="text1"/>
          <w:sz w:val="28"/>
          <w:rPrChange w:id="17" w:author="Michael Jennions" w:date="2020-09-22T10:18:00Z">
            <w:rPr>
              <w:rFonts w:ascii="Garamond" w:hAnsi="Garamond"/>
              <w:b/>
              <w:color w:val="FF0000"/>
              <w:sz w:val="28"/>
            </w:rPr>
          </w:rPrChange>
        </w:rPr>
        <w:t>variable sex when it comes to personality</w:t>
      </w:r>
    </w:p>
    <w:p w14:paraId="35E4DCB0" w14:textId="005F18E0" w:rsidR="002F3665" w:rsidDel="002F3665" w:rsidRDefault="002F3665" w:rsidP="000C6F77">
      <w:pPr>
        <w:rPr>
          <w:del w:id="18" w:author="Michael Jennions" w:date="2020-09-21T21:11:00Z"/>
          <w:rFonts w:ascii="Garamond" w:hAnsi="Garamond"/>
          <w:b/>
          <w:color w:val="FF0000"/>
          <w:sz w:val="28"/>
        </w:rPr>
      </w:pPr>
    </w:p>
    <w:p w14:paraId="48E967C2" w14:textId="14EE9F2D" w:rsidR="00421F6E" w:rsidRDefault="00421F6E" w:rsidP="000C6F77">
      <w:pPr>
        <w:rPr>
          <w:rFonts w:ascii="Garamond" w:hAnsi="Garamond"/>
          <w:b/>
          <w:color w:val="000000" w:themeColor="text1"/>
        </w:rPr>
      </w:pPr>
    </w:p>
    <w:p w14:paraId="215D4B14" w14:textId="0487F7AF"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271ACD">
        <w:rPr>
          <w:rFonts w:ascii="Garamond" w:hAnsi="Garamond"/>
          <w:bCs/>
          <w:color w:val="000000" w:themeColor="text1"/>
        </w:rPr>
        <w:t>6,</w:t>
      </w:r>
      <w:r w:rsidR="003D6309">
        <w:rPr>
          <w:rFonts w:ascii="Garamond" w:hAnsi="Garamond"/>
          <w:bCs/>
          <w:color w:val="000000" w:themeColor="text1"/>
        </w:rPr>
        <w:t>902</w:t>
      </w:r>
    </w:p>
    <w:p w14:paraId="37D93F38" w14:textId="4E288887"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sidR="00271ACD">
        <w:rPr>
          <w:rFonts w:ascii="Garamond" w:hAnsi="Garamond"/>
          <w:bCs/>
          <w:color w:val="000000" w:themeColor="text1"/>
        </w:rPr>
        <w:t>3,9</w:t>
      </w:r>
      <w:r w:rsidR="003D6309">
        <w:rPr>
          <w:rFonts w:ascii="Garamond" w:hAnsi="Garamond"/>
          <w:bCs/>
          <w:color w:val="000000" w:themeColor="text1"/>
        </w:rPr>
        <w:t>37</w:t>
      </w:r>
    </w:p>
    <w:p w14:paraId="185667D7" w14:textId="72E9E11F" w:rsidR="00430F58" w:rsidRPr="00430F58" w:rsidRDefault="00430F58" w:rsidP="000C6F77">
      <w:pPr>
        <w:rPr>
          <w:rFonts w:ascii="Garamond" w:hAnsi="Garamond"/>
          <w:bCs/>
          <w:color w:val="000000" w:themeColor="text1"/>
        </w:rPr>
      </w:pPr>
      <w:r>
        <w:rPr>
          <w:rFonts w:ascii="Garamond" w:hAnsi="Garamond"/>
          <w:bCs/>
          <w:color w:val="000000" w:themeColor="text1"/>
        </w:rPr>
        <w:t>Methods (3,000 max.): 2,</w:t>
      </w:r>
      <w:r w:rsidR="00271ACD">
        <w:rPr>
          <w:rFonts w:ascii="Garamond" w:hAnsi="Garamond"/>
          <w:bCs/>
          <w:color w:val="000000" w:themeColor="text1"/>
        </w:rPr>
        <w:t>9</w:t>
      </w:r>
      <w:r w:rsidR="00595FC2">
        <w:rPr>
          <w:rFonts w:ascii="Garamond" w:hAnsi="Garamond"/>
          <w:bCs/>
          <w:color w:val="000000" w:themeColor="text1"/>
        </w:rPr>
        <w:t>65</w:t>
      </w:r>
    </w:p>
    <w:p w14:paraId="4F707947" w14:textId="77777777" w:rsidR="00430F58" w:rsidRPr="007E3B63" w:rsidRDefault="00430F58" w:rsidP="000C6F77">
      <w:pPr>
        <w:rPr>
          <w:rFonts w:ascii="Garamond" w:hAnsi="Garamond"/>
          <w:b/>
          <w:color w:val="000000" w:themeColor="text1"/>
        </w:rPr>
      </w:pPr>
    </w:p>
    <w:p w14:paraId="05025E70" w14:textId="63CFA95C"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del w:id="19" w:author="Lauren Harrison" w:date="2020-09-26T14:50:00Z">
        <w:r w:rsidR="00C319AA" w:rsidRPr="00D21BDA" w:rsidDel="00D071CB">
          <w:rPr>
            <w:rFonts w:ascii="Garamond" w:hAnsi="Garamond"/>
            <w:b/>
            <w:color w:val="000000" w:themeColor="text1"/>
          </w:rPr>
          <w:delText>(</w:delText>
        </w:r>
        <w:r w:rsidR="006549C9" w:rsidRPr="00103E4B" w:rsidDel="00D071CB">
          <w:rPr>
            <w:rFonts w:ascii="Garamond" w:hAnsi="Garamond"/>
            <w:b/>
            <w:color w:val="000000" w:themeColor="text1"/>
            <w:rPrChange w:id="20" w:author="Lauren Harrison" w:date="2020-09-23T13:51:00Z">
              <w:rPr>
                <w:rFonts w:ascii="Garamond" w:hAnsi="Garamond"/>
                <w:b/>
                <w:color w:val="000000" w:themeColor="text1"/>
                <w:highlight w:val="cyan"/>
              </w:rPr>
            </w:rPrChange>
          </w:rPr>
          <w:delText>2</w:delText>
        </w:r>
        <w:r w:rsidR="00A5306F" w:rsidRPr="00103E4B" w:rsidDel="00D071CB">
          <w:rPr>
            <w:rFonts w:ascii="Garamond" w:hAnsi="Garamond"/>
            <w:b/>
            <w:color w:val="000000" w:themeColor="text1"/>
            <w:rPrChange w:id="21" w:author="Lauren Harrison" w:date="2020-09-23T13:51:00Z">
              <w:rPr>
                <w:rFonts w:ascii="Garamond" w:hAnsi="Garamond"/>
                <w:b/>
                <w:color w:val="000000" w:themeColor="text1"/>
                <w:highlight w:val="cyan"/>
              </w:rPr>
            </w:rPrChange>
          </w:rPr>
          <w:delText>1</w:delText>
        </w:r>
        <w:r w:rsidR="000073B7" w:rsidRPr="00103E4B" w:rsidDel="00D071CB">
          <w:rPr>
            <w:rFonts w:ascii="Garamond" w:hAnsi="Garamond"/>
            <w:b/>
            <w:color w:val="000000" w:themeColor="text1"/>
            <w:rPrChange w:id="22" w:author="Lauren Harrison" w:date="2020-09-23T13:51:00Z">
              <w:rPr>
                <w:rFonts w:ascii="Garamond" w:hAnsi="Garamond"/>
                <w:b/>
                <w:color w:val="000000" w:themeColor="text1"/>
                <w:highlight w:val="cyan"/>
              </w:rPr>
            </w:rPrChange>
          </w:rPr>
          <w:delText>8</w:delText>
        </w:r>
        <w:r w:rsidR="00C319AA" w:rsidRPr="00103E4B" w:rsidDel="00D071CB">
          <w:rPr>
            <w:rFonts w:ascii="Garamond" w:hAnsi="Garamond"/>
            <w:b/>
            <w:color w:val="000000" w:themeColor="text1"/>
            <w:rPrChange w:id="23" w:author="Lauren Harrison" w:date="2020-09-23T13:51:00Z">
              <w:rPr>
                <w:rFonts w:ascii="Garamond" w:hAnsi="Garamond"/>
                <w:b/>
                <w:color w:val="000000" w:themeColor="text1"/>
                <w:highlight w:val="cyan"/>
              </w:rPr>
            </w:rPrChange>
          </w:rPr>
          <w:delText xml:space="preserve"> </w:delText>
        </w:r>
      </w:del>
      <w:ins w:id="24" w:author="Michael Jennions" w:date="2020-09-21T10:51:00Z">
        <w:del w:id="25" w:author="Lauren Harrison" w:date="2020-09-26T14:50:00Z">
          <w:r w:rsidR="005154FB" w:rsidRPr="00103E4B" w:rsidDel="00D071CB">
            <w:rPr>
              <w:rFonts w:ascii="Garamond" w:hAnsi="Garamond"/>
              <w:b/>
              <w:color w:val="000000" w:themeColor="text1"/>
              <w:rPrChange w:id="26" w:author="Lauren Harrison" w:date="2020-09-23T13:51:00Z">
                <w:rPr>
                  <w:rFonts w:ascii="Garamond" w:hAnsi="Garamond"/>
                  <w:b/>
                  <w:color w:val="000000" w:themeColor="text1"/>
                  <w:highlight w:val="cyan"/>
                </w:rPr>
              </w:rPrChange>
            </w:rPr>
            <w:delText>1</w:delText>
          </w:r>
        </w:del>
      </w:ins>
      <w:ins w:id="27" w:author="Michael Jennions" w:date="2020-09-22T09:27:00Z">
        <w:del w:id="28" w:author="Lauren Harrison" w:date="2020-09-23T13:39:00Z">
          <w:r w:rsidR="00E65626" w:rsidRPr="00103E4B" w:rsidDel="004B2542">
            <w:rPr>
              <w:rFonts w:ascii="Garamond" w:hAnsi="Garamond"/>
              <w:b/>
              <w:color w:val="000000" w:themeColor="text1"/>
              <w:rPrChange w:id="29" w:author="Lauren Harrison" w:date="2020-09-23T13:51:00Z">
                <w:rPr>
                  <w:rFonts w:ascii="Garamond" w:hAnsi="Garamond"/>
                  <w:b/>
                  <w:color w:val="000000" w:themeColor="text1"/>
                  <w:highlight w:val="cyan"/>
                </w:rPr>
              </w:rPrChange>
            </w:rPr>
            <w:delText>60</w:delText>
          </w:r>
        </w:del>
      </w:ins>
      <w:ins w:id="30" w:author="Michael Jennions" w:date="2020-09-21T10:51:00Z">
        <w:del w:id="31" w:author="Lauren Harrison" w:date="2020-09-26T14:50:00Z">
          <w:r w:rsidR="005154FB" w:rsidRPr="00103E4B" w:rsidDel="00D071CB">
            <w:rPr>
              <w:rFonts w:ascii="Garamond" w:hAnsi="Garamond"/>
              <w:b/>
              <w:color w:val="000000" w:themeColor="text1"/>
              <w:rPrChange w:id="32" w:author="Lauren Harrison" w:date="2020-09-23T13:51:00Z">
                <w:rPr>
                  <w:rFonts w:ascii="Garamond" w:hAnsi="Garamond"/>
                  <w:b/>
                  <w:color w:val="000000" w:themeColor="text1"/>
                  <w:highlight w:val="cyan"/>
                </w:rPr>
              </w:rPrChange>
            </w:rPr>
            <w:delText xml:space="preserve"> </w:delText>
          </w:r>
        </w:del>
      </w:ins>
      <w:del w:id="33" w:author="Lauren Harrison" w:date="2020-09-26T14:50:00Z">
        <w:r w:rsidR="00C319AA" w:rsidRPr="00103E4B" w:rsidDel="00D071CB">
          <w:rPr>
            <w:rFonts w:ascii="Garamond" w:hAnsi="Garamond"/>
            <w:b/>
            <w:color w:val="000000" w:themeColor="text1"/>
            <w:rPrChange w:id="34" w:author="Lauren Harrison" w:date="2020-09-23T13:51:00Z">
              <w:rPr>
                <w:rFonts w:ascii="Garamond" w:hAnsi="Garamond"/>
                <w:b/>
                <w:color w:val="000000" w:themeColor="text1"/>
                <w:highlight w:val="cyan"/>
              </w:rPr>
            </w:rPrChange>
          </w:rPr>
          <w:delText>words</w:delText>
        </w:r>
        <w:r w:rsidR="00C319AA" w:rsidRPr="00D21BDA" w:rsidDel="00D071CB">
          <w:rPr>
            <w:rFonts w:ascii="Garamond" w:hAnsi="Garamond"/>
            <w:b/>
            <w:color w:val="000000" w:themeColor="text1"/>
          </w:rPr>
          <w:delText>)</w:delText>
        </w:r>
      </w:del>
    </w:p>
    <w:p w14:paraId="67185DC9" w14:textId="77777777" w:rsidR="00251F5D" w:rsidRPr="007E3B63" w:rsidRDefault="00251F5D" w:rsidP="000C6F77">
      <w:pPr>
        <w:rPr>
          <w:rFonts w:ascii="Garamond" w:hAnsi="Garamond"/>
          <w:color w:val="000000" w:themeColor="text1"/>
        </w:rPr>
      </w:pPr>
    </w:p>
    <w:p w14:paraId="7062327C" w14:textId="31326F9B" w:rsidR="00C319AA" w:rsidRPr="007E3B63" w:rsidRDefault="002E0E59" w:rsidP="005154FB">
      <w:pPr>
        <w:rPr>
          <w:rFonts w:ascii="Garamond" w:hAnsi="Garamond"/>
          <w:color w:val="000000" w:themeColor="text1"/>
        </w:rPr>
      </w:pPr>
      <w:r w:rsidRPr="00F45790">
        <w:rPr>
          <w:rFonts w:ascii="Garamond" w:hAnsi="Garamond" w:cs="Times New Roman"/>
          <w:color w:val="000000" w:themeColor="text1"/>
        </w:rPr>
        <w:t xml:space="preserve">The </w:t>
      </w:r>
      <w:r w:rsidR="00D407F8">
        <w:rPr>
          <w:rFonts w:ascii="Garamond" w:hAnsi="Garamond" w:cs="Times New Roman"/>
          <w:color w:val="000000" w:themeColor="text1"/>
        </w:rPr>
        <w:t>notion</w:t>
      </w:r>
      <w:r w:rsidR="00D407F8" w:rsidRPr="00F45790">
        <w:rPr>
          <w:rFonts w:ascii="Garamond" w:hAnsi="Garamond" w:cs="Times New Roman"/>
          <w:color w:val="000000" w:themeColor="text1"/>
        </w:rPr>
        <w:t xml:space="preserve"> </w:t>
      </w:r>
      <w:r w:rsidRPr="00F45790">
        <w:rPr>
          <w:rFonts w:ascii="Garamond" w:hAnsi="Garamond" w:cs="Times New Roman"/>
          <w:color w:val="000000" w:themeColor="text1"/>
        </w:rPr>
        <w:t xml:space="preserve">that men </w:t>
      </w:r>
      <w:r w:rsidR="00A5306F">
        <w:rPr>
          <w:rFonts w:ascii="Garamond" w:hAnsi="Garamond" w:cs="Times New Roman"/>
          <w:color w:val="000000" w:themeColor="text1"/>
        </w:rPr>
        <w:t>are more variable than</w:t>
      </w:r>
      <w:r w:rsidRPr="00F45790">
        <w:rPr>
          <w:rFonts w:ascii="Garamond" w:hAnsi="Garamond" w:cs="Times New Roman"/>
          <w:color w:val="000000" w:themeColor="text1"/>
        </w:rPr>
        <w:t xml:space="preserve"> women </w:t>
      </w:r>
      <w:r w:rsidR="005154FB">
        <w:rPr>
          <w:rFonts w:ascii="Garamond" w:hAnsi="Garamond" w:cs="Times New Roman"/>
          <w:color w:val="000000" w:themeColor="text1"/>
        </w:rPr>
        <w:t>is</w:t>
      </w:r>
      <w:r w:rsidRPr="00F45790">
        <w:rPr>
          <w:rFonts w:ascii="Garamond" w:hAnsi="Garamond" w:cs="Times New Roman"/>
          <w:color w:val="000000" w:themeColor="text1"/>
        </w:rPr>
        <w:t xml:space="preserve"> </w:t>
      </w:r>
      <w:r w:rsidR="00693925">
        <w:rPr>
          <w:rFonts w:ascii="Garamond" w:hAnsi="Garamond" w:cs="Times New Roman"/>
          <w:color w:val="000000" w:themeColor="text1"/>
        </w:rPr>
        <w:t>embedded in</w:t>
      </w:r>
      <w:r w:rsidRPr="00F45790">
        <w:rPr>
          <w:rFonts w:ascii="Garamond" w:hAnsi="Garamond" w:cs="Times New Roman"/>
          <w:color w:val="000000" w:themeColor="text1"/>
        </w:rPr>
        <w:t xml:space="preserve"> scientific thinking</w:t>
      </w:r>
      <w:r w:rsidRPr="003062AE">
        <w:rPr>
          <w:rFonts w:ascii="Garamond" w:hAnsi="Garamond"/>
          <w:color w:val="000000" w:themeColor="text1"/>
        </w:rPr>
        <w:t>.</w:t>
      </w:r>
      <w:r w:rsidR="001850F7" w:rsidRPr="002622D3">
        <w:rPr>
          <w:rFonts w:ascii="Garamond" w:hAnsi="Garamond"/>
          <w:color w:val="000000" w:themeColor="text1"/>
        </w:rPr>
        <w:t xml:space="preserve"> </w:t>
      </w:r>
      <w:r w:rsidR="00ED19B0" w:rsidRPr="007E3B63">
        <w:rPr>
          <w:rFonts w:ascii="Garamond" w:hAnsi="Garamond"/>
          <w:color w:val="000000" w:themeColor="text1"/>
        </w:rPr>
        <w:t>For personality</w:t>
      </w:r>
      <w:r w:rsidR="00AE32B7">
        <w:rPr>
          <w:rFonts w:ascii="Garamond" w:hAnsi="Garamond"/>
          <w:color w:val="000000" w:themeColor="text1"/>
        </w:rPr>
        <w:t xml:space="preserve"> traits</w:t>
      </w:r>
      <w:r w:rsidR="00ED19B0" w:rsidRPr="007E3B63">
        <w:rPr>
          <w:rFonts w:ascii="Garamond" w:hAnsi="Garamond"/>
          <w:color w:val="000000" w:themeColor="text1"/>
        </w:rPr>
        <w:t xml:space="preserve">, </w:t>
      </w:r>
      <w:r w:rsidR="002F3665">
        <w:rPr>
          <w:rFonts w:ascii="Garamond" w:hAnsi="Garamond"/>
          <w:color w:val="000000" w:themeColor="text1"/>
        </w:rPr>
        <w:t xml:space="preserve">this </w:t>
      </w:r>
      <w:r w:rsidR="00ED19B0" w:rsidRPr="007E3B63">
        <w:rPr>
          <w:rFonts w:ascii="Garamond" w:hAnsi="Garamond"/>
          <w:color w:val="000000" w:themeColor="text1"/>
        </w:rPr>
        <w:t xml:space="preserve">greater variability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E65626">
        <w:rPr>
          <w:rFonts w:ascii="Garamond" w:hAnsi="Garamond"/>
          <w:color w:val="000000" w:themeColor="text1"/>
        </w:rPr>
        <w:t>partly</w:t>
      </w:r>
      <w:r w:rsidR="00E65626" w:rsidRPr="007E3B63">
        <w:rPr>
          <w:rFonts w:ascii="Garamond" w:hAnsi="Garamond"/>
          <w:color w:val="000000" w:themeColor="text1"/>
        </w:rPr>
        <w:t xml:space="preserve"> </w:t>
      </w:r>
      <w:r w:rsidR="00ED19B0" w:rsidRPr="007E3B63">
        <w:rPr>
          <w:rFonts w:ascii="Garamond" w:hAnsi="Garamond"/>
          <w:color w:val="000000" w:themeColor="text1"/>
        </w:rPr>
        <w:t>attributed to biolog</w:t>
      </w:r>
      <w:r w:rsidR="005154FB">
        <w:rPr>
          <w:rFonts w:ascii="Garamond" w:hAnsi="Garamond"/>
          <w:color w:val="000000" w:themeColor="text1"/>
        </w:rPr>
        <w:t xml:space="preserve">y, </w:t>
      </w:r>
      <w:r w:rsidR="00ED19B0" w:rsidRPr="007E3B63">
        <w:rPr>
          <w:rFonts w:ascii="Garamond" w:hAnsi="Garamond"/>
          <w:color w:val="000000" w:themeColor="text1"/>
        </w:rPr>
        <w:t xml:space="preserve">underpinned by </w:t>
      </w:r>
      <w:r w:rsidR="004B2542">
        <w:rPr>
          <w:rFonts w:ascii="Garamond" w:hAnsi="Garamond"/>
          <w:color w:val="000000" w:themeColor="text1"/>
        </w:rPr>
        <w:t>greater</w:t>
      </w:r>
      <w:r w:rsidR="005154FB" w:rsidRPr="007E3B63">
        <w:rPr>
          <w:rFonts w:ascii="Garamond" w:hAnsi="Garamond"/>
          <w:color w:val="000000" w:themeColor="text1"/>
        </w:rPr>
        <w:t xml:space="preserve"> </w:t>
      </w:r>
      <w:r w:rsidR="00693925" w:rsidRPr="007E3B63">
        <w:rPr>
          <w:rFonts w:ascii="Garamond" w:hAnsi="Garamond"/>
          <w:color w:val="000000" w:themeColor="text1"/>
        </w:rPr>
        <w:t>morpholog</w:t>
      </w:r>
      <w:r w:rsidR="00693925">
        <w:rPr>
          <w:rFonts w:ascii="Garamond" w:hAnsi="Garamond"/>
          <w:color w:val="000000" w:themeColor="text1"/>
        </w:rPr>
        <w:t>ical</w:t>
      </w:r>
      <w:r w:rsidR="00693925" w:rsidRPr="007E3B63">
        <w:rPr>
          <w:rFonts w:ascii="Garamond" w:hAnsi="Garamond"/>
          <w:color w:val="000000" w:themeColor="text1"/>
        </w:rPr>
        <w:t xml:space="preserve"> </w:t>
      </w:r>
      <w:r w:rsidR="00717EE2" w:rsidRPr="007E3B63">
        <w:rPr>
          <w:rFonts w:ascii="Garamond" w:hAnsi="Garamond"/>
          <w:color w:val="000000" w:themeColor="text1"/>
        </w:rPr>
        <w:t xml:space="preserve">variation among </w:t>
      </w:r>
      <w:r w:rsidR="00ED19B0" w:rsidRPr="007E3B63">
        <w:rPr>
          <w:rFonts w:ascii="Garamond" w:hAnsi="Garamond"/>
          <w:color w:val="000000" w:themeColor="text1"/>
        </w:rPr>
        <w:t>male</w:t>
      </w:r>
      <w:r w:rsidR="005154FB">
        <w:rPr>
          <w:rFonts w:ascii="Garamond" w:hAnsi="Garamond"/>
          <w:color w:val="000000" w:themeColor="text1"/>
        </w:rPr>
        <w:t xml:space="preserve"> than female animal</w:t>
      </w:r>
      <w:r w:rsidR="00CF6D6B">
        <w:rPr>
          <w:rFonts w:ascii="Garamond" w:hAnsi="Garamond"/>
          <w:color w:val="000000" w:themeColor="text1"/>
        </w:rPr>
        <w:t>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w:t>
      </w:r>
      <w:r w:rsidR="00D407F8">
        <w:rPr>
          <w:rFonts w:ascii="Garamond" w:hAnsi="Garamond"/>
          <w:color w:val="000000" w:themeColor="text1"/>
        </w:rPr>
        <w:t>little</w:t>
      </w:r>
      <w:r w:rsidR="00D407F8" w:rsidRPr="007E3B63">
        <w:rPr>
          <w:rFonts w:ascii="Garamond" w:hAnsi="Garamond"/>
          <w:color w:val="000000" w:themeColor="text1"/>
        </w:rPr>
        <w:t xml:space="preserve"> </w:t>
      </w:r>
      <w:r w:rsidR="005154FB">
        <w:rPr>
          <w:rFonts w:ascii="Garamond" w:hAnsi="Garamond"/>
          <w:color w:val="000000" w:themeColor="text1"/>
        </w:rPr>
        <w:t xml:space="preserve">information for animals about </w:t>
      </w:r>
      <w:r w:rsidR="001850F7" w:rsidRPr="007E3B63">
        <w:rPr>
          <w:rFonts w:ascii="Garamond" w:hAnsi="Garamond"/>
          <w:color w:val="000000" w:themeColor="text1"/>
        </w:rPr>
        <w:t>sex difference</w:t>
      </w:r>
      <w:r w:rsidR="005154FB">
        <w:rPr>
          <w:rFonts w:ascii="Garamond" w:hAnsi="Garamond"/>
          <w:color w:val="000000" w:themeColor="text1"/>
        </w:rPr>
        <w:t>s</w:t>
      </w:r>
      <w:r w:rsidR="001850F7" w:rsidRPr="007E3B63">
        <w:rPr>
          <w:rFonts w:ascii="Garamond" w:hAnsi="Garamond"/>
          <w:color w:val="000000" w:themeColor="text1"/>
        </w:rPr>
        <w:t xml:space="preserve"> </w:t>
      </w:r>
      <w:r w:rsidR="00132E2F" w:rsidRPr="007E3B63">
        <w:rPr>
          <w:rFonts w:ascii="Garamond" w:hAnsi="Garamond"/>
          <w:color w:val="000000" w:themeColor="text1"/>
        </w:rPr>
        <w:t xml:space="preserve">in </w:t>
      </w:r>
      <w:r w:rsidR="002F3665" w:rsidRPr="007E3B63">
        <w:rPr>
          <w:rFonts w:ascii="Garamond" w:hAnsi="Garamond"/>
          <w:color w:val="000000" w:themeColor="text1"/>
        </w:rPr>
        <w:t>personalit</w:t>
      </w:r>
      <w:r w:rsidR="002F3665">
        <w:rPr>
          <w:rFonts w:ascii="Garamond" w:hAnsi="Garamond"/>
          <w:color w:val="000000" w:themeColor="text1"/>
        </w:rPr>
        <w:t xml:space="preserve">y-like </w:t>
      </w:r>
      <w:r w:rsidR="00ED19B0" w:rsidRPr="007E3B63">
        <w:rPr>
          <w:rFonts w:ascii="Garamond" w:hAnsi="Garamond"/>
          <w:color w:val="000000" w:themeColor="text1"/>
        </w:rPr>
        <w:t>behaviour</w:t>
      </w:r>
      <w:r w:rsidR="00C319AA" w:rsidRPr="007E3B63">
        <w:rPr>
          <w:rFonts w:ascii="Garamond" w:hAnsi="Garamond"/>
          <w:color w:val="000000" w:themeColor="text1"/>
        </w:rPr>
        <w:t>s</w:t>
      </w:r>
      <w:r w:rsidR="00ED19B0" w:rsidRPr="007E3B63">
        <w:rPr>
          <w:rFonts w:ascii="Garamond" w:hAnsi="Garamond"/>
          <w:color w:val="000000" w:themeColor="text1"/>
        </w:rPr>
        <w:t xml:space="preserve">. </w:t>
      </w:r>
      <w:r w:rsidR="00693925">
        <w:rPr>
          <w:rFonts w:ascii="Garamond" w:hAnsi="Garamond"/>
          <w:color w:val="000000" w:themeColor="text1"/>
        </w:rPr>
        <w:t>In a</w:t>
      </w:r>
      <w:r w:rsidR="0006115F" w:rsidRPr="007E3B63">
        <w:rPr>
          <w:rFonts w:ascii="Garamond" w:hAnsi="Garamond"/>
          <w:color w:val="000000" w:themeColor="text1"/>
        </w:rPr>
        <w:t xml:space="preserve"> </w:t>
      </w:r>
      <w:r w:rsidR="00E16CA7" w:rsidRPr="007E3B63">
        <w:rPr>
          <w:rFonts w:ascii="Garamond" w:hAnsi="Garamond"/>
          <w:color w:val="000000" w:themeColor="text1"/>
        </w:rPr>
        <w:t xml:space="preserve">meta-analysis </w:t>
      </w:r>
      <w:r w:rsidR="00693925">
        <w:rPr>
          <w:rFonts w:ascii="Garamond" w:hAnsi="Garamond"/>
          <w:color w:val="000000" w:themeColor="text1"/>
        </w:rPr>
        <w:t xml:space="preserve">we </w:t>
      </w:r>
      <w:r w:rsidR="00ED19B0" w:rsidRPr="007E3B63">
        <w:rPr>
          <w:rFonts w:ascii="Garamond" w:hAnsi="Garamond"/>
          <w:color w:val="000000" w:themeColor="text1"/>
        </w:rPr>
        <w:t>quantif</w:t>
      </w:r>
      <w:r w:rsidR="00693925">
        <w:rPr>
          <w:rFonts w:ascii="Garamond" w:hAnsi="Garamond"/>
          <w:color w:val="000000" w:themeColor="text1"/>
        </w:rPr>
        <w:t>ied</w:t>
      </w:r>
      <w:r w:rsidR="00ED19B0" w:rsidRPr="007E3B63">
        <w:rPr>
          <w:rFonts w:ascii="Garamond" w:hAnsi="Garamond"/>
          <w:color w:val="000000" w:themeColor="text1"/>
        </w:rPr>
        <w:t xml:space="preserve">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5154FB">
        <w:rPr>
          <w:rFonts w:ascii="Garamond" w:hAnsi="Garamond"/>
          <w:color w:val="000000" w:themeColor="text1"/>
        </w:rPr>
        <w:t xml:space="preserve"> five traits</w:t>
      </w:r>
      <w:r w:rsidR="00ED19B0" w:rsidRPr="007E3B63">
        <w:rPr>
          <w:rFonts w:ascii="Garamond" w:hAnsi="Garamond"/>
          <w:color w:val="000000" w:themeColor="text1"/>
        </w:rPr>
        <w:t>: boldness, aggression, activity, sociality and exploration</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167</w:t>
      </w:r>
      <w:r w:rsidR="00AE32B7" w:rsidRPr="007E3B63">
        <w:rPr>
          <w:rFonts w:ascii="Garamond" w:hAnsi="Garamond"/>
          <w:color w:val="000000" w:themeColor="text1"/>
        </w:rPr>
        <w:t xml:space="preserve"> effect</w:t>
      </w:r>
      <w:r w:rsidR="002F3665">
        <w:rPr>
          <w:rFonts w:ascii="Garamond" w:hAnsi="Garamond"/>
          <w:color w:val="000000" w:themeColor="text1"/>
        </w:rPr>
        <w:t>s</w:t>
      </w:r>
      <w:r w:rsidR="00AE32B7">
        <w:rPr>
          <w:rFonts w:ascii="Garamond" w:hAnsi="Garamond"/>
          <w:color w:val="000000" w:themeColor="text1"/>
        </w:rPr>
        <w:t>, 203</w:t>
      </w:r>
      <w:r w:rsidR="00AE32B7" w:rsidRPr="007E3B63">
        <w:rPr>
          <w:rFonts w:ascii="Garamond" w:hAnsi="Garamond"/>
          <w:color w:val="000000" w:themeColor="text1"/>
        </w:rPr>
        <w:t xml:space="preserve"> studies</w:t>
      </w:r>
      <w:r w:rsidR="00AE32B7">
        <w:rPr>
          <w:rFonts w:ascii="Garamond" w:hAnsi="Garamond"/>
          <w:color w:val="000000" w:themeColor="text1"/>
        </w:rPr>
        <w:t xml:space="preserve">, </w:t>
      </w:r>
      <w:r w:rsidR="00AE32B7" w:rsidRPr="007E3B63">
        <w:rPr>
          <w:rFonts w:ascii="Garamond" w:hAnsi="Garamond"/>
          <w:color w:val="000000" w:themeColor="text1"/>
        </w:rPr>
        <w:t>2</w:t>
      </w:r>
      <w:r w:rsidR="00AE32B7">
        <w:rPr>
          <w:rFonts w:ascii="Garamond" w:hAnsi="Garamond"/>
          <w:color w:val="000000" w:themeColor="text1"/>
        </w:rPr>
        <w:t>26</w:t>
      </w:r>
      <w:r w:rsidR="00AE32B7" w:rsidRPr="007E3B63">
        <w:rPr>
          <w:rFonts w:ascii="Garamond" w:hAnsi="Garamond"/>
          <w:color w:val="000000" w:themeColor="text1"/>
        </w:rPr>
        <w:t xml:space="preserve"> species)</w:t>
      </w:r>
      <w:r w:rsidR="00ED19B0" w:rsidRPr="007E3B63">
        <w:rPr>
          <w:rFonts w:ascii="Garamond" w:hAnsi="Garamond"/>
          <w:color w:val="000000" w:themeColor="text1"/>
        </w:rPr>
        <w:t>.</w:t>
      </w:r>
      <w:r w:rsidR="00B66C35" w:rsidRPr="007E3B63">
        <w:rPr>
          <w:rFonts w:ascii="Garamond" w:hAnsi="Garamond"/>
          <w:color w:val="000000" w:themeColor="text1"/>
        </w:rPr>
        <w:t xml:space="preserve"> We </w:t>
      </w:r>
      <w:r w:rsidR="002F3665">
        <w:rPr>
          <w:rFonts w:ascii="Garamond" w:hAnsi="Garamond"/>
          <w:color w:val="000000" w:themeColor="text1"/>
        </w:rPr>
        <w:t>also</w:t>
      </w:r>
      <w:r w:rsidR="00AE32B7" w:rsidRPr="007E3B63">
        <w:rPr>
          <w:rFonts w:ascii="Garamond" w:hAnsi="Garamond"/>
          <w:color w:val="000000" w:themeColor="text1"/>
        </w:rPr>
        <w:t xml:space="preserve"> </w:t>
      </w:r>
      <w:r w:rsidR="00B66C35" w:rsidRPr="007E3B63">
        <w:rPr>
          <w:rFonts w:ascii="Garamond" w:hAnsi="Garamond"/>
          <w:color w:val="000000" w:themeColor="text1"/>
        </w:rPr>
        <w:t xml:space="preserve">tested </w:t>
      </w:r>
      <w:r w:rsidR="00AE32B7">
        <w:rPr>
          <w:rFonts w:ascii="Garamond" w:hAnsi="Garamond"/>
          <w:color w:val="000000" w:themeColor="text1"/>
        </w:rPr>
        <w:t>if</w:t>
      </w:r>
      <w:r w:rsidR="00693925">
        <w:rPr>
          <w:rFonts w:ascii="Garamond" w:hAnsi="Garamond"/>
          <w:color w:val="000000" w:themeColor="text1"/>
        </w:rPr>
        <w:t xml:space="preserve"> </w:t>
      </w:r>
      <w:r w:rsidR="00CF6D6B">
        <w:rPr>
          <w:rFonts w:ascii="Garamond" w:hAnsi="Garamond"/>
          <w:color w:val="000000" w:themeColor="text1"/>
        </w:rPr>
        <w:t>sexual size dimorphism</w:t>
      </w:r>
      <w:r w:rsidR="00B66C35" w:rsidRPr="007E3B63">
        <w:rPr>
          <w:rFonts w:ascii="Garamond" w:hAnsi="Garamond"/>
          <w:color w:val="000000" w:themeColor="text1"/>
        </w:rPr>
        <w:t xml:space="preserve">, </w:t>
      </w:r>
      <w:r w:rsidR="005154FB">
        <w:rPr>
          <w:rFonts w:ascii="Garamond" w:hAnsi="Garamond"/>
          <w:color w:val="000000" w:themeColor="text1"/>
        </w:rPr>
        <w:t>a proxy for</w:t>
      </w:r>
      <w:r w:rsidR="00AE32B7">
        <w:rPr>
          <w:rFonts w:ascii="Garamond" w:hAnsi="Garamond"/>
          <w:color w:val="000000" w:themeColor="text1"/>
        </w:rPr>
        <w:t xml:space="preserve"> </w:t>
      </w:r>
      <w:r w:rsidR="00B66C35" w:rsidRPr="007E3B63">
        <w:rPr>
          <w:rFonts w:ascii="Garamond" w:hAnsi="Garamond"/>
          <w:color w:val="000000" w:themeColor="text1"/>
        </w:rPr>
        <w:t xml:space="preserve">sexual selection, </w:t>
      </w:r>
      <w:r w:rsidR="005154FB">
        <w:rPr>
          <w:rFonts w:ascii="Garamond" w:hAnsi="Garamond"/>
          <w:color w:val="000000" w:themeColor="text1"/>
        </w:rPr>
        <w:t>explains</w:t>
      </w:r>
      <w:r w:rsidR="0019599D" w:rsidRPr="007E3B63">
        <w:rPr>
          <w:rFonts w:ascii="Garamond" w:hAnsi="Garamond"/>
          <w:color w:val="000000" w:themeColor="text1"/>
        </w:rPr>
        <w:t xml:space="preserve"> </w:t>
      </w:r>
      <w:r w:rsidR="005154FB">
        <w:rPr>
          <w:rFonts w:ascii="Garamond" w:hAnsi="Garamond"/>
          <w:color w:val="000000" w:themeColor="text1"/>
        </w:rPr>
        <w:t xml:space="preserve">sex differences. </w:t>
      </w:r>
      <w:r w:rsidR="00693925">
        <w:rPr>
          <w:rFonts w:ascii="Garamond" w:hAnsi="Garamond"/>
          <w:color w:val="000000" w:themeColor="text1"/>
        </w:rPr>
        <w:t>In</w:t>
      </w:r>
      <w:r w:rsidR="00B66C35" w:rsidRPr="007E3B63">
        <w:rPr>
          <w:rFonts w:ascii="Garamond" w:hAnsi="Garamond"/>
          <w:color w:val="000000" w:themeColor="text1"/>
        </w:rPr>
        <w:t xml:space="preserve"> 25 </w:t>
      </w:r>
      <w:r w:rsidR="0006115F" w:rsidRPr="007E3B63">
        <w:rPr>
          <w:rFonts w:ascii="Garamond" w:hAnsi="Garamond"/>
          <w:color w:val="000000" w:themeColor="text1"/>
        </w:rPr>
        <w:t>tax</w:t>
      </w:r>
      <w:r w:rsidR="00C319AA" w:rsidRPr="007E3B63">
        <w:rPr>
          <w:rFonts w:ascii="Garamond" w:hAnsi="Garamond"/>
          <w:color w:val="000000" w:themeColor="text1"/>
        </w:rPr>
        <w:t>on-</w:t>
      </w:r>
      <w:r w:rsidR="00CF6D6B">
        <w:rPr>
          <w:rFonts w:ascii="Garamond" w:hAnsi="Garamond"/>
          <w:color w:val="000000" w:themeColor="text1"/>
        </w:rPr>
        <w:t xml:space="preserve">trait </w:t>
      </w:r>
      <w:r w:rsidR="0006115F" w:rsidRPr="007E3B63">
        <w:rPr>
          <w:rFonts w:ascii="Garamond" w:hAnsi="Garamond"/>
          <w:color w:val="000000" w:themeColor="text1"/>
        </w:rPr>
        <w:t>specific tests</w:t>
      </w:r>
      <w:r w:rsidR="00693925">
        <w:rPr>
          <w:rFonts w:ascii="Garamond" w:hAnsi="Garamond"/>
          <w:color w:val="000000" w:themeColor="text1"/>
        </w:rPr>
        <w:t xml:space="preserve"> </w:t>
      </w:r>
      <w:del w:id="35" w:author="Lauren Harrison" w:date="2020-09-28T19:12:00Z">
        <w:r w:rsidR="00A5306F" w:rsidDel="008E112E">
          <w:rPr>
            <w:rFonts w:ascii="Garamond" w:hAnsi="Garamond"/>
            <w:color w:val="000000" w:themeColor="text1"/>
          </w:rPr>
          <w:delText xml:space="preserve">there </w:delText>
        </w:r>
        <w:r w:rsidR="00CF6D6B" w:rsidDel="008E112E">
          <w:rPr>
            <w:rFonts w:ascii="Garamond" w:hAnsi="Garamond"/>
            <w:color w:val="000000" w:themeColor="text1"/>
          </w:rPr>
          <w:delText>were</w:delText>
        </w:r>
      </w:del>
      <w:ins w:id="36" w:author="Lauren Harrison" w:date="2020-09-28T19:12:00Z">
        <w:r w:rsidR="008E112E">
          <w:rPr>
            <w:rFonts w:ascii="Garamond" w:hAnsi="Garamond"/>
            <w:color w:val="000000" w:themeColor="text1"/>
          </w:rPr>
          <w:t>we show</w:t>
        </w:r>
      </w:ins>
      <w:r w:rsidR="00CF6D6B">
        <w:rPr>
          <w:rFonts w:ascii="Garamond" w:hAnsi="Garamond"/>
          <w:color w:val="000000" w:themeColor="text1"/>
        </w:rPr>
        <w:t xml:space="preserve"> </w:t>
      </w:r>
      <w:r w:rsidR="00BB72BC">
        <w:rPr>
          <w:rFonts w:ascii="Garamond" w:hAnsi="Garamond"/>
          <w:color w:val="000000" w:themeColor="text1"/>
        </w:rPr>
        <w:t xml:space="preserve">only two </w:t>
      </w:r>
      <w:r w:rsidR="00E65626">
        <w:rPr>
          <w:rFonts w:ascii="Garamond" w:hAnsi="Garamond"/>
          <w:color w:val="000000" w:themeColor="text1"/>
        </w:rPr>
        <w:t xml:space="preserve">significant </w:t>
      </w:r>
      <w:r w:rsidR="00A5306F">
        <w:rPr>
          <w:rFonts w:ascii="Garamond" w:hAnsi="Garamond"/>
          <w:color w:val="000000" w:themeColor="text1"/>
        </w:rPr>
        <w:t>sex difference</w:t>
      </w:r>
      <w:r w:rsidR="00CF6D6B">
        <w:rPr>
          <w:rFonts w:ascii="Garamond" w:hAnsi="Garamond"/>
          <w:color w:val="000000" w:themeColor="text1"/>
        </w:rPr>
        <w:t>s</w:t>
      </w:r>
      <w:r w:rsidR="00A5306F">
        <w:rPr>
          <w:rFonts w:ascii="Garamond" w:hAnsi="Garamond"/>
          <w:color w:val="000000" w:themeColor="text1"/>
        </w:rPr>
        <w:t xml:space="preserve"> in </w:t>
      </w:r>
      <w:r w:rsidR="00CF6D6B">
        <w:rPr>
          <w:rFonts w:ascii="Garamond" w:hAnsi="Garamond"/>
          <w:color w:val="000000" w:themeColor="text1"/>
        </w:rPr>
        <w:t>mean personality,</w:t>
      </w:r>
      <w:r w:rsidR="00BB72BC">
        <w:rPr>
          <w:rFonts w:ascii="Garamond" w:hAnsi="Garamond"/>
          <w:color w:val="000000" w:themeColor="text1"/>
        </w:rPr>
        <w:t xml:space="preserve"> and</w:t>
      </w:r>
      <w:r w:rsidR="00CF6D6B">
        <w:rPr>
          <w:rFonts w:ascii="Garamond" w:hAnsi="Garamond"/>
          <w:color w:val="000000" w:themeColor="text1"/>
        </w:rPr>
        <w:t xml:space="preserve"> none </w:t>
      </w:r>
      <w:r w:rsidR="00E65626">
        <w:rPr>
          <w:rFonts w:ascii="Garamond" w:hAnsi="Garamond"/>
          <w:color w:val="000000" w:themeColor="text1"/>
        </w:rPr>
        <w:t>for</w:t>
      </w:r>
      <w:r w:rsidR="00CF6D6B">
        <w:rPr>
          <w:rFonts w:ascii="Garamond" w:hAnsi="Garamond"/>
          <w:color w:val="000000" w:themeColor="text1"/>
        </w:rPr>
        <w:t xml:space="preserve"> variance</w:t>
      </w:r>
      <w:r w:rsidR="004F70D7">
        <w:rPr>
          <w:rFonts w:ascii="Garamond" w:hAnsi="Garamond"/>
          <w:color w:val="000000" w:themeColor="text1"/>
        </w:rPr>
        <w:t>.</w:t>
      </w:r>
      <w:r w:rsidR="00A5306F">
        <w:rPr>
          <w:rFonts w:ascii="Garamond" w:hAnsi="Garamond"/>
          <w:color w:val="000000" w:themeColor="text1"/>
        </w:rPr>
        <w:t xml:space="preserve"> </w:t>
      </w:r>
      <w:r w:rsidR="00CF6D6B">
        <w:rPr>
          <w:rFonts w:ascii="Garamond" w:hAnsi="Garamond"/>
          <w:color w:val="000000" w:themeColor="text1"/>
        </w:rPr>
        <w:t xml:space="preserve">Including size </w:t>
      </w:r>
      <w:r w:rsidR="00114090">
        <w:rPr>
          <w:rFonts w:ascii="Garamond" w:hAnsi="Garamond"/>
          <w:color w:val="000000" w:themeColor="text1"/>
        </w:rPr>
        <w:t xml:space="preserve">dimorphism </w:t>
      </w:r>
      <w:del w:id="37" w:author="Lauren Harrison" w:date="2020-09-28T19:12:00Z">
        <w:r w:rsidR="00CF6D6B" w:rsidDel="008E112E">
          <w:rPr>
            <w:rFonts w:ascii="Garamond" w:hAnsi="Garamond"/>
            <w:color w:val="000000" w:themeColor="text1"/>
          </w:rPr>
          <w:delText xml:space="preserve">explained </w:delText>
        </w:r>
      </w:del>
      <w:ins w:id="38" w:author="Lauren Harrison" w:date="2020-09-28T19:12:00Z">
        <w:r w:rsidR="008E112E">
          <w:rPr>
            <w:rFonts w:ascii="Garamond" w:hAnsi="Garamond"/>
            <w:color w:val="000000" w:themeColor="text1"/>
          </w:rPr>
          <w:t>explains</w:t>
        </w:r>
        <w:r w:rsidR="008E112E">
          <w:rPr>
            <w:rFonts w:ascii="Garamond" w:hAnsi="Garamond"/>
            <w:color w:val="000000" w:themeColor="text1"/>
          </w:rPr>
          <w:t xml:space="preserve"> </w:t>
        </w:r>
      </w:ins>
      <w:r w:rsidR="005154FB">
        <w:rPr>
          <w:rFonts w:ascii="Garamond" w:hAnsi="Garamond"/>
          <w:color w:val="000000" w:themeColor="text1"/>
        </w:rPr>
        <w:t xml:space="preserve">sex differences </w:t>
      </w:r>
      <w:r w:rsidR="00CF6D6B">
        <w:rPr>
          <w:rFonts w:ascii="Garamond" w:hAnsi="Garamond"/>
          <w:color w:val="000000" w:themeColor="text1"/>
        </w:rPr>
        <w:t xml:space="preserve">in </w:t>
      </w:r>
      <w:r w:rsidR="005154FB">
        <w:rPr>
          <w:rFonts w:ascii="Garamond" w:hAnsi="Garamond"/>
          <w:color w:val="000000" w:themeColor="text1"/>
        </w:rPr>
        <w:t xml:space="preserve">mean </w:t>
      </w:r>
      <w:r w:rsidR="00CF6D6B">
        <w:rPr>
          <w:rFonts w:ascii="Garamond" w:hAnsi="Garamond"/>
          <w:color w:val="000000" w:themeColor="text1"/>
        </w:rPr>
        <w:t xml:space="preserve">personality in </w:t>
      </w:r>
      <w:r w:rsidR="005154FB">
        <w:rPr>
          <w:rFonts w:ascii="Garamond" w:hAnsi="Garamond"/>
          <w:color w:val="000000" w:themeColor="text1"/>
        </w:rPr>
        <w:t>two</w:t>
      </w:r>
      <w:r w:rsidR="00CF6D6B">
        <w:rPr>
          <w:rFonts w:ascii="Garamond" w:hAnsi="Garamond"/>
          <w:color w:val="000000" w:themeColor="text1"/>
        </w:rPr>
        <w:t xml:space="preserve"> </w:t>
      </w:r>
      <w:r w:rsidR="00CF6D6B" w:rsidRPr="007E3B63">
        <w:rPr>
          <w:rFonts w:ascii="Garamond" w:hAnsi="Garamond"/>
          <w:color w:val="000000" w:themeColor="text1"/>
        </w:rPr>
        <w:t>taxon-</w:t>
      </w:r>
      <w:r w:rsidR="00CF6D6B">
        <w:rPr>
          <w:rFonts w:ascii="Garamond" w:hAnsi="Garamond"/>
          <w:color w:val="000000" w:themeColor="text1"/>
        </w:rPr>
        <w:t xml:space="preserve">trait </w:t>
      </w:r>
      <w:r w:rsidR="00CF6D6B" w:rsidRPr="007E3B63">
        <w:rPr>
          <w:rFonts w:ascii="Garamond" w:hAnsi="Garamond"/>
          <w:color w:val="000000" w:themeColor="text1"/>
        </w:rPr>
        <w:t>specific tests</w:t>
      </w:r>
      <w:r w:rsidR="005154FB">
        <w:rPr>
          <w:rFonts w:ascii="Garamond" w:hAnsi="Garamond"/>
          <w:color w:val="000000" w:themeColor="text1"/>
        </w:rPr>
        <w:t xml:space="preserve"> (aggression</w:t>
      </w:r>
      <w:r w:rsidR="004B2542">
        <w:rPr>
          <w:rFonts w:ascii="Garamond" w:hAnsi="Garamond"/>
          <w:color w:val="000000" w:themeColor="text1"/>
        </w:rPr>
        <w:t xml:space="preserve">, </w:t>
      </w:r>
      <w:r w:rsidR="005154FB">
        <w:rPr>
          <w:rFonts w:ascii="Garamond" w:hAnsi="Garamond"/>
          <w:color w:val="000000" w:themeColor="text1"/>
        </w:rPr>
        <w:t>activity in mammals), and in one test for variance (aggression in fish).</w:t>
      </w:r>
      <w:r w:rsidR="004F70D7">
        <w:rPr>
          <w:rFonts w:ascii="Garamond" w:hAnsi="Garamond"/>
          <w:color w:val="000000" w:themeColor="text1"/>
        </w:rPr>
        <w:t xml:space="preserve"> </w:t>
      </w:r>
      <w:r w:rsidR="002F3665">
        <w:rPr>
          <w:rFonts w:ascii="Garamond" w:hAnsi="Garamond"/>
          <w:color w:val="000000" w:themeColor="text1"/>
        </w:rPr>
        <w:t>We find</w:t>
      </w:r>
      <w:r w:rsidR="009839FF" w:rsidRPr="007E3B63">
        <w:rPr>
          <w:rFonts w:ascii="Garamond" w:hAnsi="Garamond"/>
          <w:color w:val="000000" w:themeColor="text1"/>
        </w:rPr>
        <w:t xml:space="preserve"> </w:t>
      </w:r>
      <w:r w:rsidR="005154FB">
        <w:rPr>
          <w:rFonts w:ascii="Garamond" w:hAnsi="Garamond"/>
          <w:color w:val="000000" w:themeColor="text1"/>
        </w:rPr>
        <w:t xml:space="preserve">little evidence for </w:t>
      </w:r>
      <w:r w:rsidR="002F3665">
        <w:rPr>
          <w:rFonts w:ascii="Garamond" w:hAnsi="Garamond"/>
          <w:color w:val="000000" w:themeColor="text1"/>
        </w:rPr>
        <w:t xml:space="preserve">widespread </w:t>
      </w:r>
      <w:r w:rsidR="005154FB">
        <w:rPr>
          <w:rFonts w:ascii="Garamond" w:hAnsi="Garamond"/>
          <w:color w:val="000000" w:themeColor="text1"/>
        </w:rPr>
        <w:t xml:space="preserve">sex differences in variability </w:t>
      </w:r>
      <w:r>
        <w:rPr>
          <w:rFonts w:ascii="Garamond" w:hAnsi="Garamond"/>
          <w:color w:val="000000" w:themeColor="text1"/>
        </w:rPr>
        <w:t xml:space="preserve">in </w:t>
      </w:r>
      <w:r w:rsidR="00D071CB">
        <w:rPr>
          <w:rFonts w:ascii="Garamond" w:hAnsi="Garamond"/>
          <w:color w:val="000000" w:themeColor="text1"/>
        </w:rPr>
        <w:t xml:space="preserve">animal </w:t>
      </w:r>
      <w:r w:rsidR="00C319AA" w:rsidRPr="007E3B63">
        <w:rPr>
          <w:rFonts w:ascii="Garamond" w:hAnsi="Garamond"/>
          <w:color w:val="000000" w:themeColor="text1"/>
        </w:rPr>
        <w:t>personality.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2AC82402" w14:textId="77777777" w:rsidR="00A173AF" w:rsidRPr="002F3665" w:rsidRDefault="00A173AF" w:rsidP="00A173AF">
      <w:pPr>
        <w:ind w:firstLine="360"/>
        <w:rPr>
          <w:ins w:id="39" w:author="Michael Jennions" w:date="2020-09-21T22:15:00Z"/>
          <w:rFonts w:ascii="Garamond" w:eastAsia="Times New Roman" w:hAnsi="Garamond" w:cs="Times New Roman"/>
          <w:color w:val="000000" w:themeColor="text1"/>
          <w:spacing w:val="-1"/>
        </w:rPr>
      </w:pP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7A085A81" w:rsidR="000C6F77" w:rsidRPr="007E3B63" w:rsidRDefault="000C6F77" w:rsidP="000C6F77">
      <w:pPr>
        <w:rPr>
          <w:rFonts w:ascii="Garamond" w:hAnsi="Garamond"/>
          <w:b/>
          <w:color w:val="000000" w:themeColor="text1"/>
        </w:rPr>
      </w:pPr>
      <w:commentRangeStart w:id="40"/>
      <w:r w:rsidRPr="007E3B63">
        <w:rPr>
          <w:rFonts w:ascii="Garamond" w:hAnsi="Garamond"/>
          <w:b/>
          <w:color w:val="000000" w:themeColor="text1"/>
        </w:rPr>
        <w:lastRenderedPageBreak/>
        <w:t>Introduction</w:t>
      </w:r>
      <w:commentRangeEnd w:id="40"/>
      <w:r w:rsidR="000D10DD">
        <w:rPr>
          <w:rStyle w:val="CommentReference"/>
        </w:rPr>
        <w:commentReference w:id="40"/>
      </w:r>
      <w:r w:rsidR="00F23502">
        <w:rPr>
          <w:rFonts w:ascii="Garamond" w:hAnsi="Garamond"/>
          <w:b/>
          <w:color w:val="000000" w:themeColor="text1"/>
        </w:rPr>
        <w:t xml:space="preserve"> </w:t>
      </w:r>
      <w:ins w:id="41" w:author="Lauren Harrison" w:date="2020-09-29T10:32:00Z">
        <w:r w:rsidR="000A3840">
          <w:rPr>
            <w:rFonts w:ascii="Garamond" w:hAnsi="Garamond"/>
            <w:b/>
            <w:color w:val="000000" w:themeColor="text1"/>
          </w:rPr>
          <w:t xml:space="preserve">need to cut 207 words </w:t>
        </w:r>
        <w:r w:rsidR="000A3840" w:rsidRPr="000A3840">
          <w:rPr>
            <w:rFonts w:ascii="Garamond" w:hAnsi="Garamond"/>
            <w:b/>
            <w:color w:val="000000" w:themeColor="text1"/>
          </w:rPr>
          <w:sym w:font="Wingdings" w:char="F04C"/>
        </w:r>
        <w:r w:rsidR="000A3840">
          <w:rPr>
            <w:rFonts w:ascii="Garamond" w:hAnsi="Garamond"/>
            <w:b/>
            <w:color w:val="000000" w:themeColor="text1"/>
          </w:rPr>
          <w:t xml:space="preserve"> </w:t>
        </w:r>
      </w:ins>
    </w:p>
    <w:p w14:paraId="20BF7BC9" w14:textId="0C0FBB23" w:rsidR="00F2094A" w:rsidRPr="007E3B63" w:rsidRDefault="00F2094A" w:rsidP="000C6F77">
      <w:pPr>
        <w:rPr>
          <w:rFonts w:ascii="Garamond" w:hAnsi="Garamond"/>
          <w:i/>
          <w:color w:val="000000" w:themeColor="text1"/>
        </w:rPr>
      </w:pPr>
    </w:p>
    <w:p w14:paraId="3934D08B" w14:textId="348EE33E" w:rsidR="005B29D7" w:rsidRPr="00470F19" w:rsidRDefault="006D7664" w:rsidP="002A4A11">
      <w:pPr>
        <w:ind w:firstLine="360"/>
        <w:rPr>
          <w:rFonts w:ascii="Garamond" w:hAnsi="Garamond"/>
          <w:color w:val="000000" w:themeColor="text1"/>
        </w:rPr>
      </w:pPr>
      <w:r>
        <w:rPr>
          <w:rFonts w:ascii="Garamond" w:hAnsi="Garamond"/>
          <w:color w:val="000000" w:themeColor="text1"/>
        </w:rPr>
        <w:t>N</w:t>
      </w:r>
      <w:r w:rsidR="0068698A" w:rsidRPr="007E3B63">
        <w:rPr>
          <w:rFonts w:ascii="Garamond" w:hAnsi="Garamond"/>
          <w:color w:val="000000" w:themeColor="text1"/>
        </w:rPr>
        <w:t>umerous</w:t>
      </w:r>
      <w:r w:rsidR="00F2094A" w:rsidRPr="007E3B63">
        <w:rPr>
          <w:rFonts w:ascii="Garamond" w:hAnsi="Garamond"/>
          <w:color w:val="000000" w:themeColor="text1"/>
        </w:rPr>
        <w:t xml:space="preserve"> studies </w:t>
      </w:r>
      <w:r>
        <w:rPr>
          <w:rFonts w:ascii="Garamond" w:hAnsi="Garamond"/>
          <w:color w:val="000000" w:themeColor="text1"/>
        </w:rPr>
        <w:t xml:space="preserve">have </w:t>
      </w:r>
      <w:r w:rsidRPr="007E3B63">
        <w:rPr>
          <w:rFonts w:ascii="Garamond" w:hAnsi="Garamond"/>
          <w:color w:val="000000" w:themeColor="text1"/>
        </w:rPr>
        <w:t>quantifi</w:t>
      </w:r>
      <w:r>
        <w:rPr>
          <w:rFonts w:ascii="Garamond" w:hAnsi="Garamond"/>
          <w:color w:val="000000" w:themeColor="text1"/>
        </w:rPr>
        <w:t>ed</w:t>
      </w:r>
      <w:r w:rsidR="003B4F11" w:rsidRPr="007E3B63">
        <w:rPr>
          <w:rFonts w:ascii="Garamond" w:hAnsi="Garamond"/>
          <w:color w:val="000000" w:themeColor="text1"/>
        </w:rPr>
        <w:t xml:space="preserve"> average </w:t>
      </w:r>
      <w:r w:rsidR="00F2094A" w:rsidRPr="007E3B63">
        <w:rPr>
          <w:rFonts w:ascii="Garamond" w:hAnsi="Garamond"/>
          <w:color w:val="000000" w:themeColor="text1"/>
        </w:rPr>
        <w:t xml:space="preserve">differences between men and women in </w:t>
      </w:r>
      <w:r>
        <w:rPr>
          <w:rFonts w:ascii="Garamond" w:hAnsi="Garamond"/>
          <w:color w:val="000000" w:themeColor="text1"/>
        </w:rPr>
        <w:t xml:space="preserve">traits ranging from </w:t>
      </w:r>
      <w:r w:rsidR="00F65CB6">
        <w:rPr>
          <w:rFonts w:ascii="Garamond" w:hAnsi="Garamond"/>
          <w:color w:val="000000" w:themeColor="text1"/>
        </w:rPr>
        <w:t xml:space="preserve">height </w:t>
      </w:r>
      <w:r w:rsidR="00A173AF">
        <w:rPr>
          <w:rFonts w:ascii="Garamond" w:hAnsi="Garamond"/>
          <w:color w:val="000000" w:themeColor="text1"/>
        </w:rPr>
        <w:t xml:space="preserve">and physiology </w:t>
      </w:r>
      <w:r w:rsidR="00F65CB6">
        <w:rPr>
          <w:rFonts w:ascii="Garamond" w:hAnsi="Garamond"/>
          <w:color w:val="000000" w:themeColor="text1"/>
        </w:rPr>
        <w:t>to</w:t>
      </w:r>
      <w:r w:rsidR="00A173AF">
        <w:rPr>
          <w:rFonts w:ascii="Garamond" w:hAnsi="Garamond"/>
          <w:color w:val="000000" w:themeColor="text1"/>
        </w:rPr>
        <w:t>, more controversially,</w:t>
      </w:r>
      <w:r w:rsidR="00F65CB6">
        <w:rPr>
          <w:rFonts w:ascii="Garamond" w:hAnsi="Garamond"/>
          <w:color w:val="000000" w:themeColor="text1"/>
        </w:rPr>
        <w:t xml:space="preserve"> </w:t>
      </w:r>
      <w:r w:rsidR="00C661ED">
        <w:rPr>
          <w:rFonts w:ascii="Garamond" w:hAnsi="Garamond"/>
          <w:color w:val="000000" w:themeColor="text1"/>
        </w:rPr>
        <w:t>behaviour</w:t>
      </w:r>
      <w:r w:rsidR="00A173AF">
        <w:rPr>
          <w:rFonts w:ascii="Garamond" w:hAnsi="Garamond"/>
          <w:color w:val="000000" w:themeColor="text1"/>
        </w:rPr>
        <w:t>s</w:t>
      </w:r>
      <w:r w:rsidR="00F65CB6">
        <w:rPr>
          <w:rFonts w:ascii="Garamond" w:hAnsi="Garamond"/>
          <w:color w:val="000000" w:themeColor="text1"/>
        </w:rPr>
        <w:t xml:space="preserve">, </w:t>
      </w:r>
      <w:r w:rsidR="001121D8">
        <w:rPr>
          <w:rFonts w:ascii="Garamond" w:hAnsi="Garamond"/>
          <w:color w:val="000000" w:themeColor="text1"/>
        </w:rPr>
        <w:t>including</w:t>
      </w:r>
      <w:r w:rsidR="00F65CB6">
        <w:rPr>
          <w:rFonts w:ascii="Garamond" w:hAnsi="Garamond"/>
          <w:color w:val="000000" w:themeColor="text1"/>
        </w:rPr>
        <w:t xml:space="preserve"> intelligence and personality</w:t>
      </w:r>
      <w:r w:rsidR="00F2094A" w:rsidRPr="007E3B63">
        <w:rPr>
          <w:rFonts w:ascii="Garamond" w:hAnsi="Garamond"/>
          <w:color w:val="000000" w:themeColor="text1"/>
        </w:rPr>
        <w:t xml:space="preserve">. </w:t>
      </w:r>
      <w:r w:rsidR="00A173AF">
        <w:rPr>
          <w:rFonts w:ascii="Garamond" w:hAnsi="Garamond"/>
          <w:color w:val="000000" w:themeColor="text1"/>
        </w:rPr>
        <w:t>Far fewer studies</w:t>
      </w:r>
      <w:r w:rsidR="00F2094A" w:rsidRPr="007E3B63">
        <w:rPr>
          <w:rFonts w:ascii="Garamond" w:hAnsi="Garamond"/>
          <w:color w:val="000000" w:themeColor="text1"/>
        </w:rPr>
        <w:t xml:space="preserve"> </w:t>
      </w:r>
      <w:r w:rsidR="00A173AF">
        <w:rPr>
          <w:rFonts w:ascii="Garamond" w:hAnsi="Garamond"/>
          <w:color w:val="000000" w:themeColor="text1"/>
        </w:rPr>
        <w:t>have investigated</w:t>
      </w:r>
      <w:r w:rsidR="00170846">
        <w:rPr>
          <w:rFonts w:ascii="Garamond" w:hAnsi="Garamond"/>
          <w:color w:val="000000" w:themeColor="text1"/>
        </w:rPr>
        <w:t xml:space="preserve"> </w:t>
      </w:r>
      <w:r w:rsidR="00B86258" w:rsidRPr="007E3B63">
        <w:rPr>
          <w:rFonts w:ascii="Garamond" w:hAnsi="Garamond"/>
          <w:color w:val="000000" w:themeColor="text1"/>
        </w:rPr>
        <w:t xml:space="preserve">sex </w:t>
      </w:r>
      <w:r w:rsidR="00F2094A" w:rsidRPr="007E3B63">
        <w:rPr>
          <w:rFonts w:ascii="Garamond" w:hAnsi="Garamond"/>
          <w:color w:val="000000" w:themeColor="text1"/>
        </w:rPr>
        <w:t xml:space="preserve">differences in </w:t>
      </w:r>
      <w:r w:rsidR="006F3BE6">
        <w:rPr>
          <w:rFonts w:ascii="Garamond" w:hAnsi="Garamond"/>
          <w:color w:val="000000" w:themeColor="text1"/>
        </w:rPr>
        <w:t xml:space="preserve">humans in </w:t>
      </w:r>
      <w:r w:rsidR="00F2094A"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723750">
        <w:rPr>
          <w:rFonts w:ascii="Garamond" w:hAnsi="Garamond"/>
          <w:color w:val="000000" w:themeColor="text1"/>
        </w:rPr>
        <w:t>(but see</w:t>
      </w:r>
      <w:del w:id="42" w:author="Lauren Harrison" w:date="2020-09-26T15:29:00Z">
        <w:r w:rsidR="00723750" w:rsidDel="00207C42">
          <w:rPr>
            <w:rFonts w:ascii="Garamond" w:hAnsi="Garamond"/>
            <w:color w:val="000000" w:themeColor="text1"/>
          </w:rPr>
          <w:delText xml:space="preserve"> </w:delText>
        </w:r>
      </w:del>
      <w:r w:rsidR="003B4F11" w:rsidRPr="007E3B63">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sup&gt;1&lt;/sup&gt;","plainTextFormattedCitation":"1","previouslyFormattedCitation":"&lt;sup&gt;1&lt;/sup&gt;"},"properties":{"noteIndex":0},"schema":"https://github.com/citation-style-language/schema/raw/master/csl-citation.json"}</w:instrText>
      </w:r>
      <w:r w:rsidR="003B4F11" w:rsidRPr="007E3B63">
        <w:rPr>
          <w:rFonts w:ascii="Garamond" w:hAnsi="Garamond"/>
          <w:color w:val="000000" w:themeColor="text1"/>
        </w:rPr>
        <w:fldChar w:fldCharType="separate"/>
      </w:r>
      <w:r w:rsidR="00723750" w:rsidRPr="00723750">
        <w:rPr>
          <w:rFonts w:ascii="Garamond" w:hAnsi="Garamond"/>
          <w:noProof/>
          <w:color w:val="000000" w:themeColor="text1"/>
          <w:vertAlign w:val="superscript"/>
        </w:rPr>
        <w:t>1</w:t>
      </w:r>
      <w:r w:rsidR="003B4F11" w:rsidRPr="007E3B63">
        <w:rPr>
          <w:rFonts w:ascii="Garamond" w:hAnsi="Garamond"/>
          <w:color w:val="000000" w:themeColor="text1"/>
        </w:rPr>
        <w:fldChar w:fldCharType="end"/>
      </w:r>
      <w:r w:rsidR="00723750">
        <w:rPr>
          <w:rFonts w:ascii="Garamond" w:hAnsi="Garamond"/>
          <w:color w:val="000000" w:themeColor="text1"/>
        </w:rPr>
        <w:t>)</w:t>
      </w:r>
      <w:r w:rsidR="003B4F11" w:rsidRPr="007E3B63">
        <w:rPr>
          <w:rFonts w:ascii="Garamond" w:hAnsi="Garamond"/>
          <w:color w:val="000000" w:themeColor="text1"/>
        </w:rPr>
        <w:t xml:space="preserve">. </w:t>
      </w:r>
      <w:r w:rsidR="006F3BE6">
        <w:rPr>
          <w:rFonts w:ascii="Garamond" w:hAnsi="Garamond"/>
          <w:color w:val="000000" w:themeColor="text1"/>
        </w:rPr>
        <w:t>R</w:t>
      </w:r>
      <w:r w:rsidR="00A701C8">
        <w:rPr>
          <w:rFonts w:ascii="Garamond" w:hAnsi="Garamond"/>
          <w:color w:val="000000" w:themeColor="text1"/>
        </w:rPr>
        <w:t>ecently, h</w:t>
      </w:r>
      <w:r w:rsidR="00A173AF">
        <w:rPr>
          <w:rFonts w:ascii="Garamond" w:hAnsi="Garamond"/>
          <w:color w:val="000000" w:themeColor="text1"/>
        </w:rPr>
        <w:t>owever</w:t>
      </w:r>
      <w:r w:rsidR="00F65CB6">
        <w:rPr>
          <w:rFonts w:ascii="Garamond" w:hAnsi="Garamond"/>
          <w:color w:val="000000" w:themeColor="text1"/>
        </w:rPr>
        <w:t>, s</w:t>
      </w:r>
      <w:r w:rsidR="003B4F11" w:rsidRPr="007E3B63">
        <w:rPr>
          <w:rFonts w:ascii="Garamond" w:hAnsi="Garamond"/>
          <w:color w:val="000000" w:themeColor="text1"/>
        </w:rPr>
        <w:t>ex differences in behavioural variability</w:t>
      </w:r>
      <w:r w:rsidR="00A651D1">
        <w:rPr>
          <w:rFonts w:ascii="Garamond" w:hAnsi="Garamond"/>
          <w:color w:val="000000" w:themeColor="text1"/>
        </w:rPr>
        <w:t>,</w:t>
      </w:r>
      <w:r w:rsidR="006F2770">
        <w:rPr>
          <w:rFonts w:ascii="Garamond" w:hAnsi="Garamond"/>
          <w:color w:val="000000" w:themeColor="text1"/>
        </w:rPr>
        <w:t xml:space="preserve"> and</w:t>
      </w:r>
      <w:r w:rsidR="00A651D1">
        <w:rPr>
          <w:rFonts w:ascii="Garamond" w:hAnsi="Garamond"/>
          <w:color w:val="000000" w:themeColor="text1"/>
        </w:rPr>
        <w:t xml:space="preserve"> </w:t>
      </w:r>
      <w:r w:rsidR="006F3BE6">
        <w:rPr>
          <w:rFonts w:ascii="Garamond" w:hAnsi="Garamond"/>
          <w:color w:val="000000" w:themeColor="text1"/>
        </w:rPr>
        <w:t>the</w:t>
      </w:r>
      <w:r w:rsidR="003B4F11" w:rsidRPr="007E3B63">
        <w:rPr>
          <w:rFonts w:ascii="Garamond" w:hAnsi="Garamond"/>
          <w:color w:val="000000" w:themeColor="text1"/>
        </w:rPr>
        <w:t xml:space="preserve"> underlying causes</w:t>
      </w:r>
      <w:r w:rsidR="00F65CB6">
        <w:rPr>
          <w:rFonts w:ascii="Garamond" w:hAnsi="Garamond"/>
          <w:color w:val="000000" w:themeColor="text1"/>
        </w:rPr>
        <w:t xml:space="preserve"> </w:t>
      </w:r>
      <w:r w:rsidR="00A651D1">
        <w:rPr>
          <w:rFonts w:ascii="Garamond" w:hAnsi="Garamond"/>
          <w:color w:val="000000" w:themeColor="text1"/>
        </w:rPr>
        <w:t>and the possible consequences</w:t>
      </w:r>
      <w:r w:rsidR="006F2770">
        <w:rPr>
          <w:rFonts w:ascii="Garamond" w:hAnsi="Garamond"/>
          <w:color w:val="000000" w:themeColor="text1"/>
        </w:rPr>
        <w:t>,</w:t>
      </w:r>
      <w:r w:rsidR="00A651D1">
        <w:rPr>
          <w:rFonts w:ascii="Garamond" w:hAnsi="Garamond"/>
          <w:color w:val="000000" w:themeColor="text1"/>
        </w:rPr>
        <w:t xml:space="preserve"> </w:t>
      </w:r>
      <w:r w:rsidR="00F65CB6">
        <w:rPr>
          <w:rFonts w:ascii="Garamond" w:hAnsi="Garamond"/>
          <w:color w:val="000000" w:themeColor="text1"/>
        </w:rPr>
        <w:t xml:space="preserve">have </w:t>
      </w:r>
      <w:r w:rsidR="00E70612">
        <w:rPr>
          <w:rFonts w:ascii="Garamond" w:hAnsi="Garamond"/>
          <w:color w:val="000000" w:themeColor="text1"/>
        </w:rPr>
        <w:t xml:space="preserve">been </w:t>
      </w:r>
      <w:r w:rsidR="006F3BE6">
        <w:rPr>
          <w:rFonts w:ascii="Garamond" w:hAnsi="Garamond"/>
          <w:color w:val="000000" w:themeColor="text1"/>
        </w:rPr>
        <w:t>widely</w:t>
      </w:r>
      <w:r w:rsidR="00E70612">
        <w:rPr>
          <w:rFonts w:ascii="Garamond" w:hAnsi="Garamond"/>
          <w:color w:val="000000" w:themeColor="text1"/>
        </w:rPr>
        <w:t xml:space="preserve"> discuss</w:t>
      </w:r>
      <w:r w:rsidR="00FC77DA">
        <w:rPr>
          <w:rFonts w:ascii="Garamond" w:hAnsi="Garamond"/>
          <w:color w:val="000000" w:themeColor="text1"/>
        </w:rPr>
        <w:t>ed</w:t>
      </w:r>
      <w:r w:rsidR="00E70612">
        <w:rPr>
          <w:rFonts w:ascii="Garamond" w:hAnsi="Garamond"/>
          <w:color w:val="000000" w:themeColor="text1"/>
        </w:rPr>
        <w:t xml:space="preserve"> in </w:t>
      </w:r>
      <w:r w:rsidR="00A651D1">
        <w:rPr>
          <w:rFonts w:ascii="Garamond" w:hAnsi="Garamond"/>
          <w:color w:val="000000" w:themeColor="text1"/>
        </w:rPr>
        <w:t>the social sciences</w:t>
      </w:r>
      <w:del w:id="43" w:author="Lauren Harrison" w:date="2020-09-26T15:29:00Z">
        <w:r w:rsidR="006F3BE6" w:rsidDel="00207C42">
          <w:rPr>
            <w:rFonts w:ascii="Garamond" w:hAnsi="Garamond"/>
            <w:color w:val="000000" w:themeColor="text1"/>
          </w:rPr>
          <w:delText xml:space="preserve"> </w:delText>
        </w:r>
      </w:del>
      <w:r w:rsidR="00723750">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Pr>
          <w:rFonts w:ascii="Garamond" w:hAnsi="Garamond"/>
          <w:color w:val="000000" w:themeColor="text1"/>
        </w:rPr>
        <w:fldChar w:fldCharType="separate"/>
      </w:r>
      <w:r w:rsidR="00723750" w:rsidRPr="00723750">
        <w:rPr>
          <w:rFonts w:ascii="Garamond" w:hAnsi="Garamond"/>
          <w:noProof/>
          <w:color w:val="000000" w:themeColor="text1"/>
          <w:vertAlign w:val="superscript"/>
        </w:rPr>
        <w:t>2</w:t>
      </w:r>
      <w:r w:rsidR="00723750">
        <w:rPr>
          <w:rFonts w:ascii="Garamond" w:hAnsi="Garamond"/>
          <w:color w:val="000000" w:themeColor="text1"/>
        </w:rPr>
        <w:fldChar w:fldCharType="end"/>
      </w:r>
      <w:r w:rsidR="003B4F11" w:rsidRPr="00470F19">
        <w:rPr>
          <w:rFonts w:ascii="Garamond" w:hAnsi="Garamond"/>
          <w:color w:val="000000" w:themeColor="text1"/>
        </w:rPr>
        <w:t xml:space="preserve">. For example, sex differences in variability in </w:t>
      </w:r>
      <w:r w:rsidR="00B86258" w:rsidRPr="00470F19">
        <w:rPr>
          <w:rFonts w:ascii="Garamond" w:hAnsi="Garamond"/>
          <w:color w:val="000000" w:themeColor="text1"/>
        </w:rPr>
        <w:t>academic performance</w:t>
      </w:r>
      <w:del w:id="44" w:author="Lauren Harrison" w:date="2020-09-26T15:29:00Z">
        <w:r w:rsidR="00B86258" w:rsidRPr="00470F19" w:rsidDel="00207C42">
          <w:rPr>
            <w:rFonts w:ascii="Garamond" w:hAnsi="Garamond"/>
            <w:color w:val="000000" w:themeColor="text1"/>
          </w:rPr>
          <w:delText xml:space="preserve"> </w:delText>
        </w:r>
      </w:del>
      <w:r w:rsidR="00F23547" w:rsidRPr="00470F19">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sup&gt;3&lt;/sup&gt;","plainTextFormattedCitation":"3","previouslyFormattedCitation":"&lt;sup&gt;3&lt;/sup&gt;"},"properties":{"noteIndex":0},"schema":"https://github.com/citation-style-language/schema/raw/master/csl-citation.json"}</w:instrText>
      </w:r>
      <w:r w:rsidR="00F2354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3</w:t>
      </w:r>
      <w:r w:rsidR="00F23547" w:rsidRPr="00470F19">
        <w:rPr>
          <w:rFonts w:ascii="Garamond" w:hAnsi="Garamond"/>
          <w:color w:val="000000" w:themeColor="text1"/>
        </w:rPr>
        <w:fldChar w:fldCharType="end"/>
      </w:r>
      <w:r w:rsidR="00F23547" w:rsidRPr="00470F19">
        <w:rPr>
          <w:rFonts w:ascii="Garamond" w:hAnsi="Garamond"/>
          <w:color w:val="000000" w:themeColor="text1"/>
        </w:rPr>
        <w:t xml:space="preserve"> </w:t>
      </w:r>
      <w:r w:rsidR="000B629A" w:rsidRPr="00470F19">
        <w:rPr>
          <w:rFonts w:ascii="Garamond" w:hAnsi="Garamond"/>
          <w:color w:val="000000" w:themeColor="text1"/>
        </w:rPr>
        <w:t>or in</w:t>
      </w:r>
      <w:r w:rsidR="00B86258" w:rsidRPr="00470F19">
        <w:rPr>
          <w:rFonts w:ascii="Garamond" w:hAnsi="Garamond"/>
          <w:color w:val="000000" w:themeColor="text1"/>
        </w:rPr>
        <w:t xml:space="preserve"> the classroom</w:t>
      </w:r>
      <w:del w:id="45" w:author="Lauren Harrison" w:date="2020-09-26T15:59:00Z">
        <w:r w:rsidR="00B86258" w:rsidRPr="00470F19" w:rsidDel="006A05E7">
          <w:rPr>
            <w:rFonts w:ascii="Garamond" w:hAnsi="Garamond"/>
            <w:color w:val="000000" w:themeColor="text1"/>
          </w:rPr>
          <w:delText xml:space="preserve"> </w:delText>
        </w:r>
      </w:del>
      <w:r w:rsidR="00F23547" w:rsidRPr="00470F19">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sup&gt;4–6&lt;/sup&gt;","plainTextFormattedCitation":"4–6","previouslyFormattedCitation":"&lt;sup&gt;4–6&lt;/sup&gt;"},"properties":{"noteIndex":0},"schema":"https://github.com/citation-style-language/schema/raw/master/csl-citation.json"}</w:instrText>
      </w:r>
      <w:r w:rsidR="00F2354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4–6</w:t>
      </w:r>
      <w:r w:rsidR="00F23547" w:rsidRPr="00470F19">
        <w:rPr>
          <w:rFonts w:ascii="Garamond" w:hAnsi="Garamond"/>
          <w:color w:val="000000" w:themeColor="text1"/>
        </w:rPr>
        <w:fldChar w:fldCharType="end"/>
      </w:r>
      <w:r w:rsidR="00E70612" w:rsidRPr="00470F19">
        <w:rPr>
          <w:rFonts w:ascii="Garamond" w:hAnsi="Garamond"/>
          <w:color w:val="000000" w:themeColor="text1"/>
        </w:rPr>
        <w:t xml:space="preserve"> </w:t>
      </w:r>
      <w:r w:rsidR="006F3BE6">
        <w:rPr>
          <w:rFonts w:ascii="Garamond" w:hAnsi="Garamond"/>
          <w:color w:val="000000" w:themeColor="text1"/>
        </w:rPr>
        <w:t>have been</w:t>
      </w:r>
      <w:r w:rsidR="006F3BE6" w:rsidRPr="00470F19">
        <w:rPr>
          <w:rFonts w:ascii="Garamond" w:hAnsi="Garamond"/>
          <w:color w:val="000000" w:themeColor="text1"/>
        </w:rPr>
        <w:t xml:space="preserve"> </w:t>
      </w:r>
      <w:r w:rsidR="0068698A" w:rsidRPr="00470F19">
        <w:rPr>
          <w:rFonts w:ascii="Garamond" w:hAnsi="Garamond"/>
          <w:color w:val="000000" w:themeColor="text1"/>
        </w:rPr>
        <w:t>linked</w:t>
      </w:r>
      <w:r w:rsidR="00B86258" w:rsidRPr="00470F19">
        <w:rPr>
          <w:rFonts w:ascii="Garamond" w:hAnsi="Garamond"/>
          <w:color w:val="000000" w:themeColor="text1"/>
        </w:rPr>
        <w:t xml:space="preserve"> </w:t>
      </w:r>
      <w:r w:rsidR="0068698A" w:rsidRPr="00470F19">
        <w:rPr>
          <w:rFonts w:ascii="Garamond" w:hAnsi="Garamond"/>
          <w:color w:val="000000" w:themeColor="text1"/>
        </w:rPr>
        <w:t>to</w:t>
      </w:r>
      <w:r w:rsidR="00B86258" w:rsidRPr="00470F19">
        <w:rPr>
          <w:rFonts w:ascii="Garamond" w:hAnsi="Garamond"/>
          <w:color w:val="000000" w:themeColor="text1"/>
        </w:rPr>
        <w:t xml:space="preserve"> </w:t>
      </w:r>
      <w:r w:rsidR="0068698A" w:rsidRPr="00470F19">
        <w:rPr>
          <w:rFonts w:ascii="Garamond" w:hAnsi="Garamond"/>
          <w:color w:val="000000" w:themeColor="text1"/>
        </w:rPr>
        <w:t xml:space="preserve">reported </w:t>
      </w:r>
      <w:r w:rsidR="00B86258" w:rsidRPr="00470F19">
        <w:rPr>
          <w:rFonts w:ascii="Garamond" w:hAnsi="Garamond"/>
          <w:color w:val="000000" w:themeColor="text1"/>
        </w:rPr>
        <w:t xml:space="preserve">sex differences in variability in </w:t>
      </w:r>
      <w:r w:rsidR="009A1BC7" w:rsidRPr="00470F19">
        <w:rPr>
          <w:rFonts w:ascii="Garamond" w:hAnsi="Garamond"/>
          <w:color w:val="000000" w:themeColor="text1"/>
        </w:rPr>
        <w:t>intelligence</w:t>
      </w:r>
      <w:del w:id="46"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215ECE">
        <w:rPr>
          <w:rFonts w:ascii="Garamond" w:hAnsi="Garamond"/>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sup&gt;7,8&lt;/sup&gt;","plainTextFormattedCitation":"7,8","previouslyFormattedCitation":"&lt;sup&gt;7,8&lt;/sup&gt;"},"properties":{"noteIndex":0},"schema":"https://github.com/citation-style-language/schema/raw/master/csl-citation.json"}</w:instrText>
      </w:r>
      <w:r w:rsidR="009A1BC7" w:rsidRPr="00470F19">
        <w:rPr>
          <w:rFonts w:ascii="Garamond" w:hAnsi="Garamond"/>
          <w:color w:val="000000" w:themeColor="text1"/>
        </w:rPr>
        <w:fldChar w:fldCharType="separate"/>
      </w:r>
      <w:r w:rsidR="00723750" w:rsidRPr="00723750">
        <w:rPr>
          <w:rFonts w:ascii="Garamond" w:hAnsi="Garamond"/>
          <w:noProof/>
          <w:color w:val="000000" w:themeColor="text1"/>
          <w:vertAlign w:val="superscript"/>
        </w:rPr>
        <w:t>7,8</w:t>
      </w:r>
      <w:r w:rsidR="009A1BC7" w:rsidRPr="00470F19">
        <w:rPr>
          <w:rFonts w:ascii="Garamond" w:hAnsi="Garamond"/>
          <w:color w:val="000000" w:themeColor="text1"/>
        </w:rPr>
        <w:fldChar w:fldCharType="end"/>
      </w:r>
      <w:r w:rsidR="009A1BC7" w:rsidRPr="00470F19">
        <w:rPr>
          <w:rFonts w:ascii="Garamond" w:hAnsi="Garamond"/>
          <w:color w:val="000000" w:themeColor="text1"/>
        </w:rPr>
        <w:t>, creativity</w:t>
      </w:r>
      <w:del w:id="47"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sup&gt;9&lt;/sup&gt;","plainTextFormattedCitation":"9","previouslyFormattedCitation":"&lt;sup&gt;9&lt;/sup&gt;"},"properties":{"noteIndex":0},"schema":"https://github.com/citation-style-language/schema/raw/master/csl-citation.json"}</w:instrText>
      </w:r>
      <w:r w:rsidR="009A1BC7"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9</w:t>
      </w:r>
      <w:r w:rsidR="009A1BC7" w:rsidRPr="00470F19">
        <w:rPr>
          <w:rFonts w:ascii="Garamond" w:hAnsi="Garamond"/>
          <w:color w:val="000000" w:themeColor="text1"/>
        </w:rPr>
        <w:fldChar w:fldCharType="end"/>
      </w:r>
      <w:r w:rsidR="00B86258" w:rsidRPr="00470F19">
        <w:rPr>
          <w:rFonts w:ascii="Garamond" w:hAnsi="Garamond"/>
          <w:color w:val="000000" w:themeColor="text1"/>
        </w:rPr>
        <w:t>,</w:t>
      </w:r>
      <w:r w:rsidR="005B29D7" w:rsidRPr="00470F19">
        <w:rPr>
          <w:rFonts w:ascii="Garamond" w:hAnsi="Garamond"/>
          <w:color w:val="000000" w:themeColor="text1"/>
        </w:rPr>
        <w:t xml:space="preserve"> </w:t>
      </w:r>
      <w:r w:rsidR="009A1BC7" w:rsidRPr="00470F19">
        <w:rPr>
          <w:rFonts w:ascii="Garamond" w:hAnsi="Garamond"/>
          <w:color w:val="000000" w:themeColor="text1"/>
        </w:rPr>
        <w:t>aggressive</w:t>
      </w:r>
      <w:r w:rsidR="005B29D7" w:rsidRPr="00470F19">
        <w:rPr>
          <w:rFonts w:ascii="Garamond" w:hAnsi="Garamond"/>
          <w:color w:val="000000" w:themeColor="text1"/>
        </w:rPr>
        <w:t>ness</w:t>
      </w:r>
      <w:del w:id="48" w:author="Lauren Harrison" w:date="2020-09-26T15:29:00Z">
        <w:r w:rsidR="009A1BC7" w:rsidRPr="00470F19" w:rsidDel="00207C42">
          <w:rPr>
            <w:rFonts w:ascii="Garamond" w:hAnsi="Garamond"/>
            <w:color w:val="000000" w:themeColor="text1"/>
          </w:rPr>
          <w:delText xml:space="preserve"> </w:delText>
        </w:r>
      </w:del>
      <w:r w:rsidR="009A1BC7"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sup&gt;10&lt;/sup&gt;","plainTextFormattedCitation":"10","previouslyFormattedCitation":"&lt;sup&gt;10&lt;/sup&gt;"},"properties":{"noteIndex":0},"schema":"https://github.com/citation-style-language/schema/raw/master/csl-citation.json"}</w:instrText>
      </w:r>
      <w:r w:rsidR="009A1BC7"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10</w:t>
      </w:r>
      <w:r w:rsidR="009A1BC7" w:rsidRPr="00470F19">
        <w:rPr>
          <w:rFonts w:ascii="Garamond" w:hAnsi="Garamond"/>
          <w:color w:val="000000" w:themeColor="text1"/>
        </w:rPr>
        <w:fldChar w:fldCharType="end"/>
      </w:r>
      <w:r w:rsidR="00A10A43" w:rsidRPr="00470F19">
        <w:rPr>
          <w:rFonts w:ascii="Garamond" w:hAnsi="Garamond"/>
          <w:color w:val="000000" w:themeColor="text1"/>
        </w:rPr>
        <w:t xml:space="preserve">, </w:t>
      </w:r>
      <w:r w:rsidR="00E70612" w:rsidRPr="00470F19">
        <w:rPr>
          <w:rFonts w:ascii="Garamond" w:hAnsi="Garamond"/>
          <w:color w:val="000000" w:themeColor="text1"/>
        </w:rPr>
        <w:t>personality</w:t>
      </w:r>
      <w:del w:id="49" w:author="Lauren Harrison" w:date="2020-09-26T15:29:00Z">
        <w:r w:rsidR="00B86258" w:rsidRPr="00470F19" w:rsidDel="00207C42">
          <w:rPr>
            <w:rFonts w:ascii="Garamond" w:hAnsi="Garamond"/>
            <w:color w:val="000000" w:themeColor="text1"/>
          </w:rPr>
          <w:delText xml:space="preserve"> </w:delText>
        </w:r>
      </w:del>
      <w:r w:rsidR="00CB690A"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sup&gt;11&lt;/sup&gt;","plainTextFormattedCitation":"11","previouslyFormattedCitation":"&lt;sup&gt;11&lt;/sup&gt;"},"properties":{"noteIndex":0},"schema":"https://github.com/citation-style-language/schema/raw/master/csl-citation.json"}</w:instrText>
      </w:r>
      <w:r w:rsidR="00CB690A"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11</w:t>
      </w:r>
      <w:r w:rsidR="00CB690A" w:rsidRPr="00470F19">
        <w:rPr>
          <w:rFonts w:ascii="Garamond" w:hAnsi="Garamond"/>
          <w:color w:val="000000" w:themeColor="text1"/>
        </w:rPr>
        <w:fldChar w:fldCharType="end"/>
      </w:r>
      <w:r w:rsidR="00A10A43" w:rsidRPr="00470F19">
        <w:rPr>
          <w:rFonts w:ascii="Garamond" w:hAnsi="Garamond"/>
          <w:color w:val="000000" w:themeColor="text1"/>
        </w:rPr>
        <w:t xml:space="preserve"> and</w:t>
      </w:r>
      <w:r w:rsidR="00CE5ACE" w:rsidRPr="00470F19">
        <w:rPr>
          <w:rFonts w:ascii="Garamond" w:hAnsi="Garamond"/>
          <w:color w:val="000000" w:themeColor="text1"/>
        </w:rPr>
        <w:t>, ultimately,</w:t>
      </w:r>
      <w:r w:rsidR="00A10A43" w:rsidRPr="00470F19">
        <w:rPr>
          <w:rFonts w:ascii="Garamond" w:hAnsi="Garamond"/>
          <w:color w:val="000000" w:themeColor="text1"/>
        </w:rPr>
        <w:t xml:space="preserve"> brain structure </w:t>
      </w:r>
      <w:r w:rsidR="000B629A" w:rsidRPr="00470F19">
        <w:rPr>
          <w:rFonts w:ascii="Garamond" w:hAnsi="Garamond"/>
          <w:color w:val="000000" w:themeColor="text1"/>
        </w:rPr>
        <w:t xml:space="preserve">itself </w:t>
      </w:r>
      <w:r w:rsidR="00CB690A" w:rsidRPr="00470F19">
        <w:rPr>
          <w:rFonts w:ascii="Garamond" w:hAnsi="Garamond"/>
          <w:color w:val="000000" w:themeColor="text1"/>
        </w:rPr>
        <w:fldChar w:fldCharType="begin" w:fldLock="1"/>
      </w:r>
      <w:r w:rsidR="000D08D7">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sup&gt;12&lt;/sup&gt;","plainTextFormattedCitation":"12","previouslyFormattedCitation":"&lt;sup&gt;12&lt;/sup&gt;"},"properties":{"noteIndex":0},"schema":"https://github.com/citation-style-language/schema/raw/master/csl-citation.json"}</w:instrText>
      </w:r>
      <w:r w:rsidR="00CB690A" w:rsidRPr="00470F19">
        <w:rPr>
          <w:rFonts w:ascii="Garamond" w:hAnsi="Garamond"/>
          <w:color w:val="000000" w:themeColor="text1"/>
        </w:rPr>
        <w:fldChar w:fldCharType="separate"/>
      </w:r>
      <w:r w:rsidR="00207C42" w:rsidRPr="00207C42">
        <w:rPr>
          <w:rFonts w:ascii="Garamond" w:hAnsi="Garamond"/>
          <w:noProof/>
          <w:color w:val="000000" w:themeColor="text1"/>
          <w:vertAlign w:val="superscript"/>
        </w:rPr>
        <w:t>12</w:t>
      </w:r>
      <w:r w:rsidR="00CB690A" w:rsidRPr="00470F19">
        <w:rPr>
          <w:rFonts w:ascii="Garamond" w:hAnsi="Garamond"/>
          <w:color w:val="000000" w:themeColor="text1"/>
        </w:rPr>
        <w:fldChar w:fldCharType="end"/>
      </w:r>
      <w:r w:rsidR="009A1BC7" w:rsidRPr="00470F19">
        <w:rPr>
          <w:rFonts w:ascii="Garamond" w:hAnsi="Garamond"/>
          <w:color w:val="000000" w:themeColor="text1"/>
        </w:rPr>
        <w:t xml:space="preserve">. </w:t>
      </w:r>
      <w:r w:rsidR="00B86258" w:rsidRPr="00470F19">
        <w:rPr>
          <w:rFonts w:ascii="Garamond" w:hAnsi="Garamond"/>
          <w:color w:val="000000" w:themeColor="text1"/>
        </w:rPr>
        <w:t>The general conclusion of these studies is that boys</w:t>
      </w:r>
      <w:r w:rsidR="00770FA5" w:rsidRPr="00470F19">
        <w:rPr>
          <w:rFonts w:ascii="Garamond" w:hAnsi="Garamond"/>
          <w:color w:val="000000" w:themeColor="text1"/>
        </w:rPr>
        <w:t xml:space="preserve"> or </w:t>
      </w:r>
      <w:r w:rsidR="00B86258" w:rsidRPr="00470F19">
        <w:rPr>
          <w:rFonts w:ascii="Garamond" w:hAnsi="Garamond"/>
          <w:color w:val="000000" w:themeColor="text1"/>
        </w:rPr>
        <w:t xml:space="preserve">men </w:t>
      </w:r>
      <w:r w:rsidR="00BB72BC">
        <w:rPr>
          <w:rFonts w:ascii="Garamond" w:hAnsi="Garamond"/>
          <w:color w:val="000000" w:themeColor="text1"/>
        </w:rPr>
        <w:t>are</w:t>
      </w:r>
      <w:r w:rsidR="00B86258" w:rsidRPr="00470F19">
        <w:rPr>
          <w:rFonts w:ascii="Garamond" w:hAnsi="Garamond"/>
          <w:color w:val="000000" w:themeColor="text1"/>
        </w:rPr>
        <w:t xml:space="preserve"> more variable </w:t>
      </w:r>
      <w:r w:rsidR="00A173AF">
        <w:rPr>
          <w:rFonts w:ascii="Garamond" w:hAnsi="Garamond"/>
          <w:color w:val="000000" w:themeColor="text1"/>
        </w:rPr>
        <w:t xml:space="preserve">in their behaviour </w:t>
      </w:r>
      <w:r w:rsidR="00B86258" w:rsidRPr="00470F19">
        <w:rPr>
          <w:rFonts w:ascii="Garamond" w:hAnsi="Garamond"/>
          <w:color w:val="000000" w:themeColor="text1"/>
        </w:rPr>
        <w:t>than girls</w:t>
      </w:r>
      <w:r w:rsidR="00770FA5" w:rsidRPr="00470F19">
        <w:rPr>
          <w:rFonts w:ascii="Garamond" w:hAnsi="Garamond"/>
          <w:color w:val="000000" w:themeColor="text1"/>
        </w:rPr>
        <w:t xml:space="preserve"> or </w:t>
      </w:r>
      <w:r w:rsidR="00B86258" w:rsidRPr="00470F19">
        <w:rPr>
          <w:rFonts w:ascii="Garamond" w:hAnsi="Garamond"/>
          <w:color w:val="000000" w:themeColor="text1"/>
        </w:rPr>
        <w:t>women</w:t>
      </w:r>
      <w:r w:rsidR="006F3BE6">
        <w:rPr>
          <w:rFonts w:ascii="Garamond" w:hAnsi="Garamond"/>
          <w:color w:val="000000" w:themeColor="text1"/>
        </w:rPr>
        <w:t xml:space="preserve"> (</w:t>
      </w:r>
      <w:r w:rsidR="00877E28" w:rsidRPr="00470F19">
        <w:rPr>
          <w:rFonts w:ascii="Garamond" w:hAnsi="Garamond"/>
          <w:color w:val="000000" w:themeColor="text1"/>
        </w:rPr>
        <w:t>the ‘greater male variability hypothesis’</w:t>
      </w:r>
      <w:r w:rsidR="006F3BE6">
        <w:rPr>
          <w:rFonts w:ascii="Garamond" w:hAnsi="Garamond"/>
          <w:color w:val="000000" w:themeColor="text1"/>
        </w:rPr>
        <w:t>)</w:t>
      </w:r>
      <w:r w:rsidR="00A651D1">
        <w:rPr>
          <w:rFonts w:ascii="Garamond" w:hAnsi="Garamond"/>
          <w:color w:val="000000" w:themeColor="text1"/>
        </w:rPr>
        <w:t xml:space="preserve">, </w:t>
      </w:r>
      <w:r w:rsidR="006F3BE6">
        <w:rPr>
          <w:rFonts w:ascii="Garamond" w:hAnsi="Garamond"/>
          <w:color w:val="000000" w:themeColor="text1"/>
        </w:rPr>
        <w:t xml:space="preserve">a finding which </w:t>
      </w:r>
      <w:r w:rsidR="00A651D1">
        <w:rPr>
          <w:rFonts w:ascii="Garamond" w:hAnsi="Garamond"/>
          <w:color w:val="000000" w:themeColor="text1"/>
        </w:rPr>
        <w:t xml:space="preserve">is sometimes used to </w:t>
      </w:r>
      <w:r w:rsidR="00662F4C">
        <w:rPr>
          <w:rFonts w:ascii="Garamond" w:hAnsi="Garamond"/>
          <w:color w:val="000000" w:themeColor="text1"/>
        </w:rPr>
        <w:t xml:space="preserve">partly </w:t>
      </w:r>
      <w:r w:rsidR="00A651D1">
        <w:rPr>
          <w:rFonts w:ascii="Garamond" w:hAnsi="Garamond"/>
          <w:color w:val="000000" w:themeColor="text1"/>
        </w:rPr>
        <w:t>explain</w:t>
      </w:r>
      <w:r w:rsidR="00662F4C">
        <w:rPr>
          <w:rFonts w:ascii="Garamond" w:hAnsi="Garamond"/>
          <w:color w:val="000000" w:themeColor="text1"/>
        </w:rPr>
        <w:t xml:space="preserve"> </w:t>
      </w:r>
      <w:r w:rsidR="00A651D1">
        <w:rPr>
          <w:rFonts w:ascii="Garamond" w:hAnsi="Garamond"/>
          <w:color w:val="000000" w:themeColor="text1"/>
        </w:rPr>
        <w:t>lower female representation in</w:t>
      </w:r>
      <w:r w:rsidR="00B12870">
        <w:rPr>
          <w:rFonts w:ascii="Garamond" w:hAnsi="Garamond"/>
          <w:color w:val="000000" w:themeColor="text1"/>
        </w:rPr>
        <w:t xml:space="preserve"> </w:t>
      </w:r>
      <w:r w:rsidR="00A651D1">
        <w:rPr>
          <w:rFonts w:ascii="Garamond" w:hAnsi="Garamond"/>
          <w:color w:val="000000" w:themeColor="text1"/>
        </w:rPr>
        <w:t>STEM disciplines</w:t>
      </w:r>
      <w:del w:id="50" w:author="Lauren Harrison" w:date="2020-09-28T18:52:00Z">
        <w:r w:rsidR="00662F4C" w:rsidDel="003A2BE2">
          <w:rPr>
            <w:rFonts w:ascii="Garamond" w:hAnsi="Garamond"/>
            <w:color w:val="000000" w:themeColor="text1"/>
          </w:rPr>
          <w:delText xml:space="preserve"> </w:delText>
        </w:r>
      </w:del>
      <w:ins w:id="51" w:author="Lauren Harrison" w:date="2020-09-28T18:52:00Z">
        <w:r w:rsidR="003A2BE2">
          <w:rPr>
            <w:rFonts w:ascii="Garamond" w:hAnsi="Garamond"/>
            <w:color w:val="000000" w:themeColor="text1"/>
          </w:rPr>
          <w:fldChar w:fldCharType="begin" w:fldLock="1"/>
        </w:r>
      </w:ins>
      <w:r w:rsidR="007A70A3">
        <w:rPr>
          <w:rFonts w:ascii="Garamond" w:hAnsi="Garamond"/>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sup&gt;13&lt;/sup&gt;","plainTextFormattedCitation":"13","previouslyFormattedCitation":"&lt;sup&gt;13&lt;/sup&gt;"},"properties":{"noteIndex":0},"schema":"https://github.com/citation-style-language/schema/raw/master/csl-citation.json"}</w:instrText>
      </w:r>
      <w:r w:rsidR="003A2BE2">
        <w:rPr>
          <w:rFonts w:ascii="Garamond" w:hAnsi="Garamond"/>
          <w:color w:val="000000" w:themeColor="text1"/>
        </w:rPr>
        <w:fldChar w:fldCharType="separate"/>
      </w:r>
      <w:r w:rsidR="003A2BE2" w:rsidRPr="003A2BE2">
        <w:rPr>
          <w:rFonts w:ascii="Garamond" w:hAnsi="Garamond"/>
          <w:noProof/>
          <w:color w:val="000000" w:themeColor="text1"/>
          <w:vertAlign w:val="superscript"/>
        </w:rPr>
        <w:t>13</w:t>
      </w:r>
      <w:ins w:id="52" w:author="Lauren Harrison" w:date="2020-09-28T18:52:00Z">
        <w:r w:rsidR="003A2BE2">
          <w:rPr>
            <w:rFonts w:ascii="Garamond" w:hAnsi="Garamond"/>
            <w:color w:val="000000" w:themeColor="text1"/>
          </w:rPr>
          <w:fldChar w:fldCharType="end"/>
        </w:r>
      </w:ins>
      <w:del w:id="53" w:author="Lauren Harrison" w:date="2020-09-28T18:52:00Z">
        <w:r w:rsidR="00662F4C" w:rsidDel="003A2BE2">
          <w:rPr>
            <w:rFonts w:ascii="Garamond" w:hAnsi="Garamond"/>
            <w:color w:val="000000" w:themeColor="text1"/>
          </w:rPr>
          <w:delText>(</w:delText>
        </w:r>
        <w:r w:rsidR="00662F4C" w:rsidRPr="00723750" w:rsidDel="003A2BE2">
          <w:rPr>
            <w:rFonts w:ascii="Garamond" w:hAnsi="Garamond"/>
            <w:color w:val="000000" w:themeColor="text1"/>
            <w:highlight w:val="yellow"/>
          </w:rPr>
          <w:delText>Pinker 2002</w:delText>
        </w:r>
        <w:r w:rsidR="00662F4C" w:rsidDel="003A2BE2">
          <w:rPr>
            <w:rFonts w:ascii="Garamond" w:hAnsi="Garamond"/>
            <w:color w:val="000000" w:themeColor="text1"/>
          </w:rPr>
          <w:delText>)</w:delText>
        </w:r>
      </w:del>
      <w:r w:rsidR="00877E28" w:rsidRPr="00470F19">
        <w:rPr>
          <w:rFonts w:ascii="Garamond" w:hAnsi="Garamond"/>
          <w:color w:val="000000" w:themeColor="text1"/>
        </w:rPr>
        <w:t>.</w:t>
      </w:r>
      <w:r w:rsidR="00D33991" w:rsidRPr="00470F19">
        <w:rPr>
          <w:rFonts w:ascii="Garamond" w:hAnsi="Garamond"/>
          <w:color w:val="000000" w:themeColor="text1"/>
        </w:rPr>
        <w:t xml:space="preserve"> </w:t>
      </w:r>
    </w:p>
    <w:p w14:paraId="2EA5B836" w14:textId="5BF8BF96" w:rsidR="00747656" w:rsidRPr="007E3B63" w:rsidRDefault="00747656" w:rsidP="005B29D7">
      <w:pPr>
        <w:rPr>
          <w:rFonts w:ascii="Garamond" w:hAnsi="Garamond"/>
          <w:color w:val="000000" w:themeColor="text1"/>
        </w:rPr>
      </w:pPr>
    </w:p>
    <w:p w14:paraId="0D4367AA" w14:textId="6AB76FD6" w:rsidR="00370960" w:rsidRPr="007E3B63" w:rsidRDefault="00662F4C">
      <w:pPr>
        <w:ind w:firstLine="360"/>
        <w:rPr>
          <w:rFonts w:ascii="Garamond" w:hAnsi="Garamond"/>
          <w:color w:val="000000" w:themeColor="text1"/>
        </w:rPr>
      </w:pPr>
      <w:r>
        <w:rPr>
          <w:rFonts w:ascii="Garamond" w:hAnsi="Garamond"/>
          <w:color w:val="000000" w:themeColor="text1"/>
        </w:rPr>
        <w:t>Greater</w:t>
      </w:r>
      <w:r w:rsidRPr="007E3B63">
        <w:rPr>
          <w:rFonts w:ascii="Garamond" w:hAnsi="Garamond"/>
          <w:color w:val="000000" w:themeColor="text1"/>
        </w:rPr>
        <w:t xml:space="preserve"> </w:t>
      </w:r>
      <w:r w:rsidR="00747656" w:rsidRPr="007E3B63">
        <w:rPr>
          <w:rFonts w:ascii="Garamond" w:hAnsi="Garamond"/>
          <w:color w:val="000000" w:themeColor="text1"/>
        </w:rPr>
        <w:t xml:space="preserve">variability </w:t>
      </w:r>
      <w:r w:rsidR="000B629A" w:rsidRPr="007E3B63">
        <w:rPr>
          <w:rFonts w:ascii="Garamond" w:hAnsi="Garamond"/>
          <w:color w:val="000000" w:themeColor="text1"/>
        </w:rPr>
        <w:t xml:space="preserve">among </w:t>
      </w:r>
      <w:r w:rsidR="003234E5">
        <w:rPr>
          <w:rFonts w:ascii="Garamond" w:hAnsi="Garamond"/>
          <w:color w:val="000000" w:themeColor="text1"/>
        </w:rPr>
        <w:t>men</w:t>
      </w:r>
      <w:r w:rsidR="001A292D">
        <w:rPr>
          <w:rFonts w:ascii="Garamond" w:hAnsi="Garamond"/>
          <w:color w:val="000000" w:themeColor="text1"/>
        </w:rPr>
        <w:t xml:space="preserve"> </w:t>
      </w:r>
      <w:r>
        <w:rPr>
          <w:rFonts w:ascii="Garamond" w:hAnsi="Garamond"/>
          <w:color w:val="000000" w:themeColor="text1"/>
        </w:rPr>
        <w:t>than</w:t>
      </w:r>
      <w:r w:rsidR="001A292D">
        <w:rPr>
          <w:rFonts w:ascii="Garamond" w:hAnsi="Garamond"/>
          <w:color w:val="000000" w:themeColor="text1"/>
        </w:rPr>
        <w:t xml:space="preserve"> </w:t>
      </w:r>
      <w:r w:rsidR="003234E5">
        <w:rPr>
          <w:rFonts w:ascii="Garamond" w:hAnsi="Garamond"/>
          <w:color w:val="000000" w:themeColor="text1"/>
        </w:rPr>
        <w:t>women</w:t>
      </w:r>
      <w:r w:rsidR="000B629A" w:rsidRPr="007E3B63">
        <w:rPr>
          <w:rFonts w:ascii="Garamond" w:hAnsi="Garamond"/>
          <w:color w:val="000000" w:themeColor="text1"/>
        </w:rPr>
        <w:t xml:space="preserve"> </w:t>
      </w:r>
      <w:r w:rsidR="00747656" w:rsidRPr="007E3B63">
        <w:rPr>
          <w:rFonts w:ascii="Garamond" w:hAnsi="Garamond"/>
          <w:color w:val="000000" w:themeColor="text1"/>
        </w:rPr>
        <w:t>in behaviour</w:t>
      </w:r>
      <w:r w:rsidR="00905C30" w:rsidRPr="007E3B63">
        <w:rPr>
          <w:rFonts w:ascii="Garamond" w:hAnsi="Garamond"/>
          <w:color w:val="000000" w:themeColor="text1"/>
        </w:rPr>
        <w:t xml:space="preserve">, </w:t>
      </w:r>
      <w:r w:rsidR="001A292D">
        <w:rPr>
          <w:rFonts w:ascii="Garamond" w:hAnsi="Garamond"/>
          <w:color w:val="000000" w:themeColor="text1"/>
        </w:rPr>
        <w:t>personality</w:t>
      </w:r>
      <w:r w:rsidR="001A292D" w:rsidRPr="007E3B63">
        <w:rPr>
          <w:rFonts w:ascii="Garamond" w:hAnsi="Garamond"/>
          <w:color w:val="000000" w:themeColor="text1"/>
        </w:rPr>
        <w:t xml:space="preserve"> </w:t>
      </w:r>
      <w:r w:rsidR="00905C30" w:rsidRPr="007E3B63">
        <w:rPr>
          <w:rFonts w:ascii="Garamond" w:hAnsi="Garamond"/>
          <w:color w:val="000000" w:themeColor="text1"/>
        </w:rPr>
        <w:t xml:space="preserve">and cognition </w:t>
      </w:r>
      <w:r w:rsidR="000B629A" w:rsidRPr="007E3B63">
        <w:rPr>
          <w:rFonts w:ascii="Garamond" w:hAnsi="Garamond"/>
          <w:color w:val="000000" w:themeColor="text1"/>
        </w:rPr>
        <w:t>is</w:t>
      </w:r>
      <w:r w:rsidR="00A173AF">
        <w:rPr>
          <w:rFonts w:ascii="Garamond" w:hAnsi="Garamond"/>
          <w:color w:val="000000" w:themeColor="text1"/>
        </w:rPr>
        <w:t xml:space="preserve"> </w:t>
      </w:r>
      <w:r w:rsidR="00A701C8">
        <w:rPr>
          <w:rFonts w:ascii="Garamond" w:hAnsi="Garamond"/>
          <w:color w:val="000000" w:themeColor="text1"/>
        </w:rPr>
        <w:t>readily</w:t>
      </w:r>
      <w:r w:rsidR="00A173AF">
        <w:rPr>
          <w:rFonts w:ascii="Garamond" w:hAnsi="Garamond"/>
          <w:color w:val="000000" w:themeColor="text1"/>
        </w:rPr>
        <w:t xml:space="preserve"> </w:t>
      </w:r>
      <w:r w:rsidR="00987689">
        <w:rPr>
          <w:rFonts w:ascii="Garamond" w:hAnsi="Garamond"/>
          <w:color w:val="000000" w:themeColor="text1"/>
        </w:rPr>
        <w:t xml:space="preserve"> </w:t>
      </w:r>
      <w:r w:rsidR="002F3665">
        <w:rPr>
          <w:rFonts w:ascii="Garamond" w:hAnsi="Garamond"/>
          <w:color w:val="000000" w:themeColor="text1"/>
        </w:rPr>
        <w:t>attributed</w:t>
      </w:r>
      <w:r w:rsidR="0068698A" w:rsidRPr="007E3B63">
        <w:rPr>
          <w:rFonts w:ascii="Garamond" w:hAnsi="Garamond"/>
          <w:color w:val="000000" w:themeColor="text1"/>
        </w:rPr>
        <w:t xml:space="preserve"> to social</w:t>
      </w:r>
      <w:r w:rsidR="00852D7C">
        <w:rPr>
          <w:rFonts w:ascii="Garamond" w:hAnsi="Garamond"/>
          <w:color w:val="000000" w:themeColor="text1"/>
        </w:rPr>
        <w:t xml:space="preserve"> and cultural</w:t>
      </w:r>
      <w:r w:rsidR="0068698A" w:rsidRPr="007E3B63">
        <w:rPr>
          <w:rFonts w:ascii="Garamond" w:hAnsi="Garamond"/>
          <w:color w:val="000000" w:themeColor="text1"/>
        </w:rPr>
        <w:t xml:space="preserve"> </w:t>
      </w:r>
      <w:r w:rsidR="00A173AF">
        <w:rPr>
          <w:rFonts w:ascii="Garamond" w:hAnsi="Garamond"/>
          <w:color w:val="000000" w:themeColor="text1"/>
        </w:rPr>
        <w:t xml:space="preserve">factors that </w:t>
      </w:r>
      <w:r w:rsidR="00747656" w:rsidRPr="007E3B63">
        <w:rPr>
          <w:rFonts w:ascii="Garamond" w:hAnsi="Garamond"/>
          <w:color w:val="000000" w:themeColor="text1"/>
        </w:rPr>
        <w:t>differ</w:t>
      </w:r>
      <w:r w:rsidR="00A173AF">
        <w:rPr>
          <w:rFonts w:ascii="Garamond" w:hAnsi="Garamond"/>
          <w:color w:val="000000" w:themeColor="text1"/>
        </w:rPr>
        <w:t xml:space="preserve"> </w:t>
      </w:r>
      <w:r w:rsidR="00747656" w:rsidRPr="007E3B63">
        <w:rPr>
          <w:rFonts w:ascii="Garamond" w:hAnsi="Garamond"/>
          <w:color w:val="000000" w:themeColor="text1"/>
        </w:rPr>
        <w:t>between the sexes</w:t>
      </w:r>
      <w:r w:rsidR="00A173AF">
        <w:rPr>
          <w:rFonts w:ascii="Garamond" w:hAnsi="Garamond"/>
          <w:color w:val="000000" w:themeColor="text1"/>
        </w:rPr>
        <w:t xml:space="preserve">, </w:t>
      </w:r>
      <w:r w:rsidR="00AF2CE0">
        <w:rPr>
          <w:rFonts w:ascii="Garamond" w:hAnsi="Garamond"/>
          <w:color w:val="000000" w:themeColor="text1"/>
        </w:rPr>
        <w:t>but</w:t>
      </w:r>
      <w:r w:rsidR="00A701C8">
        <w:rPr>
          <w:rFonts w:ascii="Garamond" w:hAnsi="Garamond"/>
          <w:color w:val="000000" w:themeColor="text1"/>
        </w:rPr>
        <w:t xml:space="preserve"> also </w:t>
      </w:r>
      <w:r w:rsidR="00A173AF">
        <w:rPr>
          <w:rFonts w:ascii="Garamond" w:hAnsi="Garamond"/>
          <w:color w:val="000000" w:themeColor="text1"/>
        </w:rPr>
        <w:t>to biolog</w:t>
      </w:r>
      <w:r w:rsidR="00502CB2">
        <w:rPr>
          <w:rFonts w:ascii="Garamond" w:hAnsi="Garamond"/>
          <w:color w:val="000000" w:themeColor="text1"/>
        </w:rPr>
        <w:t>ical factors</w:t>
      </w:r>
      <w:del w:id="54" w:author="Lauren Harrison" w:date="2020-09-26T15:29:00Z">
        <w:r w:rsidR="00A173AF" w:rsidDel="00207C42">
          <w:rPr>
            <w:rFonts w:ascii="Garamond" w:hAnsi="Garamond"/>
            <w:color w:val="000000" w:themeColor="text1"/>
          </w:rPr>
          <w:delText xml:space="preserve"> </w:delText>
        </w:r>
      </w:del>
      <w:r w:rsidR="00A173A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sup&gt;14,15&lt;/sup&gt;","plainTextFormattedCitation":"14,15","previouslyFormattedCitation":"&lt;sup&gt;14,15&lt;/sup&gt;"},"properties":{"noteIndex":0},"schema":"https://github.com/citation-style-language/schema/raw/master/csl-citation.json"}</w:instrText>
      </w:r>
      <w:r w:rsidR="00A173AF">
        <w:rPr>
          <w:rFonts w:ascii="Garamond" w:hAnsi="Garamond"/>
          <w:color w:val="000000" w:themeColor="text1"/>
        </w:rPr>
        <w:fldChar w:fldCharType="separate"/>
      </w:r>
      <w:r w:rsidR="003A2BE2" w:rsidRPr="003A2BE2">
        <w:rPr>
          <w:rFonts w:ascii="Garamond" w:hAnsi="Garamond"/>
          <w:noProof/>
          <w:color w:val="000000" w:themeColor="text1"/>
          <w:vertAlign w:val="superscript"/>
        </w:rPr>
        <w:t>14,15</w:t>
      </w:r>
      <w:r w:rsidR="00A173AF">
        <w:rPr>
          <w:rFonts w:ascii="Garamond" w:hAnsi="Garamond"/>
          <w:color w:val="000000" w:themeColor="text1"/>
        </w:rPr>
        <w:fldChar w:fldCharType="end"/>
      </w:r>
      <w:r w:rsidR="00747656" w:rsidRPr="007E3B63">
        <w:rPr>
          <w:rFonts w:ascii="Garamond" w:hAnsi="Garamond"/>
          <w:color w:val="000000" w:themeColor="text1"/>
        </w:rPr>
        <w:t xml:space="preserve">. </w:t>
      </w:r>
      <w:r w:rsidR="00A173AF">
        <w:rPr>
          <w:rFonts w:ascii="Garamond" w:hAnsi="Garamond"/>
          <w:color w:val="000000" w:themeColor="text1"/>
        </w:rPr>
        <w:t>Some</w:t>
      </w:r>
      <w:r w:rsidR="00A173AF" w:rsidRPr="007E3B63">
        <w:rPr>
          <w:rFonts w:ascii="Garamond" w:hAnsi="Garamond"/>
          <w:color w:val="000000" w:themeColor="text1"/>
        </w:rPr>
        <w:t xml:space="preserve"> </w:t>
      </w:r>
      <w:r w:rsidR="0068698A" w:rsidRPr="007E3B63">
        <w:rPr>
          <w:rFonts w:ascii="Garamond" w:hAnsi="Garamond"/>
          <w:color w:val="000000" w:themeColor="text1"/>
        </w:rPr>
        <w:t>commentators have</w:t>
      </w:r>
      <w:r w:rsidR="00A173AF">
        <w:rPr>
          <w:rFonts w:ascii="Garamond" w:hAnsi="Garamond"/>
          <w:color w:val="000000" w:themeColor="text1"/>
        </w:rPr>
        <w:t>, however,</w:t>
      </w:r>
      <w:r w:rsidR="00987689">
        <w:rPr>
          <w:rFonts w:ascii="Garamond" w:hAnsi="Garamond"/>
          <w:color w:val="000000" w:themeColor="text1"/>
        </w:rPr>
        <w:t xml:space="preserve"> </w:t>
      </w:r>
      <w:r w:rsidR="0068698A" w:rsidRPr="007E3B63">
        <w:rPr>
          <w:rFonts w:ascii="Garamond" w:hAnsi="Garamond"/>
          <w:color w:val="000000" w:themeColor="text1"/>
        </w:rPr>
        <w:t xml:space="preserve">argued </w:t>
      </w:r>
      <w:r w:rsidR="00A173AF">
        <w:rPr>
          <w:rFonts w:ascii="Garamond" w:hAnsi="Garamond"/>
          <w:color w:val="000000" w:themeColor="text1"/>
        </w:rPr>
        <w:t>that</w:t>
      </w:r>
      <w:r w:rsidR="0068698A" w:rsidRPr="007E3B63">
        <w:rPr>
          <w:rFonts w:ascii="Garamond" w:hAnsi="Garamond"/>
          <w:color w:val="000000" w:themeColor="text1"/>
        </w:rPr>
        <w:t xml:space="preserve"> the </w:t>
      </w:r>
      <w:r w:rsidR="00987689">
        <w:rPr>
          <w:rFonts w:ascii="Garamond" w:hAnsi="Garamond"/>
          <w:color w:val="000000" w:themeColor="text1"/>
        </w:rPr>
        <w:t>role</w:t>
      </w:r>
      <w:r w:rsidR="00987689" w:rsidRPr="007E3B63">
        <w:rPr>
          <w:rFonts w:ascii="Garamond" w:hAnsi="Garamond"/>
          <w:color w:val="000000" w:themeColor="text1"/>
        </w:rPr>
        <w:t xml:space="preserve"> </w:t>
      </w:r>
      <w:r w:rsidR="0068698A" w:rsidRPr="007E3B63">
        <w:rPr>
          <w:rFonts w:ascii="Garamond" w:hAnsi="Garamond"/>
          <w:color w:val="000000" w:themeColor="text1"/>
        </w:rPr>
        <w:t>of biolog</w:t>
      </w:r>
      <w:r w:rsidR="00A173AF">
        <w:rPr>
          <w:rFonts w:ascii="Garamond" w:hAnsi="Garamond"/>
          <w:color w:val="000000" w:themeColor="text1"/>
        </w:rPr>
        <w:t>y is</w:t>
      </w:r>
      <w:r w:rsidR="00A701C8">
        <w:rPr>
          <w:rFonts w:ascii="Garamond" w:hAnsi="Garamond"/>
          <w:color w:val="000000" w:themeColor="text1"/>
        </w:rPr>
        <w:t xml:space="preserve"> </w:t>
      </w:r>
      <w:r w:rsidR="00A173AF">
        <w:rPr>
          <w:rFonts w:ascii="Garamond" w:hAnsi="Garamond"/>
          <w:color w:val="000000" w:themeColor="text1"/>
        </w:rPr>
        <w:t xml:space="preserve">underplayed </w:t>
      </w:r>
      <w:r w:rsidR="00723750">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sup&gt;2&lt;/sup&gt;","plainTextFormattedCitation":"2","previouslyFormattedCitation":"&lt;sup&gt;2&lt;/sup&gt;"},"properties":{"noteIndex":0},"schema":"https://github.com/citation-style-language/schema/raw/master/csl-citation.json"}</w:instrText>
      </w:r>
      <w:r w:rsidR="00723750">
        <w:rPr>
          <w:rFonts w:ascii="Garamond" w:hAnsi="Garamond"/>
          <w:color w:val="000000" w:themeColor="text1"/>
        </w:rPr>
        <w:fldChar w:fldCharType="separate"/>
      </w:r>
      <w:r w:rsidR="00723750" w:rsidRPr="00723750">
        <w:rPr>
          <w:rFonts w:ascii="Garamond" w:hAnsi="Garamond"/>
          <w:noProof/>
          <w:color w:val="000000" w:themeColor="text1"/>
          <w:vertAlign w:val="superscript"/>
        </w:rPr>
        <w:t>2</w:t>
      </w:r>
      <w:r w:rsidR="00723750">
        <w:rPr>
          <w:rFonts w:ascii="Garamond" w:hAnsi="Garamond"/>
          <w:color w:val="000000" w:themeColor="text1"/>
        </w:rPr>
        <w:fldChar w:fldCharType="end"/>
      </w:r>
      <w:r w:rsidR="0068698A" w:rsidRPr="007E3B63">
        <w:rPr>
          <w:rFonts w:ascii="Garamond" w:hAnsi="Garamond"/>
          <w:color w:val="000000" w:themeColor="text1"/>
        </w:rPr>
        <w:t>.</w:t>
      </w:r>
      <w:r w:rsidR="00A173AF">
        <w:rPr>
          <w:rFonts w:ascii="Garamond" w:hAnsi="Garamond"/>
          <w:color w:val="000000" w:themeColor="text1"/>
        </w:rPr>
        <w:t xml:space="preserve"> </w:t>
      </w:r>
      <w:r w:rsidR="00520A95">
        <w:rPr>
          <w:rFonts w:ascii="Garamond" w:hAnsi="Garamond"/>
          <w:color w:val="000000" w:themeColor="text1"/>
        </w:rPr>
        <w:t>A</w:t>
      </w:r>
      <w:r w:rsidR="0068698A" w:rsidRPr="007E3B63">
        <w:rPr>
          <w:rFonts w:ascii="Garamond" w:eastAsia="Times New Roman" w:hAnsi="Garamond" w:cs="Times New Roman"/>
          <w:color w:val="000000" w:themeColor="text1"/>
          <w:spacing w:val="-1"/>
        </w:rPr>
        <w:t xml:space="preserve"> </w:t>
      </w:r>
      <w:r w:rsidR="00520A95">
        <w:rPr>
          <w:rFonts w:ascii="Garamond" w:eastAsia="Times New Roman" w:hAnsi="Garamond" w:cs="Times New Roman"/>
          <w:color w:val="000000" w:themeColor="text1"/>
          <w:spacing w:val="-1"/>
        </w:rPr>
        <w:t xml:space="preserve">key </w:t>
      </w:r>
      <w:r w:rsidR="0068698A" w:rsidRPr="007E3B63">
        <w:rPr>
          <w:rFonts w:ascii="Garamond" w:eastAsia="Times New Roman" w:hAnsi="Garamond" w:cs="Times New Roman"/>
          <w:color w:val="000000" w:themeColor="text1"/>
          <w:spacing w:val="-1"/>
        </w:rPr>
        <w:t xml:space="preserve">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t</w:t>
      </w:r>
      <w:r w:rsidR="007A2CB3" w:rsidRPr="007E3B63">
        <w:rPr>
          <w:rFonts w:ascii="Garamond" w:hAnsi="Garamond"/>
          <w:color w:val="000000" w:themeColor="text1"/>
        </w:rPr>
        <w:t xml:space="preserve">hat </w:t>
      </w:r>
      <w:r w:rsidR="00A02F5A" w:rsidRPr="007E3B63">
        <w:rPr>
          <w:rFonts w:ascii="Garamond" w:hAnsi="Garamond"/>
          <w:color w:val="000000" w:themeColor="text1"/>
        </w:rPr>
        <w:t>there is a trend across animal</w:t>
      </w:r>
      <w:r w:rsidR="00502CB2">
        <w:rPr>
          <w:rFonts w:ascii="Garamond" w:hAnsi="Garamond"/>
          <w:color w:val="000000" w:themeColor="text1"/>
        </w:rPr>
        <w:t>s</w:t>
      </w:r>
      <w:r w:rsidR="00A02F5A" w:rsidRPr="007E3B63">
        <w:rPr>
          <w:rFonts w:ascii="Garamond" w:hAnsi="Garamond"/>
          <w:color w:val="000000" w:themeColor="text1"/>
        </w:rPr>
        <w:t xml:space="preserve">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w:t>
      </w:r>
      <w:r w:rsidR="00502CB2">
        <w:rPr>
          <w:rFonts w:ascii="Garamond" w:hAnsi="Garamond"/>
          <w:color w:val="000000" w:themeColor="text1"/>
        </w:rPr>
        <w:t xml:space="preserve">Although </w:t>
      </w:r>
      <w:r w:rsidR="00181504" w:rsidRPr="007E3B63">
        <w:rPr>
          <w:rFonts w:ascii="Garamond" w:hAnsi="Garamond"/>
          <w:color w:val="000000" w:themeColor="text1"/>
        </w:rPr>
        <w:t>true that g</w:t>
      </w:r>
      <w:r w:rsidR="0068698A" w:rsidRPr="007E3B63">
        <w:rPr>
          <w:rFonts w:ascii="Garamond" w:hAnsi="Garamond"/>
          <w:color w:val="000000" w:themeColor="text1"/>
        </w:rPr>
        <w:t xml:space="preserve">reater male </w:t>
      </w:r>
      <w:r w:rsidR="007A2CB3" w:rsidRPr="007E3B63">
        <w:rPr>
          <w:rFonts w:ascii="Garamond" w:hAnsi="Garamond"/>
          <w:color w:val="000000" w:themeColor="text1"/>
        </w:rPr>
        <w:t xml:space="preserve">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the</w:t>
      </w:r>
      <w:r w:rsidR="00AD2D5D" w:rsidRPr="007E3B63">
        <w:rPr>
          <w:rFonts w:ascii="Garamond" w:hAnsi="Garamond"/>
          <w:color w:val="000000" w:themeColor="text1"/>
        </w:rPr>
        <w:t xml:space="preserve"> strength </w:t>
      </w:r>
      <w:r w:rsidR="004835CA">
        <w:rPr>
          <w:rFonts w:ascii="Garamond" w:hAnsi="Garamond"/>
          <w:color w:val="000000" w:themeColor="text1"/>
        </w:rPr>
        <w:t xml:space="preserve">and generality </w:t>
      </w:r>
      <w:r w:rsidR="00AD2D5D" w:rsidRPr="007E3B63">
        <w:rPr>
          <w:rFonts w:ascii="Garamond" w:hAnsi="Garamond"/>
          <w:color w:val="000000" w:themeColor="text1"/>
        </w:rPr>
        <w:t xml:space="preserve">of </w:t>
      </w:r>
      <w:r w:rsidR="00A701C8">
        <w:rPr>
          <w:rFonts w:ascii="Garamond" w:hAnsi="Garamond"/>
          <w:color w:val="000000" w:themeColor="text1"/>
        </w:rPr>
        <w:t>this claim</w:t>
      </w:r>
      <w:r w:rsidR="00AD2D5D" w:rsidRPr="007E3B63">
        <w:rPr>
          <w:rFonts w:ascii="Garamond" w:hAnsi="Garamond"/>
          <w:color w:val="000000" w:themeColor="text1"/>
        </w:rPr>
        <w:t xml:space="preserve"> is </w:t>
      </w:r>
      <w:r w:rsidR="00A701C8">
        <w:rPr>
          <w:rFonts w:ascii="Garamond" w:hAnsi="Garamond"/>
          <w:color w:val="000000" w:themeColor="text1"/>
        </w:rPr>
        <w:t>unclear</w:t>
      </w:r>
      <w:r w:rsidR="00AD2D5D" w:rsidRPr="007E3B63">
        <w:rPr>
          <w:rFonts w:ascii="Garamond" w:hAnsi="Garamond"/>
          <w:color w:val="000000" w:themeColor="text1"/>
        </w:rPr>
        <w:t xml:space="preserve">. </w:t>
      </w:r>
      <w:r w:rsidR="00502CB2">
        <w:rPr>
          <w:rFonts w:ascii="Garamond" w:hAnsi="Garamond"/>
          <w:color w:val="000000" w:themeColor="text1"/>
        </w:rPr>
        <w:t>Specifically, t</w:t>
      </w:r>
      <w:r w:rsidR="00AD2D5D" w:rsidRPr="007E3B63">
        <w:rPr>
          <w:rFonts w:ascii="Garamond" w:hAnsi="Garamond"/>
          <w:color w:val="000000" w:themeColor="text1"/>
        </w:rPr>
        <w:t xml:space="preserve">he </w:t>
      </w:r>
      <w:r w:rsidR="00A701C8">
        <w:rPr>
          <w:rFonts w:ascii="Garamond" w:hAnsi="Garamond"/>
          <w:color w:val="000000" w:themeColor="text1"/>
        </w:rPr>
        <w:t>strongest</w:t>
      </w:r>
      <w:r w:rsidR="00A701C8" w:rsidRPr="007E3B63">
        <w:rPr>
          <w:rFonts w:ascii="Garamond" w:hAnsi="Garamond"/>
          <w:color w:val="000000" w:themeColor="text1"/>
        </w:rPr>
        <w:t xml:space="preserve"> </w:t>
      </w:r>
      <w:r w:rsidR="00AD2D5D" w:rsidRPr="007E3B63">
        <w:rPr>
          <w:rFonts w:ascii="Garamond" w:hAnsi="Garamond"/>
          <w:color w:val="000000" w:themeColor="text1"/>
        </w:rPr>
        <w:t xml:space="preserve">evidence </w:t>
      </w:r>
      <w:r w:rsidR="00502CB2">
        <w:rPr>
          <w:rFonts w:ascii="Garamond" w:hAnsi="Garamond"/>
          <w:color w:val="000000" w:themeColor="text1"/>
        </w:rPr>
        <w:t>is</w:t>
      </w:r>
      <w:r w:rsidR="00502CB2" w:rsidRPr="007E3B63">
        <w:rPr>
          <w:rFonts w:ascii="Garamond" w:hAnsi="Garamond"/>
          <w:color w:val="000000" w:themeColor="text1"/>
        </w:rPr>
        <w:t xml:space="preserve"> </w:t>
      </w:r>
      <w:r w:rsidR="00502CB2">
        <w:rPr>
          <w:rFonts w:ascii="Garamond" w:hAnsi="Garamond"/>
          <w:color w:val="000000" w:themeColor="text1"/>
        </w:rPr>
        <w:t>for</w:t>
      </w:r>
      <w:r w:rsidR="00AD2D5D" w:rsidRPr="007E3B63">
        <w:rPr>
          <w:rFonts w:ascii="Garamond" w:hAnsi="Garamond"/>
          <w:color w:val="000000" w:themeColor="text1"/>
        </w:rPr>
        <w:t xml:space="preserve">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w:t>
      </w:r>
      <w:del w:id="55" w:author="Lauren Harrison" w:date="2020-09-26T11:52:00Z">
        <w:r w:rsidR="00AD2D5D" w:rsidRPr="007E3B63" w:rsidDel="00E20F42">
          <w:rPr>
            <w:rFonts w:ascii="Garamond" w:hAnsi="Garamond"/>
            <w:color w:val="000000" w:themeColor="text1"/>
          </w:rPr>
          <w:delText xml:space="preserve">courtship, </w:delText>
        </w:r>
      </w:del>
      <w:r w:rsidR="00AD2D5D" w:rsidRPr="007E3B63">
        <w:rPr>
          <w:rFonts w:ascii="Garamond" w:hAnsi="Garamond"/>
          <w:color w:val="000000" w:themeColor="text1"/>
        </w:rPr>
        <w:t>weaponry and body</w:t>
      </w:r>
      <w:r w:rsidR="00AA3D2E">
        <w:rPr>
          <w:rFonts w:ascii="Garamond" w:hAnsi="Garamond"/>
          <w:color w:val="000000" w:themeColor="text1"/>
        </w:rPr>
        <w:t xml:space="preserve"> size</w:t>
      </w:r>
      <w:del w:id="56" w:author="Lauren Harrison" w:date="2020-09-26T15:29:00Z">
        <w:r w:rsidR="00AD2D5D" w:rsidRPr="007E3B63" w:rsidDel="00207C42">
          <w:rPr>
            <w:rFonts w:ascii="Garamond" w:hAnsi="Garamond"/>
            <w:color w:val="000000" w:themeColor="text1"/>
          </w:rPr>
          <w:delText xml:space="preserve"> </w:delText>
        </w:r>
      </w:del>
      <w:r w:rsidR="00DB4160">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DB4160">
        <w:rPr>
          <w:rFonts w:ascii="Garamond" w:hAnsi="Garamond"/>
          <w:color w:val="000000" w:themeColor="text1"/>
        </w:rPr>
        <w:fldChar w:fldCharType="separate"/>
      </w:r>
      <w:r w:rsidR="003A2BE2" w:rsidRPr="003A2BE2">
        <w:rPr>
          <w:rFonts w:ascii="Garamond" w:hAnsi="Garamond"/>
          <w:noProof/>
          <w:color w:val="000000" w:themeColor="text1"/>
          <w:vertAlign w:val="superscript"/>
        </w:rPr>
        <w:t>16–18</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502CB2">
        <w:rPr>
          <w:rFonts w:ascii="Garamond" w:hAnsi="Garamond"/>
          <w:color w:val="000000" w:themeColor="text1"/>
        </w:rPr>
        <w:t xml:space="preserve">To date, </w:t>
      </w:r>
      <w:r w:rsidR="004D69F1">
        <w:rPr>
          <w:rFonts w:ascii="Garamond" w:hAnsi="Garamond"/>
          <w:color w:val="000000" w:themeColor="text1"/>
        </w:rPr>
        <w:t xml:space="preserve">the </w:t>
      </w:r>
      <w:r w:rsidR="00A10A43" w:rsidRPr="007E3B63">
        <w:rPr>
          <w:rFonts w:ascii="Garamond" w:hAnsi="Garamond"/>
          <w:color w:val="000000" w:themeColor="text1"/>
        </w:rPr>
        <w:t>evidence is</w:t>
      </w:r>
      <w:r w:rsidR="00502CB2">
        <w:rPr>
          <w:rFonts w:ascii="Garamond" w:hAnsi="Garamond"/>
          <w:color w:val="000000" w:themeColor="text1"/>
        </w:rPr>
        <w:t xml:space="preserve"> </w:t>
      </w:r>
      <w:r w:rsidR="002622D3">
        <w:rPr>
          <w:rFonts w:ascii="Garamond" w:hAnsi="Garamond"/>
          <w:color w:val="000000" w:themeColor="text1"/>
        </w:rPr>
        <w:t>weak or</w:t>
      </w:r>
      <w:r w:rsidR="002622D3" w:rsidRPr="007E3B63">
        <w:rPr>
          <w:rFonts w:ascii="Garamond" w:hAnsi="Garamond"/>
          <w:color w:val="000000" w:themeColor="text1"/>
        </w:rPr>
        <w:t xml:space="preserve"> </w:t>
      </w:r>
      <w:r w:rsidR="007066E5" w:rsidRPr="007E3B63">
        <w:rPr>
          <w:rFonts w:ascii="Garamond" w:hAnsi="Garamond"/>
          <w:color w:val="000000" w:themeColor="text1"/>
        </w:rPr>
        <w:t>absent</w:t>
      </w:r>
      <w:r w:rsidR="00A10A43" w:rsidRPr="007E3B63">
        <w:rPr>
          <w:rFonts w:ascii="Garamond" w:hAnsi="Garamond"/>
          <w:color w:val="000000" w:themeColor="text1"/>
        </w:rPr>
        <w:t xml:space="preserve"> for </w:t>
      </w:r>
      <w:r w:rsidR="00502CB2">
        <w:rPr>
          <w:rFonts w:ascii="Garamond" w:hAnsi="Garamond"/>
          <w:color w:val="000000" w:themeColor="text1"/>
        </w:rPr>
        <w:t xml:space="preserve">greater male variability for </w:t>
      </w:r>
      <w:r w:rsidR="00A10A43" w:rsidRPr="007E3B63">
        <w:rPr>
          <w:rFonts w:ascii="Garamond" w:hAnsi="Garamond"/>
          <w:color w:val="000000" w:themeColor="text1"/>
        </w:rPr>
        <w:t xml:space="preserve">behaviours </w:t>
      </w:r>
      <w:r w:rsidR="00520A95">
        <w:rPr>
          <w:rFonts w:ascii="Garamond" w:hAnsi="Garamond"/>
          <w:color w:val="000000" w:themeColor="text1"/>
        </w:rPr>
        <w:t>exhibited</w:t>
      </w:r>
      <w:r w:rsidR="00A10A43" w:rsidRPr="007E3B63">
        <w:rPr>
          <w:rFonts w:ascii="Garamond" w:hAnsi="Garamond"/>
          <w:color w:val="000000" w:themeColor="text1"/>
        </w:rPr>
        <w:t xml:space="preserve"> by both sexes</w:t>
      </w:r>
      <w:del w:id="57" w:author="Lauren Harrison" w:date="2020-09-26T15:29:00Z">
        <w:r w:rsidR="00300532" w:rsidDel="00207C42">
          <w:rPr>
            <w:rFonts w:ascii="Garamond" w:hAnsi="Garamond"/>
            <w:color w:val="000000" w:themeColor="text1"/>
          </w:rPr>
          <w:delText xml:space="preserve"> </w:delText>
        </w:r>
      </w:del>
      <w:r w:rsidR="002622D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19,20&lt;/sup&gt;","plainTextFormattedCitation":"19,20","previouslyFormattedCitation":"&lt;sup&gt;19,20&lt;/sup&gt;"},"properties":{"noteIndex":0},"schema":"https://github.com/citation-style-language/schema/raw/master/csl-citation.json"}</w:instrText>
      </w:r>
      <w:r w:rsidR="002622D3">
        <w:rPr>
          <w:rFonts w:ascii="Garamond" w:hAnsi="Garamond"/>
          <w:color w:val="000000" w:themeColor="text1"/>
        </w:rPr>
        <w:fldChar w:fldCharType="separate"/>
      </w:r>
      <w:r w:rsidR="003A2BE2" w:rsidRPr="003A2BE2">
        <w:rPr>
          <w:rFonts w:ascii="Garamond" w:hAnsi="Garamond"/>
          <w:noProof/>
          <w:color w:val="000000" w:themeColor="text1"/>
          <w:vertAlign w:val="superscript"/>
        </w:rPr>
        <w:t>19,20</w:t>
      </w:r>
      <w:r w:rsidR="002622D3">
        <w:rPr>
          <w:rFonts w:ascii="Garamond" w:hAnsi="Garamond"/>
          <w:color w:val="000000" w:themeColor="text1"/>
        </w:rPr>
        <w:fldChar w:fldCharType="end"/>
      </w:r>
      <w:r w:rsidR="002622D3" w:rsidRPr="007E3B63">
        <w:rPr>
          <w:rFonts w:ascii="Garamond" w:hAnsi="Garamond"/>
          <w:color w:val="000000" w:themeColor="text1"/>
        </w:rPr>
        <w:t>.</w:t>
      </w:r>
      <w:r w:rsidR="00A10A43"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511A7343" w14:textId="30F3B654" w:rsidR="00475D1C" w:rsidRDefault="00F74724" w:rsidP="004835CA">
      <w:pPr>
        <w:ind w:firstLine="360"/>
        <w:rPr>
          <w:rFonts w:ascii="Garamond" w:hAnsi="Garamond"/>
          <w:color w:val="000000" w:themeColor="text1"/>
        </w:rPr>
      </w:pPr>
      <w:r>
        <w:rPr>
          <w:rFonts w:ascii="Garamond" w:hAnsi="Garamond"/>
          <w:color w:val="000000" w:themeColor="text1"/>
        </w:rPr>
        <w:t xml:space="preserve">Human personality is </w:t>
      </w:r>
      <w:r w:rsidRPr="00B769C0">
        <w:rPr>
          <w:rFonts w:ascii="Garamond" w:hAnsi="Garamond"/>
          <w:color w:val="000000" w:themeColor="text1"/>
        </w:rPr>
        <w:t xml:space="preserve">often quantified by classifying individuals </w:t>
      </w:r>
      <w:r w:rsidR="00B66943">
        <w:rPr>
          <w:rFonts w:ascii="Garamond" w:hAnsi="Garamond"/>
          <w:color w:val="000000" w:themeColor="text1"/>
        </w:rPr>
        <w:t xml:space="preserve">of both sexes </w:t>
      </w:r>
      <w:r w:rsidRPr="00B769C0">
        <w:rPr>
          <w:rFonts w:ascii="Garamond" w:hAnsi="Garamond"/>
          <w:color w:val="000000" w:themeColor="text1"/>
        </w:rPr>
        <w:t>based on their scores for five components of behaviour</w:t>
      </w:r>
      <w:r>
        <w:rPr>
          <w:rFonts w:ascii="Garamond" w:hAnsi="Garamond"/>
          <w:color w:val="000000" w:themeColor="text1"/>
        </w:rPr>
        <w:t xml:space="preserve"> (the ‘Big Five’)</w:t>
      </w:r>
      <w:r w:rsidRPr="00B769C0">
        <w:rPr>
          <w:rFonts w:ascii="Garamond" w:hAnsi="Garamond"/>
          <w:color w:val="000000" w:themeColor="text1"/>
        </w:rPr>
        <w:t>: extraversion, neuroticism, openness,</w:t>
      </w:r>
      <w:r w:rsidR="00A701C8">
        <w:rPr>
          <w:rFonts w:ascii="Garamond" w:hAnsi="Garamond"/>
          <w:color w:val="000000" w:themeColor="text1"/>
        </w:rPr>
        <w:t xml:space="preserve"> </w:t>
      </w:r>
      <w:r w:rsidRPr="00B769C0">
        <w:rPr>
          <w:rFonts w:ascii="Garamond" w:hAnsi="Garamond"/>
          <w:color w:val="000000" w:themeColor="text1"/>
        </w:rPr>
        <w:t>conscientiousness and agreeableness</w:t>
      </w:r>
      <w:del w:id="58" w:author="Lauren Harrison" w:date="2020-09-26T15:29:00Z">
        <w:r w:rsidRPr="00B769C0" w:rsidDel="00207C42">
          <w:rPr>
            <w:rFonts w:ascii="Garamond" w:hAnsi="Garamond"/>
            <w:color w:val="000000" w:themeColor="text1"/>
          </w:rPr>
          <w:delText xml:space="preserve"> </w:delText>
        </w:r>
      </w:del>
      <w:r w:rsidRPr="00B769C0">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sup&gt;21&lt;/sup&gt;","plainTextFormattedCitation":"21","previouslyFormattedCitation":"&lt;sup&gt;21&lt;/sup&gt;"},"properties":{"noteIndex":0},"schema":"https://github.com/citation-style-language/schema/raw/master/csl-citation.json"}</w:instrText>
      </w:r>
      <w:r w:rsidRPr="00B769C0">
        <w:rPr>
          <w:rFonts w:ascii="Garamond" w:hAnsi="Garamond"/>
          <w:color w:val="000000" w:themeColor="text1"/>
        </w:rPr>
        <w:fldChar w:fldCharType="separate"/>
      </w:r>
      <w:r w:rsidR="003A2BE2" w:rsidRPr="003A2BE2">
        <w:rPr>
          <w:rFonts w:ascii="Garamond" w:hAnsi="Garamond"/>
          <w:noProof/>
          <w:color w:val="000000" w:themeColor="text1"/>
          <w:vertAlign w:val="superscript"/>
        </w:rPr>
        <w:t>21</w:t>
      </w:r>
      <w:r w:rsidRPr="00B769C0">
        <w:rPr>
          <w:rFonts w:ascii="Garamond" w:hAnsi="Garamond"/>
          <w:color w:val="000000" w:themeColor="text1"/>
        </w:rPr>
        <w:fldChar w:fldCharType="end"/>
      </w:r>
      <w:r>
        <w:rPr>
          <w:rFonts w:ascii="Garamond" w:hAnsi="Garamond"/>
          <w:color w:val="000000" w:themeColor="text1"/>
        </w:rPr>
        <w:t xml:space="preserve">. </w:t>
      </w:r>
      <w:r w:rsidR="003467F1">
        <w:rPr>
          <w:rFonts w:ascii="Garamond" w:hAnsi="Garamond"/>
          <w:color w:val="000000" w:themeColor="text1"/>
        </w:rPr>
        <w:t>Individuals</w:t>
      </w:r>
      <w:r w:rsidR="00A701C8" w:rsidRPr="00B769C0">
        <w:rPr>
          <w:rFonts w:ascii="Garamond" w:hAnsi="Garamond"/>
          <w:color w:val="000000" w:themeColor="text1"/>
        </w:rPr>
        <w:t xml:space="preserve"> </w:t>
      </w:r>
      <w:r w:rsidRPr="00B769C0">
        <w:rPr>
          <w:rFonts w:ascii="Garamond" w:hAnsi="Garamond"/>
          <w:color w:val="000000" w:themeColor="text1"/>
        </w:rPr>
        <w:t xml:space="preserve">tend to </w:t>
      </w:r>
      <w:r w:rsidR="00B66943">
        <w:rPr>
          <w:rFonts w:ascii="Garamond" w:hAnsi="Garamond"/>
          <w:color w:val="000000" w:themeColor="text1"/>
        </w:rPr>
        <w:t>have repeatable</w:t>
      </w:r>
      <w:r w:rsidR="00A701C8" w:rsidRPr="00B769C0">
        <w:rPr>
          <w:rFonts w:ascii="Garamond" w:hAnsi="Garamond"/>
          <w:color w:val="000000" w:themeColor="text1"/>
        </w:rPr>
        <w:t xml:space="preserve"> </w:t>
      </w:r>
      <w:r w:rsidRPr="00B769C0">
        <w:rPr>
          <w:rFonts w:ascii="Garamond" w:hAnsi="Garamond"/>
          <w:color w:val="000000" w:themeColor="text1"/>
        </w:rPr>
        <w:t xml:space="preserve">personality </w:t>
      </w:r>
      <w:r w:rsidR="00A701C8">
        <w:rPr>
          <w:rFonts w:ascii="Garamond" w:hAnsi="Garamond"/>
          <w:color w:val="000000" w:themeColor="text1"/>
        </w:rPr>
        <w:t>scores</w:t>
      </w:r>
      <w:r w:rsidR="00A701C8" w:rsidRPr="00B769C0">
        <w:rPr>
          <w:rFonts w:ascii="Garamond" w:hAnsi="Garamond"/>
          <w:color w:val="000000" w:themeColor="text1"/>
        </w:rPr>
        <w:t xml:space="preserve"> </w:t>
      </w:r>
      <w:r w:rsidRPr="00B769C0">
        <w:rPr>
          <w:rFonts w:ascii="Garamond" w:hAnsi="Garamond"/>
          <w:color w:val="000000" w:themeColor="text1"/>
        </w:rPr>
        <w:t>over time</w:t>
      </w:r>
      <w:r w:rsidRPr="007E3B63">
        <w:rPr>
          <w:rFonts w:ascii="Garamond" w:hAnsi="Garamond"/>
          <w:color w:val="000000" w:themeColor="text1"/>
        </w:rPr>
        <w:t>.</w:t>
      </w:r>
      <w:r>
        <w:rPr>
          <w:rFonts w:ascii="Garamond" w:hAnsi="Garamond"/>
          <w:color w:val="000000" w:themeColor="text1"/>
        </w:rPr>
        <w:t xml:space="preserve"> </w:t>
      </w:r>
      <w:r w:rsidR="00747878" w:rsidRPr="007E3B63">
        <w:rPr>
          <w:rFonts w:ascii="Garamond" w:hAnsi="Garamond"/>
          <w:color w:val="000000" w:themeColor="text1"/>
        </w:rPr>
        <w:t xml:space="preserve">In the last 15 years, </w:t>
      </w:r>
      <w:r w:rsidR="003467F1">
        <w:rPr>
          <w:rFonts w:ascii="Garamond" w:hAnsi="Garamond"/>
          <w:color w:val="000000" w:themeColor="text1"/>
        </w:rPr>
        <w:t xml:space="preserve">comparable </w:t>
      </w:r>
      <w:r w:rsidR="00747878">
        <w:rPr>
          <w:rFonts w:ascii="Garamond" w:hAnsi="Garamond"/>
          <w:color w:val="000000" w:themeColor="text1"/>
        </w:rPr>
        <w:t>e</w:t>
      </w:r>
      <w:r w:rsidR="00747878" w:rsidRPr="007E3B63">
        <w:rPr>
          <w:rFonts w:ascii="Garamond" w:hAnsi="Garamond"/>
          <w:color w:val="000000" w:themeColor="text1"/>
        </w:rPr>
        <w:t xml:space="preserve">vidence </w:t>
      </w:r>
      <w:r w:rsidR="00747878">
        <w:rPr>
          <w:rFonts w:ascii="Garamond" w:hAnsi="Garamond"/>
          <w:color w:val="000000" w:themeColor="text1"/>
        </w:rPr>
        <w:t xml:space="preserve">has emerged </w:t>
      </w:r>
      <w:r w:rsidR="00747878" w:rsidRPr="007E3B63">
        <w:rPr>
          <w:rFonts w:ascii="Garamond" w:hAnsi="Garamond"/>
          <w:color w:val="000000" w:themeColor="text1"/>
        </w:rPr>
        <w:t xml:space="preserve">for consistent </w:t>
      </w:r>
      <w:r w:rsidR="00747878">
        <w:rPr>
          <w:rFonts w:ascii="Garamond" w:hAnsi="Garamond"/>
          <w:color w:val="000000" w:themeColor="text1"/>
        </w:rPr>
        <w:t xml:space="preserve">behavioural </w:t>
      </w:r>
      <w:r w:rsidR="00747878" w:rsidRPr="007E3B63">
        <w:rPr>
          <w:rFonts w:ascii="Garamond" w:hAnsi="Garamond"/>
          <w:color w:val="000000" w:themeColor="text1"/>
        </w:rPr>
        <w:t>difference</w:t>
      </w:r>
      <w:r w:rsidR="00747878">
        <w:rPr>
          <w:rFonts w:ascii="Garamond" w:hAnsi="Garamond"/>
          <w:color w:val="000000" w:themeColor="text1"/>
        </w:rPr>
        <w:t>s</w:t>
      </w:r>
      <w:r w:rsidR="00747878" w:rsidRPr="007E3B63">
        <w:rPr>
          <w:rFonts w:ascii="Garamond" w:hAnsi="Garamond"/>
          <w:color w:val="000000" w:themeColor="text1"/>
        </w:rPr>
        <w:t xml:space="preserve"> </w:t>
      </w:r>
      <w:r w:rsidR="00747878">
        <w:rPr>
          <w:rFonts w:ascii="Garamond" w:hAnsi="Garamond"/>
          <w:color w:val="000000" w:themeColor="text1"/>
        </w:rPr>
        <w:t>in</w:t>
      </w:r>
      <w:r w:rsidR="00747878" w:rsidRPr="007E3B63">
        <w:rPr>
          <w:rFonts w:ascii="Garamond" w:hAnsi="Garamond"/>
          <w:color w:val="000000" w:themeColor="text1"/>
        </w:rPr>
        <w:t xml:space="preserve"> animals </w:t>
      </w:r>
      <w:r w:rsidR="00747878">
        <w:rPr>
          <w:rFonts w:ascii="Garamond" w:hAnsi="Garamond"/>
          <w:color w:val="000000" w:themeColor="text1"/>
        </w:rPr>
        <w:t xml:space="preserve">that </w:t>
      </w:r>
      <w:r w:rsidR="00747878" w:rsidRPr="007E3B63">
        <w:rPr>
          <w:rFonts w:ascii="Garamond" w:hAnsi="Garamond"/>
          <w:color w:val="000000" w:themeColor="text1"/>
        </w:rPr>
        <w:t xml:space="preserve">are akin to variation in </w:t>
      </w:r>
      <w:r w:rsidR="00747878">
        <w:rPr>
          <w:rFonts w:ascii="Garamond" w:hAnsi="Garamond"/>
          <w:color w:val="000000" w:themeColor="text1"/>
        </w:rPr>
        <w:t xml:space="preserve">human </w:t>
      </w:r>
      <w:r w:rsidR="00747878" w:rsidRPr="007E3B63">
        <w:rPr>
          <w:rFonts w:ascii="Garamond" w:hAnsi="Garamond"/>
          <w:color w:val="000000" w:themeColor="text1"/>
        </w:rPr>
        <w:t xml:space="preserve">personality. </w:t>
      </w:r>
      <w:r w:rsidR="003467F1">
        <w:rPr>
          <w:rFonts w:ascii="Garamond" w:hAnsi="Garamond"/>
          <w:color w:val="000000" w:themeColor="text1"/>
        </w:rPr>
        <w:t>These</w:t>
      </w:r>
      <w:r w:rsidR="00AD5095">
        <w:rPr>
          <w:rFonts w:ascii="Garamond" w:hAnsi="Garamond"/>
          <w:color w:val="000000" w:themeColor="text1"/>
        </w:rPr>
        <w:t xml:space="preserve"> </w:t>
      </w:r>
      <w:r w:rsidR="00747878" w:rsidRPr="007E3B63">
        <w:rPr>
          <w:rFonts w:ascii="Garamond" w:hAnsi="Garamond"/>
          <w:color w:val="000000" w:themeColor="text1"/>
        </w:rPr>
        <w:t>animal behaviour</w:t>
      </w:r>
      <w:r w:rsidR="00A701C8">
        <w:rPr>
          <w:rFonts w:ascii="Garamond" w:hAnsi="Garamond"/>
          <w:color w:val="000000" w:themeColor="text1"/>
        </w:rPr>
        <w:t xml:space="preserve">s </w:t>
      </w:r>
      <w:r w:rsidR="003467F1">
        <w:rPr>
          <w:rFonts w:ascii="Garamond" w:hAnsi="Garamond"/>
          <w:color w:val="000000" w:themeColor="text1"/>
        </w:rPr>
        <w:t>ate often</w:t>
      </w:r>
      <w:r w:rsidR="00AD5095">
        <w:rPr>
          <w:rFonts w:ascii="Garamond" w:hAnsi="Garamond"/>
          <w:color w:val="000000" w:themeColor="text1"/>
        </w:rPr>
        <w:t xml:space="preserve"> grouped </w:t>
      </w:r>
      <w:r w:rsidR="00747878" w:rsidRPr="007E3B63">
        <w:rPr>
          <w:rFonts w:ascii="Garamond" w:hAnsi="Garamond"/>
          <w:color w:val="000000" w:themeColor="text1"/>
        </w:rPr>
        <w:t xml:space="preserve">into five </w:t>
      </w:r>
      <w:r w:rsidR="00AF2CE0">
        <w:rPr>
          <w:rFonts w:ascii="Garamond" w:hAnsi="Garamond"/>
          <w:color w:val="000000" w:themeColor="text1"/>
        </w:rPr>
        <w:t xml:space="preserve">personality </w:t>
      </w:r>
      <w:r w:rsidR="00747878">
        <w:rPr>
          <w:rFonts w:ascii="Garamond" w:hAnsi="Garamond"/>
          <w:color w:val="000000" w:themeColor="text1"/>
        </w:rPr>
        <w:t>axes</w:t>
      </w:r>
      <w:r w:rsidR="00747878" w:rsidRPr="007E3B63">
        <w:rPr>
          <w:rFonts w:ascii="Garamond" w:hAnsi="Garamond"/>
          <w:color w:val="000000" w:themeColor="text1"/>
        </w:rPr>
        <w:t xml:space="preserve"> that </w:t>
      </w:r>
      <w:r w:rsidR="003467F1">
        <w:rPr>
          <w:rFonts w:ascii="Garamond" w:hAnsi="Garamond"/>
          <w:color w:val="000000" w:themeColor="text1"/>
        </w:rPr>
        <w:t>loosely</w:t>
      </w:r>
      <w:r w:rsidR="003467F1" w:rsidRPr="007E3B63">
        <w:rPr>
          <w:rFonts w:ascii="Garamond" w:hAnsi="Garamond"/>
          <w:color w:val="000000" w:themeColor="text1"/>
        </w:rPr>
        <w:t xml:space="preserve"> </w:t>
      </w:r>
      <w:r w:rsidR="00747878" w:rsidRPr="007E3B63">
        <w:rPr>
          <w:rFonts w:ascii="Garamond" w:hAnsi="Garamond"/>
          <w:color w:val="000000" w:themeColor="text1"/>
        </w:rPr>
        <w:t>resemble those in humans: activity, aggression, boldness, exploration and sociability</w:t>
      </w:r>
      <w:del w:id="59" w:author="Lauren Harrison" w:date="2020-09-26T15:29:00Z">
        <w:r w:rsidR="00747878" w:rsidRPr="007E3B63" w:rsidDel="00207C42">
          <w:rPr>
            <w:rFonts w:ascii="Garamond" w:hAnsi="Garamond"/>
            <w:color w:val="000000" w:themeColor="text1"/>
          </w:rPr>
          <w:delText xml:space="preserve"> </w:delText>
        </w:r>
      </w:del>
      <w:r w:rsidR="00747878">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lt;/sup&gt;","plainTextFormattedCitation":"22","previouslyFormattedCitation":"&lt;sup&gt;22&lt;/sup&gt;"},"properties":{"noteIndex":0},"schema":"https://github.com/citation-style-language/schema/raw/master/csl-citation.json"}</w:instrText>
      </w:r>
      <w:r w:rsidR="00747878">
        <w:rPr>
          <w:rFonts w:ascii="Garamond" w:hAnsi="Garamond"/>
          <w:color w:val="000000" w:themeColor="text1"/>
        </w:rPr>
        <w:fldChar w:fldCharType="separate"/>
      </w:r>
      <w:r w:rsidR="003A2BE2" w:rsidRPr="003A2BE2">
        <w:rPr>
          <w:rFonts w:ascii="Garamond" w:hAnsi="Garamond"/>
          <w:noProof/>
          <w:color w:val="000000" w:themeColor="text1"/>
          <w:vertAlign w:val="superscript"/>
        </w:rPr>
        <w:t>22</w:t>
      </w:r>
      <w:r w:rsidR="00747878">
        <w:rPr>
          <w:rFonts w:ascii="Garamond" w:hAnsi="Garamond"/>
          <w:color w:val="000000" w:themeColor="text1"/>
        </w:rPr>
        <w:fldChar w:fldCharType="end"/>
      </w:r>
      <w:r w:rsidR="00747878">
        <w:rPr>
          <w:rFonts w:ascii="Garamond" w:hAnsi="Garamond"/>
          <w:color w:val="000000" w:themeColor="text1"/>
        </w:rPr>
        <w:t>.</w:t>
      </w:r>
      <w:r w:rsidR="004D69F1">
        <w:rPr>
          <w:rFonts w:ascii="Garamond" w:hAnsi="Garamond"/>
          <w:color w:val="000000" w:themeColor="text1"/>
        </w:rPr>
        <w:t xml:space="preserve"> It is therefore now possible to test for greater male variability in personality traits in animals.</w:t>
      </w:r>
    </w:p>
    <w:p w14:paraId="50970A5B" w14:textId="77777777" w:rsidR="00475D1C" w:rsidRDefault="00475D1C" w:rsidP="004835CA">
      <w:pPr>
        <w:ind w:firstLine="360"/>
        <w:rPr>
          <w:rFonts w:ascii="Garamond" w:hAnsi="Garamond"/>
          <w:color w:val="000000" w:themeColor="text1"/>
        </w:rPr>
      </w:pPr>
    </w:p>
    <w:p w14:paraId="2C1D4C98" w14:textId="18818EF6" w:rsidR="009A1BC7" w:rsidDel="003117B0" w:rsidRDefault="00F2045D" w:rsidP="003117B0">
      <w:pPr>
        <w:ind w:firstLine="360"/>
        <w:rPr>
          <w:del w:id="60" w:author="Lauren Harrison" w:date="2020-09-28T19:41:00Z"/>
          <w:rFonts w:ascii="Garamond" w:hAnsi="Garamond"/>
          <w:color w:val="000000" w:themeColor="text1"/>
        </w:rPr>
      </w:pPr>
      <w:ins w:id="61" w:author="Lauren Harrison" w:date="2020-09-26T16:33:00Z">
        <w:r>
          <w:rPr>
            <w:rFonts w:ascii="Garamond" w:hAnsi="Garamond"/>
            <w:color w:val="000000" w:themeColor="text1"/>
          </w:rPr>
          <w:t>T</w:t>
        </w:r>
      </w:ins>
      <w:ins w:id="62" w:author="Lauren Harrison" w:date="2020-09-26T16:32:00Z">
        <w:r w:rsidR="003E3DA6">
          <w:rPr>
            <w:rFonts w:ascii="Garamond" w:hAnsi="Garamond"/>
            <w:color w:val="000000" w:themeColor="text1"/>
          </w:rPr>
          <w:t>here</w:t>
        </w:r>
      </w:ins>
      <w:ins w:id="63" w:author="Lauren Harrison" w:date="2020-09-26T16:31:00Z">
        <w:r w:rsidR="00C86519">
          <w:rPr>
            <w:rFonts w:ascii="Garamond" w:hAnsi="Garamond"/>
            <w:color w:val="000000" w:themeColor="text1"/>
          </w:rPr>
          <w:t xml:space="preserve"> are several, non-mutually-exclusive explanations </w:t>
        </w:r>
      </w:ins>
      <w:del w:id="64" w:author="Lauren Harrison" w:date="2020-09-26T16:31:00Z">
        <w:r w:rsidR="003F7DA2" w:rsidRPr="007E3B63" w:rsidDel="00C86519">
          <w:rPr>
            <w:rFonts w:ascii="Garamond" w:hAnsi="Garamond"/>
            <w:color w:val="000000" w:themeColor="text1"/>
          </w:rPr>
          <w:delText xml:space="preserve">The </w:delText>
        </w:r>
        <w:r w:rsidR="00665F28" w:rsidRPr="007E3B63" w:rsidDel="00C86519">
          <w:rPr>
            <w:rFonts w:ascii="Garamond" w:hAnsi="Garamond"/>
            <w:color w:val="000000" w:themeColor="text1"/>
          </w:rPr>
          <w:delText>four</w:delText>
        </w:r>
        <w:r w:rsidR="003F7DA2" w:rsidRPr="007E3B63" w:rsidDel="00C86519">
          <w:rPr>
            <w:rFonts w:ascii="Garamond" w:hAnsi="Garamond"/>
            <w:color w:val="000000" w:themeColor="text1"/>
          </w:rPr>
          <w:delText xml:space="preserve"> main</w:delText>
        </w:r>
        <w:r w:rsidR="00770FA5" w:rsidRPr="007E3B63" w:rsidDel="00C86519">
          <w:rPr>
            <w:rFonts w:ascii="Garamond" w:hAnsi="Garamond"/>
            <w:color w:val="000000" w:themeColor="text1"/>
          </w:rPr>
          <w:delText xml:space="preserve">, </w:delText>
        </w:r>
        <w:r w:rsidR="007D0E15" w:rsidRPr="007E3B63" w:rsidDel="00C86519">
          <w:rPr>
            <w:rFonts w:ascii="Garamond" w:hAnsi="Garamond"/>
            <w:color w:val="000000" w:themeColor="text1"/>
          </w:rPr>
          <w:delText>non-mutually</w:delText>
        </w:r>
        <w:r w:rsidR="00770FA5" w:rsidRPr="007E3B63" w:rsidDel="00C86519">
          <w:rPr>
            <w:rFonts w:ascii="Garamond" w:hAnsi="Garamond"/>
            <w:color w:val="000000" w:themeColor="text1"/>
          </w:rPr>
          <w:delText>-exclusive</w:delText>
        </w:r>
        <w:r w:rsidR="003F7DA2" w:rsidRPr="007E3B63" w:rsidDel="00C86519">
          <w:rPr>
            <w:rFonts w:ascii="Garamond" w:hAnsi="Garamond"/>
            <w:color w:val="000000" w:themeColor="text1"/>
          </w:rPr>
          <w:delText xml:space="preserve"> explanations </w:delText>
        </w:r>
      </w:del>
      <w:r w:rsidR="003F7DA2" w:rsidRPr="007E3B63">
        <w:rPr>
          <w:rFonts w:ascii="Garamond" w:hAnsi="Garamond"/>
          <w:color w:val="000000" w:themeColor="text1"/>
        </w:rPr>
        <w:t xml:space="preserve">invoked by biologists </w:t>
      </w:r>
      <w:r w:rsidR="00852D7C">
        <w:rPr>
          <w:rFonts w:ascii="Garamond" w:hAnsi="Garamond"/>
          <w:color w:val="000000" w:themeColor="text1"/>
        </w:rPr>
        <w:t xml:space="preserve">to explain </w:t>
      </w:r>
      <w:r w:rsidR="00A47A06">
        <w:rPr>
          <w:rFonts w:ascii="Garamond" w:hAnsi="Garamond"/>
          <w:color w:val="000000" w:themeColor="text1"/>
        </w:rPr>
        <w:t xml:space="preserve">the maintenance of </w:t>
      </w:r>
      <w:r w:rsidR="00852D7C" w:rsidRPr="007E3B63">
        <w:rPr>
          <w:rFonts w:ascii="Garamond" w:hAnsi="Garamond"/>
          <w:color w:val="000000" w:themeColor="text1"/>
        </w:rPr>
        <w:t xml:space="preserve">variation in </w:t>
      </w:r>
      <w:r w:rsidR="00852D7C">
        <w:rPr>
          <w:rFonts w:ascii="Garamond" w:hAnsi="Garamond"/>
          <w:color w:val="000000" w:themeColor="text1"/>
        </w:rPr>
        <w:t xml:space="preserve">animal </w:t>
      </w:r>
      <w:r w:rsidR="00852D7C" w:rsidRPr="007E3B63">
        <w:rPr>
          <w:rFonts w:ascii="Garamond" w:hAnsi="Garamond"/>
          <w:color w:val="000000" w:themeColor="text1"/>
        </w:rPr>
        <w:t>personality</w:t>
      </w:r>
      <w:del w:id="65" w:author="Lauren Harrison" w:date="2020-09-26T16:32:00Z">
        <w:r w:rsidR="00852D7C" w:rsidRPr="007E3B63" w:rsidDel="003E3DA6">
          <w:rPr>
            <w:rFonts w:ascii="Garamond" w:hAnsi="Garamond"/>
            <w:color w:val="000000" w:themeColor="text1"/>
          </w:rPr>
          <w:delText xml:space="preserve"> </w:delText>
        </w:r>
        <w:r w:rsidR="00C954EC" w:rsidDel="003E3DA6">
          <w:rPr>
            <w:rFonts w:ascii="Garamond" w:hAnsi="Garamond"/>
            <w:color w:val="000000" w:themeColor="text1"/>
          </w:rPr>
          <w:delText>despite</w:delText>
        </w:r>
        <w:r w:rsidR="00852D7C" w:rsidRPr="007E3B63" w:rsidDel="003E3DA6">
          <w:rPr>
            <w:rFonts w:ascii="Garamond" w:hAnsi="Garamond"/>
            <w:color w:val="000000" w:themeColor="text1"/>
          </w:rPr>
          <w:delText xml:space="preserve"> natural selection</w:delText>
        </w:r>
        <w:r w:rsidR="00C954EC" w:rsidDel="003E3DA6">
          <w:rPr>
            <w:rFonts w:ascii="Garamond" w:hAnsi="Garamond"/>
            <w:color w:val="000000" w:themeColor="text1"/>
          </w:rPr>
          <w:delText xml:space="preserve"> tending to eliminate less fit variants</w:delText>
        </w:r>
      </w:del>
      <w:del w:id="66" w:author="Lauren Harrison" w:date="2020-09-26T15:30:00Z">
        <w:r w:rsidR="00852D7C" w:rsidDel="004E44C6">
          <w:rPr>
            <w:rFonts w:ascii="Garamond" w:hAnsi="Garamond"/>
            <w:color w:val="000000" w:themeColor="text1"/>
          </w:rPr>
          <w:delText xml:space="preserve"> </w:delText>
        </w:r>
      </w:del>
      <w:r w:rsidR="00852D7C"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23,24&lt;/sup&gt;","plainTextFormattedCitation":"23,24","previouslyFormattedCitation":"&lt;sup&gt;23,24&lt;/sup&gt;"},"properties":{"noteIndex":0},"schema":"https://github.com/citation-style-language/schema/raw/master/csl-citation.json"}</w:instrText>
      </w:r>
      <w:r w:rsidR="00852D7C"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23,24</w:t>
      </w:r>
      <w:r w:rsidR="00852D7C" w:rsidRPr="007E3B63">
        <w:rPr>
          <w:rFonts w:ascii="Garamond" w:hAnsi="Garamond"/>
          <w:color w:val="000000" w:themeColor="text1"/>
        </w:rPr>
        <w:fldChar w:fldCharType="end"/>
      </w:r>
      <w:ins w:id="67" w:author="Lauren Harrison" w:date="2020-09-28T18:53:00Z">
        <w:r w:rsidR="00791B1F">
          <w:rPr>
            <w:rFonts w:ascii="Garamond" w:hAnsi="Garamond"/>
            <w:color w:val="000000" w:themeColor="text1"/>
          </w:rPr>
          <w:t>, o</w:t>
        </w:r>
      </w:ins>
      <w:ins w:id="68" w:author="Lauren Harrison" w:date="2020-09-28T18:47:00Z">
        <w:r w:rsidR="003A2BE2">
          <w:rPr>
            <w:rFonts w:ascii="Garamond" w:hAnsi="Garamond"/>
            <w:color w:val="000000" w:themeColor="text1"/>
          </w:rPr>
          <w:t xml:space="preserve">f which </w:t>
        </w:r>
      </w:ins>
      <w:ins w:id="69" w:author="Lauren Harrison" w:date="2020-09-28T18:54:00Z">
        <w:r w:rsidR="00791B1F">
          <w:rPr>
            <w:rFonts w:ascii="Garamond" w:hAnsi="Garamond"/>
            <w:color w:val="000000" w:themeColor="text1"/>
          </w:rPr>
          <w:t>both sexual selection and developmental mechanisms are</w:t>
        </w:r>
      </w:ins>
      <w:ins w:id="70" w:author="Lauren Harrison" w:date="2020-09-28T18:47:00Z">
        <w:r w:rsidR="003A2BE2">
          <w:rPr>
            <w:rFonts w:ascii="Garamond" w:hAnsi="Garamond"/>
            <w:color w:val="000000" w:themeColor="text1"/>
          </w:rPr>
          <w:t xml:space="preserve"> also </w:t>
        </w:r>
      </w:ins>
      <w:ins w:id="71" w:author="Lauren Harrison" w:date="2020-09-28T18:48:00Z">
        <w:r w:rsidR="003A2BE2">
          <w:rPr>
            <w:rFonts w:ascii="Garamond" w:hAnsi="Garamond"/>
            <w:color w:val="000000" w:themeColor="text1"/>
          </w:rPr>
          <w:t>offered</w:t>
        </w:r>
      </w:ins>
      <w:ins w:id="72" w:author="Lauren Harrison" w:date="2020-09-28T18:47:00Z">
        <w:r w:rsidR="003A2BE2">
          <w:rPr>
            <w:rFonts w:ascii="Garamond" w:hAnsi="Garamond"/>
            <w:color w:val="000000" w:themeColor="text1"/>
          </w:rPr>
          <w:t xml:space="preserve"> as e</w:t>
        </w:r>
      </w:ins>
      <w:ins w:id="73" w:author="Lauren Harrison" w:date="2020-09-28T18:48:00Z">
        <w:r w:rsidR="003A2BE2">
          <w:rPr>
            <w:rFonts w:ascii="Garamond" w:hAnsi="Garamond"/>
            <w:color w:val="000000" w:themeColor="text1"/>
          </w:rPr>
          <w:t>volutionary explanations for sex differences in variability for humans</w:t>
        </w:r>
      </w:ins>
      <w:del w:id="74" w:author="Lauren Harrison" w:date="2020-09-26T16:32:00Z">
        <w:r w:rsidR="00852D7C" w:rsidDel="003E3DA6">
          <w:rPr>
            <w:rFonts w:ascii="Garamond" w:hAnsi="Garamond"/>
            <w:color w:val="000000" w:themeColor="text1"/>
          </w:rPr>
          <w:delText xml:space="preserve"> </w:delText>
        </w:r>
        <w:r w:rsidR="003F7DA2" w:rsidRPr="007E3B63" w:rsidDel="003E3DA6">
          <w:rPr>
            <w:rFonts w:ascii="Garamond" w:hAnsi="Garamond"/>
            <w:color w:val="000000" w:themeColor="text1"/>
          </w:rPr>
          <w:delText xml:space="preserve">are: </w:delText>
        </w:r>
      </w:del>
      <w:del w:id="75" w:author="Lauren Harrison" w:date="2020-09-28T18:53:00Z">
        <w:r w:rsidR="00D5578C" w:rsidRPr="007E3B63" w:rsidDel="00791B1F">
          <w:rPr>
            <w:rFonts w:ascii="Garamond" w:hAnsi="Garamond"/>
            <w:color w:val="000000" w:themeColor="text1"/>
          </w:rPr>
          <w:delText>(a)</w:delText>
        </w:r>
        <w:r w:rsidR="00852D7C" w:rsidDel="00791B1F">
          <w:rPr>
            <w:rFonts w:ascii="Garamond" w:hAnsi="Garamond"/>
            <w:color w:val="000000" w:themeColor="text1"/>
          </w:rPr>
          <w:delText xml:space="preserve"> </w:delText>
        </w:r>
        <w:r w:rsidR="009E58EC" w:rsidDel="00791B1F">
          <w:rPr>
            <w:rFonts w:ascii="Garamond" w:hAnsi="Garamond"/>
            <w:color w:val="000000" w:themeColor="text1"/>
          </w:rPr>
          <w:delText>sexual selection</w:delText>
        </w:r>
        <w:r w:rsidR="00D5578C" w:rsidRPr="007E3B63" w:rsidDel="00791B1F">
          <w:rPr>
            <w:rFonts w:ascii="Garamond" w:hAnsi="Garamond"/>
            <w:color w:val="000000" w:themeColor="text1"/>
          </w:rPr>
          <w:delText xml:space="preserve">; </w:delText>
        </w:r>
        <w:r w:rsidR="003F7DA2" w:rsidRPr="007E3B63" w:rsidDel="00791B1F">
          <w:rPr>
            <w:rFonts w:ascii="Garamond" w:hAnsi="Garamond"/>
            <w:color w:val="000000" w:themeColor="text1"/>
          </w:rPr>
          <w:delText>(</w:delText>
        </w:r>
        <w:r w:rsidR="00D5578C" w:rsidRPr="007E3B63" w:rsidDel="00791B1F">
          <w:rPr>
            <w:rFonts w:ascii="Garamond" w:hAnsi="Garamond"/>
            <w:color w:val="000000" w:themeColor="text1"/>
          </w:rPr>
          <w:delText>b</w:delText>
        </w:r>
        <w:r w:rsidR="003F7DA2" w:rsidRPr="007E3B63" w:rsidDel="00791B1F">
          <w:rPr>
            <w:rFonts w:ascii="Garamond" w:hAnsi="Garamond"/>
            <w:color w:val="000000" w:themeColor="text1"/>
          </w:rPr>
          <w:delText xml:space="preserve">) </w:delText>
        </w:r>
        <w:commentRangeStart w:id="76"/>
        <w:commentRangeStart w:id="77"/>
        <w:commentRangeStart w:id="78"/>
        <w:r w:rsidR="003F7DA2" w:rsidRPr="007E3B63" w:rsidDel="00791B1F">
          <w:rPr>
            <w:rFonts w:ascii="Garamond" w:hAnsi="Garamond"/>
            <w:color w:val="000000" w:themeColor="text1"/>
          </w:rPr>
          <w:delText xml:space="preserve">negative </w:delText>
        </w:r>
        <w:commentRangeEnd w:id="76"/>
        <w:r w:rsidR="009E58EC" w:rsidDel="00791B1F">
          <w:rPr>
            <w:rStyle w:val="CommentReference"/>
          </w:rPr>
          <w:commentReference w:id="76"/>
        </w:r>
        <w:commentRangeEnd w:id="77"/>
        <w:r w:rsidR="00C9062C" w:rsidDel="00791B1F">
          <w:rPr>
            <w:rStyle w:val="CommentReference"/>
          </w:rPr>
          <w:commentReference w:id="77"/>
        </w:r>
        <w:commentRangeEnd w:id="78"/>
        <w:r w:rsidR="00557624" w:rsidDel="00791B1F">
          <w:rPr>
            <w:rStyle w:val="CommentReference"/>
          </w:rPr>
          <w:commentReference w:id="78"/>
        </w:r>
        <w:r w:rsidR="003F7DA2" w:rsidRPr="007E3B63" w:rsidDel="00791B1F">
          <w:rPr>
            <w:rFonts w:ascii="Garamond" w:hAnsi="Garamond"/>
            <w:color w:val="000000" w:themeColor="text1"/>
          </w:rPr>
          <w:delText>frequency-dependent selection</w:delText>
        </w:r>
        <w:r w:rsidR="00D5578C" w:rsidRPr="007E3B63" w:rsidDel="00791B1F">
          <w:rPr>
            <w:rFonts w:ascii="Garamond" w:hAnsi="Garamond"/>
            <w:color w:val="000000" w:themeColor="text1"/>
          </w:rPr>
          <w:delText xml:space="preserve">; </w:delText>
        </w:r>
        <w:r w:rsidR="00665F28" w:rsidRPr="007E3B63" w:rsidDel="00791B1F">
          <w:rPr>
            <w:rFonts w:ascii="Garamond" w:hAnsi="Garamond"/>
            <w:color w:val="000000" w:themeColor="text1"/>
          </w:rPr>
          <w:delText xml:space="preserve">(c) </w:delText>
        </w:r>
        <w:commentRangeStart w:id="79"/>
        <w:commentRangeStart w:id="80"/>
        <w:r w:rsidR="00665F28" w:rsidRPr="007E3B63" w:rsidDel="00791B1F">
          <w:rPr>
            <w:rFonts w:ascii="Garamond" w:hAnsi="Garamond"/>
            <w:color w:val="000000" w:themeColor="text1"/>
          </w:rPr>
          <w:delText>life-history trade-offs</w:delText>
        </w:r>
        <w:commentRangeEnd w:id="79"/>
        <w:r w:rsidR="00A9112E" w:rsidDel="00791B1F">
          <w:rPr>
            <w:rStyle w:val="CommentReference"/>
          </w:rPr>
          <w:commentReference w:id="79"/>
        </w:r>
        <w:commentRangeEnd w:id="80"/>
        <w:r w:rsidR="00557624" w:rsidDel="00791B1F">
          <w:rPr>
            <w:rStyle w:val="CommentReference"/>
          </w:rPr>
          <w:commentReference w:id="80"/>
        </w:r>
        <w:r w:rsidR="00665F28" w:rsidRPr="007E3B63" w:rsidDel="00791B1F">
          <w:rPr>
            <w:rFonts w:ascii="Garamond" w:hAnsi="Garamond"/>
            <w:color w:val="000000" w:themeColor="text1"/>
          </w:rPr>
          <w:delText xml:space="preserve">; </w:delText>
        </w:r>
        <w:r w:rsidR="00D5578C" w:rsidRPr="007E3B63" w:rsidDel="00791B1F">
          <w:rPr>
            <w:rFonts w:ascii="Garamond" w:hAnsi="Garamond"/>
            <w:color w:val="000000" w:themeColor="text1"/>
          </w:rPr>
          <w:delText>and (</w:delText>
        </w:r>
        <w:r w:rsidR="00665F28" w:rsidRPr="007E3B63" w:rsidDel="00791B1F">
          <w:rPr>
            <w:rFonts w:ascii="Garamond" w:hAnsi="Garamond"/>
            <w:color w:val="000000" w:themeColor="text1"/>
          </w:rPr>
          <w:delText>d</w:delText>
        </w:r>
        <w:r w:rsidR="00D5578C" w:rsidRPr="007E3B63" w:rsidDel="00791B1F">
          <w:rPr>
            <w:rFonts w:ascii="Garamond" w:hAnsi="Garamond"/>
            <w:color w:val="000000" w:themeColor="text1"/>
          </w:rPr>
          <w:delText>) developmental or genetic constraints</w:delText>
        </w:r>
      </w:del>
      <w:r w:rsidR="003F7DA2" w:rsidRPr="007E3B63">
        <w:rPr>
          <w:rFonts w:ascii="Garamond" w:hAnsi="Garamond"/>
          <w:color w:val="000000" w:themeColor="text1"/>
        </w:rPr>
        <w:t>.</w:t>
      </w:r>
      <w:ins w:id="81" w:author="Lauren Harrison" w:date="2020-09-26T16:34:00Z">
        <w:r>
          <w:rPr>
            <w:rFonts w:ascii="Garamond" w:hAnsi="Garamond"/>
            <w:color w:val="000000" w:themeColor="text1"/>
          </w:rPr>
          <w:t xml:space="preserve"> </w:t>
        </w:r>
      </w:ins>
      <w:del w:id="82" w:author="Lauren Harrison" w:date="2020-09-26T16:34:00Z">
        <w:r w:rsidR="003F7DA2" w:rsidRPr="007E3B63" w:rsidDel="00F2045D">
          <w:rPr>
            <w:rFonts w:ascii="Garamond" w:hAnsi="Garamond"/>
            <w:color w:val="000000" w:themeColor="text1"/>
          </w:rPr>
          <w:delText xml:space="preserve"> </w:delText>
        </w:r>
      </w:del>
      <w:del w:id="83" w:author="Lauren Harrison" w:date="2020-09-28T19:30:00Z">
        <w:r w:rsidR="00AC378A" w:rsidRPr="007E3B63" w:rsidDel="00004C68">
          <w:rPr>
            <w:rFonts w:ascii="Garamond" w:hAnsi="Garamond"/>
            <w:color w:val="000000" w:themeColor="text1"/>
          </w:rPr>
          <w:delText>Crucially</w:delText>
        </w:r>
        <w:r w:rsidR="003F7DA2" w:rsidRPr="007E3B63" w:rsidDel="00004C68">
          <w:rPr>
            <w:rFonts w:ascii="Garamond" w:hAnsi="Garamond"/>
            <w:color w:val="000000" w:themeColor="text1"/>
          </w:rPr>
          <w:delText xml:space="preserve">, </w:delText>
        </w:r>
      </w:del>
      <w:del w:id="84" w:author="Lauren Harrison" w:date="2020-09-28T18:54:00Z">
        <w:r w:rsidR="00C954EC" w:rsidDel="00791B1F">
          <w:rPr>
            <w:rFonts w:ascii="Garamond" w:hAnsi="Garamond"/>
            <w:color w:val="000000" w:themeColor="text1"/>
          </w:rPr>
          <w:delText>all four</w:delText>
        </w:r>
      </w:del>
      <w:del w:id="85" w:author="Lauren Harrison" w:date="2020-09-28T19:30:00Z">
        <w:r w:rsidR="00C954EC" w:rsidDel="00004C68">
          <w:rPr>
            <w:rFonts w:ascii="Garamond" w:hAnsi="Garamond"/>
            <w:color w:val="000000" w:themeColor="text1"/>
          </w:rPr>
          <w:delText xml:space="preserve"> </w:delText>
        </w:r>
        <w:r w:rsidR="004E013C" w:rsidRPr="007E3B63" w:rsidDel="00004C68">
          <w:rPr>
            <w:rFonts w:ascii="Garamond" w:hAnsi="Garamond"/>
            <w:color w:val="000000" w:themeColor="text1"/>
          </w:rPr>
          <w:delText>explanations</w:delText>
        </w:r>
        <w:r w:rsidR="003F7DA2" w:rsidRPr="007E3B63" w:rsidDel="00004C68">
          <w:rPr>
            <w:rFonts w:ascii="Garamond" w:hAnsi="Garamond"/>
            <w:color w:val="000000" w:themeColor="text1"/>
          </w:rPr>
          <w:delText xml:space="preserve"> </w:delText>
        </w:r>
        <w:r w:rsidR="00D5578C" w:rsidRPr="007E3B63" w:rsidDel="00004C68">
          <w:rPr>
            <w:rFonts w:ascii="Garamond" w:hAnsi="Garamond"/>
            <w:color w:val="000000" w:themeColor="text1"/>
          </w:rPr>
          <w:delText>might</w:delText>
        </w:r>
        <w:r w:rsidR="003F7DA2" w:rsidRPr="007E3B63" w:rsidDel="00004C68">
          <w:rPr>
            <w:rFonts w:ascii="Garamond" w:hAnsi="Garamond"/>
            <w:color w:val="000000" w:themeColor="text1"/>
          </w:rPr>
          <w:delText xml:space="preserve"> </w:delText>
        </w:r>
        <w:r w:rsidR="00770FA5" w:rsidRPr="007E3B63" w:rsidDel="00004C68">
          <w:rPr>
            <w:rFonts w:ascii="Garamond" w:hAnsi="Garamond"/>
            <w:color w:val="000000" w:themeColor="text1"/>
          </w:rPr>
          <w:delText>partially</w:delText>
        </w:r>
        <w:r w:rsidR="00AC378A" w:rsidRPr="007E3B63" w:rsidDel="00004C68">
          <w:rPr>
            <w:rFonts w:ascii="Garamond" w:hAnsi="Garamond"/>
            <w:color w:val="000000" w:themeColor="text1"/>
          </w:rPr>
          <w:delText xml:space="preserve"> </w:delText>
        </w:r>
        <w:r w:rsidR="004E013C" w:rsidRPr="007E3B63" w:rsidDel="00004C68">
          <w:rPr>
            <w:rFonts w:ascii="Garamond" w:hAnsi="Garamond"/>
            <w:color w:val="000000" w:themeColor="text1"/>
          </w:rPr>
          <w:delText>account for</w:delText>
        </w:r>
        <w:r w:rsidR="003F7DA2" w:rsidRPr="007E3B63" w:rsidDel="00004C68">
          <w:rPr>
            <w:rFonts w:ascii="Garamond" w:hAnsi="Garamond"/>
            <w:color w:val="000000" w:themeColor="text1"/>
          </w:rPr>
          <w:delText xml:space="preserve"> </w:delText>
        </w:r>
        <w:r w:rsidR="00114A2C" w:rsidRPr="007E3B63" w:rsidDel="00004C68">
          <w:rPr>
            <w:rFonts w:ascii="Garamond" w:hAnsi="Garamond"/>
            <w:color w:val="000000" w:themeColor="text1"/>
          </w:rPr>
          <w:delText xml:space="preserve">why males are more variable than females </w:delText>
        </w:r>
        <w:r w:rsidR="00370960" w:rsidRPr="007E3B63" w:rsidDel="00004C68">
          <w:rPr>
            <w:rFonts w:ascii="Garamond" w:hAnsi="Garamond"/>
            <w:color w:val="000000" w:themeColor="text1"/>
          </w:rPr>
          <w:delText>in personalit</w:delText>
        </w:r>
        <w:r w:rsidR="003F7DA2" w:rsidRPr="007E3B63" w:rsidDel="00004C68">
          <w:rPr>
            <w:rFonts w:ascii="Garamond" w:hAnsi="Garamond"/>
            <w:color w:val="000000" w:themeColor="text1"/>
          </w:rPr>
          <w:delText>y</w:delText>
        </w:r>
        <w:r w:rsidR="00114A2C" w:rsidDel="00004C68">
          <w:rPr>
            <w:rFonts w:ascii="Garamond" w:hAnsi="Garamond"/>
            <w:color w:val="000000" w:themeColor="text1"/>
          </w:rPr>
          <w:delText xml:space="preserve"> traits.</w:delText>
        </w:r>
      </w:del>
      <w:del w:id="86" w:author="Lauren Harrison" w:date="2020-09-28T18:54:00Z">
        <w:r w:rsidR="009A1BC7" w:rsidRPr="007E3B63" w:rsidDel="00791B1F">
          <w:rPr>
            <w:rFonts w:ascii="Garamond" w:hAnsi="Garamond"/>
            <w:color w:val="000000" w:themeColor="text1"/>
          </w:rPr>
          <w:delText xml:space="preserve">  </w:delText>
        </w:r>
      </w:del>
    </w:p>
    <w:p w14:paraId="3D562D23" w14:textId="2FC1CCDE" w:rsidR="003117B0" w:rsidRDefault="003117B0" w:rsidP="004835CA">
      <w:pPr>
        <w:ind w:firstLine="360"/>
        <w:rPr>
          <w:ins w:id="87" w:author="Lauren Harrison" w:date="2020-09-28T19:41:00Z"/>
          <w:rFonts w:ascii="Garamond" w:hAnsi="Garamond"/>
          <w:color w:val="000000" w:themeColor="text1"/>
        </w:rPr>
      </w:pPr>
    </w:p>
    <w:p w14:paraId="38DD3F49" w14:textId="77777777" w:rsidR="003117B0" w:rsidRPr="007E3B63" w:rsidRDefault="003117B0" w:rsidP="004835CA">
      <w:pPr>
        <w:ind w:firstLine="360"/>
        <w:rPr>
          <w:ins w:id="88" w:author="Lauren Harrison" w:date="2020-09-28T19:41:00Z"/>
          <w:rFonts w:ascii="Garamond" w:hAnsi="Garamond"/>
          <w:color w:val="000000" w:themeColor="text1"/>
        </w:rPr>
      </w:pPr>
    </w:p>
    <w:p w14:paraId="3C6A2240" w14:textId="35313D37" w:rsidR="007C43C5" w:rsidRPr="007E3B63" w:rsidDel="003117B0" w:rsidRDefault="007C43C5" w:rsidP="00D5578C">
      <w:pPr>
        <w:rPr>
          <w:del w:id="89" w:author="Lauren Harrison" w:date="2020-09-28T19:41:00Z"/>
          <w:rFonts w:ascii="Garamond" w:hAnsi="Garamond"/>
          <w:color w:val="000000" w:themeColor="text1"/>
        </w:rPr>
      </w:pPr>
    </w:p>
    <w:p w14:paraId="1A5E2D4F" w14:textId="52C911B9" w:rsidR="008C0681" w:rsidRPr="007E3B63" w:rsidRDefault="00D5578C" w:rsidP="003117B0">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del w:id="90" w:author="Lauren Harrison" w:date="2020-09-26T15:30:00Z">
        <w:r w:rsidR="007C11CB" w:rsidRPr="007E3B63" w:rsidDel="004E44C6">
          <w:rPr>
            <w:rFonts w:ascii="Garamond" w:hAnsi="Garamond"/>
            <w:color w:val="000000" w:themeColor="text1"/>
          </w:rPr>
          <w:delText xml:space="preserve"> </w:delText>
        </w:r>
      </w:del>
      <w:r w:rsidR="006D688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sup&gt;25&lt;/sup&gt;","plainTextFormattedCitation":"25","previouslyFormattedCitation":"&lt;sup&gt;25&lt;/sup&gt;"},"properties":{"noteIndex":0},"schema":"https://github.com/citation-style-language/schema/raw/master/csl-citation.json"}</w:instrText>
      </w:r>
      <w:r w:rsidR="006D688A">
        <w:rPr>
          <w:rFonts w:ascii="Garamond" w:hAnsi="Garamond"/>
          <w:color w:val="000000" w:themeColor="text1"/>
        </w:rPr>
        <w:fldChar w:fldCharType="separate"/>
      </w:r>
      <w:r w:rsidR="003A2BE2" w:rsidRPr="003A2BE2">
        <w:rPr>
          <w:rFonts w:ascii="Garamond" w:hAnsi="Garamond"/>
          <w:noProof/>
          <w:color w:val="000000" w:themeColor="text1"/>
          <w:vertAlign w:val="superscript"/>
        </w:rPr>
        <w:t>25</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favour</w:t>
      </w:r>
      <w:ins w:id="91" w:author="Lauren Harrison" w:date="2020-09-26T15:43:00Z">
        <w:r w:rsidR="00E929B6">
          <w:rPr>
            <w:rFonts w:ascii="Garamond" w:hAnsi="Garamond"/>
            <w:color w:val="000000" w:themeColor="text1"/>
          </w:rPr>
          <w:t>s</w:t>
        </w:r>
      </w:ins>
      <w:r w:rsidR="0003765F" w:rsidRPr="007E3B63">
        <w:rPr>
          <w:rFonts w:ascii="Garamond" w:hAnsi="Garamond"/>
          <w:color w:val="000000" w:themeColor="text1"/>
        </w:rPr>
        <w:t xml:space="preserve"> individuals with the most extreme expression of trait</w:t>
      </w:r>
      <w:r w:rsidR="00114A2C">
        <w:rPr>
          <w:rFonts w:ascii="Garamond" w:hAnsi="Garamond"/>
          <w:color w:val="000000" w:themeColor="text1"/>
        </w:rPr>
        <w:t>s</w:t>
      </w:r>
      <w:r w:rsidR="0003765F" w:rsidRPr="007E3B63">
        <w:rPr>
          <w:rFonts w:ascii="Garamond" w:hAnsi="Garamond"/>
          <w:color w:val="000000" w:themeColor="text1"/>
        </w:rPr>
        <w:t xml:space="preserve">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w:t>
      </w:r>
      <w:r w:rsidR="00B77B07" w:rsidRPr="007E3B63">
        <w:rPr>
          <w:rFonts w:ascii="Garamond" w:hAnsi="Garamond"/>
          <w:color w:val="000000" w:themeColor="text1"/>
        </w:rPr>
        <w:t>(e.g. weapons, ornaments and coercive behaviours</w:t>
      </w:r>
      <w:ins w:id="92" w:author="Lauren Harrison" w:date="2020-09-26T15:44:00Z">
        <w:r w:rsidR="00A24AC2">
          <w:rPr>
            <w:rFonts w:ascii="Garamond" w:hAnsi="Garamond"/>
            <w:color w:val="000000" w:themeColor="text1"/>
          </w:rPr>
          <w:fldChar w:fldCharType="begin" w:fldLock="1"/>
        </w:r>
      </w:ins>
      <w:r w:rsidR="007A70A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A24AC2">
        <w:rPr>
          <w:rFonts w:ascii="Garamond" w:hAnsi="Garamond"/>
          <w:color w:val="000000" w:themeColor="text1"/>
        </w:rPr>
        <w:fldChar w:fldCharType="separate"/>
      </w:r>
      <w:r w:rsidR="003A2BE2" w:rsidRPr="003A2BE2">
        <w:rPr>
          <w:rFonts w:ascii="Garamond" w:hAnsi="Garamond"/>
          <w:noProof/>
          <w:color w:val="000000" w:themeColor="text1"/>
          <w:vertAlign w:val="superscript"/>
        </w:rPr>
        <w:t>26</w:t>
      </w:r>
      <w:ins w:id="93" w:author="Lauren Harrison" w:date="2020-09-26T15:44:00Z">
        <w:r w:rsidR="00A24AC2">
          <w:rPr>
            <w:rFonts w:ascii="Garamond" w:hAnsi="Garamond"/>
            <w:color w:val="000000" w:themeColor="text1"/>
          </w:rPr>
          <w:fldChar w:fldCharType="end"/>
        </w:r>
      </w:ins>
      <w:r w:rsidR="00B77B07" w:rsidRPr="00215ECE">
        <w:rPr>
          <w:rFonts w:ascii="Garamond" w:hAnsi="Garamond"/>
          <w:color w:val="000000" w:themeColor="text1"/>
        </w:rPr>
        <w:t>)</w:t>
      </w:r>
      <w:del w:id="94" w:author="Lauren Harrison" w:date="2020-09-26T11:59:00Z">
        <w:r w:rsidR="00B77B07" w:rsidRPr="00215ECE" w:rsidDel="00215ECE">
          <w:rPr>
            <w:rFonts w:ascii="Garamond" w:hAnsi="Garamond"/>
            <w:color w:val="000000" w:themeColor="text1"/>
          </w:rPr>
          <w:delText xml:space="preserve"> </w:delText>
        </w:r>
        <w:r w:rsidR="00B77B07" w:rsidRPr="00215ECE" w:rsidDel="00215ECE">
          <w:rPr>
            <w:rFonts w:ascii="Garamond" w:hAnsi="Garamond"/>
            <w:color w:val="000000" w:themeColor="text1"/>
            <w:rPrChange w:id="95" w:author="Lauren Harrison" w:date="2020-09-26T11:59:00Z">
              <w:rPr>
                <w:rFonts w:ascii="Garamond" w:hAnsi="Garamond"/>
                <w:color w:val="000000" w:themeColor="text1"/>
                <w:highlight w:val="cyan"/>
              </w:rPr>
            </w:rPrChange>
          </w:rPr>
          <w:delText>(</w:delText>
        </w:r>
      </w:del>
      <w:del w:id="96" w:author="Lauren Harrison" w:date="2020-09-26T11:58:00Z">
        <w:r w:rsidR="00B77B07" w:rsidRPr="00215ECE" w:rsidDel="00215ECE">
          <w:rPr>
            <w:rFonts w:ascii="Garamond" w:hAnsi="Garamond"/>
            <w:color w:val="000000" w:themeColor="text1"/>
            <w:rPrChange w:id="97" w:author="Lauren Harrison" w:date="2020-09-26T11:59:00Z">
              <w:rPr>
                <w:rFonts w:ascii="Garamond" w:hAnsi="Garamond"/>
                <w:color w:val="000000" w:themeColor="text1"/>
                <w:highlight w:val="cyan"/>
              </w:rPr>
            </w:rPrChange>
          </w:rPr>
          <w:fldChar w:fldCharType="begin" w:fldLock="1"/>
        </w:r>
        <w:r w:rsidR="00723750" w:rsidRPr="00215ECE" w:rsidDel="00215ECE">
          <w:rPr>
            <w:rFonts w:ascii="Garamond" w:hAnsi="Garamond"/>
            <w:color w:val="000000" w:themeColor="text1"/>
            <w:rPrChange w:id="98" w:author="Lauren Harrison" w:date="2020-09-26T11:59:00Z">
              <w:rPr>
                <w:rFonts w:ascii="Garamond" w:hAnsi="Garamond"/>
                <w:color w:val="000000" w:themeColor="text1"/>
                <w:highlight w:val="cyan"/>
              </w:rPr>
            </w:rPrChange>
          </w:rPr>
          <w:del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sex","type":"book"},"uris":["http://www.mendeley.com/documents/?uuid=fb7b9a7c-eefe-4e0f-b410-404a132c84da"]}],"mendeley":{"formattedCitation":"&lt;sup&gt;27&lt;/sup&gt;","manualFormatting":"Darwin 1871)","plainTextFormattedCitation":"27","previouslyFormattedCitation":"&lt;sup&gt;28&lt;/sup&gt;"},"properties":{"noteIndex":0},"schema":"https://github.com/citation-style-language/schema/raw/master/csl-citation.json"}</w:delInstrText>
        </w:r>
        <w:r w:rsidR="00B77B07" w:rsidRPr="00215ECE" w:rsidDel="00215ECE">
          <w:rPr>
            <w:rFonts w:ascii="Garamond" w:hAnsi="Garamond"/>
            <w:color w:val="000000" w:themeColor="text1"/>
            <w:rPrChange w:id="99" w:author="Lauren Harrison" w:date="2020-09-26T11:59:00Z">
              <w:rPr>
                <w:rFonts w:ascii="Garamond" w:hAnsi="Garamond"/>
                <w:color w:val="000000" w:themeColor="text1"/>
                <w:highlight w:val="cyan"/>
              </w:rPr>
            </w:rPrChange>
          </w:rPr>
          <w:fldChar w:fldCharType="separate"/>
        </w:r>
        <w:r w:rsidR="00B77B07" w:rsidRPr="00215ECE" w:rsidDel="00215ECE">
          <w:rPr>
            <w:rFonts w:ascii="Garamond" w:hAnsi="Garamond"/>
            <w:noProof/>
            <w:color w:val="000000" w:themeColor="text1"/>
            <w:rPrChange w:id="100" w:author="Lauren Harrison" w:date="2020-09-26T11:59:00Z">
              <w:rPr>
                <w:rFonts w:ascii="Garamond" w:hAnsi="Garamond"/>
                <w:noProof/>
                <w:color w:val="000000" w:themeColor="text1"/>
                <w:highlight w:val="cyan"/>
              </w:rPr>
            </w:rPrChange>
          </w:rPr>
          <w:delText>Darwin 1871)</w:delText>
        </w:r>
        <w:r w:rsidR="00B77B07" w:rsidRPr="00215ECE" w:rsidDel="00215ECE">
          <w:rPr>
            <w:rFonts w:ascii="Garamond" w:hAnsi="Garamond"/>
            <w:color w:val="000000" w:themeColor="text1"/>
            <w:rPrChange w:id="101" w:author="Lauren Harrison" w:date="2020-09-26T11:59:00Z">
              <w:rPr>
                <w:rFonts w:ascii="Garamond" w:hAnsi="Garamond"/>
                <w:color w:val="000000" w:themeColor="text1"/>
                <w:highlight w:val="cyan"/>
              </w:rPr>
            </w:rPrChange>
          </w:rPr>
          <w:fldChar w:fldCharType="end"/>
        </w:r>
      </w:del>
      <w:r w:rsidR="00B77B07" w:rsidRPr="00215ECE">
        <w:rPr>
          <w:rFonts w:ascii="Garamond" w:hAnsi="Garamond"/>
          <w:color w:val="000000" w:themeColor="text1"/>
          <w:rPrChange w:id="102" w:author="Lauren Harrison" w:date="2020-09-26T11:59:00Z">
            <w:rPr>
              <w:rFonts w:ascii="Garamond" w:hAnsi="Garamond"/>
              <w:color w:val="000000" w:themeColor="text1"/>
              <w:highlight w:val="cyan"/>
            </w:rPr>
          </w:rPrChange>
        </w:rPr>
        <w:t>,</w:t>
      </w:r>
      <w:r w:rsidR="00B77B07">
        <w:rPr>
          <w:rFonts w:ascii="Garamond" w:hAnsi="Garamond"/>
          <w:color w:val="000000" w:themeColor="text1"/>
        </w:rPr>
        <w:t xml:space="preserve"> </w:t>
      </w:r>
      <w:r w:rsidR="0003765F" w:rsidRPr="007E3B63">
        <w:rPr>
          <w:rFonts w:ascii="Garamond" w:hAnsi="Garamond"/>
          <w:color w:val="000000" w:themeColor="text1"/>
        </w:rPr>
        <w:t>or fertilizing eggs</w:t>
      </w:r>
      <w:del w:id="103" w:author="Lauren Harrison" w:date="2020-09-26T15:30:00Z">
        <w:r w:rsidR="00C954EC" w:rsidDel="004E44C6">
          <w:rPr>
            <w:rFonts w:ascii="Garamond" w:hAnsi="Garamond"/>
            <w:color w:val="000000" w:themeColor="text1"/>
          </w:rPr>
          <w:delText xml:space="preserve"> </w:delText>
        </w:r>
      </w:del>
      <w:r w:rsidR="00B77B07">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sup&gt;27&lt;/sup&gt;","plainTextFormattedCitation":"27","previouslyFormattedCitation":"&lt;sup&gt;27&lt;/sup&gt;"},"properties":{"noteIndex":0},"schema":"https://github.com/citation-style-language/schema/raw/master/csl-citation.json"}</w:instrText>
      </w:r>
      <w:r w:rsidR="00B77B07">
        <w:rPr>
          <w:rFonts w:ascii="Garamond" w:hAnsi="Garamond"/>
          <w:color w:val="000000" w:themeColor="text1"/>
        </w:rPr>
        <w:fldChar w:fldCharType="separate"/>
      </w:r>
      <w:r w:rsidR="003A2BE2" w:rsidRPr="003A2BE2">
        <w:rPr>
          <w:rFonts w:ascii="Garamond" w:hAnsi="Garamond"/>
          <w:noProof/>
          <w:color w:val="000000" w:themeColor="text1"/>
          <w:vertAlign w:val="superscript"/>
        </w:rPr>
        <w:t>27</w:t>
      </w:r>
      <w:r w:rsidR="00B77B07">
        <w:rPr>
          <w:rFonts w:ascii="Garamond" w:hAnsi="Garamond"/>
          <w:color w:val="000000" w:themeColor="text1"/>
        </w:rPr>
        <w:fldChar w:fldCharType="end"/>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 xml:space="preserve">success </w:t>
      </w:r>
      <w:r w:rsidR="00B77B07">
        <w:rPr>
          <w:rFonts w:ascii="Garamond" w:hAnsi="Garamond"/>
          <w:color w:val="000000" w:themeColor="text1"/>
        </w:rPr>
        <w:t>depends upon</w:t>
      </w:r>
      <w:r w:rsidR="0003765F" w:rsidRPr="007E3B63">
        <w:rPr>
          <w:rFonts w:ascii="Garamond" w:hAnsi="Garamond"/>
          <w:color w:val="000000" w:themeColor="text1"/>
        </w:rPr>
        <w:t xml:space="preserve"> relative </w:t>
      </w:r>
      <w:r w:rsidR="00114A2C">
        <w:rPr>
          <w:rFonts w:ascii="Garamond" w:hAnsi="Garamond"/>
          <w:color w:val="000000" w:themeColor="text1"/>
        </w:rPr>
        <w:t xml:space="preserve">competitive </w:t>
      </w:r>
      <w:r w:rsidR="0003765F" w:rsidRPr="007E3B63">
        <w:rPr>
          <w:rFonts w:ascii="Garamond" w:hAnsi="Garamond"/>
          <w:color w:val="000000" w:themeColor="text1"/>
        </w:rPr>
        <w:t>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w:t>
      </w:r>
      <w:r w:rsidR="00B77B07">
        <w:rPr>
          <w:rFonts w:ascii="Garamond" w:hAnsi="Garamond"/>
          <w:color w:val="000000" w:themeColor="text1"/>
        </w:rPr>
        <w:t xml:space="preserve">these </w:t>
      </w:r>
      <w:proofErr w:type="gramStart"/>
      <w:r w:rsidR="007C11CB" w:rsidRPr="007E3B63">
        <w:rPr>
          <w:rFonts w:ascii="Garamond" w:hAnsi="Garamond"/>
          <w:color w:val="000000" w:themeColor="text1"/>
        </w:rPr>
        <w:t>traits</w:t>
      </w:r>
      <w:ins w:id="104" w:author="Lauren Harrison" w:date="2020-09-28T18:25:00Z">
        <w:r w:rsidR="0099093C">
          <w:rPr>
            <w:rFonts w:ascii="Garamond" w:hAnsi="Garamond"/>
            <w:color w:val="000000" w:themeColor="text1"/>
          </w:rPr>
          <w:t>, and</w:t>
        </w:r>
        <w:proofErr w:type="gramEnd"/>
        <w:r w:rsidR="0099093C">
          <w:rPr>
            <w:rFonts w:ascii="Garamond" w:hAnsi="Garamond"/>
            <w:color w:val="000000" w:themeColor="text1"/>
          </w:rPr>
          <w:t xml:space="preserve"> can </w:t>
        </w:r>
      </w:ins>
      <w:ins w:id="105" w:author="Lauren Harrison" w:date="2020-09-28T18:26:00Z">
        <w:r w:rsidR="0099093C">
          <w:rPr>
            <w:rFonts w:ascii="Garamond" w:hAnsi="Garamond"/>
            <w:color w:val="000000" w:themeColor="text1"/>
          </w:rPr>
          <w:t>even produce</w:t>
        </w:r>
      </w:ins>
      <w:ins w:id="106" w:author="Lauren Harrison" w:date="2020-09-28T18:25:00Z">
        <w:r w:rsidR="0099093C">
          <w:rPr>
            <w:rFonts w:ascii="Garamond" w:hAnsi="Garamond"/>
            <w:color w:val="000000" w:themeColor="text1"/>
          </w:rPr>
          <w:t xml:space="preserve"> </w:t>
        </w:r>
      </w:ins>
      <w:ins w:id="107" w:author="Lauren Harrison" w:date="2020-09-28T18:26:00Z">
        <w:r w:rsidR="0099093C">
          <w:rPr>
            <w:rFonts w:ascii="Garamond" w:hAnsi="Garamond"/>
            <w:color w:val="000000" w:themeColor="text1"/>
          </w:rPr>
          <w:t xml:space="preserve">variability in </w:t>
        </w:r>
      </w:ins>
      <w:ins w:id="108" w:author="Lauren Harrison" w:date="2020-09-28T19:42:00Z">
        <w:r w:rsidR="00F6690B">
          <w:rPr>
            <w:rFonts w:ascii="Garamond" w:hAnsi="Garamond"/>
            <w:color w:val="000000" w:themeColor="text1"/>
          </w:rPr>
          <w:t xml:space="preserve">male </w:t>
        </w:r>
      </w:ins>
      <w:ins w:id="109" w:author="Lauren Harrison" w:date="2020-09-28T18:26:00Z">
        <w:r w:rsidR="0099093C">
          <w:rPr>
            <w:rFonts w:ascii="Garamond" w:hAnsi="Garamond"/>
            <w:color w:val="000000" w:themeColor="text1"/>
          </w:rPr>
          <w:t>mating behaviours by promoting the evolution of alternative mating tactics</w:t>
        </w:r>
      </w:ins>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CC68E6" w:rsidRPr="007E3B63">
        <w:rPr>
          <w:rFonts w:ascii="Garamond" w:hAnsi="Garamond"/>
          <w:color w:val="000000" w:themeColor="text1"/>
        </w:rPr>
        <w:t>favour</w:t>
      </w:r>
      <w:ins w:id="110" w:author="Lauren Harrison" w:date="2020-09-26T11:59:00Z">
        <w:r w:rsidR="00215ECE">
          <w:rPr>
            <w:rFonts w:ascii="Garamond" w:hAnsi="Garamond"/>
            <w:color w:val="000000" w:themeColor="text1"/>
          </w:rPr>
          <w:t>s</w:t>
        </w:r>
      </w:ins>
      <w:r w:rsidR="007C11CB" w:rsidRPr="007E3B63">
        <w:rPr>
          <w:rFonts w:ascii="Garamond" w:hAnsi="Garamond"/>
          <w:color w:val="000000" w:themeColor="text1"/>
        </w:rPr>
        <w:t xml:space="preserve"> condition-dependent </w:t>
      </w:r>
      <w:r w:rsidR="00C954EC">
        <w:rPr>
          <w:rFonts w:ascii="Garamond" w:hAnsi="Garamond"/>
          <w:color w:val="000000" w:themeColor="text1"/>
        </w:rPr>
        <w:t xml:space="preserve">trait </w:t>
      </w:r>
      <w:r w:rsidR="007C11CB" w:rsidRPr="007E3B63">
        <w:rPr>
          <w:rFonts w:ascii="Garamond" w:hAnsi="Garamond"/>
          <w:color w:val="000000" w:themeColor="text1"/>
        </w:rPr>
        <w:t xml:space="preserve">expression </w:t>
      </w:r>
      <w:r w:rsidR="00770FA5" w:rsidRPr="007E3B63">
        <w:rPr>
          <w:rFonts w:ascii="Garamond" w:hAnsi="Garamond"/>
          <w:color w:val="000000" w:themeColor="text1"/>
        </w:rPr>
        <w:t>because individuals in better condition can incur greater costs</w:t>
      </w:r>
      <w:del w:id="111" w:author="Lauren Harrison" w:date="2020-09-26T15:30:00Z">
        <w:r w:rsidR="00770FA5" w:rsidRPr="007E3B63" w:rsidDel="004E44C6">
          <w:rPr>
            <w:rFonts w:ascii="Garamond" w:hAnsi="Garamond"/>
            <w:color w:val="000000" w:themeColor="text1"/>
          </w:rPr>
          <w:delText xml:space="preserve"> </w:delText>
        </w:r>
      </w:del>
      <w:r w:rsidR="009C556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C556F">
        <w:rPr>
          <w:rFonts w:ascii="Garamond" w:hAnsi="Garamond"/>
          <w:color w:val="000000" w:themeColor="text1"/>
        </w:rPr>
        <w:fldChar w:fldCharType="separate"/>
      </w:r>
      <w:r w:rsidR="003A2BE2" w:rsidRPr="003A2BE2">
        <w:rPr>
          <w:rFonts w:ascii="Garamond" w:hAnsi="Garamond"/>
          <w:noProof/>
          <w:color w:val="000000" w:themeColor="text1"/>
          <w:vertAlign w:val="superscript"/>
        </w:rPr>
        <w:t>28</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sexual traits</w:t>
      </w:r>
      <w:del w:id="112" w:author="Lauren Harrison" w:date="2020-09-26T15:30:00Z">
        <w:r w:rsidR="007C11CB" w:rsidRPr="007E3B63" w:rsidDel="004E44C6">
          <w:rPr>
            <w:rFonts w:ascii="Garamond" w:hAnsi="Garamond"/>
            <w:color w:val="000000" w:themeColor="text1"/>
          </w:rPr>
          <w:delText xml:space="preserve"> </w:delText>
        </w:r>
      </w:del>
      <w:r w:rsidR="00967E3B">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sup&gt;28&lt;/sup&gt;","plainTextFormattedCitation":"28","previouslyFormattedCitation":"&lt;sup&gt;28&lt;/sup&gt;"},"properties":{"noteIndex":0},"schema":"https://github.com/citation-style-language/schema/raw/master/csl-citation.json"}</w:instrText>
      </w:r>
      <w:r w:rsidR="00967E3B">
        <w:rPr>
          <w:rFonts w:ascii="Garamond" w:hAnsi="Garamond"/>
          <w:color w:val="000000" w:themeColor="text1"/>
        </w:rPr>
        <w:fldChar w:fldCharType="separate"/>
      </w:r>
      <w:r w:rsidR="003A2BE2" w:rsidRPr="003A2BE2">
        <w:rPr>
          <w:rFonts w:ascii="Garamond" w:hAnsi="Garamond"/>
          <w:noProof/>
          <w:color w:val="000000" w:themeColor="text1"/>
          <w:vertAlign w:val="superscript"/>
        </w:rPr>
        <w:t>28</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is therefore predicted to result in</w:t>
      </w:r>
      <w:r w:rsidR="00A641C1" w:rsidRPr="007E3B63">
        <w:rPr>
          <w:rFonts w:ascii="Garamond" w:hAnsi="Garamond"/>
          <w:color w:val="000000" w:themeColor="text1"/>
        </w:rPr>
        <w:t xml:space="preserve"> </w:t>
      </w:r>
      <w:r w:rsidR="00473064">
        <w:rPr>
          <w:rFonts w:ascii="Garamond" w:hAnsi="Garamond"/>
          <w:color w:val="000000" w:themeColor="text1"/>
        </w:rPr>
        <w:t xml:space="preserve">sexual </w:t>
      </w:r>
      <w:r w:rsidR="007C43C5" w:rsidRPr="007E3B63">
        <w:rPr>
          <w:rFonts w:ascii="Garamond" w:hAnsi="Garamond"/>
          <w:color w:val="000000" w:themeColor="text1"/>
        </w:rPr>
        <w:t xml:space="preserve">traits </w:t>
      </w:r>
      <w:r w:rsidR="00B77B07">
        <w:rPr>
          <w:rFonts w:ascii="Garamond" w:hAnsi="Garamond"/>
          <w:color w:val="000000" w:themeColor="text1"/>
        </w:rPr>
        <w:t>with</w:t>
      </w:r>
      <w:r w:rsidR="00A641C1" w:rsidRPr="007E3B63">
        <w:rPr>
          <w:rFonts w:ascii="Garamond" w:hAnsi="Garamond"/>
          <w:color w:val="000000" w:themeColor="text1"/>
        </w:rPr>
        <w:t xml:space="preserve">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B77B07">
        <w:rPr>
          <w:rFonts w:ascii="Garamond" w:hAnsi="Garamond"/>
          <w:color w:val="000000" w:themeColor="text1"/>
        </w:rPr>
        <w:t>in</w:t>
      </w:r>
      <w:r w:rsidR="00B77B07" w:rsidRPr="007E3B63">
        <w:rPr>
          <w:rFonts w:ascii="Garamond" w:hAnsi="Garamond"/>
          <w:color w:val="000000" w:themeColor="text1"/>
        </w:rPr>
        <w:t xml:space="preserve">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del w:id="113" w:author="Lauren Harrison" w:date="2020-09-26T15:30:00Z">
        <w:r w:rsidR="007C43C5" w:rsidRPr="007E3B63" w:rsidDel="004E44C6">
          <w:rPr>
            <w:rFonts w:ascii="Garamond" w:hAnsi="Garamond"/>
            <w:color w:val="000000" w:themeColor="text1"/>
          </w:rPr>
          <w:delText xml:space="preserve"> </w:delText>
        </w:r>
      </w:del>
      <w:r w:rsidR="007C43C5"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sup&gt;16,18&lt;/sup&gt;","plainTextFormattedCitation":"16,18","previouslyFormattedCitation":"&lt;sup&gt;16,18&lt;/sup&gt;"},"properties":{"noteIndex":0},"schema":"https://github.com/citation-style-language/schema/raw/master/csl-citation.json"}</w:instrText>
      </w:r>
      <w:r w:rsidR="007C43C5"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16,18</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del w:id="114" w:author="Lauren Harrison" w:date="2020-09-26T16:04:00Z">
        <w:r w:rsidR="00CC68E6" w:rsidRPr="00E05139" w:rsidDel="00E72E2B">
          <w:rPr>
            <w:rFonts w:ascii="Garamond" w:hAnsi="Garamond"/>
            <w:color w:val="000000" w:themeColor="text1"/>
            <w:highlight w:val="yellow"/>
            <w:rPrChange w:id="115" w:author="Lauren Harrison" w:date="2020-09-26T12:02:00Z">
              <w:rPr>
                <w:rFonts w:ascii="Garamond" w:hAnsi="Garamond"/>
                <w:color w:val="000000" w:themeColor="text1"/>
              </w:rPr>
            </w:rPrChange>
          </w:rPr>
          <w:delText>Th</w:delText>
        </w:r>
        <w:r w:rsidR="00AC378A" w:rsidRPr="00E05139" w:rsidDel="00E72E2B">
          <w:rPr>
            <w:rFonts w:ascii="Garamond" w:hAnsi="Garamond"/>
            <w:color w:val="000000" w:themeColor="text1"/>
            <w:highlight w:val="yellow"/>
            <w:rPrChange w:id="116" w:author="Lauren Harrison" w:date="2020-09-26T12:02:00Z">
              <w:rPr>
                <w:rFonts w:ascii="Garamond" w:hAnsi="Garamond"/>
                <w:color w:val="000000" w:themeColor="text1"/>
              </w:rPr>
            </w:rPrChange>
          </w:rPr>
          <w:delText xml:space="preserve">ere is </w:delText>
        </w:r>
        <w:r w:rsidR="00C954EC" w:rsidRPr="00E05139" w:rsidDel="00E72E2B">
          <w:rPr>
            <w:rFonts w:ascii="Garamond" w:hAnsi="Garamond"/>
            <w:color w:val="000000" w:themeColor="text1"/>
            <w:highlight w:val="yellow"/>
            <w:rPrChange w:id="117" w:author="Lauren Harrison" w:date="2020-09-26T12:02:00Z">
              <w:rPr>
                <w:rFonts w:ascii="Garamond" w:hAnsi="Garamond"/>
                <w:color w:val="000000" w:themeColor="text1"/>
              </w:rPr>
            </w:rPrChange>
          </w:rPr>
          <w:delText xml:space="preserve">some </w:delText>
        </w:r>
        <w:r w:rsidR="00AC378A" w:rsidRPr="00E05139" w:rsidDel="00E72E2B">
          <w:rPr>
            <w:rFonts w:ascii="Garamond" w:hAnsi="Garamond"/>
            <w:color w:val="000000" w:themeColor="text1"/>
            <w:highlight w:val="yellow"/>
            <w:rPrChange w:id="118" w:author="Lauren Harrison" w:date="2020-09-26T12:02:00Z">
              <w:rPr>
                <w:rFonts w:ascii="Garamond" w:hAnsi="Garamond"/>
                <w:color w:val="000000" w:themeColor="text1"/>
              </w:rPr>
            </w:rPrChange>
          </w:rPr>
          <w:delText>support</w:delText>
        </w:r>
        <w:r w:rsidR="00114A2C" w:rsidRPr="00E05139" w:rsidDel="00E72E2B">
          <w:rPr>
            <w:rFonts w:ascii="Garamond" w:hAnsi="Garamond"/>
            <w:color w:val="000000" w:themeColor="text1"/>
            <w:highlight w:val="yellow"/>
            <w:rPrChange w:id="119" w:author="Lauren Harrison" w:date="2020-09-26T12:02:00Z">
              <w:rPr>
                <w:rFonts w:ascii="Garamond" w:hAnsi="Garamond"/>
                <w:color w:val="000000" w:themeColor="text1"/>
              </w:rPr>
            </w:rPrChange>
          </w:rPr>
          <w:delText xml:space="preserve"> </w:delText>
        </w:r>
        <w:r w:rsidR="007A6FF8" w:rsidRPr="00E05139" w:rsidDel="00E72E2B">
          <w:rPr>
            <w:rFonts w:ascii="Garamond" w:hAnsi="Garamond"/>
            <w:color w:val="000000" w:themeColor="text1"/>
            <w:highlight w:val="yellow"/>
            <w:rPrChange w:id="120" w:author="Lauren Harrison" w:date="2020-09-26T12:02:00Z">
              <w:rPr>
                <w:rFonts w:ascii="Garamond" w:hAnsi="Garamond"/>
                <w:color w:val="000000" w:themeColor="text1"/>
              </w:rPr>
            </w:rPrChange>
          </w:rPr>
          <w:delText xml:space="preserve">for this </w:delText>
        </w:r>
        <w:r w:rsidR="00B77B07" w:rsidRPr="00E05139" w:rsidDel="00E72E2B">
          <w:rPr>
            <w:rFonts w:ascii="Garamond" w:hAnsi="Garamond"/>
            <w:color w:val="000000" w:themeColor="text1"/>
            <w:highlight w:val="yellow"/>
            <w:rPrChange w:id="121" w:author="Lauren Harrison" w:date="2020-09-26T12:02:00Z">
              <w:rPr>
                <w:rFonts w:ascii="Garamond" w:hAnsi="Garamond"/>
                <w:color w:val="000000" w:themeColor="text1"/>
              </w:rPr>
            </w:rPrChange>
          </w:rPr>
          <w:delText>prediction</w:delText>
        </w:r>
        <w:r w:rsidR="00CC68E6" w:rsidRPr="00E05139" w:rsidDel="00E72E2B">
          <w:rPr>
            <w:rFonts w:ascii="Garamond" w:hAnsi="Garamond"/>
            <w:color w:val="000000" w:themeColor="text1"/>
            <w:highlight w:val="yellow"/>
            <w:rPrChange w:id="122" w:author="Lauren Harrison" w:date="2020-09-26T12:02:00Z">
              <w:rPr>
                <w:rFonts w:ascii="Garamond" w:hAnsi="Garamond"/>
                <w:color w:val="000000" w:themeColor="text1"/>
              </w:rPr>
            </w:rPrChange>
          </w:rPr>
          <w:delText xml:space="preserve">. </w:delText>
        </w:r>
        <w:r w:rsidR="00403519" w:rsidRPr="00E05139" w:rsidDel="00E72E2B">
          <w:rPr>
            <w:rFonts w:ascii="Garamond" w:hAnsi="Garamond"/>
            <w:color w:val="000000" w:themeColor="text1"/>
            <w:highlight w:val="yellow"/>
            <w:rPrChange w:id="123" w:author="Lauren Harrison" w:date="2020-09-26T12:02:00Z">
              <w:rPr>
                <w:rFonts w:ascii="Garamond" w:hAnsi="Garamond"/>
                <w:color w:val="000000" w:themeColor="text1"/>
              </w:rPr>
            </w:rPrChange>
          </w:rPr>
          <w:delText>A</w:delText>
        </w:r>
        <w:r w:rsidR="007C43C5" w:rsidRPr="00E05139" w:rsidDel="00E72E2B">
          <w:rPr>
            <w:rFonts w:ascii="Garamond" w:hAnsi="Garamond"/>
            <w:color w:val="000000" w:themeColor="text1"/>
            <w:highlight w:val="yellow"/>
            <w:rPrChange w:id="124" w:author="Lauren Harrison" w:date="2020-09-26T12:02:00Z">
              <w:rPr>
                <w:rFonts w:ascii="Garamond" w:hAnsi="Garamond"/>
                <w:color w:val="000000" w:themeColor="text1"/>
              </w:rPr>
            </w:rPrChange>
          </w:rPr>
          <w:delText xml:space="preserve"> meta-analysis </w:delText>
        </w:r>
        <w:r w:rsidR="00473064" w:rsidRPr="00E05139" w:rsidDel="00E72E2B">
          <w:rPr>
            <w:rFonts w:ascii="Garamond" w:hAnsi="Garamond"/>
            <w:color w:val="000000" w:themeColor="text1"/>
            <w:highlight w:val="yellow"/>
            <w:rPrChange w:id="125" w:author="Lauren Harrison" w:date="2020-09-26T12:02:00Z">
              <w:rPr>
                <w:rFonts w:ascii="Garamond" w:hAnsi="Garamond"/>
                <w:color w:val="000000" w:themeColor="text1"/>
              </w:rPr>
            </w:rPrChange>
          </w:rPr>
          <w:delText xml:space="preserve">of </w:delText>
        </w:r>
        <w:r w:rsidR="007C43C5" w:rsidRPr="00E05139" w:rsidDel="00E72E2B">
          <w:rPr>
            <w:rFonts w:ascii="Garamond" w:hAnsi="Garamond"/>
            <w:color w:val="000000" w:themeColor="text1"/>
            <w:highlight w:val="yellow"/>
            <w:rPrChange w:id="126" w:author="Lauren Harrison" w:date="2020-09-26T12:02:00Z">
              <w:rPr>
                <w:rFonts w:ascii="Garamond" w:hAnsi="Garamond"/>
                <w:color w:val="000000" w:themeColor="text1"/>
              </w:rPr>
            </w:rPrChange>
          </w:rPr>
          <w:delText xml:space="preserve">phenotypic variance </w:delText>
        </w:r>
        <w:r w:rsidR="007A6FF8" w:rsidRPr="00E05139" w:rsidDel="00E72E2B">
          <w:rPr>
            <w:rFonts w:ascii="Garamond" w:hAnsi="Garamond"/>
            <w:color w:val="000000" w:themeColor="text1"/>
            <w:highlight w:val="yellow"/>
            <w:rPrChange w:id="127" w:author="Lauren Harrison" w:date="2020-09-26T12:02:00Z">
              <w:rPr>
                <w:rFonts w:ascii="Garamond" w:hAnsi="Garamond"/>
                <w:color w:val="000000" w:themeColor="text1"/>
              </w:rPr>
            </w:rPrChange>
          </w:rPr>
          <w:delText xml:space="preserve">of traits </w:delText>
        </w:r>
        <w:r w:rsidR="00403519" w:rsidRPr="00E05139" w:rsidDel="00E72E2B">
          <w:rPr>
            <w:rFonts w:ascii="Garamond" w:hAnsi="Garamond"/>
            <w:color w:val="000000" w:themeColor="text1"/>
            <w:highlight w:val="yellow"/>
            <w:rPrChange w:id="128" w:author="Lauren Harrison" w:date="2020-09-26T12:02:00Z">
              <w:rPr>
                <w:rFonts w:ascii="Garamond" w:hAnsi="Garamond"/>
                <w:color w:val="000000" w:themeColor="text1"/>
              </w:rPr>
            </w:rPrChange>
          </w:rPr>
          <w:delText xml:space="preserve">reported </w:delText>
        </w:r>
        <w:r w:rsidR="007C43C5" w:rsidRPr="00E05139" w:rsidDel="00E72E2B">
          <w:rPr>
            <w:rFonts w:ascii="Garamond" w:hAnsi="Garamond"/>
            <w:color w:val="000000" w:themeColor="text1"/>
            <w:highlight w:val="yellow"/>
            <w:rPrChange w:id="129" w:author="Lauren Harrison" w:date="2020-09-26T12:02:00Z">
              <w:rPr>
                <w:rFonts w:ascii="Garamond" w:hAnsi="Garamond"/>
                <w:color w:val="000000" w:themeColor="text1"/>
              </w:rPr>
            </w:rPrChange>
          </w:rPr>
          <w:delText>significant</w:delText>
        </w:r>
        <w:r w:rsidR="0031133E" w:rsidRPr="00E05139" w:rsidDel="00E72E2B">
          <w:rPr>
            <w:rFonts w:ascii="Garamond" w:hAnsi="Garamond"/>
            <w:color w:val="000000" w:themeColor="text1"/>
            <w:highlight w:val="yellow"/>
            <w:rPrChange w:id="130" w:author="Lauren Harrison" w:date="2020-09-26T12:02:00Z">
              <w:rPr>
                <w:rFonts w:ascii="Garamond" w:hAnsi="Garamond"/>
                <w:color w:val="000000" w:themeColor="text1"/>
              </w:rPr>
            </w:rPrChange>
          </w:rPr>
          <w:delText>ly</w:delText>
        </w:r>
        <w:r w:rsidR="007C43C5" w:rsidRPr="00E05139" w:rsidDel="00E72E2B">
          <w:rPr>
            <w:rFonts w:ascii="Garamond" w:hAnsi="Garamond"/>
            <w:color w:val="000000" w:themeColor="text1"/>
            <w:highlight w:val="yellow"/>
            <w:rPrChange w:id="131" w:author="Lauren Harrison" w:date="2020-09-26T12:02:00Z">
              <w:rPr>
                <w:rFonts w:ascii="Garamond" w:hAnsi="Garamond"/>
                <w:color w:val="000000" w:themeColor="text1"/>
              </w:rPr>
            </w:rPrChange>
          </w:rPr>
          <w:delText xml:space="preserve"> </w:delText>
        </w:r>
        <w:r w:rsidR="00CC68E6" w:rsidRPr="00E05139" w:rsidDel="00E72E2B">
          <w:rPr>
            <w:rFonts w:ascii="Garamond" w:hAnsi="Garamond"/>
            <w:color w:val="000000" w:themeColor="text1"/>
            <w:highlight w:val="yellow"/>
            <w:rPrChange w:id="132" w:author="Lauren Harrison" w:date="2020-09-26T12:02:00Z">
              <w:rPr>
                <w:rFonts w:ascii="Garamond" w:hAnsi="Garamond"/>
                <w:color w:val="000000" w:themeColor="text1"/>
              </w:rPr>
            </w:rPrChange>
          </w:rPr>
          <w:delText xml:space="preserve">higher variation among </w:delText>
        </w:r>
        <w:r w:rsidR="007C43C5" w:rsidRPr="00E05139" w:rsidDel="00E72E2B">
          <w:rPr>
            <w:rFonts w:ascii="Garamond" w:hAnsi="Garamond"/>
            <w:color w:val="000000" w:themeColor="text1"/>
            <w:highlight w:val="yellow"/>
            <w:rPrChange w:id="133" w:author="Lauren Harrison" w:date="2020-09-26T12:02:00Z">
              <w:rPr>
                <w:rFonts w:ascii="Garamond" w:hAnsi="Garamond"/>
                <w:color w:val="000000" w:themeColor="text1"/>
              </w:rPr>
            </w:rPrChange>
          </w:rPr>
          <w:delText>male</w:delText>
        </w:r>
        <w:r w:rsidR="00CC68E6" w:rsidRPr="00E05139" w:rsidDel="00E72E2B">
          <w:rPr>
            <w:rFonts w:ascii="Garamond" w:hAnsi="Garamond"/>
            <w:color w:val="000000" w:themeColor="text1"/>
            <w:highlight w:val="yellow"/>
            <w:rPrChange w:id="134" w:author="Lauren Harrison" w:date="2020-09-26T12:02:00Z">
              <w:rPr>
                <w:rFonts w:ascii="Garamond" w:hAnsi="Garamond"/>
                <w:color w:val="000000" w:themeColor="text1"/>
              </w:rPr>
            </w:rPrChange>
          </w:rPr>
          <w:delText xml:space="preserve">s </w:delText>
        </w:r>
        <w:r w:rsidR="00403519" w:rsidRPr="00E05139" w:rsidDel="00E72E2B">
          <w:rPr>
            <w:rFonts w:ascii="Garamond" w:hAnsi="Garamond"/>
            <w:color w:val="000000" w:themeColor="text1"/>
            <w:highlight w:val="yellow"/>
            <w:rPrChange w:id="135" w:author="Lauren Harrison" w:date="2020-09-26T12:02:00Z">
              <w:rPr>
                <w:rFonts w:ascii="Garamond" w:hAnsi="Garamond"/>
                <w:color w:val="000000" w:themeColor="text1"/>
              </w:rPr>
            </w:rPrChange>
          </w:rPr>
          <w:delText xml:space="preserve">than females </w:delText>
        </w:r>
        <w:r w:rsidR="007C43C5" w:rsidRPr="00E05139" w:rsidDel="00E72E2B">
          <w:rPr>
            <w:rFonts w:ascii="Garamond" w:hAnsi="Garamond"/>
            <w:color w:val="000000" w:themeColor="text1"/>
            <w:highlight w:val="yellow"/>
            <w:rPrChange w:id="136" w:author="Lauren Harrison" w:date="2020-09-26T12:02:00Z">
              <w:rPr>
                <w:rFonts w:ascii="Garamond" w:hAnsi="Garamond"/>
                <w:color w:val="000000" w:themeColor="text1"/>
              </w:rPr>
            </w:rPrChange>
          </w:rPr>
          <w:delText>for reproductive and non-reproductive traits</w:delText>
        </w:r>
        <w:r w:rsidR="00CC68E6" w:rsidRPr="00E05139" w:rsidDel="00E72E2B">
          <w:rPr>
            <w:rFonts w:ascii="Garamond" w:hAnsi="Garamond"/>
            <w:color w:val="000000" w:themeColor="text1"/>
            <w:highlight w:val="yellow"/>
            <w:rPrChange w:id="137" w:author="Lauren Harrison" w:date="2020-09-26T12:02:00Z">
              <w:rPr>
                <w:rFonts w:ascii="Garamond" w:hAnsi="Garamond"/>
                <w:color w:val="000000" w:themeColor="text1"/>
              </w:rPr>
            </w:rPrChange>
          </w:rPr>
          <w:delText xml:space="preserve">, </w:delText>
        </w:r>
        <w:r w:rsidR="007A6FF8" w:rsidRPr="00E05139" w:rsidDel="00E72E2B">
          <w:rPr>
            <w:rFonts w:ascii="Garamond" w:hAnsi="Garamond"/>
            <w:color w:val="000000" w:themeColor="text1"/>
            <w:highlight w:val="yellow"/>
            <w:rPrChange w:id="138" w:author="Lauren Harrison" w:date="2020-09-26T12:02:00Z">
              <w:rPr>
                <w:rFonts w:ascii="Garamond" w:hAnsi="Garamond"/>
                <w:color w:val="000000" w:themeColor="text1"/>
              </w:rPr>
            </w:rPrChange>
          </w:rPr>
          <w:delText>but</w:delText>
        </w:r>
        <w:r w:rsidR="00CC68E6" w:rsidRPr="00E05139" w:rsidDel="00E72E2B">
          <w:rPr>
            <w:rFonts w:ascii="Garamond" w:hAnsi="Garamond"/>
            <w:color w:val="000000" w:themeColor="text1"/>
            <w:highlight w:val="yellow"/>
            <w:rPrChange w:id="139" w:author="Lauren Harrison" w:date="2020-09-26T12:02:00Z">
              <w:rPr>
                <w:rFonts w:ascii="Garamond" w:hAnsi="Garamond"/>
                <w:color w:val="000000" w:themeColor="text1"/>
              </w:rPr>
            </w:rPrChange>
          </w:rPr>
          <w:delText xml:space="preserve"> </w:delText>
        </w:r>
        <w:r w:rsidR="00C954EC" w:rsidRPr="00E05139" w:rsidDel="00E72E2B">
          <w:rPr>
            <w:rFonts w:ascii="Garamond" w:hAnsi="Garamond"/>
            <w:color w:val="000000" w:themeColor="text1"/>
            <w:highlight w:val="yellow"/>
            <w:rPrChange w:id="140" w:author="Lauren Harrison" w:date="2020-09-26T12:02:00Z">
              <w:rPr>
                <w:rFonts w:ascii="Garamond" w:hAnsi="Garamond"/>
                <w:color w:val="000000" w:themeColor="text1"/>
              </w:rPr>
            </w:rPrChange>
          </w:rPr>
          <w:delText xml:space="preserve">a greater </w:delText>
        </w:r>
        <w:r w:rsidR="00CC68E6" w:rsidRPr="00E05139" w:rsidDel="00E72E2B">
          <w:rPr>
            <w:rFonts w:ascii="Garamond" w:hAnsi="Garamond"/>
            <w:color w:val="000000" w:themeColor="text1"/>
            <w:highlight w:val="yellow"/>
            <w:rPrChange w:id="141" w:author="Lauren Harrison" w:date="2020-09-26T12:02:00Z">
              <w:rPr>
                <w:rFonts w:ascii="Garamond" w:hAnsi="Garamond"/>
                <w:color w:val="000000" w:themeColor="text1"/>
              </w:rPr>
            </w:rPrChange>
          </w:rPr>
          <w:delText>difference for reproducti</w:delText>
        </w:r>
        <w:r w:rsidR="00473064" w:rsidRPr="00E05139" w:rsidDel="00E72E2B">
          <w:rPr>
            <w:rFonts w:ascii="Garamond" w:hAnsi="Garamond"/>
            <w:color w:val="000000" w:themeColor="text1"/>
            <w:highlight w:val="yellow"/>
            <w:rPrChange w:id="142" w:author="Lauren Harrison" w:date="2020-09-26T12:02:00Z">
              <w:rPr>
                <w:rFonts w:ascii="Garamond" w:hAnsi="Garamond"/>
                <w:color w:val="000000" w:themeColor="text1"/>
              </w:rPr>
            </w:rPrChange>
          </w:rPr>
          <w:delText xml:space="preserve">ve </w:delText>
        </w:r>
        <w:r w:rsidR="007C43C5" w:rsidRPr="00E05139" w:rsidDel="00E72E2B">
          <w:rPr>
            <w:rFonts w:ascii="Garamond" w:hAnsi="Garamond"/>
            <w:color w:val="000000" w:themeColor="text1"/>
            <w:highlight w:val="yellow"/>
            <w:rPrChange w:id="143" w:author="Lauren Harrison" w:date="2020-09-26T12:02:00Z">
              <w:rPr>
                <w:rFonts w:ascii="Garamond" w:hAnsi="Garamond"/>
                <w:color w:val="000000" w:themeColor="text1"/>
              </w:rPr>
            </w:rPrChange>
          </w:rPr>
          <w:delText>traits</w:delText>
        </w:r>
      </w:del>
      <w:del w:id="144" w:author="Lauren Harrison" w:date="2020-09-26T15:41:00Z">
        <w:r w:rsidR="007C43C5" w:rsidRPr="00E05139" w:rsidDel="00E929B6">
          <w:rPr>
            <w:rFonts w:ascii="Garamond" w:hAnsi="Garamond"/>
            <w:color w:val="000000" w:themeColor="text1"/>
            <w:highlight w:val="yellow"/>
            <w:rPrChange w:id="145" w:author="Lauren Harrison" w:date="2020-09-26T12:02:00Z">
              <w:rPr>
                <w:rFonts w:ascii="Garamond" w:hAnsi="Garamond"/>
                <w:color w:val="000000" w:themeColor="text1"/>
              </w:rPr>
            </w:rPrChange>
          </w:rPr>
          <w:delText xml:space="preserve"> </w:delText>
        </w:r>
      </w:del>
      <w:del w:id="146" w:author="Lauren Harrison" w:date="2020-09-26T16:04:00Z">
        <w:r w:rsidR="00CC68E6" w:rsidRPr="00E05139" w:rsidDel="00E72E2B">
          <w:rPr>
            <w:rFonts w:ascii="Garamond" w:hAnsi="Garamond"/>
            <w:color w:val="000000" w:themeColor="text1"/>
            <w:highlight w:val="yellow"/>
            <w:rPrChange w:id="147" w:author="Lauren Harrison" w:date="2020-09-26T12:02:00Z">
              <w:rPr>
                <w:rFonts w:ascii="Garamond" w:hAnsi="Garamond"/>
                <w:color w:val="000000" w:themeColor="text1"/>
              </w:rPr>
            </w:rPrChange>
          </w:rPr>
          <w:fldChar w:fldCharType="begin" w:fldLock="1"/>
        </w:r>
        <w:r w:rsidR="000D08D7" w:rsidRPr="00E72E2B" w:rsidDel="00E72E2B">
          <w:rPr>
            <w:rFonts w:ascii="Garamond" w:hAnsi="Garamond"/>
            <w:color w:val="000000" w:themeColor="text1"/>
            <w:highlight w:val="yellow"/>
          </w:rPr>
          <w:del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17&lt;/sup&gt;","plainTextFormattedCitation":"17","previouslyFormattedCitation":"&lt;sup&gt;17&lt;/sup&gt;"},"properties":{"noteIndex":0},"schema":"https://github.com/citation-style-language/schema/raw/master/csl-citation.json"}</w:delInstrText>
        </w:r>
        <w:r w:rsidR="00CC68E6" w:rsidRPr="00E05139" w:rsidDel="00E72E2B">
          <w:rPr>
            <w:rFonts w:ascii="Garamond" w:hAnsi="Garamond"/>
            <w:color w:val="000000" w:themeColor="text1"/>
            <w:highlight w:val="yellow"/>
            <w:rPrChange w:id="148" w:author="Lauren Harrison" w:date="2020-09-26T12:02:00Z">
              <w:rPr>
                <w:rFonts w:ascii="Garamond" w:hAnsi="Garamond"/>
                <w:color w:val="000000" w:themeColor="text1"/>
              </w:rPr>
            </w:rPrChange>
          </w:rPr>
          <w:fldChar w:fldCharType="separate"/>
        </w:r>
        <w:r w:rsidR="00207C42" w:rsidRPr="00E72E2B" w:rsidDel="00E72E2B">
          <w:rPr>
            <w:rFonts w:ascii="Garamond" w:hAnsi="Garamond"/>
            <w:noProof/>
            <w:color w:val="000000" w:themeColor="text1"/>
            <w:highlight w:val="yellow"/>
            <w:vertAlign w:val="superscript"/>
          </w:rPr>
          <w:delText>17</w:delText>
        </w:r>
        <w:r w:rsidR="00CC68E6" w:rsidRPr="00E05139" w:rsidDel="00E72E2B">
          <w:rPr>
            <w:rFonts w:ascii="Garamond" w:hAnsi="Garamond"/>
            <w:color w:val="000000" w:themeColor="text1"/>
            <w:highlight w:val="yellow"/>
            <w:rPrChange w:id="149" w:author="Lauren Harrison" w:date="2020-09-26T12:02:00Z">
              <w:rPr>
                <w:rFonts w:ascii="Garamond" w:hAnsi="Garamond"/>
                <w:color w:val="000000" w:themeColor="text1"/>
              </w:rPr>
            </w:rPrChange>
          </w:rPr>
          <w:fldChar w:fldCharType="end"/>
        </w:r>
        <w:r w:rsidR="007C43C5" w:rsidRPr="00E05139" w:rsidDel="00E72E2B">
          <w:rPr>
            <w:rFonts w:ascii="Garamond" w:hAnsi="Garamond"/>
            <w:color w:val="000000" w:themeColor="text1"/>
            <w:highlight w:val="yellow"/>
            <w:rPrChange w:id="150" w:author="Lauren Harrison" w:date="2020-09-26T12:02:00Z">
              <w:rPr>
                <w:rFonts w:ascii="Garamond" w:hAnsi="Garamond"/>
                <w:color w:val="000000" w:themeColor="text1"/>
              </w:rPr>
            </w:rPrChange>
          </w:rPr>
          <w:delText>.</w:delText>
        </w:r>
        <w:r w:rsidR="00DA65A6" w:rsidRPr="007E3B63" w:rsidDel="00E72E2B">
          <w:rPr>
            <w:rFonts w:ascii="Garamond" w:hAnsi="Garamond"/>
            <w:color w:val="000000" w:themeColor="text1"/>
          </w:rPr>
          <w:delText xml:space="preserve"> </w:delText>
        </w:r>
      </w:del>
    </w:p>
    <w:p w14:paraId="47105F0E" w14:textId="74147FFF" w:rsidR="008C0681" w:rsidRPr="007E3B63" w:rsidDel="000379E8" w:rsidRDefault="008C0681" w:rsidP="00A641C1">
      <w:pPr>
        <w:ind w:firstLine="360"/>
        <w:rPr>
          <w:del w:id="151" w:author="Lauren Harrison" w:date="2020-09-28T18:24:00Z"/>
          <w:rFonts w:ascii="Garamond" w:hAnsi="Garamond"/>
          <w:color w:val="000000" w:themeColor="text1"/>
        </w:rPr>
      </w:pPr>
    </w:p>
    <w:p w14:paraId="57443D28" w14:textId="3CB9AF85" w:rsidR="00D94780" w:rsidRPr="007E3B63" w:rsidDel="000379E8" w:rsidRDefault="00665F28" w:rsidP="000379E8">
      <w:pPr>
        <w:rPr>
          <w:del w:id="152" w:author="Lauren Harrison" w:date="2020-09-28T18:24:00Z"/>
          <w:rFonts w:ascii="Garamond" w:hAnsi="Garamond"/>
          <w:color w:val="000000" w:themeColor="text1"/>
        </w:rPr>
        <w:pPrChange w:id="153" w:author="Lauren Harrison" w:date="2020-09-28T18:24:00Z">
          <w:pPr>
            <w:ind w:firstLine="360"/>
          </w:pPr>
        </w:pPrChange>
      </w:pPr>
      <w:del w:id="154" w:author="Lauren Harrison" w:date="2020-09-28T18:24:00Z">
        <w:r w:rsidRPr="007E3B63" w:rsidDel="000379E8">
          <w:rPr>
            <w:rFonts w:ascii="Garamond" w:hAnsi="Garamond"/>
            <w:color w:val="000000" w:themeColor="text1"/>
          </w:rPr>
          <w:delText>Second, negative frequency-dependent selection can maintain variation</w:delText>
        </w:r>
        <w:r w:rsidR="009D3B11" w:rsidDel="000379E8">
          <w:rPr>
            <w:rFonts w:ascii="Garamond" w:hAnsi="Garamond"/>
            <w:color w:val="000000" w:themeColor="text1"/>
          </w:rPr>
          <w:delText xml:space="preserve"> in traits</w:delText>
        </w:r>
        <w:r w:rsidRPr="007E3B63" w:rsidDel="000379E8">
          <w:rPr>
            <w:rFonts w:ascii="Garamond" w:hAnsi="Garamond"/>
            <w:color w:val="000000" w:themeColor="text1"/>
          </w:rPr>
          <w:delText xml:space="preserve">. </w:delText>
        </w:r>
        <w:r w:rsidR="00757295" w:rsidRPr="007E3B63" w:rsidDel="000379E8">
          <w:rPr>
            <w:rFonts w:ascii="Garamond" w:hAnsi="Garamond"/>
            <w:color w:val="000000" w:themeColor="text1"/>
          </w:rPr>
          <w:delText>Th</w:delText>
        </w:r>
        <w:r w:rsidR="00D96489" w:rsidDel="000379E8">
          <w:rPr>
            <w:rFonts w:ascii="Garamond" w:hAnsi="Garamond"/>
            <w:color w:val="000000" w:themeColor="text1"/>
          </w:rPr>
          <w:delText>is</w:delText>
        </w:r>
        <w:r w:rsidR="00757295" w:rsidRPr="007E3B63" w:rsidDel="000379E8">
          <w:rPr>
            <w:rFonts w:ascii="Garamond" w:hAnsi="Garamond"/>
            <w:color w:val="000000" w:themeColor="text1"/>
          </w:rPr>
          <w:delText xml:space="preserve"> </w:delText>
        </w:r>
        <w:r w:rsidR="00AF2CE0" w:rsidDel="000379E8">
          <w:rPr>
            <w:rFonts w:ascii="Garamond" w:hAnsi="Garamond"/>
            <w:color w:val="000000" w:themeColor="text1"/>
          </w:rPr>
          <w:delText>is</w:delText>
        </w:r>
        <w:r w:rsidRPr="007E3B63" w:rsidDel="000379E8">
          <w:rPr>
            <w:rFonts w:ascii="Garamond" w:hAnsi="Garamond"/>
            <w:color w:val="000000" w:themeColor="text1"/>
          </w:rPr>
          <w:delText xml:space="preserve"> particularly </w:delText>
        </w:r>
        <w:r w:rsidR="00AF2CE0" w:rsidDel="000379E8">
          <w:rPr>
            <w:rFonts w:ascii="Garamond" w:hAnsi="Garamond"/>
            <w:color w:val="000000" w:themeColor="text1"/>
          </w:rPr>
          <w:delText>relevant</w:delText>
        </w:r>
        <w:r w:rsidR="00AF2CE0" w:rsidRPr="007E3B63" w:rsidDel="000379E8">
          <w:rPr>
            <w:rFonts w:ascii="Garamond" w:hAnsi="Garamond"/>
            <w:color w:val="000000" w:themeColor="text1"/>
          </w:rPr>
          <w:delText xml:space="preserve"> </w:delText>
        </w:r>
        <w:r w:rsidRPr="007E3B63" w:rsidDel="000379E8">
          <w:rPr>
            <w:rFonts w:ascii="Garamond" w:hAnsi="Garamond"/>
            <w:color w:val="000000" w:themeColor="text1"/>
          </w:rPr>
          <w:delText>for behavioural traits</w:delText>
        </w:r>
        <w:r w:rsidR="006751F5" w:rsidDel="000379E8">
          <w:rPr>
            <w:rFonts w:ascii="Garamond" w:hAnsi="Garamond"/>
            <w:color w:val="000000" w:themeColor="text1"/>
          </w:rPr>
          <w:delText xml:space="preserve"> </w:delText>
        </w:r>
        <w:r w:rsidR="00E47596" w:rsidDel="000379E8">
          <w:rPr>
            <w:rFonts w:ascii="Garamond" w:hAnsi="Garamond"/>
            <w:color w:val="000000" w:themeColor="text1"/>
          </w:rPr>
          <w:delText>that</w:delText>
        </w:r>
        <w:r w:rsidR="006751F5" w:rsidDel="000379E8">
          <w:rPr>
            <w:rFonts w:ascii="Garamond" w:hAnsi="Garamond"/>
            <w:color w:val="000000" w:themeColor="text1"/>
          </w:rPr>
          <w:delText xml:space="preserve"> </w:delText>
        </w:r>
      </w:del>
      <w:del w:id="155" w:author="Lauren Harrison" w:date="2020-09-26T12:02:00Z">
        <w:r w:rsidR="00AF2CE0" w:rsidDel="00E05139">
          <w:rPr>
            <w:rFonts w:ascii="Garamond" w:hAnsi="Garamond"/>
            <w:color w:val="000000" w:themeColor="text1"/>
          </w:rPr>
          <w:delText>often</w:delText>
        </w:r>
        <w:r w:rsidR="006751F5" w:rsidDel="00E05139">
          <w:rPr>
            <w:rFonts w:ascii="Garamond" w:hAnsi="Garamond"/>
            <w:color w:val="000000" w:themeColor="text1"/>
          </w:rPr>
          <w:delText xml:space="preserve"> affect</w:delText>
        </w:r>
      </w:del>
      <w:del w:id="156" w:author="Lauren Harrison" w:date="2020-09-28T18:24:00Z">
        <w:r w:rsidR="006751F5" w:rsidDel="000379E8">
          <w:rPr>
            <w:rFonts w:ascii="Garamond" w:hAnsi="Garamond"/>
            <w:color w:val="000000" w:themeColor="text1"/>
          </w:rPr>
          <w:delText xml:space="preserve"> the intensity of competition</w:delText>
        </w:r>
        <w:r w:rsidR="00703655" w:rsidDel="000379E8">
          <w:rPr>
            <w:rFonts w:ascii="Garamond" w:hAnsi="Garamond"/>
            <w:color w:val="000000" w:themeColor="text1"/>
          </w:rPr>
          <w:delText xml:space="preserve"> among similar individuals</w:delText>
        </w:r>
      </w:del>
      <w:del w:id="157" w:author="Lauren Harrison" w:date="2020-09-26T15:42:00Z">
        <w:r w:rsidRPr="007E3B63" w:rsidDel="00E929B6">
          <w:rPr>
            <w:rFonts w:ascii="Garamond" w:hAnsi="Garamond"/>
            <w:color w:val="000000" w:themeColor="text1"/>
          </w:rPr>
          <w:delText xml:space="preserve"> </w:delText>
        </w:r>
      </w:del>
      <w:del w:id="158" w:author="Lauren Harrison" w:date="2020-09-28T18:24:00Z">
        <w:r w:rsidR="00CA10B4" w:rsidRPr="00CA10B4" w:rsidDel="000379E8">
          <w:rPr>
            <w:rFonts w:ascii="Garamond" w:hAnsi="Garamond"/>
            <w:color w:val="000000" w:themeColor="text1"/>
          </w:rPr>
          <w:fldChar w:fldCharType="begin" w:fldLock="1"/>
        </w:r>
        <w:r w:rsidR="00D25693" w:rsidRPr="000379E8" w:rsidDel="000379E8">
          <w:rPr>
            <w:rFonts w:ascii="Garamond" w:hAnsi="Garamond"/>
            <w:color w:val="000000" w:themeColor="text1"/>
          </w:rPr>
          <w:del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lt;sup&gt;28&lt;/sup&gt;","plainTextFormattedCitation":"28","previouslyFormattedCitation":"&lt;sup&gt;28&lt;/sup&gt;"},"properties":{"noteIndex":0},"schema":"https://github.com/citation-style-language/schema/raw/master/csl-citation.json"}</w:delInstrText>
        </w:r>
        <w:r w:rsidR="00CA10B4" w:rsidRPr="00CA10B4" w:rsidDel="000379E8">
          <w:rPr>
            <w:rFonts w:ascii="Garamond" w:hAnsi="Garamond"/>
            <w:color w:val="000000" w:themeColor="text1"/>
          </w:rPr>
          <w:fldChar w:fldCharType="separate"/>
        </w:r>
        <w:r w:rsidR="00A24AC2" w:rsidRPr="000379E8" w:rsidDel="000379E8">
          <w:rPr>
            <w:rFonts w:ascii="Garamond" w:hAnsi="Garamond"/>
            <w:noProof/>
            <w:color w:val="000000" w:themeColor="text1"/>
            <w:vertAlign w:val="superscript"/>
          </w:rPr>
          <w:delText>28</w:delText>
        </w:r>
        <w:r w:rsidR="00CA10B4" w:rsidRPr="00CA10B4" w:rsidDel="000379E8">
          <w:rPr>
            <w:rFonts w:ascii="Garamond" w:hAnsi="Garamond"/>
            <w:color w:val="000000" w:themeColor="text1"/>
          </w:rPr>
          <w:fldChar w:fldCharType="end"/>
        </w:r>
        <w:r w:rsidRPr="00CA10B4" w:rsidDel="000379E8">
          <w:rPr>
            <w:rFonts w:ascii="Garamond" w:hAnsi="Garamond"/>
            <w:color w:val="000000" w:themeColor="text1"/>
          </w:rPr>
          <w:delText>.</w:delText>
        </w:r>
        <w:r w:rsidRPr="007E3B63" w:rsidDel="000379E8">
          <w:rPr>
            <w:rFonts w:ascii="Garamond" w:hAnsi="Garamond"/>
            <w:color w:val="000000" w:themeColor="text1"/>
          </w:rPr>
          <w:delText xml:space="preserve"> For example,</w:delText>
        </w:r>
        <w:r w:rsidR="003D7F57" w:rsidDel="000379E8">
          <w:rPr>
            <w:rFonts w:ascii="Garamond" w:hAnsi="Garamond"/>
            <w:color w:val="000000" w:themeColor="text1"/>
          </w:rPr>
          <w:delText xml:space="preserve"> </w:delText>
        </w:r>
        <w:r w:rsidR="006751F5" w:rsidDel="000379E8">
          <w:rPr>
            <w:rFonts w:ascii="Garamond" w:hAnsi="Garamond"/>
            <w:color w:val="000000" w:themeColor="text1"/>
          </w:rPr>
          <w:delText xml:space="preserve">there are two </w:delText>
        </w:r>
        <w:r w:rsidR="009D3B11" w:rsidDel="000379E8">
          <w:rPr>
            <w:rFonts w:ascii="Garamond" w:hAnsi="Garamond"/>
            <w:color w:val="000000" w:themeColor="text1"/>
          </w:rPr>
          <w:delText xml:space="preserve">foraging </w:delText>
        </w:r>
        <w:r w:rsidR="006751F5" w:rsidDel="000379E8">
          <w:rPr>
            <w:rFonts w:ascii="Garamond" w:hAnsi="Garamond"/>
            <w:color w:val="000000" w:themeColor="text1"/>
          </w:rPr>
          <w:delText xml:space="preserve">morphs </w:delText>
        </w:r>
        <w:r w:rsidR="00765AB3" w:rsidDel="000379E8">
          <w:rPr>
            <w:rFonts w:ascii="Garamond" w:hAnsi="Garamond"/>
            <w:color w:val="000000" w:themeColor="text1"/>
          </w:rPr>
          <w:delText xml:space="preserve">in </w:delText>
        </w:r>
        <w:r w:rsidR="003D7F57" w:rsidDel="000379E8">
          <w:rPr>
            <w:rFonts w:ascii="Garamond" w:hAnsi="Garamond"/>
            <w:i/>
            <w:color w:val="000000" w:themeColor="text1"/>
          </w:rPr>
          <w:delText>Drosophila melanogaster</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larvae</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w:delText>
        </w:r>
        <w:r w:rsidR="003D7F57" w:rsidDel="000379E8">
          <w:rPr>
            <w:rFonts w:ascii="Garamond" w:hAnsi="Garamond"/>
            <w:color w:val="000000" w:themeColor="text1"/>
          </w:rPr>
          <w:delText>rover</w:delText>
        </w:r>
        <w:r w:rsidR="00765AB3" w:rsidDel="000379E8">
          <w:rPr>
            <w:rFonts w:ascii="Garamond" w:hAnsi="Garamond"/>
            <w:color w:val="000000" w:themeColor="text1"/>
          </w:rPr>
          <w:delText>’</w:delText>
        </w:r>
        <w:r w:rsidR="003D7F57" w:rsidDel="000379E8">
          <w:rPr>
            <w:rFonts w:ascii="Garamond" w:hAnsi="Garamond"/>
            <w:color w:val="000000" w:themeColor="text1"/>
          </w:rPr>
          <w:delText xml:space="preserve"> </w:delText>
        </w:r>
        <w:r w:rsidR="00765AB3" w:rsidDel="000379E8">
          <w:rPr>
            <w:rFonts w:ascii="Garamond" w:hAnsi="Garamond"/>
            <w:color w:val="000000" w:themeColor="text1"/>
          </w:rPr>
          <w:delText xml:space="preserve">(actively explores) </w:delText>
        </w:r>
        <w:r w:rsidR="003D7F57" w:rsidDel="000379E8">
          <w:rPr>
            <w:rFonts w:ascii="Garamond" w:hAnsi="Garamond"/>
            <w:color w:val="000000" w:themeColor="text1"/>
          </w:rPr>
          <w:delText xml:space="preserve">and </w:delText>
        </w:r>
        <w:r w:rsidR="00765AB3" w:rsidDel="000379E8">
          <w:rPr>
            <w:rFonts w:ascii="Garamond" w:hAnsi="Garamond"/>
            <w:color w:val="000000" w:themeColor="text1"/>
          </w:rPr>
          <w:delText>‘</w:delText>
        </w:r>
        <w:r w:rsidR="003D7F57" w:rsidDel="000379E8">
          <w:rPr>
            <w:rFonts w:ascii="Garamond" w:hAnsi="Garamond"/>
            <w:color w:val="000000" w:themeColor="text1"/>
          </w:rPr>
          <w:delText>sitter</w:delText>
        </w:r>
        <w:r w:rsidR="00765AB3" w:rsidDel="000379E8">
          <w:rPr>
            <w:rFonts w:ascii="Garamond" w:hAnsi="Garamond"/>
            <w:color w:val="000000" w:themeColor="text1"/>
          </w:rPr>
          <w:delText>’</w:delText>
        </w:r>
        <w:r w:rsidR="003D7F57" w:rsidDel="000379E8">
          <w:rPr>
            <w:rFonts w:ascii="Garamond" w:hAnsi="Garamond"/>
            <w:color w:val="000000" w:themeColor="text1"/>
          </w:rPr>
          <w:delText xml:space="preserve"> </w:delText>
        </w:r>
        <w:r w:rsidR="00E15014" w:rsidDel="000379E8">
          <w:rPr>
            <w:rFonts w:ascii="Garamond" w:hAnsi="Garamond"/>
            <w:color w:val="000000" w:themeColor="text1"/>
          </w:rPr>
          <w:delText>(</w:delText>
        </w:r>
        <w:r w:rsidR="006751F5" w:rsidDel="000379E8">
          <w:rPr>
            <w:rFonts w:ascii="Garamond" w:hAnsi="Garamond"/>
            <w:color w:val="000000" w:themeColor="text1"/>
          </w:rPr>
          <w:delText xml:space="preserve">sedentary </w:delText>
        </w:r>
        <w:r w:rsidR="00765AB3" w:rsidDel="000379E8">
          <w:rPr>
            <w:rFonts w:ascii="Garamond" w:hAnsi="Garamond"/>
            <w:color w:val="000000" w:themeColor="text1"/>
          </w:rPr>
          <w:delText>feed</w:delText>
        </w:r>
        <w:r w:rsidR="006751F5" w:rsidDel="000379E8">
          <w:rPr>
            <w:rFonts w:ascii="Garamond" w:hAnsi="Garamond"/>
            <w:color w:val="000000" w:themeColor="text1"/>
          </w:rPr>
          <w:delText>ers</w:delText>
        </w:r>
        <w:r w:rsidR="00765AB3" w:rsidDel="000379E8">
          <w:rPr>
            <w:rFonts w:ascii="Garamond" w:hAnsi="Garamond"/>
            <w:color w:val="000000" w:themeColor="text1"/>
          </w:rPr>
          <w:delText>)</w:delText>
        </w:r>
        <w:r w:rsidRPr="007E3B63" w:rsidDel="000379E8">
          <w:rPr>
            <w:rFonts w:ascii="Garamond" w:hAnsi="Garamond"/>
            <w:color w:val="000000" w:themeColor="text1"/>
          </w:rPr>
          <w:delText xml:space="preserve">. </w:delText>
        </w:r>
        <w:r w:rsidR="006751F5" w:rsidDel="000379E8">
          <w:rPr>
            <w:rFonts w:ascii="Garamond" w:hAnsi="Garamond"/>
            <w:color w:val="000000" w:themeColor="text1"/>
          </w:rPr>
          <w:delText>B</w:delText>
        </w:r>
        <w:r w:rsidR="003D7F57" w:rsidDel="000379E8">
          <w:rPr>
            <w:rFonts w:ascii="Garamond" w:hAnsi="Garamond"/>
            <w:color w:val="000000" w:themeColor="text1"/>
          </w:rPr>
          <w:delText xml:space="preserve">oth morphs have </w:delText>
        </w:r>
        <w:r w:rsidR="009D3B11" w:rsidDel="000379E8">
          <w:rPr>
            <w:rFonts w:ascii="Garamond" w:hAnsi="Garamond"/>
            <w:color w:val="000000" w:themeColor="text1"/>
          </w:rPr>
          <w:delText>lower</w:delText>
        </w:r>
        <w:r w:rsidR="003D7F57" w:rsidDel="000379E8">
          <w:rPr>
            <w:rFonts w:ascii="Garamond" w:hAnsi="Garamond"/>
            <w:color w:val="000000" w:themeColor="text1"/>
          </w:rPr>
          <w:delText xml:space="preserve"> fitness when </w:delText>
        </w:r>
        <w:r w:rsidR="009D3B11" w:rsidDel="000379E8">
          <w:rPr>
            <w:rFonts w:ascii="Garamond" w:hAnsi="Garamond"/>
            <w:color w:val="000000" w:themeColor="text1"/>
          </w:rPr>
          <w:delText>common</w:delText>
        </w:r>
        <w:r w:rsidR="00114A2C" w:rsidDel="000379E8">
          <w:rPr>
            <w:rFonts w:ascii="Garamond" w:hAnsi="Garamond"/>
            <w:color w:val="000000" w:themeColor="text1"/>
          </w:rPr>
          <w:delText>,</w:delText>
        </w:r>
        <w:r w:rsidR="006751F5" w:rsidDel="000379E8">
          <w:rPr>
            <w:rFonts w:ascii="Garamond" w:hAnsi="Garamond"/>
            <w:color w:val="000000" w:themeColor="text1"/>
          </w:rPr>
          <w:delText xml:space="preserve"> as </w:delText>
        </w:r>
        <w:r w:rsidR="009D3B11" w:rsidDel="000379E8">
          <w:rPr>
            <w:rFonts w:ascii="Garamond" w:hAnsi="Garamond"/>
            <w:color w:val="000000" w:themeColor="text1"/>
          </w:rPr>
          <w:delText xml:space="preserve">within-morph competition increases with population </w:delText>
        </w:r>
        <w:r w:rsidR="006751F5" w:rsidDel="000379E8">
          <w:rPr>
            <w:rFonts w:ascii="Garamond" w:hAnsi="Garamond"/>
            <w:color w:val="000000" w:themeColor="text1"/>
          </w:rPr>
          <w:delText>density</w:delText>
        </w:r>
      </w:del>
      <w:del w:id="159" w:author="Lauren Harrison" w:date="2020-09-26T12:03:00Z">
        <w:r w:rsidR="006751F5" w:rsidDel="00E05139">
          <w:rPr>
            <w:rFonts w:ascii="Garamond" w:hAnsi="Garamond"/>
            <w:color w:val="000000" w:themeColor="text1"/>
          </w:rPr>
          <w:delText xml:space="preserve"> </w:delText>
        </w:r>
        <w:r w:rsidR="009D3B11" w:rsidDel="00E05139">
          <w:rPr>
            <w:rFonts w:ascii="Garamond" w:hAnsi="Garamond"/>
            <w:color w:val="000000" w:themeColor="text1"/>
          </w:rPr>
          <w:delText>at food sources</w:delText>
        </w:r>
      </w:del>
      <w:del w:id="160" w:author="Lauren Harrison" w:date="2020-09-26T15:42:00Z">
        <w:r w:rsidR="003D7F57" w:rsidDel="00E929B6">
          <w:rPr>
            <w:rFonts w:ascii="Garamond" w:hAnsi="Garamond"/>
            <w:color w:val="000000" w:themeColor="text1"/>
          </w:rPr>
          <w:delText xml:space="preserve"> </w:delText>
        </w:r>
      </w:del>
      <w:del w:id="161" w:author="Lauren Harrison" w:date="2020-09-28T18:24:00Z">
        <w:r w:rsidR="003D7F57"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lt;sup&gt;29&lt;/sup&gt;","plainTextFormattedCitation":"29","previouslyFormattedCitation":"&lt;sup&gt;29&lt;/sup&gt;"},"properties":{"noteIndex":0},"schema":"https://github.com/citation-style-language/schema/raw/master/csl-citation.json"}</w:delInstrText>
        </w:r>
        <w:r w:rsidR="003D7F57" w:rsidDel="000379E8">
          <w:rPr>
            <w:rFonts w:ascii="Garamond" w:hAnsi="Garamond"/>
            <w:color w:val="000000" w:themeColor="text1"/>
          </w:rPr>
          <w:fldChar w:fldCharType="separate"/>
        </w:r>
        <w:r w:rsidR="00A24AC2" w:rsidRPr="00A24AC2" w:rsidDel="000379E8">
          <w:rPr>
            <w:rFonts w:ascii="Garamond" w:hAnsi="Garamond"/>
            <w:noProof/>
            <w:color w:val="000000" w:themeColor="text1"/>
            <w:vertAlign w:val="superscript"/>
          </w:rPr>
          <w:delText>29</w:delText>
        </w:r>
        <w:r w:rsidR="003D7F57" w:rsidDel="000379E8">
          <w:rPr>
            <w:rFonts w:ascii="Garamond" w:hAnsi="Garamond"/>
            <w:color w:val="000000" w:themeColor="text1"/>
          </w:rPr>
          <w:fldChar w:fldCharType="end"/>
        </w:r>
        <w:r w:rsidR="003D7F57" w:rsidDel="000379E8">
          <w:rPr>
            <w:rFonts w:ascii="Garamond" w:hAnsi="Garamond"/>
            <w:color w:val="000000" w:themeColor="text1"/>
          </w:rPr>
          <w:delText xml:space="preserve">. </w:delText>
        </w:r>
        <w:r w:rsidR="00A9112E" w:rsidDel="000379E8">
          <w:rPr>
            <w:rFonts w:ascii="Garamond" w:hAnsi="Garamond"/>
            <w:color w:val="000000" w:themeColor="text1"/>
          </w:rPr>
          <w:delText>A</w:delText>
        </w:r>
        <w:r w:rsidR="00D94780" w:rsidRPr="007E3B63" w:rsidDel="000379E8">
          <w:rPr>
            <w:rFonts w:ascii="Garamond" w:hAnsi="Garamond"/>
            <w:color w:val="000000" w:themeColor="text1"/>
          </w:rPr>
          <w:delText>lternative mating tactic</w:delText>
        </w:r>
        <w:r w:rsidR="0031136A" w:rsidDel="000379E8">
          <w:rPr>
            <w:rFonts w:ascii="Garamond" w:hAnsi="Garamond"/>
            <w:color w:val="000000" w:themeColor="text1"/>
          </w:rPr>
          <w:delText>s</w:delText>
        </w:r>
        <w:r w:rsidR="00A93DC5" w:rsidDel="000379E8">
          <w:rPr>
            <w:rFonts w:ascii="Garamond" w:hAnsi="Garamond"/>
            <w:color w:val="000000" w:themeColor="text1"/>
          </w:rPr>
          <w:delText xml:space="preserve"> that are under negative frequency-dependent selection</w:delText>
        </w:r>
        <w:r w:rsidR="00D94780" w:rsidRPr="007E3B63" w:rsidDel="000379E8">
          <w:rPr>
            <w:rFonts w:ascii="Garamond" w:hAnsi="Garamond"/>
            <w:color w:val="000000" w:themeColor="text1"/>
          </w:rPr>
          <w:delText xml:space="preserve"> are </w:delText>
        </w:r>
        <w:r w:rsidR="00BF2812" w:rsidRPr="007E3B63" w:rsidDel="000379E8">
          <w:rPr>
            <w:rFonts w:ascii="Garamond" w:hAnsi="Garamond"/>
            <w:color w:val="000000" w:themeColor="text1"/>
          </w:rPr>
          <w:delText>usually</w:delText>
        </w:r>
        <w:r w:rsidR="00D94780" w:rsidRPr="007E3B63" w:rsidDel="000379E8">
          <w:rPr>
            <w:rFonts w:ascii="Garamond" w:hAnsi="Garamond"/>
            <w:color w:val="000000" w:themeColor="text1"/>
          </w:rPr>
          <w:delText xml:space="preserve"> associated with a suite of morphological </w:delText>
        </w:r>
        <w:r w:rsidR="00BF2812" w:rsidRPr="007E3B63" w:rsidDel="000379E8">
          <w:rPr>
            <w:rFonts w:ascii="Garamond" w:hAnsi="Garamond"/>
            <w:color w:val="000000" w:themeColor="text1"/>
          </w:rPr>
          <w:delText xml:space="preserve">traits that </w:delText>
        </w:r>
        <w:r w:rsidR="00D94780" w:rsidRPr="007E3B63" w:rsidDel="000379E8">
          <w:rPr>
            <w:rFonts w:ascii="Garamond" w:hAnsi="Garamond"/>
            <w:color w:val="000000" w:themeColor="text1"/>
          </w:rPr>
          <w:delText>differ from th</w:delText>
        </w:r>
        <w:r w:rsidR="00BF2812" w:rsidRPr="007E3B63" w:rsidDel="000379E8">
          <w:rPr>
            <w:rFonts w:ascii="Garamond" w:hAnsi="Garamond"/>
            <w:color w:val="000000" w:themeColor="text1"/>
          </w:rPr>
          <w:delText xml:space="preserve">ose </w:delText>
        </w:r>
        <w:r w:rsidR="00A93DC5" w:rsidDel="000379E8">
          <w:rPr>
            <w:rFonts w:ascii="Garamond" w:hAnsi="Garamond"/>
            <w:color w:val="000000" w:themeColor="text1"/>
          </w:rPr>
          <w:delText>for</w:delText>
        </w:r>
        <w:r w:rsidR="00BF2812" w:rsidRPr="007E3B63" w:rsidDel="000379E8">
          <w:rPr>
            <w:rFonts w:ascii="Garamond" w:hAnsi="Garamond"/>
            <w:color w:val="000000" w:themeColor="text1"/>
          </w:rPr>
          <w:delText xml:space="preserve"> the</w:delText>
        </w:r>
        <w:r w:rsidR="00D94780" w:rsidRPr="007E3B63" w:rsidDel="000379E8">
          <w:rPr>
            <w:rFonts w:ascii="Garamond" w:hAnsi="Garamond"/>
            <w:color w:val="000000" w:themeColor="text1"/>
          </w:rPr>
          <w:delText xml:space="preserve"> dominant mat</w:delText>
        </w:r>
        <w:r w:rsidR="006751F5" w:rsidDel="000379E8">
          <w:rPr>
            <w:rFonts w:ascii="Garamond" w:hAnsi="Garamond"/>
            <w:color w:val="000000" w:themeColor="text1"/>
          </w:rPr>
          <w:delText>e</w:delText>
        </w:r>
        <w:r w:rsidR="00D94780" w:rsidRPr="007E3B63" w:rsidDel="000379E8">
          <w:rPr>
            <w:rFonts w:ascii="Garamond" w:hAnsi="Garamond"/>
            <w:color w:val="000000" w:themeColor="text1"/>
          </w:rPr>
          <w:delText xml:space="preserve"> acquisition tactic</w:delText>
        </w:r>
        <w:r w:rsidR="00E47596" w:rsidDel="000379E8">
          <w:rPr>
            <w:rFonts w:ascii="Garamond" w:hAnsi="Garamond"/>
            <w:color w:val="000000" w:themeColor="text1"/>
          </w:rPr>
          <w:delText>. For example,</w:delText>
        </w:r>
        <w:r w:rsidR="00757295" w:rsidRPr="007E3B63" w:rsidDel="000379E8">
          <w:rPr>
            <w:rFonts w:ascii="Garamond" w:hAnsi="Garamond"/>
            <w:color w:val="000000" w:themeColor="text1"/>
          </w:rPr>
          <w:delText xml:space="preserve"> sneakers </w:delText>
        </w:r>
        <w:r w:rsidR="00A93DC5" w:rsidDel="000379E8">
          <w:rPr>
            <w:rFonts w:ascii="Garamond" w:hAnsi="Garamond"/>
            <w:color w:val="000000" w:themeColor="text1"/>
          </w:rPr>
          <w:delText>are</w:delText>
        </w:r>
        <w:r w:rsidR="00757295" w:rsidRPr="007E3B63" w:rsidDel="000379E8">
          <w:rPr>
            <w:rFonts w:ascii="Garamond" w:hAnsi="Garamond"/>
            <w:color w:val="000000" w:themeColor="text1"/>
          </w:rPr>
          <w:delText xml:space="preserve"> smaller and </w:delText>
        </w:r>
        <w:r w:rsidR="006751F5" w:rsidDel="000379E8">
          <w:rPr>
            <w:rFonts w:ascii="Garamond" w:hAnsi="Garamond"/>
            <w:color w:val="000000" w:themeColor="text1"/>
          </w:rPr>
          <w:delText>duller</w:delText>
        </w:r>
        <w:r w:rsidR="00757295" w:rsidRPr="007E3B63" w:rsidDel="000379E8">
          <w:rPr>
            <w:rFonts w:ascii="Garamond" w:hAnsi="Garamond"/>
            <w:color w:val="000000" w:themeColor="text1"/>
          </w:rPr>
          <w:delText xml:space="preserve"> than males using the dominant mating tactic</w:delText>
        </w:r>
        <w:r w:rsidR="00D94780" w:rsidRPr="007E3B63" w:rsidDel="000379E8">
          <w:rPr>
            <w:rFonts w:ascii="Garamond" w:hAnsi="Garamond"/>
            <w:color w:val="000000" w:themeColor="text1"/>
          </w:rPr>
          <w:delText>.</w:delText>
        </w:r>
        <w:r w:rsidR="00BF2812" w:rsidRPr="007E3B63" w:rsidDel="000379E8">
          <w:rPr>
            <w:rFonts w:ascii="Garamond" w:hAnsi="Garamond"/>
            <w:color w:val="000000" w:themeColor="text1"/>
          </w:rPr>
          <w:delText xml:space="preserve"> </w:delText>
        </w:r>
        <w:r w:rsidR="0016628D" w:rsidRPr="007E3B63" w:rsidDel="000379E8">
          <w:rPr>
            <w:rFonts w:ascii="Garamond" w:hAnsi="Garamond"/>
            <w:color w:val="000000" w:themeColor="text1"/>
          </w:rPr>
          <w:delText>Sexual selection</w:delText>
        </w:r>
        <w:r w:rsidR="00114A2C" w:rsidDel="000379E8">
          <w:rPr>
            <w:rFonts w:ascii="Garamond" w:hAnsi="Garamond"/>
            <w:color w:val="000000" w:themeColor="text1"/>
          </w:rPr>
          <w:delText xml:space="preserve">, which </w:delText>
        </w:r>
        <w:r w:rsidR="00AF2CE0" w:rsidDel="000379E8">
          <w:rPr>
            <w:rFonts w:ascii="Garamond" w:hAnsi="Garamond"/>
            <w:color w:val="000000" w:themeColor="text1"/>
          </w:rPr>
          <w:delText>promotes</w:delText>
        </w:r>
        <w:r w:rsidR="0016628D" w:rsidRPr="007E3B63" w:rsidDel="000379E8">
          <w:rPr>
            <w:rFonts w:ascii="Garamond" w:hAnsi="Garamond"/>
            <w:color w:val="000000" w:themeColor="text1"/>
          </w:rPr>
          <w:delText xml:space="preserve"> the evolution of a</w:delText>
        </w:r>
        <w:r w:rsidR="00BF2812" w:rsidRPr="007E3B63" w:rsidDel="000379E8">
          <w:rPr>
            <w:rFonts w:ascii="Garamond" w:hAnsi="Garamond"/>
            <w:color w:val="000000" w:themeColor="text1"/>
          </w:rPr>
          <w:delText xml:space="preserve">lternative </w:delText>
        </w:r>
        <w:r w:rsidR="006751F5" w:rsidDel="000379E8">
          <w:rPr>
            <w:rFonts w:ascii="Garamond" w:hAnsi="Garamond"/>
            <w:color w:val="000000" w:themeColor="text1"/>
          </w:rPr>
          <w:delText xml:space="preserve">male </w:delText>
        </w:r>
        <w:r w:rsidR="00BF2812" w:rsidRPr="007E3B63" w:rsidDel="000379E8">
          <w:rPr>
            <w:rFonts w:ascii="Garamond" w:hAnsi="Garamond"/>
            <w:color w:val="000000" w:themeColor="text1"/>
          </w:rPr>
          <w:delText>mating tactics</w:delText>
        </w:r>
        <w:r w:rsidR="00114A2C" w:rsidDel="000379E8">
          <w:rPr>
            <w:rFonts w:ascii="Garamond" w:hAnsi="Garamond"/>
            <w:color w:val="000000" w:themeColor="text1"/>
          </w:rPr>
          <w:delText>,</w:delText>
        </w:r>
        <w:r w:rsidR="00BF2812" w:rsidRPr="007E3B63" w:rsidDel="000379E8">
          <w:rPr>
            <w:rFonts w:ascii="Garamond" w:hAnsi="Garamond"/>
            <w:color w:val="000000" w:themeColor="text1"/>
          </w:rPr>
          <w:delText xml:space="preserve"> therefore </w:delText>
        </w:r>
        <w:r w:rsidR="0016628D" w:rsidRPr="007E3B63" w:rsidDel="000379E8">
          <w:rPr>
            <w:rFonts w:ascii="Garamond" w:hAnsi="Garamond"/>
            <w:color w:val="000000" w:themeColor="text1"/>
          </w:rPr>
          <w:delText>tend</w:delText>
        </w:r>
        <w:r w:rsidR="00114A2C" w:rsidDel="000379E8">
          <w:rPr>
            <w:rFonts w:ascii="Garamond" w:hAnsi="Garamond"/>
            <w:color w:val="000000" w:themeColor="text1"/>
          </w:rPr>
          <w:delText>s</w:delText>
        </w:r>
        <w:r w:rsidR="0016628D" w:rsidRPr="007E3B63" w:rsidDel="000379E8">
          <w:rPr>
            <w:rFonts w:ascii="Garamond" w:hAnsi="Garamond"/>
            <w:color w:val="000000" w:themeColor="text1"/>
          </w:rPr>
          <w:delText xml:space="preserve"> to </w:delText>
        </w:r>
        <w:r w:rsidR="00BF2812" w:rsidRPr="007E3B63" w:rsidDel="000379E8">
          <w:rPr>
            <w:rFonts w:ascii="Garamond" w:hAnsi="Garamond"/>
            <w:color w:val="000000" w:themeColor="text1"/>
          </w:rPr>
          <w:delText>generate higher variation among males than females.</w:delText>
        </w:r>
      </w:del>
    </w:p>
    <w:p w14:paraId="4AB07C5F" w14:textId="3A8F511E" w:rsidR="00BF2812" w:rsidRPr="007E3B63" w:rsidDel="000379E8" w:rsidRDefault="00BF2812" w:rsidP="000379E8">
      <w:pPr>
        <w:rPr>
          <w:del w:id="162" w:author="Lauren Harrison" w:date="2020-09-28T18:24:00Z"/>
          <w:rFonts w:ascii="Garamond" w:hAnsi="Garamond"/>
          <w:color w:val="000000" w:themeColor="text1"/>
        </w:rPr>
        <w:pPrChange w:id="163" w:author="Lauren Harrison" w:date="2020-09-28T18:24:00Z">
          <w:pPr>
            <w:ind w:firstLine="360"/>
          </w:pPr>
        </w:pPrChange>
      </w:pPr>
    </w:p>
    <w:p w14:paraId="04A84F88" w14:textId="1A19CB17" w:rsidR="00017DBD" w:rsidDel="000379E8" w:rsidRDefault="00D94780" w:rsidP="000379E8">
      <w:pPr>
        <w:rPr>
          <w:del w:id="164" w:author="Lauren Harrison" w:date="2020-09-28T18:24:00Z"/>
          <w:rFonts w:ascii="Garamond" w:hAnsi="Garamond"/>
          <w:color w:val="000000" w:themeColor="text1"/>
        </w:rPr>
        <w:pPrChange w:id="165" w:author="Lauren Harrison" w:date="2020-09-28T18:24:00Z">
          <w:pPr>
            <w:ind w:firstLine="360"/>
          </w:pPr>
        </w:pPrChange>
      </w:pPr>
      <w:del w:id="166" w:author="Lauren Harrison" w:date="2020-09-28T18:24:00Z">
        <w:r w:rsidRPr="007E3B63" w:rsidDel="000379E8">
          <w:rPr>
            <w:rFonts w:ascii="Garamond" w:hAnsi="Garamond"/>
            <w:color w:val="000000" w:themeColor="text1"/>
          </w:rPr>
          <w:delText xml:space="preserve">Third, individuals </w:delText>
        </w:r>
        <w:r w:rsidR="009514C9" w:rsidDel="000379E8">
          <w:rPr>
            <w:rFonts w:ascii="Garamond" w:hAnsi="Garamond"/>
            <w:color w:val="000000" w:themeColor="text1"/>
          </w:rPr>
          <w:delText xml:space="preserve">with </w:delText>
        </w:r>
        <w:r w:rsidR="009514C9" w:rsidRPr="007E3B63" w:rsidDel="000379E8">
          <w:rPr>
            <w:rFonts w:ascii="Garamond" w:hAnsi="Garamond"/>
            <w:color w:val="000000" w:themeColor="text1"/>
          </w:rPr>
          <w:delText xml:space="preserve">greater life expectancy </w:delText>
        </w:r>
        <w:r w:rsidRPr="007E3B63" w:rsidDel="000379E8">
          <w:rPr>
            <w:rFonts w:ascii="Garamond" w:hAnsi="Garamond"/>
            <w:color w:val="000000" w:themeColor="text1"/>
          </w:rPr>
          <w:delText>valu</w:delText>
        </w:r>
        <w:r w:rsidR="009514C9" w:rsidDel="000379E8">
          <w:rPr>
            <w:rFonts w:ascii="Garamond" w:hAnsi="Garamond"/>
            <w:color w:val="000000" w:themeColor="text1"/>
          </w:rPr>
          <w:delText xml:space="preserve">e </w:delText>
        </w:r>
        <w:r w:rsidR="00A93DC5" w:rsidDel="000379E8">
          <w:rPr>
            <w:rFonts w:ascii="Garamond" w:hAnsi="Garamond"/>
            <w:color w:val="000000" w:themeColor="text1"/>
          </w:rPr>
          <w:delText xml:space="preserve">their </w:delText>
        </w:r>
        <w:r w:rsidRPr="007E3B63" w:rsidDel="000379E8">
          <w:rPr>
            <w:rFonts w:ascii="Garamond" w:hAnsi="Garamond"/>
            <w:color w:val="000000" w:themeColor="text1"/>
          </w:rPr>
          <w:delText xml:space="preserve">future reproduction more highly. </w:delText>
        </w:r>
        <w:r w:rsidR="0016628D" w:rsidRPr="007E3B63" w:rsidDel="000379E8">
          <w:rPr>
            <w:rFonts w:ascii="Garamond" w:hAnsi="Garamond"/>
            <w:color w:val="000000" w:themeColor="text1"/>
          </w:rPr>
          <w:delText>Th</w:delText>
        </w:r>
        <w:r w:rsidR="009514C9" w:rsidDel="000379E8">
          <w:rPr>
            <w:rFonts w:ascii="Garamond" w:hAnsi="Garamond"/>
            <w:color w:val="000000" w:themeColor="text1"/>
          </w:rPr>
          <w:delText xml:space="preserve">is can result in a </w:delText>
        </w:r>
        <w:r w:rsidR="009514C9" w:rsidRPr="007E3B63" w:rsidDel="000379E8">
          <w:rPr>
            <w:rFonts w:ascii="Garamond" w:hAnsi="Garamond"/>
            <w:color w:val="000000" w:themeColor="text1"/>
          </w:rPr>
          <w:delText>life history trade-off</w:delText>
        </w:r>
        <w:r w:rsidR="009514C9" w:rsidDel="000379E8">
          <w:rPr>
            <w:rFonts w:ascii="Garamond" w:hAnsi="Garamond"/>
            <w:color w:val="000000" w:themeColor="text1"/>
          </w:rPr>
          <w:delText xml:space="preserve"> s</w:delText>
        </w:r>
        <w:r w:rsidR="00A93DC5" w:rsidDel="000379E8">
          <w:rPr>
            <w:rFonts w:ascii="Garamond" w:hAnsi="Garamond"/>
            <w:color w:val="000000" w:themeColor="text1"/>
          </w:rPr>
          <w:delText>uch</w:delText>
        </w:r>
        <w:r w:rsidR="009514C9" w:rsidDel="000379E8">
          <w:rPr>
            <w:rFonts w:ascii="Garamond" w:hAnsi="Garamond"/>
            <w:color w:val="000000" w:themeColor="text1"/>
          </w:rPr>
          <w:delText xml:space="preserve"> that these individuals are</w:delText>
        </w:r>
        <w:r w:rsidRPr="007E3B63" w:rsidDel="000379E8">
          <w:rPr>
            <w:rFonts w:ascii="Garamond" w:hAnsi="Garamond"/>
            <w:color w:val="000000" w:themeColor="text1"/>
          </w:rPr>
          <w:delText xml:space="preserve">, for example, </w:delText>
        </w:r>
        <w:r w:rsidR="00BF2812" w:rsidRPr="007E3B63" w:rsidDel="000379E8">
          <w:rPr>
            <w:rFonts w:ascii="Garamond" w:hAnsi="Garamond"/>
            <w:color w:val="000000" w:themeColor="text1"/>
          </w:rPr>
          <w:delText>less bold or exploratory</w:delText>
        </w:r>
      </w:del>
      <w:del w:id="167" w:author="Lauren Harrison" w:date="2020-09-26T15:38:00Z">
        <w:r w:rsidR="00BF2812" w:rsidRPr="007E3B63" w:rsidDel="006D3203">
          <w:rPr>
            <w:rFonts w:ascii="Garamond" w:hAnsi="Garamond"/>
            <w:color w:val="000000" w:themeColor="text1"/>
          </w:rPr>
          <w:delText xml:space="preserve"> </w:delText>
        </w:r>
      </w:del>
      <w:del w:id="168" w:author="Lauren Harrison" w:date="2020-09-28T18:24:00Z">
        <w:r w:rsidR="001F5C3A"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lt;sup&gt;30&lt;/sup&gt;","plainTextFormattedCitation":"30","previouslyFormattedCitation":"&lt;sup&gt;30&lt;/sup&gt;"},"properties":{"noteIndex":0},"schema":"https://github.com/citation-style-language/schema/raw/master/csl-citation.json"}</w:delInstrText>
        </w:r>
        <w:r w:rsidR="001F5C3A" w:rsidDel="000379E8">
          <w:rPr>
            <w:rFonts w:ascii="Garamond" w:hAnsi="Garamond"/>
            <w:color w:val="000000" w:themeColor="text1"/>
          </w:rPr>
          <w:fldChar w:fldCharType="separate"/>
        </w:r>
        <w:r w:rsidR="00A24AC2" w:rsidRPr="00A24AC2" w:rsidDel="000379E8">
          <w:rPr>
            <w:rFonts w:ascii="Garamond" w:hAnsi="Garamond"/>
            <w:noProof/>
            <w:color w:val="000000" w:themeColor="text1"/>
            <w:vertAlign w:val="superscript"/>
          </w:rPr>
          <w:delText>30</w:delText>
        </w:r>
        <w:r w:rsidR="001F5C3A" w:rsidDel="000379E8">
          <w:rPr>
            <w:rFonts w:ascii="Garamond" w:hAnsi="Garamond"/>
            <w:color w:val="000000" w:themeColor="text1"/>
          </w:rPr>
          <w:fldChar w:fldCharType="end"/>
        </w:r>
        <w:r w:rsidRPr="007E3B63" w:rsidDel="000379E8">
          <w:rPr>
            <w:rFonts w:ascii="Garamond" w:hAnsi="Garamond"/>
            <w:color w:val="000000" w:themeColor="text1"/>
          </w:rPr>
          <w:delText xml:space="preserve">. </w:delText>
        </w:r>
        <w:r w:rsidR="009514C9" w:rsidDel="000379E8">
          <w:rPr>
            <w:rFonts w:ascii="Garamond" w:hAnsi="Garamond"/>
            <w:color w:val="000000" w:themeColor="text1"/>
          </w:rPr>
          <w:delText xml:space="preserve">Sexual selection often reduces male life expectancy to below that of females </w:delText>
        </w:r>
        <w:r w:rsidRPr="007E3B63" w:rsidDel="000379E8">
          <w:rPr>
            <w:rFonts w:ascii="Garamond" w:hAnsi="Garamond"/>
            <w:color w:val="000000" w:themeColor="text1"/>
          </w:rPr>
          <w:delText>due to injur</w:delText>
        </w:r>
        <w:r w:rsidR="009514C9" w:rsidDel="000379E8">
          <w:rPr>
            <w:rFonts w:ascii="Garamond" w:hAnsi="Garamond"/>
            <w:color w:val="000000" w:themeColor="text1"/>
          </w:rPr>
          <w:delText>ies</w:delText>
        </w:r>
        <w:r w:rsidRPr="007E3B63" w:rsidDel="000379E8">
          <w:rPr>
            <w:rFonts w:ascii="Garamond" w:hAnsi="Garamond"/>
            <w:color w:val="000000" w:themeColor="text1"/>
          </w:rPr>
          <w:delText xml:space="preserve"> during fighting </w:delText>
        </w:r>
        <w:commentRangeStart w:id="169"/>
        <w:r w:rsidR="00717585" w:rsidRPr="00C06910" w:rsidDel="000379E8">
          <w:rPr>
            <w:rFonts w:ascii="Garamond" w:hAnsi="Garamond"/>
            <w:color w:val="000000" w:themeColor="text1"/>
            <w:highlight w:val="cyan"/>
          </w:rPr>
          <w:fldChar w:fldCharType="begin" w:fldLock="1"/>
        </w:r>
        <w:r w:rsidR="00D25693" w:rsidDel="000379E8">
          <w:rPr>
            <w:rFonts w:ascii="Garamond" w:hAnsi="Garamond"/>
            <w:color w:val="000000" w:themeColor="text1"/>
            <w:highlight w:val="cyan"/>
          </w:rPr>
          <w:del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analysis","type":"article-journal","volume":"75"},"uris":["http://www.mendeley.com/documents/?uuid=c30e0cbd-51a6-4536-a19e-4ed87399dbc5"]}],"mendeley":{"formattedCitation":"&lt;sup&gt;31&lt;/sup&gt;","manualFormatting":"(e.g. Piper et al. 2008)","plainTextFormattedCitation":"31","previouslyFormattedCitation":"&lt;sup&gt;31&lt;/sup&gt;"},"properties":{"noteIndex":0},"schema":"https://github.com/citation-style-language/schema/raw/master/csl-citation.json"}</w:delInstrText>
        </w:r>
        <w:r w:rsidR="00717585" w:rsidRPr="00C06910" w:rsidDel="000379E8">
          <w:rPr>
            <w:rFonts w:ascii="Garamond" w:hAnsi="Garamond"/>
            <w:color w:val="000000" w:themeColor="text1"/>
            <w:highlight w:val="cyan"/>
          </w:rPr>
          <w:fldChar w:fldCharType="separate"/>
        </w:r>
        <w:r w:rsidR="00717585" w:rsidRPr="00C06910" w:rsidDel="000379E8">
          <w:rPr>
            <w:rFonts w:ascii="Garamond" w:hAnsi="Garamond"/>
            <w:noProof/>
            <w:color w:val="000000" w:themeColor="text1"/>
            <w:highlight w:val="cyan"/>
          </w:rPr>
          <w:delText xml:space="preserve">(e.g. Piper </w:delText>
        </w:r>
        <w:r w:rsidR="00717585" w:rsidRPr="00C06910" w:rsidDel="000379E8">
          <w:rPr>
            <w:rFonts w:ascii="Garamond" w:hAnsi="Garamond"/>
            <w:i/>
            <w:noProof/>
            <w:color w:val="000000" w:themeColor="text1"/>
            <w:highlight w:val="cyan"/>
          </w:rPr>
          <w:delText>et al.</w:delText>
        </w:r>
        <w:r w:rsidR="00717585" w:rsidRPr="00C06910" w:rsidDel="000379E8">
          <w:rPr>
            <w:rFonts w:ascii="Garamond" w:hAnsi="Garamond"/>
            <w:noProof/>
            <w:color w:val="000000" w:themeColor="text1"/>
            <w:highlight w:val="cyan"/>
          </w:rPr>
          <w:delText xml:space="preserve"> 2008)</w:delText>
        </w:r>
        <w:r w:rsidR="00717585" w:rsidRPr="00C06910" w:rsidDel="000379E8">
          <w:rPr>
            <w:rFonts w:ascii="Garamond" w:hAnsi="Garamond"/>
            <w:color w:val="000000" w:themeColor="text1"/>
            <w:highlight w:val="cyan"/>
          </w:rPr>
          <w:fldChar w:fldCharType="end"/>
        </w:r>
        <w:r w:rsidRPr="007E3B63" w:rsidDel="000379E8">
          <w:rPr>
            <w:rFonts w:ascii="Garamond" w:hAnsi="Garamond"/>
            <w:color w:val="000000" w:themeColor="text1"/>
          </w:rPr>
          <w:delText xml:space="preserve">, </w:delText>
        </w:r>
        <w:r w:rsidR="009514C9" w:rsidDel="000379E8">
          <w:rPr>
            <w:rFonts w:ascii="Garamond" w:hAnsi="Garamond"/>
            <w:color w:val="000000" w:themeColor="text1"/>
          </w:rPr>
          <w:delText>the energetic costs of</w:delText>
        </w:r>
        <w:r w:rsidR="00BF2812" w:rsidRPr="007E3B63" w:rsidDel="000379E8">
          <w:rPr>
            <w:rFonts w:ascii="Garamond" w:hAnsi="Garamond"/>
            <w:color w:val="000000" w:themeColor="text1"/>
          </w:rPr>
          <w:delText xml:space="preserve"> sexual advertising </w:delText>
        </w:r>
        <w:r w:rsidR="00C453D4" w:rsidRPr="00C06910" w:rsidDel="000379E8">
          <w:rPr>
            <w:rFonts w:ascii="Garamond" w:hAnsi="Garamond"/>
            <w:color w:val="000000" w:themeColor="text1"/>
            <w:highlight w:val="cyan"/>
          </w:rPr>
          <w:fldChar w:fldCharType="begin" w:fldLock="1"/>
        </w:r>
        <w:r w:rsidR="00D25693" w:rsidDel="000379E8">
          <w:rPr>
            <w:rFonts w:ascii="Garamond" w:hAnsi="Garamond"/>
            <w:color w:val="000000" w:themeColor="text1"/>
            <w:highlight w:val="cyan"/>
          </w:rPr>
          <w:del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young","type":"article-journal","volume":"432"},"uris":["http://www.mendeley.com/documents/?uuid=10d908ab-4b7c-4c10-a382-4c7dd7627e6a"]}],"mendeley":{"formattedCitation":"&lt;sup&gt;32&lt;/sup&gt;","manualFormatting":"(e.g. Hunt et al. 2004)","plainTextFormattedCitation":"32","previouslyFormattedCitation":"&lt;sup&gt;32&lt;/sup&gt;"},"properties":{"noteIndex":0},"schema":"https://github.com/citation-style-language/schema/raw/master/csl-citation.json"}</w:delInstrText>
        </w:r>
        <w:r w:rsidR="00C453D4" w:rsidRPr="00C06910" w:rsidDel="000379E8">
          <w:rPr>
            <w:rFonts w:ascii="Garamond" w:hAnsi="Garamond"/>
            <w:color w:val="000000" w:themeColor="text1"/>
            <w:highlight w:val="cyan"/>
          </w:rPr>
          <w:fldChar w:fldCharType="separate"/>
        </w:r>
        <w:r w:rsidR="00C453D4" w:rsidRPr="00C06910" w:rsidDel="000379E8">
          <w:rPr>
            <w:rFonts w:ascii="Garamond" w:hAnsi="Garamond"/>
            <w:noProof/>
            <w:color w:val="000000" w:themeColor="text1"/>
            <w:highlight w:val="cyan"/>
          </w:rPr>
          <w:delText>(</w:delText>
        </w:r>
        <w:r w:rsidR="00852D76" w:rsidRPr="00C06910" w:rsidDel="000379E8">
          <w:rPr>
            <w:rFonts w:ascii="Garamond" w:hAnsi="Garamond"/>
            <w:noProof/>
            <w:color w:val="000000" w:themeColor="text1"/>
            <w:highlight w:val="cyan"/>
          </w:rPr>
          <w:delText xml:space="preserve">e.g. </w:delText>
        </w:r>
        <w:r w:rsidR="00C453D4" w:rsidRPr="00C06910" w:rsidDel="000379E8">
          <w:rPr>
            <w:rFonts w:ascii="Garamond" w:hAnsi="Garamond"/>
            <w:noProof/>
            <w:color w:val="000000" w:themeColor="text1"/>
            <w:highlight w:val="cyan"/>
          </w:rPr>
          <w:delText xml:space="preserve">Hunt </w:delText>
        </w:r>
        <w:r w:rsidR="00C453D4" w:rsidRPr="00C06910" w:rsidDel="000379E8">
          <w:rPr>
            <w:rFonts w:ascii="Garamond" w:hAnsi="Garamond"/>
            <w:i/>
            <w:noProof/>
            <w:color w:val="000000" w:themeColor="text1"/>
            <w:highlight w:val="cyan"/>
          </w:rPr>
          <w:delText>et al.</w:delText>
        </w:r>
        <w:r w:rsidR="00C453D4" w:rsidRPr="00C06910" w:rsidDel="000379E8">
          <w:rPr>
            <w:rFonts w:ascii="Garamond" w:hAnsi="Garamond"/>
            <w:noProof/>
            <w:color w:val="000000" w:themeColor="text1"/>
            <w:highlight w:val="cyan"/>
          </w:rPr>
          <w:delText xml:space="preserve"> 2004)</w:delText>
        </w:r>
        <w:r w:rsidR="00C453D4" w:rsidRPr="00C06910" w:rsidDel="000379E8">
          <w:rPr>
            <w:rFonts w:ascii="Garamond" w:hAnsi="Garamond"/>
            <w:color w:val="000000" w:themeColor="text1"/>
            <w:highlight w:val="cyan"/>
          </w:rPr>
          <w:fldChar w:fldCharType="end"/>
        </w:r>
        <w:r w:rsidR="009514C9" w:rsidRPr="00C06910" w:rsidDel="000379E8">
          <w:rPr>
            <w:rFonts w:ascii="Garamond" w:hAnsi="Garamond"/>
            <w:color w:val="000000" w:themeColor="text1"/>
            <w:highlight w:val="cyan"/>
          </w:rPr>
          <w:delText>,</w:delText>
        </w:r>
        <w:r w:rsidR="00C453D4" w:rsidRPr="00C453D4" w:rsidDel="000379E8">
          <w:rPr>
            <w:rFonts w:ascii="Garamond" w:hAnsi="Garamond"/>
            <w:color w:val="000000" w:themeColor="text1"/>
          </w:rPr>
          <w:delText xml:space="preserve"> </w:delText>
        </w:r>
        <w:r w:rsidR="009514C9" w:rsidDel="000379E8">
          <w:rPr>
            <w:rFonts w:ascii="Garamond" w:hAnsi="Garamond"/>
            <w:color w:val="000000" w:themeColor="text1"/>
          </w:rPr>
          <w:delText xml:space="preserve">and ornaments </w:delText>
        </w:r>
        <w:r w:rsidR="00BF2812" w:rsidRPr="00C453D4" w:rsidDel="000379E8">
          <w:rPr>
            <w:rFonts w:ascii="Garamond" w:hAnsi="Garamond"/>
            <w:color w:val="000000" w:themeColor="text1"/>
          </w:rPr>
          <w:delText>attract</w:delText>
        </w:r>
        <w:r w:rsidR="009514C9" w:rsidDel="000379E8">
          <w:rPr>
            <w:rFonts w:ascii="Garamond" w:hAnsi="Garamond"/>
            <w:color w:val="000000" w:themeColor="text1"/>
          </w:rPr>
          <w:delText xml:space="preserve">ing </w:delText>
        </w:r>
        <w:r w:rsidR="00BF2812" w:rsidRPr="00C453D4" w:rsidDel="000379E8">
          <w:rPr>
            <w:rFonts w:ascii="Garamond" w:hAnsi="Garamond"/>
            <w:color w:val="000000" w:themeColor="text1"/>
          </w:rPr>
          <w:delText xml:space="preserve">predators </w:delText>
        </w:r>
        <w:r w:rsidR="00A71A50" w:rsidRPr="00C453D4" w:rsidDel="000379E8">
          <w:rPr>
            <w:rFonts w:ascii="Garamond" w:hAnsi="Garamond"/>
            <w:color w:val="000000" w:themeColor="text1"/>
          </w:rPr>
          <w:fldChar w:fldCharType="begin" w:fldLock="1"/>
        </w:r>
        <w:r w:rsidR="00D25693" w:rsidDel="000379E8">
          <w:rPr>
            <w:rFonts w:ascii="Garamond" w:hAnsi="Garamond"/>
            <w:color w:val="000000" w:themeColor="text1"/>
          </w:rPr>
          <w:del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coloration","type":"article-journal","volume":"66"},"uris":["http://www.mendeley.com/documents/?uuid=cf167ec5-2582-4f85-9f4f-14f422ae602c"]}],"mendeley":{"formattedCitation":"&lt;sup&gt;33&lt;/sup&gt;","manualFormatting":"(e.g. male guppy colouration: Gordon et al. 2011)","plainTextFormattedCitation":"33","previouslyFormattedCitation":"&lt;sup&gt;33&lt;/sup&gt;"},"properties":{"noteIndex":0},"schema":"https://github.com/citation-style-language/schema/raw/master/csl-citation.json"}</w:delInstrText>
        </w:r>
        <w:r w:rsidR="00A71A50" w:rsidRPr="00C453D4" w:rsidDel="000379E8">
          <w:rPr>
            <w:rFonts w:ascii="Garamond" w:hAnsi="Garamond"/>
            <w:color w:val="000000" w:themeColor="text1"/>
          </w:rPr>
          <w:fldChar w:fldCharType="separate"/>
        </w:r>
        <w:r w:rsidR="00A71A50" w:rsidRPr="00C453D4" w:rsidDel="000379E8">
          <w:rPr>
            <w:rFonts w:ascii="Garamond" w:hAnsi="Garamond"/>
            <w:noProof/>
            <w:color w:val="000000" w:themeColor="text1"/>
          </w:rPr>
          <w:delText xml:space="preserve">(e.g. male guppy colouration: </w:delText>
        </w:r>
        <w:r w:rsidR="00A71A50" w:rsidRPr="00C06910" w:rsidDel="000379E8">
          <w:rPr>
            <w:rFonts w:ascii="Garamond" w:hAnsi="Garamond"/>
            <w:noProof/>
            <w:color w:val="000000" w:themeColor="text1"/>
            <w:highlight w:val="cyan"/>
          </w:rPr>
          <w:delText xml:space="preserve">Gordon </w:delText>
        </w:r>
        <w:r w:rsidR="00A71A50" w:rsidRPr="00C06910" w:rsidDel="000379E8">
          <w:rPr>
            <w:rFonts w:ascii="Garamond" w:hAnsi="Garamond"/>
            <w:i/>
            <w:noProof/>
            <w:color w:val="000000" w:themeColor="text1"/>
            <w:highlight w:val="cyan"/>
          </w:rPr>
          <w:delText>et al.</w:delText>
        </w:r>
        <w:r w:rsidR="00A71A50" w:rsidRPr="00C06910" w:rsidDel="000379E8">
          <w:rPr>
            <w:rFonts w:ascii="Garamond" w:hAnsi="Garamond"/>
            <w:noProof/>
            <w:color w:val="000000" w:themeColor="text1"/>
            <w:highlight w:val="cyan"/>
          </w:rPr>
          <w:delText xml:space="preserve"> 2011)</w:delText>
        </w:r>
        <w:r w:rsidR="00A71A50" w:rsidRPr="00C453D4" w:rsidDel="000379E8">
          <w:rPr>
            <w:rFonts w:ascii="Garamond" w:hAnsi="Garamond"/>
            <w:color w:val="000000" w:themeColor="text1"/>
          </w:rPr>
          <w:fldChar w:fldCharType="end"/>
        </w:r>
        <w:r w:rsidR="0016628D" w:rsidRPr="00C453D4" w:rsidDel="000379E8">
          <w:rPr>
            <w:rFonts w:ascii="Garamond" w:hAnsi="Garamond"/>
            <w:color w:val="000000" w:themeColor="text1"/>
          </w:rPr>
          <w:delText>.</w:delText>
        </w:r>
        <w:r w:rsidR="00A93DC5" w:rsidDel="000379E8">
          <w:rPr>
            <w:rFonts w:ascii="Garamond" w:hAnsi="Garamond"/>
            <w:color w:val="000000" w:themeColor="text1"/>
          </w:rPr>
          <w:delText xml:space="preserve"> </w:delText>
        </w:r>
        <w:r w:rsidR="00E47596" w:rsidDel="000379E8">
          <w:rPr>
            <w:rFonts w:ascii="Garamond" w:hAnsi="Garamond"/>
            <w:color w:val="000000" w:themeColor="text1"/>
          </w:rPr>
          <w:delText xml:space="preserve">Lower life </w:delText>
        </w:r>
        <w:commentRangeEnd w:id="169"/>
        <w:r w:rsidR="00703655" w:rsidDel="000379E8">
          <w:rPr>
            <w:rStyle w:val="CommentReference"/>
          </w:rPr>
          <w:commentReference w:id="169"/>
        </w:r>
        <w:r w:rsidR="00E47596" w:rsidDel="000379E8">
          <w:rPr>
            <w:rFonts w:ascii="Garamond" w:hAnsi="Garamond"/>
            <w:color w:val="000000" w:themeColor="text1"/>
          </w:rPr>
          <w:delText>expectancy, i</w:delText>
        </w:r>
        <w:r w:rsidR="00A93DC5" w:rsidDel="000379E8">
          <w:rPr>
            <w:rFonts w:ascii="Garamond" w:hAnsi="Garamond"/>
            <w:color w:val="000000" w:themeColor="text1"/>
          </w:rPr>
          <w:delText>n conjunction with condition-dependent trait expression</w:delText>
        </w:r>
        <w:r w:rsidR="00E47596" w:rsidDel="000379E8">
          <w:rPr>
            <w:rFonts w:ascii="Garamond" w:hAnsi="Garamond"/>
            <w:color w:val="000000" w:themeColor="text1"/>
          </w:rPr>
          <w:delText xml:space="preserve">, </w:delText>
        </w:r>
        <w:r w:rsidR="00A93DC5" w:rsidDel="000379E8">
          <w:rPr>
            <w:rFonts w:ascii="Garamond" w:hAnsi="Garamond"/>
            <w:color w:val="000000" w:themeColor="text1"/>
          </w:rPr>
          <w:delText xml:space="preserve">could led to greater </w:delText>
        </w:r>
        <w:r w:rsidR="00A93DC5" w:rsidRPr="007E3B63" w:rsidDel="000379E8">
          <w:rPr>
            <w:rFonts w:ascii="Garamond" w:hAnsi="Garamond"/>
            <w:color w:val="000000" w:themeColor="text1"/>
          </w:rPr>
          <w:delText>phenotypic variation among males than females.</w:delText>
        </w:r>
      </w:del>
    </w:p>
    <w:p w14:paraId="35AE1074" w14:textId="6A90DE9C" w:rsidR="00D94780" w:rsidRPr="007E3B63" w:rsidRDefault="0016628D" w:rsidP="000379E8">
      <w:pPr>
        <w:rPr>
          <w:rFonts w:ascii="Garamond" w:hAnsi="Garamond"/>
          <w:color w:val="000000" w:themeColor="text1"/>
        </w:rPr>
        <w:pPrChange w:id="170" w:author="Lauren Harrison" w:date="2020-09-28T18:24:00Z">
          <w:pPr>
            <w:ind w:firstLine="360"/>
          </w:pPr>
        </w:pPrChange>
      </w:pPr>
      <w:del w:id="171" w:author="Lauren Harrison" w:date="2020-09-28T18:24:00Z">
        <w:r w:rsidRPr="00C453D4" w:rsidDel="000379E8">
          <w:rPr>
            <w:rFonts w:ascii="Garamond" w:hAnsi="Garamond"/>
            <w:color w:val="000000" w:themeColor="text1"/>
          </w:rPr>
          <w:delText xml:space="preserve"> </w:delText>
        </w:r>
      </w:del>
    </w:p>
    <w:p w14:paraId="7F53824A" w14:textId="7C4B1006" w:rsidR="009E6462" w:rsidRPr="007E3B63" w:rsidRDefault="00D94780" w:rsidP="009E6462">
      <w:pPr>
        <w:ind w:firstLine="360"/>
        <w:rPr>
          <w:rFonts w:ascii="Garamond" w:hAnsi="Garamond"/>
          <w:color w:val="000000" w:themeColor="text1"/>
        </w:rPr>
      </w:pPr>
      <w:del w:id="172" w:author="Lauren Harrison" w:date="2020-09-26T16:35:00Z">
        <w:r w:rsidRPr="007E3B63" w:rsidDel="00F2045D">
          <w:rPr>
            <w:rFonts w:ascii="Garamond" w:hAnsi="Garamond"/>
            <w:color w:val="000000" w:themeColor="text1"/>
          </w:rPr>
          <w:lastRenderedPageBreak/>
          <w:delText>Four</w:delText>
        </w:r>
      </w:del>
      <w:ins w:id="173" w:author="Lauren Harrison" w:date="2020-09-26T16:35:00Z">
        <w:r w:rsidR="00F2045D">
          <w:rPr>
            <w:rFonts w:ascii="Garamond" w:hAnsi="Garamond"/>
            <w:color w:val="000000" w:themeColor="text1"/>
          </w:rPr>
          <w:t>Second</w:t>
        </w:r>
      </w:ins>
      <w:r w:rsidRPr="007E3B63">
        <w:rPr>
          <w:rFonts w:ascii="Garamond" w:hAnsi="Garamond"/>
          <w:color w:val="000000" w:themeColor="text1"/>
        </w:rPr>
        <w:t xml:space="preserve">,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w:t>
      </w:r>
      <w:r w:rsidR="00C23EFA">
        <w:rPr>
          <w:rFonts w:ascii="Garamond" w:hAnsi="Garamond"/>
          <w:color w:val="000000" w:themeColor="text1"/>
        </w:rPr>
        <w:t xml:space="preserve">genetic and developmental pathways </w:t>
      </w:r>
      <w:r w:rsidR="00AF2CE0">
        <w:rPr>
          <w:rFonts w:ascii="Garamond" w:hAnsi="Garamond"/>
          <w:color w:val="000000" w:themeColor="text1"/>
        </w:rPr>
        <w:t>associated with</w:t>
      </w:r>
      <w:r w:rsidR="00C23EFA">
        <w:rPr>
          <w:rFonts w:ascii="Garamond" w:hAnsi="Garamond"/>
          <w:color w:val="000000" w:themeColor="text1"/>
        </w:rPr>
        <w:t xml:space="preserve"> sex determination </w:t>
      </w:r>
      <w:r w:rsidRPr="007E3B63">
        <w:rPr>
          <w:rFonts w:ascii="Garamond" w:hAnsi="Garamond"/>
          <w:color w:val="000000" w:themeColor="text1"/>
        </w:rPr>
        <w:t>mechanism</w:t>
      </w:r>
      <w:r w:rsidR="00C23EFA">
        <w:rPr>
          <w:rFonts w:ascii="Garamond" w:hAnsi="Garamond"/>
          <w:color w:val="000000" w:themeColor="text1"/>
        </w:rPr>
        <w:t>s</w:t>
      </w:r>
      <w:del w:id="174" w:author="Lauren Harrison" w:date="2020-09-26T15:32:00Z">
        <w:r w:rsidRPr="007E3B63" w:rsidDel="000D08D7">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sup&gt;29&lt;/sup&gt;","plainTextFormattedCitation":"29","previouslyFormattedCitation":"&lt;sup&gt;29&lt;/sup&gt;"},"properties":{"noteIndex":0},"schema":"https://github.com/citation-style-language/schema/raw/master/csl-citation.json"}</w:instrText>
      </w:r>
      <w:r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29</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have one</w:t>
      </w:r>
      <w:r w:rsidR="00CC7838" w:rsidRPr="007E3B63">
        <w:rPr>
          <w:rFonts w:ascii="Garamond" w:hAnsi="Garamond"/>
          <w:color w:val="000000" w:themeColor="text1"/>
        </w:rPr>
        <w:t xml:space="preserve">. </w:t>
      </w:r>
      <w:r w:rsidRPr="007E3B63">
        <w:rPr>
          <w:rFonts w:ascii="Garamond" w:hAnsi="Garamond"/>
          <w:color w:val="000000" w:themeColor="text1"/>
        </w:rPr>
        <w:t>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he phenotypic effects of genes on the X chromosome are averaged across their expression on both chromosomes</w:t>
      </w:r>
      <w:r w:rsidR="00E47596">
        <w:rPr>
          <w:rFonts w:ascii="Garamond" w:hAnsi="Garamond"/>
          <w:color w:val="000000" w:themeColor="text1"/>
        </w:rPr>
        <w:t xml:space="preserve">, </w:t>
      </w:r>
      <w:del w:id="175" w:author="Lauren Harrison" w:date="2020-09-26T15:32:00Z">
        <w:r w:rsidRPr="007E3B63" w:rsidDel="000D08D7">
          <w:rPr>
            <w:rFonts w:ascii="Garamond" w:hAnsi="Garamond"/>
            <w:color w:val="000000" w:themeColor="text1"/>
          </w:rPr>
          <w:delText>either through</w:delText>
        </w:r>
      </w:del>
      <w:ins w:id="176" w:author="Lauren Harrison" w:date="2020-09-26T15:32:00Z">
        <w:r w:rsidR="000D08D7">
          <w:rPr>
            <w:rFonts w:ascii="Garamond" w:hAnsi="Garamond"/>
            <w:color w:val="000000" w:themeColor="text1"/>
          </w:rPr>
          <w:t>often via</w:t>
        </w:r>
      </w:ins>
      <w:r w:rsidRPr="007E3B63">
        <w:rPr>
          <w:rFonts w:ascii="Garamond" w:hAnsi="Garamond"/>
          <w:color w:val="000000" w:themeColor="text1"/>
        </w:rPr>
        <w:t xml:space="preserve"> epigenetic inactivation of different regions of maternally and paternally inherited X </w:t>
      </w:r>
      <w:r w:rsidRPr="000D08D7">
        <w:rPr>
          <w:rFonts w:ascii="Garamond" w:hAnsi="Garamond"/>
          <w:color w:val="000000" w:themeColor="text1"/>
        </w:rPr>
        <w:t>chromosomes</w:t>
      </w:r>
      <w:del w:id="177" w:author="Lauren Harrison" w:date="2020-09-26T15:32:00Z">
        <w:r w:rsidRPr="000D08D7" w:rsidDel="000D08D7">
          <w:rPr>
            <w:rFonts w:ascii="Garamond" w:hAnsi="Garamond"/>
            <w:color w:val="000000" w:themeColor="text1"/>
          </w:rPr>
          <w:delText xml:space="preserve"> </w:delText>
        </w:r>
      </w:del>
      <w:r w:rsidRPr="000D08D7">
        <w:rPr>
          <w:rFonts w:ascii="Garamond" w:hAnsi="Garamond"/>
          <w:color w:val="000000" w:themeColor="text1"/>
          <w:rPrChange w:id="178" w:author="Lauren Harrison" w:date="2020-09-26T15:33:00Z">
            <w:rPr>
              <w:rFonts w:ascii="Garamond" w:hAnsi="Garamond"/>
              <w:color w:val="000000" w:themeColor="text1"/>
              <w:highlight w:val="cyan"/>
            </w:rPr>
          </w:rPrChange>
        </w:rPr>
        <w:fldChar w:fldCharType="begin" w:fldLock="1"/>
      </w:r>
      <w:r w:rsidR="007A70A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sup&gt;30&lt;/sup&gt;","plainTextFormattedCitation":"30","previouslyFormattedCitation":"&lt;sup&gt;30&lt;/sup&gt;"},"properties":{"noteIndex":0},"schema":"https://github.com/citation-style-language/schema/raw/master/csl-citation.json"}</w:instrText>
      </w:r>
      <w:r w:rsidRPr="000D08D7">
        <w:rPr>
          <w:rFonts w:ascii="Garamond" w:hAnsi="Garamond"/>
          <w:color w:val="000000" w:themeColor="text1"/>
          <w:rPrChange w:id="179" w:author="Lauren Harrison" w:date="2020-09-26T15:33:00Z">
            <w:rPr>
              <w:rFonts w:ascii="Garamond" w:hAnsi="Garamond"/>
              <w:color w:val="000000" w:themeColor="text1"/>
              <w:highlight w:val="cyan"/>
            </w:rPr>
          </w:rPrChange>
        </w:rPr>
        <w:fldChar w:fldCharType="separate"/>
      </w:r>
      <w:r w:rsidR="003A2BE2" w:rsidRPr="003A2BE2">
        <w:rPr>
          <w:rFonts w:ascii="Garamond" w:hAnsi="Garamond"/>
          <w:noProof/>
          <w:color w:val="000000" w:themeColor="text1"/>
          <w:vertAlign w:val="superscript"/>
        </w:rPr>
        <w:t>30</w:t>
      </w:r>
      <w:r w:rsidRPr="000D08D7">
        <w:rPr>
          <w:rFonts w:ascii="Garamond" w:hAnsi="Garamond"/>
          <w:color w:val="000000" w:themeColor="text1"/>
          <w:rPrChange w:id="180" w:author="Lauren Harrison" w:date="2020-09-26T15:33:00Z">
            <w:rPr>
              <w:rFonts w:ascii="Garamond" w:hAnsi="Garamond"/>
              <w:color w:val="000000" w:themeColor="text1"/>
              <w:highlight w:val="cyan"/>
            </w:rPr>
          </w:rPrChange>
        </w:rPr>
        <w:fldChar w:fldCharType="end"/>
      </w:r>
      <w:del w:id="181" w:author="Lauren Harrison" w:date="2020-09-26T15:33:00Z">
        <w:r w:rsidRPr="000D08D7" w:rsidDel="000D08D7">
          <w:rPr>
            <w:rFonts w:ascii="Garamond" w:hAnsi="Garamond"/>
            <w:color w:val="000000" w:themeColor="text1"/>
            <w:rPrChange w:id="182" w:author="Lauren Harrison" w:date="2020-09-26T15:33:00Z">
              <w:rPr>
                <w:rFonts w:ascii="Garamond" w:hAnsi="Garamond"/>
                <w:color w:val="000000" w:themeColor="text1"/>
                <w:highlight w:val="cyan"/>
              </w:rPr>
            </w:rPrChange>
          </w:rPr>
          <w:delText xml:space="preserve">, or </w:delText>
        </w:r>
        <w:r w:rsidR="00403519" w:rsidRPr="000D08D7" w:rsidDel="000D08D7">
          <w:rPr>
            <w:rFonts w:ascii="Garamond" w:hAnsi="Garamond"/>
            <w:color w:val="000000" w:themeColor="text1"/>
            <w:rPrChange w:id="183" w:author="Lauren Harrison" w:date="2020-09-26T15:33:00Z">
              <w:rPr>
                <w:rFonts w:ascii="Garamond" w:hAnsi="Garamond"/>
                <w:color w:val="000000" w:themeColor="text1"/>
                <w:highlight w:val="cyan"/>
              </w:rPr>
            </w:rPrChange>
          </w:rPr>
          <w:delText>by</w:delText>
        </w:r>
        <w:r w:rsidRPr="000D08D7" w:rsidDel="000D08D7">
          <w:rPr>
            <w:rFonts w:ascii="Garamond" w:hAnsi="Garamond"/>
            <w:color w:val="000000" w:themeColor="text1"/>
            <w:rPrChange w:id="184" w:author="Lauren Harrison" w:date="2020-09-26T15:33:00Z">
              <w:rPr>
                <w:rFonts w:ascii="Garamond" w:hAnsi="Garamond"/>
                <w:color w:val="000000" w:themeColor="text1"/>
                <w:highlight w:val="cyan"/>
              </w:rPr>
            </w:rPrChange>
          </w:rPr>
          <w:delText xml:space="preserve"> </w:delText>
        </w:r>
        <w:r w:rsidR="00E47596" w:rsidRPr="000D08D7" w:rsidDel="000D08D7">
          <w:rPr>
            <w:rFonts w:ascii="Garamond" w:hAnsi="Garamond"/>
            <w:color w:val="000000" w:themeColor="text1"/>
            <w:rPrChange w:id="185" w:author="Lauren Harrison" w:date="2020-09-26T15:33:00Z">
              <w:rPr>
                <w:rFonts w:ascii="Garamond" w:hAnsi="Garamond"/>
                <w:color w:val="000000" w:themeColor="text1"/>
                <w:highlight w:val="cyan"/>
              </w:rPr>
            </w:rPrChange>
          </w:rPr>
          <w:delText xml:space="preserve">the expression of </w:delText>
        </w:r>
        <w:r w:rsidRPr="000D08D7" w:rsidDel="000D08D7">
          <w:rPr>
            <w:rFonts w:ascii="Garamond" w:hAnsi="Garamond"/>
            <w:color w:val="000000" w:themeColor="text1"/>
            <w:rPrChange w:id="186" w:author="Lauren Harrison" w:date="2020-09-26T15:33:00Z">
              <w:rPr>
                <w:rFonts w:ascii="Garamond" w:hAnsi="Garamond"/>
                <w:color w:val="000000" w:themeColor="text1"/>
                <w:highlight w:val="cyan"/>
              </w:rPr>
            </w:rPrChange>
          </w:rPr>
          <w:delText>a single</w:delText>
        </w:r>
        <w:r w:rsidR="00930587" w:rsidRPr="000D08D7" w:rsidDel="000D08D7">
          <w:rPr>
            <w:rFonts w:ascii="Garamond" w:hAnsi="Garamond"/>
            <w:color w:val="000000" w:themeColor="text1"/>
            <w:rPrChange w:id="187" w:author="Lauren Harrison" w:date="2020-09-26T15:33:00Z">
              <w:rPr>
                <w:rFonts w:ascii="Garamond" w:hAnsi="Garamond"/>
                <w:color w:val="000000" w:themeColor="text1"/>
                <w:highlight w:val="cyan"/>
              </w:rPr>
            </w:rPrChange>
          </w:rPr>
          <w:delText xml:space="preserve"> </w:delText>
        </w:r>
        <w:r w:rsidRPr="000D08D7" w:rsidDel="000D08D7">
          <w:rPr>
            <w:rFonts w:ascii="Garamond" w:hAnsi="Garamond"/>
            <w:color w:val="000000" w:themeColor="text1"/>
            <w:rPrChange w:id="188" w:author="Lauren Harrison" w:date="2020-09-26T15:33:00Z">
              <w:rPr>
                <w:rFonts w:ascii="Garamond" w:hAnsi="Garamond"/>
                <w:color w:val="000000" w:themeColor="text1"/>
                <w:highlight w:val="cyan"/>
              </w:rPr>
            </w:rPrChange>
          </w:rPr>
          <w:delText xml:space="preserve">X chromosome per cell </w:delText>
        </w:r>
        <w:commentRangeStart w:id="189"/>
        <w:r w:rsidRPr="000D08D7" w:rsidDel="000D08D7">
          <w:rPr>
            <w:rFonts w:ascii="Garamond" w:hAnsi="Garamond"/>
            <w:color w:val="000000" w:themeColor="text1"/>
            <w:rPrChange w:id="190" w:author="Lauren Harrison" w:date="2020-09-26T15:33:00Z">
              <w:rPr>
                <w:rFonts w:ascii="Garamond" w:hAnsi="Garamond"/>
                <w:color w:val="000000" w:themeColor="text1"/>
                <w:highlight w:val="cyan"/>
              </w:rPr>
            </w:rPrChange>
          </w:rPr>
          <w:fldChar w:fldCharType="begin" w:fldLock="1"/>
        </w:r>
        <w:r w:rsidR="00207C42" w:rsidRPr="000D08D7" w:rsidDel="000D08D7">
          <w:rPr>
            <w:rFonts w:ascii="Garamond" w:hAnsi="Garamond"/>
            <w:color w:val="000000" w:themeColor="text1"/>
            <w:rPrChange w:id="191" w:author="Lauren Harrison" w:date="2020-09-26T15:33:00Z">
              <w:rPr>
                <w:rFonts w:ascii="Garamond" w:hAnsi="Garamond"/>
                <w:color w:val="000000" w:themeColor="text1"/>
                <w:highlight w:val="cyan"/>
              </w:rPr>
            </w:rPrChange>
          </w:rPr>
          <w:del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t;sup&gt;36&lt;/sup&gt;","plainTextFormattedCitation":"36","previouslyFormattedCitation":"&lt;sup&gt;37&lt;/sup&gt;"},"properties":{"noteIndex":0},"schema":"https://github.com/citation-style-language/schema/raw/master/csl-citation.json"}</w:delInstrText>
        </w:r>
        <w:r w:rsidRPr="000D08D7" w:rsidDel="000D08D7">
          <w:rPr>
            <w:rFonts w:ascii="Garamond" w:hAnsi="Garamond"/>
            <w:color w:val="000000" w:themeColor="text1"/>
            <w:rPrChange w:id="192" w:author="Lauren Harrison" w:date="2020-09-26T15:33:00Z">
              <w:rPr>
                <w:rFonts w:ascii="Garamond" w:hAnsi="Garamond"/>
                <w:color w:val="000000" w:themeColor="text1"/>
                <w:highlight w:val="cyan"/>
              </w:rPr>
            </w:rPrChange>
          </w:rPr>
          <w:fldChar w:fldCharType="separate"/>
        </w:r>
        <w:r w:rsidR="00207C42" w:rsidRPr="000D08D7" w:rsidDel="000D08D7">
          <w:rPr>
            <w:rFonts w:ascii="Garamond" w:hAnsi="Garamond"/>
            <w:noProof/>
            <w:color w:val="000000" w:themeColor="text1"/>
            <w:vertAlign w:val="superscript"/>
            <w:rPrChange w:id="193" w:author="Lauren Harrison" w:date="2020-09-26T15:33:00Z">
              <w:rPr>
                <w:rFonts w:ascii="Garamond" w:hAnsi="Garamond"/>
                <w:noProof/>
                <w:color w:val="000000" w:themeColor="text1"/>
                <w:highlight w:val="cyan"/>
                <w:vertAlign w:val="superscript"/>
              </w:rPr>
            </w:rPrChange>
          </w:rPr>
          <w:delText>36</w:delText>
        </w:r>
        <w:r w:rsidRPr="000D08D7" w:rsidDel="000D08D7">
          <w:rPr>
            <w:rFonts w:ascii="Garamond" w:hAnsi="Garamond"/>
            <w:color w:val="000000" w:themeColor="text1"/>
            <w:rPrChange w:id="194" w:author="Lauren Harrison" w:date="2020-09-26T15:33:00Z">
              <w:rPr>
                <w:rFonts w:ascii="Garamond" w:hAnsi="Garamond"/>
                <w:color w:val="000000" w:themeColor="text1"/>
                <w:highlight w:val="cyan"/>
              </w:rPr>
            </w:rPrChange>
          </w:rPr>
          <w:fldChar w:fldCharType="end"/>
        </w:r>
      </w:del>
      <w:commentRangeEnd w:id="189"/>
      <w:r w:rsidR="00703655" w:rsidRPr="000D08D7">
        <w:rPr>
          <w:rStyle w:val="CommentReference"/>
        </w:rPr>
        <w:commentReference w:id="189"/>
      </w:r>
      <w:r w:rsidRPr="000D08D7">
        <w:rPr>
          <w:rFonts w:ascii="Garamond" w:hAnsi="Garamond"/>
          <w:color w:val="000000" w:themeColor="text1"/>
        </w:rPr>
        <w:t>. In</w:t>
      </w:r>
      <w:r w:rsidRPr="007E3B63">
        <w:rPr>
          <w:rFonts w:ascii="Garamond" w:hAnsi="Garamond"/>
          <w:color w:val="000000" w:themeColor="text1"/>
        </w:rPr>
        <w:t xml:space="preserve">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w:t>
      </w:r>
      <w:r w:rsidR="00F4249C">
        <w:rPr>
          <w:rFonts w:ascii="Garamond" w:hAnsi="Garamond"/>
          <w:color w:val="000000" w:themeColor="text1"/>
        </w:rPr>
        <w:t>a</w:t>
      </w:r>
      <w:r w:rsidRPr="007E3B63">
        <w:rPr>
          <w:rFonts w:ascii="Garamond" w:hAnsi="Garamond"/>
          <w:color w:val="000000" w:themeColor="text1"/>
        </w:rPr>
        <w:t xml:space="preserve">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w:t>
      </w:r>
      <w:r w:rsidR="00E47596">
        <w:rPr>
          <w:rFonts w:ascii="Garamond" w:hAnsi="Garamond"/>
          <w:color w:val="000000" w:themeColor="text1"/>
        </w:rPr>
        <w:t>create</w:t>
      </w:r>
      <w:r w:rsidRPr="007E3B63">
        <w:rPr>
          <w:rFonts w:ascii="Garamond" w:hAnsi="Garamond"/>
          <w:color w:val="000000" w:themeColor="text1"/>
        </w:rPr>
        <w:t xml:space="preserve"> more extreme phenotypes </w:t>
      </w:r>
      <w:r w:rsidR="00AF2CE0">
        <w:rPr>
          <w:rFonts w:ascii="Garamond" w:hAnsi="Garamond"/>
          <w:color w:val="000000" w:themeColor="text1"/>
        </w:rPr>
        <w:t>in</w:t>
      </w:r>
      <w:r w:rsidR="00930587" w:rsidRPr="007E3B63">
        <w:rPr>
          <w:rFonts w:ascii="Garamond" w:hAnsi="Garamond"/>
          <w:color w:val="000000" w:themeColor="text1"/>
        </w:rPr>
        <w:t xml:space="preserve"> </w:t>
      </w:r>
      <w:r w:rsidRPr="007E3B63">
        <w:rPr>
          <w:rFonts w:ascii="Garamond" w:hAnsi="Garamond"/>
          <w:color w:val="000000" w:themeColor="text1"/>
        </w:rPr>
        <w:t>males</w:t>
      </w:r>
      <w:del w:id="195" w:author="Lauren Harrison" w:date="2020-09-26T15:33:00Z">
        <w:r w:rsidRPr="007E3B63" w:rsidDel="000D08D7">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sup&gt;31&lt;/sup&gt;","plainTextFormattedCitation":"31","previouslyFormattedCitation":"&lt;sup&gt;31&lt;/sup&gt;"},"properties":{"noteIndex":0},"schema":"https://github.com/citation-style-language/schema/raw/master/csl-citation.json"}</w:instrText>
      </w:r>
      <w:r w:rsidRPr="007E3B63">
        <w:rPr>
          <w:rFonts w:ascii="Garamond" w:hAnsi="Garamond"/>
          <w:color w:val="000000" w:themeColor="text1"/>
        </w:rPr>
        <w:fldChar w:fldCharType="separate"/>
      </w:r>
      <w:r w:rsidR="003A2BE2" w:rsidRPr="003A2BE2">
        <w:rPr>
          <w:rFonts w:ascii="Garamond" w:hAnsi="Garamond"/>
          <w:noProof/>
          <w:color w:val="000000" w:themeColor="text1"/>
          <w:vertAlign w:val="superscript"/>
        </w:rPr>
        <w:t>31</w:t>
      </w:r>
      <w:r w:rsidRPr="007E3B63">
        <w:rPr>
          <w:rFonts w:ascii="Garamond" w:hAnsi="Garamond"/>
          <w:color w:val="000000" w:themeColor="text1"/>
        </w:rPr>
        <w:fldChar w:fldCharType="end"/>
      </w:r>
      <w:r w:rsidR="00CC7838" w:rsidRPr="007E3B63">
        <w:rPr>
          <w:rFonts w:ascii="Garamond" w:hAnsi="Garamond"/>
          <w:color w:val="000000" w:themeColor="text1"/>
        </w:rPr>
        <w:t>, hence greater variation among males than 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birds,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reptiles</w:t>
      </w:r>
      <w:del w:id="196" w:author="Lauren Harrison" w:date="2020-09-26T15:36:00Z">
        <w:r w:rsidRPr="007E3B63" w:rsidDel="009C52FB">
          <w:rPr>
            <w:rFonts w:ascii="Garamond" w:hAnsi="Garamond"/>
            <w:color w:val="000000" w:themeColor="text1"/>
          </w:rPr>
          <w:delText xml:space="preserve"> </w:delText>
        </w:r>
      </w:del>
      <w:r w:rsidR="007A61B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sup&gt;32&lt;/sup&gt;","plainTextFormattedCitation":"32","previouslyFormattedCitation":"&lt;sup&gt;32&lt;/sup&gt;"},"properties":{"noteIndex":0},"schema":"https://github.com/citation-style-language/schema/raw/master/csl-citation.json"}</w:instrText>
      </w:r>
      <w:r w:rsidR="007A61BA">
        <w:rPr>
          <w:rFonts w:ascii="Garamond" w:hAnsi="Garamond"/>
          <w:color w:val="000000" w:themeColor="text1"/>
        </w:rPr>
        <w:fldChar w:fldCharType="separate"/>
      </w:r>
      <w:r w:rsidR="003A2BE2" w:rsidRPr="003A2BE2">
        <w:rPr>
          <w:rFonts w:ascii="Garamond" w:hAnsi="Garamond"/>
          <w:noProof/>
          <w:color w:val="000000" w:themeColor="text1"/>
          <w:vertAlign w:val="superscript"/>
        </w:rPr>
        <w:t>32</w:t>
      </w:r>
      <w:r w:rsidR="007A61BA">
        <w:rPr>
          <w:rFonts w:ascii="Garamond" w:hAnsi="Garamond"/>
          <w:color w:val="000000" w:themeColor="text1"/>
        </w:rPr>
        <w:fldChar w:fldCharType="end"/>
      </w:r>
      <w:r w:rsidR="00C23EFA">
        <w:rPr>
          <w:rFonts w:ascii="Garamond" w:hAnsi="Garamond"/>
          <w:color w:val="000000" w:themeColor="text1"/>
        </w:rPr>
        <w:t>. If this mechanism driv</w:t>
      </w:r>
      <w:r w:rsidR="00FE7E8A">
        <w:rPr>
          <w:rFonts w:ascii="Garamond" w:hAnsi="Garamond"/>
          <w:color w:val="000000" w:themeColor="text1"/>
        </w:rPr>
        <w:t>es</w:t>
      </w:r>
      <w:r w:rsidR="00C23EFA">
        <w:rPr>
          <w:rFonts w:ascii="Garamond" w:hAnsi="Garamond"/>
          <w:color w:val="000000" w:themeColor="text1"/>
        </w:rPr>
        <w:t xml:space="preserve"> </w:t>
      </w:r>
      <w:r w:rsidR="00AF2CE0">
        <w:rPr>
          <w:rFonts w:ascii="Garamond" w:hAnsi="Garamond"/>
          <w:color w:val="000000" w:themeColor="text1"/>
        </w:rPr>
        <w:t xml:space="preserve">sex </w:t>
      </w:r>
      <w:r w:rsidR="00C23EFA">
        <w:rPr>
          <w:rFonts w:ascii="Garamond" w:hAnsi="Garamond"/>
          <w:color w:val="000000" w:themeColor="text1"/>
        </w:rPr>
        <w:t xml:space="preserve">differences in variability then </w:t>
      </w:r>
      <w:r w:rsidR="006B4596">
        <w:rPr>
          <w:rFonts w:ascii="Garamond" w:hAnsi="Garamond"/>
          <w:color w:val="000000" w:themeColor="text1"/>
        </w:rPr>
        <w:t xml:space="preserve">female heterogametic </w:t>
      </w:r>
      <w:r w:rsidR="00C23EFA">
        <w:rPr>
          <w:rFonts w:ascii="Garamond" w:hAnsi="Garamond"/>
          <w:color w:val="000000" w:themeColor="text1"/>
        </w:rPr>
        <w:t xml:space="preserve">taxa </w:t>
      </w:r>
      <w:r w:rsidR="00FE7E8A">
        <w:rPr>
          <w:rFonts w:ascii="Garamond" w:hAnsi="Garamond"/>
          <w:color w:val="000000" w:themeColor="text1"/>
        </w:rPr>
        <w:t xml:space="preserve">should </w:t>
      </w:r>
      <w:r w:rsidR="00C23EFA">
        <w:rPr>
          <w:rFonts w:ascii="Garamond" w:hAnsi="Garamond"/>
          <w:color w:val="000000" w:themeColor="text1"/>
        </w:rPr>
        <w:t xml:space="preserve">exhibit </w:t>
      </w:r>
      <w:r w:rsidR="006B4596">
        <w:rPr>
          <w:rFonts w:ascii="Garamond" w:hAnsi="Garamond"/>
          <w:color w:val="000000" w:themeColor="text1"/>
        </w:rPr>
        <w:t>greater</w:t>
      </w:r>
      <w:r w:rsidR="00AF2CE0">
        <w:rPr>
          <w:rFonts w:ascii="Garamond" w:hAnsi="Garamond"/>
          <w:color w:val="000000" w:themeColor="text1"/>
        </w:rPr>
        <w:t xml:space="preserve"> </w:t>
      </w:r>
      <w:r w:rsidR="00C23EFA">
        <w:rPr>
          <w:rFonts w:ascii="Garamond" w:hAnsi="Garamond"/>
          <w:color w:val="000000" w:themeColor="text1"/>
        </w:rPr>
        <w:t>trait variability</w:t>
      </w:r>
      <w:r w:rsidR="00AF2CE0">
        <w:rPr>
          <w:rFonts w:ascii="Garamond" w:hAnsi="Garamond"/>
          <w:color w:val="000000" w:themeColor="text1"/>
        </w:rPr>
        <w:t xml:space="preserve"> </w:t>
      </w:r>
      <w:r w:rsidR="006B4596">
        <w:rPr>
          <w:rFonts w:ascii="Garamond" w:hAnsi="Garamond"/>
          <w:color w:val="000000" w:themeColor="text1"/>
        </w:rPr>
        <w:t>in females</w:t>
      </w:r>
      <w:del w:id="197" w:author="Lauren Harrison" w:date="2020-09-26T15:34:00Z">
        <w:r w:rsidR="006B3312" w:rsidDel="0067188D">
          <w:rPr>
            <w:rFonts w:ascii="Garamond" w:hAnsi="Garamond"/>
            <w:color w:val="000000" w:themeColor="text1"/>
          </w:rPr>
          <w:delText xml:space="preserve"> (e.g.</w:delText>
        </w:r>
      </w:del>
      <w:del w:id="198" w:author="Lauren Harrison" w:date="2020-09-26T15:33:00Z">
        <w:r w:rsidR="006B3312" w:rsidDel="000D08D7">
          <w:rPr>
            <w:rFonts w:ascii="Garamond" w:hAnsi="Garamond"/>
            <w:color w:val="000000" w:themeColor="text1"/>
          </w:rPr>
          <w:delText xml:space="preserve"> </w:delText>
        </w:r>
      </w:del>
      <w:r w:rsidR="006B3312">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6B3312">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6B3312">
        <w:rPr>
          <w:rFonts w:ascii="Garamond" w:hAnsi="Garamond"/>
          <w:color w:val="000000" w:themeColor="text1"/>
        </w:rPr>
        <w:fldChar w:fldCharType="end"/>
      </w:r>
      <w:del w:id="199" w:author="Lauren Harrison" w:date="2020-09-26T15:34:00Z">
        <w:r w:rsidR="006B3312" w:rsidDel="0067188D">
          <w:rPr>
            <w:rFonts w:ascii="Garamond" w:hAnsi="Garamond"/>
            <w:color w:val="000000" w:themeColor="text1"/>
          </w:rPr>
          <w:delText>)</w:delText>
        </w:r>
      </w:del>
      <w:r w:rsidR="009E6462">
        <w:rPr>
          <w:rFonts w:ascii="Garamond" w:hAnsi="Garamond"/>
          <w:color w:val="000000" w:themeColor="text1"/>
        </w:rPr>
        <w:t>.</w:t>
      </w:r>
    </w:p>
    <w:p w14:paraId="74B3242A" w14:textId="77777777" w:rsidR="00817963" w:rsidRPr="007E3B63" w:rsidRDefault="00817963" w:rsidP="00817963">
      <w:pPr>
        <w:rPr>
          <w:rFonts w:ascii="Garamond" w:hAnsi="Garamond"/>
          <w:color w:val="000000" w:themeColor="text1"/>
        </w:rPr>
      </w:pPr>
    </w:p>
    <w:p w14:paraId="33DF6821" w14:textId="2D32CCB5"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w:t>
      </w:r>
      <w:r w:rsidR="00622A6C">
        <w:rPr>
          <w:rFonts w:ascii="Garamond" w:hAnsi="Garamond"/>
          <w:color w:val="000000" w:themeColor="text1"/>
        </w:rPr>
        <w:t xml:space="preserve">above </w:t>
      </w:r>
      <w:r w:rsidR="00AF2CE0">
        <w:rPr>
          <w:rFonts w:ascii="Garamond" w:hAnsi="Garamond"/>
          <w:color w:val="000000" w:themeColor="text1"/>
        </w:rPr>
        <w:t>explanation</w:t>
      </w:r>
      <w:r w:rsidR="00622A6C">
        <w:rPr>
          <w:rFonts w:ascii="Garamond" w:hAnsi="Garamond"/>
          <w:color w:val="000000" w:themeColor="text1"/>
        </w:rPr>
        <w:t>s</w:t>
      </w:r>
      <w:r w:rsidRPr="007E3B63">
        <w:rPr>
          <w:rFonts w:ascii="Garamond" w:hAnsi="Garamond"/>
          <w:color w:val="000000" w:themeColor="text1"/>
        </w:rPr>
        <w:t>,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w:t>
      </w:r>
      <w:r w:rsidR="003E7C68">
        <w:rPr>
          <w:rFonts w:ascii="Garamond" w:hAnsi="Garamond"/>
          <w:color w:val="000000" w:themeColor="text1"/>
        </w:rPr>
        <w:t xml:space="preserve"> </w:t>
      </w:r>
      <w:r w:rsidRPr="007E3B63">
        <w:rPr>
          <w:rFonts w:ascii="Garamond" w:hAnsi="Garamond"/>
          <w:color w:val="000000" w:themeColor="text1"/>
        </w:rPr>
        <w:t xml:space="preserve">For example, </w:t>
      </w:r>
      <w:r w:rsidR="00FE7E8A">
        <w:rPr>
          <w:rFonts w:ascii="Garamond" w:hAnsi="Garamond"/>
          <w:color w:val="000000" w:themeColor="text1"/>
        </w:rPr>
        <w:t>sexual</w:t>
      </w:r>
      <w:r w:rsidRPr="007E3B63">
        <w:rPr>
          <w:rFonts w:ascii="Garamond" w:hAnsi="Garamond"/>
          <w:color w:val="000000" w:themeColor="text1"/>
        </w:rPr>
        <w:t xml:space="preserve"> selection on fight</w:t>
      </w:r>
      <w:r w:rsidR="003E4BE4">
        <w:rPr>
          <w:rFonts w:ascii="Garamond" w:hAnsi="Garamond"/>
          <w:color w:val="000000" w:themeColor="text1"/>
        </w:rPr>
        <w:t>ing</w:t>
      </w:r>
      <w:r w:rsidRPr="007E3B63">
        <w:rPr>
          <w:rFonts w:ascii="Garamond" w:hAnsi="Garamond"/>
          <w:color w:val="000000" w:themeColor="text1"/>
        </w:rPr>
        <w:t xml:space="preserve"> behaviour</w:t>
      </w:r>
      <w:r w:rsidR="00FE7E8A">
        <w:rPr>
          <w:rFonts w:ascii="Garamond" w:hAnsi="Garamond"/>
          <w:color w:val="000000" w:themeColor="text1"/>
        </w:rPr>
        <w:t xml:space="preserve"> </w:t>
      </w:r>
      <w:r w:rsidRPr="007E3B63">
        <w:rPr>
          <w:rFonts w:ascii="Garamond" w:hAnsi="Garamond"/>
          <w:color w:val="000000" w:themeColor="text1"/>
        </w:rPr>
        <w:t xml:space="preserve">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a</w:t>
      </w:r>
      <w:r w:rsidR="004E630E">
        <w:rPr>
          <w:rFonts w:ascii="Garamond" w:hAnsi="Garamond"/>
          <w:color w:val="000000" w:themeColor="text1"/>
        </w:rPr>
        <w:t>n</w:t>
      </w:r>
      <w:r w:rsidR="00FE7E8A">
        <w:rPr>
          <w:rFonts w:ascii="Garamond" w:hAnsi="Garamond"/>
          <w:color w:val="000000" w:themeColor="text1"/>
        </w:rPr>
        <w:t xml:space="preserve"> </w:t>
      </w:r>
      <w:r w:rsidR="007A02EE" w:rsidRPr="007E3B63">
        <w:rPr>
          <w:rFonts w:ascii="Garamond" w:hAnsi="Garamond"/>
          <w:color w:val="000000" w:themeColor="text1"/>
        </w:rPr>
        <w:t>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aggressive behaviour, show greater variability among men than women</w:t>
      </w:r>
      <w:del w:id="200" w:author="Lauren Harrison" w:date="2020-09-28T19:44:00Z">
        <w:r w:rsidRPr="007E3B63" w:rsidDel="00F6690B">
          <w:rPr>
            <w:rFonts w:ascii="Garamond" w:hAnsi="Garamond"/>
            <w:color w:val="000000" w:themeColor="text1"/>
          </w:rPr>
          <w:delText xml:space="preserve"> </w:delText>
        </w:r>
      </w:del>
      <w:ins w:id="201" w:author="Lauren Harrison" w:date="2020-09-28T19:03:00Z">
        <w:r w:rsidR="007A70A3">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sup&gt;33,34&lt;/sup&gt;","plainTextFormattedCitation":"33,34","previouslyFormattedCitation":"&lt;sup&gt;33,34&lt;/sup&gt;"},"properties":{"noteIndex":0},"schema":"https://github.com/citation-style-language/schema/raw/master/csl-citation.json"}</w:instrText>
      </w:r>
      <w:r w:rsidR="007A70A3">
        <w:rPr>
          <w:rFonts w:ascii="Garamond" w:hAnsi="Garamond"/>
          <w:color w:val="000000" w:themeColor="text1"/>
        </w:rPr>
        <w:fldChar w:fldCharType="separate"/>
      </w:r>
      <w:r w:rsidR="007A70A3" w:rsidRPr="007A70A3">
        <w:rPr>
          <w:rFonts w:ascii="Garamond" w:hAnsi="Garamond"/>
          <w:noProof/>
          <w:color w:val="000000" w:themeColor="text1"/>
          <w:vertAlign w:val="superscript"/>
        </w:rPr>
        <w:t>33,34</w:t>
      </w:r>
      <w:ins w:id="202" w:author="Lauren Harrison" w:date="2020-09-28T19:03:00Z">
        <w:r w:rsidR="007A70A3">
          <w:rPr>
            <w:rFonts w:ascii="Garamond" w:hAnsi="Garamond"/>
            <w:color w:val="000000" w:themeColor="text1"/>
          </w:rPr>
          <w:fldChar w:fldCharType="end"/>
        </w:r>
      </w:ins>
      <w:del w:id="203" w:author="Lauren Harrison" w:date="2020-09-28T19:03:00Z">
        <w:r w:rsidRPr="007E3B63" w:rsidDel="007A70A3">
          <w:rPr>
            <w:rFonts w:ascii="Garamond" w:hAnsi="Garamond"/>
            <w:color w:val="000000" w:themeColor="text1"/>
          </w:rPr>
          <w:delText>(Budaev 1999, Archer &amp; Mehdikhani 2003)</w:delText>
        </w:r>
      </w:del>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w:t>
      </w:r>
      <w:r w:rsidR="00172FBC">
        <w:rPr>
          <w:rFonts w:ascii="Garamond" w:hAnsi="Garamond"/>
          <w:color w:val="000000" w:themeColor="text1"/>
        </w:rPr>
        <w:t>reasoning</w:t>
      </w:r>
      <w:r w:rsidR="00817963" w:rsidRPr="007E3B63">
        <w:rPr>
          <w:rFonts w:ascii="Garamond" w:hAnsi="Garamond"/>
          <w:color w:val="000000" w:themeColor="text1"/>
        </w:rPr>
        <w:t xml:space="preserve"> should apply to all species,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w:t>
      </w:r>
      <w:r w:rsidR="004E630E">
        <w:rPr>
          <w:rFonts w:ascii="Garamond" w:hAnsi="Garamond"/>
          <w:color w:val="000000" w:themeColor="text1"/>
        </w:rPr>
        <w:t xml:space="preserve">male variability </w:t>
      </w:r>
      <w:r w:rsidR="008D6BA7">
        <w:rPr>
          <w:rFonts w:ascii="Garamond" w:hAnsi="Garamond"/>
          <w:color w:val="000000" w:themeColor="text1"/>
        </w:rPr>
        <w:t>in</w:t>
      </w:r>
      <w:r w:rsidR="00817963" w:rsidRPr="007E3B63">
        <w:rPr>
          <w:rFonts w:ascii="Garamond" w:hAnsi="Garamond"/>
          <w:color w:val="000000" w:themeColor="text1"/>
        </w:rPr>
        <w:t xml:space="preserve"> personality</w:t>
      </w:r>
      <w:r w:rsidR="00A560AA">
        <w:rPr>
          <w:rFonts w:ascii="Garamond" w:hAnsi="Garamond"/>
          <w:color w:val="000000" w:themeColor="text1"/>
        </w:rPr>
        <w:t xml:space="preserve"> </w:t>
      </w:r>
      <w:r w:rsidR="004E630E">
        <w:rPr>
          <w:rFonts w:ascii="Garamond" w:hAnsi="Garamond"/>
          <w:color w:val="000000" w:themeColor="text1"/>
        </w:rPr>
        <w:t>increases</w:t>
      </w:r>
      <w:r w:rsidR="00817963" w:rsidRPr="007E3B63">
        <w:rPr>
          <w:rFonts w:ascii="Garamond" w:hAnsi="Garamond"/>
          <w:color w:val="000000" w:themeColor="text1"/>
        </w:rPr>
        <w:t xml:space="preserve"> </w:t>
      </w:r>
      <w:r w:rsidR="004E630E">
        <w:rPr>
          <w:rFonts w:ascii="Garamond" w:hAnsi="Garamond"/>
          <w:color w:val="000000" w:themeColor="text1"/>
        </w:rPr>
        <w:t>when</w:t>
      </w:r>
      <w:r w:rsidR="00AF2CE0">
        <w:rPr>
          <w:rFonts w:ascii="Garamond" w:hAnsi="Garamond"/>
          <w:color w:val="000000" w:themeColor="text1"/>
        </w:rPr>
        <w:t xml:space="preserve"> </w:t>
      </w:r>
      <w:r w:rsidR="00817963" w:rsidRPr="007E3B63">
        <w:rPr>
          <w:rFonts w:ascii="Garamond" w:hAnsi="Garamond"/>
          <w:color w:val="000000" w:themeColor="text1"/>
        </w:rPr>
        <w:t>sexual selection on males</w:t>
      </w:r>
      <w:r w:rsidR="00AF2CE0">
        <w:rPr>
          <w:rFonts w:ascii="Garamond" w:hAnsi="Garamond"/>
          <w:color w:val="000000" w:themeColor="text1"/>
        </w:rPr>
        <w:t xml:space="preserve"> </w:t>
      </w:r>
      <w:r w:rsidR="00FE7E8A">
        <w:rPr>
          <w:rFonts w:ascii="Garamond" w:hAnsi="Garamond"/>
          <w:color w:val="000000" w:themeColor="text1"/>
        </w:rPr>
        <w:t>is more intense</w:t>
      </w:r>
      <w:r w:rsidR="00817963" w:rsidRPr="007E3B63">
        <w:rPr>
          <w:rFonts w:ascii="Garamond" w:hAnsi="Garamond"/>
          <w:color w:val="000000" w:themeColor="text1"/>
        </w:rPr>
        <w:t xml:space="preserve">. This </w:t>
      </w:r>
      <w:r w:rsidR="004E630E">
        <w:rPr>
          <w:rFonts w:ascii="Garamond" w:hAnsi="Garamond"/>
          <w:color w:val="000000" w:themeColor="text1"/>
        </w:rPr>
        <w:t>prediction is directly relevant to biological explanation</w:t>
      </w:r>
      <w:ins w:id="204" w:author="Lauren Harrison" w:date="2020-09-28T19:44:00Z">
        <w:r w:rsidR="009B5E55">
          <w:rPr>
            <w:rFonts w:ascii="Garamond" w:hAnsi="Garamond"/>
            <w:color w:val="000000" w:themeColor="text1"/>
          </w:rPr>
          <w:t>s</w:t>
        </w:r>
      </w:ins>
      <w:r w:rsidR="004E630E">
        <w:rPr>
          <w:rFonts w:ascii="Garamond" w:hAnsi="Garamond"/>
          <w:color w:val="000000" w:themeColor="text1"/>
        </w:rPr>
        <w:t xml:space="preserve"> for sex differences in variation in human </w:t>
      </w:r>
      <w:proofErr w:type="gramStart"/>
      <w:r w:rsidR="004E630E">
        <w:rPr>
          <w:rFonts w:ascii="Garamond" w:hAnsi="Garamond"/>
          <w:color w:val="000000" w:themeColor="text1"/>
        </w:rPr>
        <w:t>behaviour,</w:t>
      </w:r>
      <w:r w:rsidR="00FE7E8A">
        <w:rPr>
          <w:rFonts w:ascii="Garamond" w:hAnsi="Garamond"/>
          <w:color w:val="000000" w:themeColor="text1"/>
        </w:rPr>
        <w:t xml:space="preserve"> </w:t>
      </w:r>
      <w:r w:rsidR="004E630E">
        <w:rPr>
          <w:rFonts w:ascii="Garamond" w:hAnsi="Garamond"/>
          <w:color w:val="000000" w:themeColor="text1"/>
        </w:rPr>
        <w:t>but</w:t>
      </w:r>
      <w:proofErr w:type="gramEnd"/>
      <w:r w:rsidR="00817963" w:rsidRPr="007E3B63">
        <w:rPr>
          <w:rFonts w:ascii="Garamond" w:hAnsi="Garamond"/>
          <w:color w:val="000000" w:themeColor="text1"/>
        </w:rPr>
        <w:t xml:space="preserve"> </w:t>
      </w:r>
      <w:r w:rsidR="004E630E">
        <w:rPr>
          <w:rFonts w:ascii="Garamond" w:hAnsi="Garamond"/>
          <w:color w:val="000000" w:themeColor="text1"/>
        </w:rPr>
        <w:t>has yet to</w:t>
      </w:r>
      <w:r w:rsidR="00817963" w:rsidRPr="007E3B63">
        <w:rPr>
          <w:rFonts w:ascii="Garamond" w:hAnsi="Garamond"/>
          <w:color w:val="000000" w:themeColor="text1"/>
        </w:rPr>
        <w:t xml:space="preserve"> be tested</w:t>
      </w:r>
      <w:r w:rsidR="008D6BA7">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049F3574" w14:textId="3D977CA5" w:rsidR="00FA0C5C" w:rsidRDefault="00C652E7" w:rsidP="003E4BE4">
      <w:pPr>
        <w:ind w:firstLine="360"/>
        <w:rPr>
          <w:ins w:id="205" w:author="Lauren Harrison" w:date="2020-09-28T19:16:00Z"/>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w:t>
      </w:r>
      <w:r w:rsidR="003E7C68">
        <w:rPr>
          <w:rFonts w:ascii="Garamond" w:hAnsi="Garamond"/>
          <w:color w:val="000000" w:themeColor="text1"/>
        </w:rPr>
        <w:t xml:space="preserve">of </w:t>
      </w:r>
      <w:r w:rsidR="00FE7E8A">
        <w:rPr>
          <w:rFonts w:ascii="Garamond" w:hAnsi="Garamond"/>
          <w:color w:val="000000" w:themeColor="text1"/>
        </w:rPr>
        <w:t xml:space="preserve">animal </w:t>
      </w:r>
      <w:r w:rsidR="003E7C68">
        <w:rPr>
          <w:rFonts w:ascii="Garamond" w:hAnsi="Garamond"/>
          <w:color w:val="000000" w:themeColor="text1"/>
        </w:rPr>
        <w:t xml:space="preserve">personality studies </w:t>
      </w:r>
      <w:r w:rsidR="00FA0C5C">
        <w:rPr>
          <w:rFonts w:ascii="Garamond" w:hAnsi="Garamond"/>
          <w:color w:val="000000" w:themeColor="text1"/>
        </w:rPr>
        <w:t xml:space="preserve">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w:t>
      </w:r>
      <w:r w:rsidR="00437B70">
        <w:rPr>
          <w:rFonts w:ascii="Garamond" w:hAnsi="Garamond"/>
          <w:color w:val="000000" w:themeColor="text1"/>
        </w:rPr>
        <w:t>males</w:t>
      </w:r>
      <w:r w:rsidR="00437B70" w:rsidRPr="007E3B63">
        <w:rPr>
          <w:rFonts w:ascii="Garamond" w:hAnsi="Garamond"/>
          <w:color w:val="000000" w:themeColor="text1"/>
        </w:rPr>
        <w:t xml:space="preserve"> </w:t>
      </w:r>
      <w:r w:rsidR="00674388" w:rsidRPr="007E3B63">
        <w:rPr>
          <w:rFonts w:ascii="Garamond" w:hAnsi="Garamond"/>
          <w:color w:val="000000" w:themeColor="text1"/>
        </w:rPr>
        <w:t xml:space="preserve">show greater </w:t>
      </w:r>
      <w:r w:rsidR="00172FBC">
        <w:rPr>
          <w:rFonts w:ascii="Garamond" w:hAnsi="Garamond"/>
          <w:color w:val="000000" w:themeColor="text1"/>
        </w:rPr>
        <w:t>variability</w:t>
      </w:r>
      <w:r w:rsidR="00674388" w:rsidRPr="007E3B63">
        <w:rPr>
          <w:rFonts w:ascii="Garamond" w:hAnsi="Garamond"/>
          <w:color w:val="000000" w:themeColor="text1"/>
        </w:rPr>
        <w:t xml:space="preserve"> than </w:t>
      </w:r>
      <w:r w:rsidR="00437B70">
        <w:rPr>
          <w:rFonts w:ascii="Garamond" w:hAnsi="Garamond"/>
          <w:color w:val="000000" w:themeColor="text1"/>
        </w:rPr>
        <w:t>females</w:t>
      </w:r>
      <w:r w:rsidR="00A560AA">
        <w:rPr>
          <w:rFonts w:ascii="Garamond" w:hAnsi="Garamond"/>
          <w:color w:val="000000" w:themeColor="text1"/>
        </w:rPr>
        <w:t xml:space="preserve">. </w:t>
      </w:r>
      <w:r w:rsidR="00F83231">
        <w:rPr>
          <w:rFonts w:ascii="Garamond" w:hAnsi="Garamond"/>
          <w:color w:val="000000" w:themeColor="text1"/>
        </w:rPr>
        <w:t xml:space="preserve">More specifically, </w:t>
      </w:r>
      <w:r w:rsidR="00F83231" w:rsidRPr="007E3B63">
        <w:rPr>
          <w:rFonts w:ascii="Garamond" w:hAnsi="Garamond"/>
          <w:color w:val="000000" w:themeColor="text1"/>
        </w:rPr>
        <w:t xml:space="preserve">we </w:t>
      </w:r>
      <w:r w:rsidR="00F83231">
        <w:rPr>
          <w:rFonts w:ascii="Garamond" w:hAnsi="Garamond"/>
          <w:color w:val="000000" w:themeColor="text1"/>
        </w:rPr>
        <w:t>test</w:t>
      </w:r>
      <w:r w:rsidR="00F83231" w:rsidRPr="007E3B63">
        <w:rPr>
          <w:rFonts w:ascii="Garamond" w:hAnsi="Garamond"/>
          <w:color w:val="000000" w:themeColor="text1"/>
        </w:rPr>
        <w:t xml:space="preserve"> three key questions: 1) </w:t>
      </w:r>
      <w:r w:rsidR="00FE7E8A">
        <w:rPr>
          <w:rFonts w:ascii="Garamond" w:hAnsi="Garamond"/>
          <w:color w:val="000000" w:themeColor="text1"/>
        </w:rPr>
        <w:t>D</w:t>
      </w:r>
      <w:r w:rsidR="00FE7E8A" w:rsidRPr="007E3B63">
        <w:rPr>
          <w:rFonts w:ascii="Garamond" w:hAnsi="Garamond"/>
          <w:color w:val="000000" w:themeColor="text1"/>
        </w:rPr>
        <w:t xml:space="preserve">o </w:t>
      </w:r>
      <w:r w:rsidR="00F83231" w:rsidRPr="007E3B63">
        <w:rPr>
          <w:rFonts w:ascii="Garamond" w:hAnsi="Garamond"/>
          <w:color w:val="000000" w:themeColor="text1"/>
        </w:rPr>
        <w:t>males show greater variability than females in five personality factors</w:t>
      </w:r>
      <w:r w:rsidR="000E5800">
        <w:rPr>
          <w:rFonts w:ascii="Garamond" w:hAnsi="Garamond"/>
          <w:color w:val="000000" w:themeColor="text1"/>
        </w:rPr>
        <w:t>?</w:t>
      </w:r>
      <w:r w:rsidR="00F83231" w:rsidRPr="007E3B63">
        <w:rPr>
          <w:rFonts w:ascii="Garamond" w:hAnsi="Garamond"/>
          <w:color w:val="000000" w:themeColor="text1"/>
        </w:rPr>
        <w:t xml:space="preserve"> 2) </w:t>
      </w:r>
      <w:r w:rsidR="00FE7E8A">
        <w:rPr>
          <w:rFonts w:ascii="Garamond" w:hAnsi="Garamond"/>
          <w:color w:val="000000" w:themeColor="text1"/>
        </w:rPr>
        <w:t>A</w:t>
      </w:r>
      <w:r w:rsidR="00FE7E8A" w:rsidRPr="007E3B63">
        <w:rPr>
          <w:rFonts w:ascii="Garamond" w:hAnsi="Garamond"/>
          <w:color w:val="000000" w:themeColor="text1"/>
        </w:rPr>
        <w:t xml:space="preserve">re </w:t>
      </w:r>
      <w:r w:rsidR="00F83231" w:rsidRPr="007E3B63">
        <w:rPr>
          <w:rFonts w:ascii="Garamond" w:hAnsi="Garamond"/>
          <w:color w:val="000000" w:themeColor="text1"/>
        </w:rPr>
        <w:t xml:space="preserve">sex differences in </w:t>
      </w:r>
      <w:r w:rsidR="00172FBC">
        <w:rPr>
          <w:rFonts w:ascii="Garamond" w:hAnsi="Garamond"/>
          <w:color w:val="000000" w:themeColor="text1"/>
        </w:rPr>
        <w:t>variability</w:t>
      </w:r>
      <w:r w:rsidR="00F83231" w:rsidRPr="007E3B63">
        <w:rPr>
          <w:rFonts w:ascii="Garamond" w:hAnsi="Garamond"/>
          <w:color w:val="000000" w:themeColor="text1"/>
        </w:rPr>
        <w:t xml:space="preserve"> </w:t>
      </w:r>
      <w:r w:rsidR="0088321F">
        <w:rPr>
          <w:rFonts w:ascii="Garamond" w:hAnsi="Garamond"/>
          <w:color w:val="000000" w:themeColor="text1"/>
        </w:rPr>
        <w:t>similar</w:t>
      </w:r>
      <w:r w:rsidR="0088321F" w:rsidRPr="007E3B63">
        <w:rPr>
          <w:rFonts w:ascii="Garamond" w:hAnsi="Garamond"/>
          <w:color w:val="000000" w:themeColor="text1"/>
        </w:rPr>
        <w:t xml:space="preserve"> </w:t>
      </w:r>
      <w:r w:rsidR="00F83231" w:rsidRPr="007E3B63">
        <w:rPr>
          <w:rFonts w:ascii="Garamond" w:hAnsi="Garamond"/>
          <w:color w:val="000000" w:themeColor="text1"/>
        </w:rPr>
        <w:t>for the five components of personality</w:t>
      </w:r>
      <w:r w:rsidR="000E5800">
        <w:rPr>
          <w:rFonts w:ascii="Garamond" w:hAnsi="Garamond"/>
          <w:color w:val="000000" w:themeColor="text1"/>
        </w:rPr>
        <w:t>?</w:t>
      </w:r>
      <w:r w:rsidR="00F83231" w:rsidRPr="007E3B63">
        <w:rPr>
          <w:rFonts w:ascii="Garamond" w:hAnsi="Garamond"/>
          <w:color w:val="000000" w:themeColor="text1"/>
        </w:rPr>
        <w:t xml:space="preserve"> </w:t>
      </w:r>
      <w:r w:rsidR="0088321F">
        <w:rPr>
          <w:rFonts w:ascii="Garamond" w:hAnsi="Garamond"/>
          <w:color w:val="000000" w:themeColor="text1"/>
        </w:rPr>
        <w:t>A</w:t>
      </w:r>
      <w:r w:rsidR="0088321F" w:rsidRPr="007E3B63">
        <w:rPr>
          <w:rFonts w:ascii="Garamond" w:hAnsi="Garamond"/>
          <w:color w:val="000000" w:themeColor="text1"/>
        </w:rPr>
        <w:t xml:space="preserve">nd </w:t>
      </w:r>
      <w:r w:rsidR="00F83231" w:rsidRPr="007E3B63">
        <w:rPr>
          <w:rFonts w:ascii="Garamond" w:hAnsi="Garamond"/>
          <w:color w:val="000000" w:themeColor="text1"/>
        </w:rPr>
        <w:t xml:space="preserve">3) </w:t>
      </w:r>
      <w:r w:rsidR="00FE7E8A">
        <w:rPr>
          <w:rFonts w:ascii="Garamond" w:hAnsi="Garamond"/>
          <w:color w:val="000000" w:themeColor="text1"/>
        </w:rPr>
        <w:t>D</w:t>
      </w:r>
      <w:r w:rsidR="00F83231" w:rsidRPr="007E3B63">
        <w:rPr>
          <w:rFonts w:ascii="Garamond" w:hAnsi="Garamond"/>
          <w:color w:val="000000" w:themeColor="text1"/>
        </w:rPr>
        <w:t xml:space="preserve">oes sexual selection (estimated using the proxy of </w:t>
      </w:r>
      <w:r w:rsidR="00C10D1C">
        <w:rPr>
          <w:rFonts w:ascii="Garamond" w:hAnsi="Garamond"/>
          <w:color w:val="000000" w:themeColor="text1"/>
        </w:rPr>
        <w:t xml:space="preserve">sexual size dimorphism, </w:t>
      </w:r>
      <w:r w:rsidR="00F83231" w:rsidRPr="007E3B63">
        <w:rPr>
          <w:rFonts w:ascii="Garamond" w:hAnsi="Garamond"/>
          <w:color w:val="000000" w:themeColor="text1"/>
        </w:rPr>
        <w:t xml:space="preserve">SSD) explain </w:t>
      </w:r>
      <w:r w:rsidR="00172FBC">
        <w:rPr>
          <w:rFonts w:ascii="Garamond" w:hAnsi="Garamond"/>
          <w:color w:val="000000" w:themeColor="text1"/>
        </w:rPr>
        <w:t>differences</w:t>
      </w:r>
      <w:r w:rsidR="00F83231" w:rsidRPr="007E3B63">
        <w:rPr>
          <w:rFonts w:ascii="Garamond" w:hAnsi="Garamond"/>
          <w:color w:val="000000" w:themeColor="text1"/>
        </w:rPr>
        <w:t xml:space="preserve"> in the magnitude of sex differences in </w:t>
      </w:r>
      <w:del w:id="206" w:author="Lauren Harrison" w:date="2020-09-26T14:50:00Z">
        <w:r w:rsidR="00F83231" w:rsidRPr="007E3B63" w:rsidDel="00FE2384">
          <w:rPr>
            <w:rFonts w:ascii="Garamond" w:hAnsi="Garamond"/>
            <w:color w:val="000000" w:themeColor="text1"/>
          </w:rPr>
          <w:delText xml:space="preserve"> </w:delText>
        </w:r>
      </w:del>
      <w:r w:rsidR="00F83231" w:rsidRPr="007E3B63">
        <w:rPr>
          <w:rFonts w:ascii="Garamond" w:hAnsi="Garamond"/>
          <w:color w:val="000000" w:themeColor="text1"/>
        </w:rPr>
        <w:t>personality</w:t>
      </w:r>
      <w:r w:rsidR="000E5800">
        <w:rPr>
          <w:rFonts w:ascii="Garamond" w:hAnsi="Garamond"/>
          <w:color w:val="000000" w:themeColor="text1"/>
        </w:rPr>
        <w:t xml:space="preserve"> (mean and variance)</w:t>
      </w:r>
      <w:r w:rsidR="00F83231" w:rsidRPr="007E3B63">
        <w:rPr>
          <w:rFonts w:ascii="Garamond" w:hAnsi="Garamond"/>
          <w:color w:val="000000" w:themeColor="text1"/>
        </w:rPr>
        <w:t xml:space="preserve">? </w:t>
      </w:r>
      <w:r w:rsidR="00F83231">
        <w:rPr>
          <w:rFonts w:ascii="Garamond" w:hAnsi="Garamond"/>
          <w:color w:val="000000" w:themeColor="text1"/>
        </w:rPr>
        <w:t>I</w:t>
      </w:r>
      <w:r w:rsidR="001562C1" w:rsidRPr="007E3B63">
        <w:rPr>
          <w:rFonts w:ascii="Garamond" w:hAnsi="Garamond"/>
          <w:color w:val="000000" w:themeColor="text1"/>
        </w:rPr>
        <w:t>n many taxa</w:t>
      </w:r>
      <w:r w:rsidR="00A5543F">
        <w:rPr>
          <w:rFonts w:ascii="Garamond" w:hAnsi="Garamond"/>
          <w:color w:val="000000" w:themeColor="text1"/>
        </w:rPr>
        <w:t>,</w:t>
      </w:r>
      <w:r w:rsidR="001562C1" w:rsidRPr="007E3B63">
        <w:rPr>
          <w:rFonts w:ascii="Garamond" w:hAnsi="Garamond"/>
          <w:color w:val="000000" w:themeColor="text1"/>
        </w:rPr>
        <w:t xml:space="preserve"> </w:t>
      </w:r>
      <w:r w:rsidR="00FA0C5C">
        <w:rPr>
          <w:rFonts w:ascii="Garamond" w:hAnsi="Garamond"/>
          <w:color w:val="000000" w:themeColor="text1"/>
        </w:rPr>
        <w:t xml:space="preserve">the strength of sexual selection </w:t>
      </w:r>
      <w:r w:rsidR="00703655">
        <w:rPr>
          <w:rFonts w:ascii="Garamond" w:hAnsi="Garamond"/>
          <w:color w:val="000000" w:themeColor="text1"/>
        </w:rPr>
        <w:t xml:space="preserve">on males </w:t>
      </w:r>
      <w:r w:rsidR="001562C1" w:rsidRPr="007E3B63">
        <w:rPr>
          <w:rFonts w:ascii="Garamond" w:hAnsi="Garamond"/>
          <w:color w:val="000000" w:themeColor="text1"/>
        </w:rPr>
        <w:t xml:space="preserve">is </w:t>
      </w:r>
      <w:r w:rsidR="00703655">
        <w:rPr>
          <w:rFonts w:ascii="Garamond" w:hAnsi="Garamond"/>
          <w:color w:val="000000" w:themeColor="text1"/>
        </w:rPr>
        <w:t xml:space="preserve">correlated </w:t>
      </w:r>
      <w:r w:rsidR="001562C1" w:rsidRPr="007E3B63">
        <w:rPr>
          <w:rFonts w:ascii="Garamond" w:hAnsi="Garamond"/>
          <w:color w:val="000000" w:themeColor="text1"/>
        </w:rPr>
        <w:t xml:space="preserve">with the </w:t>
      </w:r>
      <w:r w:rsidR="001562C1" w:rsidRPr="0099093C">
        <w:rPr>
          <w:rFonts w:ascii="Garamond" w:hAnsi="Garamond"/>
          <w:color w:val="000000" w:themeColor="text1"/>
        </w:rPr>
        <w:t xml:space="preserve">magnitude </w:t>
      </w:r>
      <w:r w:rsidR="001562C1" w:rsidRPr="0099093C">
        <w:rPr>
          <w:rFonts w:ascii="Garamond" w:hAnsi="Garamond"/>
          <w:color w:val="000000" w:themeColor="text1"/>
          <w:rPrChange w:id="207" w:author="Lauren Harrison" w:date="2020-09-28T18:30:00Z">
            <w:rPr>
              <w:rFonts w:ascii="Garamond" w:hAnsi="Garamond"/>
              <w:color w:val="000000" w:themeColor="text1"/>
              <w:highlight w:val="cyan"/>
            </w:rPr>
          </w:rPrChange>
        </w:rPr>
        <w:t xml:space="preserve">of </w:t>
      </w:r>
      <w:r w:rsidR="00C10D1C" w:rsidRPr="0099093C">
        <w:rPr>
          <w:rFonts w:ascii="Garamond" w:hAnsi="Garamond"/>
          <w:color w:val="000000" w:themeColor="text1"/>
          <w:rPrChange w:id="208" w:author="Lauren Harrison" w:date="2020-09-28T18:30:00Z">
            <w:rPr>
              <w:rFonts w:ascii="Garamond" w:hAnsi="Garamond"/>
              <w:color w:val="000000" w:themeColor="text1"/>
              <w:highlight w:val="cyan"/>
            </w:rPr>
          </w:rPrChange>
        </w:rPr>
        <w:t>SSD</w:t>
      </w:r>
      <w:ins w:id="209" w:author="Lauren Harrison" w:date="2020-09-28T18:29:00Z">
        <w:r w:rsidR="0099093C" w:rsidRPr="0099093C">
          <w:rPr>
            <w:rFonts w:ascii="Garamond" w:hAnsi="Garamond"/>
            <w:color w:val="000000" w:themeColor="text1"/>
            <w:rPrChange w:id="210" w:author="Lauren Harrison" w:date="2020-09-28T18:30:00Z">
              <w:rPr>
                <w:rFonts w:ascii="Garamond" w:hAnsi="Garamond"/>
                <w:color w:val="000000" w:themeColor="text1"/>
                <w:highlight w:val="cyan"/>
              </w:rPr>
            </w:rPrChange>
          </w:rPr>
          <w:fldChar w:fldCharType="begin" w:fldLock="1"/>
        </w:r>
      </w:ins>
      <w:r w:rsidR="003B051B">
        <w:rPr>
          <w:rFonts w:ascii="Garamond" w:hAnsi="Garamond"/>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9093C" w:rsidRPr="0099093C">
        <w:rPr>
          <w:rFonts w:ascii="Garamond" w:hAnsi="Garamond"/>
          <w:color w:val="000000" w:themeColor="text1"/>
          <w:rPrChange w:id="211" w:author="Lauren Harrison" w:date="2020-09-28T18:30:00Z">
            <w:rPr>
              <w:rFonts w:ascii="Garamond" w:hAnsi="Garamond"/>
              <w:color w:val="000000" w:themeColor="text1"/>
              <w:highlight w:val="cyan"/>
            </w:rPr>
          </w:rPrChange>
        </w:rPr>
        <w:fldChar w:fldCharType="separate"/>
      </w:r>
      <w:r w:rsidR="007A70A3" w:rsidRPr="007A70A3">
        <w:rPr>
          <w:rFonts w:ascii="Garamond" w:hAnsi="Garamond"/>
          <w:noProof/>
          <w:color w:val="000000" w:themeColor="text1"/>
          <w:vertAlign w:val="superscript"/>
        </w:rPr>
        <w:t>35</w:t>
      </w:r>
      <w:ins w:id="212" w:author="Lauren Harrison" w:date="2020-09-28T18:29:00Z">
        <w:r w:rsidR="0099093C" w:rsidRPr="0099093C">
          <w:rPr>
            <w:rFonts w:ascii="Garamond" w:hAnsi="Garamond"/>
            <w:color w:val="000000" w:themeColor="text1"/>
            <w:rPrChange w:id="213" w:author="Lauren Harrison" w:date="2020-09-28T18:30:00Z">
              <w:rPr>
                <w:rFonts w:ascii="Garamond" w:hAnsi="Garamond"/>
                <w:color w:val="000000" w:themeColor="text1"/>
                <w:highlight w:val="cyan"/>
              </w:rPr>
            </w:rPrChange>
          </w:rPr>
          <w:fldChar w:fldCharType="end"/>
        </w:r>
      </w:ins>
      <w:del w:id="214" w:author="Lauren Harrison" w:date="2020-09-28T18:30:00Z">
        <w:r w:rsidR="00C10D1C" w:rsidRPr="0099093C" w:rsidDel="0099093C">
          <w:rPr>
            <w:rFonts w:ascii="Garamond" w:hAnsi="Garamond"/>
            <w:color w:val="000000" w:themeColor="text1"/>
            <w:rPrChange w:id="215" w:author="Lauren Harrison" w:date="2020-09-28T18:30:00Z">
              <w:rPr>
                <w:rFonts w:ascii="Garamond" w:hAnsi="Garamond"/>
                <w:color w:val="000000" w:themeColor="text1"/>
                <w:highlight w:val="cyan"/>
              </w:rPr>
            </w:rPrChange>
          </w:rPr>
          <w:delText xml:space="preserve"> </w:delText>
        </w:r>
      </w:del>
      <w:commentRangeStart w:id="216"/>
      <w:del w:id="217" w:author="Lauren Harrison" w:date="2020-09-28T18:29:00Z">
        <w:r w:rsidR="001562C1" w:rsidRPr="0099093C" w:rsidDel="0099093C">
          <w:rPr>
            <w:rFonts w:ascii="Garamond" w:hAnsi="Garamond"/>
            <w:rPrChange w:id="218" w:author="Lauren Harrison" w:date="2020-09-28T18:30:00Z">
              <w:rPr>
                <w:rFonts w:ascii="Garamond" w:hAnsi="Garamond"/>
                <w:highlight w:val="cyan"/>
              </w:rPr>
            </w:rPrChange>
          </w:rPr>
          <w:fldChar w:fldCharType="begin" w:fldLock="1"/>
        </w:r>
        <w:r w:rsidR="0099093C" w:rsidRPr="0099093C" w:rsidDel="0099093C">
          <w:rPr>
            <w:rFonts w:ascii="Garamond" w:hAnsi="Garamond"/>
            <w:rPrChange w:id="219" w:author="Lauren Harrison" w:date="2020-09-28T18:30:00Z">
              <w:rPr>
                <w:rFonts w:ascii="Garamond" w:hAnsi="Garamond"/>
                <w:highlight w:val="cyan"/>
              </w:rPr>
            </w:rPrChange>
          </w:rPr>
          <w:del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dimorphic?","type":"article-journal","volume":"121"},"uris":["http://www.mendeley.com/documents/?uuid=883d0775-5acd-411b-867a-b035fd4fa424"]}],"mendeley":{"formattedCitation":"&lt;sup&gt;33–35&lt;/sup&gt;","manualFormatting":"(Reiss 1986; e.g. primates: Cassini 2020; fish: Horne et al. 2020)","plainTextFormattedCitation":"33–35","previouslyFormattedCitation":"&lt;sup&gt;38–40&lt;/sup&gt;"},"properties":{"noteIndex":0},"schema":"https://github.com/citation-style-language/schema/raw/master/csl-citation.json"}</w:delInstrText>
        </w:r>
        <w:r w:rsidR="001562C1" w:rsidRPr="0099093C" w:rsidDel="0099093C">
          <w:rPr>
            <w:rFonts w:ascii="Garamond" w:hAnsi="Garamond"/>
            <w:rPrChange w:id="220" w:author="Lauren Harrison" w:date="2020-09-28T18:30:00Z">
              <w:rPr>
                <w:rFonts w:ascii="Garamond" w:hAnsi="Garamond"/>
                <w:highlight w:val="cyan"/>
              </w:rPr>
            </w:rPrChange>
          </w:rPr>
          <w:fldChar w:fldCharType="separate"/>
        </w:r>
        <w:r w:rsidR="001562C1" w:rsidRPr="0099093C" w:rsidDel="0099093C">
          <w:rPr>
            <w:rFonts w:ascii="Garamond" w:hAnsi="Garamond"/>
            <w:noProof/>
            <w:rPrChange w:id="221" w:author="Lauren Harrison" w:date="2020-09-28T18:30:00Z">
              <w:rPr>
                <w:rFonts w:ascii="Garamond" w:hAnsi="Garamond"/>
                <w:noProof/>
                <w:highlight w:val="cyan"/>
              </w:rPr>
            </w:rPrChange>
          </w:rPr>
          <w:delText xml:space="preserve">(Reiss 1986; e.g. primates: Cassini 2020; fish: Horne </w:delText>
        </w:r>
        <w:r w:rsidR="001562C1" w:rsidRPr="0099093C" w:rsidDel="0099093C">
          <w:rPr>
            <w:rFonts w:ascii="Garamond" w:hAnsi="Garamond"/>
            <w:i/>
            <w:noProof/>
            <w:rPrChange w:id="222" w:author="Lauren Harrison" w:date="2020-09-28T18:30:00Z">
              <w:rPr>
                <w:rFonts w:ascii="Garamond" w:hAnsi="Garamond"/>
                <w:i/>
                <w:noProof/>
                <w:highlight w:val="cyan"/>
              </w:rPr>
            </w:rPrChange>
          </w:rPr>
          <w:delText>et al.</w:delText>
        </w:r>
        <w:r w:rsidR="001562C1" w:rsidRPr="0099093C" w:rsidDel="0099093C">
          <w:rPr>
            <w:rFonts w:ascii="Garamond" w:hAnsi="Garamond"/>
            <w:noProof/>
            <w:rPrChange w:id="223" w:author="Lauren Harrison" w:date="2020-09-28T18:30:00Z">
              <w:rPr>
                <w:rFonts w:ascii="Garamond" w:hAnsi="Garamond"/>
                <w:noProof/>
                <w:highlight w:val="cyan"/>
              </w:rPr>
            </w:rPrChange>
          </w:rPr>
          <w:delText xml:space="preserve"> 2020)</w:delText>
        </w:r>
        <w:r w:rsidR="001562C1" w:rsidRPr="0099093C" w:rsidDel="0099093C">
          <w:rPr>
            <w:rFonts w:ascii="Garamond" w:hAnsi="Garamond"/>
            <w:rPrChange w:id="224" w:author="Lauren Harrison" w:date="2020-09-28T18:30:00Z">
              <w:rPr>
                <w:rFonts w:ascii="Garamond" w:hAnsi="Garamond"/>
                <w:highlight w:val="cyan"/>
              </w:rPr>
            </w:rPrChange>
          </w:rPr>
          <w:fldChar w:fldCharType="end"/>
        </w:r>
      </w:del>
      <w:commentRangeEnd w:id="216"/>
      <w:r w:rsidR="00703655" w:rsidRPr="0099093C">
        <w:rPr>
          <w:rStyle w:val="CommentReference"/>
          <w:rPrChange w:id="225" w:author="Lauren Harrison" w:date="2020-09-28T18:30:00Z">
            <w:rPr>
              <w:rStyle w:val="CommentReference"/>
              <w:highlight w:val="cyan"/>
            </w:rPr>
          </w:rPrChange>
        </w:rPr>
        <w:commentReference w:id="216"/>
      </w:r>
      <w:r w:rsidR="001562C1" w:rsidRPr="0099093C">
        <w:rPr>
          <w:rFonts w:ascii="Garamond" w:hAnsi="Garamond"/>
          <w:color w:val="000000" w:themeColor="text1"/>
          <w:rPrChange w:id="226" w:author="Lauren Harrison" w:date="2020-09-28T18:30:00Z">
            <w:rPr>
              <w:rFonts w:ascii="Garamond" w:hAnsi="Garamond"/>
              <w:color w:val="000000" w:themeColor="text1"/>
              <w:highlight w:val="cyan"/>
            </w:rPr>
          </w:rPrChange>
        </w:rPr>
        <w:t>.</w:t>
      </w:r>
      <w:r w:rsidR="001562C1" w:rsidRPr="007E3B63">
        <w:rPr>
          <w:rFonts w:ascii="Garamond" w:hAnsi="Garamond"/>
          <w:color w:val="000000" w:themeColor="text1"/>
        </w:rPr>
        <w:t xml:space="preserve"> </w:t>
      </w:r>
      <w:r w:rsidR="00FA0C5C" w:rsidRPr="007E3B63">
        <w:rPr>
          <w:rFonts w:ascii="Garamond" w:hAnsi="Garamond"/>
          <w:color w:val="000000" w:themeColor="text1"/>
        </w:rPr>
        <w:t>We therefore included SSD as a moderator in our meta-analys</w:t>
      </w:r>
      <w:r w:rsidR="00A5543F">
        <w:rPr>
          <w:rFonts w:ascii="Garamond" w:hAnsi="Garamond"/>
          <w:color w:val="000000" w:themeColor="text1"/>
        </w:rPr>
        <w:t>e</w:t>
      </w:r>
      <w:r w:rsidR="00FA0C5C" w:rsidRPr="007E3B63">
        <w:rPr>
          <w:rFonts w:ascii="Garamond" w:hAnsi="Garamond"/>
          <w:color w:val="000000" w:themeColor="text1"/>
        </w:rPr>
        <w:t xml:space="preserve">s. </w:t>
      </w:r>
      <w:r w:rsidR="00172FBC">
        <w:rPr>
          <w:rFonts w:ascii="Garamond" w:hAnsi="Garamond"/>
          <w:color w:val="000000" w:themeColor="text1"/>
        </w:rPr>
        <w:t>Additionally, o</w:t>
      </w:r>
      <w:r w:rsidR="00E624AA">
        <w:rPr>
          <w:rFonts w:ascii="Garamond" w:hAnsi="Garamond"/>
          <w:color w:val="000000" w:themeColor="text1"/>
        </w:rPr>
        <w:t>ur</w:t>
      </w:r>
      <w:r w:rsidR="00E624AA" w:rsidRPr="007E3B63">
        <w:rPr>
          <w:rFonts w:ascii="Garamond" w:hAnsi="Garamond"/>
          <w:color w:val="000000" w:themeColor="text1"/>
        </w:rPr>
        <w:t xml:space="preserve"> data </w:t>
      </w:r>
      <w:r w:rsidR="00A5543F">
        <w:rPr>
          <w:rFonts w:ascii="Garamond" w:hAnsi="Garamond"/>
          <w:color w:val="000000" w:themeColor="text1"/>
        </w:rPr>
        <w:t>contained</w:t>
      </w:r>
      <w:r w:rsidR="00A5543F" w:rsidRPr="007E3B63">
        <w:rPr>
          <w:rFonts w:ascii="Garamond" w:hAnsi="Garamond"/>
          <w:color w:val="000000" w:themeColor="text1"/>
        </w:rPr>
        <w:t xml:space="preserve"> </w:t>
      </w:r>
      <w:r w:rsidR="00E624AA" w:rsidRPr="007E3B63">
        <w:rPr>
          <w:rFonts w:ascii="Garamond" w:hAnsi="Garamond"/>
          <w:color w:val="000000" w:themeColor="text1"/>
        </w:rPr>
        <w:t xml:space="preserve">taxa where males are heterogametic (mammals), homogametic (birds), or </w:t>
      </w:r>
      <w:r w:rsidR="00E624AA">
        <w:rPr>
          <w:rFonts w:ascii="Garamond" w:hAnsi="Garamond"/>
          <w:color w:val="000000" w:themeColor="text1"/>
        </w:rPr>
        <w:t xml:space="preserve">a </w:t>
      </w:r>
      <w:r w:rsidR="00E624AA" w:rsidRPr="007E3B63">
        <w:rPr>
          <w:rFonts w:ascii="Garamond" w:hAnsi="Garamond"/>
          <w:color w:val="000000" w:themeColor="text1"/>
        </w:rPr>
        <w:t xml:space="preserve">mixture of the two (insects, fish and reptiles/frogs). </w:t>
      </w:r>
      <w:r w:rsidR="00E624AA">
        <w:rPr>
          <w:rFonts w:ascii="Garamond" w:hAnsi="Garamond"/>
          <w:color w:val="000000" w:themeColor="text1"/>
        </w:rPr>
        <w:t>As such, w</w:t>
      </w:r>
      <w:r w:rsidR="00FA0C5C" w:rsidRPr="007E3B63">
        <w:rPr>
          <w:rFonts w:ascii="Garamond" w:hAnsi="Garamond"/>
          <w:color w:val="000000" w:themeColor="text1"/>
        </w:rPr>
        <w:t xml:space="preserve">e partially tested for an effect of </w:t>
      </w:r>
      <w:r w:rsidR="00172FBC">
        <w:rPr>
          <w:rFonts w:ascii="Garamond" w:hAnsi="Garamond"/>
          <w:color w:val="000000" w:themeColor="text1"/>
        </w:rPr>
        <w:t>sex chromosom</w:t>
      </w:r>
      <w:r w:rsidR="0088321F">
        <w:rPr>
          <w:rFonts w:ascii="Garamond" w:hAnsi="Garamond"/>
          <w:color w:val="000000" w:themeColor="text1"/>
        </w:rPr>
        <w:t xml:space="preserve">es </w:t>
      </w:r>
      <w:r w:rsidR="00FA0C5C" w:rsidRPr="007E3B63">
        <w:rPr>
          <w:rFonts w:ascii="Garamond" w:hAnsi="Garamond"/>
          <w:color w:val="000000" w:themeColor="text1"/>
        </w:rPr>
        <w:t xml:space="preserve">on sex differences in variation in personality by testing for a moderating effect of taxa. </w:t>
      </w:r>
    </w:p>
    <w:p w14:paraId="77959237" w14:textId="443D54F8" w:rsidR="00403C73" w:rsidRDefault="00403C73" w:rsidP="003E4BE4">
      <w:pPr>
        <w:ind w:firstLine="360"/>
        <w:rPr>
          <w:ins w:id="227" w:author="Lauren Harrison" w:date="2020-09-28T19:16:00Z"/>
          <w:rFonts w:ascii="Garamond" w:hAnsi="Garamond"/>
          <w:color w:val="000000" w:themeColor="text1"/>
        </w:rPr>
      </w:pPr>
    </w:p>
    <w:p w14:paraId="2508BC6B" w14:textId="4717C8B9" w:rsidR="00403C73" w:rsidRPr="007E3B63" w:rsidRDefault="00403C73" w:rsidP="00403C73">
      <w:pPr>
        <w:ind w:firstLine="720"/>
        <w:rPr>
          <w:moveTo w:id="228" w:author="Lauren Harrison" w:date="2020-09-28T19:17:00Z"/>
          <w:rFonts w:ascii="Garamond" w:hAnsi="Garamond"/>
          <w:color w:val="000000" w:themeColor="text1"/>
        </w:rPr>
      </w:pPr>
      <w:moveToRangeStart w:id="229" w:author="Lauren Harrison" w:date="2020-09-28T19:17:00Z" w:name="move52213055"/>
      <w:moveTo w:id="230" w:author="Lauren Harrison" w:date="2020-09-28T19:17:00Z">
        <w:del w:id="231" w:author="Lauren Harrison" w:date="2020-09-28T19:17:00Z">
          <w:r w:rsidRPr="007E3B63" w:rsidDel="00403C73">
            <w:rPr>
              <w:rFonts w:ascii="Garamond" w:hAnsi="Garamond"/>
              <w:color w:val="000000" w:themeColor="text1"/>
            </w:rPr>
            <w:delText>Our results provided</w:delText>
          </w:r>
        </w:del>
      </w:moveTo>
      <w:ins w:id="232" w:author="Lauren Harrison" w:date="2020-09-28T19:17:00Z">
        <w:r>
          <w:rPr>
            <w:rFonts w:ascii="Garamond" w:hAnsi="Garamond"/>
            <w:color w:val="000000" w:themeColor="text1"/>
          </w:rPr>
          <w:t>We find</w:t>
        </w:r>
      </w:ins>
      <w:moveTo w:id="233" w:author="Lauren Harrison" w:date="2020-09-28T19:17:00Z">
        <w:r>
          <w:rPr>
            <w:rFonts w:ascii="Garamond" w:hAnsi="Garamond"/>
            <w:color w:val="000000" w:themeColor="text1"/>
          </w:rPr>
          <w:t xml:space="preserve"> </w:t>
        </w:r>
        <w:r w:rsidRPr="007E3B63">
          <w:rPr>
            <w:rFonts w:ascii="Garamond" w:hAnsi="Garamond"/>
            <w:color w:val="000000" w:themeColor="text1"/>
          </w:rPr>
          <w:t>little evidence for widespread male-female differences in personality-linked behaviours in animals</w:t>
        </w:r>
        <w:del w:id="234" w:author="Lauren Harrison" w:date="2020-09-28T19:19:00Z">
          <w:r w:rsidRPr="007E3B63" w:rsidDel="00403C73">
            <w:rPr>
              <w:rFonts w:ascii="Garamond" w:hAnsi="Garamond"/>
              <w:color w:val="000000" w:themeColor="text1"/>
            </w:rPr>
            <w:delText xml:space="preserve"> in any of the five taxa</w:delText>
          </w:r>
        </w:del>
        <w:del w:id="235" w:author="Lauren Harrison" w:date="2020-09-28T19:17:00Z">
          <w:r w:rsidRPr="007E3B63" w:rsidDel="00403C73">
            <w:rPr>
              <w:rFonts w:ascii="Garamond" w:hAnsi="Garamond"/>
              <w:color w:val="000000" w:themeColor="text1"/>
            </w:rPr>
            <w:delText xml:space="preserve"> that we examined</w:delText>
          </w:r>
        </w:del>
        <w:r w:rsidRPr="007E3B63">
          <w:rPr>
            <w:rFonts w:ascii="Garamond" w:hAnsi="Garamond"/>
            <w:color w:val="000000" w:themeColor="text1"/>
          </w:rPr>
          <w:t xml:space="preserve">. This </w:t>
        </w:r>
        <w:del w:id="236" w:author="Lauren Harrison" w:date="2020-09-28T19:17:00Z">
          <w:r w:rsidRPr="007E3B63" w:rsidDel="00403C73">
            <w:rPr>
              <w:rFonts w:ascii="Garamond" w:hAnsi="Garamond"/>
              <w:color w:val="000000" w:themeColor="text1"/>
            </w:rPr>
            <w:delText>was</w:delText>
          </w:r>
        </w:del>
      </w:moveTo>
      <w:ins w:id="237" w:author="Lauren Harrison" w:date="2020-09-28T19:17:00Z">
        <w:r>
          <w:rPr>
            <w:rFonts w:ascii="Garamond" w:hAnsi="Garamond"/>
            <w:color w:val="000000" w:themeColor="text1"/>
          </w:rPr>
          <w:t>is</w:t>
        </w:r>
      </w:ins>
      <w:moveTo w:id="238" w:author="Lauren Harrison" w:date="2020-09-28T19:17:00Z">
        <w:r w:rsidRPr="007E3B63">
          <w:rPr>
            <w:rFonts w:ascii="Garamond" w:hAnsi="Garamond"/>
            <w:color w:val="000000" w:themeColor="text1"/>
          </w:rPr>
          <w:t xml:space="preserve"> the case for both sex differences in the mean values of personality traits, and for the level of variation among individuals. A finer-scale analysis </w:t>
        </w:r>
        <w:del w:id="239" w:author="Lauren Harrison" w:date="2020-09-28T19:18:00Z">
          <w:r w:rsidRPr="007E3B63" w:rsidDel="00403C73">
            <w:rPr>
              <w:rFonts w:ascii="Garamond" w:hAnsi="Garamond"/>
              <w:color w:val="000000" w:themeColor="text1"/>
            </w:rPr>
            <w:delText>did, however,</w:delText>
          </w:r>
        </w:del>
      </w:moveTo>
      <w:ins w:id="240" w:author="Lauren Harrison" w:date="2020-09-28T19:18:00Z">
        <w:r>
          <w:rPr>
            <w:rFonts w:ascii="Garamond" w:hAnsi="Garamond"/>
            <w:color w:val="000000" w:themeColor="text1"/>
          </w:rPr>
          <w:t>does</w:t>
        </w:r>
      </w:ins>
      <w:moveTo w:id="241" w:author="Lauren Harrison" w:date="2020-09-28T19:17:00Z">
        <w:r w:rsidRPr="007E3B63">
          <w:rPr>
            <w:rFonts w:ascii="Garamond" w:hAnsi="Garamond"/>
            <w:color w:val="000000" w:themeColor="text1"/>
          </w:rPr>
          <w:t xml:space="preserve"> reveal some sex differences when separately investigating each of the five personality </w:t>
        </w:r>
        <w:r>
          <w:rPr>
            <w:rFonts w:ascii="Garamond" w:hAnsi="Garamond"/>
            <w:color w:val="000000" w:themeColor="text1"/>
          </w:rPr>
          <w:t>types</w:t>
        </w:r>
      </w:moveTo>
      <w:ins w:id="242" w:author="Lauren Harrison" w:date="2020-09-28T19:18:00Z">
        <w:r>
          <w:rPr>
            <w:rFonts w:ascii="Garamond" w:hAnsi="Garamond"/>
            <w:color w:val="000000" w:themeColor="text1"/>
          </w:rPr>
          <w:t xml:space="preserve">, although there is no consistent pattern in their direction. </w:t>
        </w:r>
      </w:ins>
      <w:moveTo w:id="243" w:author="Lauren Harrison" w:date="2020-09-28T19:17:00Z">
        <w:del w:id="244" w:author="Lauren Harrison" w:date="2020-09-28T19:18:00Z">
          <w:r w:rsidRPr="007E3B63" w:rsidDel="00403C73">
            <w:rPr>
              <w:rFonts w:ascii="Garamond" w:hAnsi="Garamond"/>
              <w:color w:val="000000" w:themeColor="text1"/>
            </w:rPr>
            <w:delText xml:space="preserve">. </w:delText>
          </w:r>
        </w:del>
        <w:del w:id="245" w:author="Lauren Harrison" w:date="2020-09-28T19:19:00Z">
          <w:r w:rsidRPr="007E3B63" w:rsidDel="00403C73">
            <w:rPr>
              <w:rFonts w:ascii="Garamond" w:hAnsi="Garamond"/>
              <w:color w:val="000000" w:themeColor="text1"/>
            </w:rPr>
            <w:delText xml:space="preserve">Although there were male-female differences for certain personality </w:delText>
          </w:r>
          <w:r w:rsidDel="00403C73">
            <w:rPr>
              <w:rFonts w:ascii="Garamond" w:hAnsi="Garamond"/>
              <w:color w:val="000000" w:themeColor="text1"/>
            </w:rPr>
            <w:delText>traits</w:delText>
          </w:r>
          <w:r w:rsidRPr="007E3B63" w:rsidDel="00403C73">
            <w:rPr>
              <w:rFonts w:ascii="Garamond" w:hAnsi="Garamond"/>
              <w:color w:val="000000" w:themeColor="text1"/>
            </w:rPr>
            <w:delText xml:space="preserve"> in </w:delText>
          </w:r>
          <w:r w:rsidDel="00403C73">
            <w:rPr>
              <w:rFonts w:ascii="Garamond" w:hAnsi="Garamond"/>
              <w:color w:val="000000" w:themeColor="text1"/>
            </w:rPr>
            <w:delText xml:space="preserve">three </w:delText>
          </w:r>
          <w:r w:rsidRPr="007E3B63" w:rsidDel="00403C73">
            <w:rPr>
              <w:rFonts w:ascii="Garamond" w:hAnsi="Garamond"/>
              <w:color w:val="000000" w:themeColor="text1"/>
            </w:rPr>
            <w:delText xml:space="preserve">taxonomic groups, there was no consistent pattern. </w:delText>
          </w:r>
          <w:r w:rsidDel="00403C73">
            <w:rPr>
              <w:rFonts w:ascii="Garamond" w:hAnsi="Garamond"/>
              <w:color w:val="000000" w:themeColor="text1"/>
            </w:rPr>
            <w:delText>For example</w:delText>
          </w:r>
          <w:r w:rsidRPr="007E3B63" w:rsidDel="00403C73">
            <w:rPr>
              <w:rFonts w:ascii="Garamond" w:hAnsi="Garamond"/>
              <w:color w:val="000000" w:themeColor="text1"/>
            </w:rPr>
            <w:delText>, females were significant</w:delText>
          </w:r>
          <w:r w:rsidDel="00403C73">
            <w:rPr>
              <w:rFonts w:ascii="Garamond" w:hAnsi="Garamond"/>
              <w:color w:val="000000" w:themeColor="text1"/>
            </w:rPr>
            <w:delText>ly</w:delText>
          </w:r>
          <w:r w:rsidRPr="007E3B63" w:rsidDel="00403C73">
            <w:rPr>
              <w:rFonts w:ascii="Garamond" w:hAnsi="Garamond"/>
              <w:color w:val="000000" w:themeColor="text1"/>
            </w:rPr>
            <w:delText xml:space="preserve"> more social in birds</w:delText>
          </w:r>
          <w:r w:rsidDel="00403C73">
            <w:rPr>
              <w:rFonts w:ascii="Garamond" w:hAnsi="Garamond"/>
              <w:color w:val="000000" w:themeColor="text1"/>
            </w:rPr>
            <w:delText xml:space="preserve"> but</w:delText>
          </w:r>
          <w:r w:rsidRPr="007E3B63" w:rsidDel="00403C73">
            <w:rPr>
              <w:rFonts w:ascii="Garamond" w:hAnsi="Garamond"/>
              <w:color w:val="000000" w:themeColor="text1"/>
            </w:rPr>
            <w:delText xml:space="preserve"> less exploratory in reptiles/amphibians. There were no detectable sex differences for mammals</w:delText>
          </w:r>
          <w:r w:rsidDel="00403C73">
            <w:rPr>
              <w:rFonts w:ascii="Garamond" w:hAnsi="Garamond"/>
              <w:color w:val="000000" w:themeColor="text1"/>
            </w:rPr>
            <w:delText xml:space="preserve"> </w:delText>
          </w:r>
          <w:r w:rsidRPr="007E3B63" w:rsidDel="00403C73">
            <w:rPr>
              <w:rFonts w:ascii="Garamond" w:hAnsi="Garamond"/>
              <w:color w:val="000000" w:themeColor="text1"/>
            </w:rPr>
            <w:delText xml:space="preserve">or fish. </w:delText>
          </w:r>
        </w:del>
        <w:r w:rsidRPr="007E3B63">
          <w:rPr>
            <w:rFonts w:ascii="Garamond" w:hAnsi="Garamond"/>
            <w:color w:val="000000" w:themeColor="text1"/>
          </w:rPr>
          <w:t xml:space="preserve">Crucially, </w:t>
        </w:r>
        <w:del w:id="246" w:author="Lauren Harrison" w:date="2020-09-28T19:19:00Z">
          <w:r w:rsidRPr="007E3B63" w:rsidDel="00403C73">
            <w:rPr>
              <w:rFonts w:ascii="Garamond" w:hAnsi="Garamond"/>
              <w:color w:val="000000" w:themeColor="text1"/>
            </w:rPr>
            <w:delText>there was</w:delText>
          </w:r>
        </w:del>
      </w:moveTo>
      <w:ins w:id="247" w:author="Lauren Harrison" w:date="2020-09-28T19:19:00Z">
        <w:r>
          <w:rPr>
            <w:rFonts w:ascii="Garamond" w:hAnsi="Garamond"/>
            <w:color w:val="000000" w:themeColor="text1"/>
          </w:rPr>
          <w:t>we find</w:t>
        </w:r>
      </w:ins>
      <w:moveTo w:id="248" w:author="Lauren Harrison" w:date="2020-09-28T19:17:00Z">
        <w:r w:rsidRPr="007E3B63">
          <w:rPr>
            <w:rFonts w:ascii="Garamond" w:hAnsi="Garamond"/>
            <w:color w:val="000000" w:themeColor="text1"/>
          </w:rPr>
          <w:t xml:space="preserve"> no evidence for greater male than female variability in any taxa for any of the five personality factors. Indeed, the only instanc</w:t>
        </w:r>
        <w:r>
          <w:rPr>
            <w:rFonts w:ascii="Garamond" w:hAnsi="Garamond"/>
            <w:color w:val="000000" w:themeColor="text1"/>
          </w:rPr>
          <w:t>e</w:t>
        </w:r>
        <w:r w:rsidRPr="007E3B63">
          <w:rPr>
            <w:rFonts w:ascii="Garamond" w:hAnsi="Garamond"/>
            <w:color w:val="000000" w:themeColor="text1"/>
          </w:rPr>
          <w:t xml:space="preserve"> in which there </w:t>
        </w:r>
        <w:del w:id="249" w:author="Lauren Harrison" w:date="2020-09-28T19:19:00Z">
          <w:r w:rsidRPr="007E3B63" w:rsidDel="00403C73">
            <w:rPr>
              <w:rFonts w:ascii="Garamond" w:hAnsi="Garamond"/>
              <w:color w:val="000000" w:themeColor="text1"/>
            </w:rPr>
            <w:delText>was</w:delText>
          </w:r>
        </w:del>
      </w:moveTo>
      <w:ins w:id="250" w:author="Lauren Harrison" w:date="2020-09-28T19:19:00Z">
        <w:r>
          <w:rPr>
            <w:rFonts w:ascii="Garamond" w:hAnsi="Garamond"/>
            <w:color w:val="000000" w:themeColor="text1"/>
          </w:rPr>
          <w:t>is</w:t>
        </w:r>
      </w:ins>
      <w:moveTo w:id="251" w:author="Lauren Harrison" w:date="2020-09-28T19:17:00Z">
        <w:r w:rsidRPr="007E3B63">
          <w:rPr>
            <w:rFonts w:ascii="Garamond" w:hAnsi="Garamond"/>
            <w:color w:val="000000" w:themeColor="text1"/>
          </w:rPr>
          <w:t xml:space="preserve"> a </w:t>
        </w:r>
        <w:r>
          <w:rPr>
            <w:rFonts w:ascii="Garamond" w:hAnsi="Garamond"/>
            <w:color w:val="000000" w:themeColor="text1"/>
          </w:rPr>
          <w:t xml:space="preserve">significant </w:t>
        </w:r>
        <w:r w:rsidRPr="007E3B63">
          <w:rPr>
            <w:rFonts w:ascii="Garamond" w:hAnsi="Garamond"/>
            <w:color w:val="000000" w:themeColor="text1"/>
          </w:rPr>
          <w:t xml:space="preserve">sex difference </w:t>
        </w:r>
        <w:del w:id="252" w:author="Lauren Harrison" w:date="2020-09-28T19:25:00Z">
          <w:r w:rsidRPr="007E3B63" w:rsidDel="004948E8">
            <w:rPr>
              <w:rFonts w:ascii="Garamond" w:hAnsi="Garamond"/>
              <w:color w:val="000000" w:themeColor="text1"/>
            </w:rPr>
            <w:delText>revealed</w:delText>
          </w:r>
        </w:del>
      </w:moveTo>
      <w:ins w:id="253" w:author="Lauren Harrison" w:date="2020-09-28T19:25:00Z">
        <w:r w:rsidR="004948E8">
          <w:rPr>
            <w:rFonts w:ascii="Garamond" w:hAnsi="Garamond"/>
            <w:color w:val="000000" w:themeColor="text1"/>
          </w:rPr>
          <w:t>shows</w:t>
        </w:r>
      </w:ins>
      <w:moveTo w:id="254" w:author="Lauren Harrison" w:date="2020-09-28T19:17:00Z">
        <w:r w:rsidRPr="007E3B63">
          <w:rPr>
            <w:rFonts w:ascii="Garamond" w:hAnsi="Garamond"/>
            <w:color w:val="000000" w:themeColor="text1"/>
          </w:rPr>
          <w:t xml:space="preserve"> greater variability among females</w:t>
        </w:r>
        <w:r>
          <w:rPr>
            <w:rFonts w:ascii="Garamond" w:hAnsi="Garamond"/>
            <w:color w:val="000000" w:themeColor="text1"/>
          </w:rPr>
          <w:t xml:space="preserve"> (aggression in fish)</w:t>
        </w:r>
        <w:r w:rsidRPr="007E3B63">
          <w:rPr>
            <w:rFonts w:ascii="Garamond" w:hAnsi="Garamond"/>
            <w:color w:val="000000" w:themeColor="text1"/>
          </w:rPr>
          <w:t xml:space="preserve">. </w:t>
        </w:r>
        <w:r w:rsidRPr="00DD2E1D">
          <w:rPr>
            <w:rFonts w:ascii="Garamond" w:hAnsi="Garamond"/>
            <w:color w:val="000000" w:themeColor="text1"/>
          </w:rPr>
          <w:t xml:space="preserve">Finally, the magnitude of SSD, which is a proxy for the strength of sexual selection on males, </w:t>
        </w:r>
        <w:r>
          <w:rPr>
            <w:rFonts w:ascii="Garamond" w:hAnsi="Garamond"/>
            <w:color w:val="000000" w:themeColor="text1"/>
          </w:rPr>
          <w:t xml:space="preserve">only </w:t>
        </w:r>
        <w:del w:id="255" w:author="Lauren Harrison" w:date="2020-09-28T19:20:00Z">
          <w:r w:rsidRPr="00DD2E1D" w:rsidDel="00403C73">
            <w:rPr>
              <w:rFonts w:ascii="Garamond" w:hAnsi="Garamond"/>
              <w:color w:val="000000" w:themeColor="text1"/>
            </w:rPr>
            <w:delText>explained</w:delText>
          </w:r>
        </w:del>
      </w:moveTo>
      <w:ins w:id="256" w:author="Lauren Harrison" w:date="2020-09-28T19:20:00Z">
        <w:r>
          <w:rPr>
            <w:rFonts w:ascii="Garamond" w:hAnsi="Garamond"/>
            <w:color w:val="000000" w:themeColor="text1"/>
          </w:rPr>
          <w:t>explains</w:t>
        </w:r>
      </w:ins>
      <w:moveTo w:id="257" w:author="Lauren Harrison" w:date="2020-09-28T19:17:00Z">
        <w:r w:rsidRPr="00DD2E1D">
          <w:rPr>
            <w:rFonts w:ascii="Garamond" w:hAnsi="Garamond"/>
            <w:color w:val="000000" w:themeColor="text1"/>
          </w:rPr>
          <w:t xml:space="preserve"> sex differences in mean personality for activity and aggression in mammals</w:t>
        </w:r>
        <w:del w:id="258" w:author="Lauren Harrison" w:date="2020-09-28T19:20:00Z">
          <w:r w:rsidRPr="00DD2E1D" w:rsidDel="00403C73">
            <w:rPr>
              <w:rFonts w:ascii="Garamond" w:hAnsi="Garamond"/>
              <w:color w:val="000000" w:themeColor="text1"/>
            </w:rPr>
            <w:delText xml:space="preserve">. </w:delText>
          </w:r>
          <w:r w:rsidDel="00403C73">
            <w:rPr>
              <w:rFonts w:ascii="Garamond" w:hAnsi="Garamond"/>
              <w:color w:val="000000" w:themeColor="text1"/>
            </w:rPr>
            <w:delText>In species where</w:delText>
          </w:r>
          <w:r w:rsidRPr="00DD2E1D" w:rsidDel="00403C73">
            <w:rPr>
              <w:rFonts w:ascii="Garamond" w:hAnsi="Garamond"/>
              <w:color w:val="000000" w:themeColor="text1"/>
            </w:rPr>
            <w:delText xml:space="preserve"> males and females were the same size, males were more active and less aggressive than females, but </w:delText>
          </w:r>
          <w:r w:rsidDel="00403C73">
            <w:rPr>
              <w:rFonts w:ascii="Garamond" w:hAnsi="Garamond"/>
              <w:color w:val="000000" w:themeColor="text1"/>
            </w:rPr>
            <w:delText>in species where</w:delText>
          </w:r>
          <w:r w:rsidRPr="00DD2E1D" w:rsidDel="00403C73">
            <w:rPr>
              <w:rFonts w:ascii="Garamond" w:hAnsi="Garamond"/>
              <w:color w:val="000000" w:themeColor="text1"/>
            </w:rPr>
            <w:delText xml:space="preserve"> males </w:delText>
          </w:r>
          <w:r w:rsidDel="00403C73">
            <w:rPr>
              <w:rFonts w:ascii="Garamond" w:hAnsi="Garamond"/>
              <w:color w:val="000000" w:themeColor="text1"/>
            </w:rPr>
            <w:delText>are</w:delText>
          </w:r>
          <w:r w:rsidRPr="00DD2E1D" w:rsidDel="00403C73">
            <w:rPr>
              <w:rFonts w:ascii="Garamond" w:hAnsi="Garamond"/>
              <w:color w:val="000000" w:themeColor="text1"/>
            </w:rPr>
            <w:delText xml:space="preserve"> larger than females, males </w:delText>
          </w:r>
          <w:r w:rsidDel="00403C73">
            <w:rPr>
              <w:rFonts w:ascii="Garamond" w:hAnsi="Garamond"/>
              <w:color w:val="000000" w:themeColor="text1"/>
            </w:rPr>
            <w:delText>are</w:delText>
          </w:r>
          <w:r w:rsidRPr="00DD2E1D" w:rsidDel="00403C73">
            <w:rPr>
              <w:rFonts w:ascii="Garamond" w:hAnsi="Garamond"/>
              <w:color w:val="000000" w:themeColor="text1"/>
            </w:rPr>
            <w:delText xml:space="preserve"> significantly less active and more aggressive than females. </w:delText>
          </w:r>
          <w:r w:rsidDel="00403C73">
            <w:rPr>
              <w:rFonts w:ascii="Garamond" w:hAnsi="Garamond"/>
              <w:color w:val="000000" w:themeColor="text1"/>
            </w:rPr>
            <w:delText>Crucially, t</w:delText>
          </w:r>
          <w:r w:rsidRPr="00DD2E1D" w:rsidDel="00403C73">
            <w:rPr>
              <w:rFonts w:ascii="Garamond" w:hAnsi="Garamond"/>
              <w:color w:val="000000" w:themeColor="text1"/>
            </w:rPr>
            <w:delText>he magnitude of SSD did not explain sex differences in</w:delText>
          </w:r>
        </w:del>
      </w:moveTo>
      <w:ins w:id="259" w:author="Lauren Harrison" w:date="2020-09-28T19:20:00Z">
        <w:r>
          <w:rPr>
            <w:rFonts w:ascii="Garamond" w:hAnsi="Garamond"/>
            <w:color w:val="000000" w:themeColor="text1"/>
          </w:rPr>
          <w:t>, but not for</w:t>
        </w:r>
      </w:ins>
      <w:moveTo w:id="260" w:author="Lauren Harrison" w:date="2020-09-28T19:17:00Z">
        <w:r w:rsidRPr="00DD2E1D">
          <w:rPr>
            <w:rFonts w:ascii="Garamond" w:hAnsi="Garamond"/>
            <w:color w:val="000000" w:themeColor="text1"/>
          </w:rPr>
          <w:t xml:space="preserve"> variability for any of the five personality types in t</w:t>
        </w:r>
      </w:moveTo>
      <w:ins w:id="261" w:author="Lauren Harrison" w:date="2020-09-28T19:21:00Z">
        <w:r>
          <w:rPr>
            <w:rFonts w:ascii="Garamond" w:hAnsi="Garamond"/>
            <w:color w:val="000000" w:themeColor="text1"/>
          </w:rPr>
          <w:t>he</w:t>
        </w:r>
      </w:ins>
      <w:moveTo w:id="262" w:author="Lauren Harrison" w:date="2020-09-28T19:17:00Z">
        <w:del w:id="263" w:author="Lauren Harrison" w:date="2020-09-28T19:21:00Z">
          <w:r w:rsidRPr="00DD2E1D" w:rsidDel="00403C73">
            <w:rPr>
              <w:rFonts w:ascii="Garamond" w:hAnsi="Garamond"/>
              <w:color w:val="000000" w:themeColor="text1"/>
            </w:rPr>
            <w:delText>he</w:delText>
          </w:r>
        </w:del>
        <w:r w:rsidRPr="00DD2E1D">
          <w:rPr>
            <w:rFonts w:ascii="Garamond" w:hAnsi="Garamond"/>
            <w:color w:val="000000" w:themeColor="text1"/>
          </w:rPr>
          <w:t xml:space="preserve"> four taxa with sufficient data to test for </w:t>
        </w:r>
        <w:r>
          <w:rPr>
            <w:rFonts w:ascii="Garamond" w:hAnsi="Garamond"/>
            <w:color w:val="000000" w:themeColor="text1"/>
          </w:rPr>
          <w:t>its</w:t>
        </w:r>
        <w:r w:rsidRPr="00DD2E1D">
          <w:rPr>
            <w:rFonts w:ascii="Garamond" w:hAnsi="Garamond"/>
            <w:color w:val="000000" w:themeColor="text1"/>
          </w:rPr>
          <w:t xml:space="preserve"> effect</w:t>
        </w:r>
      </w:moveTo>
      <w:ins w:id="264" w:author="Lauren Harrison" w:date="2020-09-28T19:22:00Z">
        <w:r>
          <w:rPr>
            <w:rFonts w:ascii="Garamond" w:hAnsi="Garamond"/>
            <w:color w:val="000000" w:themeColor="text1"/>
          </w:rPr>
          <w:t xml:space="preserve">. </w:t>
        </w:r>
      </w:ins>
      <w:moveTo w:id="265" w:author="Lauren Harrison" w:date="2020-09-28T19:17:00Z">
        <w:del w:id="266" w:author="Lauren Harrison" w:date="2020-09-28T19:22:00Z">
          <w:r w:rsidRPr="00DD2E1D" w:rsidDel="00403C73">
            <w:rPr>
              <w:rFonts w:ascii="Garamond" w:hAnsi="Garamond"/>
              <w:color w:val="000000" w:themeColor="text1"/>
            </w:rPr>
            <w:delText xml:space="preserve">. </w:delText>
          </w:r>
        </w:del>
      </w:moveTo>
      <w:ins w:id="267" w:author="Lauren Harrison" w:date="2020-09-28T19:22:00Z">
        <w:r>
          <w:rPr>
            <w:rFonts w:ascii="Garamond" w:hAnsi="Garamond"/>
            <w:color w:val="000000" w:themeColor="text1"/>
          </w:rPr>
          <w:t>O</w:t>
        </w:r>
        <w:r w:rsidRPr="007E3B63">
          <w:rPr>
            <w:rFonts w:ascii="Garamond" w:hAnsi="Garamond"/>
            <w:color w:val="000000" w:themeColor="text1"/>
          </w:rPr>
          <w:t xml:space="preserve">ur findings </w:t>
        </w:r>
        <w:r>
          <w:rPr>
            <w:rFonts w:ascii="Garamond" w:hAnsi="Garamond"/>
            <w:color w:val="000000" w:themeColor="text1"/>
          </w:rPr>
          <w:t>for</w:t>
        </w:r>
        <w:r w:rsidRPr="007E3B63">
          <w:rPr>
            <w:rFonts w:ascii="Garamond" w:hAnsi="Garamond"/>
            <w:color w:val="000000" w:themeColor="text1"/>
          </w:rPr>
          <w:t xml:space="preserve"> animals, alongside </w:t>
        </w:r>
        <w:r>
          <w:rPr>
            <w:rFonts w:ascii="Garamond" w:hAnsi="Garamond"/>
            <w:color w:val="000000" w:themeColor="text1"/>
          </w:rPr>
          <w:t>the</w:t>
        </w:r>
        <w:r w:rsidRPr="007E3B63">
          <w:rPr>
            <w:rFonts w:ascii="Garamond" w:hAnsi="Garamond"/>
            <w:color w:val="000000" w:themeColor="text1"/>
          </w:rPr>
          <w:t xml:space="preserve"> weak evidence for greater male variability in other traits</w:t>
        </w:r>
        <w:r>
          <w:rPr>
            <w:rFonts w:ascii="Garamond" w:hAnsi="Garamond"/>
            <w:color w:val="000000" w:themeColor="text1"/>
          </w:rPr>
          <w:fldChar w:fldCharType="begin" w:fldLock="1"/>
        </w:r>
        <w:r>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Pr>
            <w:rFonts w:ascii="Garamond" w:hAnsi="Garamond"/>
            <w:color w:val="000000" w:themeColor="text1"/>
          </w:rPr>
          <w:fldChar w:fldCharType="separate"/>
        </w:r>
        <w:r w:rsidRPr="003A2BE2">
          <w:rPr>
            <w:rFonts w:ascii="Garamond" w:hAnsi="Garamond"/>
            <w:noProof/>
            <w:color w:val="000000" w:themeColor="text1"/>
            <w:vertAlign w:val="superscript"/>
          </w:rPr>
          <w:t>17,19,20</w:t>
        </w:r>
        <w:r>
          <w:rPr>
            <w:rFonts w:ascii="Garamond" w:hAnsi="Garamond"/>
            <w:color w:val="000000" w:themeColor="text1"/>
          </w:rPr>
          <w:fldChar w:fldCharType="end"/>
        </w:r>
        <w:r>
          <w:rPr>
            <w:rFonts w:ascii="Garamond" w:hAnsi="Garamond"/>
            <w:color w:val="000000" w:themeColor="text1"/>
          </w:rPr>
          <w:t>,</w:t>
        </w:r>
        <w:r w:rsidRPr="007E3B63">
          <w:rPr>
            <w:rFonts w:ascii="Garamond" w:hAnsi="Garamond"/>
            <w:color w:val="000000" w:themeColor="text1"/>
          </w:rPr>
          <w:t xml:space="preserve"> suggests that accepting evolutionary explanation</w:t>
        </w:r>
        <w:r>
          <w:rPr>
            <w:rFonts w:ascii="Garamond" w:hAnsi="Garamond"/>
            <w:color w:val="000000" w:themeColor="text1"/>
          </w:rPr>
          <w:t>s</w:t>
        </w:r>
        <w:r w:rsidRPr="007E3B63">
          <w:rPr>
            <w:rFonts w:ascii="Garamond" w:hAnsi="Garamond"/>
            <w:color w:val="000000" w:themeColor="text1"/>
          </w:rPr>
          <w:t xml:space="preserve"> for greater behavioural variability in men than women is premature.</w:t>
        </w:r>
      </w:ins>
    </w:p>
    <w:moveToRangeEnd w:id="229"/>
    <w:p w14:paraId="7FF176C5" w14:textId="3B2A3972" w:rsidR="00403C73" w:rsidRPr="007E3B63" w:rsidDel="00403C73" w:rsidRDefault="00403C73" w:rsidP="003E4BE4">
      <w:pPr>
        <w:ind w:firstLine="360"/>
        <w:rPr>
          <w:del w:id="268" w:author="Lauren Harrison" w:date="2020-09-28T19:17:00Z"/>
          <w:rFonts w:ascii="Garamond" w:hAnsi="Garamond"/>
          <w:color w:val="000000" w:themeColor="text1"/>
        </w:rPr>
      </w:pPr>
    </w:p>
    <w:p w14:paraId="00D94388" w14:textId="6128C689" w:rsidR="007E3B63" w:rsidRDefault="007E3B63" w:rsidP="00FA0C5C">
      <w:pPr>
        <w:rPr>
          <w:rFonts w:ascii="Garamond" w:hAnsi="Garamond"/>
          <w:b/>
          <w:bCs/>
          <w:color w:val="000000" w:themeColor="text1"/>
        </w:rPr>
      </w:pPr>
    </w:p>
    <w:p w14:paraId="78939CD5" w14:textId="77777777" w:rsidR="00DA2BB5" w:rsidRDefault="00DA2BB5" w:rsidP="00DA2BB5">
      <w:pPr>
        <w:rPr>
          <w:rFonts w:ascii="Garamond" w:hAnsi="Garamond"/>
          <w:b/>
          <w:bCs/>
        </w:rPr>
      </w:pPr>
      <w:r>
        <w:rPr>
          <w:rFonts w:ascii="Garamond" w:hAnsi="Garamond"/>
          <w:b/>
          <w:bCs/>
        </w:rPr>
        <w:t>Results</w:t>
      </w:r>
    </w:p>
    <w:p w14:paraId="51F496AE" w14:textId="77777777" w:rsidR="00DA2BB5" w:rsidRDefault="00DA2BB5" w:rsidP="00DA2BB5">
      <w:pPr>
        <w:rPr>
          <w:rFonts w:ascii="Garamond" w:hAnsi="Garamond"/>
          <w:i/>
        </w:rPr>
      </w:pPr>
    </w:p>
    <w:p w14:paraId="2F45826E" w14:textId="6ED96165" w:rsidR="00DA2BB5" w:rsidRDefault="00EE0A30" w:rsidP="00DA2BB5">
      <w:pPr>
        <w:rPr>
          <w:rFonts w:ascii="Garamond" w:hAnsi="Garamond"/>
          <w:i/>
        </w:rPr>
      </w:pPr>
      <w:r>
        <w:rPr>
          <w:rFonts w:ascii="Garamond" w:hAnsi="Garamond"/>
          <w:i/>
        </w:rPr>
        <w:t xml:space="preserve">Dataset </w:t>
      </w:r>
      <w:r w:rsidR="00DA2BB5">
        <w:rPr>
          <w:rFonts w:ascii="Garamond" w:hAnsi="Garamond"/>
          <w:i/>
        </w:rPr>
        <w:t xml:space="preserve">Summary </w:t>
      </w:r>
    </w:p>
    <w:p w14:paraId="18A97B0C" w14:textId="77777777" w:rsidR="00DA2BB5" w:rsidRDefault="00DA2BB5" w:rsidP="00DA2BB5">
      <w:pPr>
        <w:rPr>
          <w:rFonts w:ascii="Garamond" w:hAnsi="Garamond"/>
        </w:rPr>
      </w:pPr>
    </w:p>
    <w:p w14:paraId="38E240F8" w14:textId="03160C19" w:rsidR="00DA2BB5" w:rsidRPr="00AF23CE" w:rsidRDefault="00DA2BB5" w:rsidP="00DA2BB5">
      <w:pPr>
        <w:ind w:firstLine="720"/>
        <w:rPr>
          <w:rFonts w:ascii="Garamond" w:hAnsi="Garamond"/>
        </w:rPr>
      </w:pPr>
      <w:r>
        <w:rPr>
          <w:rFonts w:ascii="Garamond" w:hAnsi="Garamond"/>
        </w:rPr>
        <w:t>Our final dataset comprised 2,</w:t>
      </w:r>
      <w:r w:rsidR="00F871B4">
        <w:rPr>
          <w:rFonts w:ascii="Garamond" w:hAnsi="Garamond"/>
        </w:rPr>
        <w:t>167</w:t>
      </w:r>
      <w:r>
        <w:rPr>
          <w:rFonts w:ascii="Garamond" w:hAnsi="Garamond"/>
        </w:rPr>
        <w:t xml:space="preserve"> effect sizes from five broad taxonomic groups: mammals, birds, </w:t>
      </w:r>
      <w:r w:rsidR="00047E1C">
        <w:rPr>
          <w:rFonts w:ascii="Garamond" w:hAnsi="Garamond"/>
        </w:rPr>
        <w:t>fish, invertebrates</w:t>
      </w:r>
      <w:r w:rsidR="00D81EA8">
        <w:rPr>
          <w:rFonts w:ascii="Garamond" w:hAnsi="Garamond"/>
        </w:rPr>
        <w:t>,</w:t>
      </w:r>
      <w:r w:rsidR="00047E1C">
        <w:rPr>
          <w:rFonts w:ascii="Garamond" w:hAnsi="Garamond"/>
        </w:rPr>
        <w:t xml:space="preserve"> and </w:t>
      </w:r>
      <w:r>
        <w:rPr>
          <w:rFonts w:ascii="Garamond" w:hAnsi="Garamond"/>
        </w:rPr>
        <w:t>reptiles</w:t>
      </w:r>
      <w:r w:rsidR="003E4BE4">
        <w:rPr>
          <w:rFonts w:ascii="Garamond" w:hAnsi="Garamond"/>
        </w:rPr>
        <w:t>/</w:t>
      </w:r>
      <w:r w:rsidR="00150329">
        <w:rPr>
          <w:rFonts w:ascii="Garamond" w:hAnsi="Garamond"/>
        </w:rPr>
        <w:t>amphibians</w:t>
      </w:r>
      <w:r>
        <w:rPr>
          <w:rFonts w:ascii="Garamond" w:hAnsi="Garamond"/>
        </w:rPr>
        <w:t xml:space="preserve"> </w:t>
      </w:r>
      <w:r w:rsidR="00150329">
        <w:rPr>
          <w:rFonts w:ascii="Garamond" w:hAnsi="Garamond"/>
        </w:rPr>
        <w:t>(</w:t>
      </w:r>
      <w:r>
        <w:rPr>
          <w:rFonts w:ascii="Garamond" w:hAnsi="Garamond"/>
        </w:rPr>
        <w:t>combined). The number of species (n = 10-106), studies (n = 11-61) and effect sizes (n = 95-6</w:t>
      </w:r>
      <w:r w:rsidR="00D9254D">
        <w:rPr>
          <w:rFonts w:ascii="Garamond" w:hAnsi="Garamond"/>
        </w:rPr>
        <w:t>7</w:t>
      </w:r>
      <w:r>
        <w:rPr>
          <w:rFonts w:ascii="Garamond" w:hAnsi="Garamond"/>
        </w:rPr>
        <w:t>4) per taxa are shown in Table 1. Boldness was the most well-studied</w:t>
      </w:r>
      <w:r w:rsidR="000F18B4">
        <w:rPr>
          <w:rFonts w:ascii="Garamond" w:hAnsi="Garamond"/>
        </w:rPr>
        <w:t>,</w:t>
      </w:r>
      <w:r>
        <w:rPr>
          <w:rFonts w:ascii="Garamond" w:hAnsi="Garamond"/>
        </w:rPr>
        <w:t xml:space="preserve"> and sociality the least-studied</w:t>
      </w:r>
      <w:r w:rsidR="000F18B4">
        <w:rPr>
          <w:rFonts w:ascii="Garamond" w:hAnsi="Garamond"/>
        </w:rPr>
        <w:t>,</w:t>
      </w:r>
      <w:r>
        <w:rPr>
          <w:rFonts w:ascii="Garamond" w:hAnsi="Garamond"/>
        </w:rPr>
        <w:t xml:space="preserve"> of the five personality </w:t>
      </w:r>
      <w:r w:rsidRPr="00050529">
        <w:rPr>
          <w:rFonts w:ascii="Garamond" w:hAnsi="Garamond"/>
        </w:rPr>
        <w:t>types (n=8</w:t>
      </w:r>
      <w:r w:rsidR="00050529" w:rsidRPr="00050529">
        <w:rPr>
          <w:rFonts w:ascii="Garamond" w:hAnsi="Garamond"/>
        </w:rPr>
        <w:t>14</w:t>
      </w:r>
      <w:r w:rsidRPr="00050529">
        <w:rPr>
          <w:rFonts w:ascii="Garamond" w:hAnsi="Garamond"/>
        </w:rPr>
        <w:t xml:space="preserve"> and 16</w:t>
      </w:r>
      <w:r w:rsidR="00050529" w:rsidRPr="00050529">
        <w:rPr>
          <w:rFonts w:ascii="Garamond" w:hAnsi="Garamond"/>
        </w:rPr>
        <w:t>6</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8F22B4F" w:rsidR="00DA2BB5" w:rsidRPr="004A4BC9" w:rsidRDefault="00DA2BB5" w:rsidP="00DA2BB5">
      <w:pPr>
        <w:rPr>
          <w:rFonts w:ascii="Garamond" w:hAnsi="Garamond"/>
          <w:i/>
        </w:rPr>
      </w:pPr>
      <w:r>
        <w:rPr>
          <w:rFonts w:ascii="Garamond" w:hAnsi="Garamond"/>
          <w:i/>
        </w:rPr>
        <w:t>Sex Differences</w:t>
      </w:r>
    </w:p>
    <w:p w14:paraId="67B526D9" w14:textId="77777777" w:rsidR="00DA2BB5" w:rsidRDefault="00DA2BB5" w:rsidP="00DA2BB5">
      <w:pPr>
        <w:rPr>
          <w:rFonts w:ascii="Garamond" w:hAnsi="Garamond"/>
        </w:rPr>
      </w:pPr>
    </w:p>
    <w:p w14:paraId="2BA03CB5" w14:textId="6DC9BFE0" w:rsidR="00DA2BB5" w:rsidRDefault="00DA2BB5" w:rsidP="00DA2BB5">
      <w:pPr>
        <w:ind w:firstLine="720"/>
        <w:rPr>
          <w:rFonts w:ascii="Garamond" w:hAnsi="Garamond"/>
        </w:rPr>
      </w:pPr>
      <w:r>
        <w:rPr>
          <w:rFonts w:ascii="Garamond" w:hAnsi="Garamond"/>
        </w:rPr>
        <w:t xml:space="preserve">Combining all five personality traits, males and females did not differ significantly in their mean personality in any of the five taxa, nor was there a significant sex difference in variability (Table 1 and Supplementary Table S1). The effect size estimates from our </w:t>
      </w:r>
      <w:r w:rsidR="00EB202D">
        <w:rPr>
          <w:rFonts w:ascii="Garamond" w:hAnsi="Garamond"/>
        </w:rPr>
        <w:t xml:space="preserve">basic </w:t>
      </w:r>
      <w:r>
        <w:rPr>
          <w:rFonts w:ascii="Garamond" w:hAnsi="Garamond"/>
        </w:rPr>
        <w:t>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w:t>
      </w:r>
      <w:r w:rsidR="00C850E4">
        <w:rPr>
          <w:rFonts w:ascii="Garamond" w:hAnsi="Garamond"/>
        </w:rPr>
        <w:t>6</w:t>
      </w:r>
      <w:r>
        <w:rPr>
          <w:rFonts w:ascii="Garamond" w:hAnsi="Garamond"/>
        </w:rPr>
        <w:t xml:space="preserve">0), </w:t>
      </w:r>
      <w:r w:rsidR="00CF55C4">
        <w:rPr>
          <w:rFonts w:ascii="Garamond" w:hAnsi="Garamond"/>
        </w:rPr>
        <w:t>while there was moderate</w:t>
      </w:r>
      <w:r w:rsidR="00EA1EA2">
        <w:rPr>
          <w:rFonts w:ascii="Garamond" w:hAnsi="Garamond"/>
        </w:rPr>
        <w:t>-low</w:t>
      </w:r>
      <w:r w:rsidR="00CF55C4">
        <w:rPr>
          <w:rFonts w:ascii="Garamond" w:hAnsi="Garamond"/>
        </w:rPr>
        <w:t xml:space="preserve"> heterogeneity for</w:t>
      </w:r>
      <w:r>
        <w:rPr>
          <w:rFonts w:ascii="Garamond" w:hAnsi="Garamond"/>
        </w:rPr>
        <w:t xml:space="preserve"> </w:t>
      </w:r>
      <w:r w:rsidR="006567C3">
        <w:rPr>
          <w:rFonts w:ascii="Garamond" w:hAnsi="Garamond"/>
        </w:rPr>
        <w:t xml:space="preserve">reptiles/amphibians </w:t>
      </w:r>
      <w:r>
        <w:rPr>
          <w:rFonts w:ascii="Garamond" w:hAnsi="Garamond"/>
        </w:rPr>
        <w:t>(</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t>
      </w:r>
      <w:r w:rsidR="000F18B4">
        <w:rPr>
          <w:rFonts w:ascii="Garamond" w:hAnsi="Garamond"/>
        </w:rPr>
        <w:t xml:space="preserve">in the sex difference in </w:t>
      </w:r>
      <w:r>
        <w:rPr>
          <w:rFonts w:ascii="Garamond" w:hAnsi="Garamond"/>
        </w:rPr>
        <w:t>mean personality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w:t>
      </w:r>
      <w:r w:rsidR="000F18B4">
        <w:rPr>
          <w:rFonts w:ascii="Garamond" w:hAnsi="Garamond"/>
        </w:rPr>
        <w:t xml:space="preserve">the </w:t>
      </w:r>
      <w:r>
        <w:rPr>
          <w:rFonts w:ascii="Garamond" w:hAnsi="Garamond"/>
        </w:rPr>
        <w:t xml:space="preserve">variability </w:t>
      </w:r>
      <w:r w:rsidR="00375027">
        <w:rPr>
          <w:rFonts w:ascii="Garamond" w:hAnsi="Garamond"/>
        </w:rPr>
        <w:t xml:space="preserve">of </w:t>
      </w:r>
      <w:r>
        <w:rPr>
          <w:rFonts w:ascii="Garamond" w:hAnsi="Garamond"/>
        </w:rPr>
        <w:t xml:space="preserve">effect sizes for </w:t>
      </w:r>
      <w:r w:rsidR="00343676">
        <w:rPr>
          <w:rFonts w:ascii="Garamond" w:hAnsi="Garamond"/>
        </w:rPr>
        <w:t>mammals, birds</w:t>
      </w:r>
      <w:r>
        <w:rPr>
          <w:rFonts w:ascii="Garamond" w:hAnsi="Garamond"/>
        </w:rPr>
        <w:t xml:space="preserve"> and </w:t>
      </w:r>
      <w:r w:rsidR="00A56773">
        <w:rPr>
          <w:rFonts w:ascii="Garamond" w:hAnsi="Garamond"/>
        </w:rPr>
        <w:t xml:space="preserve">reptiles/amphibians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3F412658" w:rsidR="00DA2BB5" w:rsidRDefault="00DA2BB5" w:rsidP="00DA2BB5">
      <w:pPr>
        <w:ind w:firstLine="720"/>
        <w:rPr>
          <w:rFonts w:ascii="Garamond" w:hAnsi="Garamond"/>
        </w:rPr>
      </w:pPr>
      <w:r>
        <w:rPr>
          <w:rFonts w:ascii="Garamond" w:hAnsi="Garamond"/>
        </w:rPr>
        <w:t xml:space="preserve">The lack of a sex difference in mean </w:t>
      </w:r>
      <w:r w:rsidR="00A56773">
        <w:rPr>
          <w:rFonts w:ascii="Garamond" w:hAnsi="Garamond"/>
        </w:rPr>
        <w:t xml:space="preserve">and </w:t>
      </w:r>
      <w:r w:rsidR="001763FD">
        <w:rPr>
          <w:rFonts w:ascii="Garamond" w:hAnsi="Garamond"/>
        </w:rPr>
        <w:t>variability</w:t>
      </w:r>
      <w:r w:rsidR="00A56773">
        <w:rPr>
          <w:rFonts w:ascii="Garamond" w:hAnsi="Garamond"/>
        </w:rPr>
        <w:t xml:space="preserve"> in </w:t>
      </w:r>
      <w:r>
        <w:rPr>
          <w:rFonts w:ascii="Garamond" w:hAnsi="Garamond"/>
        </w:rPr>
        <w:t xml:space="preserve">personality could arise if the direction of any difference in sex-specific values varied across the five personality traits. When the traits were analysed </w:t>
      </w:r>
      <w:del w:id="269" w:author="Lauren Harrison" w:date="2020-09-26T13:52:00Z">
        <w:r w:rsidDel="00D47558">
          <w:rPr>
            <w:rFonts w:ascii="Garamond" w:hAnsi="Garamond"/>
          </w:rPr>
          <w:delText>separately</w:delText>
        </w:r>
      </w:del>
      <w:ins w:id="270" w:author="Lauren Harrison" w:date="2020-09-26T13:52:00Z">
        <w:r w:rsidR="00D47558">
          <w:rPr>
            <w:rFonts w:ascii="Garamond" w:hAnsi="Garamond"/>
          </w:rPr>
          <w:t>separately,</w:t>
        </w:r>
      </w:ins>
      <w:r>
        <w:rPr>
          <w:rFonts w:ascii="Garamond" w:hAnsi="Garamond"/>
        </w:rPr>
        <w:t xml:space="preserve"> we found significant sex differences in mean values in </w:t>
      </w:r>
      <w:r w:rsidR="002B512D">
        <w:rPr>
          <w:rFonts w:ascii="Garamond" w:hAnsi="Garamond"/>
        </w:rPr>
        <w:t xml:space="preserve">only two </w:t>
      </w:r>
      <w:r>
        <w:rPr>
          <w:rFonts w:ascii="Garamond" w:hAnsi="Garamond"/>
        </w:rPr>
        <w:t>cases</w:t>
      </w:r>
      <w:r w:rsidR="00546AD9">
        <w:rPr>
          <w:rFonts w:ascii="Garamond" w:hAnsi="Garamond"/>
        </w:rPr>
        <w:t>. F</w:t>
      </w:r>
      <w:r>
        <w:rPr>
          <w:rFonts w:ascii="Garamond" w:hAnsi="Garamond"/>
        </w:rPr>
        <w:t>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sidR="00375027">
        <w:rPr>
          <w:rFonts w:ascii="Garamond" w:hAnsi="Garamond"/>
        </w:rPr>
        <w:t>95% CI</w:t>
      </w:r>
      <w:r w:rsidR="002E252E">
        <w:rPr>
          <w:rFonts w:ascii="Garamond" w:hAnsi="Garamond"/>
        </w:rPr>
        <w:t>s</w:t>
      </w:r>
      <w:r w:rsidR="00375027">
        <w:rPr>
          <w:rFonts w:ascii="Garamond" w:hAnsi="Garamond"/>
        </w:rPr>
        <w:t xml:space="preserve">: </w:t>
      </w:r>
      <w:r w:rsidR="002E252E">
        <w:rPr>
          <w:rFonts w:ascii="Garamond" w:hAnsi="Garamond"/>
        </w:rPr>
        <w:t>-1.16, -0.21;</w:t>
      </w:r>
      <w:r w:rsidR="00375027">
        <w:rPr>
          <w:rFonts w:ascii="Garamond" w:hAnsi="Garamond"/>
        </w:rPr>
        <w:t xml:space="preserve"> </w:t>
      </w:r>
      <w:r>
        <w:rPr>
          <w:rFonts w:ascii="Garamond" w:hAnsi="Garamond"/>
          <w:i/>
        </w:rPr>
        <w:t>p</w:t>
      </w:r>
      <w:r>
        <w:rPr>
          <w:rFonts w:ascii="Garamond" w:hAnsi="Garamond"/>
        </w:rPr>
        <w:t>=0.005),</w:t>
      </w:r>
      <w:r w:rsidR="002B512D">
        <w:rPr>
          <w:rFonts w:ascii="Garamond" w:hAnsi="Garamond"/>
        </w:rPr>
        <w:t xml:space="preserve"> </w:t>
      </w:r>
      <w:r w:rsidR="00546AD9">
        <w:rPr>
          <w:rFonts w:ascii="Garamond" w:hAnsi="Garamond"/>
        </w:rPr>
        <w:t>but</w:t>
      </w:r>
      <w:r>
        <w:rPr>
          <w:rFonts w:ascii="Garamond" w:hAnsi="Garamond"/>
        </w:rPr>
        <w:t xml:space="preserve"> less exploratory in reptiles</w:t>
      </w:r>
      <w:r w:rsidR="00A56773">
        <w:rPr>
          <w:rFonts w:ascii="Garamond" w:hAnsi="Garamond"/>
        </w:rPr>
        <w:t xml:space="preserve">/amphibians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sidR="002E252E">
        <w:rPr>
          <w:rFonts w:ascii="Garamond" w:hAnsi="Garamond"/>
        </w:rPr>
        <w:t xml:space="preserve">95% CIs: 0.05, 0.45; </w:t>
      </w:r>
      <w:r>
        <w:rPr>
          <w:rFonts w:ascii="Garamond" w:hAnsi="Garamond"/>
          <w:i/>
        </w:rPr>
        <w:t>p</w:t>
      </w:r>
      <w:r>
        <w:rPr>
          <w:rFonts w:ascii="Garamond" w:hAnsi="Garamond"/>
        </w:rPr>
        <w:t xml:space="preserve">=0.02). </w:t>
      </w:r>
      <w:r w:rsidR="00A27555">
        <w:rPr>
          <w:rFonts w:ascii="Garamond" w:hAnsi="Garamond"/>
        </w:rPr>
        <w:t xml:space="preserve">While </w:t>
      </w:r>
      <w:r w:rsidR="00EB202D">
        <w:rPr>
          <w:rFonts w:ascii="Garamond" w:hAnsi="Garamond"/>
        </w:rPr>
        <w:t xml:space="preserve">the magnitude of the </w:t>
      </w:r>
      <w:r w:rsidR="000F18B4">
        <w:rPr>
          <w:rFonts w:ascii="Garamond" w:hAnsi="Garamond"/>
        </w:rPr>
        <w:t xml:space="preserve">estimated </w:t>
      </w:r>
      <w:r w:rsidR="00A27555">
        <w:rPr>
          <w:rFonts w:ascii="Garamond" w:hAnsi="Garamond"/>
        </w:rPr>
        <w:t>effect sizes suggest</w:t>
      </w:r>
      <w:r w:rsidR="00EB202D">
        <w:rPr>
          <w:rFonts w:ascii="Garamond" w:hAnsi="Garamond"/>
        </w:rPr>
        <w:t xml:space="preserve"> that</w:t>
      </w:r>
      <w:r w:rsidR="00A27555">
        <w:rPr>
          <w:rFonts w:ascii="Garamond" w:hAnsi="Garamond"/>
        </w:rPr>
        <w:t xml:space="preserve"> sex-differences </w:t>
      </w:r>
      <w:r w:rsidR="000F18B4">
        <w:rPr>
          <w:rFonts w:ascii="Garamond" w:hAnsi="Garamond"/>
        </w:rPr>
        <w:t xml:space="preserve">might </w:t>
      </w:r>
      <w:r w:rsidR="00A27555">
        <w:rPr>
          <w:rFonts w:ascii="Garamond" w:hAnsi="Garamond"/>
        </w:rPr>
        <w:t xml:space="preserve">exist for personality traits in other taxa (e.g., invertebrates and fish) </w:t>
      </w:r>
      <w:r>
        <w:rPr>
          <w:rFonts w:ascii="Garamond" w:hAnsi="Garamond"/>
        </w:rPr>
        <w:t>no</w:t>
      </w:r>
      <w:r w:rsidR="00EB202D">
        <w:rPr>
          <w:rFonts w:ascii="Garamond" w:hAnsi="Garamond"/>
        </w:rPr>
        <w:t>ne of the</w:t>
      </w:r>
      <w:r>
        <w:rPr>
          <w:rFonts w:ascii="Garamond" w:hAnsi="Garamond"/>
        </w:rPr>
        <w:t xml:space="preserve"> </w:t>
      </w:r>
      <w:r w:rsidR="00A27555">
        <w:rPr>
          <w:rFonts w:ascii="Garamond" w:hAnsi="Garamond"/>
        </w:rPr>
        <w:t xml:space="preserve">other </w:t>
      </w:r>
      <w:r w:rsidR="00EB202D">
        <w:rPr>
          <w:rFonts w:ascii="Garamond" w:hAnsi="Garamond"/>
        </w:rPr>
        <w:t xml:space="preserve">23 tests for </w:t>
      </w:r>
      <w:r>
        <w:rPr>
          <w:rFonts w:ascii="Garamond" w:hAnsi="Garamond"/>
        </w:rPr>
        <w:t xml:space="preserve">sex differences in </w:t>
      </w:r>
      <w:r w:rsidR="00EB202D">
        <w:rPr>
          <w:rFonts w:ascii="Garamond" w:hAnsi="Garamond"/>
        </w:rPr>
        <w:t xml:space="preserve">mean </w:t>
      </w:r>
      <w:r w:rsidR="00A27555">
        <w:rPr>
          <w:rFonts w:ascii="Garamond" w:hAnsi="Garamond"/>
        </w:rPr>
        <w:t xml:space="preserve">personality </w:t>
      </w:r>
      <w:r w:rsidR="000F18B4">
        <w:rPr>
          <w:rFonts w:ascii="Garamond" w:hAnsi="Garamond"/>
        </w:rPr>
        <w:t xml:space="preserve">were statistically significant </w:t>
      </w:r>
      <w:r>
        <w:rPr>
          <w:rFonts w:ascii="Garamond" w:hAnsi="Garamond"/>
        </w:rPr>
        <w:t>(Table 2, Figures 1 &amp; 2).</w:t>
      </w:r>
    </w:p>
    <w:p w14:paraId="76C38659" w14:textId="77777777" w:rsidR="00DA2BB5" w:rsidRDefault="00DA2BB5" w:rsidP="00DA2BB5">
      <w:pPr>
        <w:rPr>
          <w:rFonts w:ascii="Garamond" w:hAnsi="Garamond"/>
        </w:rPr>
      </w:pPr>
    </w:p>
    <w:p w14:paraId="46060416" w14:textId="2AE0CCD6" w:rsidR="00DA2BB5" w:rsidRDefault="00DA2BB5" w:rsidP="00DA2BB5">
      <w:pPr>
        <w:rPr>
          <w:rFonts w:ascii="Garamond" w:hAnsi="Garamond"/>
        </w:rPr>
      </w:pPr>
      <w:r>
        <w:rPr>
          <w:rFonts w:ascii="Garamond" w:hAnsi="Garamond"/>
        </w:rPr>
        <w:tab/>
        <w:t xml:space="preserve">There </w:t>
      </w:r>
      <w:r w:rsidR="00483C92">
        <w:rPr>
          <w:rFonts w:ascii="Garamond" w:hAnsi="Garamond"/>
        </w:rPr>
        <w:t>was only a single</w:t>
      </w:r>
      <w:r>
        <w:rPr>
          <w:rFonts w:ascii="Garamond" w:hAnsi="Garamond"/>
        </w:rPr>
        <w:t xml:space="preserve"> significant sex differenc</w:t>
      </w:r>
      <w:r w:rsidR="004852C0">
        <w:rPr>
          <w:rFonts w:ascii="Garamond" w:hAnsi="Garamond"/>
        </w:rPr>
        <w:t>e</w:t>
      </w:r>
      <w:r>
        <w:rPr>
          <w:rFonts w:ascii="Garamond" w:hAnsi="Garamond"/>
        </w:rPr>
        <w:t xml:space="preserve"> in variability </w:t>
      </w:r>
      <w:r w:rsidR="00CF55C4">
        <w:rPr>
          <w:rFonts w:ascii="Garamond" w:hAnsi="Garamond"/>
        </w:rPr>
        <w:t>when traits were analysed separately</w:t>
      </w:r>
      <w:r w:rsidR="000F18B4">
        <w:rPr>
          <w:rFonts w:ascii="Garamond" w:hAnsi="Garamond"/>
        </w:rPr>
        <w:t>. F</w:t>
      </w:r>
      <w:r>
        <w:rPr>
          <w:rFonts w:ascii="Garamond" w:hAnsi="Garamond"/>
        </w:rPr>
        <w:t>emale</w:t>
      </w:r>
      <w:r w:rsidR="000219EA">
        <w:rPr>
          <w:rFonts w:ascii="Garamond" w:hAnsi="Garamond"/>
        </w:rPr>
        <w:t>s</w:t>
      </w:r>
      <w:r>
        <w:rPr>
          <w:rFonts w:ascii="Garamond" w:hAnsi="Garamond"/>
        </w:rPr>
        <w:t xml:space="preserve"> were more variable in </w:t>
      </w:r>
      <w:r w:rsidR="004852C0">
        <w:rPr>
          <w:rFonts w:ascii="Garamond" w:hAnsi="Garamond"/>
        </w:rPr>
        <w:t xml:space="preserve">their </w:t>
      </w:r>
      <w:r>
        <w:rPr>
          <w:rFonts w:ascii="Garamond" w:hAnsi="Garamond"/>
        </w:rPr>
        <w:t>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sidR="008C2823">
        <w:rPr>
          <w:rFonts w:ascii="Garamond" w:hAnsi="Garamond"/>
        </w:rPr>
        <w:t xml:space="preserve">95% CIs: -0.25, -0.01; </w:t>
      </w:r>
      <w:r>
        <w:rPr>
          <w:rFonts w:ascii="Garamond" w:hAnsi="Garamond"/>
          <w:i/>
        </w:rPr>
        <w:t>p</w:t>
      </w:r>
      <w:r>
        <w:rPr>
          <w:rFonts w:ascii="Garamond" w:hAnsi="Garamond"/>
        </w:rPr>
        <w:t xml:space="preserve">=0.04). </w:t>
      </w:r>
      <w:r w:rsidR="004308A8">
        <w:rPr>
          <w:rFonts w:ascii="Garamond" w:hAnsi="Garamond"/>
        </w:rPr>
        <w:t xml:space="preserve">Again, while </w:t>
      </w:r>
      <w:r w:rsidR="00EB202D">
        <w:rPr>
          <w:rFonts w:ascii="Garamond" w:hAnsi="Garamond"/>
        </w:rPr>
        <w:t xml:space="preserve">the magnitude of the estimated </w:t>
      </w:r>
      <w:r w:rsidR="004308A8">
        <w:rPr>
          <w:rFonts w:ascii="Garamond" w:hAnsi="Garamond"/>
        </w:rPr>
        <w:t xml:space="preserve">effect sizes </w:t>
      </w:r>
      <w:r w:rsidR="000F18B4">
        <w:rPr>
          <w:rFonts w:ascii="Garamond" w:hAnsi="Garamond"/>
        </w:rPr>
        <w:t xml:space="preserve">in other groups </w:t>
      </w:r>
      <w:r w:rsidR="004308A8">
        <w:rPr>
          <w:rFonts w:ascii="Garamond" w:hAnsi="Garamond"/>
        </w:rPr>
        <w:t xml:space="preserve">were equivalent or </w:t>
      </w:r>
      <w:r w:rsidR="000F18B4">
        <w:rPr>
          <w:rFonts w:ascii="Garamond" w:hAnsi="Garamond"/>
        </w:rPr>
        <w:t xml:space="preserve">even </w:t>
      </w:r>
      <w:r w:rsidR="004308A8">
        <w:rPr>
          <w:rFonts w:ascii="Garamond" w:hAnsi="Garamond"/>
        </w:rPr>
        <w:t xml:space="preserve">larger for </w:t>
      </w:r>
      <w:r w:rsidR="00EB202D">
        <w:rPr>
          <w:rFonts w:ascii="Garamond" w:hAnsi="Garamond"/>
        </w:rPr>
        <w:t xml:space="preserve">the difference in </w:t>
      </w:r>
      <w:r w:rsidR="004308A8">
        <w:rPr>
          <w:rFonts w:ascii="Garamond" w:hAnsi="Garamond"/>
        </w:rPr>
        <w:t xml:space="preserve">variance between </w:t>
      </w:r>
      <w:r w:rsidR="000F18B4">
        <w:rPr>
          <w:rFonts w:ascii="Garamond" w:hAnsi="Garamond"/>
        </w:rPr>
        <w:t>males and females</w:t>
      </w:r>
      <w:r w:rsidR="00EB202D">
        <w:rPr>
          <w:rFonts w:ascii="Garamond" w:hAnsi="Garamond"/>
        </w:rPr>
        <w:t>,</w:t>
      </w:r>
      <w:r w:rsidR="004308A8">
        <w:rPr>
          <w:rFonts w:ascii="Garamond" w:hAnsi="Garamond"/>
        </w:rPr>
        <w:t xml:space="preserve"> </w:t>
      </w:r>
      <w:r>
        <w:rPr>
          <w:rFonts w:ascii="Garamond" w:hAnsi="Garamond"/>
        </w:rPr>
        <w:t>no</w:t>
      </w:r>
      <w:r w:rsidR="00EB202D">
        <w:rPr>
          <w:rFonts w:ascii="Garamond" w:hAnsi="Garamond"/>
        </w:rPr>
        <w:t>ne of the</w:t>
      </w:r>
      <w:r w:rsidR="004308A8">
        <w:rPr>
          <w:rFonts w:ascii="Garamond" w:hAnsi="Garamond"/>
        </w:rPr>
        <w:t xml:space="preserve"> </w:t>
      </w:r>
      <w:r w:rsidR="00EB202D">
        <w:rPr>
          <w:rFonts w:ascii="Garamond" w:hAnsi="Garamond"/>
        </w:rPr>
        <w:t xml:space="preserve">24 </w:t>
      </w:r>
      <w:r w:rsidR="004308A8">
        <w:rPr>
          <w:rFonts w:ascii="Garamond" w:hAnsi="Garamond"/>
        </w:rPr>
        <w:t>other</w:t>
      </w:r>
      <w:r>
        <w:rPr>
          <w:rFonts w:ascii="Garamond" w:hAnsi="Garamond"/>
        </w:rPr>
        <w:t xml:space="preserve"> </w:t>
      </w:r>
      <w:r w:rsidR="00EB202D">
        <w:rPr>
          <w:rFonts w:ascii="Garamond" w:hAnsi="Garamond"/>
        </w:rPr>
        <w:t xml:space="preserve">tests were </w:t>
      </w:r>
      <w:r w:rsidR="000F18B4">
        <w:rPr>
          <w:rFonts w:ascii="Garamond" w:hAnsi="Garamond"/>
        </w:rPr>
        <w:t xml:space="preserve">statistically </w:t>
      </w:r>
      <w:r>
        <w:rPr>
          <w:rFonts w:ascii="Garamond" w:hAnsi="Garamond"/>
        </w:rPr>
        <w:t xml:space="preserve">significant (Table 2, Figures 1 &amp; 2 and Supplementary Table S2). </w:t>
      </w:r>
    </w:p>
    <w:p w14:paraId="6FD78E4A" w14:textId="77777777" w:rsidR="00DA2BB5" w:rsidRDefault="00DA2BB5" w:rsidP="00DA2BB5">
      <w:pPr>
        <w:rPr>
          <w:rFonts w:ascii="Garamond" w:hAnsi="Garamond"/>
        </w:rPr>
      </w:pPr>
    </w:p>
    <w:p w14:paraId="3B7AA5F8" w14:textId="3EC42D7C" w:rsidR="00DA2BB5" w:rsidRDefault="00DA2BB5" w:rsidP="00DA2BB5">
      <w:pPr>
        <w:rPr>
          <w:rFonts w:ascii="Garamond" w:hAnsi="Garamond"/>
          <w:i/>
        </w:rPr>
      </w:pPr>
      <w:r>
        <w:rPr>
          <w:rFonts w:ascii="Garamond" w:hAnsi="Garamond"/>
          <w:i/>
        </w:rPr>
        <w:t xml:space="preserve">Sexual Size Dimorphism and </w:t>
      </w:r>
      <w:ins w:id="271" w:author="Lauren Harrison" w:date="2020-09-26T13:51:00Z">
        <w:r w:rsidR="00D47558">
          <w:rPr>
            <w:rFonts w:ascii="Garamond" w:hAnsi="Garamond"/>
            <w:i/>
          </w:rPr>
          <w:t xml:space="preserve">Sex Differences in </w:t>
        </w:r>
      </w:ins>
      <w:r>
        <w:rPr>
          <w:rFonts w:ascii="Garamond" w:hAnsi="Garamond"/>
          <w:i/>
        </w:rPr>
        <w:t>Personality</w:t>
      </w:r>
      <w:del w:id="272" w:author="Lauren Harrison" w:date="2020-09-26T13:51:00Z">
        <w:r w:rsidDel="00D47558">
          <w:rPr>
            <w:rFonts w:ascii="Garamond" w:hAnsi="Garamond"/>
            <w:i/>
          </w:rPr>
          <w:delText xml:space="preserve"> Differences between the Sexes</w:delText>
        </w:r>
      </w:del>
    </w:p>
    <w:p w14:paraId="6B3DE2F3" w14:textId="77777777" w:rsidR="00DA2BB5" w:rsidRDefault="00DA2BB5" w:rsidP="00DA2BB5">
      <w:pPr>
        <w:rPr>
          <w:rFonts w:ascii="Garamond" w:hAnsi="Garamond"/>
        </w:rPr>
      </w:pPr>
      <w:r>
        <w:rPr>
          <w:rFonts w:ascii="Garamond" w:hAnsi="Garamond"/>
        </w:rPr>
        <w:tab/>
      </w:r>
    </w:p>
    <w:p w14:paraId="53022D16" w14:textId="35FF8E44" w:rsidR="0051299A" w:rsidRDefault="00DA2BB5" w:rsidP="003910DF">
      <w:pPr>
        <w:ind w:firstLine="720"/>
        <w:rPr>
          <w:rFonts w:ascii="Garamond" w:hAnsi="Garamond"/>
        </w:rPr>
      </w:pPr>
      <w:r>
        <w:rPr>
          <w:rFonts w:ascii="Garamond" w:hAnsi="Garamond"/>
        </w:rPr>
        <w:t xml:space="preserve">Sexual size dimorphism (SSD) </w:t>
      </w:r>
      <w:r w:rsidR="00CF55C4">
        <w:rPr>
          <w:rFonts w:ascii="Garamond" w:hAnsi="Garamond"/>
        </w:rPr>
        <w:t>explained</w:t>
      </w:r>
      <w:r>
        <w:rPr>
          <w:rFonts w:ascii="Garamond" w:hAnsi="Garamond"/>
        </w:rPr>
        <w:t xml:space="preserve"> </w:t>
      </w:r>
      <w:r w:rsidR="00EA04BA">
        <w:rPr>
          <w:rFonts w:ascii="Garamond" w:hAnsi="Garamond"/>
        </w:rPr>
        <w:t xml:space="preserve">the extent of the </w:t>
      </w:r>
      <w:r>
        <w:rPr>
          <w:rFonts w:ascii="Garamond" w:hAnsi="Garamond"/>
        </w:rPr>
        <w:t xml:space="preserve">sex differences in mean personality in </w:t>
      </w:r>
      <w:r w:rsidR="005D5056">
        <w:rPr>
          <w:rFonts w:ascii="Garamond" w:hAnsi="Garamond"/>
        </w:rPr>
        <w:t>only one</w:t>
      </w:r>
      <w:r>
        <w:rPr>
          <w:rFonts w:ascii="Garamond" w:hAnsi="Garamond"/>
        </w:rPr>
        <w:t xml:space="preserve"> of the four taxa test</w:t>
      </w:r>
      <w:r w:rsidR="00CF55C4">
        <w:rPr>
          <w:rFonts w:ascii="Garamond" w:hAnsi="Garamond"/>
        </w:rPr>
        <w:t>ed</w:t>
      </w:r>
      <w:r>
        <w:rPr>
          <w:rFonts w:ascii="Garamond" w:hAnsi="Garamond"/>
        </w:rPr>
        <w:t>, but its influence depended on the personality trait (Table 3</w:t>
      </w:r>
      <w:r w:rsidR="0072124E">
        <w:rPr>
          <w:rFonts w:ascii="Garamond" w:hAnsi="Garamond"/>
        </w:rPr>
        <w:t xml:space="preserve"> and Supplementary Tables S5-8</w:t>
      </w:r>
      <w:r>
        <w:rPr>
          <w:rFonts w:ascii="Garamond" w:hAnsi="Garamond"/>
        </w:rPr>
        <w:t>). There was no effect of SSD in fish</w:t>
      </w:r>
      <w:r w:rsidR="00D76781">
        <w:rPr>
          <w:rFonts w:ascii="Garamond" w:hAnsi="Garamond"/>
        </w:rPr>
        <w:t>, invertebrates</w:t>
      </w:r>
      <w:r>
        <w:rPr>
          <w:rFonts w:ascii="Garamond" w:hAnsi="Garamond"/>
        </w:rPr>
        <w:t xml:space="preserve"> or birds. In mammals, </w:t>
      </w:r>
      <w:r w:rsidR="00EA04BA">
        <w:rPr>
          <w:rFonts w:ascii="Garamond" w:hAnsi="Garamond"/>
        </w:rPr>
        <w:t xml:space="preserve">the </w:t>
      </w:r>
      <w:r>
        <w:rPr>
          <w:rFonts w:ascii="Garamond" w:hAnsi="Garamond"/>
        </w:rPr>
        <w:t xml:space="preserve">SSD </w:t>
      </w:r>
      <w:r w:rsidR="0051299A">
        <w:rPr>
          <w:rFonts w:ascii="Garamond" w:hAnsi="Garamond"/>
        </w:rPr>
        <w:t xml:space="preserve">of a species </w:t>
      </w:r>
      <w:r w:rsidR="00EA04BA">
        <w:rPr>
          <w:rFonts w:ascii="Garamond" w:hAnsi="Garamond"/>
        </w:rPr>
        <w:t>predicted</w:t>
      </w:r>
      <w:r w:rsidR="0051299A">
        <w:rPr>
          <w:rFonts w:ascii="Garamond" w:hAnsi="Garamond"/>
        </w:rPr>
        <w:t xml:space="preserve"> sex differences in </w:t>
      </w:r>
      <w:r>
        <w:rPr>
          <w:rFonts w:ascii="Garamond" w:hAnsi="Garamond"/>
        </w:rPr>
        <w:t>activity</w:t>
      </w:r>
      <w:r w:rsidR="00CB502B">
        <w:rPr>
          <w:rFonts w:ascii="Garamond" w:hAnsi="Garamond"/>
        </w:rPr>
        <w:t xml:space="preserve"> and aggression</w:t>
      </w:r>
      <w:r>
        <w:rPr>
          <w:rFonts w:ascii="Garamond" w:hAnsi="Garamond"/>
        </w:rPr>
        <w:t>,</w:t>
      </w:r>
      <w:r w:rsidR="005D5056">
        <w:rPr>
          <w:rFonts w:ascii="Garamond" w:hAnsi="Garamond"/>
        </w:rPr>
        <w:t xml:space="preserve"> but not </w:t>
      </w:r>
      <w:r w:rsidR="007631BF">
        <w:rPr>
          <w:rFonts w:ascii="Garamond" w:hAnsi="Garamond"/>
        </w:rPr>
        <w:t xml:space="preserve">of </w:t>
      </w:r>
      <w:r>
        <w:rPr>
          <w:rFonts w:ascii="Garamond" w:hAnsi="Garamond"/>
        </w:rPr>
        <w:t xml:space="preserve">boldness </w:t>
      </w:r>
      <w:r w:rsidR="005D5056">
        <w:rPr>
          <w:rFonts w:ascii="Garamond" w:hAnsi="Garamond"/>
        </w:rPr>
        <w:t>or</w:t>
      </w:r>
      <w:r>
        <w:rPr>
          <w:rFonts w:ascii="Garamond" w:hAnsi="Garamond"/>
        </w:rPr>
        <w:t xml:space="preserve"> exploration. When the sexes were the same size</w:t>
      </w:r>
      <w:r w:rsidR="005D5056">
        <w:rPr>
          <w:rFonts w:ascii="Garamond" w:hAnsi="Garamond"/>
        </w:rPr>
        <w:t xml:space="preserve"> (SSD=0)</w:t>
      </w:r>
      <w:r>
        <w:rPr>
          <w:rFonts w:ascii="Garamond" w:hAnsi="Garamond"/>
        </w:rPr>
        <w:t xml:space="preserve">, </w:t>
      </w:r>
      <w:r w:rsidR="0051299A">
        <w:rPr>
          <w:rFonts w:ascii="Garamond" w:hAnsi="Garamond"/>
        </w:rPr>
        <w:t>there were no differences in aggression between males and females</w:t>
      </w:r>
      <w:r>
        <w:rPr>
          <w:rFonts w:ascii="Garamond" w:hAnsi="Garamond"/>
        </w:rPr>
        <w:t xml:space="preserve"> (</w:t>
      </w:r>
      <w:r w:rsidRPr="005A0C61">
        <w:rPr>
          <w:rFonts w:ascii="Garamond" w:hAnsi="Garamond"/>
          <w:i/>
        </w:rPr>
        <w:sym w:font="Symbol" w:char="F062"/>
      </w:r>
      <w:r>
        <w:rPr>
          <w:rFonts w:ascii="Garamond" w:hAnsi="Garamond"/>
          <w:i/>
        </w:rPr>
        <w:t xml:space="preserve"> </w:t>
      </w:r>
      <w:r>
        <w:rPr>
          <w:rFonts w:ascii="Garamond" w:hAnsi="Garamond"/>
        </w:rPr>
        <w:t>=</w:t>
      </w:r>
      <w:r w:rsidR="00CB502B">
        <w:rPr>
          <w:rFonts w:ascii="Garamond" w:hAnsi="Garamond"/>
        </w:rPr>
        <w:t xml:space="preserve"> </w:t>
      </w:r>
      <w:r w:rsidR="00CB502B" w:rsidRPr="00CB502B">
        <w:rPr>
          <w:rFonts w:ascii="Garamond" w:hAnsi="Garamond"/>
          <w:lang w:val="en-GB"/>
        </w:rPr>
        <w:t>-0.09</w:t>
      </w:r>
      <w:r w:rsidR="00CB502B">
        <w:rPr>
          <w:rFonts w:ascii="Garamond" w:hAnsi="Garamond"/>
          <w:lang w:val="en-GB"/>
        </w:rPr>
        <w:t>, 95% CIs:</w:t>
      </w:r>
      <w:r w:rsidR="00CB502B" w:rsidRPr="00CB502B">
        <w:rPr>
          <w:rFonts w:ascii="Garamond" w:hAnsi="Garamond"/>
          <w:lang w:val="en-GB"/>
        </w:rPr>
        <w:t xml:space="preserve"> -1.29, 1.10</w:t>
      </w:r>
      <w:r w:rsidR="00CB502B">
        <w:rPr>
          <w:rFonts w:ascii="Garamond" w:hAnsi="Garamond"/>
          <w:lang w:val="en-GB"/>
        </w:rPr>
        <w:t xml:space="preserve">; </w:t>
      </w:r>
      <w:r w:rsidR="00CB502B">
        <w:rPr>
          <w:rFonts w:ascii="Garamond" w:hAnsi="Garamond"/>
          <w:i/>
          <w:iCs/>
          <w:lang w:val="en-GB"/>
        </w:rPr>
        <w:t>p</w:t>
      </w:r>
      <w:r w:rsidR="00CB502B" w:rsidRPr="00CB502B">
        <w:rPr>
          <w:rFonts w:ascii="Garamond" w:hAnsi="Garamond"/>
          <w:lang w:val="en-GB"/>
        </w:rPr>
        <w:t>=0.88</w:t>
      </w:r>
      <w:r>
        <w:rPr>
          <w:rFonts w:ascii="Garamond" w:hAnsi="Garamond"/>
        </w:rPr>
        <w:t>)</w:t>
      </w:r>
      <w:r w:rsidR="00D003DE">
        <w:rPr>
          <w:rFonts w:ascii="Garamond" w:hAnsi="Garamond"/>
        </w:rPr>
        <w:t>.</w:t>
      </w:r>
      <w:r w:rsidR="0051299A">
        <w:rPr>
          <w:rFonts w:ascii="Garamond" w:hAnsi="Garamond"/>
        </w:rPr>
        <w:t xml:space="preserve"> </w:t>
      </w:r>
      <w:r w:rsidR="00D003DE">
        <w:rPr>
          <w:rFonts w:ascii="Garamond" w:hAnsi="Garamond"/>
        </w:rPr>
        <w:t>H</w:t>
      </w:r>
      <w:r w:rsidR="0051299A">
        <w:rPr>
          <w:rFonts w:ascii="Garamond" w:hAnsi="Garamond"/>
        </w:rPr>
        <w:t xml:space="preserve">owever, as sexual size dimorphism became </w:t>
      </w:r>
      <w:r w:rsidR="00EA04BA">
        <w:rPr>
          <w:rFonts w:ascii="Garamond" w:hAnsi="Garamond"/>
        </w:rPr>
        <w:t xml:space="preserve">more </w:t>
      </w:r>
      <w:r w:rsidR="0051299A">
        <w:rPr>
          <w:rFonts w:ascii="Garamond" w:hAnsi="Garamond"/>
        </w:rPr>
        <w:t xml:space="preserve">male-biased (SSD&gt;0) males </w:t>
      </w:r>
      <w:r w:rsidR="00456A53">
        <w:rPr>
          <w:rFonts w:ascii="Garamond" w:hAnsi="Garamond"/>
        </w:rPr>
        <w:t>were</w:t>
      </w:r>
      <w:r w:rsidR="009425A3">
        <w:rPr>
          <w:rFonts w:ascii="Garamond" w:hAnsi="Garamond"/>
        </w:rPr>
        <w:t xml:space="preserve"> </w:t>
      </w:r>
      <w:r w:rsidR="0051299A">
        <w:rPr>
          <w:rFonts w:ascii="Garamond" w:hAnsi="Garamond"/>
        </w:rPr>
        <w:t>significantly more aggressive than females (</w:t>
      </w:r>
      <w:r w:rsidR="0051299A" w:rsidRPr="005A0C61">
        <w:rPr>
          <w:rFonts w:ascii="Garamond" w:hAnsi="Garamond"/>
          <w:i/>
        </w:rPr>
        <w:sym w:font="Symbol" w:char="F062"/>
      </w:r>
      <w:r w:rsidR="0051299A">
        <w:rPr>
          <w:rFonts w:ascii="Garamond" w:hAnsi="Garamond"/>
          <w:i/>
        </w:rPr>
        <w:t xml:space="preserve"> </w:t>
      </w:r>
      <w:del w:id="273" w:author="Lauren Harrison" w:date="2020-09-28T19:10:00Z">
        <w:r w:rsidR="0051299A" w:rsidDel="00503718">
          <w:rPr>
            <w:rFonts w:ascii="Garamond" w:hAnsi="Garamond"/>
          </w:rPr>
          <w:delText>=-2.16</w:delText>
        </w:r>
      </w:del>
      <w:ins w:id="274" w:author="Lauren Harrison" w:date="2020-09-28T19:10:00Z">
        <w:r w:rsidR="00503718">
          <w:rPr>
            <w:rFonts w:ascii="Garamond" w:hAnsi="Garamond"/>
          </w:rPr>
          <w:t>=1.36</w:t>
        </w:r>
      </w:ins>
      <w:r w:rsidR="0051299A">
        <w:rPr>
          <w:rFonts w:ascii="Garamond" w:hAnsi="Garamond"/>
        </w:rPr>
        <w:t>, 95% CIs: -</w:t>
      </w:r>
      <w:del w:id="275" w:author="Lauren Harrison" w:date="2020-09-28T19:10:00Z">
        <w:r w:rsidR="0051299A" w:rsidDel="00503718">
          <w:rPr>
            <w:rFonts w:ascii="Garamond" w:hAnsi="Garamond"/>
          </w:rPr>
          <w:delText>3.99</w:delText>
        </w:r>
      </w:del>
      <w:ins w:id="276" w:author="Lauren Harrison" w:date="2020-09-28T19:10:00Z">
        <w:r w:rsidR="00503718">
          <w:rPr>
            <w:rFonts w:ascii="Garamond" w:hAnsi="Garamond"/>
          </w:rPr>
          <w:t>0.01</w:t>
        </w:r>
      </w:ins>
      <w:r w:rsidR="0051299A">
        <w:rPr>
          <w:rFonts w:ascii="Garamond" w:hAnsi="Garamond"/>
        </w:rPr>
        <w:t xml:space="preserve">, </w:t>
      </w:r>
      <w:del w:id="277" w:author="Lauren Harrison" w:date="2020-09-28T19:10:00Z">
        <w:r w:rsidR="0051299A" w:rsidDel="00503718">
          <w:rPr>
            <w:rFonts w:ascii="Garamond" w:hAnsi="Garamond"/>
          </w:rPr>
          <w:delText>-0.32</w:delText>
        </w:r>
      </w:del>
      <w:ins w:id="278" w:author="Lauren Harrison" w:date="2020-09-28T19:10:00Z">
        <w:r w:rsidR="00503718">
          <w:rPr>
            <w:rFonts w:ascii="Garamond" w:hAnsi="Garamond"/>
          </w:rPr>
          <w:t>2.73</w:t>
        </w:r>
      </w:ins>
      <w:r w:rsidR="0051299A">
        <w:rPr>
          <w:rFonts w:ascii="Garamond" w:hAnsi="Garamond"/>
        </w:rPr>
        <w:t xml:space="preserve">; </w:t>
      </w:r>
      <w:r w:rsidR="0051299A">
        <w:rPr>
          <w:rFonts w:ascii="Garamond" w:hAnsi="Garamond"/>
          <w:i/>
        </w:rPr>
        <w:t>p</w:t>
      </w:r>
      <w:r w:rsidR="0051299A">
        <w:rPr>
          <w:rFonts w:ascii="Garamond" w:hAnsi="Garamond"/>
        </w:rPr>
        <w:t>=0.0</w:t>
      </w:r>
      <w:ins w:id="279" w:author="Lauren Harrison" w:date="2020-09-28T19:10:00Z">
        <w:r w:rsidR="00503718">
          <w:rPr>
            <w:rFonts w:ascii="Garamond" w:hAnsi="Garamond"/>
          </w:rPr>
          <w:t>5</w:t>
        </w:r>
      </w:ins>
      <w:del w:id="280" w:author="Lauren Harrison" w:date="2020-09-28T19:10:00Z">
        <w:r w:rsidR="0051299A" w:rsidDel="00503718">
          <w:rPr>
            <w:rFonts w:ascii="Garamond" w:hAnsi="Garamond"/>
          </w:rPr>
          <w:delText>2</w:delText>
        </w:r>
      </w:del>
      <w:r w:rsidR="0051299A">
        <w:rPr>
          <w:rFonts w:ascii="Garamond" w:hAnsi="Garamond"/>
        </w:rPr>
        <w:t>).</w:t>
      </w:r>
      <w:r w:rsidR="00CB502B">
        <w:rPr>
          <w:rFonts w:ascii="Garamond" w:hAnsi="Garamond"/>
        </w:rPr>
        <w:t xml:space="preserve"> </w:t>
      </w:r>
      <w:r w:rsidR="007631BF">
        <w:rPr>
          <w:rFonts w:ascii="Garamond" w:hAnsi="Garamond"/>
        </w:rPr>
        <w:t xml:space="preserve">And </w:t>
      </w:r>
      <w:r w:rsidR="0051299A">
        <w:rPr>
          <w:rFonts w:ascii="Garamond" w:hAnsi="Garamond"/>
        </w:rPr>
        <w:t xml:space="preserve">when the sexes were the same size (SSD=0) </w:t>
      </w:r>
      <w:r w:rsidR="00D003DE">
        <w:rPr>
          <w:rFonts w:ascii="Garamond" w:hAnsi="Garamond"/>
        </w:rPr>
        <w:t xml:space="preserve">males </w:t>
      </w:r>
      <w:r w:rsidR="00EF21A5">
        <w:rPr>
          <w:rFonts w:ascii="Garamond" w:hAnsi="Garamond"/>
        </w:rPr>
        <w:t>were no</w:t>
      </w:r>
      <w:r w:rsidR="00D003DE">
        <w:rPr>
          <w:rFonts w:ascii="Garamond" w:hAnsi="Garamond"/>
        </w:rPr>
        <w:t xml:space="preserve"> more active than females (</w:t>
      </w:r>
      <w:r w:rsidR="00D003DE" w:rsidRPr="005A0C61">
        <w:rPr>
          <w:rFonts w:ascii="Garamond" w:hAnsi="Garamond"/>
          <w:i/>
        </w:rPr>
        <w:sym w:font="Symbol" w:char="F062"/>
      </w:r>
      <w:r w:rsidR="00D003DE">
        <w:rPr>
          <w:rFonts w:ascii="Garamond" w:hAnsi="Garamond"/>
          <w:i/>
        </w:rPr>
        <w:t xml:space="preserve"> </w:t>
      </w:r>
      <w:r w:rsidR="00D003DE">
        <w:rPr>
          <w:rFonts w:ascii="Garamond" w:hAnsi="Garamond"/>
        </w:rPr>
        <w:t xml:space="preserve">= 0.44, 95% CIs: -1.74, 2.62; </w:t>
      </w:r>
      <w:r w:rsidR="00D003DE">
        <w:rPr>
          <w:rFonts w:ascii="Garamond" w:hAnsi="Garamond"/>
          <w:i/>
        </w:rPr>
        <w:t>p</w:t>
      </w:r>
      <w:r w:rsidR="00D003DE">
        <w:rPr>
          <w:rFonts w:ascii="Garamond" w:hAnsi="Garamond"/>
        </w:rPr>
        <w:t>=0.69)</w:t>
      </w:r>
      <w:r w:rsidR="00EA04BA">
        <w:rPr>
          <w:rFonts w:ascii="Garamond" w:hAnsi="Garamond"/>
        </w:rPr>
        <w:t>, but</w:t>
      </w:r>
      <w:r w:rsidR="00D003DE">
        <w:rPr>
          <w:rFonts w:ascii="Garamond" w:hAnsi="Garamond"/>
        </w:rPr>
        <w:t xml:space="preserve"> </w:t>
      </w:r>
      <w:r w:rsidR="00EA04BA">
        <w:rPr>
          <w:rFonts w:ascii="Garamond" w:hAnsi="Garamond"/>
        </w:rPr>
        <w:t>a</w:t>
      </w:r>
      <w:r w:rsidR="0051299A">
        <w:rPr>
          <w:rFonts w:ascii="Garamond" w:hAnsi="Garamond"/>
        </w:rPr>
        <w:t xml:space="preserve">s sexual size dimorphism increased (SSD&gt;0) females </w:t>
      </w:r>
      <w:r w:rsidR="00456A53">
        <w:rPr>
          <w:rFonts w:ascii="Garamond" w:hAnsi="Garamond"/>
        </w:rPr>
        <w:t>we</w:t>
      </w:r>
      <w:r w:rsidR="00EF21A5">
        <w:rPr>
          <w:rFonts w:ascii="Garamond" w:hAnsi="Garamond"/>
        </w:rPr>
        <w:t>re</w:t>
      </w:r>
      <w:r w:rsidR="001D49EE">
        <w:rPr>
          <w:rFonts w:ascii="Garamond" w:hAnsi="Garamond"/>
        </w:rPr>
        <w:t xml:space="preserve"> </w:t>
      </w:r>
      <w:r w:rsidR="0051299A">
        <w:rPr>
          <w:rFonts w:ascii="Garamond" w:hAnsi="Garamond"/>
        </w:rPr>
        <w:t xml:space="preserve">significantly more active </w:t>
      </w:r>
      <w:r w:rsidR="001D49EE">
        <w:rPr>
          <w:rFonts w:ascii="Garamond" w:hAnsi="Garamond"/>
        </w:rPr>
        <w:t xml:space="preserve">than males </w:t>
      </w:r>
      <w:r w:rsidR="0051299A">
        <w:rPr>
          <w:rFonts w:ascii="Garamond" w:hAnsi="Garamond"/>
        </w:rPr>
        <w:t>(</w:t>
      </w:r>
      <w:r w:rsidR="0051299A" w:rsidRPr="005A0C61">
        <w:rPr>
          <w:rFonts w:ascii="Garamond" w:hAnsi="Garamond"/>
          <w:i/>
        </w:rPr>
        <w:sym w:font="Symbol" w:char="F062"/>
      </w:r>
      <w:r w:rsidR="0051299A">
        <w:rPr>
          <w:rFonts w:ascii="Garamond" w:hAnsi="Garamond"/>
          <w:i/>
        </w:rPr>
        <w:t xml:space="preserve"> </w:t>
      </w:r>
      <w:r w:rsidR="0051299A">
        <w:rPr>
          <w:rFonts w:ascii="Garamond" w:hAnsi="Garamond"/>
        </w:rPr>
        <w:t xml:space="preserve">=-2.16, 95% CIs: -3.99, -0.32; </w:t>
      </w:r>
      <w:r w:rsidR="0051299A">
        <w:rPr>
          <w:rFonts w:ascii="Garamond" w:hAnsi="Garamond"/>
          <w:i/>
        </w:rPr>
        <w:t>p</w:t>
      </w:r>
      <w:r w:rsidR="0051299A">
        <w:rPr>
          <w:rFonts w:ascii="Garamond" w:hAnsi="Garamond"/>
        </w:rPr>
        <w:t>=0.02).</w:t>
      </w:r>
    </w:p>
    <w:p w14:paraId="4E9C09EB" w14:textId="77777777" w:rsidR="00DA2BB5" w:rsidRDefault="00DA2BB5" w:rsidP="00DA2BB5">
      <w:pPr>
        <w:rPr>
          <w:rFonts w:ascii="Garamond" w:hAnsi="Garamond"/>
        </w:rPr>
      </w:pPr>
    </w:p>
    <w:p w14:paraId="75C32120" w14:textId="3DA16607" w:rsidR="00DA2BB5" w:rsidRPr="004852C0" w:rsidRDefault="00DA2BB5" w:rsidP="004852C0">
      <w:pPr>
        <w:ind w:firstLine="720"/>
        <w:rPr>
          <w:rFonts w:ascii="Garamond" w:hAnsi="Garamond"/>
        </w:rPr>
      </w:pPr>
      <w:r>
        <w:rPr>
          <w:rFonts w:ascii="Garamond" w:hAnsi="Garamond"/>
        </w:rPr>
        <w:t>There were no significant relationships between SSD and sex</w:t>
      </w:r>
      <w:r w:rsidR="00823FCC">
        <w:rPr>
          <w:rFonts w:ascii="Garamond" w:hAnsi="Garamond"/>
        </w:rPr>
        <w:t xml:space="preserve"> </w:t>
      </w:r>
      <w:r>
        <w:rPr>
          <w:rFonts w:ascii="Garamond" w:hAnsi="Garamond"/>
        </w:rPr>
        <w:t>differences in personality trait variability in any of the four taxa</w:t>
      </w:r>
      <w:r w:rsidR="007631BF">
        <w:rPr>
          <w:rFonts w:ascii="Garamond" w:hAnsi="Garamond"/>
        </w:rPr>
        <w:t xml:space="preserve"> in which we could carry out this test</w:t>
      </w:r>
      <w:r>
        <w:rPr>
          <w:rFonts w:ascii="Garamond" w:hAnsi="Garamond"/>
        </w:rPr>
        <w:t xml:space="preserve"> (see Table 3 and Supplementary Table</w:t>
      </w:r>
      <w:r w:rsidR="0072124E">
        <w:rPr>
          <w:rFonts w:ascii="Garamond" w:hAnsi="Garamond"/>
        </w:rPr>
        <w:t>s</w:t>
      </w:r>
      <w:r>
        <w:rPr>
          <w:rFonts w:ascii="Garamond" w:hAnsi="Garamond"/>
        </w:rPr>
        <w:t xml:space="preserve"> S</w:t>
      </w:r>
      <w:r w:rsidR="0072124E">
        <w:rPr>
          <w:rFonts w:ascii="Garamond" w:hAnsi="Garamond"/>
        </w:rPr>
        <w:t>5-8</w:t>
      </w:r>
      <w:r>
        <w:rPr>
          <w:rFonts w:ascii="Garamond" w:hAnsi="Garamond"/>
        </w:rPr>
        <w:t xml:space="preserve">). </w:t>
      </w:r>
      <w:r w:rsidR="00D76781">
        <w:rPr>
          <w:rFonts w:ascii="Garamond" w:hAnsi="Garamond"/>
        </w:rPr>
        <w:t>When the sexes were the same size, female fish were more variable in their aggressive behaviour than males</w:t>
      </w:r>
      <w:r w:rsidR="005F7B7A">
        <w:rPr>
          <w:rFonts w:ascii="Garamond" w:hAnsi="Garamond"/>
        </w:rPr>
        <w:t>, but this effect was weak</w:t>
      </w:r>
      <w:r w:rsidR="00D76781">
        <w:rPr>
          <w:rFonts w:ascii="Garamond" w:hAnsi="Garamond"/>
        </w:rPr>
        <w:t xml:space="preserve"> (</w:t>
      </w:r>
      <w:r w:rsidR="00D76781" w:rsidRPr="005A0C61">
        <w:rPr>
          <w:rFonts w:ascii="Garamond" w:hAnsi="Garamond"/>
          <w:i/>
        </w:rPr>
        <w:sym w:font="Symbol" w:char="F062"/>
      </w:r>
      <w:r w:rsidR="00D76781">
        <w:rPr>
          <w:rFonts w:ascii="Garamond" w:hAnsi="Garamond"/>
          <w:i/>
        </w:rPr>
        <w:t xml:space="preserve"> </w:t>
      </w:r>
      <w:r w:rsidR="00D76781">
        <w:rPr>
          <w:rFonts w:ascii="Garamond" w:hAnsi="Garamond"/>
        </w:rPr>
        <w:t xml:space="preserve">= -0.12, 95% CIs: -0.23, 0.00; </w:t>
      </w:r>
      <w:r w:rsidR="00D76781">
        <w:rPr>
          <w:rFonts w:ascii="Garamond" w:hAnsi="Garamond"/>
          <w:i/>
        </w:rPr>
        <w:t>p</w:t>
      </w:r>
      <w:r w:rsidR="00D76781">
        <w:rPr>
          <w:rFonts w:ascii="Garamond" w:hAnsi="Garamond"/>
        </w:rPr>
        <w:t>=0.05)</w:t>
      </w:r>
      <w:r w:rsidR="005F7B7A">
        <w:rPr>
          <w:rFonts w:ascii="Garamond" w:hAnsi="Garamond"/>
        </w:rPr>
        <w:t>.</w:t>
      </w:r>
      <w:r w:rsidR="00D76781">
        <w:rPr>
          <w:rFonts w:ascii="Garamond" w:hAnsi="Garamond"/>
        </w:rPr>
        <w:t xml:space="preserve"> </w:t>
      </w:r>
      <w:r>
        <w:rPr>
          <w:rFonts w:ascii="Garamond" w:hAnsi="Garamond"/>
        </w:rPr>
        <w:t>There w</w:t>
      </w:r>
      <w:r w:rsidR="00D76781">
        <w:rPr>
          <w:rFonts w:ascii="Garamond" w:hAnsi="Garamond"/>
        </w:rPr>
        <w:t xml:space="preserve">ere </w:t>
      </w:r>
      <w:r>
        <w:rPr>
          <w:rFonts w:ascii="Garamond" w:hAnsi="Garamond"/>
        </w:rPr>
        <w:t>no sex difference</w:t>
      </w:r>
      <w:r w:rsidR="00D76781">
        <w:rPr>
          <w:rFonts w:ascii="Garamond" w:hAnsi="Garamond"/>
        </w:rPr>
        <w:t>s</w:t>
      </w:r>
      <w:r>
        <w:rPr>
          <w:rFonts w:ascii="Garamond" w:hAnsi="Garamond"/>
        </w:rPr>
        <w:t xml:space="preserve"> in variability when the sexes were the same size</w:t>
      </w:r>
      <w:r w:rsidR="00D76781">
        <w:rPr>
          <w:rFonts w:ascii="Garamond" w:hAnsi="Garamond"/>
        </w:rPr>
        <w:t xml:space="preserve"> for any other taxonomic group</w:t>
      </w:r>
      <w:r w:rsidR="007631BF">
        <w:rPr>
          <w:rFonts w:ascii="Garamond" w:hAnsi="Garamond"/>
        </w:rPr>
        <w:t>, nor any effect of SSD on the sex difference in variability</w:t>
      </w:r>
      <w:r>
        <w:rPr>
          <w:rFonts w:ascii="Garamond" w:hAnsi="Garamond"/>
        </w:rPr>
        <w:t xml:space="preserve">.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1EB349E8" w14:textId="6587C36B" w:rsidR="007E3B63" w:rsidRDefault="00B73702" w:rsidP="000B5B0D">
      <w:pPr>
        <w:ind w:firstLine="720"/>
        <w:rPr>
          <w:rFonts w:ascii="Garamond" w:hAnsi="Garamond"/>
        </w:rPr>
      </w:pPr>
      <w:r>
        <w:rPr>
          <w:rFonts w:ascii="Garamond" w:hAnsi="Garamond"/>
        </w:rPr>
        <w:t xml:space="preserve">Overall, we </w:t>
      </w:r>
      <w:r w:rsidR="00DA2BB5">
        <w:rPr>
          <w:rFonts w:ascii="Garamond" w:hAnsi="Garamond"/>
        </w:rPr>
        <w:t xml:space="preserve">found </w:t>
      </w:r>
      <w:r w:rsidR="00512432">
        <w:rPr>
          <w:rFonts w:ascii="Garamond" w:hAnsi="Garamond"/>
        </w:rPr>
        <w:t>little</w:t>
      </w:r>
      <w:r w:rsidR="004C38B3">
        <w:rPr>
          <w:rFonts w:ascii="Garamond" w:hAnsi="Garamond"/>
        </w:rPr>
        <w:t xml:space="preserve"> </w:t>
      </w:r>
      <w:r w:rsidR="00DA2BB5">
        <w:rPr>
          <w:rFonts w:ascii="Garamond" w:hAnsi="Garamond"/>
        </w:rPr>
        <w:t xml:space="preserve">evidence </w:t>
      </w:r>
      <w:r w:rsidR="00512432">
        <w:rPr>
          <w:rFonts w:ascii="Garamond" w:hAnsi="Garamond"/>
        </w:rPr>
        <w:t>that</w:t>
      </w:r>
      <w:r w:rsidR="004C38B3">
        <w:rPr>
          <w:rFonts w:ascii="Garamond" w:hAnsi="Garamond"/>
        </w:rPr>
        <w:t xml:space="preserve"> </w:t>
      </w:r>
      <w:r w:rsidR="00DA2BB5">
        <w:rPr>
          <w:rFonts w:ascii="Garamond" w:hAnsi="Garamond"/>
        </w:rPr>
        <w:t xml:space="preserve">publication bias </w:t>
      </w:r>
      <w:r w:rsidR="004C38B3">
        <w:rPr>
          <w:rFonts w:ascii="Garamond" w:hAnsi="Garamond"/>
        </w:rPr>
        <w:t>affect</w:t>
      </w:r>
      <w:r w:rsidR="00512432">
        <w:rPr>
          <w:rFonts w:ascii="Garamond" w:hAnsi="Garamond"/>
        </w:rPr>
        <w:t>ed</w:t>
      </w:r>
      <w:r w:rsidR="004C38B3">
        <w:rPr>
          <w:rFonts w:ascii="Garamond" w:hAnsi="Garamond"/>
        </w:rPr>
        <w:t xml:space="preserve"> estimates </w:t>
      </w:r>
      <w:r w:rsidR="00F73B8E">
        <w:rPr>
          <w:rFonts w:ascii="Garamond" w:hAnsi="Garamond"/>
        </w:rPr>
        <w:t>of</w:t>
      </w:r>
      <w:r w:rsidR="00DA2BB5">
        <w:rPr>
          <w:rFonts w:ascii="Garamond" w:hAnsi="Garamond"/>
        </w:rPr>
        <w:t xml:space="preserve"> sex differences in </w:t>
      </w:r>
      <w:r w:rsidR="00512432">
        <w:rPr>
          <w:rFonts w:ascii="Garamond" w:hAnsi="Garamond"/>
        </w:rPr>
        <w:t xml:space="preserve">the </w:t>
      </w:r>
      <w:r w:rsidR="00DA2BB5">
        <w:rPr>
          <w:rFonts w:ascii="Garamond" w:hAnsi="Garamond"/>
        </w:rPr>
        <w:t xml:space="preserve">mean or variance </w:t>
      </w:r>
      <w:r w:rsidR="004C38B3">
        <w:rPr>
          <w:rFonts w:ascii="Garamond" w:hAnsi="Garamond"/>
        </w:rPr>
        <w:t xml:space="preserve">in </w:t>
      </w:r>
      <w:r w:rsidR="00DA2BB5">
        <w:rPr>
          <w:rFonts w:ascii="Garamond" w:hAnsi="Garamond"/>
        </w:rPr>
        <w:t>personality traits</w:t>
      </w:r>
      <w:r w:rsidR="004C38B3">
        <w:rPr>
          <w:rFonts w:ascii="Garamond" w:hAnsi="Garamond"/>
        </w:rPr>
        <w:t xml:space="preserve">. </w:t>
      </w:r>
      <w:r w:rsidR="00A41617">
        <w:rPr>
          <w:rFonts w:ascii="Garamond" w:hAnsi="Garamond"/>
        </w:rPr>
        <w:t xml:space="preserve">Out of </w:t>
      </w:r>
      <w:r w:rsidR="00DA2BB5">
        <w:rPr>
          <w:rFonts w:ascii="Garamond" w:hAnsi="Garamond"/>
        </w:rPr>
        <w:t>10 tests</w:t>
      </w:r>
      <w:r w:rsidR="00A41617">
        <w:rPr>
          <w:rFonts w:ascii="Garamond" w:hAnsi="Garamond"/>
        </w:rPr>
        <w:t>, publication bias was only evident for mean personality in</w:t>
      </w:r>
      <w:r w:rsidR="004C38B3">
        <w:rPr>
          <w:rFonts w:ascii="Garamond" w:hAnsi="Garamond"/>
        </w:rPr>
        <w:t xml:space="preserve"> invertebrates (</w:t>
      </w:r>
      <w:r w:rsidR="004C38B3" w:rsidRPr="00436D01">
        <w:rPr>
          <w:rFonts w:ascii="Garamond" w:hAnsi="Garamond"/>
          <w:i/>
          <w:iCs/>
        </w:rPr>
        <w:t>p</w:t>
      </w:r>
      <w:r w:rsidR="004C38B3">
        <w:rPr>
          <w:rFonts w:ascii="Garamond" w:hAnsi="Garamond"/>
        </w:rPr>
        <w:t xml:space="preserve"> = 0.005</w:t>
      </w:r>
      <w:del w:id="281" w:author="Lauren Harrison" w:date="2020-09-26T14:52:00Z">
        <w:r w:rsidR="004C38B3" w:rsidDel="007F1883">
          <w:rPr>
            <w:rFonts w:ascii="Garamond" w:hAnsi="Garamond"/>
          </w:rPr>
          <w:delText>; Supplementary Table S14</w:delText>
        </w:r>
      </w:del>
      <w:r w:rsidR="004C38B3">
        <w:rPr>
          <w:rFonts w:ascii="Garamond" w:hAnsi="Garamond"/>
        </w:rPr>
        <w:t>)</w:t>
      </w:r>
      <w:r w:rsidR="00A41617">
        <w:rPr>
          <w:rFonts w:ascii="Garamond" w:hAnsi="Garamond"/>
        </w:rPr>
        <w:t xml:space="preserve">. </w:t>
      </w:r>
      <w:r w:rsidR="00512432">
        <w:rPr>
          <w:rFonts w:ascii="Garamond" w:hAnsi="Garamond"/>
        </w:rPr>
        <w:t>After</w:t>
      </w:r>
      <w:r w:rsidR="00A41617">
        <w:rPr>
          <w:rFonts w:ascii="Garamond" w:hAnsi="Garamond"/>
        </w:rPr>
        <w:t xml:space="preserve"> account</w:t>
      </w:r>
      <w:r>
        <w:rPr>
          <w:rFonts w:ascii="Garamond" w:hAnsi="Garamond"/>
        </w:rPr>
        <w:t xml:space="preserve">ing for </w:t>
      </w:r>
      <w:r w:rsidR="00512432">
        <w:rPr>
          <w:rFonts w:ascii="Garamond" w:hAnsi="Garamond"/>
        </w:rPr>
        <w:t>this,</w:t>
      </w:r>
      <w:r w:rsidR="00A41617">
        <w:rPr>
          <w:rFonts w:ascii="Garamond" w:hAnsi="Garamond"/>
        </w:rPr>
        <w:t xml:space="preserve"> males were, on average, bolder and more active than females</w:t>
      </w:r>
      <w:r>
        <w:rPr>
          <w:rFonts w:ascii="Garamond" w:hAnsi="Garamond"/>
        </w:rPr>
        <w:t xml:space="preserve"> (</w:t>
      </w:r>
      <w:ins w:id="282" w:author="Lauren Harrison" w:date="2020-09-26T14:52:00Z">
        <w:r w:rsidR="007F1883">
          <w:rPr>
            <w:rFonts w:ascii="Garamond" w:hAnsi="Garamond"/>
          </w:rPr>
          <w:t xml:space="preserve">Supplementary </w:t>
        </w:r>
      </w:ins>
      <w:r>
        <w:rPr>
          <w:rFonts w:ascii="Garamond" w:hAnsi="Garamond"/>
        </w:rPr>
        <w:t>Table S14)</w:t>
      </w:r>
      <w:r w:rsidR="004C38B3">
        <w:rPr>
          <w:rFonts w:ascii="Garamond" w:hAnsi="Garamond"/>
        </w:rPr>
        <w:t xml:space="preserve">. </w:t>
      </w:r>
    </w:p>
    <w:p w14:paraId="2F24D171" w14:textId="77777777" w:rsidR="00A41617" w:rsidRPr="000B5B0D" w:rsidRDefault="00A41617" w:rsidP="000B5B0D">
      <w:pPr>
        <w:ind w:firstLine="720"/>
        <w:rPr>
          <w:rFonts w:ascii="Garamond" w:hAnsi="Garamond"/>
        </w:rPr>
      </w:pPr>
    </w:p>
    <w:p w14:paraId="50491141" w14:textId="7C548CF1" w:rsidR="000C6F77" w:rsidRPr="007E3B63" w:rsidRDefault="009A00BF" w:rsidP="000C6F77">
      <w:pPr>
        <w:rPr>
          <w:rFonts w:ascii="Garamond" w:hAnsi="Garamond"/>
          <w:b/>
          <w:color w:val="000000" w:themeColor="text1"/>
        </w:rPr>
      </w:pPr>
      <w:r w:rsidRPr="007E3B63">
        <w:rPr>
          <w:rFonts w:ascii="Garamond" w:hAnsi="Garamond"/>
          <w:b/>
          <w:color w:val="000000" w:themeColor="text1"/>
        </w:rPr>
        <w:t xml:space="preserve">Discussion </w:t>
      </w:r>
    </w:p>
    <w:p w14:paraId="1E27B8C4" w14:textId="77777777" w:rsidR="000C6F77" w:rsidRPr="007E3B63" w:rsidDel="00403C73" w:rsidRDefault="000C6F77" w:rsidP="000C6F77">
      <w:pPr>
        <w:rPr>
          <w:del w:id="283" w:author="Lauren Harrison" w:date="2020-09-28T19:17:00Z"/>
          <w:rFonts w:ascii="Garamond" w:hAnsi="Garamond"/>
          <w:b/>
          <w:color w:val="000000" w:themeColor="text1"/>
        </w:rPr>
      </w:pPr>
    </w:p>
    <w:p w14:paraId="1B0F6AC2" w14:textId="231FE8DD" w:rsidR="00563377" w:rsidRPr="007E3B63" w:rsidDel="00403C73" w:rsidRDefault="007A02EE" w:rsidP="0043486B">
      <w:pPr>
        <w:ind w:firstLine="720"/>
        <w:rPr>
          <w:moveFrom w:id="284" w:author="Lauren Harrison" w:date="2020-09-28T19:17:00Z"/>
          <w:rFonts w:ascii="Garamond" w:hAnsi="Garamond"/>
          <w:color w:val="000000" w:themeColor="text1"/>
        </w:rPr>
      </w:pPr>
      <w:moveFromRangeStart w:id="285" w:author="Lauren Harrison" w:date="2020-09-28T19:17:00Z" w:name="move52213055"/>
      <w:moveFrom w:id="286" w:author="Lauren Harrison" w:date="2020-09-28T19:17:00Z">
        <w:r w:rsidRPr="007E3B63" w:rsidDel="00403C73">
          <w:rPr>
            <w:rFonts w:ascii="Garamond" w:hAnsi="Garamond"/>
            <w:color w:val="000000" w:themeColor="text1"/>
          </w:rPr>
          <w:t>O</w:t>
        </w:r>
        <w:r w:rsidR="00F67C7F" w:rsidRPr="007E3B63" w:rsidDel="00403C73">
          <w:rPr>
            <w:rFonts w:ascii="Garamond" w:hAnsi="Garamond"/>
            <w:color w:val="000000" w:themeColor="text1"/>
          </w:rPr>
          <w:t>ur results provided</w:t>
        </w:r>
        <w:r w:rsidR="000C1591" w:rsidDel="00403C73">
          <w:rPr>
            <w:rFonts w:ascii="Garamond" w:hAnsi="Garamond"/>
            <w:color w:val="000000" w:themeColor="text1"/>
          </w:rPr>
          <w:t xml:space="preserve"> </w:t>
        </w:r>
        <w:r w:rsidR="00F67C7F" w:rsidRPr="007E3B63" w:rsidDel="00403C73">
          <w:rPr>
            <w:rFonts w:ascii="Garamond" w:hAnsi="Garamond"/>
            <w:color w:val="000000" w:themeColor="text1"/>
          </w:rPr>
          <w:t xml:space="preserve">little evidence </w:t>
        </w:r>
        <w:r w:rsidRPr="007E3B63" w:rsidDel="00403C73">
          <w:rPr>
            <w:rFonts w:ascii="Garamond" w:hAnsi="Garamond"/>
            <w:color w:val="000000" w:themeColor="text1"/>
          </w:rPr>
          <w:t>for</w:t>
        </w:r>
        <w:r w:rsidR="00F67C7F" w:rsidRPr="007E3B63" w:rsidDel="00403C73">
          <w:rPr>
            <w:rFonts w:ascii="Garamond" w:hAnsi="Garamond"/>
            <w:color w:val="000000" w:themeColor="text1"/>
          </w:rPr>
          <w:t xml:space="preserve"> </w:t>
        </w:r>
        <w:r w:rsidR="002C42E2" w:rsidRPr="007E3B63" w:rsidDel="00403C73">
          <w:rPr>
            <w:rFonts w:ascii="Garamond" w:hAnsi="Garamond"/>
            <w:color w:val="000000" w:themeColor="text1"/>
          </w:rPr>
          <w:t>widespread</w:t>
        </w:r>
        <w:r w:rsidR="00BA0B56" w:rsidRPr="007E3B63" w:rsidDel="00403C73">
          <w:rPr>
            <w:rFonts w:ascii="Garamond" w:hAnsi="Garamond"/>
            <w:color w:val="000000" w:themeColor="text1"/>
          </w:rPr>
          <w:t xml:space="preserve"> </w:t>
        </w:r>
        <w:r w:rsidRPr="007E3B63" w:rsidDel="00403C73">
          <w:rPr>
            <w:rFonts w:ascii="Garamond" w:hAnsi="Garamond"/>
            <w:color w:val="000000" w:themeColor="text1"/>
          </w:rPr>
          <w:t>male-female</w:t>
        </w:r>
        <w:r w:rsidR="00F67C7F" w:rsidRPr="007E3B63" w:rsidDel="00403C73">
          <w:rPr>
            <w:rFonts w:ascii="Garamond" w:hAnsi="Garamond"/>
            <w:color w:val="000000" w:themeColor="text1"/>
          </w:rPr>
          <w:t xml:space="preserve"> differences in personality</w:t>
        </w:r>
        <w:r w:rsidR="00A41A20" w:rsidRPr="007E3B63" w:rsidDel="00403C73">
          <w:rPr>
            <w:rFonts w:ascii="Garamond" w:hAnsi="Garamond"/>
            <w:color w:val="000000" w:themeColor="text1"/>
          </w:rPr>
          <w:t xml:space="preserve">-linked behaviours </w:t>
        </w:r>
        <w:r w:rsidR="00F67C7F" w:rsidRPr="007E3B63" w:rsidDel="00403C73">
          <w:rPr>
            <w:rFonts w:ascii="Garamond" w:hAnsi="Garamond"/>
            <w:color w:val="000000" w:themeColor="text1"/>
          </w:rPr>
          <w:t>in animals</w:t>
        </w:r>
        <w:r w:rsidRPr="007E3B63" w:rsidDel="00403C73">
          <w:rPr>
            <w:rFonts w:ascii="Garamond" w:hAnsi="Garamond"/>
            <w:color w:val="000000" w:themeColor="text1"/>
          </w:rPr>
          <w:t xml:space="preserve"> in </w:t>
        </w:r>
        <w:r w:rsidR="001742D0" w:rsidRPr="007E3B63" w:rsidDel="00403C73">
          <w:rPr>
            <w:rFonts w:ascii="Garamond" w:hAnsi="Garamond"/>
            <w:color w:val="000000" w:themeColor="text1"/>
          </w:rPr>
          <w:t xml:space="preserve">any of the </w:t>
        </w:r>
        <w:r w:rsidRPr="007E3B63" w:rsidDel="00403C73">
          <w:rPr>
            <w:rFonts w:ascii="Garamond" w:hAnsi="Garamond"/>
            <w:color w:val="000000" w:themeColor="text1"/>
          </w:rPr>
          <w:t>five taxa that we examined</w:t>
        </w:r>
        <w:r w:rsidR="00F67C7F" w:rsidRPr="007E3B63" w:rsidDel="00403C73">
          <w:rPr>
            <w:rFonts w:ascii="Garamond" w:hAnsi="Garamond"/>
            <w:color w:val="000000" w:themeColor="text1"/>
          </w:rPr>
          <w:t>. This was the case</w:t>
        </w:r>
        <w:r w:rsidRPr="007E3B63" w:rsidDel="00403C73">
          <w:rPr>
            <w:rFonts w:ascii="Garamond" w:hAnsi="Garamond"/>
            <w:color w:val="000000" w:themeColor="text1"/>
          </w:rPr>
          <w:t xml:space="preserve"> </w:t>
        </w:r>
        <w:r w:rsidR="00F67C7F" w:rsidRPr="007E3B63" w:rsidDel="00403C73">
          <w:rPr>
            <w:rFonts w:ascii="Garamond" w:hAnsi="Garamond"/>
            <w:color w:val="000000" w:themeColor="text1"/>
          </w:rPr>
          <w:t xml:space="preserve">for both </w:t>
        </w:r>
        <w:r w:rsidRPr="007E3B63" w:rsidDel="00403C73">
          <w:rPr>
            <w:rFonts w:ascii="Garamond" w:hAnsi="Garamond"/>
            <w:color w:val="000000" w:themeColor="text1"/>
          </w:rPr>
          <w:t xml:space="preserve">sex differences in the </w:t>
        </w:r>
        <w:r w:rsidR="00F67C7F" w:rsidRPr="007E3B63" w:rsidDel="00403C73">
          <w:rPr>
            <w:rFonts w:ascii="Garamond" w:hAnsi="Garamond"/>
            <w:color w:val="000000" w:themeColor="text1"/>
          </w:rPr>
          <w:t>mean values of personality traits</w:t>
        </w:r>
        <w:r w:rsidR="00D33699" w:rsidRPr="007E3B63" w:rsidDel="00403C73">
          <w:rPr>
            <w:rFonts w:ascii="Garamond" w:hAnsi="Garamond"/>
            <w:color w:val="000000" w:themeColor="text1"/>
          </w:rPr>
          <w:t>,</w:t>
        </w:r>
        <w:r w:rsidR="00F67C7F" w:rsidRPr="007E3B63" w:rsidDel="00403C73">
          <w:rPr>
            <w:rFonts w:ascii="Garamond" w:hAnsi="Garamond"/>
            <w:color w:val="000000" w:themeColor="text1"/>
          </w:rPr>
          <w:t xml:space="preserve"> and for the level of variation among individuals.</w:t>
        </w:r>
        <w:r w:rsidR="000C6F77" w:rsidRPr="007E3B63" w:rsidDel="00403C73">
          <w:rPr>
            <w:rFonts w:ascii="Garamond" w:hAnsi="Garamond"/>
            <w:color w:val="000000" w:themeColor="text1"/>
          </w:rPr>
          <w:t xml:space="preserve"> </w:t>
        </w:r>
        <w:r w:rsidRPr="007E3B63" w:rsidDel="00403C73">
          <w:rPr>
            <w:rFonts w:ascii="Garamond" w:hAnsi="Garamond"/>
            <w:color w:val="000000" w:themeColor="text1"/>
          </w:rPr>
          <w:t>A fine</w:t>
        </w:r>
        <w:r w:rsidR="00396AE2" w:rsidRPr="007E3B63" w:rsidDel="00403C73">
          <w:rPr>
            <w:rFonts w:ascii="Garamond" w:hAnsi="Garamond"/>
            <w:color w:val="000000" w:themeColor="text1"/>
          </w:rPr>
          <w:t>r</w:t>
        </w:r>
        <w:r w:rsidRPr="007E3B63" w:rsidDel="00403C73">
          <w:rPr>
            <w:rFonts w:ascii="Garamond" w:hAnsi="Garamond"/>
            <w:color w:val="000000" w:themeColor="text1"/>
          </w:rPr>
          <w:t xml:space="preserve">-scale analysis did, however, reveal </w:t>
        </w:r>
        <w:r w:rsidR="00806203" w:rsidRPr="007E3B63" w:rsidDel="00403C73">
          <w:rPr>
            <w:rFonts w:ascii="Garamond" w:hAnsi="Garamond"/>
            <w:color w:val="000000" w:themeColor="text1"/>
          </w:rPr>
          <w:t>some</w:t>
        </w:r>
        <w:r w:rsidRPr="007E3B63" w:rsidDel="00403C73">
          <w:rPr>
            <w:rFonts w:ascii="Garamond" w:hAnsi="Garamond"/>
            <w:color w:val="000000" w:themeColor="text1"/>
          </w:rPr>
          <w:t xml:space="preserve"> sex differences when </w:t>
        </w:r>
        <w:r w:rsidR="00A41A20" w:rsidRPr="007E3B63" w:rsidDel="00403C73">
          <w:rPr>
            <w:rFonts w:ascii="Garamond" w:hAnsi="Garamond"/>
            <w:color w:val="000000" w:themeColor="text1"/>
          </w:rPr>
          <w:t xml:space="preserve">separately </w:t>
        </w:r>
        <w:r w:rsidR="002C42E2" w:rsidRPr="007E3B63" w:rsidDel="00403C73">
          <w:rPr>
            <w:rFonts w:ascii="Garamond" w:hAnsi="Garamond"/>
            <w:color w:val="000000" w:themeColor="text1"/>
          </w:rPr>
          <w:t>investigating</w:t>
        </w:r>
        <w:r w:rsidRPr="007E3B63" w:rsidDel="00403C73">
          <w:rPr>
            <w:rFonts w:ascii="Garamond" w:hAnsi="Garamond"/>
            <w:color w:val="000000" w:themeColor="text1"/>
          </w:rPr>
          <w:t xml:space="preserve"> each of the five </w:t>
        </w:r>
        <w:r w:rsidR="000C6F77" w:rsidRPr="007E3B63" w:rsidDel="00403C73">
          <w:rPr>
            <w:rFonts w:ascii="Garamond" w:hAnsi="Garamond"/>
            <w:color w:val="000000" w:themeColor="text1"/>
          </w:rPr>
          <w:t>personalit</w:t>
        </w:r>
        <w:r w:rsidRPr="007E3B63" w:rsidDel="00403C73">
          <w:rPr>
            <w:rFonts w:ascii="Garamond" w:hAnsi="Garamond"/>
            <w:color w:val="000000" w:themeColor="text1"/>
          </w:rPr>
          <w:t xml:space="preserve">y </w:t>
        </w:r>
        <w:r w:rsidR="009B4AF1" w:rsidDel="00403C73">
          <w:rPr>
            <w:rFonts w:ascii="Garamond" w:hAnsi="Garamond"/>
            <w:color w:val="000000" w:themeColor="text1"/>
          </w:rPr>
          <w:t>types</w:t>
        </w:r>
        <w:r w:rsidRPr="007E3B63" w:rsidDel="00403C73">
          <w:rPr>
            <w:rFonts w:ascii="Garamond" w:hAnsi="Garamond"/>
            <w:color w:val="000000" w:themeColor="text1"/>
          </w:rPr>
          <w:t xml:space="preserve">. </w:t>
        </w:r>
        <w:r w:rsidR="002C42E2" w:rsidRPr="007E3B63" w:rsidDel="00403C73">
          <w:rPr>
            <w:rFonts w:ascii="Garamond" w:hAnsi="Garamond"/>
            <w:color w:val="000000" w:themeColor="text1"/>
          </w:rPr>
          <w:t>Although t</w:t>
        </w:r>
        <w:r w:rsidRPr="007E3B63" w:rsidDel="00403C73">
          <w:rPr>
            <w:rFonts w:ascii="Garamond" w:hAnsi="Garamond"/>
            <w:color w:val="000000" w:themeColor="text1"/>
          </w:rPr>
          <w:t xml:space="preserve">here were male-female differences </w:t>
        </w:r>
        <w:r w:rsidR="000C6F77" w:rsidRPr="007E3B63" w:rsidDel="00403C73">
          <w:rPr>
            <w:rFonts w:ascii="Garamond" w:hAnsi="Garamond"/>
            <w:color w:val="000000" w:themeColor="text1"/>
          </w:rPr>
          <w:t xml:space="preserve">for </w:t>
        </w:r>
        <w:r w:rsidR="00396AE2" w:rsidRPr="007E3B63" w:rsidDel="00403C73">
          <w:rPr>
            <w:rFonts w:ascii="Garamond" w:hAnsi="Garamond"/>
            <w:color w:val="000000" w:themeColor="text1"/>
          </w:rPr>
          <w:t xml:space="preserve">certain </w:t>
        </w:r>
        <w:r w:rsidR="000C6F77" w:rsidRPr="007E3B63" w:rsidDel="00403C73">
          <w:rPr>
            <w:rFonts w:ascii="Garamond" w:hAnsi="Garamond"/>
            <w:color w:val="000000" w:themeColor="text1"/>
          </w:rPr>
          <w:t xml:space="preserve">personality </w:t>
        </w:r>
        <w:r w:rsidR="0080731D" w:rsidDel="00403C73">
          <w:rPr>
            <w:rFonts w:ascii="Garamond" w:hAnsi="Garamond"/>
            <w:color w:val="000000" w:themeColor="text1"/>
          </w:rPr>
          <w:t>traits</w:t>
        </w:r>
        <w:r w:rsidR="0080731D" w:rsidRPr="007E3B63" w:rsidDel="00403C73">
          <w:rPr>
            <w:rFonts w:ascii="Garamond" w:hAnsi="Garamond"/>
            <w:color w:val="000000" w:themeColor="text1"/>
          </w:rPr>
          <w:t xml:space="preserve"> </w:t>
        </w:r>
        <w:r w:rsidR="001742D0" w:rsidRPr="007E3B63" w:rsidDel="00403C73">
          <w:rPr>
            <w:rFonts w:ascii="Garamond" w:hAnsi="Garamond"/>
            <w:color w:val="000000" w:themeColor="text1"/>
          </w:rPr>
          <w:t xml:space="preserve">in </w:t>
        </w:r>
        <w:r w:rsidR="00F67D50" w:rsidDel="00403C73">
          <w:rPr>
            <w:rFonts w:ascii="Garamond" w:hAnsi="Garamond"/>
            <w:color w:val="000000" w:themeColor="text1"/>
          </w:rPr>
          <w:t xml:space="preserve">three </w:t>
        </w:r>
        <w:r w:rsidR="000C6F77" w:rsidRPr="007E3B63" w:rsidDel="00403C73">
          <w:rPr>
            <w:rFonts w:ascii="Garamond" w:hAnsi="Garamond"/>
            <w:color w:val="000000" w:themeColor="text1"/>
          </w:rPr>
          <w:t>taxonomic groups</w:t>
        </w:r>
        <w:r w:rsidR="001742D0" w:rsidRPr="007E3B63" w:rsidDel="00403C73">
          <w:rPr>
            <w:rFonts w:ascii="Garamond" w:hAnsi="Garamond"/>
            <w:color w:val="000000" w:themeColor="text1"/>
          </w:rPr>
          <w:t xml:space="preserve">, there was no consistent pattern. </w:t>
        </w:r>
        <w:r w:rsidR="00EF0302" w:rsidDel="00403C73">
          <w:rPr>
            <w:rFonts w:ascii="Garamond" w:hAnsi="Garamond"/>
            <w:color w:val="000000" w:themeColor="text1"/>
          </w:rPr>
          <w:t>For example</w:t>
        </w:r>
        <w:r w:rsidR="001742D0" w:rsidRPr="007E3B63" w:rsidDel="00403C73">
          <w:rPr>
            <w:rFonts w:ascii="Garamond" w:hAnsi="Garamond"/>
            <w:color w:val="000000" w:themeColor="text1"/>
          </w:rPr>
          <w:t>, females were significant</w:t>
        </w:r>
        <w:r w:rsidR="00577E81" w:rsidDel="00403C73">
          <w:rPr>
            <w:rFonts w:ascii="Garamond" w:hAnsi="Garamond"/>
            <w:color w:val="000000" w:themeColor="text1"/>
          </w:rPr>
          <w:t>ly</w:t>
        </w:r>
        <w:r w:rsidR="001742D0" w:rsidRPr="007E3B63" w:rsidDel="00403C73">
          <w:rPr>
            <w:rFonts w:ascii="Garamond" w:hAnsi="Garamond"/>
            <w:color w:val="000000" w:themeColor="text1"/>
          </w:rPr>
          <w:t xml:space="preserve"> more social in birds</w:t>
        </w:r>
        <w:r w:rsidR="001E26AB" w:rsidDel="00403C73">
          <w:rPr>
            <w:rFonts w:ascii="Garamond" w:hAnsi="Garamond"/>
            <w:color w:val="000000" w:themeColor="text1"/>
          </w:rPr>
          <w:t xml:space="preserve"> but</w:t>
        </w:r>
        <w:r w:rsidR="001742D0" w:rsidRPr="007E3B63" w:rsidDel="00403C73">
          <w:rPr>
            <w:rFonts w:ascii="Garamond" w:hAnsi="Garamond"/>
            <w:color w:val="000000" w:themeColor="text1"/>
          </w:rPr>
          <w:t xml:space="preserve"> less exploratory in reptiles/amphibians. </w:t>
        </w:r>
        <w:r w:rsidR="00396AE2" w:rsidRPr="007E3B63" w:rsidDel="00403C73">
          <w:rPr>
            <w:rFonts w:ascii="Garamond" w:hAnsi="Garamond"/>
            <w:color w:val="000000" w:themeColor="text1"/>
          </w:rPr>
          <w:t xml:space="preserve">There were no </w:t>
        </w:r>
        <w:r w:rsidR="002C42E2" w:rsidRPr="007E3B63" w:rsidDel="00403C73">
          <w:rPr>
            <w:rFonts w:ascii="Garamond" w:hAnsi="Garamond"/>
            <w:color w:val="000000" w:themeColor="text1"/>
          </w:rPr>
          <w:t xml:space="preserve">detectable </w:t>
        </w:r>
        <w:r w:rsidR="00396AE2" w:rsidRPr="007E3B63" w:rsidDel="00403C73">
          <w:rPr>
            <w:rFonts w:ascii="Garamond" w:hAnsi="Garamond"/>
            <w:color w:val="000000" w:themeColor="text1"/>
          </w:rPr>
          <w:t>sex differences for mammals</w:t>
        </w:r>
        <w:r w:rsidR="00EF0302" w:rsidDel="00403C73">
          <w:rPr>
            <w:rFonts w:ascii="Garamond" w:hAnsi="Garamond"/>
            <w:color w:val="000000" w:themeColor="text1"/>
          </w:rPr>
          <w:t xml:space="preserve"> </w:t>
        </w:r>
        <w:r w:rsidR="00396AE2" w:rsidRPr="007E3B63" w:rsidDel="00403C73">
          <w:rPr>
            <w:rFonts w:ascii="Garamond" w:hAnsi="Garamond"/>
            <w:color w:val="000000" w:themeColor="text1"/>
          </w:rPr>
          <w:t xml:space="preserve">or fish. </w:t>
        </w:r>
        <w:r w:rsidR="00563377" w:rsidRPr="007E3B63" w:rsidDel="00403C73">
          <w:rPr>
            <w:rFonts w:ascii="Garamond" w:hAnsi="Garamond"/>
            <w:color w:val="000000" w:themeColor="text1"/>
          </w:rPr>
          <w:t>Crucially, t</w:t>
        </w:r>
        <w:r w:rsidR="001742D0" w:rsidRPr="007E3B63" w:rsidDel="00403C73">
          <w:rPr>
            <w:rFonts w:ascii="Garamond" w:hAnsi="Garamond"/>
            <w:color w:val="000000" w:themeColor="text1"/>
          </w:rPr>
          <w:t xml:space="preserve">here was no evidence for greater male </w:t>
        </w:r>
        <w:r w:rsidR="002C42E2" w:rsidRPr="007E3B63" w:rsidDel="00403C73">
          <w:rPr>
            <w:rFonts w:ascii="Garamond" w:hAnsi="Garamond"/>
            <w:color w:val="000000" w:themeColor="text1"/>
          </w:rPr>
          <w:t xml:space="preserve">than female </w:t>
        </w:r>
        <w:r w:rsidR="001742D0" w:rsidRPr="007E3B63" w:rsidDel="00403C73">
          <w:rPr>
            <w:rFonts w:ascii="Garamond" w:hAnsi="Garamond"/>
            <w:color w:val="000000" w:themeColor="text1"/>
          </w:rPr>
          <w:t xml:space="preserve">variability in any taxa for any of the five personality factors. Indeed, the only </w:t>
        </w:r>
        <w:r w:rsidR="00396AE2" w:rsidRPr="007E3B63" w:rsidDel="00403C73">
          <w:rPr>
            <w:rFonts w:ascii="Garamond" w:hAnsi="Garamond"/>
            <w:color w:val="000000" w:themeColor="text1"/>
          </w:rPr>
          <w:t>instanc</w:t>
        </w:r>
        <w:r w:rsidR="002771CA" w:rsidDel="00403C73">
          <w:rPr>
            <w:rFonts w:ascii="Garamond" w:hAnsi="Garamond"/>
            <w:color w:val="000000" w:themeColor="text1"/>
          </w:rPr>
          <w:t>e</w:t>
        </w:r>
        <w:r w:rsidR="001742D0" w:rsidRPr="007E3B63" w:rsidDel="00403C73">
          <w:rPr>
            <w:rFonts w:ascii="Garamond" w:hAnsi="Garamond"/>
            <w:color w:val="000000" w:themeColor="text1"/>
          </w:rPr>
          <w:t xml:space="preserve"> in which there was a </w:t>
        </w:r>
        <w:r w:rsidR="00577E81" w:rsidDel="00403C73">
          <w:rPr>
            <w:rFonts w:ascii="Garamond" w:hAnsi="Garamond"/>
            <w:color w:val="000000" w:themeColor="text1"/>
          </w:rPr>
          <w:t xml:space="preserve">significant </w:t>
        </w:r>
        <w:r w:rsidR="001742D0" w:rsidRPr="007E3B63" w:rsidDel="00403C73">
          <w:rPr>
            <w:rFonts w:ascii="Garamond" w:hAnsi="Garamond"/>
            <w:color w:val="000000" w:themeColor="text1"/>
          </w:rPr>
          <w:t xml:space="preserve">sex difference </w:t>
        </w:r>
        <w:r w:rsidR="00BA0B56" w:rsidRPr="007E3B63" w:rsidDel="00403C73">
          <w:rPr>
            <w:rFonts w:ascii="Garamond" w:hAnsi="Garamond"/>
            <w:color w:val="000000" w:themeColor="text1"/>
          </w:rPr>
          <w:t>revealed</w:t>
        </w:r>
        <w:r w:rsidR="001742D0" w:rsidRPr="007E3B63" w:rsidDel="00403C73">
          <w:rPr>
            <w:rFonts w:ascii="Garamond" w:hAnsi="Garamond"/>
            <w:color w:val="000000" w:themeColor="text1"/>
          </w:rPr>
          <w:t xml:space="preserve"> greater variability among females</w:t>
        </w:r>
        <w:r w:rsidR="002771CA" w:rsidDel="00403C73">
          <w:rPr>
            <w:rFonts w:ascii="Garamond" w:hAnsi="Garamond"/>
            <w:color w:val="000000" w:themeColor="text1"/>
          </w:rPr>
          <w:t xml:space="preserve"> (aggression in fish)</w:t>
        </w:r>
        <w:r w:rsidR="001742D0" w:rsidRPr="007E3B63" w:rsidDel="00403C73">
          <w:rPr>
            <w:rFonts w:ascii="Garamond" w:hAnsi="Garamond"/>
            <w:color w:val="000000" w:themeColor="text1"/>
          </w:rPr>
          <w:t xml:space="preserve">. </w:t>
        </w:r>
        <w:r w:rsidR="0043486B" w:rsidRPr="00DD2E1D" w:rsidDel="00403C73">
          <w:rPr>
            <w:rFonts w:ascii="Garamond" w:hAnsi="Garamond"/>
            <w:color w:val="000000" w:themeColor="text1"/>
          </w:rPr>
          <w:t xml:space="preserve">Finally, the magnitude of SSD, which is a proxy for the strength of sexual selection on males, </w:t>
        </w:r>
        <w:r w:rsidR="003F4A85" w:rsidDel="00403C73">
          <w:rPr>
            <w:rFonts w:ascii="Garamond" w:hAnsi="Garamond"/>
            <w:color w:val="000000" w:themeColor="text1"/>
          </w:rPr>
          <w:t xml:space="preserve">only </w:t>
        </w:r>
        <w:r w:rsidR="00396AE2" w:rsidRPr="00DD2E1D" w:rsidDel="00403C73">
          <w:rPr>
            <w:rFonts w:ascii="Garamond" w:hAnsi="Garamond"/>
            <w:color w:val="000000" w:themeColor="text1"/>
          </w:rPr>
          <w:t>explain</w:t>
        </w:r>
        <w:r w:rsidR="007E5EF8" w:rsidRPr="00DD2E1D" w:rsidDel="00403C73">
          <w:rPr>
            <w:rFonts w:ascii="Garamond" w:hAnsi="Garamond"/>
            <w:color w:val="000000" w:themeColor="text1"/>
          </w:rPr>
          <w:t>ed</w:t>
        </w:r>
        <w:r w:rsidR="00396AE2" w:rsidRPr="00DD2E1D" w:rsidDel="00403C73">
          <w:rPr>
            <w:rFonts w:ascii="Garamond" w:hAnsi="Garamond"/>
            <w:color w:val="000000" w:themeColor="text1"/>
          </w:rPr>
          <w:t xml:space="preserve"> </w:t>
        </w:r>
        <w:r w:rsidR="0043486B" w:rsidRPr="00DD2E1D" w:rsidDel="00403C73">
          <w:rPr>
            <w:rFonts w:ascii="Garamond" w:hAnsi="Garamond"/>
            <w:color w:val="000000" w:themeColor="text1"/>
          </w:rPr>
          <w:t xml:space="preserve">sex differences in mean personality </w:t>
        </w:r>
        <w:r w:rsidR="007E5EF8" w:rsidRPr="00DD2E1D" w:rsidDel="00403C73">
          <w:rPr>
            <w:rFonts w:ascii="Garamond" w:hAnsi="Garamond"/>
            <w:color w:val="000000" w:themeColor="text1"/>
          </w:rPr>
          <w:t xml:space="preserve">for </w:t>
        </w:r>
        <w:r w:rsidR="0059232F" w:rsidRPr="00DD2E1D" w:rsidDel="00403C73">
          <w:rPr>
            <w:rFonts w:ascii="Garamond" w:hAnsi="Garamond"/>
            <w:color w:val="000000" w:themeColor="text1"/>
          </w:rPr>
          <w:t>activity</w:t>
        </w:r>
        <w:r w:rsidR="00B51DA7" w:rsidRPr="00DD2E1D" w:rsidDel="00403C73">
          <w:rPr>
            <w:rFonts w:ascii="Garamond" w:hAnsi="Garamond"/>
            <w:color w:val="000000" w:themeColor="text1"/>
          </w:rPr>
          <w:t xml:space="preserve"> and aggression</w:t>
        </w:r>
        <w:r w:rsidR="0059232F" w:rsidRPr="00DD2E1D" w:rsidDel="00403C73">
          <w:rPr>
            <w:rFonts w:ascii="Garamond" w:hAnsi="Garamond"/>
            <w:color w:val="000000" w:themeColor="text1"/>
          </w:rPr>
          <w:t xml:space="preserve"> in</w:t>
        </w:r>
        <w:r w:rsidR="007E5EF8" w:rsidRPr="00DD2E1D" w:rsidDel="00403C73">
          <w:rPr>
            <w:rFonts w:ascii="Garamond" w:hAnsi="Garamond"/>
            <w:color w:val="000000" w:themeColor="text1"/>
          </w:rPr>
          <w:t xml:space="preserve"> mammals</w:t>
        </w:r>
        <w:r w:rsidR="0059232F" w:rsidRPr="00DD2E1D" w:rsidDel="00403C73">
          <w:rPr>
            <w:rFonts w:ascii="Garamond" w:hAnsi="Garamond"/>
            <w:color w:val="000000" w:themeColor="text1"/>
          </w:rPr>
          <w:t xml:space="preserve">. </w:t>
        </w:r>
        <w:r w:rsidR="00344D75" w:rsidDel="00403C73">
          <w:rPr>
            <w:rFonts w:ascii="Garamond" w:hAnsi="Garamond"/>
            <w:color w:val="000000" w:themeColor="text1"/>
          </w:rPr>
          <w:t>In species where</w:t>
        </w:r>
        <w:r w:rsidR="00344D7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males and females were the same size, males were more active</w:t>
        </w:r>
        <w:r w:rsidR="00B51DA7" w:rsidRPr="00DD2E1D" w:rsidDel="00403C73">
          <w:rPr>
            <w:rFonts w:ascii="Garamond" w:hAnsi="Garamond"/>
            <w:color w:val="000000" w:themeColor="text1"/>
          </w:rPr>
          <w:t xml:space="preserve"> and less aggressive</w:t>
        </w:r>
        <w:r w:rsidR="0059232F" w:rsidRPr="00DD2E1D" w:rsidDel="00403C73">
          <w:rPr>
            <w:rFonts w:ascii="Garamond" w:hAnsi="Garamond"/>
            <w:color w:val="000000" w:themeColor="text1"/>
          </w:rPr>
          <w:t xml:space="preserve"> than females</w:t>
        </w:r>
        <w:r w:rsidR="007E5EF8"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but </w:t>
        </w:r>
        <w:r w:rsidR="00EB1BB5" w:rsidDel="00403C73">
          <w:rPr>
            <w:rFonts w:ascii="Garamond" w:hAnsi="Garamond"/>
            <w:color w:val="000000" w:themeColor="text1"/>
          </w:rPr>
          <w:t>in species where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are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larger than females</w:t>
        </w:r>
        <w:r w:rsidR="00B51DA7"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are</w:t>
        </w:r>
        <w:r w:rsidR="00EB1BB5" w:rsidRPr="00DD2E1D" w:rsidDel="00403C73">
          <w:rPr>
            <w:rFonts w:ascii="Garamond" w:hAnsi="Garamond"/>
            <w:color w:val="000000" w:themeColor="text1"/>
          </w:rPr>
          <w:t xml:space="preserve"> </w:t>
        </w:r>
        <w:r w:rsidR="0059232F" w:rsidRPr="00DD2E1D" w:rsidDel="00403C73">
          <w:rPr>
            <w:rFonts w:ascii="Garamond" w:hAnsi="Garamond"/>
            <w:color w:val="000000" w:themeColor="text1"/>
          </w:rPr>
          <w:t xml:space="preserve">significantly </w:t>
        </w:r>
        <w:r w:rsidR="00B51DA7" w:rsidRPr="00DD2E1D" w:rsidDel="00403C73">
          <w:rPr>
            <w:rFonts w:ascii="Garamond" w:hAnsi="Garamond"/>
            <w:color w:val="000000" w:themeColor="text1"/>
          </w:rPr>
          <w:t>less</w:t>
        </w:r>
        <w:r w:rsidR="0059232F" w:rsidRPr="00DD2E1D" w:rsidDel="00403C73">
          <w:rPr>
            <w:rFonts w:ascii="Garamond" w:hAnsi="Garamond"/>
            <w:color w:val="000000" w:themeColor="text1"/>
          </w:rPr>
          <w:t xml:space="preserve"> active </w:t>
        </w:r>
        <w:r w:rsidR="00B51DA7" w:rsidRPr="00DD2E1D" w:rsidDel="00403C73">
          <w:rPr>
            <w:rFonts w:ascii="Garamond" w:hAnsi="Garamond"/>
            <w:color w:val="000000" w:themeColor="text1"/>
          </w:rPr>
          <w:t xml:space="preserve">and more aggressive </w:t>
        </w:r>
        <w:r w:rsidR="0059232F" w:rsidRPr="00DD2E1D" w:rsidDel="00403C73">
          <w:rPr>
            <w:rFonts w:ascii="Garamond" w:hAnsi="Garamond"/>
            <w:color w:val="000000" w:themeColor="text1"/>
          </w:rPr>
          <w:t xml:space="preserve">than </w:t>
        </w:r>
        <w:r w:rsidR="00B51DA7" w:rsidRPr="00DD2E1D" w:rsidDel="00403C73">
          <w:rPr>
            <w:rFonts w:ascii="Garamond" w:hAnsi="Garamond"/>
            <w:color w:val="000000" w:themeColor="text1"/>
          </w:rPr>
          <w:t>fe</w:t>
        </w:r>
        <w:r w:rsidR="0059232F" w:rsidRPr="00DD2E1D" w:rsidDel="00403C73">
          <w:rPr>
            <w:rFonts w:ascii="Garamond" w:hAnsi="Garamond"/>
            <w:color w:val="000000" w:themeColor="text1"/>
          </w:rPr>
          <w:t xml:space="preserve">males. </w:t>
        </w:r>
        <w:r w:rsidR="00EB1BB5" w:rsidDel="00403C73">
          <w:rPr>
            <w:rFonts w:ascii="Garamond" w:hAnsi="Garamond"/>
            <w:color w:val="000000" w:themeColor="text1"/>
          </w:rPr>
          <w:t>Crucially, t</w:t>
        </w:r>
        <w:r w:rsidR="0059232F" w:rsidRPr="00DD2E1D" w:rsidDel="00403C73">
          <w:rPr>
            <w:rFonts w:ascii="Garamond" w:hAnsi="Garamond"/>
            <w:color w:val="000000" w:themeColor="text1"/>
          </w:rPr>
          <w:t>he magnitude of SSD did</w:t>
        </w:r>
        <w:r w:rsidR="007E5EF8" w:rsidRPr="00DD2E1D" w:rsidDel="00403C73">
          <w:rPr>
            <w:rFonts w:ascii="Garamond" w:hAnsi="Garamond"/>
            <w:color w:val="000000" w:themeColor="text1"/>
          </w:rPr>
          <w:t xml:space="preserve"> not </w:t>
        </w:r>
        <w:r w:rsidR="0059232F" w:rsidRPr="00DD2E1D" w:rsidDel="00403C73">
          <w:rPr>
            <w:rFonts w:ascii="Garamond" w:hAnsi="Garamond"/>
            <w:color w:val="000000" w:themeColor="text1"/>
          </w:rPr>
          <w:t xml:space="preserve">explain sex differences in variability </w:t>
        </w:r>
        <w:r w:rsidR="007E5EF8" w:rsidRPr="00DD2E1D" w:rsidDel="00403C73">
          <w:rPr>
            <w:rFonts w:ascii="Garamond" w:hAnsi="Garamond"/>
            <w:color w:val="000000" w:themeColor="text1"/>
          </w:rPr>
          <w:t xml:space="preserve">for any </w:t>
        </w:r>
        <w:r w:rsidR="00396AE2" w:rsidRPr="00DD2E1D" w:rsidDel="00403C73">
          <w:rPr>
            <w:rFonts w:ascii="Garamond" w:hAnsi="Garamond"/>
            <w:color w:val="000000" w:themeColor="text1"/>
          </w:rPr>
          <w:t xml:space="preserve">of the five </w:t>
        </w:r>
        <w:r w:rsidR="000C6F77" w:rsidRPr="00DD2E1D" w:rsidDel="00403C73">
          <w:rPr>
            <w:rFonts w:ascii="Garamond" w:hAnsi="Garamond"/>
            <w:color w:val="000000" w:themeColor="text1"/>
          </w:rPr>
          <w:t xml:space="preserve">personality </w:t>
        </w:r>
        <w:r w:rsidR="009B4AF1" w:rsidRPr="00DD2E1D" w:rsidDel="00403C73">
          <w:rPr>
            <w:rFonts w:ascii="Garamond" w:hAnsi="Garamond"/>
            <w:color w:val="000000" w:themeColor="text1"/>
          </w:rPr>
          <w:t>types</w:t>
        </w:r>
        <w:r w:rsidR="00396AE2" w:rsidRPr="00DD2E1D" w:rsidDel="00403C73">
          <w:rPr>
            <w:rFonts w:ascii="Garamond" w:hAnsi="Garamond"/>
            <w:color w:val="000000" w:themeColor="text1"/>
          </w:rPr>
          <w:t xml:space="preserve"> in </w:t>
        </w:r>
        <w:r w:rsidR="0059232F" w:rsidRPr="00DD2E1D" w:rsidDel="00403C73">
          <w:rPr>
            <w:rFonts w:ascii="Garamond" w:hAnsi="Garamond"/>
            <w:color w:val="000000" w:themeColor="text1"/>
          </w:rPr>
          <w:t>the four</w:t>
        </w:r>
        <w:r w:rsidR="007E5EF8" w:rsidRPr="00DD2E1D" w:rsidDel="00403C73">
          <w:rPr>
            <w:rFonts w:ascii="Garamond" w:hAnsi="Garamond"/>
            <w:color w:val="000000" w:themeColor="text1"/>
          </w:rPr>
          <w:t xml:space="preserve"> </w:t>
        </w:r>
        <w:r w:rsidR="000C6F77" w:rsidRPr="00DD2E1D" w:rsidDel="00403C73">
          <w:rPr>
            <w:rFonts w:ascii="Garamond" w:hAnsi="Garamond"/>
            <w:color w:val="000000" w:themeColor="text1"/>
          </w:rPr>
          <w:t>tax</w:t>
        </w:r>
        <w:r w:rsidR="00396AE2" w:rsidRPr="00DD2E1D" w:rsidDel="00403C73">
          <w:rPr>
            <w:rFonts w:ascii="Garamond" w:hAnsi="Garamond"/>
            <w:color w:val="000000" w:themeColor="text1"/>
          </w:rPr>
          <w:t xml:space="preserve">a </w:t>
        </w:r>
        <w:r w:rsidR="00A41A20" w:rsidRPr="00DD2E1D" w:rsidDel="00403C73">
          <w:rPr>
            <w:rFonts w:ascii="Garamond" w:hAnsi="Garamond"/>
            <w:color w:val="000000" w:themeColor="text1"/>
          </w:rPr>
          <w:t>with</w:t>
        </w:r>
        <w:r w:rsidR="00396AE2" w:rsidRPr="00DD2E1D" w:rsidDel="00403C73">
          <w:rPr>
            <w:rFonts w:ascii="Garamond" w:hAnsi="Garamond"/>
            <w:color w:val="000000" w:themeColor="text1"/>
          </w:rPr>
          <w:t xml:space="preserve"> sufficient data to test for </w:t>
        </w:r>
        <w:r w:rsidR="00EB1BB5" w:rsidDel="00403C73">
          <w:rPr>
            <w:rFonts w:ascii="Garamond" w:hAnsi="Garamond"/>
            <w:color w:val="000000" w:themeColor="text1"/>
          </w:rPr>
          <w:t>its</w:t>
        </w:r>
        <w:r w:rsidR="00EB1BB5" w:rsidRPr="00DD2E1D" w:rsidDel="00403C73">
          <w:rPr>
            <w:rFonts w:ascii="Garamond" w:hAnsi="Garamond"/>
            <w:color w:val="000000" w:themeColor="text1"/>
          </w:rPr>
          <w:t xml:space="preserve"> </w:t>
        </w:r>
        <w:r w:rsidR="00396AE2" w:rsidRPr="00DD2E1D" w:rsidDel="00403C73">
          <w:rPr>
            <w:rFonts w:ascii="Garamond" w:hAnsi="Garamond"/>
            <w:color w:val="000000" w:themeColor="text1"/>
          </w:rPr>
          <w:t>effect</w:t>
        </w:r>
        <w:r w:rsidR="000C6F77" w:rsidRPr="00DD2E1D" w:rsidDel="00403C73">
          <w:rPr>
            <w:rFonts w:ascii="Garamond" w:hAnsi="Garamond"/>
            <w:color w:val="000000" w:themeColor="text1"/>
          </w:rPr>
          <w:t>.</w:t>
        </w:r>
        <w:r w:rsidR="007E5EF8" w:rsidRPr="00DD2E1D" w:rsidDel="00403C73">
          <w:rPr>
            <w:rFonts w:ascii="Garamond" w:hAnsi="Garamond"/>
            <w:color w:val="000000" w:themeColor="text1"/>
          </w:rPr>
          <w:t xml:space="preserve"> </w:t>
        </w:r>
      </w:moveFrom>
    </w:p>
    <w:moveFromRangeEnd w:id="285"/>
    <w:p w14:paraId="7FCB2162" w14:textId="77777777" w:rsidR="002C42E2" w:rsidRPr="007E3B63" w:rsidRDefault="002C42E2" w:rsidP="007E3B63">
      <w:pPr>
        <w:rPr>
          <w:rFonts w:ascii="Garamond" w:hAnsi="Garamond"/>
          <w:color w:val="000000" w:themeColor="text1"/>
        </w:rPr>
      </w:pPr>
    </w:p>
    <w:p w14:paraId="02323BF6" w14:textId="2CDD81DD" w:rsidR="002C42E2" w:rsidRPr="007E3B63" w:rsidRDefault="00563377" w:rsidP="008A067E">
      <w:pPr>
        <w:ind w:firstLine="720"/>
        <w:rPr>
          <w:rFonts w:ascii="Garamond" w:hAnsi="Garamond"/>
          <w:color w:val="000000" w:themeColor="text1"/>
        </w:rPr>
      </w:pPr>
      <w:r w:rsidRPr="007E3B63">
        <w:rPr>
          <w:rFonts w:ascii="Garamond" w:hAnsi="Garamond"/>
          <w:color w:val="000000" w:themeColor="text1"/>
        </w:rPr>
        <w:t xml:space="preserve">Starting with </w:t>
      </w:r>
      <w:r w:rsidR="001326C4">
        <w:rPr>
          <w:rFonts w:ascii="Garamond" w:hAnsi="Garamond"/>
          <w:color w:val="000000" w:themeColor="text1"/>
        </w:rPr>
        <w:t>Darwin</w:t>
      </w:r>
      <w:r w:rsidR="001326C4">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sup&gt;26&lt;/sup&gt;","plainTextFormattedCitation":"26","previouslyFormattedCitation":"&lt;sup&gt;26&lt;/sup&gt;"},"properties":{"noteIndex":0},"schema":"https://github.com/citation-style-language/schema/raw/master/csl-citation.json"}</w:instrText>
      </w:r>
      <w:r w:rsidR="001326C4">
        <w:rPr>
          <w:rFonts w:ascii="Garamond" w:hAnsi="Garamond"/>
          <w:color w:val="000000" w:themeColor="text1"/>
        </w:rPr>
        <w:fldChar w:fldCharType="separate"/>
      </w:r>
      <w:r w:rsidR="003A2BE2" w:rsidRPr="003A2BE2">
        <w:rPr>
          <w:rFonts w:ascii="Garamond" w:hAnsi="Garamond"/>
          <w:noProof/>
          <w:color w:val="000000" w:themeColor="text1"/>
          <w:vertAlign w:val="superscript"/>
        </w:rPr>
        <w:t>26</w:t>
      </w:r>
      <w:r w:rsidR="001326C4">
        <w:rPr>
          <w:rFonts w:ascii="Garamond" w:hAnsi="Garamond"/>
          <w:color w:val="000000" w:themeColor="text1"/>
        </w:rPr>
        <w:fldChar w:fldCharType="end"/>
      </w:r>
      <w:r w:rsidR="001326C4">
        <w:rPr>
          <w:rFonts w:ascii="Garamond" w:hAnsi="Garamond"/>
          <w:color w:val="000000" w:themeColor="text1"/>
        </w:rPr>
        <w:t>,</w:t>
      </w:r>
      <w:r w:rsidRPr="007E3B63">
        <w:rPr>
          <w:rFonts w:ascii="Garamond" w:hAnsi="Garamond"/>
          <w:color w:val="000000" w:themeColor="text1"/>
        </w:rPr>
        <w:t xml:space="preserve"> it 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w:t>
      </w:r>
      <w:r w:rsidR="00A045D9">
        <w:rPr>
          <w:rFonts w:ascii="Garamond" w:hAnsi="Garamond"/>
          <w:color w:val="000000" w:themeColor="text1"/>
        </w:rPr>
        <w:t xml:space="preserve">i.e. </w:t>
      </w:r>
      <w:r w:rsidR="00AF1DC7" w:rsidRPr="007E3B63">
        <w:rPr>
          <w:rFonts w:ascii="Garamond" w:hAnsi="Garamond"/>
          <w:color w:val="000000" w:themeColor="text1"/>
        </w:rPr>
        <w:t>phenotype</w:t>
      </w:r>
      <w:r w:rsidR="00A045D9">
        <w:rPr>
          <w:rFonts w:ascii="Garamond" w:hAnsi="Garamond"/>
          <w:color w:val="000000" w:themeColor="text1"/>
        </w:rPr>
        <w:t>s</w:t>
      </w:r>
      <w:r w:rsidR="00AF1DC7" w:rsidRPr="007E3B63">
        <w:rPr>
          <w:rFonts w:ascii="Garamond" w:hAnsi="Garamond"/>
          <w:color w:val="000000" w:themeColor="text1"/>
        </w:rPr>
        <w:t>)</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is that sexually selected traits in male animals show more variation than naturally selected traits</w:t>
      </w:r>
      <w:del w:id="287" w:author="Lauren Harrison" w:date="2020-09-26T14:51:00Z">
        <w:r w:rsidRPr="007E3B63" w:rsidDel="0059591C">
          <w:rPr>
            <w:rFonts w:ascii="Garamond" w:hAnsi="Garamond"/>
            <w:color w:val="000000" w:themeColor="text1"/>
          </w:rPr>
          <w:delText xml:space="preserve"> </w:delText>
        </w:r>
      </w:del>
      <w:r w:rsidR="00587C0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sup&gt;16&lt;/sup&gt;","plainTextFormattedCitation":"16","previouslyFormattedCitation":"&lt;sup&gt;16&lt;/sup&gt;"},"properties":{"noteIndex":0},"schema":"https://github.com/citation-style-language/schema/raw/master/csl-citation.json"}</w:instrText>
      </w:r>
      <w:r w:rsidR="00587C0F">
        <w:rPr>
          <w:rFonts w:ascii="Garamond" w:hAnsi="Garamond"/>
          <w:color w:val="000000" w:themeColor="text1"/>
        </w:rPr>
        <w:fldChar w:fldCharType="separate"/>
      </w:r>
      <w:r w:rsidR="003A2BE2" w:rsidRPr="003A2BE2">
        <w:rPr>
          <w:rFonts w:ascii="Garamond" w:hAnsi="Garamond"/>
          <w:noProof/>
          <w:color w:val="000000" w:themeColor="text1"/>
          <w:vertAlign w:val="superscript"/>
        </w:rPr>
        <w:t>16</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7324A">
        <w:rPr>
          <w:rFonts w:ascii="Garamond" w:hAnsi="Garamond"/>
          <w:color w:val="000000" w:themeColor="text1"/>
        </w:rPr>
        <w:t>nother</w:t>
      </w:r>
      <w:r w:rsidR="009B4AF1">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w:t>
      </w:r>
      <w:r w:rsidR="00D8402E">
        <w:rPr>
          <w:rFonts w:ascii="Garamond" w:hAnsi="Garamond"/>
          <w:color w:val="000000" w:themeColor="text1"/>
        </w:rPr>
        <w:t>traits not linked to reproduction had only marginally</w:t>
      </w:r>
      <w:r w:rsidRPr="007E3B63">
        <w:rPr>
          <w:rFonts w:ascii="Garamond" w:hAnsi="Garamond"/>
          <w:color w:val="000000" w:themeColor="text1"/>
        </w:rPr>
        <w:t xml:space="preserve">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than females</w:t>
      </w:r>
      <w:del w:id="288" w:author="Lauren Harrison" w:date="2020-09-26T14:51:00Z">
        <w:r w:rsidR="002C42E2" w:rsidRPr="007E3B63" w:rsidDel="0059591C">
          <w:rPr>
            <w:rFonts w:ascii="Garamond" w:hAnsi="Garamond"/>
            <w:color w:val="000000" w:themeColor="text1"/>
          </w:rPr>
          <w:delText xml:space="preserve"> </w:delText>
        </w:r>
      </w:del>
      <w:r w:rsidR="00587C0F" w:rsidRPr="00587C0F">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sup&gt;18&lt;/sup&gt;","plainTextFormattedCitation":"18","previouslyFormattedCitation":"&lt;sup&gt;18&lt;/sup&gt;"},"properties":{"noteIndex":0},"schema":"https://github.com/citation-style-language/schema/raw/master/csl-citation.json"}</w:instrText>
      </w:r>
      <w:r w:rsidR="00587C0F" w:rsidRPr="00587C0F">
        <w:rPr>
          <w:rFonts w:ascii="Garamond" w:hAnsi="Garamond"/>
          <w:color w:val="000000" w:themeColor="text1"/>
        </w:rPr>
        <w:fldChar w:fldCharType="separate"/>
      </w:r>
      <w:r w:rsidR="003A2BE2" w:rsidRPr="003A2BE2">
        <w:rPr>
          <w:rFonts w:ascii="Garamond" w:hAnsi="Garamond"/>
          <w:noProof/>
          <w:color w:val="000000" w:themeColor="text1"/>
          <w:vertAlign w:val="superscript"/>
        </w:rPr>
        <w:t>18</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w:t>
      </w:r>
      <w:del w:id="289" w:author="Lauren Harrison" w:date="2020-09-26T14:51:00Z">
        <w:r w:rsidRPr="007E3B63" w:rsidDel="0059591C">
          <w:rPr>
            <w:rFonts w:ascii="Garamond" w:hAnsi="Garamond"/>
            <w:color w:val="000000" w:themeColor="text1"/>
          </w:rPr>
          <w:delText xml:space="preserve"> </w:delText>
        </w:r>
      </w:del>
      <w:r w:rsidR="004E14DC">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4E14DC">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6AB01222"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009B715C">
        <w:rPr>
          <w:rFonts w:ascii="Garamond" w:hAnsi="Garamond"/>
          <w:color w:val="000000" w:themeColor="text1"/>
        </w:rPr>
        <w:t xml:space="preserve">mainly </w:t>
      </w:r>
      <w:r w:rsidR="00A045D9" w:rsidRPr="007E3B63">
        <w:rPr>
          <w:rFonts w:ascii="Garamond" w:hAnsi="Garamond"/>
          <w:color w:val="000000" w:themeColor="text1"/>
        </w:rPr>
        <w:t xml:space="preserve">focussed </w:t>
      </w:r>
      <w:r w:rsidRPr="007E3B63">
        <w:rPr>
          <w:rFonts w:ascii="Garamond" w:hAnsi="Garamond"/>
          <w:color w:val="000000" w:themeColor="text1"/>
        </w:rPr>
        <w:t>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w:t>
      </w:r>
      <w:r w:rsidR="009B715C">
        <w:rPr>
          <w:rFonts w:ascii="Garamond" w:hAnsi="Garamond"/>
          <w:color w:val="000000" w:themeColor="text1"/>
        </w:rPr>
        <w:t>of</w:t>
      </w:r>
      <w:r w:rsidR="00485DFD" w:rsidRPr="007E3B63">
        <w:rPr>
          <w:rFonts w:ascii="Garamond" w:hAnsi="Garamond"/>
          <w:color w:val="000000" w:themeColor="text1"/>
        </w:rPr>
        <w:t xml:space="preserve">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del w:id="290" w:author="Lauren Harrison" w:date="2020-09-26T14:51:00Z">
        <w:r w:rsidR="00892746" w:rsidRPr="007E3B63" w:rsidDel="0059591C">
          <w:rPr>
            <w:rFonts w:ascii="Garamond" w:hAnsi="Garamond"/>
            <w:color w:val="000000" w:themeColor="text1"/>
          </w:rPr>
          <w:delText xml:space="preserve"> </w:delText>
        </w:r>
      </w:del>
      <w:r w:rsidR="00DD4616">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DD4616">
        <w:rPr>
          <w:rFonts w:ascii="Garamond" w:hAnsi="Garamond"/>
          <w:color w:val="000000" w:themeColor="text1"/>
        </w:rPr>
        <w:fldChar w:fldCharType="separate"/>
      </w:r>
      <w:r w:rsidR="003A2BE2" w:rsidRPr="003A2BE2">
        <w:rPr>
          <w:rFonts w:ascii="Garamond" w:hAnsi="Garamond"/>
          <w:noProof/>
          <w:color w:val="000000" w:themeColor="text1"/>
          <w:vertAlign w:val="superscript"/>
        </w:rPr>
        <w:t>20</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w:t>
      </w:r>
      <w:r w:rsidRPr="007E3B63">
        <w:rPr>
          <w:rFonts w:ascii="Garamond" w:hAnsi="Garamond"/>
          <w:color w:val="000000" w:themeColor="text1"/>
        </w:rPr>
        <w:t xml:space="preserve">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t>
      </w:r>
      <w:r w:rsidR="009B715C">
        <w:rPr>
          <w:rFonts w:ascii="Garamond" w:hAnsi="Garamond"/>
          <w:color w:val="000000" w:themeColor="text1"/>
        </w:rPr>
        <w:t>probably</w:t>
      </w:r>
      <w:r w:rsidRPr="007E3B63">
        <w:rPr>
          <w:rFonts w:ascii="Garamond" w:hAnsi="Garamond"/>
          <w:color w:val="000000" w:themeColor="text1"/>
        </w:rPr>
        <w:t xml:space="preserve"> the most heavily studied model laboratory 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del w:id="291" w:author="Lauren Harrison" w:date="2020-09-26T14:51:00Z">
        <w:r w:rsidRPr="007E3B63" w:rsidDel="0059591C">
          <w:rPr>
            <w:rFonts w:ascii="Garamond" w:hAnsi="Garamond"/>
            <w:color w:val="000000" w:themeColor="text1"/>
          </w:rPr>
          <w:delText xml:space="preserve"> </w:delText>
        </w:r>
      </w:del>
      <w:r w:rsidR="00DD4616">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DD4616">
        <w:rPr>
          <w:rFonts w:ascii="Garamond" w:hAnsi="Garamond"/>
          <w:color w:val="000000" w:themeColor="text1"/>
        </w:rPr>
        <w:fldChar w:fldCharType="separate"/>
      </w:r>
      <w:r w:rsidR="003A2BE2" w:rsidRPr="003A2BE2">
        <w:rPr>
          <w:rFonts w:ascii="Garamond" w:hAnsi="Garamond"/>
          <w:noProof/>
          <w:color w:val="000000" w:themeColor="text1"/>
          <w:vertAlign w:val="superscript"/>
        </w:rPr>
        <w:t>19</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w:t>
      </w:r>
      <w:r w:rsidR="009B715C">
        <w:rPr>
          <w:rFonts w:ascii="Garamond" w:hAnsi="Garamond"/>
          <w:color w:val="000000" w:themeColor="text1"/>
        </w:rPr>
        <w:t xml:space="preserve"> </w:t>
      </w:r>
      <w:r w:rsidRPr="007E3B63">
        <w:rPr>
          <w:rFonts w:ascii="Garamond" w:hAnsi="Garamond"/>
          <w:color w:val="000000" w:themeColor="text1"/>
        </w:rPr>
        <w:t>there is</w:t>
      </w:r>
      <w:r w:rsidR="009B715C" w:rsidRPr="007E3B63">
        <w:rPr>
          <w:rFonts w:ascii="Garamond" w:hAnsi="Garamond"/>
          <w:color w:val="000000" w:themeColor="text1"/>
        </w:rPr>
        <w:t xml:space="preserve">, however, </w:t>
      </w:r>
      <w:del w:id="292" w:author="Lauren Harrison" w:date="2020-09-26T13:52:00Z">
        <w:r w:rsidRPr="007E3B63" w:rsidDel="00DD2E1D">
          <w:rPr>
            <w:rFonts w:ascii="Garamond" w:hAnsi="Garamond"/>
            <w:color w:val="000000" w:themeColor="text1"/>
          </w:rPr>
          <w:delText xml:space="preserve"> </w:delText>
        </w:r>
      </w:del>
      <w:r w:rsidRPr="007E3B63">
        <w:rPr>
          <w:rFonts w:ascii="Garamond" w:hAnsi="Garamond"/>
          <w:color w:val="000000" w:themeColor="text1"/>
        </w:rPr>
        <w:t>a clear bias towards either females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8A18C2D" w14:textId="7152202D" w:rsidR="00014070"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w:t>
      </w:r>
      <w:r w:rsidR="008C000B">
        <w:rPr>
          <w:rFonts w:ascii="Garamond" w:hAnsi="Garamond"/>
          <w:color w:val="000000" w:themeColor="text1"/>
        </w:rPr>
        <w:t>,</w:t>
      </w:r>
      <w:r w:rsidR="00A14E7F">
        <w:rPr>
          <w:rFonts w:ascii="Garamond" w:hAnsi="Garamond"/>
          <w:color w:val="000000" w:themeColor="text1"/>
        </w:rPr>
        <w:t xml:space="preserve"> at best,</w:t>
      </w:r>
      <w:r w:rsidR="00D25214" w:rsidRPr="007E3B63">
        <w:rPr>
          <w:rFonts w:ascii="Garamond" w:hAnsi="Garamond"/>
          <w:color w:val="000000" w:themeColor="text1"/>
        </w:rPr>
        <w:t xml:space="preserve"> </w:t>
      </w:r>
      <w:r w:rsidR="00A14E7F">
        <w:rPr>
          <w:rFonts w:ascii="Garamond" w:hAnsi="Garamond"/>
          <w:color w:val="000000" w:themeColor="text1"/>
        </w:rPr>
        <w:t xml:space="preserve">only weakly </w:t>
      </w:r>
      <w:r w:rsidR="00201427" w:rsidRPr="007E3B63">
        <w:rPr>
          <w:rFonts w:ascii="Garamond" w:hAnsi="Garamond"/>
          <w:color w:val="000000" w:themeColor="text1"/>
        </w:rPr>
        <w:t>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w:t>
      </w:r>
      <w:del w:id="293" w:author="Lauren Harrison" w:date="2020-09-26T14:53:00Z">
        <w:r w:rsidRPr="007E3B63" w:rsidDel="00A16935">
          <w:rPr>
            <w:rFonts w:ascii="Garamond" w:hAnsi="Garamond"/>
            <w:color w:val="000000" w:themeColor="text1"/>
          </w:rPr>
          <w:delText xml:space="preserve"> </w:delText>
        </w:r>
      </w:del>
      <w:r w:rsidR="00592AF0">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sup&gt;36,37&lt;/sup&gt;","plainTextFormattedCitation":"36,37","previouslyFormattedCitation":"&lt;sup&gt;36,37&lt;/sup&gt;"},"properties":{"noteIndex":0},"schema":"https://github.com/citation-style-language/schema/raw/master/csl-citation.json"}</w:instrText>
      </w:r>
      <w:r w:rsidR="00592AF0">
        <w:rPr>
          <w:rFonts w:ascii="Garamond" w:hAnsi="Garamond"/>
          <w:color w:val="000000" w:themeColor="text1"/>
        </w:rPr>
        <w:fldChar w:fldCharType="separate"/>
      </w:r>
      <w:r w:rsidR="007A70A3" w:rsidRPr="007A70A3">
        <w:rPr>
          <w:rFonts w:ascii="Garamond" w:hAnsi="Garamond"/>
          <w:noProof/>
          <w:color w:val="000000" w:themeColor="text1"/>
          <w:vertAlign w:val="superscript"/>
        </w:rPr>
        <w:t>36,37</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w:t>
      </w:r>
      <w:r w:rsidR="008C6C46">
        <w:rPr>
          <w:rFonts w:ascii="Garamond" w:hAnsi="Garamond"/>
          <w:color w:val="000000" w:themeColor="text1"/>
        </w:rPr>
        <w:t xml:space="preserve"> like </w:t>
      </w:r>
      <w:r w:rsidR="00D25214" w:rsidRPr="007E3B63">
        <w:rPr>
          <w:rFonts w:ascii="Garamond" w:hAnsi="Garamond"/>
          <w:color w:val="000000" w:themeColor="text1"/>
        </w:rPr>
        <w:t>personality</w:t>
      </w:r>
      <w:del w:id="294" w:author="Lauren Harrison" w:date="2020-09-26T14:53:00Z">
        <w:r w:rsidR="00592AF0" w:rsidDel="00A16935">
          <w:rPr>
            <w:rFonts w:ascii="Garamond" w:hAnsi="Garamond"/>
            <w:color w:val="000000" w:themeColor="text1"/>
          </w:rPr>
          <w:delText xml:space="preserve"> </w:delText>
        </w:r>
      </w:del>
      <w:r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sup&gt;11,34,38&lt;/sup&gt;","plainTextFormattedCitation":"11,34,38","previouslyFormattedCitation":"&lt;sup&gt;11,34,38&lt;/sup&gt;"},"properties":{"noteIndex":0},"schema":"https://github.com/citation-style-language/schema/raw/master/csl-citation.json"}</w:instrText>
      </w:r>
      <w:r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11,34,38</w:t>
      </w:r>
      <w:r w:rsidRPr="007E3B63">
        <w:rPr>
          <w:rFonts w:ascii="Garamond" w:hAnsi="Garamond"/>
          <w:color w:val="000000" w:themeColor="text1"/>
        </w:rPr>
        <w:fldChar w:fldCharType="end"/>
      </w:r>
      <w:r w:rsidR="00D25214" w:rsidRPr="007E3B63">
        <w:rPr>
          <w:rFonts w:ascii="Garamond" w:hAnsi="Garamond"/>
          <w:color w:val="000000" w:themeColor="text1"/>
        </w:rPr>
        <w:t>, cognitive ability</w:t>
      </w:r>
      <w:del w:id="295" w:author="Lauren Harrison" w:date="2020-09-26T14:53:00Z">
        <w:r w:rsidR="00D25214" w:rsidRPr="007E3B63" w:rsidDel="00A16935">
          <w:rPr>
            <w:rFonts w:ascii="Garamond" w:hAnsi="Garamond"/>
            <w:color w:val="000000" w:themeColor="text1"/>
          </w:rPr>
          <w:delText xml:space="preserve"> </w:delText>
        </w:r>
      </w:del>
      <w:r w:rsidR="00592AF0">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sup&gt;7,8,39,40&lt;/sup&gt;","plainTextFormattedCitation":"7,8,39,40","previouslyFormattedCitation":"&lt;sup&gt;7,8,39,40&lt;/sup&gt;"},"properties":{"noteIndex":0},"schema":"https://github.com/citation-style-language/schema/raw/master/csl-citation.json"}</w:instrText>
      </w:r>
      <w:r w:rsidR="00592AF0">
        <w:rPr>
          <w:rFonts w:ascii="Garamond" w:hAnsi="Garamond"/>
          <w:color w:val="000000" w:themeColor="text1"/>
        </w:rPr>
        <w:fldChar w:fldCharType="separate"/>
      </w:r>
      <w:r w:rsidR="007A70A3" w:rsidRPr="007A70A3">
        <w:rPr>
          <w:rFonts w:ascii="Garamond" w:hAnsi="Garamond"/>
          <w:noProof/>
          <w:color w:val="000000" w:themeColor="text1"/>
          <w:vertAlign w:val="superscript"/>
        </w:rPr>
        <w:t>7,8,39,40</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w:t>
      </w:r>
      <w:del w:id="296" w:author="Lauren Harrison" w:date="2020-09-26T14:53:00Z">
        <w:r w:rsidR="00D25214" w:rsidRPr="007E3B63" w:rsidDel="00A16935">
          <w:rPr>
            <w:rFonts w:ascii="Garamond" w:hAnsi="Garamond"/>
            <w:color w:val="000000" w:themeColor="text1"/>
          </w:rPr>
          <w:delText xml:space="preserve"> </w:delText>
        </w:r>
      </w:del>
      <w:r w:rsidR="006012C1" w:rsidRPr="006012C1">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sup&gt;1,4,6&lt;/sup&gt;","plainTextFormattedCitation":"1,4,6","previouslyFormattedCitation":"&lt;sup&gt;1,4,6&lt;/sup&gt;"},"properties":{"noteIndex":0},"schema":"https://github.com/citation-style-language/schema/raw/master/csl-citation.json"}</w:instrText>
      </w:r>
      <w:r w:rsidR="006012C1" w:rsidRPr="006012C1">
        <w:rPr>
          <w:rFonts w:ascii="Garamond" w:hAnsi="Garamond"/>
          <w:color w:val="000000" w:themeColor="text1"/>
        </w:rPr>
        <w:fldChar w:fldCharType="separate"/>
      </w:r>
      <w:r w:rsidR="00723750" w:rsidRPr="00723750">
        <w:rPr>
          <w:rFonts w:ascii="Garamond" w:hAnsi="Garamond"/>
          <w:noProof/>
          <w:color w:val="000000" w:themeColor="text1"/>
          <w:vertAlign w:val="superscript"/>
        </w:rPr>
        <w:t>1,4,6</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344074" w:rsidRPr="00344074">
        <w:rPr>
          <w:rFonts w:ascii="Garamond" w:hAnsi="Garamond"/>
        </w:rPr>
        <w:t>226</w:t>
      </w:r>
      <w:r w:rsidR="00422000" w:rsidRPr="00344074">
        <w:rPr>
          <w:rFonts w:ascii="Garamond" w:hAnsi="Garamond"/>
        </w:rPr>
        <w:t xml:space="preserve"> </w:t>
      </w:r>
      <w:r w:rsidR="00D25214" w:rsidRPr="007E3B63">
        <w:rPr>
          <w:rFonts w:ascii="Garamond" w:hAnsi="Garamond"/>
          <w:color w:val="000000" w:themeColor="text1"/>
        </w:rPr>
        <w:t>species that personality</w:t>
      </w:r>
      <w:r w:rsidR="008C6C46">
        <w:rPr>
          <w:rFonts w:ascii="Garamond" w:hAnsi="Garamond"/>
          <w:color w:val="000000" w:themeColor="text1"/>
        </w:rPr>
        <w:t xml:space="preserve">-like behavioural </w:t>
      </w:r>
      <w:r w:rsidR="00D25214" w:rsidRPr="007E3B63">
        <w:rPr>
          <w:rFonts w:ascii="Garamond" w:hAnsi="Garamond"/>
          <w:color w:val="000000" w:themeColor="text1"/>
        </w:rPr>
        <w:t>traits are</w:t>
      </w:r>
      <w:r w:rsidR="008C000B">
        <w:rPr>
          <w:rFonts w:ascii="Garamond" w:hAnsi="Garamond"/>
          <w:color w:val="000000" w:themeColor="text1"/>
        </w:rPr>
        <w:t>, in general,</w:t>
      </w:r>
      <w:r w:rsidR="00D25214" w:rsidRPr="007E3B63">
        <w:rPr>
          <w:rFonts w:ascii="Garamond" w:hAnsi="Garamond"/>
          <w:color w:val="000000" w:themeColor="text1"/>
        </w:rPr>
        <w:t xml:space="preserve"> not more variable in males than </w:t>
      </w:r>
      <w:r w:rsidR="00D25214" w:rsidRPr="007E3B63">
        <w:rPr>
          <w:rFonts w:ascii="Garamond" w:hAnsi="Garamond"/>
          <w:color w:val="000000" w:themeColor="text1"/>
        </w:rPr>
        <w:lastRenderedPageBreak/>
        <w:t>female</w:t>
      </w:r>
      <w:r w:rsidR="002E553A">
        <w:rPr>
          <w:rFonts w:ascii="Garamond" w:hAnsi="Garamond"/>
          <w:color w:val="000000" w:themeColor="text1"/>
        </w:rPr>
        <w:t>s</w:t>
      </w:r>
      <w:r w:rsidR="00D25214" w:rsidRPr="007E3B63">
        <w:rPr>
          <w:rFonts w:ascii="Garamond" w:hAnsi="Garamond"/>
          <w:color w:val="000000" w:themeColor="text1"/>
        </w:rPr>
        <w:t>. If anything, the trend is towards greater variation among females</w:t>
      </w:r>
      <w:r w:rsidR="00DD2E1D">
        <w:rPr>
          <w:rFonts w:ascii="Garamond" w:hAnsi="Garamond"/>
          <w:color w:val="000000" w:themeColor="text1"/>
        </w:rPr>
        <w:t xml:space="preserve"> (supporting</w:t>
      </w:r>
      <w:r w:rsidR="00A7676A">
        <w:rPr>
          <w:rFonts w:ascii="Garamond" w:hAnsi="Garamond"/>
          <w:color w:val="000000" w:themeColor="text1"/>
        </w:rPr>
        <w:t xml:space="preserve"> </w:t>
      </w:r>
      <w:r w:rsidR="00DD2E1D">
        <w:rPr>
          <w:rFonts w:ascii="Garamond" w:hAnsi="Garamond"/>
          <w:color w:val="000000" w:themeColor="text1"/>
        </w:rPr>
        <w:t>previous work</w:t>
      </w:r>
      <w:del w:id="297" w:author="Lauren Harrison" w:date="2020-09-26T14:53:00Z">
        <w:r w:rsidR="00DD2E1D" w:rsidDel="00A16935">
          <w:rPr>
            <w:rFonts w:ascii="Garamond" w:hAnsi="Garamond"/>
            <w:color w:val="000000" w:themeColor="text1"/>
          </w:rPr>
          <w:delText xml:space="preserve"> </w:delText>
        </w:r>
      </w:del>
      <w:r w:rsidR="00A7676A">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sidR="00A7676A">
        <w:rPr>
          <w:rFonts w:ascii="Garamond" w:hAnsi="Garamond"/>
          <w:color w:val="000000" w:themeColor="text1"/>
        </w:rPr>
        <w:fldChar w:fldCharType="separate"/>
      </w:r>
      <w:r w:rsidR="003A2BE2" w:rsidRPr="003A2BE2">
        <w:rPr>
          <w:rFonts w:ascii="Garamond" w:hAnsi="Garamond"/>
          <w:noProof/>
          <w:color w:val="000000" w:themeColor="text1"/>
          <w:vertAlign w:val="superscript"/>
        </w:rPr>
        <w:t>20</w:t>
      </w:r>
      <w:r w:rsidR="00A7676A">
        <w:rPr>
          <w:rFonts w:ascii="Garamond" w:hAnsi="Garamond"/>
          <w:color w:val="000000" w:themeColor="text1"/>
        </w:rPr>
        <w:fldChar w:fldCharType="end"/>
      </w:r>
      <w:r w:rsidR="00DD2E1D">
        <w:rPr>
          <w:rFonts w:ascii="Garamond" w:hAnsi="Garamond"/>
          <w:color w:val="000000" w:themeColor="text1"/>
        </w:rPr>
        <w:t>)</w:t>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del w:id="298" w:author="Lauren Harrison" w:date="2020-09-26T15:58:00Z">
        <w:r w:rsidR="00D25214" w:rsidRPr="007E3B63" w:rsidDel="00912498">
          <w:rPr>
            <w:rFonts w:ascii="Garamond" w:hAnsi="Garamond"/>
            <w:color w:val="000000" w:themeColor="text1"/>
          </w:rPr>
          <w:delText xml:space="preserve">previously </w:delText>
        </w:r>
      </w:del>
      <w:r w:rsidR="00D25214" w:rsidRPr="007E3B63">
        <w:rPr>
          <w:rFonts w:ascii="Garamond" w:hAnsi="Garamond"/>
          <w:color w:val="000000" w:themeColor="text1"/>
        </w:rPr>
        <w:t xml:space="preserve">hypothesised to arise, at least in mammals, due to </w:t>
      </w:r>
      <w:r w:rsidR="008C000B">
        <w:rPr>
          <w:rFonts w:ascii="Garamond" w:hAnsi="Garamond"/>
          <w:color w:val="000000" w:themeColor="text1"/>
        </w:rPr>
        <w:t>the effect of females</w:t>
      </w:r>
      <w:r w:rsidR="00D25214" w:rsidRPr="007E3B63">
        <w:rPr>
          <w:rFonts w:ascii="Garamond" w:hAnsi="Garamond"/>
          <w:color w:val="000000" w:themeColor="text1"/>
        </w:rPr>
        <w:t xml:space="preserve"> being at different stages of their </w:t>
      </w:r>
      <w:r w:rsidR="007E4271" w:rsidRPr="00D071CB">
        <w:rPr>
          <w:rFonts w:ascii="Garamond" w:hAnsi="Garamond"/>
          <w:color w:val="000000" w:themeColor="text1"/>
          <w:rPrChange w:id="299" w:author="Lauren Harrison" w:date="2020-09-26T14:48:00Z">
            <w:rPr>
              <w:rFonts w:ascii="Garamond" w:hAnsi="Garamond"/>
              <w:color w:val="000000" w:themeColor="text1"/>
              <w:highlight w:val="cyan"/>
            </w:rPr>
          </w:rPrChange>
        </w:rPr>
        <w:t>oestrus</w:t>
      </w:r>
      <w:r w:rsidR="00D25214" w:rsidRPr="00D071CB">
        <w:rPr>
          <w:rFonts w:ascii="Garamond" w:hAnsi="Garamond"/>
          <w:color w:val="000000" w:themeColor="text1"/>
          <w:rPrChange w:id="300" w:author="Lauren Harrison" w:date="2020-09-26T14:48:00Z">
            <w:rPr>
              <w:rFonts w:ascii="Garamond" w:hAnsi="Garamond"/>
              <w:color w:val="000000" w:themeColor="text1"/>
              <w:highlight w:val="cyan"/>
            </w:rPr>
          </w:rPrChange>
        </w:rPr>
        <w:t xml:space="preserve"> cycle</w:t>
      </w:r>
      <w:del w:id="301" w:author="Lauren Harrison" w:date="2020-09-26T14:53:00Z">
        <w:r w:rsidR="00D25214" w:rsidRPr="00D071CB" w:rsidDel="00A16935">
          <w:rPr>
            <w:rFonts w:ascii="Garamond" w:hAnsi="Garamond"/>
            <w:color w:val="000000" w:themeColor="text1"/>
            <w:rPrChange w:id="302" w:author="Lauren Harrison" w:date="2020-09-26T14:48:00Z">
              <w:rPr>
                <w:rFonts w:ascii="Garamond" w:hAnsi="Garamond"/>
                <w:color w:val="000000" w:themeColor="text1"/>
                <w:highlight w:val="cyan"/>
              </w:rPr>
            </w:rPrChange>
          </w:rPr>
          <w:delText xml:space="preserve"> </w:delText>
        </w:r>
      </w:del>
      <w:r w:rsidR="007E4271" w:rsidRPr="00D071CB">
        <w:rPr>
          <w:rFonts w:ascii="Garamond" w:hAnsi="Garamond"/>
          <w:color w:val="000000" w:themeColor="text1"/>
          <w:rPrChange w:id="303" w:author="Lauren Harrison" w:date="2020-09-26T14:48:00Z">
            <w:rPr>
              <w:rFonts w:ascii="Garamond" w:hAnsi="Garamond"/>
              <w:color w:val="000000" w:themeColor="text1"/>
              <w:highlight w:val="cyan"/>
            </w:rPr>
          </w:rPrChange>
        </w:rPr>
        <w:fldChar w:fldCharType="begin" w:fldLock="1"/>
      </w:r>
      <w:r w:rsidR="007A70A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sup&gt;19&lt;/sup&gt;","plainTextFormattedCitation":"19","previouslyFormattedCitation":"&lt;sup&gt;19&lt;/sup&gt;"},"properties":{"noteIndex":0},"schema":"https://github.com/citation-style-language/schema/raw/master/csl-citation.json"}</w:instrText>
      </w:r>
      <w:r w:rsidR="007E4271" w:rsidRPr="00D071CB">
        <w:rPr>
          <w:rFonts w:ascii="Garamond" w:hAnsi="Garamond"/>
          <w:color w:val="000000" w:themeColor="text1"/>
          <w:rPrChange w:id="304" w:author="Lauren Harrison" w:date="2020-09-26T14:48:00Z">
            <w:rPr>
              <w:rFonts w:ascii="Garamond" w:hAnsi="Garamond"/>
              <w:color w:val="000000" w:themeColor="text1"/>
              <w:highlight w:val="cyan"/>
            </w:rPr>
          </w:rPrChange>
        </w:rPr>
        <w:fldChar w:fldCharType="separate"/>
      </w:r>
      <w:r w:rsidR="003A2BE2" w:rsidRPr="003A2BE2">
        <w:rPr>
          <w:rFonts w:ascii="Garamond" w:hAnsi="Garamond"/>
          <w:noProof/>
          <w:color w:val="000000" w:themeColor="text1"/>
          <w:vertAlign w:val="superscript"/>
        </w:rPr>
        <w:t>19</w:t>
      </w:r>
      <w:r w:rsidR="007E4271" w:rsidRPr="00D071CB">
        <w:rPr>
          <w:rFonts w:ascii="Garamond" w:hAnsi="Garamond"/>
          <w:color w:val="000000" w:themeColor="text1"/>
          <w:rPrChange w:id="305" w:author="Lauren Harrison" w:date="2020-09-26T14:48:00Z">
            <w:rPr>
              <w:rFonts w:ascii="Garamond" w:hAnsi="Garamond"/>
              <w:color w:val="000000" w:themeColor="text1"/>
              <w:highlight w:val="cyan"/>
            </w:rPr>
          </w:rPrChange>
        </w:rPr>
        <w:fldChar w:fldCharType="end"/>
      </w:r>
      <w:r w:rsidR="00D25214" w:rsidRPr="00D071CB">
        <w:rPr>
          <w:rFonts w:ascii="Garamond" w:hAnsi="Garamond"/>
          <w:color w:val="000000" w:themeColor="text1"/>
          <w:rPrChange w:id="306" w:author="Lauren Harrison" w:date="2020-09-26T14:48:00Z">
            <w:rPr>
              <w:rFonts w:ascii="Garamond" w:hAnsi="Garamond"/>
              <w:color w:val="000000" w:themeColor="text1"/>
              <w:highlight w:val="cyan"/>
            </w:rPr>
          </w:rPrChange>
        </w:rPr>
        <w:t>.</w:t>
      </w:r>
      <w:r w:rsidR="000D6ECE">
        <w:rPr>
          <w:rFonts w:ascii="Garamond" w:hAnsi="Garamond"/>
          <w:color w:val="000000" w:themeColor="text1"/>
        </w:rPr>
        <w:t xml:space="preserve"> </w:t>
      </w:r>
      <w:r w:rsidRPr="00033574">
        <w:rPr>
          <w:rFonts w:ascii="Garamond" w:hAnsi="Garamond"/>
          <w:color w:val="000000" w:themeColor="text1"/>
        </w:rPr>
        <w:t>Our findings</w:t>
      </w:r>
      <w:r w:rsidR="00F100F4" w:rsidRPr="00033574">
        <w:rPr>
          <w:rFonts w:ascii="Garamond" w:hAnsi="Garamond"/>
          <w:color w:val="000000" w:themeColor="text1"/>
        </w:rPr>
        <w:t xml:space="preserve"> </w:t>
      </w:r>
      <w:r w:rsidRPr="00033574">
        <w:rPr>
          <w:rFonts w:ascii="Garamond" w:hAnsi="Garamond"/>
          <w:color w:val="000000" w:themeColor="text1"/>
        </w:rPr>
        <w:t xml:space="preserve">for animals </w:t>
      </w:r>
      <w:proofErr w:type="gramStart"/>
      <w:r w:rsidR="00F100F4" w:rsidRPr="00033574">
        <w:rPr>
          <w:rFonts w:ascii="Garamond" w:hAnsi="Garamond"/>
          <w:color w:val="000000" w:themeColor="text1"/>
        </w:rPr>
        <w:t>raises</w:t>
      </w:r>
      <w:proofErr w:type="gramEnd"/>
      <w:r w:rsidR="00F100F4" w:rsidRPr="00033574">
        <w:rPr>
          <w:rFonts w:ascii="Garamond" w:hAnsi="Garamond"/>
          <w:color w:val="000000" w:themeColor="text1"/>
        </w:rPr>
        <w:t xml:space="preserve"> </w:t>
      </w:r>
      <w:r w:rsidR="00EE5B40" w:rsidRPr="00033574">
        <w:rPr>
          <w:rFonts w:ascii="Garamond" w:hAnsi="Garamond"/>
          <w:color w:val="000000" w:themeColor="text1"/>
        </w:rPr>
        <w:t>doubts</w:t>
      </w:r>
      <w:r w:rsidR="00F100F4" w:rsidRPr="00033574">
        <w:rPr>
          <w:rFonts w:ascii="Garamond" w:hAnsi="Garamond"/>
          <w:color w:val="000000" w:themeColor="text1"/>
        </w:rPr>
        <w:t xml:space="preserve"> about </w:t>
      </w:r>
      <w:r w:rsidR="009D6B74" w:rsidRPr="00033574">
        <w:rPr>
          <w:rFonts w:ascii="Garamond" w:hAnsi="Garamond"/>
          <w:color w:val="000000" w:themeColor="text1"/>
        </w:rPr>
        <w:t xml:space="preserve">the extent to which biological </w:t>
      </w:r>
      <w:r w:rsidR="008C000B">
        <w:rPr>
          <w:rFonts w:ascii="Garamond" w:hAnsi="Garamond"/>
          <w:color w:val="000000" w:themeColor="text1"/>
        </w:rPr>
        <w:t>factors</w:t>
      </w:r>
      <w:r w:rsidR="00B02972">
        <w:rPr>
          <w:rFonts w:ascii="Garamond" w:hAnsi="Garamond"/>
          <w:color w:val="000000" w:themeColor="text1"/>
        </w:rPr>
        <w:t xml:space="preserve"> and evolutionary arguments</w:t>
      </w:r>
      <w:r w:rsidR="009D6B74" w:rsidRPr="00033574">
        <w:rPr>
          <w:rFonts w:ascii="Garamond" w:hAnsi="Garamond"/>
          <w:color w:val="000000" w:themeColor="text1"/>
        </w:rPr>
        <w:t xml:space="preserve"> </w:t>
      </w:r>
      <w:r w:rsidR="008C000B">
        <w:rPr>
          <w:rFonts w:ascii="Garamond" w:hAnsi="Garamond"/>
          <w:color w:val="000000" w:themeColor="text1"/>
        </w:rPr>
        <w:t>explain why</w:t>
      </w:r>
      <w:r w:rsidR="00F100F4" w:rsidRPr="00033574">
        <w:rPr>
          <w:rFonts w:ascii="Garamond" w:hAnsi="Garamond"/>
          <w:color w:val="000000" w:themeColor="text1"/>
        </w:rPr>
        <w:t xml:space="preserve"> </w:t>
      </w:r>
      <w:r w:rsidR="00EA24AA" w:rsidRPr="00033574">
        <w:rPr>
          <w:rFonts w:ascii="Garamond" w:hAnsi="Garamond"/>
          <w:color w:val="000000" w:themeColor="text1"/>
        </w:rPr>
        <w:t xml:space="preserve">men have greater </w:t>
      </w:r>
      <w:r w:rsidR="00033574" w:rsidRPr="00033574">
        <w:rPr>
          <w:rFonts w:ascii="Garamond" w:hAnsi="Garamond"/>
          <w:color w:val="000000" w:themeColor="text1"/>
        </w:rPr>
        <w:t xml:space="preserve">trait </w:t>
      </w:r>
      <w:r w:rsidR="00EA24AA" w:rsidRPr="00033574">
        <w:rPr>
          <w:rFonts w:ascii="Garamond" w:hAnsi="Garamond"/>
          <w:color w:val="000000" w:themeColor="text1"/>
        </w:rPr>
        <w:t>variation than women</w:t>
      </w:r>
      <w:r w:rsidR="008C000B">
        <w:rPr>
          <w:rFonts w:ascii="Garamond" w:hAnsi="Garamond"/>
          <w:color w:val="000000" w:themeColor="text1"/>
        </w:rPr>
        <w:t xml:space="preserve"> for behavioural traits</w:t>
      </w:r>
      <w:r w:rsidRPr="00033574">
        <w:rPr>
          <w:rFonts w:ascii="Garamond" w:hAnsi="Garamond"/>
          <w:color w:val="000000" w:themeColor="text1"/>
        </w:rPr>
        <w:t xml:space="preserve">. </w:t>
      </w:r>
    </w:p>
    <w:p w14:paraId="157DE092" w14:textId="77777777" w:rsidR="000B5B0D" w:rsidRDefault="000B5B0D" w:rsidP="008A067E">
      <w:pPr>
        <w:ind w:firstLine="720"/>
        <w:rPr>
          <w:rFonts w:ascii="Garamond" w:hAnsi="Garamond"/>
          <w:color w:val="000000" w:themeColor="text1"/>
        </w:rPr>
      </w:pPr>
    </w:p>
    <w:p w14:paraId="010F6639" w14:textId="311819B8" w:rsidR="00A50073" w:rsidRDefault="00EE5B40" w:rsidP="008A067E">
      <w:pPr>
        <w:ind w:firstLine="720"/>
        <w:rPr>
          <w:rFonts w:ascii="Garamond" w:hAnsi="Garamond"/>
          <w:color w:val="000000" w:themeColor="text1"/>
        </w:rPr>
      </w:pPr>
      <w:r w:rsidRPr="007E3B63">
        <w:rPr>
          <w:rFonts w:ascii="Garamond" w:hAnsi="Garamond"/>
          <w:color w:val="000000" w:themeColor="text1"/>
        </w:rPr>
        <w:t xml:space="preserve">One widespread </w:t>
      </w:r>
      <w:r w:rsidR="00B07768" w:rsidRPr="007E3B63">
        <w:rPr>
          <w:rFonts w:ascii="Garamond" w:hAnsi="Garamond"/>
          <w:color w:val="000000" w:themeColor="text1"/>
        </w:rPr>
        <w:t xml:space="preserve">biological </w:t>
      </w:r>
      <w:r w:rsidRPr="007E3B63">
        <w:rPr>
          <w:rFonts w:ascii="Garamond" w:hAnsi="Garamond"/>
          <w:color w:val="000000" w:themeColor="text1"/>
        </w:rPr>
        <w:t>explanation</w:t>
      </w:r>
      <w:del w:id="307" w:author="Lauren Harrison" w:date="2020-09-26T16:11:00Z">
        <w:r w:rsidRPr="007E3B63" w:rsidDel="0057655F">
          <w:rPr>
            <w:rFonts w:ascii="Garamond" w:hAnsi="Garamond"/>
            <w:color w:val="000000" w:themeColor="text1"/>
          </w:rPr>
          <w:delText>s</w:delText>
        </w:r>
      </w:del>
      <w:r w:rsidRPr="007E3B63">
        <w:rPr>
          <w:rFonts w:ascii="Garamond" w:hAnsi="Garamond"/>
          <w:color w:val="000000" w:themeColor="text1"/>
        </w:rPr>
        <w:t xml:space="preserve"> for greater variation among men than women is </w:t>
      </w:r>
      <w:r w:rsidR="00670A51" w:rsidRPr="007E3B63">
        <w:rPr>
          <w:rFonts w:ascii="Garamond" w:hAnsi="Garamond"/>
          <w:color w:val="000000" w:themeColor="text1"/>
        </w:rPr>
        <w:t>attributed to sex chromosomes</w:t>
      </w:r>
      <w:r w:rsidR="00FB54D0">
        <w:rPr>
          <w:rFonts w:ascii="Garamond" w:hAnsi="Garamond"/>
          <w:color w:val="000000" w:themeColor="text1"/>
        </w:rPr>
        <w:t>,</w:t>
      </w:r>
      <w:r w:rsidR="00670A51" w:rsidRPr="007E3B63">
        <w:rPr>
          <w:rFonts w:ascii="Garamond" w:hAnsi="Garamond"/>
          <w:color w:val="000000" w:themeColor="text1"/>
        </w:rPr>
        <w:t xml:space="preserve"> and the fact that men are XY and women XX. Men therefore only express genes from a single X chromosome, while women, on average, express genes </w:t>
      </w:r>
      <w:r w:rsidR="00FB54D0">
        <w:rPr>
          <w:rFonts w:ascii="Garamond" w:hAnsi="Garamond"/>
          <w:color w:val="000000" w:themeColor="text1"/>
        </w:rPr>
        <w:t>on</w:t>
      </w:r>
      <w:r w:rsidR="00FB54D0" w:rsidRPr="007E3B63">
        <w:rPr>
          <w:rFonts w:ascii="Garamond" w:hAnsi="Garamond"/>
          <w:color w:val="000000" w:themeColor="text1"/>
        </w:rPr>
        <w:t xml:space="preserve"> </w:t>
      </w:r>
      <w:r w:rsidR="00670A51" w:rsidRPr="007E3B63">
        <w:rPr>
          <w:rFonts w:ascii="Garamond" w:hAnsi="Garamond"/>
          <w:color w:val="000000" w:themeColor="text1"/>
        </w:rPr>
        <w:t xml:space="preserve">both. The net effect is greater variance in gene expression among men, which should </w:t>
      </w:r>
      <w:r w:rsidR="00AC2B93" w:rsidRPr="007E3B63">
        <w:rPr>
          <w:rFonts w:ascii="Garamond" w:hAnsi="Garamond"/>
          <w:color w:val="000000" w:themeColor="text1"/>
        </w:rPr>
        <w:t xml:space="preserve">tend to </w:t>
      </w:r>
      <w:r w:rsidR="00670A51" w:rsidRPr="007E3B63">
        <w:rPr>
          <w:rFonts w:ascii="Garamond" w:hAnsi="Garamond"/>
          <w:color w:val="000000" w:themeColor="text1"/>
        </w:rPr>
        <w:t>increase the level of phenotypic variation</w:t>
      </w:r>
      <w:del w:id="308" w:author="Lauren Harrison" w:date="2020-09-26T14:53:00Z">
        <w:r w:rsidR="00AC2B93" w:rsidRPr="007E3B63" w:rsidDel="007704EE">
          <w:rPr>
            <w:rFonts w:ascii="Garamond" w:hAnsi="Garamond"/>
            <w:color w:val="000000" w:themeColor="text1"/>
          </w:rPr>
          <w:delText xml:space="preserve"> </w:delText>
        </w:r>
      </w:del>
      <w:r w:rsidR="00AD6F31">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sup&gt;17&lt;/sup&gt;","plainTextFormattedCitation":"17","previouslyFormattedCitation":"&lt;sup&gt;17&lt;/sup&gt;"},"properties":{"noteIndex":0},"schema":"https://github.com/citation-style-language/schema/raw/master/csl-citation.json"}</w:instrText>
      </w:r>
      <w:r w:rsidR="00AD6F31">
        <w:rPr>
          <w:rFonts w:ascii="Garamond" w:hAnsi="Garamond"/>
          <w:color w:val="000000" w:themeColor="text1"/>
        </w:rPr>
        <w:fldChar w:fldCharType="separate"/>
      </w:r>
      <w:r w:rsidR="003A2BE2" w:rsidRPr="003A2BE2">
        <w:rPr>
          <w:rFonts w:ascii="Garamond" w:hAnsi="Garamond"/>
          <w:noProof/>
          <w:color w:val="000000" w:themeColor="text1"/>
          <w:vertAlign w:val="superscript"/>
        </w:rPr>
        <w:t>17</w:t>
      </w:r>
      <w:r w:rsidR="00AD6F31">
        <w:rPr>
          <w:rFonts w:ascii="Garamond" w:hAnsi="Garamond"/>
          <w:color w:val="000000" w:themeColor="text1"/>
        </w:rPr>
        <w:fldChar w:fldCharType="end"/>
      </w:r>
      <w:r w:rsidR="00670A51" w:rsidRPr="007E3B63">
        <w:rPr>
          <w:rFonts w:ascii="Garamond" w:hAnsi="Garamond"/>
          <w:color w:val="000000" w:themeColor="text1"/>
        </w:rPr>
        <w:t>.</w:t>
      </w:r>
      <w:r w:rsidR="00945ECA" w:rsidRPr="007E3B63">
        <w:rPr>
          <w:rFonts w:ascii="Garamond" w:hAnsi="Garamond"/>
          <w:color w:val="000000" w:themeColor="text1"/>
        </w:rPr>
        <w:t xml:space="preserve"> </w:t>
      </w:r>
      <w:r w:rsidR="00FB54D0">
        <w:rPr>
          <w:rFonts w:ascii="Garamond" w:hAnsi="Garamond"/>
          <w:color w:val="000000" w:themeColor="text1"/>
        </w:rPr>
        <w:t>However</w:t>
      </w:r>
      <w:r w:rsidR="00670A51" w:rsidRPr="007E3B63">
        <w:rPr>
          <w:rFonts w:ascii="Garamond" w:hAnsi="Garamond"/>
          <w:color w:val="000000" w:themeColor="text1"/>
        </w:rPr>
        <w:t>,</w:t>
      </w:r>
      <w:r w:rsidR="00014070">
        <w:rPr>
          <w:rFonts w:ascii="Garamond" w:hAnsi="Garamond"/>
          <w:color w:val="000000" w:themeColor="text1"/>
        </w:rPr>
        <w:t xml:space="preserve"> we found </w:t>
      </w:r>
      <w:r w:rsidR="00670A51" w:rsidRPr="007E3B63">
        <w:rPr>
          <w:rFonts w:ascii="Garamond" w:hAnsi="Garamond"/>
          <w:color w:val="000000" w:themeColor="text1"/>
        </w:rPr>
        <w:t xml:space="preserve">no difference </w:t>
      </w:r>
      <w:r w:rsidR="00FB54D0">
        <w:rPr>
          <w:rFonts w:ascii="Garamond" w:hAnsi="Garamond"/>
          <w:color w:val="000000" w:themeColor="text1"/>
        </w:rPr>
        <w:t xml:space="preserve">in the sex difference in variability </w:t>
      </w:r>
      <w:r w:rsidR="00670A51" w:rsidRPr="007E3B63">
        <w:rPr>
          <w:rFonts w:ascii="Garamond" w:hAnsi="Garamond"/>
          <w:color w:val="000000" w:themeColor="text1"/>
        </w:rPr>
        <w:t xml:space="preserve">between mammals and birds even though males are heterogametic in mammals and homogametic in birds. One explanation is that genes on sex chromosomes do not </w:t>
      </w:r>
      <w:r w:rsidR="00AC2B93" w:rsidRPr="007E3B63">
        <w:rPr>
          <w:rFonts w:ascii="Garamond" w:hAnsi="Garamond"/>
          <w:color w:val="000000" w:themeColor="text1"/>
        </w:rPr>
        <w:t>affect</w:t>
      </w:r>
      <w:r w:rsidR="00FB54D0">
        <w:rPr>
          <w:rFonts w:ascii="Garamond" w:hAnsi="Garamond"/>
          <w:color w:val="000000" w:themeColor="text1"/>
        </w:rPr>
        <w:t>, or only weakly affect,</w:t>
      </w:r>
      <w:r w:rsidR="00670A51" w:rsidRPr="007E3B63">
        <w:rPr>
          <w:rFonts w:ascii="Garamond" w:hAnsi="Garamond"/>
          <w:color w:val="000000" w:themeColor="text1"/>
        </w:rPr>
        <w:t xml:space="preserve"> behaviour</w:t>
      </w:r>
      <w:r w:rsidR="00FB54D0">
        <w:rPr>
          <w:rFonts w:ascii="Garamond" w:hAnsi="Garamond"/>
          <w:color w:val="000000" w:themeColor="text1"/>
        </w:rPr>
        <w:t xml:space="preserve">s </w:t>
      </w:r>
      <w:r w:rsidR="00670A51" w:rsidRPr="007E3B63">
        <w:rPr>
          <w:rFonts w:ascii="Garamond" w:hAnsi="Garamond"/>
          <w:color w:val="000000" w:themeColor="text1"/>
        </w:rPr>
        <w:t>associated with personality in animals.</w:t>
      </w:r>
      <w:ins w:id="309" w:author="Lauren Harrison" w:date="2020-09-26T16:11:00Z">
        <w:r w:rsidR="0057655F">
          <w:rPr>
            <w:rFonts w:ascii="Garamond" w:hAnsi="Garamond"/>
            <w:color w:val="000000" w:themeColor="text1"/>
          </w:rPr>
          <w:t xml:space="preserve"> </w:t>
        </w:r>
      </w:ins>
      <w:del w:id="310" w:author="Lauren Harrison" w:date="2020-09-26T16:11:00Z">
        <w:r w:rsidR="00262EEF" w:rsidDel="0057655F">
          <w:rPr>
            <w:rFonts w:ascii="Garamond" w:hAnsi="Garamond"/>
            <w:color w:val="000000" w:themeColor="text1"/>
          </w:rPr>
          <w:delText xml:space="preserve"> </w:delText>
        </w:r>
      </w:del>
      <w:del w:id="311" w:author="Lauren Harrison" w:date="2020-09-26T16:18:00Z">
        <w:r w:rsidR="00262EEF" w:rsidRPr="00DD2E1D" w:rsidDel="0057655F">
          <w:rPr>
            <w:rFonts w:ascii="Garamond" w:hAnsi="Garamond"/>
            <w:color w:val="000000" w:themeColor="text1"/>
            <w:highlight w:val="yellow"/>
          </w:rPr>
          <w:delText xml:space="preserve">In mammals, genes responsible for </w:delText>
        </w:r>
        <w:r w:rsidR="00113277" w:rsidRPr="00DD2E1D" w:rsidDel="0057655F">
          <w:rPr>
            <w:rFonts w:ascii="Garamond" w:hAnsi="Garamond"/>
            <w:color w:val="000000" w:themeColor="text1"/>
            <w:highlight w:val="yellow"/>
          </w:rPr>
          <w:delText xml:space="preserve">body size, </w:delText>
        </w:r>
        <w:r w:rsidR="00262EEF" w:rsidRPr="00DD2E1D" w:rsidDel="0057655F">
          <w:rPr>
            <w:rFonts w:ascii="Garamond" w:hAnsi="Garamond"/>
            <w:color w:val="000000" w:themeColor="text1"/>
            <w:highlight w:val="yellow"/>
          </w:rPr>
          <w:delText>brain gender</w:delText>
        </w:r>
        <w:r w:rsidR="00113277" w:rsidRPr="00DD2E1D" w:rsidDel="0057655F">
          <w:rPr>
            <w:rFonts w:ascii="Garamond" w:hAnsi="Garamond"/>
            <w:color w:val="000000" w:themeColor="text1"/>
            <w:highlight w:val="yellow"/>
          </w:rPr>
          <w:delText xml:space="preserve"> and brain characteristics </w:delText>
        </w:r>
        <w:r w:rsidR="00262EEF" w:rsidRPr="00DD2E1D" w:rsidDel="0057655F">
          <w:rPr>
            <w:rFonts w:ascii="Garamond" w:hAnsi="Garamond"/>
            <w:color w:val="000000" w:themeColor="text1"/>
            <w:highlight w:val="yellow"/>
          </w:rPr>
          <w:delText>are X-linked and frequently escape X chromosome inactivation processes that silence gene expression</w:delText>
        </w:r>
        <w:r w:rsidR="00A85405" w:rsidRPr="00DD2E1D" w:rsidDel="0057655F">
          <w:rPr>
            <w:rFonts w:ascii="Garamond" w:hAnsi="Garamond"/>
            <w:color w:val="000000" w:themeColor="text1"/>
            <w:highlight w:val="yellow"/>
          </w:rPr>
          <w:delText xml:space="preserve">, leading to </w:delText>
        </w:r>
        <w:r w:rsidR="00113277" w:rsidRPr="00DD2E1D" w:rsidDel="0057655F">
          <w:rPr>
            <w:rFonts w:ascii="Garamond" w:hAnsi="Garamond"/>
            <w:color w:val="000000" w:themeColor="text1"/>
            <w:highlight w:val="yellow"/>
          </w:rPr>
          <w:delText>variability</w:delText>
        </w:r>
      </w:del>
      <w:del w:id="312" w:author="Lauren Harrison" w:date="2020-09-26T15:17:00Z">
        <w:r w:rsidR="00262EEF" w:rsidRPr="00DD2E1D" w:rsidDel="002156F9">
          <w:rPr>
            <w:rFonts w:ascii="Garamond" w:hAnsi="Garamond"/>
            <w:color w:val="000000" w:themeColor="text1"/>
            <w:highlight w:val="yellow"/>
          </w:rPr>
          <w:delText xml:space="preserve"> </w:delText>
        </w:r>
      </w:del>
      <w:commentRangeStart w:id="313"/>
      <w:del w:id="314" w:author="Lauren Harrison" w:date="2020-09-26T16:18:00Z">
        <w:r w:rsidR="00A50073" w:rsidRPr="00DD2E1D" w:rsidDel="0057655F">
          <w:rPr>
            <w:rFonts w:ascii="Garamond" w:hAnsi="Garamond"/>
            <w:color w:val="000000" w:themeColor="text1"/>
            <w:highlight w:val="yellow"/>
          </w:rPr>
          <w:fldChar w:fldCharType="begin" w:fldLock="1"/>
        </w:r>
        <w:r w:rsidR="00E72E2B" w:rsidRPr="0057655F" w:rsidDel="0057655F">
          <w:rPr>
            <w:rFonts w:ascii="Garamond" w:hAnsi="Garamond"/>
            <w:color w:val="000000" w:themeColor="text1"/>
            <w:highlight w:val="yellow"/>
          </w:rPr>
          <w:del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lt;sup&gt;47–49&lt;/sup&gt;","plainTextFormattedCitation":"47–49","previouslyFormattedCitation":"&lt;sup&gt;47–49&lt;/sup&gt;"},"properties":{"noteIndex":0},"schema":"https://github.com/citation-style-language/schema/raw/master/csl-citation.json"}</w:delInstrText>
        </w:r>
        <w:r w:rsidR="00A50073" w:rsidRPr="00DD2E1D" w:rsidDel="0057655F">
          <w:rPr>
            <w:rFonts w:ascii="Garamond" w:hAnsi="Garamond"/>
            <w:color w:val="000000" w:themeColor="text1"/>
            <w:highlight w:val="yellow"/>
          </w:rPr>
          <w:fldChar w:fldCharType="separate"/>
        </w:r>
        <w:r w:rsidR="00D25693" w:rsidRPr="0057655F" w:rsidDel="0057655F">
          <w:rPr>
            <w:rFonts w:ascii="Garamond" w:hAnsi="Garamond"/>
            <w:noProof/>
            <w:color w:val="000000" w:themeColor="text1"/>
            <w:highlight w:val="yellow"/>
            <w:vertAlign w:val="superscript"/>
          </w:rPr>
          <w:delText>47–49</w:delText>
        </w:r>
        <w:r w:rsidR="00A50073" w:rsidRPr="00DD2E1D" w:rsidDel="0057655F">
          <w:rPr>
            <w:rFonts w:ascii="Garamond" w:hAnsi="Garamond"/>
            <w:color w:val="000000" w:themeColor="text1"/>
            <w:highlight w:val="yellow"/>
          </w:rPr>
          <w:fldChar w:fldCharType="end"/>
        </w:r>
        <w:commentRangeEnd w:id="313"/>
        <w:r w:rsidR="00FB54D0" w:rsidDel="0057655F">
          <w:rPr>
            <w:rStyle w:val="CommentReference"/>
          </w:rPr>
          <w:commentReference w:id="313"/>
        </w:r>
        <w:r w:rsidR="00A50073" w:rsidRPr="00DD2E1D" w:rsidDel="0057655F">
          <w:rPr>
            <w:rFonts w:ascii="Garamond" w:hAnsi="Garamond"/>
            <w:color w:val="000000" w:themeColor="text1"/>
            <w:highlight w:val="yellow"/>
          </w:rPr>
          <w:delText>.</w:delText>
        </w:r>
        <w:r w:rsidR="00A50073" w:rsidDel="0057655F">
          <w:rPr>
            <w:rFonts w:ascii="Garamond" w:hAnsi="Garamond"/>
            <w:color w:val="000000" w:themeColor="text1"/>
          </w:rPr>
          <w:delText xml:space="preserve"> </w:delText>
        </w:r>
      </w:del>
      <w:ins w:id="315" w:author="Lauren Harrison" w:date="2020-09-26T16:14:00Z">
        <w:r w:rsidR="0057655F">
          <w:rPr>
            <w:rFonts w:ascii="Garamond" w:hAnsi="Garamond"/>
            <w:color w:val="000000" w:themeColor="text1"/>
          </w:rPr>
          <w:t xml:space="preserve">In </w:t>
        </w:r>
      </w:ins>
      <w:ins w:id="316" w:author="Lauren Harrison" w:date="2020-09-26T16:17:00Z">
        <w:r w:rsidR="0057655F">
          <w:rPr>
            <w:rFonts w:ascii="Garamond" w:hAnsi="Garamond"/>
            <w:color w:val="000000" w:themeColor="text1"/>
          </w:rPr>
          <w:t xml:space="preserve">comparison, for </w:t>
        </w:r>
      </w:ins>
      <w:ins w:id="317" w:author="Lauren Harrison" w:date="2020-09-26T16:14:00Z">
        <w:r w:rsidR="0057655F">
          <w:rPr>
            <w:rFonts w:ascii="Garamond" w:hAnsi="Garamond"/>
            <w:color w:val="000000" w:themeColor="text1"/>
          </w:rPr>
          <w:t>mammals</w:t>
        </w:r>
      </w:ins>
      <w:ins w:id="318" w:author="Lauren Harrison" w:date="2020-09-26T16:17:00Z">
        <w:r w:rsidR="0057655F">
          <w:rPr>
            <w:rFonts w:ascii="Garamond" w:hAnsi="Garamond"/>
            <w:color w:val="000000" w:themeColor="text1"/>
          </w:rPr>
          <w:t xml:space="preserve"> at least</w:t>
        </w:r>
      </w:ins>
      <w:ins w:id="319" w:author="Lauren Harrison" w:date="2020-09-26T16:14:00Z">
        <w:r w:rsidR="0057655F">
          <w:rPr>
            <w:rFonts w:ascii="Garamond" w:hAnsi="Garamond"/>
            <w:color w:val="000000" w:themeColor="text1"/>
          </w:rPr>
          <w:t xml:space="preserve">, </w:t>
        </w:r>
      </w:ins>
      <w:ins w:id="320" w:author="Lauren Harrison" w:date="2020-09-26T16:15:00Z">
        <w:r w:rsidR="0057655F">
          <w:rPr>
            <w:rFonts w:ascii="Garamond" w:hAnsi="Garamond"/>
            <w:color w:val="000000" w:themeColor="text1"/>
          </w:rPr>
          <w:t>genes responsible for both cognitive abilit</w:t>
        </w:r>
      </w:ins>
      <w:ins w:id="321" w:author="Lauren Harrison" w:date="2020-09-26T16:18:00Z">
        <w:r w:rsidR="0057655F">
          <w:rPr>
            <w:rFonts w:ascii="Garamond" w:hAnsi="Garamond"/>
            <w:color w:val="000000" w:themeColor="text1"/>
          </w:rPr>
          <w:t>y</w:t>
        </w:r>
      </w:ins>
      <w:ins w:id="322" w:author="Lauren Harrison" w:date="2020-09-26T16:15:00Z">
        <w:r w:rsidR="0057655F">
          <w:rPr>
            <w:rFonts w:ascii="Garamond" w:hAnsi="Garamond"/>
            <w:color w:val="000000" w:themeColor="text1"/>
          </w:rPr>
          <w:t xml:space="preserve"> and brain structure are </w:t>
        </w:r>
      </w:ins>
      <w:ins w:id="323" w:author="Lauren Harrison" w:date="2020-09-26T16:16:00Z">
        <w:r w:rsidR="0057655F">
          <w:rPr>
            <w:rFonts w:ascii="Garamond" w:hAnsi="Garamond"/>
            <w:color w:val="000000" w:themeColor="text1"/>
          </w:rPr>
          <w:t>thought to be X-linked</w:t>
        </w:r>
        <w:r w:rsidR="0057655F">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sup&gt;41&lt;/sup&gt;","plainTextFormattedCitation":"41","previouslyFormattedCitation":"&lt;sup&gt;41&lt;/sup&gt;"},"properties":{"noteIndex":0},"schema":"https://github.com/citation-style-language/schema/raw/master/csl-citation.json"}</w:instrText>
      </w:r>
      <w:r w:rsidR="0057655F">
        <w:rPr>
          <w:rFonts w:ascii="Garamond" w:hAnsi="Garamond"/>
          <w:color w:val="000000" w:themeColor="text1"/>
        </w:rPr>
        <w:fldChar w:fldCharType="separate"/>
      </w:r>
      <w:r w:rsidR="007A70A3" w:rsidRPr="007A70A3">
        <w:rPr>
          <w:rFonts w:ascii="Garamond" w:hAnsi="Garamond"/>
          <w:noProof/>
          <w:color w:val="000000" w:themeColor="text1"/>
          <w:vertAlign w:val="superscript"/>
        </w:rPr>
        <w:t>41</w:t>
      </w:r>
      <w:ins w:id="324" w:author="Lauren Harrison" w:date="2020-09-26T16:16:00Z">
        <w:r w:rsidR="0057655F">
          <w:rPr>
            <w:rFonts w:ascii="Garamond" w:hAnsi="Garamond"/>
            <w:color w:val="000000" w:themeColor="text1"/>
          </w:rPr>
          <w:fldChar w:fldCharType="end"/>
        </w:r>
        <w:r w:rsidR="0057655F">
          <w:rPr>
            <w:rFonts w:ascii="Garamond" w:hAnsi="Garamond"/>
            <w:color w:val="000000" w:themeColor="text1"/>
          </w:rPr>
          <w:t xml:space="preserve">, which might </w:t>
        </w:r>
      </w:ins>
      <w:ins w:id="325" w:author="Lauren Harrison" w:date="2020-09-26T16:18:00Z">
        <w:r w:rsidR="0057655F">
          <w:rPr>
            <w:rFonts w:ascii="Garamond" w:hAnsi="Garamond"/>
            <w:color w:val="000000" w:themeColor="text1"/>
          </w:rPr>
          <w:t xml:space="preserve">partially </w:t>
        </w:r>
      </w:ins>
      <w:ins w:id="326" w:author="Lauren Harrison" w:date="2020-09-26T16:16:00Z">
        <w:r w:rsidR="0057655F">
          <w:rPr>
            <w:rFonts w:ascii="Garamond" w:hAnsi="Garamond"/>
            <w:color w:val="000000" w:themeColor="text1"/>
          </w:rPr>
          <w:t>explain the</w:t>
        </w:r>
      </w:ins>
      <w:ins w:id="327" w:author="Lauren Harrison" w:date="2020-09-26T16:17:00Z">
        <w:r w:rsidR="0057655F">
          <w:rPr>
            <w:rFonts w:ascii="Garamond" w:hAnsi="Garamond"/>
            <w:color w:val="000000" w:themeColor="text1"/>
          </w:rPr>
          <w:t xml:space="preserve"> strength of sex differences in variability found for both trait</w:t>
        </w:r>
      </w:ins>
      <w:ins w:id="328" w:author="Lauren Harrison" w:date="2020-09-26T16:19:00Z">
        <w:r w:rsidR="0057655F">
          <w:rPr>
            <w:rFonts w:ascii="Garamond" w:hAnsi="Garamond"/>
            <w:color w:val="000000" w:themeColor="text1"/>
          </w:rPr>
          <w:t>s</w:t>
        </w:r>
      </w:ins>
      <w:ins w:id="329" w:author="Lauren Harrison" w:date="2020-09-26T16:17:00Z">
        <w:r w:rsidR="0057655F">
          <w:rPr>
            <w:rFonts w:ascii="Garamond" w:hAnsi="Garamond"/>
            <w:color w:val="000000" w:themeColor="text1"/>
          </w:rPr>
          <w:t>.</w:t>
        </w:r>
      </w:ins>
    </w:p>
    <w:p w14:paraId="4B211BA6" w14:textId="77777777" w:rsidR="00A50073" w:rsidRDefault="00A50073" w:rsidP="008A067E">
      <w:pPr>
        <w:ind w:firstLine="720"/>
        <w:rPr>
          <w:rFonts w:ascii="Garamond" w:hAnsi="Garamond"/>
          <w:color w:val="000000" w:themeColor="text1"/>
        </w:rPr>
      </w:pPr>
    </w:p>
    <w:p w14:paraId="4A15729E" w14:textId="75D175A5" w:rsidR="000C6BA1" w:rsidRPr="007E3B63" w:rsidRDefault="002C6D92">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w:t>
      </w:r>
      <w:r w:rsidRPr="007E3B63">
        <w:rPr>
          <w:rFonts w:ascii="Garamond" w:hAnsi="Garamond"/>
          <w:color w:val="000000" w:themeColor="text1"/>
        </w:rPr>
        <w:t xml:space="preserve">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del w:id="330" w:author="Lauren Harrison" w:date="2020-09-26T14:55:00Z">
        <w:r w:rsidR="00AC2B93" w:rsidRPr="007E3B63" w:rsidDel="007704EE">
          <w:rPr>
            <w:rFonts w:ascii="Garamond" w:hAnsi="Garamond"/>
            <w:color w:val="000000" w:themeColor="text1"/>
          </w:rPr>
          <w:delText xml:space="preserve">extravert </w:delText>
        </w:r>
        <w:r w:rsidR="00945ECA" w:rsidRPr="007E3B63" w:rsidDel="007704EE">
          <w:rPr>
            <w:rFonts w:ascii="Garamond" w:hAnsi="Garamond"/>
            <w:color w:val="000000" w:themeColor="text1"/>
          </w:rPr>
          <w:delText xml:space="preserve">and </w:delText>
        </w:r>
      </w:del>
      <w:del w:id="331" w:author="Lauren Harrison" w:date="2020-09-26T15:27:00Z">
        <w:r w:rsidR="00945ECA" w:rsidRPr="007E3B63" w:rsidDel="006E2910">
          <w:rPr>
            <w:rFonts w:ascii="Garamond" w:hAnsi="Garamond"/>
            <w:color w:val="000000" w:themeColor="text1"/>
          </w:rPr>
          <w:delText>creative</w:delText>
        </w:r>
      </w:del>
      <w:ins w:id="332" w:author="Lauren Harrison" w:date="2020-09-26T15:27:00Z">
        <w:r w:rsidR="006E2910">
          <w:rPr>
            <w:rFonts w:ascii="Garamond" w:hAnsi="Garamond"/>
            <w:color w:val="000000" w:themeColor="text1"/>
          </w:rPr>
          <w:t>extraverted</w:t>
        </w:r>
      </w:ins>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men </w:t>
      </w:r>
      <w:r w:rsidR="00927712">
        <w:rPr>
          <w:rFonts w:ascii="Garamond" w:hAnsi="Garamond"/>
          <w:color w:val="000000" w:themeColor="text1"/>
        </w:rPr>
        <w:t>tend to have</w:t>
      </w:r>
      <w:r w:rsidR="00927712" w:rsidRPr="007E3B63">
        <w:rPr>
          <w:rFonts w:ascii="Garamond" w:hAnsi="Garamond"/>
          <w:color w:val="000000" w:themeColor="text1"/>
        </w:rPr>
        <w:t xml:space="preserve"> </w:t>
      </w:r>
      <w:r w:rsidR="00945ECA" w:rsidRPr="007E3B63">
        <w:rPr>
          <w:rFonts w:ascii="Garamond" w:hAnsi="Garamond"/>
          <w:color w:val="000000" w:themeColor="text1"/>
        </w:rPr>
        <w:t>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in some societies</w:t>
      </w:r>
      <w:ins w:id="333" w:author="Lauren Harrison" w:date="2020-09-26T14:54:00Z">
        <w:r w:rsidR="007704EE">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sup&gt;42&lt;/sup&gt;","plainTextFormattedCitation":"42","previouslyFormattedCitation":"&lt;sup&gt;42&lt;/sup&gt;"},"properties":{"noteIndex":0},"schema":"https://github.com/citation-style-language/schema/raw/master/csl-citation.json"}</w:instrText>
      </w:r>
      <w:r w:rsidR="007704EE">
        <w:rPr>
          <w:rFonts w:ascii="Garamond" w:hAnsi="Garamond"/>
          <w:color w:val="000000" w:themeColor="text1"/>
        </w:rPr>
        <w:fldChar w:fldCharType="separate"/>
      </w:r>
      <w:r w:rsidR="007A70A3" w:rsidRPr="007A70A3">
        <w:rPr>
          <w:rFonts w:ascii="Garamond" w:hAnsi="Garamond"/>
          <w:noProof/>
          <w:color w:val="000000" w:themeColor="text1"/>
          <w:vertAlign w:val="superscript"/>
        </w:rPr>
        <w:t>42</w:t>
      </w:r>
      <w:ins w:id="334" w:author="Lauren Harrison" w:date="2020-09-26T14:54:00Z">
        <w:r w:rsidR="007704EE">
          <w:rPr>
            <w:rFonts w:ascii="Garamond" w:hAnsi="Garamond"/>
            <w:color w:val="000000" w:themeColor="text1"/>
          </w:rPr>
          <w:fldChar w:fldCharType="end"/>
        </w:r>
      </w:ins>
      <w:del w:id="335" w:author="Lauren Harrison" w:date="2020-09-26T14:54:00Z">
        <w:r w:rsidR="00AC2B93" w:rsidRPr="007E3B63" w:rsidDel="007704EE">
          <w:rPr>
            <w:rFonts w:ascii="Garamond" w:hAnsi="Garamond"/>
            <w:color w:val="000000" w:themeColor="text1"/>
          </w:rPr>
          <w:delText xml:space="preserve"> </w:delText>
        </w:r>
        <w:commentRangeStart w:id="336"/>
        <w:r w:rsidR="00945ECA" w:rsidRPr="00D071CB" w:rsidDel="007704EE">
          <w:rPr>
            <w:rFonts w:ascii="Garamond" w:hAnsi="Garamond"/>
            <w:color w:val="000000" w:themeColor="text1"/>
            <w:highlight w:val="cyan"/>
          </w:rPr>
          <w:fldChar w:fldCharType="begin" w:fldLock="1"/>
        </w:r>
        <w:r w:rsidR="007704EE" w:rsidRPr="007704EE" w:rsidDel="007704EE">
          <w:rPr>
            <w:rFonts w:ascii="Garamond" w:hAnsi="Garamond"/>
            <w:color w:val="000000" w:themeColor="text1"/>
            <w:highlight w:val="cyan"/>
          </w:rPr>
          <w:del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animals","type":"article-journal","volume":"61"},"uris":["http://www.mendeley.com/documents/?uuid=3267fa47-2f79-4b55-84dd-90862ba2cdec"]},{"id":"ITEM-3","itemData":{"DOI":"10.1080/10400419.2016.1229978","ISSN":"10400419","abstract":"Recent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Journal","id":"ITEM-3","issue":"4","issued":{"date-parts":[["2016"]]},"page":"467-470","title":"Greater Male Variability in Creativity Outside the WEIRD World","type":"article-journal","volume":"28"},"uris":["http://www.mendeley.com/documents/?uuid=9937819d-334e-426a-950d-36a150defecf"]}],"mendeley":{"formattedCitation":"&lt;sup&gt;10,55,56&lt;/sup&gt;","plainTextFormattedCitation":"10,55,56","previouslyFormattedCitation":"&lt;sup&gt;10,55,56&lt;/sup&gt;"},"properties":{"noteIndex":0},"schema":"https://github.com/citation-style-language/schema/raw/master/csl-citation.json"}</w:delInstrText>
        </w:r>
        <w:r w:rsidR="00945ECA" w:rsidRPr="00D071CB" w:rsidDel="007704EE">
          <w:rPr>
            <w:rFonts w:ascii="Garamond" w:hAnsi="Garamond"/>
            <w:color w:val="000000" w:themeColor="text1"/>
            <w:highlight w:val="cyan"/>
          </w:rPr>
          <w:fldChar w:fldCharType="separate"/>
        </w:r>
        <w:r w:rsidR="00D071CB" w:rsidRPr="007704EE" w:rsidDel="007704EE">
          <w:rPr>
            <w:rFonts w:ascii="Garamond" w:hAnsi="Garamond"/>
            <w:noProof/>
            <w:color w:val="000000" w:themeColor="text1"/>
            <w:highlight w:val="cyan"/>
            <w:vertAlign w:val="superscript"/>
          </w:rPr>
          <w:delText>10,55,56</w:delText>
        </w:r>
        <w:r w:rsidR="00945ECA" w:rsidRPr="00D071CB" w:rsidDel="007704EE">
          <w:rPr>
            <w:rFonts w:ascii="Garamond" w:hAnsi="Garamond"/>
            <w:color w:val="000000" w:themeColor="text1"/>
            <w:highlight w:val="cyan"/>
          </w:rPr>
          <w:fldChar w:fldCharType="end"/>
        </w:r>
        <w:commentRangeEnd w:id="336"/>
        <w:r w:rsidR="0058316F" w:rsidRPr="00D071CB" w:rsidDel="007704EE">
          <w:rPr>
            <w:rStyle w:val="CommentReference"/>
            <w:highlight w:val="cyan"/>
          </w:rPr>
          <w:commentReference w:id="336"/>
        </w:r>
        <w:r w:rsidRPr="007E3B63" w:rsidDel="007704EE">
          <w:rPr>
            <w:rFonts w:ascii="Garamond" w:hAnsi="Garamond"/>
            <w:color w:val="000000" w:themeColor="text1"/>
          </w:rPr>
          <w:delText>.</w:delText>
        </w:r>
      </w:del>
      <w:ins w:id="337" w:author="Lauren Harrison" w:date="2020-09-26T14:54:00Z">
        <w:r w:rsidR="007704EE">
          <w:rPr>
            <w:rFonts w:ascii="Garamond" w:hAnsi="Garamond"/>
            <w:color w:val="000000" w:themeColor="text1"/>
          </w:rPr>
          <w:t xml:space="preserve">. </w:t>
        </w:r>
      </w:ins>
      <w:del w:id="338" w:author="Lauren Harrison" w:date="2020-09-26T14:54:00Z">
        <w:r w:rsidR="00945ECA" w:rsidRPr="007E3B63" w:rsidDel="007704EE">
          <w:rPr>
            <w:rFonts w:ascii="Garamond" w:hAnsi="Garamond"/>
            <w:color w:val="000000" w:themeColor="text1"/>
          </w:rPr>
          <w:delText xml:space="preserve"> </w:delText>
        </w:r>
      </w:del>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consistent</w:t>
      </w:r>
      <w:ins w:id="339" w:author="Lauren Harrison" w:date="2020-09-26T15:18:00Z">
        <w:r w:rsidR="00971998">
          <w:rPr>
            <w:rFonts w:ascii="Garamond" w:hAnsi="Garamond"/>
            <w:color w:val="000000" w:themeColor="text1"/>
          </w:rPr>
          <w:t>, average</w:t>
        </w:r>
      </w:ins>
      <w:r w:rsidR="000A6CD0">
        <w:rPr>
          <w:rFonts w:ascii="Garamond" w:hAnsi="Garamond"/>
          <w:color w:val="000000" w:themeColor="text1"/>
        </w:rPr>
        <w:t xml:space="preserve"> </w:t>
      </w:r>
      <w:r w:rsidR="00B07768" w:rsidRPr="007E3B63">
        <w:rPr>
          <w:rFonts w:ascii="Garamond" w:hAnsi="Garamond"/>
          <w:color w:val="000000" w:themeColor="text1"/>
        </w:rPr>
        <w:t xml:space="preserve">levels of aggression </w:t>
      </w:r>
      <w:del w:id="340" w:author="Lauren Harrison" w:date="2020-09-26T15:18:00Z">
        <w:r w:rsidR="006B4CA0" w:rsidDel="00971998">
          <w:rPr>
            <w:rFonts w:ascii="Garamond" w:hAnsi="Garamond"/>
            <w:color w:val="000000" w:themeColor="text1"/>
          </w:rPr>
          <w:delText xml:space="preserve">(i.e. consistent, average levels of aggression) </w:delText>
        </w:r>
      </w:del>
      <w:r w:rsidR="00927712">
        <w:rPr>
          <w:rFonts w:ascii="Garamond" w:hAnsi="Garamond"/>
          <w:color w:val="000000" w:themeColor="text1"/>
        </w:rPr>
        <w:t>elevate</w:t>
      </w:r>
      <w:r w:rsidR="00B07768" w:rsidRPr="007E3B63">
        <w:rPr>
          <w:rFonts w:ascii="Garamond" w:hAnsi="Garamond"/>
          <w:color w:val="000000" w:themeColor="text1"/>
        </w:rPr>
        <w:t xml:space="preserve"> success during male-male competition</w:t>
      </w:r>
      <w:ins w:id="341" w:author="Lauren Harrison" w:date="2020-09-26T14:56:00Z">
        <w:r w:rsidR="00AD1CBE">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sup&gt;43&lt;/sup&gt;","plainTextFormattedCitation":"43","previouslyFormattedCitation":"&lt;sup&gt;43&lt;/sup&gt;"},"properties":{"noteIndex":0},"schema":"https://github.com/citation-style-language/schema/raw/master/csl-citation.json"}</w:instrText>
      </w:r>
      <w:r w:rsidR="00AD1CBE">
        <w:rPr>
          <w:rFonts w:ascii="Garamond" w:hAnsi="Garamond"/>
          <w:color w:val="000000" w:themeColor="text1"/>
        </w:rPr>
        <w:fldChar w:fldCharType="separate"/>
      </w:r>
      <w:r w:rsidR="007A70A3" w:rsidRPr="007A70A3">
        <w:rPr>
          <w:rFonts w:ascii="Garamond" w:hAnsi="Garamond"/>
          <w:noProof/>
          <w:color w:val="000000" w:themeColor="text1"/>
          <w:vertAlign w:val="superscript"/>
        </w:rPr>
        <w:t>43</w:t>
      </w:r>
      <w:ins w:id="342" w:author="Lauren Harrison" w:date="2020-09-26T14:56:00Z">
        <w:r w:rsidR="00AD1CBE">
          <w:rPr>
            <w:rFonts w:ascii="Garamond" w:hAnsi="Garamond"/>
            <w:color w:val="000000" w:themeColor="text1"/>
          </w:rPr>
          <w:fldChar w:fldCharType="end"/>
        </w:r>
      </w:ins>
      <w:del w:id="343" w:author="Lauren Harrison" w:date="2020-09-26T14:56:00Z">
        <w:r w:rsidR="00B07768" w:rsidRPr="007E3B63" w:rsidDel="00AD1CBE">
          <w:rPr>
            <w:rFonts w:ascii="Garamond" w:hAnsi="Garamond"/>
            <w:color w:val="000000" w:themeColor="text1"/>
          </w:rPr>
          <w:delText xml:space="preserve"> </w:delText>
        </w:r>
        <w:r w:rsidR="000A6CD0" w:rsidDel="00AD1CBE">
          <w:rPr>
            <w:rFonts w:ascii="Garamond" w:hAnsi="Garamond"/>
            <w:color w:val="000000" w:themeColor="text1"/>
          </w:rPr>
          <w:fldChar w:fldCharType="begin" w:fldLock="1"/>
        </w:r>
        <w:r w:rsidR="00AD1CBE" w:rsidDel="00AD1CBE">
          <w:rPr>
            <w:rFonts w:ascii="Garamond" w:hAnsi="Garamond"/>
            <w:color w:val="000000" w:themeColor="text1"/>
          </w:rPr>
          <w:del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killifish","type":"article-journal","volume":"79"},"uris":["http://www.mendeley.com/documents/?uuid=5980d6cb-1062-4581-afa5-f8769f0e3307"]}],"mendeley":{"formattedCitation":"&lt;sup&gt;56,57&lt;/sup&gt;","manualFormatting":"(e.g. killifish: McGhee &amp; Travis 2010; social lizards: McEvoy et al. 2013)","plainTextFormattedCitation":"56,57","previouslyFormattedCitation":"&lt;sup&gt;56,57&lt;/sup&gt;"},"properties":{"noteIndex":0},"schema":"https://github.com/citation-style-language/schema/raw/master/csl-citation.json"}</w:delInstrText>
        </w:r>
        <w:r w:rsidR="000A6CD0" w:rsidDel="00AD1CBE">
          <w:rPr>
            <w:rFonts w:ascii="Garamond" w:hAnsi="Garamond"/>
            <w:color w:val="000000" w:themeColor="text1"/>
          </w:rPr>
          <w:fldChar w:fldCharType="separate"/>
        </w:r>
        <w:r w:rsidR="00BB35D0" w:rsidRPr="00BB35D0" w:rsidDel="00AD1CBE">
          <w:rPr>
            <w:rFonts w:ascii="Garamond" w:hAnsi="Garamond"/>
            <w:noProof/>
            <w:color w:val="000000" w:themeColor="text1"/>
          </w:rPr>
          <w:delText>(</w:delText>
        </w:r>
        <w:r w:rsidR="00BB35D0" w:rsidDel="00AD1CBE">
          <w:rPr>
            <w:rFonts w:ascii="Garamond" w:hAnsi="Garamond"/>
            <w:noProof/>
            <w:color w:val="000000" w:themeColor="text1"/>
          </w:rPr>
          <w:delText xml:space="preserve">e.g. killifish: </w:delText>
        </w:r>
        <w:r w:rsidR="00BB35D0" w:rsidRPr="00BB35D0" w:rsidDel="00AD1CBE">
          <w:rPr>
            <w:rFonts w:ascii="Garamond" w:hAnsi="Garamond"/>
            <w:noProof/>
            <w:color w:val="000000" w:themeColor="text1"/>
          </w:rPr>
          <w:delText xml:space="preserve">McGhee &amp; Travis 2010; </w:delText>
        </w:r>
        <w:r w:rsidR="00BB35D0" w:rsidDel="00AD1CBE">
          <w:rPr>
            <w:rFonts w:ascii="Garamond" w:hAnsi="Garamond"/>
            <w:noProof/>
            <w:color w:val="000000" w:themeColor="text1"/>
          </w:rPr>
          <w:delText xml:space="preserve">social lizards: </w:delText>
        </w:r>
        <w:r w:rsidR="00BB35D0" w:rsidRPr="00BB35D0" w:rsidDel="00AD1CBE">
          <w:rPr>
            <w:rFonts w:ascii="Garamond" w:hAnsi="Garamond"/>
            <w:noProof/>
            <w:color w:val="000000" w:themeColor="text1"/>
          </w:rPr>
          <w:delText xml:space="preserve">McEvoy </w:delText>
        </w:r>
        <w:r w:rsidR="00BB35D0" w:rsidRPr="00BB35D0" w:rsidDel="00AD1CBE">
          <w:rPr>
            <w:rFonts w:ascii="Garamond" w:hAnsi="Garamond"/>
            <w:i/>
            <w:noProof/>
            <w:color w:val="000000" w:themeColor="text1"/>
          </w:rPr>
          <w:delText>et al.</w:delText>
        </w:r>
        <w:r w:rsidR="00BB35D0" w:rsidRPr="00BB35D0" w:rsidDel="00AD1CBE">
          <w:rPr>
            <w:rFonts w:ascii="Garamond" w:hAnsi="Garamond"/>
            <w:noProof/>
            <w:color w:val="000000" w:themeColor="text1"/>
          </w:rPr>
          <w:delText xml:space="preserve"> 2013)</w:delText>
        </w:r>
        <w:r w:rsidR="000A6CD0" w:rsidDel="00AD1CBE">
          <w:rPr>
            <w:rFonts w:ascii="Garamond" w:hAnsi="Garamond"/>
            <w:color w:val="000000" w:themeColor="text1"/>
          </w:rPr>
          <w:fldChar w:fldCharType="end"/>
        </w:r>
      </w:del>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sexual</w:t>
      </w:r>
      <w:r w:rsidR="00927712">
        <w:rPr>
          <w:rFonts w:ascii="Garamond" w:hAnsi="Garamond"/>
          <w:color w:val="000000" w:themeColor="text1"/>
        </w:rPr>
        <w:t>ly</w:t>
      </w:r>
      <w:r w:rsidR="00B07768" w:rsidRPr="007E3B63">
        <w:rPr>
          <w:rFonts w:ascii="Garamond" w:hAnsi="Garamond"/>
          <w:color w:val="000000" w:themeColor="text1"/>
        </w:rPr>
        <w:t xml:space="preserve"> select</w:t>
      </w:r>
      <w:r w:rsidR="00927712">
        <w:rPr>
          <w:rFonts w:ascii="Garamond" w:hAnsi="Garamond"/>
          <w:color w:val="000000" w:themeColor="text1"/>
        </w:rPr>
        <w:t>ed</w:t>
      </w:r>
      <w:r w:rsidR="00014070">
        <w:rPr>
          <w:rFonts w:ascii="Garamond" w:hAnsi="Garamond"/>
          <w:color w:val="000000" w:themeColor="text1"/>
        </w:rPr>
        <w:t>.</w:t>
      </w:r>
      <w:r w:rsidR="00B07768" w:rsidRPr="007E3B63">
        <w:rPr>
          <w:rFonts w:ascii="Garamond" w:hAnsi="Garamond"/>
          <w:color w:val="000000" w:themeColor="text1"/>
        </w:rPr>
        <w:t xml:space="preserve"> </w:t>
      </w:r>
      <w:r w:rsidR="00014070">
        <w:rPr>
          <w:rFonts w:ascii="Garamond" w:hAnsi="Garamond"/>
          <w:color w:val="000000" w:themeColor="text1"/>
        </w:rPr>
        <w:t xml:space="preserve">Sexual selection is expected to result in </w:t>
      </w:r>
      <w:r w:rsidR="00014070" w:rsidRPr="007E3B63">
        <w:rPr>
          <w:rFonts w:ascii="Garamond" w:hAnsi="Garamond"/>
          <w:color w:val="000000" w:themeColor="text1"/>
        </w:rPr>
        <w:t xml:space="preserve">condition-dependent expression </w:t>
      </w:r>
      <w:r w:rsidR="00014070">
        <w:rPr>
          <w:rFonts w:ascii="Garamond" w:hAnsi="Garamond"/>
          <w:color w:val="000000" w:themeColor="text1"/>
        </w:rPr>
        <w:t xml:space="preserve">of traits </w:t>
      </w:r>
      <w:r w:rsidR="00B07768" w:rsidRPr="007E3B63">
        <w:rPr>
          <w:rFonts w:ascii="Garamond" w:hAnsi="Garamond"/>
          <w:color w:val="000000" w:themeColor="text1"/>
        </w:rPr>
        <w:t>which should increase phenotypic variation</w:t>
      </w:r>
      <w:del w:id="344" w:author="Lauren Harrison" w:date="2020-09-26T15:02:00Z">
        <w:r w:rsidR="001A695A" w:rsidRPr="007E3B63" w:rsidDel="005B3BD4">
          <w:rPr>
            <w:rFonts w:ascii="Garamond" w:hAnsi="Garamond"/>
            <w:color w:val="000000" w:themeColor="text1"/>
          </w:rPr>
          <w:delText xml:space="preserve"> </w:delText>
        </w:r>
      </w:del>
      <w:r w:rsidR="001A695A"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sup&gt;28,44&lt;/sup&gt;","plainTextFormattedCitation":"28,44","previouslyFormattedCitation":"&lt;sup&gt;28,44&lt;/sup&gt;"},"properties":{"noteIndex":0},"schema":"https://github.com/citation-style-language/schema/raw/master/csl-citation.json"}</w:instrText>
      </w:r>
      <w:r w:rsidR="001A695A"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28,44</w:t>
      </w:r>
      <w:r w:rsidR="001A695A" w:rsidRPr="007E3B63">
        <w:rPr>
          <w:rFonts w:ascii="Garamond" w:hAnsi="Garamond"/>
          <w:color w:val="000000" w:themeColor="text1"/>
        </w:rPr>
        <w:fldChar w:fldCharType="end"/>
      </w:r>
      <w:r w:rsidR="00D566E6">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w:t>
      </w:r>
      <w:r w:rsidR="00927712">
        <w:rPr>
          <w:rFonts w:ascii="Garamond" w:hAnsi="Garamond"/>
          <w:color w:val="000000" w:themeColor="text1"/>
        </w:rPr>
        <w:t xml:space="preserve">some </w:t>
      </w:r>
      <w:r w:rsidR="00FF23D4" w:rsidRPr="007E3B63">
        <w:rPr>
          <w:rFonts w:ascii="Garamond" w:hAnsi="Garamond"/>
          <w:color w:val="000000" w:themeColor="text1"/>
        </w:rPr>
        <w:t>traits under sexual selection show a greater sex</w:t>
      </w:r>
      <w:r w:rsidR="00A40D43">
        <w:rPr>
          <w:rFonts w:ascii="Garamond" w:hAnsi="Garamond"/>
          <w:color w:val="000000" w:themeColor="text1"/>
        </w:rPr>
        <w:t xml:space="preserve"> </w:t>
      </w:r>
      <w:r w:rsidR="00FF23D4" w:rsidRPr="007E3B63">
        <w:rPr>
          <w:rFonts w:ascii="Garamond" w:hAnsi="Garamond"/>
          <w:color w:val="000000" w:themeColor="text1"/>
        </w:rPr>
        <w:t>difference in variability than other traits</w:t>
      </w:r>
      <w:del w:id="345" w:author="Lauren Harrison" w:date="2020-09-26T15:02:00Z">
        <w:r w:rsidR="00FF23D4" w:rsidRPr="007E3B63" w:rsidDel="005B3BD4">
          <w:rPr>
            <w:rFonts w:ascii="Garamond" w:hAnsi="Garamond"/>
            <w:color w:val="000000" w:themeColor="text1"/>
          </w:rPr>
          <w:delText xml:space="preserve"> </w:delText>
        </w:r>
      </w:del>
      <w:r w:rsidR="00FF23D4"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sup&gt;34&lt;/sup&gt;","plainTextFormattedCitation":"34","previouslyFormattedCitation":"&lt;sup&gt;34&lt;/sup&gt;"},"properties":{"noteIndex":0},"schema":"https://github.com/citation-style-language/schema/raw/master/csl-citation.json"}</w:instrText>
      </w:r>
      <w:r w:rsidR="00FF23D4"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34</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w:t>
      </w:r>
      <w:ins w:id="346" w:author="Lauren Harrison" w:date="2020-09-26T15:03:00Z">
        <w:r w:rsidR="00FF504F">
          <w:rPr>
            <w:rFonts w:ascii="Garamond" w:hAnsi="Garamond"/>
            <w:color w:val="000000" w:themeColor="text1"/>
          </w:rPr>
          <w:fldChar w:fldCharType="begin" w:fldLock="1"/>
        </w:r>
      </w:ins>
      <w:r w:rsidR="003B051B">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45&lt;/sup&gt;","plainTextFormattedCitation":"45","previouslyFormattedCitation":"&lt;sup&gt;45&lt;/sup&gt;"},"properties":{"noteIndex":0},"schema":"https://github.com/citation-style-language/schema/raw/master/csl-citation.json"}</w:instrText>
      </w:r>
      <w:r w:rsidR="00FF504F">
        <w:rPr>
          <w:rFonts w:ascii="Garamond" w:hAnsi="Garamond"/>
          <w:color w:val="000000" w:themeColor="text1"/>
        </w:rPr>
        <w:fldChar w:fldCharType="separate"/>
      </w:r>
      <w:r w:rsidR="007A70A3" w:rsidRPr="007A70A3">
        <w:rPr>
          <w:rFonts w:ascii="Garamond" w:hAnsi="Garamond"/>
          <w:noProof/>
          <w:color w:val="000000" w:themeColor="text1"/>
          <w:vertAlign w:val="superscript"/>
        </w:rPr>
        <w:t>45</w:t>
      </w:r>
      <w:ins w:id="347" w:author="Lauren Harrison" w:date="2020-09-26T15:03:00Z">
        <w:r w:rsidR="00FF504F">
          <w:rPr>
            <w:rFonts w:ascii="Garamond" w:hAnsi="Garamond"/>
            <w:color w:val="000000" w:themeColor="text1"/>
          </w:rPr>
          <w:fldChar w:fldCharType="end"/>
        </w:r>
      </w:ins>
      <w:del w:id="348" w:author="Lauren Harrison" w:date="2020-09-26T15:03:00Z">
        <w:r w:rsidR="00B07768" w:rsidRPr="007E3B63" w:rsidDel="00FF504F">
          <w:rPr>
            <w:rFonts w:ascii="Garamond" w:hAnsi="Garamond"/>
            <w:color w:val="000000" w:themeColor="text1"/>
          </w:rPr>
          <w:delText xml:space="preserve"> </w:delText>
        </w:r>
        <w:r w:rsidR="00B33FA9" w:rsidDel="00FF504F">
          <w:rPr>
            <w:rFonts w:ascii="Garamond" w:hAnsi="Garamond"/>
            <w:color w:val="000000" w:themeColor="text1"/>
          </w:rPr>
          <w:fldChar w:fldCharType="begin" w:fldLock="1"/>
        </w:r>
        <w:r w:rsidR="00FF504F" w:rsidRPr="00FF504F" w:rsidDel="00FF504F">
          <w:rPr>
            <w:rFonts w:ascii="Garamond" w:hAnsi="Garamond"/>
            <w:color w:val="000000" w:themeColor="text1"/>
          </w:rPr>
          <w:del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development","type":"article-journal","volume":"70"},"uris":["http://www.mendeley.com/documents/?uuid=f6073d02-34c2-4428-a352-e57b0d37541b"]}],"mendeley":{"formattedCitation":"&lt;sup&gt;58&lt;/sup&gt;","manualFormatting":"(e.g. Rohner et al. 2016)","plainTextFormattedCitation":"58","previouslyFormattedCitation":"&lt;sup&gt;59&lt;/sup&gt;"},"properties":{"noteIndex":0},"schema":"https://github.com/citation-style-language/schema/raw/master/csl-citation.json"}</w:delInstrText>
        </w:r>
        <w:r w:rsidR="00B33FA9" w:rsidDel="00FF504F">
          <w:rPr>
            <w:rFonts w:ascii="Garamond" w:hAnsi="Garamond"/>
            <w:color w:val="000000" w:themeColor="text1"/>
          </w:rPr>
          <w:fldChar w:fldCharType="separate"/>
        </w:r>
        <w:r w:rsidR="00B33FA9" w:rsidRPr="00FF504F" w:rsidDel="00FF504F">
          <w:rPr>
            <w:rFonts w:ascii="Garamond" w:hAnsi="Garamond"/>
            <w:noProof/>
            <w:color w:val="000000" w:themeColor="text1"/>
          </w:rPr>
          <w:delText xml:space="preserve">(e.g. Rohner </w:delText>
        </w:r>
        <w:r w:rsidR="00B33FA9" w:rsidRPr="00FF504F" w:rsidDel="00FF504F">
          <w:rPr>
            <w:rFonts w:ascii="Garamond" w:hAnsi="Garamond"/>
            <w:i/>
            <w:noProof/>
            <w:color w:val="000000" w:themeColor="text1"/>
          </w:rPr>
          <w:delText>et al.</w:delText>
        </w:r>
        <w:r w:rsidR="00B33FA9" w:rsidRPr="00FF504F" w:rsidDel="00FF504F">
          <w:rPr>
            <w:rFonts w:ascii="Garamond" w:hAnsi="Garamond"/>
            <w:noProof/>
            <w:color w:val="000000" w:themeColor="text1"/>
          </w:rPr>
          <w:delText xml:space="preserve"> 2016)</w:delText>
        </w:r>
        <w:r w:rsidR="00B33FA9" w:rsidDel="00FF504F">
          <w:rPr>
            <w:rFonts w:ascii="Garamond" w:hAnsi="Garamond"/>
            <w:color w:val="000000" w:themeColor="text1"/>
          </w:rPr>
          <w:fldChar w:fldCharType="end"/>
        </w:r>
      </w:del>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w:t>
      </w:r>
      <w:r w:rsidR="000C6BA1">
        <w:rPr>
          <w:rFonts w:ascii="Garamond" w:hAnsi="Garamond"/>
          <w:color w:val="000000" w:themeColor="text1"/>
        </w:rPr>
        <w:t xml:space="preserve"> </w:t>
      </w:r>
      <w:r w:rsidR="00B07768" w:rsidRPr="007E3B63">
        <w:rPr>
          <w:rFonts w:ascii="Garamond" w:hAnsi="Garamond"/>
          <w:color w:val="000000" w:themeColor="text1"/>
        </w:rPr>
        <w:t xml:space="preserve">natural selection on females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parental care</w:t>
      </w:r>
      <w:del w:id="349" w:author="Lauren Harrison" w:date="2020-09-26T15:04:00Z">
        <w:r w:rsidR="00AD3172" w:rsidRPr="007E3B63" w:rsidDel="001961C6">
          <w:rPr>
            <w:rFonts w:ascii="Garamond" w:hAnsi="Garamond"/>
            <w:color w:val="000000" w:themeColor="text1"/>
          </w:rPr>
          <w:delText xml:space="preserve"> </w:delText>
        </w:r>
        <w:r w:rsidR="00B07768" w:rsidRPr="007E3B63" w:rsidDel="001961C6">
          <w:rPr>
            <w:rFonts w:ascii="Garamond" w:hAnsi="Garamond"/>
            <w:color w:val="000000" w:themeColor="text1"/>
          </w:rPr>
          <w:delText>(</w:delText>
        </w:r>
      </w:del>
      <w:r w:rsidR="00B07768"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lt;sup&gt;46&lt;/sup&gt;","plainTextFormattedCitation":"46","previouslyFormattedCitation":"&lt;sup&gt;46&lt;/sup&gt;"},"properties":{"noteIndex":0},"schema":"https://github.com/citation-style-language/schema/raw/master/csl-citation.json"}</w:instrText>
      </w:r>
      <w:r w:rsidR="00B07768"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46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w:t>
      </w:r>
      <w:r w:rsidR="00C53C81">
        <w:rPr>
          <w:rFonts w:ascii="Garamond" w:hAnsi="Garamond"/>
          <w:color w:val="000000" w:themeColor="text1"/>
        </w:rPr>
        <w:t>there might</w:t>
      </w:r>
      <w:r w:rsidR="00AD3172" w:rsidRPr="007E3B63">
        <w:rPr>
          <w:rFonts w:ascii="Garamond" w:hAnsi="Garamond"/>
          <w:color w:val="000000" w:themeColor="text1"/>
        </w:rPr>
        <w:t xml:space="preserve"> therefore </w:t>
      </w:r>
      <w:r w:rsidR="00C53C81">
        <w:rPr>
          <w:rFonts w:ascii="Garamond" w:hAnsi="Garamond"/>
          <w:color w:val="000000" w:themeColor="text1"/>
        </w:rPr>
        <w:t xml:space="preserve">be </w:t>
      </w:r>
      <w:r w:rsidR="006B4CA0">
        <w:rPr>
          <w:rFonts w:ascii="Garamond" w:hAnsi="Garamond"/>
          <w:color w:val="000000" w:themeColor="text1"/>
        </w:rPr>
        <w:t>equally strong</w:t>
      </w:r>
      <w:r w:rsidR="00AD3172" w:rsidRPr="007E3B63">
        <w:rPr>
          <w:rFonts w:ascii="Garamond" w:hAnsi="Garamond"/>
          <w:color w:val="000000" w:themeColor="text1"/>
        </w:rPr>
        <w:t xml:space="preserve"> selection on </w:t>
      </w:r>
      <w:commentRangeStart w:id="350"/>
      <w:r w:rsidR="00AD3172" w:rsidRPr="007E3B63">
        <w:rPr>
          <w:rFonts w:ascii="Garamond" w:hAnsi="Garamond"/>
          <w:color w:val="000000" w:themeColor="text1"/>
        </w:rPr>
        <w:t xml:space="preserve">females </w:t>
      </w:r>
      <w:r w:rsidR="006B4CA0">
        <w:rPr>
          <w:rFonts w:ascii="Garamond" w:hAnsi="Garamond"/>
          <w:color w:val="000000" w:themeColor="text1"/>
        </w:rPr>
        <w:t xml:space="preserve">as males </w:t>
      </w:r>
      <w:r w:rsidR="00AD3172" w:rsidRPr="007E3B63">
        <w:rPr>
          <w:rFonts w:ascii="Garamond" w:hAnsi="Garamond"/>
          <w:color w:val="000000" w:themeColor="text1"/>
        </w:rPr>
        <w:t>to</w:t>
      </w:r>
      <w:r w:rsidR="00B07768" w:rsidRPr="007E3B63">
        <w:rPr>
          <w:rFonts w:ascii="Garamond" w:hAnsi="Garamond"/>
          <w:color w:val="000000" w:themeColor="text1"/>
        </w:rPr>
        <w:t xml:space="preserve"> be aggressive</w:t>
      </w:r>
      <w:commentRangeEnd w:id="350"/>
      <w:r w:rsidR="00DA47B6">
        <w:rPr>
          <w:rStyle w:val="CommentReference"/>
        </w:rPr>
        <w:commentReference w:id="350"/>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female</w:t>
      </w:r>
      <w:r w:rsidR="00A40D43">
        <w:rPr>
          <w:rFonts w:ascii="Garamond" w:hAnsi="Garamond"/>
          <w:color w:val="000000" w:themeColor="text1"/>
        </w:rPr>
        <w:t>s</w:t>
      </w:r>
      <w:r w:rsidR="005F153B" w:rsidRPr="007E3B63">
        <w:rPr>
          <w:rFonts w:ascii="Garamond" w:hAnsi="Garamond"/>
          <w:color w:val="000000" w:themeColor="text1"/>
        </w:rPr>
        <w:t xml:space="preserv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is </w:t>
      </w:r>
      <w:r w:rsidR="004D310A" w:rsidRPr="007E3B63">
        <w:rPr>
          <w:rFonts w:ascii="Garamond" w:hAnsi="Garamond"/>
          <w:color w:val="000000" w:themeColor="text1"/>
        </w:rPr>
        <w:t>maintained through aggressive interactions</w:t>
      </w:r>
      <w:del w:id="351" w:author="Lauren Harrison" w:date="2020-09-26T15:05:00Z">
        <w:r w:rsidR="005F153B" w:rsidRPr="007E3B63" w:rsidDel="001961C6">
          <w:rPr>
            <w:rFonts w:ascii="Garamond" w:hAnsi="Garamond"/>
            <w:color w:val="000000" w:themeColor="text1"/>
          </w:rPr>
          <w:delText xml:space="preserve"> </w:delText>
        </w:r>
      </w:del>
      <w:r w:rsidR="005F153B" w:rsidRPr="007E3B63">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sup&gt;47&lt;/sup&gt;","plainTextFormattedCitation":"47","previouslyFormattedCitation":"&lt;sup&gt;47&lt;/sup&gt;"},"properties":{"noteIndex":0},"schema":"https://github.com/citation-style-language/schema/raw/master/csl-citation.json"}</w:instrText>
      </w:r>
      <w:r w:rsidR="005F153B" w:rsidRPr="007E3B63">
        <w:rPr>
          <w:rFonts w:ascii="Garamond" w:hAnsi="Garamond"/>
          <w:color w:val="000000" w:themeColor="text1"/>
        </w:rPr>
        <w:fldChar w:fldCharType="separate"/>
      </w:r>
      <w:r w:rsidR="007A70A3" w:rsidRPr="007A70A3">
        <w:rPr>
          <w:rFonts w:ascii="Garamond" w:hAnsi="Garamond"/>
          <w:noProof/>
          <w:color w:val="000000" w:themeColor="text1"/>
          <w:vertAlign w:val="superscript"/>
        </w:rPr>
        <w:t>47</w:t>
      </w:r>
      <w:r w:rsidR="005F153B" w:rsidRPr="007E3B63">
        <w:rPr>
          <w:rFonts w:ascii="Garamond" w:hAnsi="Garamond"/>
          <w:color w:val="000000" w:themeColor="text1"/>
        </w:rPr>
        <w:fldChar w:fldCharType="end"/>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w:t>
      </w:r>
      <w:r w:rsidR="000C6BA1">
        <w:rPr>
          <w:rFonts w:ascii="Garamond" w:hAnsi="Garamond"/>
          <w:color w:val="000000" w:themeColor="text1"/>
        </w:rPr>
        <w:t xml:space="preserve">not </w:t>
      </w:r>
      <w:r w:rsidR="00FF23D4" w:rsidRPr="007E3B63">
        <w:rPr>
          <w:rFonts w:ascii="Garamond" w:hAnsi="Garamond"/>
          <w:color w:val="000000" w:themeColor="text1"/>
        </w:rPr>
        <w:t xml:space="preserve">finding </w:t>
      </w:r>
      <w:r w:rsidR="001A695A" w:rsidRPr="007E3B63">
        <w:rPr>
          <w:rFonts w:ascii="Garamond" w:hAnsi="Garamond"/>
          <w:color w:val="000000" w:themeColor="text1"/>
        </w:rPr>
        <w:t xml:space="preserve">greater male variability in personality </w:t>
      </w:r>
      <w:r w:rsidR="000C6BA1">
        <w:rPr>
          <w:rFonts w:ascii="Garamond" w:hAnsi="Garamond"/>
          <w:color w:val="000000" w:themeColor="text1"/>
        </w:rPr>
        <w:t xml:space="preserve">in animals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7B5710" w:rsidRPr="007E3B63">
        <w:rPr>
          <w:rFonts w:ascii="Garamond" w:hAnsi="Garamond"/>
          <w:color w:val="000000" w:themeColor="text1"/>
        </w:rPr>
        <w:t xml:space="preserve">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 xml:space="preserve">are </w:t>
      </w:r>
      <w:r w:rsidR="00AC2B93" w:rsidRPr="007E3B63">
        <w:rPr>
          <w:rFonts w:ascii="Garamond" w:hAnsi="Garamond"/>
          <w:color w:val="000000" w:themeColor="text1"/>
        </w:rPr>
        <w:t>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BA1">
        <w:rPr>
          <w:rFonts w:ascii="Garamond" w:hAnsi="Garamond"/>
          <w:color w:val="000000" w:themeColor="text1"/>
        </w:rPr>
        <w:t xml:space="preserve">boldness, which is linked to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w:t>
      </w:r>
      <w:r w:rsidR="000C6BA1">
        <w:rPr>
          <w:rFonts w:ascii="Garamond" w:hAnsi="Garamond"/>
          <w:color w:val="000000" w:themeColor="text1"/>
        </w:rPr>
        <w:t>,</w:t>
      </w:r>
      <w:r w:rsidR="001A695A" w:rsidRPr="007E3B63">
        <w:rPr>
          <w:rFonts w:ascii="Garamond" w:hAnsi="Garamond"/>
          <w:color w:val="000000" w:themeColor="text1"/>
        </w:rPr>
        <w:t xml:space="preserve"> and </w:t>
      </w:r>
      <w:r w:rsidR="000C6BA1" w:rsidRPr="007E3B63">
        <w:rPr>
          <w:rFonts w:ascii="Garamond" w:hAnsi="Garamond"/>
          <w:color w:val="000000" w:themeColor="text1"/>
        </w:rPr>
        <w:t>activity or exploration</w:t>
      </w:r>
      <w:r w:rsidR="000C6BA1">
        <w:rPr>
          <w:rFonts w:ascii="Garamond" w:hAnsi="Garamond"/>
          <w:color w:val="000000" w:themeColor="text1"/>
        </w:rPr>
        <w:t>, which is linked to foraging.</w:t>
      </w:r>
    </w:p>
    <w:p w14:paraId="41233495" w14:textId="677ABD1C" w:rsidR="00213A82" w:rsidRPr="007E3B63" w:rsidRDefault="00213A82" w:rsidP="001A695A">
      <w:pPr>
        <w:rPr>
          <w:rFonts w:ascii="Garamond" w:hAnsi="Garamond"/>
          <w:color w:val="000000" w:themeColor="text1"/>
        </w:rPr>
      </w:pPr>
    </w:p>
    <w:p w14:paraId="1EF152AF" w14:textId="21DC33EB"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w:t>
      </w:r>
      <w:r w:rsidR="00DC279B">
        <w:rPr>
          <w:rFonts w:ascii="Garamond" w:hAnsi="Garamond"/>
          <w:color w:val="000000" w:themeColor="text1"/>
        </w:rPr>
        <w:t>a lack of</w:t>
      </w:r>
      <w:r w:rsidRPr="007E3B63">
        <w:rPr>
          <w:rFonts w:ascii="Garamond" w:hAnsi="Garamond"/>
          <w:color w:val="000000" w:themeColor="text1"/>
        </w:rPr>
        <w:t xml:space="preserve"> evidence for greater male variability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del w:id="352" w:author="Lauren Harrison" w:date="2020-09-26T15:02:00Z">
        <w:r w:rsidR="00B92ED8" w:rsidRPr="007E3B63" w:rsidDel="005B3BD4">
          <w:rPr>
            <w:rFonts w:ascii="Garamond" w:hAnsi="Garamond"/>
            <w:color w:val="000000" w:themeColor="text1"/>
          </w:rPr>
          <w:delText xml:space="preserve"> </w:delText>
        </w:r>
      </w:del>
      <w:r w:rsidR="00666FAC">
        <w:rPr>
          <w:rFonts w:ascii="Garamond" w:hAnsi="Garamond"/>
          <w:color w:val="000000" w:themeColor="text1"/>
        </w:rPr>
        <w:fldChar w:fldCharType="begin" w:fldLock="1"/>
      </w:r>
      <w:r w:rsidR="003B051B">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sup&gt;48&lt;/sup&gt;","plainTextFormattedCitation":"48","previouslyFormattedCitation":"&lt;sup&gt;48&lt;/sup&gt;"},"properties":{"noteIndex":0},"schema":"https://github.com/citation-style-language/schema/raw/master/csl-citation.json"}</w:instrText>
      </w:r>
      <w:r w:rsidR="00666FAC">
        <w:rPr>
          <w:rFonts w:ascii="Garamond" w:hAnsi="Garamond"/>
          <w:color w:val="000000" w:themeColor="text1"/>
        </w:rPr>
        <w:fldChar w:fldCharType="separate"/>
      </w:r>
      <w:r w:rsidR="007A70A3" w:rsidRPr="007A70A3">
        <w:rPr>
          <w:rFonts w:ascii="Garamond" w:hAnsi="Garamond"/>
          <w:noProof/>
          <w:color w:val="000000" w:themeColor="text1"/>
          <w:vertAlign w:val="superscript"/>
        </w:rPr>
        <w:t>48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sex-specific variability in behaviour</w:t>
      </w:r>
      <w:r w:rsidR="00DC279B">
        <w:rPr>
          <w:rFonts w:ascii="Garamond" w:hAnsi="Garamond"/>
          <w:color w:val="000000" w:themeColor="text1"/>
        </w:rPr>
        <w:t xml:space="preserve"> </w:t>
      </w:r>
      <w:r w:rsidR="00F102AB" w:rsidRPr="007E3B63">
        <w:rPr>
          <w:rFonts w:ascii="Garamond" w:hAnsi="Garamond"/>
          <w:color w:val="000000" w:themeColor="text1"/>
        </w:rPr>
        <w:t xml:space="preserve">in primates. </w:t>
      </w:r>
      <w:r w:rsidR="00085555" w:rsidRPr="007E3B63">
        <w:rPr>
          <w:rFonts w:ascii="Garamond" w:hAnsi="Garamond"/>
          <w:color w:val="000000" w:themeColor="text1"/>
        </w:rPr>
        <w:t xml:space="preserve">Nonetheless, our findings </w:t>
      </w:r>
      <w:r w:rsidR="00DC279B">
        <w:rPr>
          <w:rFonts w:ascii="Garamond" w:hAnsi="Garamond"/>
          <w:color w:val="000000" w:themeColor="text1"/>
        </w:rPr>
        <w:t>for</w:t>
      </w:r>
      <w:r w:rsidR="00DC279B" w:rsidRPr="007E3B63">
        <w:rPr>
          <w:rFonts w:ascii="Garamond" w:hAnsi="Garamond"/>
          <w:color w:val="000000" w:themeColor="text1"/>
        </w:rPr>
        <w:t xml:space="preserve"> </w:t>
      </w:r>
      <w:r w:rsidR="00085555" w:rsidRPr="007E3B63">
        <w:rPr>
          <w:rFonts w:ascii="Garamond" w:hAnsi="Garamond"/>
          <w:color w:val="000000" w:themeColor="text1"/>
        </w:rPr>
        <w:t xml:space="preserve">animals, alongside </w:t>
      </w:r>
      <w:r w:rsidR="00DC279B">
        <w:rPr>
          <w:rFonts w:ascii="Garamond" w:hAnsi="Garamond"/>
          <w:color w:val="000000" w:themeColor="text1"/>
        </w:rPr>
        <w:t>the</w:t>
      </w:r>
      <w:r w:rsidR="00DC279B" w:rsidRPr="007E3B63">
        <w:rPr>
          <w:rFonts w:ascii="Garamond" w:hAnsi="Garamond"/>
          <w:color w:val="000000" w:themeColor="text1"/>
        </w:rPr>
        <w:t xml:space="preserve"> </w:t>
      </w:r>
      <w:r w:rsidR="00085555" w:rsidRPr="007E3B63">
        <w:rPr>
          <w:rFonts w:ascii="Garamond" w:hAnsi="Garamond"/>
          <w:color w:val="000000" w:themeColor="text1"/>
        </w:rPr>
        <w:t>weak evidence for greater male variability in other traits</w:t>
      </w:r>
      <w:del w:id="353" w:author="Lauren Harrison" w:date="2020-09-26T15:02:00Z">
        <w:r w:rsidR="00DD2E1D" w:rsidDel="005B3BD4">
          <w:rPr>
            <w:rFonts w:ascii="Garamond" w:hAnsi="Garamond"/>
            <w:color w:val="000000" w:themeColor="text1"/>
          </w:rPr>
          <w:delText xml:space="preserve"> </w:delText>
        </w:r>
      </w:del>
      <w:r w:rsidR="00DD2E1D">
        <w:rPr>
          <w:rFonts w:ascii="Garamond" w:hAnsi="Garamond"/>
          <w:color w:val="000000" w:themeColor="text1"/>
        </w:rPr>
        <w:fldChar w:fldCharType="begin" w:fldLock="1"/>
      </w:r>
      <w:r w:rsidR="007A70A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sup&gt;17,19,20&lt;/sup&gt;","plainTextFormattedCitation":"17,19,20","previouslyFormattedCitation":"&lt;sup&gt;17,19,20&lt;/sup&gt;"},"properties":{"noteIndex":0},"schema":"https://github.com/citation-style-language/schema/raw/master/csl-citation.json"}</w:instrText>
      </w:r>
      <w:r w:rsidR="00DD2E1D">
        <w:rPr>
          <w:rFonts w:ascii="Garamond" w:hAnsi="Garamond"/>
          <w:color w:val="000000" w:themeColor="text1"/>
        </w:rPr>
        <w:fldChar w:fldCharType="separate"/>
      </w:r>
      <w:r w:rsidR="003A2BE2" w:rsidRPr="003A2BE2">
        <w:rPr>
          <w:rFonts w:ascii="Garamond" w:hAnsi="Garamond"/>
          <w:noProof/>
          <w:color w:val="000000" w:themeColor="text1"/>
          <w:vertAlign w:val="superscript"/>
        </w:rPr>
        <w:t>17,19,20</w:t>
      </w:r>
      <w:r w:rsidR="00DD2E1D">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DC279B">
        <w:rPr>
          <w:rFonts w:ascii="Garamond" w:hAnsi="Garamond"/>
          <w:color w:val="000000" w:themeColor="text1"/>
        </w:rPr>
        <w:t>yielding</w:t>
      </w:r>
      <w:r w:rsidR="00B92ED8" w:rsidRPr="007E3B63">
        <w:rPr>
          <w:rFonts w:ascii="Garamond" w:hAnsi="Garamond"/>
          <w:color w:val="000000" w:themeColor="text1"/>
        </w:rPr>
        <w:t xml:space="preserve"> greater </w:t>
      </w:r>
      <w:r w:rsidR="00DC279B" w:rsidRPr="007E3B63">
        <w:rPr>
          <w:rFonts w:ascii="Garamond" w:hAnsi="Garamond"/>
          <w:color w:val="000000" w:themeColor="text1"/>
        </w:rPr>
        <w:t>behaviour</w:t>
      </w:r>
      <w:r w:rsidR="00DC279B">
        <w:rPr>
          <w:rFonts w:ascii="Garamond" w:hAnsi="Garamond"/>
          <w:color w:val="000000" w:themeColor="text1"/>
        </w:rPr>
        <w:t>al</w:t>
      </w:r>
      <w:r w:rsidR="00DC279B" w:rsidRPr="007E3B63">
        <w:rPr>
          <w:rFonts w:ascii="Garamond" w:hAnsi="Garamond"/>
          <w:color w:val="000000" w:themeColor="text1"/>
        </w:rPr>
        <w:t xml:space="preserve"> </w:t>
      </w:r>
      <w:r w:rsidR="00B92ED8" w:rsidRPr="007E3B63">
        <w:rPr>
          <w:rFonts w:ascii="Garamond" w:hAnsi="Garamond"/>
          <w:color w:val="000000" w:themeColor="text1"/>
        </w:rPr>
        <w:t xml:space="preserve">variability in men than </w:t>
      </w:r>
      <w:r w:rsidR="00B92ED8" w:rsidRPr="001E26AB">
        <w:rPr>
          <w:rFonts w:ascii="Garamond" w:hAnsi="Garamond"/>
          <w:color w:val="000000" w:themeColor="text1"/>
        </w:rPr>
        <w:t>women</w:t>
      </w:r>
      <w:del w:id="354" w:author="Lauren Harrison" w:date="2020-09-26T15:02:00Z">
        <w:r w:rsidR="00B92ED8" w:rsidRPr="001E26AB" w:rsidDel="005B3BD4">
          <w:rPr>
            <w:rFonts w:ascii="Garamond" w:hAnsi="Garamond"/>
            <w:color w:val="000000" w:themeColor="text1"/>
          </w:rPr>
          <w:delText xml:space="preserve"> </w:delText>
        </w:r>
      </w:del>
      <w:r w:rsidR="005D3031" w:rsidRPr="001E26AB">
        <w:rPr>
          <w:rFonts w:ascii="Garamond" w:hAnsi="Garamond"/>
          <w:color w:val="000000" w:themeColor="text1"/>
        </w:rPr>
        <w:fldChar w:fldCharType="begin" w:fldLock="1"/>
      </w:r>
      <w:r w:rsidR="00723750">
        <w:rPr>
          <w:rFonts w:ascii="Garamond" w:hAnsi="Garamond"/>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sup&gt;5&lt;/sup&gt;","plainTextFormattedCitation":"5","previouslyFormattedCitation":"&lt;sup&gt;5&lt;/sup&gt;"},"properties":{"noteIndex":0},"schema":"https://github.com/citation-style-language/schema/raw/master/csl-citation.json"}</w:instrText>
      </w:r>
      <w:r w:rsidR="005D3031" w:rsidRPr="001E26AB">
        <w:rPr>
          <w:rFonts w:ascii="Garamond" w:hAnsi="Garamond"/>
          <w:color w:val="000000" w:themeColor="text1"/>
        </w:rPr>
        <w:fldChar w:fldCharType="separate"/>
      </w:r>
      <w:r w:rsidR="00723750" w:rsidRPr="00723750">
        <w:rPr>
          <w:rFonts w:ascii="Garamond" w:hAnsi="Garamond"/>
          <w:noProof/>
          <w:color w:val="000000" w:themeColor="text1"/>
          <w:vertAlign w:val="superscript"/>
        </w:rPr>
        <w:t>5</w:t>
      </w:r>
      <w:r w:rsidR="005D3031" w:rsidRPr="001E26AB">
        <w:rPr>
          <w:rFonts w:ascii="Garamond" w:hAnsi="Garamond"/>
          <w:color w:val="000000" w:themeColor="text1"/>
        </w:rPr>
        <w:fldChar w:fldCharType="end"/>
      </w:r>
      <w:r w:rsidR="00B92ED8" w:rsidRPr="001E26AB">
        <w:rPr>
          <w:rFonts w:ascii="Garamond" w:hAnsi="Garamond"/>
          <w:color w:val="000000" w:themeColor="text1"/>
        </w:rPr>
        <w:t>.</w:t>
      </w:r>
      <w:r w:rsidR="00B92ED8" w:rsidRPr="007E3B63">
        <w:rPr>
          <w:rFonts w:ascii="Garamond" w:hAnsi="Garamond"/>
          <w:color w:val="000000" w:themeColor="text1"/>
        </w:rPr>
        <w:t xml:space="preserve"> </w:t>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4F3E13BF" w:rsidR="00DA2BB5" w:rsidRPr="00C62D9C" w:rsidRDefault="00DA2BB5" w:rsidP="00DA2BB5">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r w:rsidR="00733A60">
        <w:rPr>
          <w:rFonts w:ascii="Garamond" w:hAnsi="Garamond"/>
          <w:i/>
          <w:iCs/>
        </w:rPr>
        <w:t xml:space="preserve"> </w:t>
      </w:r>
    </w:p>
    <w:p w14:paraId="350499F9" w14:textId="77777777" w:rsidR="00DA2BB5" w:rsidRDefault="00DA2BB5" w:rsidP="00DA2BB5">
      <w:pPr>
        <w:rPr>
          <w:rFonts w:ascii="Garamond" w:hAnsi="Garamond"/>
        </w:rPr>
      </w:pPr>
    </w:p>
    <w:p w14:paraId="0C93B7F5" w14:textId="376AB46C" w:rsidR="00DA2BB5" w:rsidRDefault="00A04139" w:rsidP="00B85080">
      <w:pPr>
        <w:ind w:firstLine="720"/>
        <w:contextualSpacing/>
        <w:rPr>
          <w:rFonts w:ascii="Garamond" w:hAnsi="Garamond"/>
        </w:rPr>
      </w:pPr>
      <w:r>
        <w:rPr>
          <w:rFonts w:ascii="Garamond" w:hAnsi="Garamond"/>
        </w:rPr>
        <w:t xml:space="preserve">This </w:t>
      </w:r>
      <w:r w:rsidR="008F42B6">
        <w:rPr>
          <w:rFonts w:ascii="Garamond" w:hAnsi="Garamond"/>
        </w:rPr>
        <w:t>meta-analysis</w:t>
      </w:r>
      <w:r>
        <w:rPr>
          <w:rFonts w:ascii="Garamond" w:hAnsi="Garamond"/>
        </w:rPr>
        <w:t xml:space="preserve"> </w:t>
      </w:r>
      <w:r w:rsidR="007671E6">
        <w:rPr>
          <w:rFonts w:ascii="Garamond" w:hAnsi="Garamond"/>
        </w:rPr>
        <w:t>was</w:t>
      </w:r>
      <w:r>
        <w:rPr>
          <w:rFonts w:ascii="Garamond" w:hAnsi="Garamond"/>
        </w:rPr>
        <w:t xml:space="preserve"> pre-registered with the O</w:t>
      </w:r>
      <w:r w:rsidR="00C62D9C">
        <w:rPr>
          <w:rFonts w:ascii="Garamond" w:hAnsi="Garamond"/>
        </w:rPr>
        <w:t xml:space="preserve">pen </w:t>
      </w:r>
      <w:r>
        <w:rPr>
          <w:rFonts w:ascii="Garamond" w:hAnsi="Garamond"/>
        </w:rPr>
        <w:t>S</w:t>
      </w:r>
      <w:r w:rsidR="00C62D9C">
        <w:rPr>
          <w:rFonts w:ascii="Garamond" w:hAnsi="Garamond"/>
        </w:rPr>
        <w:t xml:space="preserve">cience </w:t>
      </w:r>
      <w:r>
        <w:rPr>
          <w:rFonts w:ascii="Garamond" w:hAnsi="Garamond"/>
        </w:rPr>
        <w:t>F</w:t>
      </w:r>
      <w:r w:rsidR="00C62D9C">
        <w:rPr>
          <w:rFonts w:ascii="Garamond" w:hAnsi="Garamond"/>
        </w:rPr>
        <w:t>oundation</w:t>
      </w:r>
      <w:r>
        <w:rPr>
          <w:rFonts w:ascii="Garamond" w:hAnsi="Garamond"/>
        </w:rPr>
        <w:t xml:space="preserve"> (OSF; study details available at</w:t>
      </w:r>
      <w:r w:rsidR="00B85080">
        <w:rPr>
          <w:rFonts w:ascii="Garamond" w:hAnsi="Garamond"/>
        </w:rPr>
        <w:t>:</w:t>
      </w:r>
      <w:r>
        <w:rPr>
          <w:rFonts w:ascii="Garamond" w:hAnsi="Garamond"/>
        </w:rPr>
        <w:t xml:space="preserve"> </w:t>
      </w:r>
      <w:hyperlink r:id="rId10" w:history="1">
        <w:r w:rsidR="00B85080" w:rsidRPr="00B85080">
          <w:rPr>
            <w:rStyle w:val="Hyperlink"/>
            <w:rFonts w:ascii="Garamond" w:hAnsi="Garamond"/>
            <w:color w:val="000000" w:themeColor="text1"/>
          </w:rPr>
          <w:t>https://osf.io/bwjyt/</w:t>
        </w:r>
      </w:hyperlink>
      <w:r>
        <w:rPr>
          <w:rFonts w:ascii="Garamond" w:hAnsi="Garamond"/>
        </w:rPr>
        <w:t>).</w:t>
      </w:r>
      <w:r w:rsidR="00B85080">
        <w:rPr>
          <w:rFonts w:ascii="Garamond" w:hAnsi="Garamond"/>
        </w:rPr>
        <w:t xml:space="preserve"> </w:t>
      </w:r>
      <w:r w:rsidR="00DA2BB5">
        <w:rPr>
          <w:rFonts w:ascii="Garamond" w:hAnsi="Garamond"/>
        </w:rPr>
        <w:t xml:space="preserve">We conducted a systematic search of </w:t>
      </w:r>
      <w:r w:rsidR="00DA2BB5" w:rsidRPr="00407717">
        <w:rPr>
          <w:rFonts w:ascii="Garamond" w:hAnsi="Garamond"/>
        </w:rPr>
        <w:t xml:space="preserve">the literature for empirical studies </w:t>
      </w:r>
      <w:r w:rsidR="00DA2BB5">
        <w:rPr>
          <w:rFonts w:ascii="Garamond" w:hAnsi="Garamond"/>
        </w:rPr>
        <w:t>of animals that quantify</w:t>
      </w:r>
      <w:r w:rsidR="00DA2BB5" w:rsidRPr="00407717">
        <w:rPr>
          <w:rFonts w:ascii="Garamond" w:hAnsi="Garamond"/>
        </w:rPr>
        <w:t xml:space="preserve"> personality traits</w:t>
      </w:r>
      <w:r w:rsidR="00DA2BB5">
        <w:rPr>
          <w:rFonts w:ascii="Garamond" w:hAnsi="Garamond"/>
        </w:rPr>
        <w:t xml:space="preserve">, which were categorised into five </w:t>
      </w:r>
      <w:r w:rsidR="00DA2BB5" w:rsidRPr="00BB22AF">
        <w:rPr>
          <w:rFonts w:ascii="Garamond" w:hAnsi="Garamond"/>
        </w:rPr>
        <w:t>types</w:t>
      </w:r>
      <w:r w:rsidR="00DA2BB5">
        <w:rPr>
          <w:rFonts w:ascii="Garamond" w:hAnsi="Garamond"/>
        </w:rPr>
        <w:t>:</w:t>
      </w:r>
      <w:r w:rsidR="00DA2BB5" w:rsidRPr="00BB22AF">
        <w:rPr>
          <w:rFonts w:ascii="Garamond" w:hAnsi="Garamond"/>
        </w:rPr>
        <w:t xml:space="preserve"> </w:t>
      </w:r>
      <w:r w:rsidR="00DA2BB5">
        <w:rPr>
          <w:rFonts w:ascii="Garamond" w:hAnsi="Garamond"/>
        </w:rPr>
        <w:t>‘b</w:t>
      </w:r>
      <w:r w:rsidR="00DA2BB5" w:rsidRPr="00BB22AF">
        <w:rPr>
          <w:rFonts w:ascii="Garamond" w:hAnsi="Garamond"/>
        </w:rPr>
        <w:t>oldness</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ggression</w:t>
      </w:r>
      <w:r w:rsidR="00DA2BB5">
        <w:rPr>
          <w:rFonts w:ascii="Garamond" w:hAnsi="Garamond"/>
        </w:rPr>
        <w:t>’</w:t>
      </w:r>
      <w:r w:rsidR="00DA2BB5" w:rsidRPr="00BB22AF">
        <w:rPr>
          <w:rFonts w:ascii="Garamond" w:hAnsi="Garamond"/>
        </w:rPr>
        <w:t xml:space="preserve">, </w:t>
      </w:r>
      <w:r w:rsidR="00DA2BB5">
        <w:rPr>
          <w:rFonts w:ascii="Garamond" w:hAnsi="Garamond"/>
        </w:rPr>
        <w:t>‘a</w:t>
      </w:r>
      <w:r w:rsidR="00DA2BB5" w:rsidRPr="00BB22AF">
        <w:rPr>
          <w:rFonts w:ascii="Garamond" w:hAnsi="Garamond"/>
        </w:rPr>
        <w:t>ctivity</w:t>
      </w:r>
      <w:r w:rsidR="00DA2BB5">
        <w:rPr>
          <w:rFonts w:ascii="Garamond" w:hAnsi="Garamond"/>
        </w:rPr>
        <w:t>’</w:t>
      </w:r>
      <w:r w:rsidR="00DA2BB5" w:rsidRPr="00BB22AF">
        <w:rPr>
          <w:rFonts w:ascii="Garamond" w:hAnsi="Garamond"/>
        </w:rPr>
        <w:t xml:space="preserve">, </w:t>
      </w:r>
      <w:r w:rsidR="00DA2BB5">
        <w:rPr>
          <w:rFonts w:ascii="Garamond" w:hAnsi="Garamond"/>
        </w:rPr>
        <w:t>‘s</w:t>
      </w:r>
      <w:r w:rsidR="00DA2BB5" w:rsidRPr="00BB22AF">
        <w:rPr>
          <w:rFonts w:ascii="Garamond" w:hAnsi="Garamond"/>
        </w:rPr>
        <w:t>ociality</w:t>
      </w:r>
      <w:r w:rsidR="00DA2BB5">
        <w:rPr>
          <w:rFonts w:ascii="Garamond" w:hAnsi="Garamond"/>
        </w:rPr>
        <w:t>’</w:t>
      </w:r>
      <w:r w:rsidR="00DA2BB5" w:rsidRPr="00BB22AF">
        <w:rPr>
          <w:rFonts w:ascii="Garamond" w:hAnsi="Garamond"/>
        </w:rPr>
        <w:t xml:space="preserve"> and </w:t>
      </w:r>
      <w:r w:rsidR="00DA2BB5">
        <w:rPr>
          <w:rFonts w:ascii="Garamond" w:hAnsi="Garamond"/>
        </w:rPr>
        <w:t>‘e</w:t>
      </w:r>
      <w:r w:rsidR="00DA2BB5" w:rsidRPr="00BB22AF">
        <w:rPr>
          <w:rFonts w:ascii="Garamond" w:hAnsi="Garamond"/>
        </w:rPr>
        <w:t>xploration</w:t>
      </w:r>
      <w:r w:rsidR="00DA2BB5">
        <w:rPr>
          <w:rFonts w:ascii="Garamond" w:hAnsi="Garamond"/>
        </w:rPr>
        <w:t>’</w:t>
      </w:r>
      <w:del w:id="355" w:author="Lauren Harrison" w:date="2020-09-26T15:02:00Z">
        <w:r w:rsidR="00DA2BB5" w:rsidDel="005B3BD4">
          <w:rPr>
            <w:rFonts w:ascii="Garamond" w:hAnsi="Garamond"/>
          </w:rPr>
          <w:delText xml:space="preserve"> </w:delText>
        </w:r>
      </w:del>
      <w:ins w:id="356" w:author="Lauren Harrison" w:date="2020-09-26T14:45:00Z">
        <w:r w:rsidR="001416F9">
          <w:rPr>
            <w:rFonts w:ascii="Garamond" w:hAnsi="Garamond"/>
          </w:rPr>
          <w:fldChar w:fldCharType="begin" w:fldLock="1"/>
        </w:r>
      </w:ins>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sup&gt;22,49&lt;/sup&gt;","plainTextFormattedCitation":"22,49","previouslyFormattedCitation":"&lt;sup&gt;22,49&lt;/sup&gt;"},"properties":{"noteIndex":0},"schema":"https://github.com/citation-style-language/schema/raw/master/csl-citation.json"}</w:instrText>
      </w:r>
      <w:r w:rsidR="001416F9">
        <w:rPr>
          <w:rFonts w:ascii="Garamond" w:hAnsi="Garamond"/>
        </w:rPr>
        <w:fldChar w:fldCharType="separate"/>
      </w:r>
      <w:r w:rsidR="007A70A3" w:rsidRPr="007A70A3">
        <w:rPr>
          <w:rFonts w:ascii="Garamond" w:hAnsi="Garamond"/>
          <w:noProof/>
          <w:vertAlign w:val="superscript"/>
        </w:rPr>
        <w:t>22,49</w:t>
      </w:r>
      <w:ins w:id="357" w:author="Lauren Harrison" w:date="2020-09-26T14:45:00Z">
        <w:r w:rsidR="001416F9">
          <w:rPr>
            <w:rFonts w:ascii="Garamond" w:hAnsi="Garamond"/>
          </w:rPr>
          <w:fldChar w:fldCharType="end"/>
        </w:r>
      </w:ins>
      <w:del w:id="358" w:author="Lauren Harrison" w:date="2020-09-26T14:45:00Z">
        <w:r w:rsidR="00DA2BB5" w:rsidDel="001416F9">
          <w:rPr>
            <w:rFonts w:ascii="Garamond" w:hAnsi="Garamond"/>
          </w:rPr>
          <w:delText>(</w:delText>
        </w:r>
        <w:r w:rsidR="00DA2BB5" w:rsidRPr="00BB3A1D" w:rsidDel="001416F9">
          <w:rPr>
            <w:rFonts w:ascii="Garamond" w:hAnsi="Garamond"/>
            <w:noProof/>
          </w:rPr>
          <w:delText xml:space="preserve">Sih </w:delText>
        </w:r>
        <w:r w:rsidR="00DA2BB5" w:rsidRPr="00BB3A1D" w:rsidDel="001416F9">
          <w:rPr>
            <w:rFonts w:ascii="Garamond" w:hAnsi="Garamond"/>
            <w:i/>
            <w:noProof/>
          </w:rPr>
          <w:delText>et al.</w:delText>
        </w:r>
        <w:r w:rsidR="00DA2BB5" w:rsidRPr="00BB3A1D" w:rsidDel="001416F9">
          <w:rPr>
            <w:rFonts w:ascii="Garamond" w:hAnsi="Garamond"/>
            <w:noProof/>
          </w:rPr>
          <w:delText xml:space="preserve"> 2004; Réale </w:delText>
        </w:r>
        <w:r w:rsidR="00DA2BB5" w:rsidRPr="00BB3A1D" w:rsidDel="001416F9">
          <w:rPr>
            <w:rFonts w:ascii="Garamond" w:hAnsi="Garamond"/>
            <w:i/>
            <w:noProof/>
          </w:rPr>
          <w:delText>et al.</w:delText>
        </w:r>
        <w:r w:rsidR="00DA2BB5" w:rsidRPr="00BB3A1D" w:rsidDel="001416F9">
          <w:rPr>
            <w:rFonts w:ascii="Garamond" w:hAnsi="Garamond"/>
            <w:noProof/>
          </w:rPr>
          <w:delText xml:space="preserve"> 2007</w:delText>
        </w:r>
        <w:r w:rsidR="00DA2BB5" w:rsidDel="001416F9">
          <w:rPr>
            <w:rFonts w:ascii="Garamond" w:hAnsi="Garamond"/>
          </w:rPr>
          <w:delText>)</w:delText>
        </w:r>
      </w:del>
      <w:r w:rsidR="00DA2BB5">
        <w:rPr>
          <w:rFonts w:ascii="Garamond" w:hAnsi="Garamond"/>
        </w:rPr>
        <w:t xml:space="preserve">. We ran </w:t>
      </w:r>
      <w:r w:rsidR="00DA2BB5" w:rsidRPr="00AC6EE2">
        <w:rPr>
          <w:rFonts w:ascii="Garamond" w:hAnsi="Garamond"/>
        </w:rPr>
        <w:t>primary and secondary keyword search</w:t>
      </w:r>
      <w:r w:rsidR="00DA2BB5">
        <w:rPr>
          <w:rFonts w:ascii="Garamond" w:hAnsi="Garamond"/>
        </w:rPr>
        <w:t>es using the search strings shown in Supplementary Table S</w:t>
      </w:r>
      <w:r w:rsidR="00733A60">
        <w:rPr>
          <w:rFonts w:ascii="Garamond" w:hAnsi="Garamond"/>
        </w:rPr>
        <w:t>2</w:t>
      </w:r>
      <w:r w:rsidR="004803F1">
        <w:rPr>
          <w:rFonts w:ascii="Garamond" w:hAnsi="Garamond"/>
        </w:rPr>
        <w:t>5</w:t>
      </w:r>
      <w:r w:rsidR="00DA2BB5">
        <w:rPr>
          <w:rFonts w:ascii="Garamond" w:hAnsi="Garamond"/>
        </w:rPr>
        <w:t>.</w:t>
      </w:r>
      <w:r w:rsidR="00DA2BB5" w:rsidRPr="00537DAA">
        <w:rPr>
          <w:rFonts w:ascii="Garamond" w:hAnsi="Garamond"/>
        </w:rPr>
        <w:t xml:space="preserve"> </w:t>
      </w:r>
      <w:r w:rsidR="00DA2BB5">
        <w:rPr>
          <w:rFonts w:ascii="Garamond" w:hAnsi="Garamond"/>
        </w:rPr>
        <w:t>In the primary searches we looked for behavioural measures commonly used by those studying animal personality to quantify each of the five personality types, such as ‘hiding time’ as an index of boldness or ‘distance moved’ as an index of exploration</w:t>
      </w:r>
      <w:r w:rsidR="00DA2BB5">
        <w:rPr>
          <w:rFonts w:ascii="Garamond" w:hAnsi="Garamond"/>
        </w:rPr>
        <w:fldChar w:fldCharType="begin" w:fldLock="1"/>
      </w:r>
      <w:r w:rsidR="003B051B">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sidR="00DA2BB5">
        <w:rPr>
          <w:rFonts w:ascii="Garamond" w:hAnsi="Garamond"/>
        </w:rPr>
        <w:fldChar w:fldCharType="separate"/>
      </w:r>
      <w:r w:rsidR="007A70A3" w:rsidRPr="007A70A3">
        <w:rPr>
          <w:rFonts w:ascii="Garamond" w:hAnsi="Garamond"/>
          <w:noProof/>
          <w:vertAlign w:val="superscript"/>
        </w:rPr>
        <w:t>22,49</w:t>
      </w:r>
      <w:r w:rsidR="00DA2BB5">
        <w:rPr>
          <w:rFonts w:ascii="Garamond" w:hAnsi="Garamond"/>
        </w:rPr>
        <w:fldChar w:fldCharType="end"/>
      </w:r>
      <w:r w:rsidR="00DA2BB5">
        <w:rPr>
          <w:rFonts w:ascii="Garamond" w:hAnsi="Garamond"/>
        </w:rPr>
        <w:t>. Our secondary searches were designed to locate studies of ‘personality-like’ behaviours that were alternate measures of activity, aggression, boldness, exploration or sociality.</w:t>
      </w:r>
      <w:r w:rsidR="00DA2BB5" w:rsidRPr="00537DAA">
        <w:rPr>
          <w:rFonts w:ascii="Garamond" w:hAnsi="Garamond"/>
        </w:rPr>
        <w:t xml:space="preserve"> </w:t>
      </w:r>
      <w:r w:rsidR="00DA2BB5">
        <w:rPr>
          <w:rFonts w:ascii="Garamond" w:hAnsi="Garamond"/>
        </w:rPr>
        <w:t>We then conducted additional forward citation searches to include</w:t>
      </w:r>
      <w:r w:rsidR="00DA2BB5" w:rsidRPr="00AC6EE2">
        <w:rPr>
          <w:rFonts w:ascii="Garamond" w:hAnsi="Garamond"/>
        </w:rPr>
        <w:t xml:space="preserve"> </w:t>
      </w:r>
      <w:r w:rsidR="00DA2BB5">
        <w:rPr>
          <w:rFonts w:ascii="Garamond" w:hAnsi="Garamond"/>
        </w:rPr>
        <w:t>all</w:t>
      </w:r>
      <w:r w:rsidR="00DA2BB5" w:rsidRPr="00AC6EE2">
        <w:rPr>
          <w:rFonts w:ascii="Garamond" w:hAnsi="Garamond"/>
        </w:rPr>
        <w:t xml:space="preserve"> </w:t>
      </w:r>
      <w:r w:rsidR="00DA2BB5">
        <w:rPr>
          <w:rFonts w:ascii="Garamond" w:hAnsi="Garamond"/>
        </w:rPr>
        <w:t>articles</w:t>
      </w:r>
      <w:r w:rsidR="00DA2BB5" w:rsidRPr="00AC6EE2">
        <w:rPr>
          <w:rFonts w:ascii="Garamond" w:hAnsi="Garamond"/>
        </w:rPr>
        <w:t xml:space="preserve"> that </w:t>
      </w:r>
      <w:r w:rsidR="00DA2BB5">
        <w:rPr>
          <w:rFonts w:ascii="Garamond" w:hAnsi="Garamond"/>
        </w:rPr>
        <w:t xml:space="preserve">had </w:t>
      </w:r>
      <w:r w:rsidR="00DA2BB5" w:rsidRPr="00AC6EE2">
        <w:rPr>
          <w:rFonts w:ascii="Garamond" w:hAnsi="Garamond"/>
        </w:rPr>
        <w:t xml:space="preserve">cited </w:t>
      </w:r>
      <w:r w:rsidR="007671E6">
        <w:rPr>
          <w:rFonts w:ascii="Garamond" w:hAnsi="Garamond"/>
        </w:rPr>
        <w:t>any</w:t>
      </w:r>
      <w:r w:rsidR="007671E6" w:rsidRPr="00AC6EE2">
        <w:rPr>
          <w:rFonts w:ascii="Garamond" w:hAnsi="Garamond"/>
        </w:rPr>
        <w:t xml:space="preserve"> </w:t>
      </w:r>
      <w:r w:rsidR="00DA2BB5" w:rsidRPr="00AC6EE2">
        <w:rPr>
          <w:rFonts w:ascii="Garamond" w:hAnsi="Garamond"/>
        </w:rPr>
        <w:t xml:space="preserve">of </w:t>
      </w:r>
      <w:r w:rsidR="00DA2BB5">
        <w:rPr>
          <w:rFonts w:ascii="Garamond" w:hAnsi="Garamond"/>
        </w:rPr>
        <w:t>five influential reviews of animal personality</w:t>
      </w:r>
      <w:r w:rsidR="00DA2BB5">
        <w:rPr>
          <w:rFonts w:ascii="Garamond" w:hAnsi="Garamond"/>
        </w:rPr>
        <w:fldChar w:fldCharType="begin" w:fldLock="1"/>
      </w:r>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sup&gt;22,24,49–51&lt;/sup&gt;","plainTextFormattedCitation":"22,24,49–51","previouslyFormattedCitation":"&lt;sup&gt;22,24,49–51&lt;/sup&gt;"},"properties":{"noteIndex":0},"schema":"https://github.com/citation-style-language/schema/raw/master/csl-citation.json"}</w:instrText>
      </w:r>
      <w:r w:rsidR="00DA2BB5">
        <w:rPr>
          <w:rFonts w:ascii="Garamond" w:hAnsi="Garamond"/>
        </w:rPr>
        <w:fldChar w:fldCharType="separate"/>
      </w:r>
      <w:r w:rsidR="007A70A3" w:rsidRPr="007A70A3">
        <w:rPr>
          <w:rFonts w:ascii="Garamond" w:hAnsi="Garamond"/>
          <w:noProof/>
          <w:vertAlign w:val="superscript"/>
        </w:rPr>
        <w:t>22,24,49–51</w:t>
      </w:r>
      <w:r w:rsidR="00DA2BB5">
        <w:rPr>
          <w:rFonts w:ascii="Garamond" w:hAnsi="Garamond"/>
        </w:rPr>
        <w:fldChar w:fldCharType="end"/>
      </w:r>
      <w:r w:rsidR="00DA2BB5">
        <w:rPr>
          <w:rFonts w:ascii="Garamond" w:hAnsi="Garamond"/>
        </w:rPr>
        <w:t xml:space="preserve">. In all cases we searched for studies that collected data on both males and females so that the sexes could be compared </w:t>
      </w:r>
      <w:r w:rsidR="007671E6">
        <w:rPr>
          <w:rFonts w:ascii="Garamond" w:hAnsi="Garamond"/>
        </w:rPr>
        <w:t xml:space="preserve">for </w:t>
      </w:r>
      <w:r w:rsidR="00DA2BB5">
        <w:rPr>
          <w:rFonts w:ascii="Garamond" w:hAnsi="Garamond"/>
        </w:rPr>
        <w:t>data collected by the same researchers from the same population using equivalent methods.</w:t>
      </w:r>
      <w:r w:rsidR="00DA2BB5" w:rsidRPr="00B4557F">
        <w:rPr>
          <w:rFonts w:ascii="Garamond" w:hAnsi="Garamond"/>
        </w:rPr>
        <w:t xml:space="preserve"> </w:t>
      </w:r>
      <w:r w:rsidR="00DA2BB5">
        <w:rPr>
          <w:rFonts w:ascii="Garamond" w:hAnsi="Garamond"/>
        </w:rPr>
        <w:t>In total, we</w:t>
      </w:r>
      <w:r w:rsidR="00DA2BB5" w:rsidRPr="00AC6EE2">
        <w:rPr>
          <w:rFonts w:ascii="Garamond" w:hAnsi="Garamond"/>
        </w:rPr>
        <w:t xml:space="preserve"> collected </w:t>
      </w:r>
      <w:r w:rsidR="00DA2BB5">
        <w:rPr>
          <w:rFonts w:ascii="Garamond" w:hAnsi="Garamond"/>
        </w:rPr>
        <w:t>9,698</w:t>
      </w:r>
      <w:r w:rsidR="00DA2BB5" w:rsidRPr="00AC6EE2">
        <w:rPr>
          <w:rFonts w:ascii="Garamond" w:hAnsi="Garamond"/>
        </w:rPr>
        <w:t xml:space="preserve"> </w:t>
      </w:r>
      <w:r w:rsidR="00DA2BB5">
        <w:rPr>
          <w:rFonts w:ascii="Garamond" w:hAnsi="Garamond"/>
        </w:rPr>
        <w:t>records</w:t>
      </w:r>
      <w:r w:rsidR="00DA2BB5" w:rsidRPr="00AC6EE2">
        <w:rPr>
          <w:rFonts w:ascii="Garamond" w:hAnsi="Garamond"/>
        </w:rPr>
        <w:t xml:space="preserve"> from </w:t>
      </w:r>
      <w:r w:rsidR="00DA2BB5">
        <w:rPr>
          <w:rFonts w:ascii="Garamond" w:hAnsi="Garamond"/>
        </w:rPr>
        <w:t>the</w:t>
      </w:r>
      <w:r w:rsidR="00DA2BB5" w:rsidRPr="00AC6EE2">
        <w:rPr>
          <w:rFonts w:ascii="Garamond" w:hAnsi="Garamond"/>
        </w:rPr>
        <w:t xml:space="preserve"> </w:t>
      </w:r>
      <w:r w:rsidR="00DA2BB5" w:rsidRPr="00814634">
        <w:rPr>
          <w:rFonts w:ascii="Garamond" w:hAnsi="Garamond"/>
          <w:i/>
        </w:rPr>
        <w:t>ISI Web of Science</w:t>
      </w:r>
      <w:r w:rsidR="00DA2BB5" w:rsidRPr="00AC6EE2">
        <w:rPr>
          <w:rFonts w:ascii="Garamond" w:hAnsi="Garamond"/>
        </w:rPr>
        <w:t xml:space="preserve"> and </w:t>
      </w:r>
      <w:r w:rsidR="00DA2BB5" w:rsidRPr="00814634">
        <w:rPr>
          <w:rFonts w:ascii="Garamond" w:hAnsi="Garamond"/>
          <w:i/>
        </w:rPr>
        <w:t>SCOPUS</w:t>
      </w:r>
      <w:r w:rsidR="00DA2BB5">
        <w:rPr>
          <w:rFonts w:ascii="Garamond" w:hAnsi="Garamond"/>
        </w:rPr>
        <w:t xml:space="preserve"> </w:t>
      </w:r>
      <w:r w:rsidR="00DA2BB5" w:rsidRPr="00AC6EE2">
        <w:rPr>
          <w:rFonts w:ascii="Garamond" w:hAnsi="Garamond"/>
        </w:rPr>
        <w:t>databases</w:t>
      </w:r>
      <w:r w:rsidR="00DA2BB5">
        <w:rPr>
          <w:rFonts w:ascii="Garamond" w:hAnsi="Garamond"/>
        </w:rPr>
        <w:t xml:space="preserve"> on 11 December 2018.</w:t>
      </w:r>
      <w:r w:rsidR="00DA2BB5" w:rsidRPr="000F05DC">
        <w:rPr>
          <w:rFonts w:ascii="Garamond" w:hAnsi="Garamond"/>
        </w:rPr>
        <w:t xml:space="preserve"> </w:t>
      </w:r>
      <w:r w:rsidR="00DA2BB5">
        <w:rPr>
          <w:rFonts w:ascii="Garamond" w:hAnsi="Garamond"/>
        </w:rPr>
        <w:t xml:space="preserve">The </w:t>
      </w:r>
      <w:r w:rsidR="00DA2BB5" w:rsidRPr="00763764">
        <w:rPr>
          <w:rFonts w:ascii="Garamond" w:hAnsi="Garamond"/>
        </w:rPr>
        <w:t xml:space="preserve">PRISMA </w:t>
      </w:r>
      <w:r w:rsidR="00DA2BB5">
        <w:rPr>
          <w:rFonts w:ascii="Garamond" w:hAnsi="Garamond"/>
        </w:rPr>
        <w:t xml:space="preserve">diagram summarising our search protocol and the number of articles located using each search method is shown </w:t>
      </w:r>
      <w:r w:rsidR="00DA2BB5" w:rsidRPr="00763764">
        <w:rPr>
          <w:rFonts w:ascii="Garamond" w:hAnsi="Garamond"/>
        </w:rPr>
        <w:t>in Fig</w:t>
      </w:r>
      <w:r w:rsidR="001416F9">
        <w:rPr>
          <w:rFonts w:ascii="Garamond" w:hAnsi="Garamond"/>
        </w:rPr>
        <w:t>ure</w:t>
      </w:r>
      <w:r w:rsidR="00DA2BB5" w:rsidRPr="00763764">
        <w:rPr>
          <w:rFonts w:ascii="Garamond" w:hAnsi="Garamond"/>
        </w:rPr>
        <w:t xml:space="preserve"> </w:t>
      </w:r>
      <w:r w:rsidR="00DA2BB5">
        <w:rPr>
          <w:rFonts w:ascii="Garamond" w:hAnsi="Garamond"/>
        </w:rPr>
        <w:t>3.</w:t>
      </w:r>
      <w:r>
        <w:rPr>
          <w:rFonts w:ascii="Garamond" w:hAnsi="Garamond"/>
        </w:rPr>
        <w:t xml:space="preserve"> </w:t>
      </w:r>
    </w:p>
    <w:p w14:paraId="1A04E4F5" w14:textId="77777777" w:rsidR="00DA2BB5" w:rsidRDefault="00DA2BB5" w:rsidP="00DA2BB5">
      <w:pPr>
        <w:ind w:firstLine="720"/>
        <w:contextualSpacing/>
        <w:rPr>
          <w:rFonts w:ascii="Garamond" w:hAnsi="Garamond"/>
        </w:rPr>
      </w:pPr>
    </w:p>
    <w:p w14:paraId="48D05243" w14:textId="73B6B0E8" w:rsidR="00DA2BB5" w:rsidRPr="003D6309" w:rsidRDefault="00DA2BB5" w:rsidP="00DA2BB5">
      <w:pPr>
        <w:ind w:firstLine="720"/>
        <w:contextualSpacing/>
        <w:rPr>
          <w:rFonts w:ascii="Garamond" w:hAnsi="Garamond"/>
          <w:color w:val="FF0000"/>
        </w:rPr>
      </w:pPr>
      <w:r>
        <w:rPr>
          <w:rFonts w:ascii="Garamond" w:hAnsi="Garamond"/>
        </w:rPr>
        <w:t>After removing duplicates, 3,739 articles were available for title and abstract screening by LMH. Of these, 942 were excluded at the title/abstract screening stage because they were: a) 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00181714">
        <w:rPr>
          <w:rFonts w:ascii="Garamond" w:hAnsi="Garamond"/>
        </w:rPr>
        <w:t>,</w:t>
      </w:r>
      <w:r w:rsidRPr="00407717">
        <w:rPr>
          <w:rFonts w:ascii="Garamond" w:hAnsi="Garamond"/>
        </w:rPr>
        <w:t xml:space="preserve"> </w:t>
      </w:r>
      <w:r>
        <w:rPr>
          <w:rFonts w:ascii="Garamond" w:hAnsi="Garamond"/>
        </w:rPr>
        <w:t>variances (i.e. standard error or standard deviation)</w:t>
      </w:r>
      <w:r w:rsidRPr="00407717">
        <w:rPr>
          <w:rFonts w:ascii="Garamond" w:hAnsi="Garamond"/>
        </w:rPr>
        <w:t xml:space="preserve"> </w:t>
      </w:r>
      <w:r w:rsidR="00181714">
        <w:rPr>
          <w:rFonts w:ascii="Garamond" w:hAnsi="Garamond"/>
        </w:rPr>
        <w:t xml:space="preserve">and sample sizes </w:t>
      </w:r>
      <w:r>
        <w:rPr>
          <w:rFonts w:ascii="Garamond" w:hAnsi="Garamond"/>
        </w:rPr>
        <w:t xml:space="preserve">for behavioural measures of personality for both </w:t>
      </w:r>
      <w:r w:rsidR="007671E6">
        <w:rPr>
          <w:rFonts w:ascii="Garamond" w:hAnsi="Garamond"/>
        </w:rPr>
        <w:t>sexes</w:t>
      </w:r>
      <w:r>
        <w:rPr>
          <w:rFonts w:ascii="Garamond" w:hAnsi="Garamond"/>
        </w:rPr>
        <w:t>. Raw summary statistics are required to calculate variance-based effect sizes, which also provide greater opportunities to control for sources of non-</w:t>
      </w:r>
      <w:r w:rsidRPr="003F104D">
        <w:rPr>
          <w:rFonts w:ascii="Garamond" w:hAnsi="Garamond"/>
        </w:rPr>
        <w:t>independence</w:t>
      </w:r>
      <w:del w:id="359" w:author="Lauren Harrison" w:date="2020-09-26T15:01:00Z">
        <w:r w:rsidRPr="003F104D" w:rsidDel="005B3BD4">
          <w:rPr>
            <w:rFonts w:ascii="Garamond" w:hAnsi="Garamond"/>
          </w:rPr>
          <w:delText xml:space="preserve"> </w:delText>
        </w:r>
      </w:del>
      <w:r w:rsidRPr="003F104D">
        <w:rPr>
          <w:rFonts w:ascii="Garamond" w:eastAsiaTheme="minorEastAsia" w:hAnsi="Garamond"/>
          <w:noProof/>
          <w:rPrChange w:id="360" w:author="Lauren Harrison" w:date="2020-09-26T14:39:00Z">
            <w:rPr>
              <w:rFonts w:ascii="Garamond" w:eastAsiaTheme="minorEastAsia" w:hAnsi="Garamond"/>
              <w:noProof/>
              <w:highlight w:val="cyan"/>
            </w:rPr>
          </w:rPrChange>
        </w:rPr>
        <w:fldChar w:fldCharType="begin" w:fldLock="1"/>
      </w:r>
      <w:r w:rsidR="003B051B">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sup&gt;52,53&lt;/sup&gt;","plainTextFormattedCitation":"52,53","previouslyFormattedCitation":"&lt;sup&gt;52,53&lt;/sup&gt;"},"properties":{"noteIndex":0},"schema":"https://github.com/citation-style-language/schema/raw/master/csl-citation.json"}</w:instrText>
      </w:r>
      <w:r w:rsidRPr="003F104D">
        <w:rPr>
          <w:rFonts w:ascii="Garamond" w:eastAsiaTheme="minorEastAsia" w:hAnsi="Garamond"/>
          <w:noProof/>
          <w:rPrChange w:id="361" w:author="Lauren Harrison" w:date="2020-09-26T14:39:00Z">
            <w:rPr>
              <w:rFonts w:ascii="Garamond" w:eastAsiaTheme="minorEastAsia" w:hAnsi="Garamond"/>
              <w:noProof/>
              <w:highlight w:val="cyan"/>
            </w:rPr>
          </w:rPrChange>
        </w:rPr>
        <w:fldChar w:fldCharType="separate"/>
      </w:r>
      <w:r w:rsidR="007A70A3" w:rsidRPr="007A70A3">
        <w:rPr>
          <w:rFonts w:ascii="Garamond" w:eastAsiaTheme="minorEastAsia" w:hAnsi="Garamond"/>
          <w:noProof/>
          <w:vertAlign w:val="superscript"/>
        </w:rPr>
        <w:t>52,53</w:t>
      </w:r>
      <w:r w:rsidRPr="003F104D">
        <w:rPr>
          <w:rFonts w:ascii="Garamond" w:eastAsiaTheme="minorEastAsia" w:hAnsi="Garamond"/>
          <w:noProof/>
          <w:rPrChange w:id="362" w:author="Lauren Harrison" w:date="2020-09-26T14:39:00Z">
            <w:rPr>
              <w:rFonts w:ascii="Garamond" w:eastAsiaTheme="minorEastAsia" w:hAnsi="Garamond"/>
              <w:noProof/>
              <w:highlight w:val="cyan"/>
            </w:rPr>
          </w:rPrChange>
        </w:rPr>
        <w:fldChar w:fldCharType="end"/>
      </w:r>
      <w:r w:rsidRPr="003F104D">
        <w:rPr>
          <w:rFonts w:ascii="Garamond" w:hAnsi="Garamond"/>
        </w:rPr>
        <w:t>.</w:t>
      </w:r>
      <w:r w:rsidR="00F871B4">
        <w:rPr>
          <w:rFonts w:ascii="Garamond" w:hAnsi="Garamond"/>
        </w:rPr>
        <w:t xml:space="preserve"> </w:t>
      </w:r>
      <w:r>
        <w:rPr>
          <w:rFonts w:ascii="Garamond" w:hAnsi="Garamond"/>
        </w:rPr>
        <w:t xml:space="preserve">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ins w:id="363" w:author="Lauren Harrison" w:date="2020-09-26T14:42:00Z">
        <w:r w:rsidR="00654463">
          <w:rPr>
            <w:rFonts w:ascii="Garamond" w:hAnsi="Garamond"/>
          </w:rPr>
          <w:t>(e.g.</w:t>
        </w:r>
      </w:ins>
      <w:r>
        <w:rPr>
          <w:rFonts w:ascii="Garamond" w:hAnsi="Garamond"/>
        </w:rPr>
        <w:fldChar w:fldCharType="begin" w:fldLock="1"/>
      </w:r>
      <w:r w:rsidR="007A70A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20</w:t>
      </w:r>
      <w:r>
        <w:rPr>
          <w:rFonts w:ascii="Garamond" w:hAnsi="Garamond"/>
        </w:rPr>
        <w:fldChar w:fldCharType="end"/>
      </w:r>
      <w:ins w:id="364" w:author="Lauren Harrison" w:date="2020-09-26T14:42:00Z">
        <w:r w:rsidR="00654463">
          <w:rPr>
            <w:rFonts w:ascii="Garamond" w:hAnsi="Garamond"/>
          </w:rPr>
          <w:t>)</w:t>
        </w:r>
      </w:ins>
      <w:r>
        <w:rPr>
          <w:rFonts w:ascii="Garamond" w:hAnsi="Garamond"/>
        </w:rPr>
        <w:t>.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w:t>
      </w:r>
      <w:del w:id="365" w:author="Lauren Harrison" w:date="2020-09-26T14:46:00Z">
        <w:r w:rsidDel="00D071CB">
          <w:rPr>
            <w:rFonts w:ascii="Garamond" w:hAnsi="Garamond"/>
          </w:rPr>
          <w:delText>see</w:delText>
        </w:r>
        <w:r w:rsidRPr="00763764" w:rsidDel="00D071CB">
          <w:rPr>
            <w:rFonts w:ascii="Garamond" w:hAnsi="Garamond"/>
          </w:rPr>
          <w:delText xml:space="preserve"> </w:delText>
        </w:r>
      </w:del>
      <w:r w:rsidRPr="00763764">
        <w:rPr>
          <w:rFonts w:ascii="Garamond" w:hAnsi="Garamond"/>
        </w:rPr>
        <w:t xml:space="preserve">Figure </w:t>
      </w:r>
      <w:r>
        <w:rPr>
          <w:rFonts w:ascii="Garamond" w:hAnsi="Garamond"/>
        </w:rPr>
        <w:t xml:space="preserve">3 and Supplementary Material). </w:t>
      </w:r>
      <w:r w:rsidR="004803F1">
        <w:rPr>
          <w:rFonts w:ascii="Garamond" w:hAnsi="Garamond"/>
        </w:rPr>
        <w:t>Recently, there has been a push for stricter definitions of personalities in animal behaviour studies</w:t>
      </w:r>
      <w:del w:id="366" w:author="Lauren Harrison" w:date="2020-09-26T14:41:00Z">
        <w:r w:rsidR="004803F1" w:rsidDel="003F104D">
          <w:rPr>
            <w:rFonts w:ascii="Garamond" w:hAnsi="Garamond"/>
          </w:rPr>
          <w:delText xml:space="preserve"> </w:delText>
        </w:r>
      </w:del>
      <w:r w:rsidR="004803F1">
        <w:rPr>
          <w:rFonts w:ascii="Garamond" w:hAnsi="Garamond"/>
        </w:rPr>
        <w:fldChar w:fldCharType="begin" w:fldLock="1"/>
      </w:r>
      <w:r w:rsidR="003B051B">
        <w:rPr>
          <w:rFonts w:ascii="Garamond" w:hAnsi="Garamond"/>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sup&gt;54&lt;/sup&gt;","plainTextFormattedCitation":"54","previouslyFormattedCitation":"&lt;sup&gt;54&lt;/sup&gt;"},"properties":{"noteIndex":0},"schema":"https://github.com/citation-style-language/schema/raw/master/csl-citation.json"}</w:instrText>
      </w:r>
      <w:r w:rsidR="004803F1">
        <w:rPr>
          <w:rFonts w:ascii="Garamond" w:hAnsi="Garamond"/>
        </w:rPr>
        <w:fldChar w:fldCharType="separate"/>
      </w:r>
      <w:r w:rsidR="007A70A3" w:rsidRPr="007A70A3">
        <w:rPr>
          <w:rFonts w:ascii="Garamond" w:hAnsi="Garamond"/>
          <w:noProof/>
          <w:vertAlign w:val="superscript"/>
        </w:rPr>
        <w:t>54</w:t>
      </w:r>
      <w:r w:rsidR="004803F1">
        <w:rPr>
          <w:rFonts w:ascii="Garamond" w:hAnsi="Garamond"/>
        </w:rPr>
        <w:fldChar w:fldCharType="end"/>
      </w:r>
      <w:r w:rsidR="004803F1">
        <w:rPr>
          <w:rFonts w:ascii="Garamond" w:hAnsi="Garamond"/>
        </w:rPr>
        <w:t xml:space="preserve">. </w:t>
      </w:r>
      <w:r>
        <w:rPr>
          <w:rFonts w:ascii="Garamond" w:hAnsi="Garamond"/>
        </w:rPr>
        <w:t>By definition, personality traits are repeatable</w:t>
      </w:r>
      <w:del w:id="367" w:author="Lauren Harrison" w:date="2020-09-26T14:41:00Z">
        <w:r w:rsidDel="003F104D">
          <w:rPr>
            <w:rFonts w:ascii="Garamond" w:hAnsi="Garamond"/>
          </w:rPr>
          <w:delText xml:space="preserve"> </w:delText>
        </w:r>
      </w:del>
      <w:ins w:id="368" w:author="Lauren Harrison" w:date="2020-09-26T14:40:00Z">
        <w:r w:rsidR="003F104D">
          <w:rPr>
            <w:rFonts w:ascii="Garamond" w:hAnsi="Garamond"/>
          </w:rPr>
          <w:fldChar w:fldCharType="begin" w:fldLock="1"/>
        </w:r>
      </w:ins>
      <w:r w:rsidR="003B051B">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sup&gt;49&lt;/sup&gt;","plainTextFormattedCitation":"49","previouslyFormattedCitation":"&lt;sup&gt;49&lt;/sup&gt;"},"properties":{"noteIndex":0},"schema":"https://github.com/citation-style-language/schema/raw/master/csl-citation.json"}</w:instrText>
      </w:r>
      <w:r w:rsidR="003F104D">
        <w:rPr>
          <w:rFonts w:ascii="Garamond" w:hAnsi="Garamond"/>
        </w:rPr>
        <w:fldChar w:fldCharType="separate"/>
      </w:r>
      <w:r w:rsidR="007A70A3" w:rsidRPr="007A70A3">
        <w:rPr>
          <w:rFonts w:ascii="Garamond" w:hAnsi="Garamond"/>
          <w:noProof/>
          <w:vertAlign w:val="superscript"/>
        </w:rPr>
        <w:t>49</w:t>
      </w:r>
      <w:ins w:id="369" w:author="Lauren Harrison" w:date="2020-09-26T14:40:00Z">
        <w:r w:rsidR="003F104D">
          <w:rPr>
            <w:rFonts w:ascii="Garamond" w:hAnsi="Garamond"/>
          </w:rPr>
          <w:fldChar w:fldCharType="end"/>
        </w:r>
      </w:ins>
      <w:del w:id="370" w:author="Lauren Harrison" w:date="2020-09-26T14:40:00Z">
        <w:r w:rsidDel="003F104D">
          <w:rPr>
            <w:rFonts w:ascii="Garamond" w:hAnsi="Garamond"/>
          </w:rPr>
          <w:delText>(</w:delText>
        </w:r>
        <w:r w:rsidRPr="00F37091" w:rsidDel="003F104D">
          <w:rPr>
            <w:rFonts w:ascii="Garamond" w:hAnsi="Garamond"/>
          </w:rPr>
          <w:delText xml:space="preserve">Sih </w:delText>
        </w:r>
        <w:r w:rsidRPr="00F37091" w:rsidDel="003F104D">
          <w:rPr>
            <w:rFonts w:ascii="Garamond" w:hAnsi="Garamond"/>
            <w:i/>
          </w:rPr>
          <w:delText>et al</w:delText>
        </w:r>
        <w:r w:rsidRPr="00F37091" w:rsidDel="003F104D">
          <w:rPr>
            <w:rFonts w:ascii="Garamond" w:hAnsi="Garamond"/>
          </w:rPr>
          <w:delText>. 2004</w:delText>
        </w:r>
        <w:r w:rsidDel="003F104D">
          <w:rPr>
            <w:rFonts w:ascii="Garamond" w:hAnsi="Garamond"/>
          </w:rPr>
          <w:delText>)</w:delText>
        </w:r>
      </w:del>
      <w:r>
        <w:rPr>
          <w:rFonts w:ascii="Garamond" w:hAnsi="Garamond"/>
        </w:rPr>
        <w:t xml:space="preserve">, but very few of the available studies reported repeatability, or cited previous work that has documented repeatability of the behavioural measure used to quantify personality. </w:t>
      </w:r>
      <w:r w:rsidR="004803F1">
        <w:rPr>
          <w:rFonts w:ascii="Garamond" w:hAnsi="Garamond"/>
        </w:rPr>
        <w:t>As such, many earlier studies</w:t>
      </w:r>
      <w:r>
        <w:rPr>
          <w:rFonts w:ascii="Garamond" w:hAnsi="Garamond"/>
        </w:rPr>
        <w:t xml:space="preserve"> </w:t>
      </w:r>
      <w:r w:rsidR="004803F1">
        <w:rPr>
          <w:rFonts w:ascii="Garamond" w:hAnsi="Garamond"/>
        </w:rPr>
        <w:t xml:space="preserve">of personality-like animal behaviours do not necessarily meet </w:t>
      </w:r>
      <w:r w:rsidR="007671E6">
        <w:rPr>
          <w:rFonts w:ascii="Garamond" w:hAnsi="Garamond"/>
        </w:rPr>
        <w:t>these</w:t>
      </w:r>
      <w:r w:rsidR="004803F1">
        <w:rPr>
          <w:rFonts w:ascii="Garamond" w:hAnsi="Garamond"/>
        </w:rPr>
        <w:t xml:space="preserve"> criteria</w:t>
      </w:r>
      <w:r w:rsidR="007671E6">
        <w:rPr>
          <w:rFonts w:ascii="Garamond" w:hAnsi="Garamond"/>
        </w:rPr>
        <w:t>. To ensure sufficient sample sizes</w:t>
      </w:r>
      <w:r w:rsidR="004803F1">
        <w:rPr>
          <w:rFonts w:ascii="Garamond" w:hAnsi="Garamond"/>
        </w:rPr>
        <w:t xml:space="preserve">, </w:t>
      </w:r>
      <w:r w:rsidR="007671E6">
        <w:rPr>
          <w:rFonts w:ascii="Garamond" w:hAnsi="Garamond"/>
        </w:rPr>
        <w:t xml:space="preserve">we </w:t>
      </w:r>
      <w:r>
        <w:rPr>
          <w:rFonts w:ascii="Garamond" w:hAnsi="Garamond"/>
        </w:rPr>
        <w:t>therefore included behaviours that are commonly described as indices of animal personality</w:t>
      </w:r>
      <w:r w:rsidR="004803F1">
        <w:rPr>
          <w:rFonts w:ascii="Garamond" w:hAnsi="Garamond"/>
        </w:rPr>
        <w:t>, and</w:t>
      </w:r>
      <w:r>
        <w:rPr>
          <w:rFonts w:ascii="Garamond" w:hAnsi="Garamond"/>
        </w:rPr>
        <w:t xml:space="preserve"> </w:t>
      </w:r>
      <w:ins w:id="371" w:author="Lauren Harrison" w:date="2020-09-26T14:41:00Z">
        <w:r w:rsidR="00A2784A">
          <w:rPr>
            <w:rFonts w:ascii="Garamond" w:hAnsi="Garamond"/>
          </w:rPr>
          <w:t xml:space="preserve">also </w:t>
        </w:r>
      </w:ins>
      <w:r w:rsidR="004803F1">
        <w:rPr>
          <w:rFonts w:ascii="Garamond" w:hAnsi="Garamond"/>
        </w:rPr>
        <w:t>where</w:t>
      </w:r>
      <w:r w:rsidR="00F059B0">
        <w:rPr>
          <w:rFonts w:ascii="Garamond" w:hAnsi="Garamond"/>
        </w:rPr>
        <w:t xml:space="preserve"> the authors interpreted behaviours as ‘personalities’</w:t>
      </w:r>
      <w:del w:id="372" w:author="Lauren Harrison" w:date="2020-09-26T15:01:00Z">
        <w:r w:rsidR="00F059B0" w:rsidDel="005B3BD4">
          <w:rPr>
            <w:rFonts w:ascii="Garamond" w:hAnsi="Garamond"/>
          </w:rPr>
          <w:delText xml:space="preserve"> </w:delText>
        </w:r>
        <w:r w:rsidDel="005B3BD4">
          <w:rPr>
            <w:rFonts w:ascii="Garamond" w:hAnsi="Garamond"/>
          </w:rPr>
          <w:delText>(</w:delText>
        </w:r>
      </w:del>
      <w:del w:id="373" w:author="Lauren Harrison" w:date="2020-09-26T14:38:00Z">
        <w:r w:rsidDel="008F35AE">
          <w:rPr>
            <w:rFonts w:ascii="Garamond" w:hAnsi="Garamond"/>
          </w:rPr>
          <w:delText>see</w:delText>
        </w:r>
      </w:del>
      <w:del w:id="374" w:author="Lauren Harrison" w:date="2020-09-26T15:01:00Z">
        <w:r w:rsidDel="005B3BD4">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sup&gt;22,49&lt;/sup&gt;","plainTextFormattedCitation":"22,49","previouslyFormattedCitation":"&lt;sup&gt;22,49&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22,49</w:t>
      </w:r>
      <w:r>
        <w:rPr>
          <w:rFonts w:ascii="Garamond" w:hAnsi="Garamond"/>
        </w:rPr>
        <w:fldChar w:fldCharType="end"/>
      </w:r>
      <w:r>
        <w:rPr>
          <w:rFonts w:ascii="Garamond" w:hAnsi="Garamond"/>
        </w:rPr>
        <w:t>.</w:t>
      </w:r>
      <w:r w:rsidR="00874719">
        <w:rPr>
          <w:rFonts w:ascii="Garamond" w:hAnsi="Garamond"/>
        </w:rPr>
        <w:t xml:space="preserve"> </w:t>
      </w:r>
    </w:p>
    <w:p w14:paraId="7AF0A436" w14:textId="77777777" w:rsidR="00DA2BB5" w:rsidRDefault="00DA2BB5" w:rsidP="00DA2BB5">
      <w:pPr>
        <w:ind w:firstLine="720"/>
        <w:contextualSpacing/>
        <w:rPr>
          <w:rFonts w:ascii="Garamond" w:hAnsi="Garamond"/>
        </w:rPr>
      </w:pPr>
    </w:p>
    <w:p w14:paraId="44032F89" w14:textId="580A17AB" w:rsidR="00ED2C8F" w:rsidRDefault="00DA2BB5" w:rsidP="00ED2C8F">
      <w:pPr>
        <w:ind w:firstLine="720"/>
        <w:contextualSpacing/>
        <w:rPr>
          <w:rFonts w:ascii="Garamond" w:hAnsi="Garamond"/>
        </w:rPr>
      </w:pPr>
      <w:r>
        <w:rPr>
          <w:rFonts w:ascii="Garamond" w:hAnsi="Garamond"/>
        </w:rPr>
        <w:t>In total, we identified 21</w:t>
      </w:r>
      <w:r w:rsidR="00745392">
        <w:rPr>
          <w:rFonts w:ascii="Garamond" w:hAnsi="Garamond"/>
        </w:rPr>
        <w:t>0</w:t>
      </w:r>
      <w:r>
        <w:rPr>
          <w:rFonts w:ascii="Garamond" w:hAnsi="Garamond"/>
        </w:rPr>
        <w:t xml:space="preserve"> eligible articles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w:t>
      </w:r>
      <w:r>
        <w:rPr>
          <w:rFonts w:ascii="Garamond" w:hAnsi="Garamond"/>
        </w:rPr>
        <w:lastRenderedPageBreak/>
        <w:t xml:space="preserve">relevant behavioural measures of personality traits that were reported by the authors. We used the R package </w:t>
      </w:r>
      <w:proofErr w:type="spellStart"/>
      <w:r w:rsidRPr="005E13DD">
        <w:rPr>
          <w:rFonts w:ascii="Garamond" w:hAnsi="Garamond"/>
          <w:i/>
          <w:iCs/>
        </w:rPr>
        <w:t>metaDigitise</w:t>
      </w:r>
      <w:proofErr w:type="spellEnd"/>
      <w:r>
        <w:rPr>
          <w:rFonts w:ascii="Garamond" w:hAnsi="Garamond"/>
        </w:rPr>
        <w:t xml:space="preserve"> </w:t>
      </w:r>
      <w:del w:id="375" w:author="Lauren Harrison" w:date="2020-09-26T14:37:00Z">
        <w:r w:rsidDel="001B7D00">
          <w:rPr>
            <w:rFonts w:ascii="Garamond" w:hAnsi="Garamond"/>
          </w:rPr>
          <w:delText>(</w:delText>
        </w:r>
      </w:del>
      <w:r>
        <w:rPr>
          <w:rFonts w:ascii="Garamond" w:hAnsi="Garamond"/>
        </w:rPr>
        <w:t>v</w:t>
      </w:r>
      <w:ins w:id="376" w:author="Lauren Harrison" w:date="2020-09-26T14:37:00Z">
        <w:r w:rsidR="001B7D00">
          <w:rPr>
            <w:rFonts w:ascii="Garamond" w:hAnsi="Garamond"/>
          </w:rPr>
          <w:t xml:space="preserve">ersion </w:t>
        </w:r>
      </w:ins>
      <w:r>
        <w:rPr>
          <w:rFonts w:ascii="Garamond" w:hAnsi="Garamond"/>
        </w:rPr>
        <w:t>1.0.0</w:t>
      </w:r>
      <w:del w:id="377" w:author="Lauren Harrison" w:date="2020-09-26T14:36:00Z">
        <w:r w:rsidDel="00087F47">
          <w:rPr>
            <w:rFonts w:ascii="Garamond" w:hAnsi="Garamond"/>
          </w:rPr>
          <w:delText>,</w:delText>
        </w:r>
      </w:del>
      <w:del w:id="378" w:author="Lauren Harrison" w:date="2020-09-26T14:37:00Z">
        <w:r w:rsidDel="00087F47">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sup&gt;55&lt;/sup&gt;","plainTextFormattedCitation":"55","previouslyFormattedCitation":"&lt;sup&gt;55&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55</w:t>
      </w:r>
      <w:r>
        <w:rPr>
          <w:rFonts w:ascii="Garamond" w:hAnsi="Garamond"/>
        </w:rPr>
        <w:fldChar w:fldCharType="end"/>
      </w:r>
      <w:ins w:id="379" w:author="Lauren Harrison" w:date="2020-09-26T14:37:00Z">
        <w:r w:rsidR="00087F47">
          <w:rPr>
            <w:rFonts w:ascii="Garamond" w:hAnsi="Garamond"/>
          </w:rPr>
          <w:t xml:space="preserve"> </w:t>
        </w:r>
      </w:ins>
      <w:del w:id="380" w:author="Lauren Harrison" w:date="2020-09-26T14:37:00Z">
        <w:r w:rsidDel="00087F47">
          <w:rPr>
            <w:rFonts w:ascii="Garamond" w:hAnsi="Garamond"/>
          </w:rPr>
          <w:delText xml:space="preserve"> </w:delText>
        </w:r>
      </w:del>
      <w:r>
        <w:rPr>
          <w:rFonts w:ascii="Garamond" w:hAnsi="Garamond"/>
        </w:rPr>
        <w:t xml:space="preserve">to extract summary statistics from figures. The location of the data in the original article is provided in our raw data </w:t>
      </w:r>
      <w:r w:rsidR="001F3615">
        <w:rPr>
          <w:rFonts w:ascii="Garamond" w:hAnsi="Garamond"/>
        </w:rPr>
        <w:t xml:space="preserve">files </w:t>
      </w:r>
      <w:r>
        <w:rPr>
          <w:rFonts w:ascii="Garamond" w:hAnsi="Garamond"/>
        </w:rPr>
        <w:t xml:space="preserve">(see Supplementary Material). </w:t>
      </w:r>
    </w:p>
    <w:p w14:paraId="697736E8" w14:textId="0166CA65" w:rsidR="00882A6D" w:rsidRDefault="00882A6D" w:rsidP="00882A6D">
      <w:pPr>
        <w:contextualSpacing/>
        <w:rPr>
          <w:rFonts w:ascii="Garamond" w:hAnsi="Garamond"/>
        </w:rPr>
      </w:pPr>
    </w:p>
    <w:p w14:paraId="5F6F37F1" w14:textId="41FBABE2" w:rsidR="00882A6D" w:rsidRPr="00ED2C8F" w:rsidRDefault="00882A6D" w:rsidP="00882A6D">
      <w:pPr>
        <w:contextualSpacing/>
        <w:rPr>
          <w:rFonts w:ascii="Garamond" w:hAnsi="Garamond"/>
        </w:rPr>
      </w:pPr>
      <w:r>
        <w:rPr>
          <w:rFonts w:ascii="Garamond" w:hAnsi="Garamond"/>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Pr>
          <w:rFonts w:ascii="Garamond" w:hAnsi="Garamond"/>
        </w:rPr>
        <w:t>5</w:t>
      </w:r>
      <w:r>
        <w:rPr>
          <w:rFonts w:ascii="Garamond" w:hAnsi="Garamond"/>
        </w:rPr>
        <w:t>). As such, we decided to remove these effect sizes, which reduced our final dataset to n=2,167 effect sizes, n=203 studies and n=</w:t>
      </w:r>
      <w:r w:rsidRPr="007E3B63">
        <w:rPr>
          <w:rFonts w:ascii="Garamond" w:hAnsi="Garamond"/>
          <w:color w:val="000000" w:themeColor="text1"/>
        </w:rPr>
        <w:t>2</w:t>
      </w:r>
      <w:r>
        <w:rPr>
          <w:rFonts w:ascii="Garamond" w:hAnsi="Garamond"/>
          <w:color w:val="000000" w:themeColor="text1"/>
        </w:rPr>
        <w:t>26</w:t>
      </w:r>
      <w:r>
        <w:rPr>
          <w:rFonts w:ascii="Garamond" w:hAnsi="Garamond"/>
        </w:rPr>
        <w:t xml:space="preserve"> species.  </w:t>
      </w:r>
    </w:p>
    <w:p w14:paraId="7CDA5226" w14:textId="77777777" w:rsidR="00ED2C8F" w:rsidRDefault="00ED2C8F" w:rsidP="00DA2BB5">
      <w:pPr>
        <w:contextualSpacing/>
        <w:rPr>
          <w:ins w:id="381" w:author="Daniel Noble" w:date="2020-09-05T13:54:00Z"/>
          <w:rFonts w:ascii="Garamond" w:hAnsi="Garamond"/>
        </w:rPr>
      </w:pPr>
    </w:p>
    <w:p w14:paraId="45975B0E" w14:textId="650B4806" w:rsidR="008A389D" w:rsidRDefault="008A389D" w:rsidP="008A389D">
      <w:pPr>
        <w:contextualSpacing/>
        <w:rPr>
          <w:rFonts w:ascii="Garamond" w:eastAsiaTheme="minorEastAsia" w:hAnsi="Garamond"/>
          <w:i/>
          <w:noProof/>
        </w:rPr>
      </w:pPr>
      <w:r>
        <w:rPr>
          <w:rFonts w:ascii="Garamond" w:eastAsiaTheme="minorEastAsia" w:hAnsi="Garamond"/>
          <w:i/>
          <w:noProof/>
        </w:rPr>
        <w:t>Data transformations</w:t>
      </w:r>
    </w:p>
    <w:p w14:paraId="5A8D049F" w14:textId="77777777" w:rsidR="008A389D" w:rsidRPr="002429AC" w:rsidRDefault="008A389D" w:rsidP="008A389D">
      <w:pPr>
        <w:contextualSpacing/>
        <w:rPr>
          <w:rFonts w:ascii="Garamond" w:eastAsiaTheme="minorEastAsia" w:hAnsi="Garamond"/>
          <w:noProof/>
        </w:rPr>
      </w:pPr>
    </w:p>
    <w:p w14:paraId="6EF72E1C" w14:textId="1C2CF384" w:rsidR="008A389D" w:rsidRDefault="008A389D" w:rsidP="008A389D">
      <w:pPr>
        <w:ind w:firstLine="720"/>
        <w:contextualSpacing/>
        <w:rPr>
          <w:rFonts w:ascii="Garamond" w:eastAsiaTheme="minorEastAsia" w:hAnsi="Garamond"/>
          <w:noProof/>
        </w:rPr>
      </w:pPr>
      <w:r>
        <w:rPr>
          <w:rFonts w:ascii="Garamond" w:eastAsiaTheme="minorEastAsia" w:hAnsi="Garamond"/>
          <w:noProof/>
        </w:rPr>
        <w:t xml:space="preserve">Our dataset contained some means, and associated variances, that </w:t>
      </w:r>
      <w:r w:rsidR="002F3ECF">
        <w:rPr>
          <w:rFonts w:ascii="Garamond" w:eastAsiaTheme="minorEastAsia" w:hAnsi="Garamond"/>
          <w:noProof/>
        </w:rPr>
        <w:t xml:space="preserve">had </w:t>
      </w:r>
      <w:r>
        <w:rPr>
          <w:rFonts w:ascii="Garamond" w:eastAsiaTheme="minorEastAsia" w:hAnsi="Garamond"/>
          <w:noProof/>
        </w:rPr>
        <w:t xml:space="preserve">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3E19EF" w:rsidRDefault="008A389D" w:rsidP="008A389D">
      <w:pPr>
        <w:contextualSpacing/>
        <w:rPr>
          <w:rFonts w:ascii="Garamond" w:eastAsiaTheme="minorEastAsia" w:hAnsi="Garamond"/>
          <w:noProof/>
          <w:sz w:val="20"/>
          <w:szCs w:val="20"/>
        </w:rPr>
      </w:pPr>
    </w:p>
    <w:p w14:paraId="6D81B49A"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23FA6558" w14:textId="64B5A29E" w:rsidR="008A389D" w:rsidRPr="006C2D94" w:rsidRDefault="008A389D" w:rsidP="008A389D">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1</w:t>
      </w:r>
    </w:p>
    <w:p w14:paraId="580E9BF0" w14:textId="77777777" w:rsidR="008A389D" w:rsidRDefault="008A389D" w:rsidP="008A389D">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43811E27" w14:textId="58F58578" w:rsidR="008A389D" w:rsidRPr="006C2D94" w:rsidRDefault="008A389D" w:rsidP="008A389D">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733A60">
        <w:rPr>
          <w:rFonts w:ascii="Garamond" w:eastAsiaTheme="minorEastAsia" w:hAnsi="Garamond"/>
          <w:i/>
          <w:noProof/>
          <w:sz w:val="20"/>
          <w:szCs w:val="20"/>
        </w:rPr>
        <w:t>2</w:t>
      </w:r>
    </w:p>
    <w:p w14:paraId="4B6EA173" w14:textId="77777777" w:rsidR="008A389D" w:rsidRDefault="008A389D" w:rsidP="008A389D">
      <w:pPr>
        <w:contextualSpacing/>
        <w:rPr>
          <w:rFonts w:ascii="Garamond" w:hAnsi="Garamond"/>
        </w:rPr>
      </w:pPr>
    </w:p>
    <w:p w14:paraId="6E34861A" w14:textId="1FBFB93F" w:rsidR="008A389D" w:rsidRDefault="008A389D" w:rsidP="008A389D">
      <w:pPr>
        <w:contextualSpacing/>
        <w:rPr>
          <w:rFonts w:ascii="Garamond" w:hAnsi="Garamond"/>
        </w:rPr>
      </w:pPr>
      <w:r>
        <w:rPr>
          <w:rFonts w:ascii="Garamond" w:hAnsi="Garamond"/>
        </w:rPr>
        <w:t xml:space="preserve">Second, some behavioural measures were presented as proportions, which constrains their distribution, so we converted them to </w:t>
      </w:r>
      <w:commentRangeStart w:id="382"/>
      <w:r>
        <w:rPr>
          <w:rFonts w:ascii="Garamond" w:hAnsi="Garamond"/>
        </w:rPr>
        <w:t>the logit scale</w:t>
      </w:r>
      <w:r w:rsidR="0024276A">
        <w:rPr>
          <w:rFonts w:ascii="Garamond" w:hAnsi="Garamond"/>
        </w:rPr>
        <w:t xml:space="preserve">: mean= </w:t>
      </w:r>
      <w:r>
        <w:rPr>
          <w:rFonts w:ascii="Garamond" w:hAnsi="Garamond"/>
        </w:rPr>
        <w:t>log (p/[1-p]</w:t>
      </w:r>
      <w:r w:rsidR="0024276A">
        <w:rPr>
          <w:rFonts w:ascii="Garamond" w:hAnsi="Garamond"/>
        </w:rPr>
        <w:t xml:space="preserve">); </w:t>
      </w:r>
      <w:r w:rsidR="0024276A" w:rsidRPr="0024276A">
        <w:rPr>
          <w:rFonts w:ascii="Garamond" w:hAnsi="Garamond"/>
        </w:rPr>
        <w:t>SD=</w:t>
      </w:r>
      <m:oMath>
        <m:r>
          <w:rPr>
            <w:rFonts w:ascii="Cambria Math" w:hAnsi="Cambria Math"/>
          </w:rPr>
          <m:t>√</m:t>
        </m:r>
        <m:sSup>
          <m:sSupPr>
            <m:ctrlPr>
              <w:rPr>
                <w:rFonts w:ascii="Cambria Math" w:hAnsi="Cambria Math"/>
                <w:i/>
              </w:rPr>
            </m:ctrlPr>
          </m:sSupPr>
          <m:e>
            <m:r>
              <w:rPr>
                <w:rFonts w:ascii="Cambria Math" w:hAnsi="Cambria Math"/>
              </w:rPr>
              <m:t>(SD</m:t>
            </m:r>
          </m:e>
          <m:sup>
            <m:r>
              <w:rPr>
                <w:rFonts w:ascii="Cambria Math" w:hAnsi="Cambria Math"/>
              </w:rPr>
              <m:t>2</m:t>
            </m:r>
          </m:sup>
        </m:sSup>
        <m:r>
          <w:rPr>
            <w:rFonts w:ascii="Cambria Math" w:hAnsi="Cambria Math"/>
          </w:rPr>
          <m:t>)*(1/p)+(1/(1-</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oMath>
      <w:r w:rsidR="0024276A">
        <w:rPr>
          <w:rFonts w:ascii="Garamond" w:hAnsi="Garamond"/>
        </w:rPr>
        <w:t xml:space="preserve"> </w:t>
      </w:r>
      <w:commentRangeEnd w:id="382"/>
      <w:r w:rsidR="00000FCD">
        <w:rPr>
          <w:rStyle w:val="CommentReference"/>
        </w:rPr>
        <w:commentReference w:id="382"/>
      </w:r>
      <w:r>
        <w:rPr>
          <w:rFonts w:ascii="Garamond" w:hAnsi="Garamond"/>
        </w:rPr>
        <w:t>to meet normality assumptions before calculating the relevant effect size. Information on which effect sizes are based on transformed values are provided in our raw data and code supplied in the Supplementary Materials.</w:t>
      </w:r>
    </w:p>
    <w:p w14:paraId="1E3B6FFA" w14:textId="77777777" w:rsidR="008A389D" w:rsidRDefault="008A389D"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49A4496B"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Hedges’ </w:t>
      </w:r>
      <w:r w:rsidRPr="008F7F1B">
        <w:rPr>
          <w:rFonts w:ascii="Garamond" w:hAnsi="Garamond"/>
          <w:i/>
        </w:rPr>
        <w:t>g</w:t>
      </w:r>
      <w:r>
        <w:rPr>
          <w:rFonts w:ascii="Garamond" w:hAnsi="Garamond"/>
        </w:rPr>
        <w:t xml:space="preserve"> (sample size adjusted standardised mean difference</w:t>
      </w:r>
      <w:del w:id="383" w:author="Lauren Harrison" w:date="2020-09-26T15:01: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sup&gt;56&lt;/sup&gt;","plainTextFormattedCitation":"56","previouslyFormattedCitation":"&lt;sup&gt;56&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56</w:t>
      </w:r>
      <w:r>
        <w:rPr>
          <w:rFonts w:ascii="Garamond" w:hAnsi="Garamond"/>
        </w:rPr>
        <w:fldChar w:fldCharType="end"/>
      </w:r>
      <w:ins w:id="384" w:author="Lauren Harrison" w:date="2020-09-26T15:01:00Z">
        <w:r w:rsidR="004D2BA8">
          <w:rPr>
            <w:rFonts w:ascii="Garamond" w:hAnsi="Garamond"/>
          </w:rPr>
          <w:t>)</w:t>
        </w:r>
      </w:ins>
      <w:r>
        <w:rPr>
          <w:rFonts w:ascii="Garamond" w:hAnsi="Garamond"/>
        </w:rPr>
        <w:t xml:space="preserve"> as follows: </w:t>
      </w:r>
    </w:p>
    <w:p w14:paraId="78E4BDD7" w14:textId="66F31457" w:rsidR="00DA2BB5" w:rsidRPr="00733A60" w:rsidRDefault="00733A60" w:rsidP="00DA2BB5">
      <w:pPr>
        <w:contextualSpacing/>
        <w:jc w:val="center"/>
        <w:rPr>
          <w:rFonts w:ascii="Garamond" w:eastAsiaTheme="minorEastAsia" w:hAnsi="Garamond"/>
          <w:sz w:val="20"/>
          <w:szCs w:val="20"/>
        </w:rPr>
      </w:pP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r>
          <w:rPr>
            <w:rFonts w:ascii="Cambria Math" w:hAnsi="Cambria Math"/>
            <w:sz w:val="20"/>
            <w:szCs w:val="20"/>
          </w:rPr>
          <m:t>J</m:t>
        </m:r>
      </m:oMath>
      <w:r w:rsidR="00DA2BB5" w:rsidRPr="00733A60">
        <w:rPr>
          <w:rFonts w:ascii="Garamond" w:eastAsiaTheme="minorEastAsia" w:hAnsi="Garamond"/>
          <w:sz w:val="20"/>
          <w:szCs w:val="20"/>
        </w:rPr>
        <w:t xml:space="preserve"> ,</w:t>
      </w:r>
    </w:p>
    <w:p w14:paraId="7A53CC8D" w14:textId="357E333C"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 xml:space="preserve">Eq. </w:t>
      </w:r>
      <w:r w:rsidR="00733A60">
        <w:rPr>
          <w:rFonts w:ascii="Garamond" w:eastAsiaTheme="minorEastAsia" w:hAnsi="Garamond"/>
          <w:i/>
          <w:sz w:val="20"/>
          <w:szCs w:val="20"/>
        </w:rPr>
        <w:t>3</w:t>
      </w:r>
    </w:p>
    <w:p w14:paraId="7BDB2957" w14:textId="77777777" w:rsidR="00DA2BB5" w:rsidRPr="006C2D94" w:rsidRDefault="00FC77DA"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0C1247A1"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 xml:space="preserve">Eq. </w:t>
      </w:r>
      <w:r w:rsidR="00733A60">
        <w:rPr>
          <w:rFonts w:ascii="Garamond" w:hAnsi="Garamond"/>
          <w:i/>
          <w:sz w:val="20"/>
          <w:szCs w:val="20"/>
        </w:rPr>
        <w:t>4</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m:den>
          </m:f>
        </m:oMath>
      </m:oMathPara>
    </w:p>
    <w:p w14:paraId="1159930B" w14:textId="37BDA6D3" w:rsidR="00DA2BB5" w:rsidRPr="006C2D94"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5</w:t>
      </w:r>
    </w:p>
    <w:p w14:paraId="346ABB4E" w14:textId="34588A92"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w:t>
      </w:r>
      <w:proofErr w:type="spellStart"/>
      <w:r>
        <w:rPr>
          <w:rFonts w:ascii="Garamond" w:eastAsiaTheme="minorEastAsia" w:hAnsi="Garamond"/>
        </w:rPr>
        <w:t>s</w:t>
      </w:r>
      <w:proofErr w:type="spellEnd"/>
      <w:r>
        <w:rPr>
          <w:rFonts w:ascii="Garamond" w:eastAsiaTheme="minorEastAsia" w:hAnsi="Garamond"/>
        </w:rPr>
        <w:t xml:space="preserve"> the pooled standard deviation and N and SD are the sample size and standard deviation for males (M) and females (F), respectively.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4CF808FD" w:rsidR="00DA2BB5" w:rsidRPr="009F7C5C" w:rsidRDefault="00FC77DA"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g</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del w:id="385" w:author="Daniel Noble" w:date="2020-09-05T13:46:00Z">
              <w:rPr>
                <w:rFonts w:ascii="Cambria Math" w:eastAsiaTheme="minorEastAsia" w:hAnsi="Cambria Math"/>
                <w:sz w:val="20"/>
                <w:szCs w:val="20"/>
              </w:rPr>
              <m:t>,</m:t>
            </w:del>
          </m:r>
        </m:oMath>
      </m:oMathPara>
    </w:p>
    <w:p w14:paraId="2ECAE7F9" w14:textId="6E17CDCB" w:rsidR="00DA2BB5" w:rsidRDefault="00DA2BB5" w:rsidP="00DA2BB5">
      <w:pPr>
        <w:contextualSpacing/>
        <w:jc w:val="right"/>
        <w:rPr>
          <w:rFonts w:ascii="Garamond" w:hAnsi="Garamond"/>
          <w:i/>
          <w:sz w:val="20"/>
          <w:szCs w:val="20"/>
        </w:rPr>
      </w:pPr>
      <w:r>
        <w:rPr>
          <w:rFonts w:ascii="Garamond" w:hAnsi="Garamond"/>
          <w:i/>
          <w:sz w:val="20"/>
          <w:szCs w:val="20"/>
        </w:rPr>
        <w:t xml:space="preserve">Eq. </w:t>
      </w:r>
      <w:r w:rsidR="00733A60">
        <w:rPr>
          <w:rFonts w:ascii="Garamond" w:hAnsi="Garamond"/>
          <w:i/>
          <w:sz w:val="20"/>
          <w:szCs w:val="20"/>
        </w:rPr>
        <w:t>6</w:t>
      </w:r>
    </w:p>
    <w:p w14:paraId="5136F87B" w14:textId="63B6CC21" w:rsidR="00DA2BB5" w:rsidRDefault="00DA2BB5" w:rsidP="00DA2BB5">
      <w:pPr>
        <w:contextualSpacing/>
        <w:jc w:val="right"/>
        <w:rPr>
          <w:rFonts w:ascii="Garamond" w:hAnsi="Garamond"/>
          <w:i/>
          <w:sz w:val="20"/>
          <w:szCs w:val="20"/>
        </w:rPr>
      </w:pPr>
    </w:p>
    <w:p w14:paraId="44E75968" w14:textId="77777777" w:rsidR="00DA2BB5" w:rsidRDefault="00DA2BB5" w:rsidP="00DA2BB5">
      <w:pPr>
        <w:contextualSpacing/>
        <w:jc w:val="right"/>
        <w:rPr>
          <w:rFonts w:ascii="Garamond" w:hAnsi="Garamond"/>
          <w:i/>
          <w:sz w:val="20"/>
          <w:szCs w:val="20"/>
        </w:rPr>
      </w:pPr>
    </w:p>
    <w:p w14:paraId="7A5DB2A2" w14:textId="12171A1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some behavioural measures were based on ranks or scores. As such, response ratios could not be calculated because score and rank data are not bound to zero</w:t>
      </w:r>
      <w:del w:id="386" w:author="Lauren Harrison" w:date="2020-09-26T15:00:00Z">
        <w:r w:rsidDel="004D2BA8">
          <w:rPr>
            <w:rFonts w:ascii="Garamond" w:eastAsiaTheme="minorEastAsia" w:hAnsi="Garamond"/>
          </w:rPr>
          <w:delText xml:space="preserve"> </w:delText>
        </w:r>
      </w:del>
      <w:r>
        <w:rPr>
          <w:rFonts w:ascii="Garamond" w:eastAsiaTheme="minorEastAsia" w:hAnsi="Garamond"/>
        </w:rPr>
        <w:fldChar w:fldCharType="begin" w:fldLock="1"/>
      </w:r>
      <w:r w:rsidR="003B051B">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sup&gt;52,57&lt;/sup&gt;","plainTextFormattedCitation":"52,57","previouslyFormattedCitation":"&lt;sup&gt;52,57&lt;/sup&gt;"},"properties":{"noteIndex":0},"schema":"https://github.com/citation-style-language/schema/raw/master/csl-citation.json"}</w:instrText>
      </w:r>
      <w:r>
        <w:rPr>
          <w:rFonts w:ascii="Garamond" w:eastAsiaTheme="minorEastAsia" w:hAnsi="Garamond"/>
        </w:rPr>
        <w:fldChar w:fldCharType="separate"/>
      </w:r>
      <w:r w:rsidR="007A70A3" w:rsidRPr="007A70A3">
        <w:rPr>
          <w:rFonts w:ascii="Garamond" w:eastAsiaTheme="minorEastAsia" w:hAnsi="Garamond"/>
          <w:noProof/>
          <w:vertAlign w:val="superscript"/>
        </w:rPr>
        <w:t>52,57</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or ‘time to resume a behaviour’ following a simulated 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52D5624C"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w:t>
      </w:r>
      <w:del w:id="387" w:author="Lauren Harrison" w:date="2020-09-26T16:09:00Z">
        <w:r w:rsidDel="004A3363">
          <w:rPr>
            <w:rFonts w:ascii="Garamond" w:eastAsiaTheme="minorEastAsia" w:hAnsi="Garamond"/>
          </w:rPr>
          <w:delText xml:space="preserve"> </w:delText>
        </w:r>
      </w:del>
      <w:r>
        <w:rPr>
          <w:rFonts w:ascii="Garamond" w:eastAsiaTheme="minorEastAsia" w:hAnsi="Garamond"/>
        </w:rPr>
        <w:fldChar w:fldCharType="begin" w:fldLock="1"/>
      </w:r>
      <w:r w:rsidR="003B051B">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sup&gt;52&lt;/sup&gt;","plainTextFormattedCitation":"52","previouslyFormattedCitation":"&lt;sup&gt;52&lt;/sup&gt;"},"properties":{"noteIndex":0},"schema":"https://github.com/citation-style-language/schema/raw/master/csl-citation.json"}</w:instrText>
      </w:r>
      <w:r>
        <w:rPr>
          <w:rFonts w:ascii="Garamond" w:eastAsiaTheme="minorEastAsia" w:hAnsi="Garamond"/>
        </w:rPr>
        <w:fldChar w:fldCharType="separate"/>
      </w:r>
      <w:r w:rsidR="007A70A3" w:rsidRPr="007A70A3">
        <w:rPr>
          <w:rFonts w:ascii="Garamond" w:eastAsiaTheme="minorEastAsia" w:hAnsi="Garamond"/>
          <w:noProof/>
          <w:vertAlign w:val="superscript"/>
        </w:rPr>
        <w:t>52</w:t>
      </w:r>
      <w:r>
        <w:rPr>
          <w:rFonts w:ascii="Garamond" w:eastAsiaTheme="minorEastAsia" w:hAnsi="Garamond"/>
        </w:rPr>
        <w:fldChar w:fldCharType="end"/>
      </w:r>
      <w:r>
        <w:rPr>
          <w:rFonts w:ascii="Garamond" w:eastAsiaTheme="minorEastAsia" w:hAnsi="Garamond"/>
          <w:noProof/>
        </w:rPr>
        <w:t xml:space="preserve">. </w:t>
      </w:r>
      <w:r w:rsidR="009A0817">
        <w:rPr>
          <w:rFonts w:ascii="Garamond" w:eastAsiaTheme="minorEastAsia" w:hAnsi="Garamond"/>
        </w:rPr>
        <w:t>In our data set there was a strong, positive relationship between the mean and variance in personality measurements (</w:t>
      </w:r>
      <w:r w:rsidR="009A0817" w:rsidRPr="001E52B7">
        <w:rPr>
          <w:rFonts w:ascii="Garamond" w:eastAsiaTheme="minorEastAsia" w:hAnsi="Garamond"/>
        </w:rPr>
        <w:t xml:space="preserve">males: </w:t>
      </w:r>
      <w:r w:rsidR="009A0817" w:rsidRPr="001E52B7">
        <w:rPr>
          <w:rFonts w:ascii="Garamond" w:eastAsiaTheme="minorEastAsia" w:hAnsi="Garamond"/>
          <w:i/>
          <w:iCs/>
        </w:rPr>
        <w:t xml:space="preserve">r </w:t>
      </w:r>
      <w:r w:rsidR="009A0817" w:rsidRPr="001E52B7">
        <w:rPr>
          <w:rFonts w:ascii="Garamond" w:eastAsiaTheme="minorEastAsia" w:hAnsi="Garamond"/>
        </w:rPr>
        <w:t>=0.</w:t>
      </w:r>
      <w:r w:rsidR="009A0817">
        <w:rPr>
          <w:rFonts w:ascii="Garamond" w:eastAsiaTheme="minorEastAsia" w:hAnsi="Garamond"/>
        </w:rPr>
        <w:t>90</w:t>
      </w:r>
      <w:r w:rsidR="009A0817" w:rsidRPr="001E52B7">
        <w:rPr>
          <w:rFonts w:ascii="Garamond" w:eastAsiaTheme="minorEastAsia" w:hAnsi="Garamond"/>
        </w:rPr>
        <w:t xml:space="preserve">; females: </w:t>
      </w:r>
      <w:r w:rsidR="009A0817" w:rsidRPr="001E52B7">
        <w:rPr>
          <w:rFonts w:ascii="Garamond" w:eastAsiaTheme="minorEastAsia" w:hAnsi="Garamond"/>
          <w:i/>
          <w:iCs/>
        </w:rPr>
        <w:t>r</w:t>
      </w:r>
      <w:r w:rsidR="009A0817" w:rsidRPr="001E52B7">
        <w:rPr>
          <w:rFonts w:ascii="Garamond" w:eastAsiaTheme="minorEastAsia" w:hAnsi="Garamond"/>
        </w:rPr>
        <w:t xml:space="preserve"> =0.</w:t>
      </w:r>
      <w:r w:rsidR="009A0817">
        <w:rPr>
          <w:rFonts w:ascii="Garamond" w:eastAsiaTheme="minorEastAsia" w:hAnsi="Garamond"/>
        </w:rPr>
        <w:t xml:space="preserve">91). As such, using </w:t>
      </w:r>
      <w:proofErr w:type="spellStart"/>
      <w:r w:rsidR="009A0817">
        <w:rPr>
          <w:rFonts w:ascii="Garamond" w:eastAsiaTheme="minorEastAsia" w:hAnsi="Garamond"/>
        </w:rPr>
        <w:t>lnCVR</w:t>
      </w:r>
      <w:proofErr w:type="spellEnd"/>
      <w:r>
        <w:rPr>
          <w:rFonts w:ascii="Garamond" w:eastAsiaTheme="minorEastAsia" w:hAnsi="Garamond"/>
        </w:rPr>
        <w:t xml:space="preserve"> control</w:t>
      </w:r>
      <w:r w:rsidR="009A0817">
        <w:rPr>
          <w:rFonts w:ascii="Garamond" w:eastAsiaTheme="minorEastAsia" w:hAnsi="Garamond"/>
        </w:rPr>
        <w:t>led</w:t>
      </w:r>
      <w:r>
        <w:rPr>
          <w:rFonts w:ascii="Garamond" w:eastAsiaTheme="minorEastAsia" w:hAnsi="Garamond"/>
        </w:rPr>
        <w:t xml:space="preserve"> for mean-variance relationships and </w:t>
      </w:r>
      <w:r w:rsidR="009A0817">
        <w:rPr>
          <w:rFonts w:ascii="Garamond" w:eastAsiaTheme="minorEastAsia" w:hAnsi="Garamond"/>
        </w:rPr>
        <w:t xml:space="preserve">allowed us to </w:t>
      </w:r>
      <w:r>
        <w:rPr>
          <w:rFonts w:ascii="Garamond" w:eastAsiaTheme="minorEastAsia" w:hAnsi="Garamond"/>
        </w:rPr>
        <w:t>quantify sex difference</w:t>
      </w:r>
      <w:r w:rsidR="009A0817">
        <w:rPr>
          <w:rFonts w:ascii="Garamond" w:eastAsiaTheme="minorEastAsia" w:hAnsi="Garamond"/>
        </w:rPr>
        <w:t>s</w:t>
      </w:r>
      <w:r>
        <w:rPr>
          <w:rFonts w:ascii="Garamond" w:eastAsiaTheme="minorEastAsia" w:hAnsi="Garamond"/>
        </w:rPr>
        <w:t xml:space="preserve"> in variances independent of the</w:t>
      </w:r>
      <w:r w:rsidR="00B0274F">
        <w:rPr>
          <w:rFonts w:ascii="Garamond" w:eastAsiaTheme="minorEastAsia" w:hAnsi="Garamond"/>
        </w:rPr>
        <w:t xml:space="preserve"> mean</w:t>
      </w:r>
      <w:del w:id="388" w:author="Lauren Harrison" w:date="2020-09-26T15:00:00Z">
        <w:r w:rsidDel="004D2BA8">
          <w:rPr>
            <w:rFonts w:ascii="Garamond" w:eastAsiaTheme="minorEastAsia" w:hAnsi="Garamond"/>
          </w:rPr>
          <w:delText xml:space="preserve"> </w:delText>
        </w:r>
      </w:del>
      <w:r w:rsidR="003F4313">
        <w:rPr>
          <w:rFonts w:ascii="Garamond" w:eastAsiaTheme="minorEastAsia" w:hAnsi="Garamond"/>
        </w:rPr>
        <w:fldChar w:fldCharType="begin" w:fldLock="1"/>
      </w:r>
      <w:r w:rsidR="003B051B">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sup&gt;52,58&lt;/sup&gt;","plainTextFormattedCitation":"52,58","previouslyFormattedCitation":"&lt;sup&gt;52,58&lt;/sup&gt;"},"properties":{"noteIndex":0},"schema":"https://github.com/citation-style-language/schema/raw/master/csl-citation.json"}</w:instrText>
      </w:r>
      <w:r w:rsidR="003F4313">
        <w:rPr>
          <w:rFonts w:ascii="Garamond" w:eastAsiaTheme="minorEastAsia" w:hAnsi="Garamond"/>
        </w:rPr>
        <w:fldChar w:fldCharType="separate"/>
      </w:r>
      <w:r w:rsidR="007A70A3" w:rsidRPr="007A70A3">
        <w:rPr>
          <w:rFonts w:ascii="Garamond" w:eastAsiaTheme="minorEastAsia" w:hAnsi="Garamond"/>
          <w:noProof/>
          <w:vertAlign w:val="superscript"/>
        </w:rPr>
        <w:t>52,58</w:t>
      </w:r>
      <w:r w:rsidR="003F4313">
        <w:rPr>
          <w:rFonts w:ascii="Garamond" w:eastAsiaTheme="minorEastAsia" w:hAnsi="Garamond"/>
        </w:rPr>
        <w:fldChar w:fldCharType="end"/>
      </w:r>
      <w:r w:rsidRPr="003F4313">
        <w:rPr>
          <w:rFonts w:ascii="Garamond" w:eastAsiaTheme="minorEastAsia" w:hAnsi="Garamond"/>
        </w:rPr>
        <w:t>.</w:t>
      </w:r>
      <w:r>
        <w:rPr>
          <w:rFonts w:ascii="Garamond" w:eastAsiaTheme="minorEastAsia" w:hAnsi="Garamond"/>
        </w:rPr>
        <w:t xml:space="preserve"> We </w:t>
      </w:r>
      <w:r>
        <w:rPr>
          <w:rFonts w:ascii="Garamond" w:eastAsiaTheme="minorEastAsia" w:hAnsi="Garamond"/>
          <w:noProof/>
        </w:rPr>
        <w:t>calculated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0E930FB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733A60">
        <w:rPr>
          <w:rFonts w:ascii="Garamond" w:eastAsiaTheme="minorEastAsia" w:hAnsi="Garamond"/>
          <w:i/>
          <w:sz w:val="20"/>
          <w:szCs w:val="20"/>
        </w:rPr>
        <w:t>7</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FC77DA"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61988E5E"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733A60">
        <w:rPr>
          <w:rFonts w:ascii="Garamond" w:eastAsiaTheme="minorEastAsia" w:hAnsi="Garamond"/>
          <w:i/>
          <w:sz w:val="20"/>
          <w:szCs w:val="20"/>
        </w:rPr>
        <w:t>8</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647F115B" w14:textId="6EDF60BF" w:rsidR="00DA2BB5" w:rsidRPr="00733A60"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71526A1" w14:textId="77777777" w:rsidR="000B5B0D" w:rsidRDefault="000B5B0D" w:rsidP="00DA2BB5">
      <w:pPr>
        <w:contextualSpacing/>
        <w:rPr>
          <w:rFonts w:ascii="Garamond" w:hAnsi="Garamond"/>
          <w:i/>
          <w:iCs/>
        </w:rPr>
      </w:pPr>
    </w:p>
    <w:p w14:paraId="79C9AE05" w14:textId="5146E03B"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524B6D23"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7A70A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sup&gt;20&lt;/sup&gt;","plainTextFormattedCitation":"20","previouslyFormattedCitation":"&lt;sup&gt;20&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20</w:t>
      </w:r>
      <w:r>
        <w:rPr>
          <w:rFonts w:ascii="Garamond" w:hAnsi="Garamond"/>
        </w:rPr>
        <w:fldChar w:fldCharType="end"/>
      </w:r>
      <w:r>
        <w:rPr>
          <w:rFonts w:ascii="Garamond" w:hAnsi="Garamond"/>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del w:id="389" w:author="Lauren Harrison" w:date="2020-09-28T18:30:00Z">
        <w:r w:rsidDel="009F1657">
          <w:rPr>
            <w:rFonts w:ascii="Garamond" w:hAnsi="Garamond"/>
          </w:rPr>
          <w:delText xml:space="preserve"> </w:delText>
        </w:r>
      </w:del>
      <w:ins w:id="390" w:author="Lauren Harrison" w:date="2020-09-28T18:30:00Z">
        <w:r w:rsidR="009F1657">
          <w:rPr>
            <w:rFonts w:ascii="Garamond" w:hAnsi="Garamond"/>
          </w:rPr>
          <w:fldChar w:fldCharType="begin" w:fldLock="1"/>
        </w:r>
      </w:ins>
      <w:r w:rsidR="003B051B">
        <w:rPr>
          <w:rFonts w:ascii="Garamond" w:hAnsi="Garamond"/>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sup&gt;35&lt;/sup&gt;","plainTextFormattedCitation":"35","previouslyFormattedCitation":"&lt;sup&gt;35&lt;/sup&gt;"},"properties":{"noteIndex":0},"schema":"https://github.com/citation-style-language/schema/raw/master/csl-citation.json"}</w:instrText>
      </w:r>
      <w:r w:rsidR="009F1657">
        <w:rPr>
          <w:rFonts w:ascii="Garamond" w:hAnsi="Garamond"/>
        </w:rPr>
        <w:fldChar w:fldCharType="separate"/>
      </w:r>
      <w:r w:rsidR="007A70A3" w:rsidRPr="007A70A3">
        <w:rPr>
          <w:rFonts w:ascii="Garamond" w:hAnsi="Garamond"/>
          <w:noProof/>
          <w:vertAlign w:val="superscript"/>
        </w:rPr>
        <w:t>35</w:t>
      </w:r>
      <w:ins w:id="391" w:author="Lauren Harrison" w:date="2020-09-28T18:30:00Z">
        <w:r w:rsidR="009F1657">
          <w:rPr>
            <w:rFonts w:ascii="Garamond" w:hAnsi="Garamond"/>
          </w:rPr>
          <w:fldChar w:fldCharType="end"/>
        </w:r>
      </w:ins>
      <w:del w:id="392" w:author="Lauren Harrison" w:date="2020-09-28T18:30:00Z">
        <w:r w:rsidDel="009F1657">
          <w:rPr>
            <w:rFonts w:ascii="Garamond" w:hAnsi="Garamond"/>
          </w:rPr>
          <w:delText>(</w:delText>
        </w:r>
        <w:r w:rsidRPr="0058316F" w:rsidDel="009F1657">
          <w:rPr>
            <w:rFonts w:ascii="Garamond" w:hAnsi="Garamond"/>
            <w:highlight w:val="cyan"/>
            <w:rPrChange w:id="393" w:author="Michael Jennions" w:date="2020-09-22T14:00:00Z">
              <w:rPr>
                <w:rFonts w:ascii="Garamond" w:hAnsi="Garamond"/>
              </w:rPr>
            </w:rPrChange>
          </w:rPr>
          <w:delText xml:space="preserve">e.g. primates: </w:delText>
        </w:r>
        <w:commentRangeStart w:id="394"/>
        <w:r w:rsidRPr="0058316F" w:rsidDel="009F1657">
          <w:rPr>
            <w:rFonts w:ascii="Garamond" w:hAnsi="Garamond"/>
            <w:highlight w:val="cyan"/>
            <w:rPrChange w:id="395" w:author="Michael Jennions" w:date="2020-09-22T14:00:00Z">
              <w:rPr>
                <w:rFonts w:ascii="Garamond" w:hAnsi="Garamond"/>
              </w:rPr>
            </w:rPrChange>
          </w:rPr>
          <w:fldChar w:fldCharType="begin" w:fldLock="1"/>
        </w:r>
        <w:r w:rsidR="0099093C" w:rsidRPr="009F1657" w:rsidDel="009F1657">
          <w:rPr>
            <w:rFonts w:ascii="Garamond" w:hAnsi="Garamond"/>
            <w:highlight w:val="cyan"/>
          </w:rPr>
          <w:del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primates","type":"article-journal","volume":"50"},"uris":["http://www.mendeley.com/documents/?uuid=961a2a0b-7ee9-4034-8810-0221e9bb7d30"]}],"mendeley":{"formattedCitation":"&lt;sup&gt;33,34&lt;/sup&gt;","manualFormatting":"Cassini 2020; fish: Horne et al. 2020)","plainTextFormattedCitation":"33,34","previouslyFormattedCitation":"&lt;sup&gt;38,39&lt;/sup&gt;"},"properties":{"noteIndex":0},"schema":"https://github.com/citation-style-language/schema/raw/master/csl-citation.json"}</w:delInstrText>
        </w:r>
        <w:r w:rsidRPr="0058316F" w:rsidDel="009F1657">
          <w:rPr>
            <w:rFonts w:ascii="Garamond" w:hAnsi="Garamond"/>
            <w:highlight w:val="cyan"/>
            <w:rPrChange w:id="396" w:author="Michael Jennions" w:date="2020-09-22T14:00:00Z">
              <w:rPr>
                <w:rFonts w:ascii="Garamond" w:hAnsi="Garamond"/>
              </w:rPr>
            </w:rPrChange>
          </w:rPr>
          <w:fldChar w:fldCharType="separate"/>
        </w:r>
        <w:r w:rsidRPr="009F1657" w:rsidDel="009F1657">
          <w:rPr>
            <w:rFonts w:ascii="Garamond" w:hAnsi="Garamond"/>
            <w:noProof/>
            <w:highlight w:val="cyan"/>
            <w:rPrChange w:id="397" w:author="Lauren Harrison" w:date="2020-09-28T18:30:00Z">
              <w:rPr>
                <w:rFonts w:ascii="Garamond" w:hAnsi="Garamond"/>
                <w:noProof/>
              </w:rPr>
            </w:rPrChange>
          </w:rPr>
          <w:delText xml:space="preserve">Cassini 2020; fish: Horne </w:delText>
        </w:r>
        <w:r w:rsidRPr="009F1657" w:rsidDel="009F1657">
          <w:rPr>
            <w:rFonts w:ascii="Garamond" w:hAnsi="Garamond"/>
            <w:i/>
            <w:noProof/>
            <w:highlight w:val="cyan"/>
            <w:rPrChange w:id="398" w:author="Lauren Harrison" w:date="2020-09-28T18:30:00Z">
              <w:rPr>
                <w:rFonts w:ascii="Garamond" w:hAnsi="Garamond"/>
                <w:i/>
                <w:noProof/>
              </w:rPr>
            </w:rPrChange>
          </w:rPr>
          <w:delText>et al.</w:delText>
        </w:r>
        <w:r w:rsidRPr="009F1657" w:rsidDel="009F1657">
          <w:rPr>
            <w:rFonts w:ascii="Garamond" w:hAnsi="Garamond"/>
            <w:noProof/>
            <w:highlight w:val="cyan"/>
            <w:rPrChange w:id="399" w:author="Lauren Harrison" w:date="2020-09-28T18:30:00Z">
              <w:rPr>
                <w:rFonts w:ascii="Garamond" w:hAnsi="Garamond"/>
                <w:noProof/>
              </w:rPr>
            </w:rPrChange>
          </w:rPr>
          <w:delText xml:space="preserve"> 2020)</w:delText>
        </w:r>
        <w:r w:rsidRPr="0058316F" w:rsidDel="009F1657">
          <w:rPr>
            <w:rFonts w:ascii="Garamond" w:hAnsi="Garamond"/>
            <w:highlight w:val="cyan"/>
            <w:rPrChange w:id="400" w:author="Michael Jennions" w:date="2020-09-22T14:00:00Z">
              <w:rPr>
                <w:rFonts w:ascii="Garamond" w:hAnsi="Garamond"/>
              </w:rPr>
            </w:rPrChange>
          </w:rPr>
          <w:fldChar w:fldCharType="end"/>
        </w:r>
        <w:commentRangeEnd w:id="394"/>
        <w:r w:rsidR="0058316F" w:rsidDel="009F1657">
          <w:rPr>
            <w:rStyle w:val="CommentReference"/>
          </w:rPr>
          <w:commentReference w:id="394"/>
        </w:r>
      </w:del>
      <w:r>
        <w:rPr>
          <w:rFonts w:ascii="Garamond" w:hAnsi="Garamond"/>
        </w:rPr>
        <w:t>. We calculated SSD as the ratio of male to female mean body length, mass or the size of another focal</w:t>
      </w:r>
      <w:r w:rsidR="003A1B80">
        <w:rPr>
          <w:rFonts w:ascii="Garamond" w:hAnsi="Garamond"/>
        </w:rPr>
        <w:t>, dimorphic</w:t>
      </w:r>
      <w:r>
        <w:rPr>
          <w:rFonts w:ascii="Garamond" w:hAnsi="Garamond"/>
        </w:rPr>
        <w:t xml:space="preserve"> trait (e.g. wing length</w:t>
      </w:r>
      <w:r w:rsidR="000C1902">
        <w:rPr>
          <w:rFonts w:ascii="Garamond" w:hAnsi="Garamond"/>
        </w:rPr>
        <w:t>) using</w:t>
      </w:r>
      <w:r>
        <w:rPr>
          <w:rFonts w:ascii="Garamond" w:hAnsi="Garamond"/>
        </w:rPr>
        <w:t xml:space="preserve"> the following index of </w:t>
      </w:r>
      <w:r w:rsidRPr="00F46971">
        <w:rPr>
          <w:rFonts w:ascii="Garamond" w:hAnsi="Garamond"/>
        </w:rPr>
        <w:t>SSD</w:t>
      </w:r>
      <w:del w:id="401" w:author="Lauren Harrison" w:date="2020-09-26T15:00:00Z">
        <w:r w:rsidRPr="00F46971" w:rsidDel="004D2BA8">
          <w:rPr>
            <w:rFonts w:ascii="Garamond" w:hAnsi="Garamond"/>
          </w:rPr>
          <w:delText xml:space="preserve"> </w:delText>
        </w:r>
      </w:del>
      <w:r w:rsidRPr="00F46971">
        <w:rPr>
          <w:rFonts w:ascii="Garamond" w:hAnsi="Garamond"/>
        </w:rPr>
        <w:fldChar w:fldCharType="begin" w:fldLock="1"/>
      </w:r>
      <w:r w:rsidR="003B051B" w:rsidRPr="00F46971">
        <w:rPr>
          <w:rFonts w:ascii="Garamond" w:hAnsi="Garamond"/>
          <w:rPrChange w:id="402" w:author="Lauren Harrison" w:date="2020-09-28T19:37:00Z">
            <w:rPr>
              <w:rFonts w:ascii="Garamond" w:hAnsi="Garamond"/>
              <w:highlight w:val="cyan"/>
            </w:rPr>
          </w:rPrChange>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sup&gt;59&lt;/sup&gt;","plainTextFormattedCitation":"59","previouslyFormattedCitation":"&lt;sup&gt;59&lt;/sup&gt;"},"properties":{"noteIndex":0},"schema":"https://github.com/citation-style-language/schema/raw/master/csl-citation.json"}</w:instrText>
      </w:r>
      <w:r w:rsidRPr="00F46971">
        <w:rPr>
          <w:rFonts w:ascii="Garamond" w:hAnsi="Garamond"/>
        </w:rPr>
        <w:fldChar w:fldCharType="separate"/>
      </w:r>
      <w:r w:rsidR="007A70A3" w:rsidRPr="00F46971">
        <w:rPr>
          <w:rFonts w:ascii="Garamond" w:hAnsi="Garamond"/>
          <w:noProof/>
          <w:vertAlign w:val="superscript"/>
          <w:rPrChange w:id="403" w:author="Lauren Harrison" w:date="2020-09-28T19:37:00Z">
            <w:rPr>
              <w:rFonts w:ascii="Garamond" w:hAnsi="Garamond"/>
              <w:noProof/>
              <w:highlight w:val="cyan"/>
              <w:vertAlign w:val="superscript"/>
            </w:rPr>
          </w:rPrChange>
        </w:rPr>
        <w:t>59</w:t>
      </w:r>
      <w:r w:rsidRPr="00F46971">
        <w:rPr>
          <w:rFonts w:ascii="Garamond" w:hAnsi="Garamond"/>
        </w:rPr>
        <w:fldChar w:fldCharType="end"/>
      </w:r>
      <w:r w:rsidRPr="00F46971">
        <w:rPr>
          <w:rFonts w:ascii="Garamond" w:hAnsi="Garamond"/>
        </w:rPr>
        <w:t>:</w:t>
      </w:r>
    </w:p>
    <w:p w14:paraId="084174AF" w14:textId="77777777" w:rsidR="00DA2BB5" w:rsidRDefault="00DA2BB5" w:rsidP="00DA2BB5">
      <w:pPr>
        <w:contextualSpacing/>
        <w:rPr>
          <w:rFonts w:ascii="Garamond" w:hAnsi="Garamond"/>
        </w:rPr>
      </w:pPr>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0E0CCA75"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87532E">
        <w:rPr>
          <w:rFonts w:ascii="Garamond" w:hAnsi="Garamond"/>
          <w:i/>
          <w:sz w:val="20"/>
        </w:rPr>
        <w:t>9</w:t>
      </w:r>
    </w:p>
    <w:p w14:paraId="3B25047B" w14:textId="77777777" w:rsidR="00DA2BB5" w:rsidRPr="006C2D94" w:rsidRDefault="00DA2BB5" w:rsidP="00DA2BB5">
      <w:pPr>
        <w:contextualSpacing/>
        <w:rPr>
          <w:rFonts w:ascii="Garamond" w:hAnsi="Garamond"/>
          <w:i/>
        </w:rPr>
      </w:pPr>
    </w:p>
    <w:p w14:paraId="15358848" w14:textId="5BEB7FC2" w:rsidR="003A1B80"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w:t>
      </w:r>
      <w:r>
        <w:rPr>
          <w:rFonts w:ascii="Garamond" w:hAnsi="Garamond"/>
        </w:rPr>
        <w:lastRenderedPageBreak/>
        <w:t xml:space="preserve">Larger values of the SSD index are interpreted as species in which there is increasingly stronger sexual selection on males. 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CRC Handbook of Avian Body Masses</w:t>
      </w:r>
      <w:del w:id="404" w:author="Lauren Harrison" w:date="2020-09-26T15:00:00Z">
        <w:r w:rsidDel="004D2BA8">
          <w:rPr>
            <w:rFonts w:ascii="Garamond" w:hAnsi="Garamond"/>
            <w:i/>
          </w:rPr>
          <w:delText xml:space="preserve"> </w:delText>
        </w:r>
      </w:del>
      <w:r>
        <w:rPr>
          <w:rFonts w:ascii="Garamond" w:hAnsi="Garamond"/>
        </w:rPr>
        <w:fldChar w:fldCharType="begin" w:fldLock="1"/>
      </w:r>
      <w:r w:rsidR="003B051B">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sup&gt;60&lt;/sup&gt;","plainTextFormattedCitation":"60","previouslyFormattedCitation":"&lt;sup&gt;60&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60</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We then used data from located studies to calculate the SSD index. </w:t>
      </w:r>
    </w:p>
    <w:p w14:paraId="69C294FE" w14:textId="77777777" w:rsidR="003A1B80" w:rsidRDefault="003A1B80" w:rsidP="00DA2BB5">
      <w:pPr>
        <w:rPr>
          <w:rFonts w:ascii="Garamond" w:hAnsi="Garamond"/>
        </w:rPr>
      </w:pPr>
    </w:p>
    <w:p w14:paraId="3D795C10" w14:textId="4071D343" w:rsidR="00DA2BB5" w:rsidRPr="00523C36" w:rsidRDefault="000644B8" w:rsidP="003A1B80">
      <w:pPr>
        <w:rPr>
          <w:rFonts w:ascii="Times New Roman" w:eastAsia="Times New Roman" w:hAnsi="Times New Roman" w:cs="Times New Roman"/>
        </w:rPr>
      </w:pPr>
      <w:r>
        <w:rPr>
          <w:rFonts w:ascii="Garamond" w:hAnsi="Garamond"/>
        </w:rPr>
        <w:t xml:space="preserve">Second, we also quantified mating system (“monogamous” or “multiple mating”). Where included studies did not report mating system,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“mating system”. </w:t>
      </w:r>
      <w:r w:rsidR="00DA2BB5">
        <w:rPr>
          <w:rFonts w:ascii="Garamond" w:hAnsi="Garamond"/>
        </w:rPr>
        <w:t>The location of data collected for SSD index</w:t>
      </w:r>
      <w:r>
        <w:rPr>
          <w:rFonts w:ascii="Garamond" w:hAnsi="Garamond"/>
        </w:rPr>
        <w:t xml:space="preserve"> and mating system</w:t>
      </w:r>
      <w:r w:rsidR="00DA2BB5">
        <w:rPr>
          <w:rFonts w:ascii="Garamond" w:hAnsi="Garamond"/>
        </w:rPr>
        <w:t xml:space="preserve"> </w:t>
      </w:r>
      <w:r>
        <w:rPr>
          <w:rFonts w:ascii="Garamond" w:hAnsi="Garamond"/>
        </w:rPr>
        <w:t>are</w:t>
      </w:r>
      <w:r w:rsidR="00DA2BB5">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48047D3"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w:t>
      </w:r>
      <w:r w:rsidR="004803F1">
        <w:rPr>
          <w:rFonts w:ascii="Garamond" w:hAnsi="Garamond"/>
          <w:color w:val="000000" w:themeColor="text1"/>
        </w:rPr>
        <w:t>9</w:t>
      </w:r>
      <w:r w:rsidRPr="00F02F7D">
        <w:rPr>
          <w:rFonts w:ascii="Garamond" w:hAnsi="Garamond"/>
          <w:color w:val="000000" w:themeColor="text1"/>
        </w:rPr>
        <w:t>-S1</w:t>
      </w:r>
      <w:r w:rsidR="004803F1">
        <w:rPr>
          <w:rFonts w:ascii="Garamond" w:hAnsi="Garamond"/>
          <w:color w:val="000000" w:themeColor="text1"/>
        </w:rPr>
        <w:t>3</w:t>
      </w:r>
      <w:r>
        <w:rPr>
          <w:rFonts w:ascii="Garamond" w:hAnsi="Garamond"/>
        </w:rPr>
        <w:t>, but these should be treated as strictly exploratory analyses.</w:t>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41824A7D"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models (</w:t>
      </w:r>
      <w:r w:rsidR="00142E4A">
        <w:rPr>
          <w:rFonts w:ascii="Garamond" w:hAnsi="Garamond"/>
        </w:rPr>
        <w:t>intercept only models that consider</w:t>
      </w:r>
      <w:r>
        <w:rPr>
          <w:rFonts w:ascii="Garamond" w:hAnsi="Garamond"/>
        </w:rPr>
        <w:t xml:space="preserve"> random effects) and then ran multi-level meta-regression (MLMR) models (including fixed effect moderators) in R </w:t>
      </w:r>
      <w:ins w:id="405" w:author="Lauren Harrison" w:date="2020-09-26T14:29:00Z">
        <w:r w:rsidR="002453C5">
          <w:rPr>
            <w:rFonts w:ascii="Garamond" w:hAnsi="Garamond"/>
          </w:rPr>
          <w:t>version 3.5.1</w:t>
        </w:r>
        <w:r w:rsidR="002453C5">
          <w:rPr>
            <w:rFonts w:ascii="Garamond" w:hAnsi="Garamond"/>
          </w:rPr>
          <w:fldChar w:fldCharType="begin" w:fldLock="1"/>
        </w:r>
      </w:ins>
      <w:r w:rsidR="003B051B">
        <w:rPr>
          <w:rFonts w:ascii="Garamond" w:hAnsi="Garamond"/>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sup&gt;61&lt;/sup&gt;","plainTextFormattedCitation":"61","previouslyFormattedCitation":"&lt;sup&gt;61&lt;/sup&gt;"},"properties":{"noteIndex":0},"schema":"https://github.com/citation-style-language/schema/raw/master/csl-citation.json"}</w:instrText>
      </w:r>
      <w:r w:rsidR="002453C5">
        <w:rPr>
          <w:rFonts w:ascii="Garamond" w:hAnsi="Garamond"/>
        </w:rPr>
        <w:fldChar w:fldCharType="separate"/>
      </w:r>
      <w:r w:rsidR="007A70A3" w:rsidRPr="007A70A3">
        <w:rPr>
          <w:rFonts w:ascii="Garamond" w:hAnsi="Garamond"/>
          <w:noProof/>
          <w:vertAlign w:val="superscript"/>
        </w:rPr>
        <w:t>61</w:t>
      </w:r>
      <w:ins w:id="406" w:author="Lauren Harrison" w:date="2020-09-26T14:29:00Z">
        <w:r w:rsidR="002453C5">
          <w:rPr>
            <w:rFonts w:ascii="Garamond" w:hAnsi="Garamond"/>
          </w:rPr>
          <w:fldChar w:fldCharType="end"/>
        </w:r>
        <w:r w:rsidR="002453C5">
          <w:rPr>
            <w:rFonts w:ascii="Garamond" w:hAnsi="Garamond"/>
          </w:rPr>
          <w:t xml:space="preserve"> </w:t>
        </w:r>
      </w:ins>
      <w:del w:id="407" w:author="Lauren Harrison" w:date="2020-09-26T14:29:00Z">
        <w:r w:rsidDel="002453C5">
          <w:rPr>
            <w:rFonts w:ascii="Garamond" w:hAnsi="Garamond"/>
          </w:rPr>
          <w:delText xml:space="preserve">(version 3.5.1, </w:delText>
        </w:r>
        <w:r w:rsidRPr="000941A1" w:rsidDel="002453C5">
          <w:rPr>
            <w:rFonts w:ascii="Garamond" w:hAnsi="Garamond"/>
            <w:iCs/>
            <w:noProof/>
          </w:rPr>
          <w:delText>R Core Team 201</w:delText>
        </w:r>
        <w:r w:rsidDel="002453C5">
          <w:rPr>
            <w:rFonts w:ascii="Garamond" w:hAnsi="Garamond"/>
            <w:iCs/>
            <w:noProof/>
          </w:rPr>
          <w:delText>8</w:delText>
        </w:r>
        <w:r w:rsidDel="002453C5">
          <w:rPr>
            <w:rFonts w:ascii="Garamond" w:hAnsi="Garamond"/>
          </w:rPr>
          <w:delText xml:space="preserve">) </w:delText>
        </w:r>
      </w:del>
      <w:r>
        <w:rPr>
          <w:rFonts w:ascii="Garamond" w:hAnsi="Garamond"/>
        </w:rPr>
        <w:t xml:space="preserve">using the package </w:t>
      </w:r>
      <w:del w:id="408" w:author="Lauren Harrison" w:date="2020-09-26T14:29:00Z">
        <w:r w:rsidDel="002453C5">
          <w:rPr>
            <w:rFonts w:ascii="Garamond" w:hAnsi="Garamond"/>
            <w:i/>
            <w:iCs/>
          </w:rPr>
          <w:delText>metafor</w:delText>
        </w:r>
      </w:del>
      <w:proofErr w:type="spellStart"/>
      <w:ins w:id="409" w:author="Lauren Harrison" w:date="2020-09-26T14:29:00Z">
        <w:r w:rsidR="002453C5">
          <w:rPr>
            <w:rFonts w:ascii="Garamond" w:hAnsi="Garamond"/>
            <w:i/>
            <w:iCs/>
          </w:rPr>
          <w:t>metafor</w:t>
        </w:r>
        <w:proofErr w:type="spellEnd"/>
        <w:r w:rsidR="002453C5">
          <w:rPr>
            <w:rFonts w:ascii="Garamond" w:hAnsi="Garamond"/>
            <w:i/>
            <w:iCs/>
          </w:rPr>
          <w:t xml:space="preserve"> </w:t>
        </w:r>
        <w:r w:rsidR="002453C5">
          <w:rPr>
            <w:rFonts w:ascii="Garamond" w:hAnsi="Garamond"/>
          </w:rPr>
          <w:t>(version 2.4.0)</w:t>
        </w:r>
      </w:ins>
      <w:del w:id="410" w:author="Lauren Harrison" w:date="2020-09-26T14:29:00Z">
        <w:r w:rsidDel="002453C5">
          <w:rPr>
            <w:rFonts w:ascii="Garamond" w:hAnsi="Garamond"/>
            <w:i/>
            <w:iCs/>
          </w:rPr>
          <w:delText xml:space="preserve"> </w:delText>
        </w:r>
      </w:del>
      <w:r>
        <w:rPr>
          <w:rFonts w:ascii="Garamond" w:hAnsi="Garamond"/>
          <w:i/>
          <w:iCs/>
        </w:rPr>
        <w:fldChar w:fldCharType="begin" w:fldLock="1"/>
      </w:r>
      <w:r w:rsidR="003B051B">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sup&gt;62&lt;/sup&gt;","plainTextFormattedCitation":"62","previouslyFormattedCitation":"&lt;sup&gt;62&lt;/sup&gt;"},"properties":{"noteIndex":0},"schema":"https://github.com/citation-style-language/schema/raw/master/csl-citation.json"}</w:instrText>
      </w:r>
      <w:r>
        <w:rPr>
          <w:rFonts w:ascii="Garamond" w:hAnsi="Garamond"/>
          <w:i/>
          <w:iCs/>
        </w:rPr>
        <w:fldChar w:fldCharType="separate"/>
      </w:r>
      <w:r w:rsidR="007A70A3" w:rsidRPr="007A70A3">
        <w:rPr>
          <w:rFonts w:ascii="Garamond" w:hAnsi="Garamond"/>
          <w:iCs/>
          <w:noProof/>
          <w:vertAlign w:val="superscript"/>
        </w:rPr>
        <w:t>62</w:t>
      </w:r>
      <w:r>
        <w:rPr>
          <w:rFonts w:ascii="Garamond" w:hAnsi="Garamond"/>
          <w:i/>
          <w:iCs/>
        </w:rPr>
        <w:fldChar w:fldCharType="end"/>
      </w:r>
      <w:r>
        <w:rPr>
          <w:rFonts w:ascii="Garamond" w:hAnsi="Garamond"/>
        </w:rPr>
        <w:t>.</w:t>
      </w:r>
      <w:ins w:id="411" w:author="Lauren Harrison" w:date="2020-09-26T14:29:00Z">
        <w:r w:rsidR="002453C5">
          <w:rPr>
            <w:rFonts w:ascii="Garamond" w:hAnsi="Garamond"/>
          </w:rPr>
          <w:t xml:space="preserve"> </w:t>
        </w:r>
      </w:ins>
      <w:del w:id="412" w:author="Lauren Harrison" w:date="2020-09-26T14:29:00Z">
        <w:r w:rsidDel="002453C5">
          <w:rPr>
            <w:rFonts w:ascii="Garamond" w:hAnsi="Garamond"/>
          </w:rPr>
          <w:delText xml:space="preserve"> </w:delText>
        </w:r>
      </w:del>
      <w:r>
        <w:rPr>
          <w:rFonts w:ascii="Garamond" w:hAnsi="Garamond"/>
        </w:rPr>
        <w:t xml:space="preserve">We ran separate models for each of our five taxonomic groups, namely: birds, mammals, fish, invertebrates and </w:t>
      </w:r>
      <w:r w:rsidR="00142E4A">
        <w:rPr>
          <w:rFonts w:ascii="Garamond" w:hAnsi="Garamond"/>
        </w:rPr>
        <w:t>reptiles/amphibians</w:t>
      </w:r>
      <w:r>
        <w:rPr>
          <w:rFonts w:ascii="Garamond" w:hAnsi="Garamond"/>
        </w:rPr>
        <w:t xml:space="preserve"> </w:t>
      </w:r>
      <w:r w:rsidR="00142E4A">
        <w:rPr>
          <w:rFonts w:ascii="Garamond" w:hAnsi="Garamond"/>
        </w:rPr>
        <w:t>(</w:t>
      </w:r>
      <w:r>
        <w:rPr>
          <w:rFonts w:ascii="Garamond" w:hAnsi="Garamond"/>
        </w:rPr>
        <w:t>combined due to low sample sizes). Although we were interested in whether sex differences varied across these taxonomic groups, the available sample sizes generally precluded running models with taxa as a moderator</w:t>
      </w:r>
      <w:r w:rsidR="009A40FE">
        <w:rPr>
          <w:rFonts w:ascii="Garamond" w:hAnsi="Garamond"/>
        </w:rPr>
        <w:t xml:space="preserve"> and would have resulted in overly complicated interpretation</w:t>
      </w:r>
      <w:r>
        <w:rPr>
          <w:rFonts w:ascii="Garamond" w:hAnsi="Garamond"/>
        </w:rPr>
        <w:t xml:space="preserve">. </w:t>
      </w:r>
      <w:r w:rsidR="00E245DF">
        <w:rPr>
          <w:rFonts w:ascii="Garamond" w:hAnsi="Garamond"/>
        </w:rPr>
        <w:t>Furthermore, the diversity of taxa made it challenging to create a full phylogeny that included all taxa</w:t>
      </w:r>
      <w:r w:rsidR="00686FAF">
        <w:rPr>
          <w:rFonts w:ascii="Garamond" w:hAnsi="Garamond"/>
        </w:rPr>
        <w:t xml:space="preserve"> to account for evolutionary relationships and non-independence</w:t>
      </w:r>
      <w:del w:id="413" w:author="Lauren Harrison" w:date="2020-09-26T15:00:00Z">
        <w:r w:rsidR="00686FAF" w:rsidDel="004D2BA8">
          <w:rPr>
            <w:rFonts w:ascii="Garamond" w:hAnsi="Garamond"/>
          </w:rPr>
          <w:delText xml:space="preserve"> </w:delText>
        </w:r>
      </w:del>
      <w:ins w:id="414" w:author="Lauren Harrison" w:date="2020-09-26T14:30:00Z">
        <w:r w:rsidR="002453C5">
          <w:rPr>
            <w:rFonts w:ascii="Garamond" w:hAnsi="Garamond"/>
          </w:rPr>
          <w:fldChar w:fldCharType="begin" w:fldLock="1"/>
        </w:r>
      </w:ins>
      <w:r w:rsidR="003B051B">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sidR="002453C5">
        <w:rPr>
          <w:rFonts w:ascii="Garamond" w:hAnsi="Garamond"/>
        </w:rPr>
        <w:fldChar w:fldCharType="separate"/>
      </w:r>
      <w:r w:rsidR="007A70A3" w:rsidRPr="007A70A3">
        <w:rPr>
          <w:rFonts w:ascii="Garamond" w:hAnsi="Garamond"/>
          <w:noProof/>
          <w:vertAlign w:val="superscript"/>
        </w:rPr>
        <w:t>53</w:t>
      </w:r>
      <w:ins w:id="415" w:author="Lauren Harrison" w:date="2020-09-26T14:30:00Z">
        <w:r w:rsidR="002453C5">
          <w:rPr>
            <w:rFonts w:ascii="Garamond" w:hAnsi="Garamond"/>
          </w:rPr>
          <w:fldChar w:fldCharType="end"/>
        </w:r>
      </w:ins>
      <w:del w:id="416" w:author="Lauren Harrison" w:date="2020-09-26T14:30:00Z">
        <w:r w:rsidR="00686FAF" w:rsidDel="002453C5">
          <w:rPr>
            <w:rFonts w:ascii="Garamond" w:hAnsi="Garamond"/>
          </w:rPr>
          <w:delText>(Noble et al. 2017)</w:delText>
        </w:r>
      </w:del>
      <w:r>
        <w:rPr>
          <w:rFonts w:ascii="Garamond" w:hAnsi="Garamond"/>
        </w:rPr>
        <w:t>.</w:t>
      </w:r>
      <w:r w:rsidR="00686FAF">
        <w:rPr>
          <w:rFonts w:ascii="Garamond" w:hAnsi="Garamond"/>
        </w:rPr>
        <w:t xml:space="preserve"> Focusing on broad taxonomic groups separately allowed us to construct phylogenies for each group</w:t>
      </w:r>
      <w:r w:rsidR="008E6ABD">
        <w:rPr>
          <w:rFonts w:ascii="Garamond" w:hAnsi="Garamond"/>
        </w:rPr>
        <w:t>. Even then, phylogenies</w:t>
      </w:r>
      <w:r w:rsidR="00686FAF">
        <w:rPr>
          <w:rFonts w:ascii="Garamond" w:hAnsi="Garamond"/>
        </w:rPr>
        <w:t xml:space="preserve"> were better resolved for some groups </w:t>
      </w:r>
      <w:r w:rsidR="008E6ABD">
        <w:rPr>
          <w:rFonts w:ascii="Garamond" w:hAnsi="Garamond"/>
        </w:rPr>
        <w:t>than</w:t>
      </w:r>
      <w:r w:rsidR="00686FAF">
        <w:rPr>
          <w:rFonts w:ascii="Garamond" w:hAnsi="Garamond"/>
        </w:rPr>
        <w:t xml:space="preserve"> others (e.g.</w:t>
      </w:r>
      <w:ins w:id="417" w:author="Lauren Harrison" w:date="2020-09-26T14:31:00Z">
        <w:r w:rsidR="00BD53F1">
          <w:rPr>
            <w:rFonts w:ascii="Garamond" w:hAnsi="Garamond"/>
          </w:rPr>
          <w:t xml:space="preserve"> </w:t>
        </w:r>
      </w:ins>
      <w:del w:id="418" w:author="Lauren Harrison" w:date="2020-09-26T14:31:00Z">
        <w:r w:rsidR="00686FAF" w:rsidDel="00BD53F1">
          <w:rPr>
            <w:rFonts w:ascii="Garamond" w:hAnsi="Garamond"/>
          </w:rPr>
          <w:delText xml:space="preserve">, </w:delText>
        </w:r>
      </w:del>
      <w:r w:rsidR="00686FAF">
        <w:rPr>
          <w:rFonts w:ascii="Garamond" w:hAnsi="Garamond"/>
        </w:rPr>
        <w:t>mammal and bird</w:t>
      </w:r>
      <w:r w:rsidR="00B657FB">
        <w:rPr>
          <w:rFonts w:ascii="Garamond" w:hAnsi="Garamond"/>
        </w:rPr>
        <w:t xml:space="preserve"> </w:t>
      </w:r>
      <w:r w:rsidR="008E6ABD">
        <w:rPr>
          <w:rFonts w:ascii="Garamond" w:hAnsi="Garamond"/>
        </w:rPr>
        <w:t xml:space="preserve">ones </w:t>
      </w:r>
      <w:r w:rsidR="00B657FB">
        <w:rPr>
          <w:rFonts w:ascii="Garamond" w:hAnsi="Garamond"/>
        </w:rPr>
        <w:t xml:space="preserve">were better than </w:t>
      </w:r>
      <w:r w:rsidR="008E6ABD">
        <w:rPr>
          <w:rFonts w:ascii="Garamond" w:hAnsi="Garamond"/>
        </w:rPr>
        <w:t xml:space="preserve">those </w:t>
      </w:r>
      <w:r w:rsidR="00B657FB">
        <w:rPr>
          <w:rFonts w:ascii="Garamond" w:hAnsi="Garamond"/>
        </w:rPr>
        <w:t xml:space="preserve">for </w:t>
      </w:r>
      <w:r w:rsidR="00686FAF">
        <w:rPr>
          <w:rFonts w:ascii="Garamond" w:hAnsi="Garamond"/>
        </w:rPr>
        <w:t>insects</w:t>
      </w:r>
      <w:r w:rsidR="00041254">
        <w:rPr>
          <w:rFonts w:ascii="Garamond" w:hAnsi="Garamond"/>
        </w:rPr>
        <w:t xml:space="preserve"> – see below</w:t>
      </w:r>
      <w:r w:rsidR="00686FAF">
        <w:rPr>
          <w:rFonts w:ascii="Garamond" w:hAnsi="Garamond"/>
        </w:rPr>
        <w:t>).</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2A9259FF" w:rsidR="00DA2BB5" w:rsidRDefault="00DA2BB5" w:rsidP="00DA2BB5">
      <w:pPr>
        <w:ind w:firstLine="720"/>
        <w:contextualSpacing/>
        <w:rPr>
          <w:rFonts w:ascii="Garamond" w:hAnsi="Garamond"/>
        </w:rPr>
      </w:pPr>
      <w:r>
        <w:rPr>
          <w:rFonts w:ascii="Garamond" w:hAnsi="Garamond"/>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del w:id="419"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sup&gt;24,63&lt;/sup&gt;","plainTextFormattedCitation":"24,63","previouslyFormattedCitation":"&lt;sup&gt;24,63&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24,63</w:t>
      </w:r>
      <w:r>
        <w:rPr>
          <w:rFonts w:ascii="Garamond" w:hAnsi="Garamond"/>
        </w:rPr>
        <w:fldChar w:fldCharType="end"/>
      </w:r>
      <w:r>
        <w:rPr>
          <w:rFonts w:ascii="Garamond" w:hAnsi="Garamond"/>
        </w:rPr>
        <w:t>, and greater variance for all five traits in accordance with the ‘greater male variability’ hypothesis</w:t>
      </w:r>
      <w:del w:id="420" w:author="Lauren Harrison" w:date="2020-09-26T14:59:00Z">
        <w:r w:rsidDel="004D2BA8">
          <w:rPr>
            <w:rFonts w:ascii="Garamond" w:hAnsi="Garamond"/>
          </w:rPr>
          <w:delText xml:space="preserve"> </w:delText>
        </w:r>
      </w:del>
      <w:r>
        <w:rPr>
          <w:rFonts w:ascii="Garamond" w:hAnsi="Garamond"/>
        </w:rPr>
        <w:fldChar w:fldCharType="begin" w:fldLock="1"/>
      </w:r>
      <w:r w:rsidR="007A70A3">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sup&gt;14&lt;/sup&gt;","plainTextFormattedCitation":"14","previouslyFormattedCitation":"&lt;sup&gt;14&lt;/sup&gt;"},"properties":{"noteIndex":0},"schema":"https://github.com/citation-style-language/schema/raw/master/csl-citation.json"}</w:instrText>
      </w:r>
      <w:r>
        <w:rPr>
          <w:rFonts w:ascii="Garamond" w:hAnsi="Garamond"/>
        </w:rPr>
        <w:fldChar w:fldCharType="separate"/>
      </w:r>
      <w:r w:rsidR="003A2BE2" w:rsidRPr="003A2BE2">
        <w:rPr>
          <w:rFonts w:ascii="Garamond" w:hAnsi="Garamond"/>
          <w:noProof/>
          <w:vertAlign w:val="superscript"/>
        </w:rPr>
        <w:t>14</w:t>
      </w:r>
      <w:r>
        <w:rPr>
          <w:rFonts w:ascii="Garamond" w:hAnsi="Garamond"/>
        </w:rPr>
        <w:fldChar w:fldCharType="end"/>
      </w:r>
      <w:r>
        <w:rPr>
          <w:rFonts w:ascii="Garamond" w:hAnsi="Garamond"/>
        </w:rPr>
        <w:t xml:space="preserve">. More importantly, this analysis provides a baseline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included</w:t>
      </w:r>
      <w:r w:rsidR="00041254">
        <w:rPr>
          <w:rFonts w:ascii="Garamond" w:hAnsi="Garamond"/>
        </w:rPr>
        <w:t xml:space="preserve"> an</w:t>
      </w:r>
      <w:r w:rsidRPr="00814634">
        <w:rPr>
          <w:rFonts w:ascii="Garamond" w:hAnsi="Garamond"/>
        </w:rPr>
        <w:t xml:space="preserve"> observation level </w:t>
      </w:r>
      <w:r w:rsidR="00041254">
        <w:rPr>
          <w:rFonts w:ascii="Garamond" w:hAnsi="Garamond"/>
        </w:rPr>
        <w:t>random effect</w:t>
      </w:r>
      <w:r w:rsidR="00041254" w:rsidRPr="00814634">
        <w:rPr>
          <w:rFonts w:ascii="Garamond" w:hAnsi="Garamond"/>
        </w:rPr>
        <w:t xml:space="preserve"> </w:t>
      </w:r>
      <w:r w:rsidRPr="00814634">
        <w:rPr>
          <w:rFonts w:ascii="Garamond" w:hAnsi="Garamond"/>
        </w:rPr>
        <w:t xml:space="preserve">to </w:t>
      </w:r>
      <w:r w:rsidR="00041254">
        <w:rPr>
          <w:rFonts w:ascii="Garamond" w:hAnsi="Garamond"/>
        </w:rPr>
        <w:t>estimate a</w:t>
      </w:r>
      <w:r>
        <w:rPr>
          <w:rFonts w:ascii="Garamond" w:hAnsi="Garamond"/>
        </w:rPr>
        <w:t xml:space="preserve"> residual</w:t>
      </w:r>
      <w:del w:id="421" w:author="Lauren Harrison" w:date="2020-09-26T14:24:00Z">
        <w:r w:rsidDel="00D06F64">
          <w:rPr>
            <w:rFonts w:ascii="Garamond" w:hAnsi="Garamond"/>
          </w:rPr>
          <w:delText xml:space="preserve"> </w:delText>
        </w:r>
      </w:del>
      <w:r w:rsidR="00041254">
        <w:rPr>
          <w:rFonts w:ascii="Garamond" w:hAnsi="Garamond"/>
        </w:rPr>
        <w:t>/</w:t>
      </w:r>
      <w:del w:id="422" w:author="Lauren Harrison" w:date="2020-09-26T14:24:00Z">
        <w:r w:rsidR="00041254" w:rsidDel="00D06F64">
          <w:rPr>
            <w:rFonts w:ascii="Garamond" w:hAnsi="Garamond"/>
          </w:rPr>
          <w:delText xml:space="preserve"> </w:delText>
        </w:r>
      </w:del>
      <w:r w:rsidR="00041254">
        <w:rPr>
          <w:rFonts w:ascii="Garamond" w:hAnsi="Garamond"/>
        </w:rPr>
        <w:t>within</w:t>
      </w:r>
      <w:ins w:id="423" w:author="Lauren Harrison" w:date="2020-09-26T14:24:00Z">
        <w:r w:rsidR="00D06F64">
          <w:rPr>
            <w:rFonts w:ascii="Garamond" w:hAnsi="Garamond"/>
          </w:rPr>
          <w:t>-</w:t>
        </w:r>
      </w:ins>
      <w:del w:id="424" w:author="Lauren Harrison" w:date="2020-09-26T14:24:00Z">
        <w:r w:rsidR="00041254" w:rsidDel="00D06F64">
          <w:rPr>
            <w:rFonts w:ascii="Garamond" w:hAnsi="Garamond"/>
          </w:rPr>
          <w:delText xml:space="preserve"> </w:delText>
        </w:r>
      </w:del>
      <w:r w:rsidR="00041254">
        <w:rPr>
          <w:rFonts w:ascii="Garamond" w:hAnsi="Garamond"/>
        </w:rPr>
        <w:t xml:space="preserve">study </w:t>
      </w:r>
      <w:r>
        <w:rPr>
          <w:rFonts w:ascii="Garamond" w:hAnsi="Garamond"/>
        </w:rPr>
        <w:t xml:space="preserve">variance. Without this term, within-study effects are </w:t>
      </w:r>
      <w:r w:rsidR="00041254">
        <w:rPr>
          <w:rFonts w:ascii="Garamond" w:hAnsi="Garamond"/>
        </w:rPr>
        <w:t xml:space="preserve">assumed to solely result from </w:t>
      </w:r>
      <w:r>
        <w:rPr>
          <w:rFonts w:ascii="Garamond" w:hAnsi="Garamond"/>
        </w:rPr>
        <w:t>sampling variance</w:t>
      </w:r>
      <w:del w:id="425"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sup&gt;64&lt;/sup&gt;","plainTextFormattedCitation":"64","previouslyFormattedCitation":"&lt;sup&gt;64&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64</w:t>
      </w:r>
      <w:r>
        <w:rPr>
          <w:rFonts w:ascii="Garamond" w:hAnsi="Garamond"/>
        </w:rPr>
        <w:fldChar w:fldCharType="end"/>
      </w:r>
      <w:r>
        <w:rPr>
          <w:rFonts w:ascii="Garamond" w:hAnsi="Garamond"/>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w:t>
      </w:r>
      <w:del w:id="426" w:author="Lauren Harrison" w:date="2020-09-26T15:00: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sup&gt;65&lt;/sup&gt;","plainTextFormattedCitation":"65","previouslyFormattedCitation":"&lt;sup&gt;65&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65</w:t>
      </w:r>
      <w:r>
        <w:rPr>
          <w:rFonts w:ascii="Garamond" w:hAnsi="Garamond"/>
        </w:rPr>
        <w:fldChar w:fldCharType="end"/>
      </w:r>
      <w:ins w:id="427" w:author="Lauren Harrison" w:date="2020-09-26T14:21:00Z">
        <w:r w:rsidR="00070B72">
          <w:rPr>
            <w:rFonts w:ascii="Garamond" w:hAnsi="Garamond"/>
          </w:rPr>
          <w:t>)</w:t>
        </w:r>
      </w:ins>
      <w:r>
        <w:rPr>
          <w:rFonts w:ascii="Garamond" w:hAnsi="Garamond"/>
        </w:rPr>
        <w:t xml:space="preserve"> or using </w:t>
      </w:r>
      <w:r w:rsidRPr="00814634">
        <w:rPr>
          <w:rFonts w:ascii="Garamond" w:hAnsi="Garamond"/>
          <w:i/>
        </w:rPr>
        <w:t>TimeTree.org</w:t>
      </w:r>
      <w:del w:id="428" w:author="Lauren Harrison" w:date="2020-09-26T15:00: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sup&gt;66&lt;/sup&gt;","plainTextFormattedCitation":"66","previouslyFormattedCitation":"&lt;sup&gt;66&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66</w:t>
      </w:r>
      <w:r>
        <w:rPr>
          <w:rFonts w:ascii="Garamond" w:hAnsi="Garamond"/>
        </w:rPr>
        <w:fldChar w:fldCharType="end"/>
      </w:r>
      <w:r>
        <w:rPr>
          <w:rFonts w:ascii="Garamond" w:hAnsi="Garamond"/>
        </w:rPr>
        <w:t>. For the bird phylogeny, we used the Ericson tree backbone</w:t>
      </w:r>
      <w:del w:id="429" w:author="Lauren Harrison" w:date="2020-09-26T14:58: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sup&gt;67&lt;/sup&gt;","plainTextFormattedCitation":"67","previouslyFormattedCitation":"&lt;sup&gt;67&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67</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w:t>
      </w:r>
      <w:r>
        <w:rPr>
          <w:rFonts w:ascii="Garamond" w:hAnsi="Garamond"/>
        </w:rPr>
        <w:lastRenderedPageBreak/>
        <w:t xml:space="preserve">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w:t>
      </w:r>
      <w:del w:id="430" w:author="Lauren Harrison" w:date="2020-09-26T14:22:00Z">
        <w:r w:rsidDel="00F029C6">
          <w:rPr>
            <w:rFonts w:ascii="Garamond" w:hAnsi="Garamond"/>
          </w:rPr>
          <w:delText>representation</w:delText>
        </w:r>
      </w:del>
      <w:ins w:id="431" w:author="Lauren Harrison" w:date="2020-09-26T14:22:00Z">
        <w:r w:rsidR="00F029C6">
          <w:rPr>
            <w:rFonts w:ascii="Garamond" w:hAnsi="Garamond"/>
          </w:rPr>
          <w:t xml:space="preserve">representation, </w:t>
        </w:r>
      </w:ins>
      <w:del w:id="432" w:author="Lauren Harrison" w:date="2020-09-26T14:22:00Z">
        <w:r w:rsidDel="00F029C6">
          <w:rPr>
            <w:rFonts w:ascii="Garamond" w:hAnsi="Garamond"/>
          </w:rPr>
          <w:delText xml:space="preserve"> </w:delText>
        </w:r>
      </w:del>
      <w:r>
        <w:rPr>
          <w:rFonts w:ascii="Garamond" w:hAnsi="Garamond"/>
        </w:rPr>
        <w:t xml:space="preserve">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w:t>
      </w:r>
      <w:del w:id="433" w:author="Lauren Harrison" w:date="2020-09-26T14:58: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sup&gt;68,69&lt;/sup&gt;","plainTextFormattedCitation":"68,69","previouslyFormattedCitation":"&lt;sup&gt;68,69&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68,69</w:t>
      </w:r>
      <w:r>
        <w:rPr>
          <w:rFonts w:ascii="Garamond" w:hAnsi="Garamond"/>
        </w:rPr>
        <w:fldChar w:fldCharType="end"/>
      </w:r>
      <w:ins w:id="434" w:author="Lauren Harrison" w:date="2020-09-26T14:20:00Z">
        <w:r w:rsidR="00070B72">
          <w:rPr>
            <w:rFonts w:ascii="Garamond" w:hAnsi="Garamond"/>
          </w:rPr>
          <w:t>)</w:t>
        </w:r>
      </w:ins>
      <w:r>
        <w:rPr>
          <w:rFonts w:ascii="Garamond" w:hAnsi="Garamond"/>
        </w:rPr>
        <w:t>. We partitioned heterogeneity arising among species</w:t>
      </w:r>
      <w:r w:rsidR="003F275A">
        <w:rPr>
          <w:rFonts w:ascii="Garamond" w:hAnsi="Garamond"/>
        </w:rPr>
        <w:t xml:space="preserve">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Pr="00070B72">
        <w:rPr>
          <w:rFonts w:ascii="Garamond" w:hAnsi="Garamond"/>
        </w:rPr>
        <w:t>;</w:t>
      </w:r>
      <w:del w:id="435" w:author="Lauren Harrison" w:date="2020-09-26T14:59:00Z">
        <w:r w:rsidRPr="00070B72" w:rsidDel="004D2BA8">
          <w:rPr>
            <w:rFonts w:ascii="Garamond" w:hAnsi="Garamond"/>
          </w:rPr>
          <w:delText xml:space="preserve"> </w:delText>
        </w:r>
      </w:del>
      <w:r w:rsidRPr="00070B72">
        <w:rPr>
          <w:rFonts w:ascii="Garamond" w:hAnsi="Garamond"/>
        </w:rPr>
        <w:fldChar w:fldCharType="begin" w:fldLock="1"/>
      </w:r>
      <w:r w:rsidR="003B051B">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sup&gt;69&lt;/sup&gt;","plainTextFormattedCitation":"69","previouslyFormattedCitation":"&lt;sup&gt;69&lt;/sup&gt;"},"properties":{"noteIndex":0},"schema":"https://github.com/citation-style-language/schema/raw/master/csl-citation.json"}</w:instrText>
      </w:r>
      <w:r w:rsidRPr="00070B72">
        <w:rPr>
          <w:rFonts w:ascii="Garamond" w:hAnsi="Garamond"/>
        </w:rPr>
        <w:fldChar w:fldCharType="separate"/>
      </w:r>
      <w:r w:rsidR="007A70A3" w:rsidRPr="007A70A3">
        <w:rPr>
          <w:rFonts w:ascii="Garamond" w:hAnsi="Garamond"/>
          <w:noProof/>
          <w:vertAlign w:val="superscript"/>
        </w:rPr>
        <w:t>69</w:t>
      </w:r>
      <w:r w:rsidRPr="00070B72">
        <w:rPr>
          <w:rFonts w:ascii="Garamond" w:hAnsi="Garamond"/>
        </w:rPr>
        <w:fldChar w:fldCharType="end"/>
      </w:r>
      <w:ins w:id="436" w:author="Lauren Harrison" w:date="2020-09-26T14:19:00Z">
        <w:r w:rsidR="00070B72" w:rsidRPr="00070B72">
          <w:rPr>
            <w:rFonts w:ascii="Garamond" w:hAnsi="Garamond"/>
          </w:rPr>
          <w:t>)</w:t>
        </w:r>
      </w:ins>
      <w:r w:rsidRPr="00070B72">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is the proportion of the total variance in effect size estimates excluding </w:t>
      </w:r>
      <w:r w:rsidR="003F275A">
        <w:rPr>
          <w:rFonts w:ascii="Garamond" w:hAnsi="Garamond"/>
        </w:rPr>
        <w:t>total</w:t>
      </w:r>
      <w:r>
        <w:rPr>
          <w:rFonts w:ascii="Garamond" w:hAnsi="Garamond"/>
        </w:rPr>
        <w:t xml:space="preserve">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027808EE" w:rsidR="00DA2BB5" w:rsidRDefault="00DA2BB5" w:rsidP="00DA2BB5">
      <w:pPr>
        <w:ind w:firstLine="720"/>
        <w:contextualSpacing/>
        <w:rPr>
          <w:rFonts w:ascii="Garamond" w:hAnsi="Garamond"/>
        </w:rPr>
      </w:pPr>
      <w:r>
        <w:rPr>
          <w:rFonts w:ascii="Garamond" w:hAnsi="Garamond"/>
        </w:rPr>
        <w:t xml:space="preserve">Next, we fit separate MLMR models for each taxonomic group that included key moderator variables. Our first set of models included personality type </w:t>
      </w:r>
      <w:r w:rsidR="00592D55">
        <w:rPr>
          <w:rFonts w:ascii="Garamond" w:hAnsi="Garamond"/>
        </w:rPr>
        <w:t xml:space="preserve">as a moderator </w:t>
      </w:r>
      <w:r>
        <w:rPr>
          <w:rFonts w:ascii="Garamond" w:hAnsi="Garamond"/>
        </w:rPr>
        <w:t xml:space="preserve">to provide an estimate of the mean effect size for each </w:t>
      </w:r>
      <w:r w:rsidR="00592D55">
        <w:rPr>
          <w:rFonts w:ascii="Garamond" w:hAnsi="Garamond"/>
        </w:rPr>
        <w:t xml:space="preserve">of the five personality factors </w:t>
      </w:r>
      <w:r>
        <w:rPr>
          <w:rFonts w:ascii="Garamond" w:hAnsi="Garamond"/>
        </w:rPr>
        <w:t>(i.e.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e might affect sociabilit</w:t>
      </w:r>
      <w:ins w:id="437" w:author="Lauren Harrison" w:date="2020-09-26T14:17:00Z">
        <w:r w:rsidR="00285752">
          <w:rPr>
            <w:rFonts w:ascii="Garamond" w:hAnsi="Garamond"/>
          </w:rPr>
          <w:t>y</w:t>
        </w:r>
        <w:r w:rsidR="00285752" w:rsidRPr="00070B72">
          <w:rPr>
            <w:rFonts w:ascii="Garamond" w:hAnsi="Garamond"/>
          </w:rPr>
          <w:t>)</w:t>
        </w:r>
      </w:ins>
      <w:del w:id="438" w:author="Lauren Harrison" w:date="2020-09-26T14:17:00Z">
        <w:r w:rsidRPr="00070B72" w:rsidDel="00285752">
          <w:rPr>
            <w:rFonts w:ascii="Garamond" w:hAnsi="Garamond"/>
          </w:rPr>
          <w:delText>y</w:delText>
        </w:r>
        <w:r w:rsidRPr="00070B72" w:rsidDel="00285752">
          <w:rPr>
            <w:rFonts w:ascii="Garamond" w:hAnsi="Garamond"/>
            <w:rPrChange w:id="439" w:author="Lauren Harrison" w:date="2020-09-26T14:18:00Z">
              <w:rPr>
                <w:rFonts w:ascii="Garamond" w:hAnsi="Garamond"/>
                <w:highlight w:val="cyan"/>
              </w:rPr>
            </w:rPrChange>
          </w:rPr>
          <w:delText xml:space="preserve">; </w:delText>
        </w:r>
        <w:r w:rsidRPr="00070B72" w:rsidDel="00285752">
          <w:rPr>
            <w:rFonts w:ascii="Garamond" w:hAnsi="Garamond"/>
            <w:rPrChange w:id="440" w:author="Lauren Harrison" w:date="2020-09-26T14:18:00Z">
              <w:rPr>
                <w:rFonts w:ascii="Garamond" w:hAnsi="Garamond"/>
                <w:highlight w:val="cyan"/>
              </w:rPr>
            </w:rPrChange>
          </w:rPr>
          <w:fldChar w:fldCharType="begin" w:fldLock="1"/>
        </w:r>
        <w:r w:rsidR="00DD2E1D" w:rsidRPr="00070B72" w:rsidDel="00285752">
          <w:rPr>
            <w:rFonts w:ascii="Garamond" w:hAnsi="Garamond"/>
            <w:rPrChange w:id="441" w:author="Lauren Harrison" w:date="2020-09-26T14:18:00Z">
              <w:rPr>
                <w:rFonts w:ascii="Garamond" w:hAnsi="Garamond"/>
                <w:highlight w:val="cyan"/>
              </w:rPr>
            </w:rPrChange>
          </w:rPr>
          <w:del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personality","type":"article-journal","volume":"85"},"uris":["http://www.mendeley.com/documents/?uuid=add096ae-05fb-4bf8-bc3e-6d85cf38e970"]}],"mendeley":{"formattedCitation":"&lt;sup&gt;67&lt;/sup&gt;","manualFormatting":"Schuett et al. 2010)","plainTextFormattedCitation":"67","previouslyFormattedCitation":"&lt;sup&gt;69&lt;/sup&gt;"},"properties":{"noteIndex":0},"schema":"https://github.com/citation-style-language/schema/raw/master/csl-citation.json"}</w:delInstrText>
        </w:r>
        <w:r w:rsidRPr="00070B72" w:rsidDel="00285752">
          <w:rPr>
            <w:rFonts w:ascii="Garamond" w:hAnsi="Garamond"/>
            <w:rPrChange w:id="442" w:author="Lauren Harrison" w:date="2020-09-26T14:18:00Z">
              <w:rPr>
                <w:rFonts w:ascii="Garamond" w:hAnsi="Garamond"/>
                <w:highlight w:val="cyan"/>
              </w:rPr>
            </w:rPrChange>
          </w:rPr>
          <w:fldChar w:fldCharType="separate"/>
        </w:r>
        <w:r w:rsidRPr="00070B72" w:rsidDel="00285752">
          <w:rPr>
            <w:rFonts w:ascii="Garamond" w:hAnsi="Garamond"/>
            <w:noProof/>
            <w:rPrChange w:id="443" w:author="Lauren Harrison" w:date="2020-09-26T14:18:00Z">
              <w:rPr>
                <w:rFonts w:ascii="Garamond" w:hAnsi="Garamond"/>
                <w:noProof/>
                <w:highlight w:val="cyan"/>
              </w:rPr>
            </w:rPrChange>
          </w:rPr>
          <w:delText xml:space="preserve">Schuett </w:delText>
        </w:r>
        <w:r w:rsidRPr="00070B72" w:rsidDel="00285752">
          <w:rPr>
            <w:rFonts w:ascii="Garamond" w:hAnsi="Garamond"/>
            <w:i/>
            <w:noProof/>
            <w:rPrChange w:id="444" w:author="Lauren Harrison" w:date="2020-09-26T14:18:00Z">
              <w:rPr>
                <w:rFonts w:ascii="Garamond" w:hAnsi="Garamond"/>
                <w:i/>
                <w:noProof/>
                <w:highlight w:val="cyan"/>
              </w:rPr>
            </w:rPrChange>
          </w:rPr>
          <w:delText>et al.</w:delText>
        </w:r>
        <w:r w:rsidRPr="00070B72" w:rsidDel="00285752">
          <w:rPr>
            <w:rFonts w:ascii="Garamond" w:hAnsi="Garamond"/>
            <w:noProof/>
            <w:rPrChange w:id="445" w:author="Lauren Harrison" w:date="2020-09-26T14:18:00Z">
              <w:rPr>
                <w:rFonts w:ascii="Garamond" w:hAnsi="Garamond"/>
                <w:noProof/>
                <w:highlight w:val="cyan"/>
              </w:rPr>
            </w:rPrChange>
          </w:rPr>
          <w:delText xml:space="preserve"> 2010)</w:delText>
        </w:r>
        <w:r w:rsidRPr="00070B72" w:rsidDel="00285752">
          <w:rPr>
            <w:rFonts w:ascii="Garamond" w:hAnsi="Garamond"/>
            <w:rPrChange w:id="446" w:author="Lauren Harrison" w:date="2020-09-26T14:18:00Z">
              <w:rPr>
                <w:rFonts w:ascii="Garamond" w:hAnsi="Garamond"/>
                <w:highlight w:val="cyan"/>
              </w:rPr>
            </w:rPrChange>
          </w:rPr>
          <w:fldChar w:fldCharType="end"/>
        </w:r>
      </w:del>
      <w:r w:rsidRPr="00070B72">
        <w:rPr>
          <w:rFonts w:ascii="Garamond" w:hAnsi="Garamond"/>
          <w:rPrChange w:id="447" w:author="Lauren Harrison" w:date="2020-09-26T14:18:00Z">
            <w:rPr>
              <w:rFonts w:ascii="Garamond" w:hAnsi="Garamond"/>
              <w:highlight w:val="cyan"/>
            </w:rPr>
          </w:rPrChange>
        </w:rPr>
        <w:t>, life-histories (e.g. sex-biased dispersal is likely to affect exploration and activity</w:t>
      </w:r>
      <w:del w:id="448" w:author="Lauren Harrison" w:date="2020-09-26T14:17:00Z">
        <w:r w:rsidRPr="00070B72" w:rsidDel="00285752">
          <w:rPr>
            <w:rFonts w:ascii="Garamond" w:hAnsi="Garamond"/>
            <w:rPrChange w:id="449" w:author="Lauren Harrison" w:date="2020-09-26T14:18:00Z">
              <w:rPr>
                <w:rFonts w:ascii="Garamond" w:hAnsi="Garamond"/>
                <w:highlight w:val="cyan"/>
              </w:rPr>
            </w:rPrChange>
          </w:rPr>
          <w:delText>;</w:delText>
        </w:r>
      </w:del>
      <w:del w:id="450" w:author="Lauren Harrison" w:date="2020-09-26T14:18:00Z">
        <w:r w:rsidRPr="00070B72" w:rsidDel="00285752">
          <w:rPr>
            <w:rFonts w:ascii="Garamond" w:hAnsi="Garamond"/>
            <w:rPrChange w:id="451" w:author="Lauren Harrison" w:date="2020-09-26T14:18:00Z">
              <w:rPr>
                <w:rFonts w:ascii="Garamond" w:hAnsi="Garamond"/>
                <w:highlight w:val="cyan"/>
              </w:rPr>
            </w:rPrChange>
          </w:rPr>
          <w:delText xml:space="preserve"> </w:delText>
        </w:r>
      </w:del>
      <w:ins w:id="452" w:author="Lauren Harrison" w:date="2020-09-26T14:18:00Z">
        <w:r w:rsidR="00285752" w:rsidRPr="00070B72">
          <w:rPr>
            <w:rFonts w:ascii="Garamond" w:hAnsi="Garamond"/>
            <w:rPrChange w:id="453" w:author="Lauren Harrison" w:date="2020-09-26T14:18:00Z">
              <w:rPr>
                <w:rFonts w:ascii="Garamond" w:hAnsi="Garamond"/>
                <w:highlight w:val="cyan"/>
              </w:rPr>
            </w:rPrChange>
          </w:rPr>
          <w:t>)</w:t>
        </w:r>
      </w:ins>
      <w:del w:id="454" w:author="Lauren Harrison" w:date="2020-09-26T14:18:00Z">
        <w:r w:rsidRPr="00070B72" w:rsidDel="00285752">
          <w:rPr>
            <w:rFonts w:ascii="Garamond" w:hAnsi="Garamond"/>
            <w:rPrChange w:id="455" w:author="Lauren Harrison" w:date="2020-09-26T14:18:00Z">
              <w:rPr>
                <w:rFonts w:ascii="Garamond" w:hAnsi="Garamond"/>
                <w:highlight w:val="cyan"/>
              </w:rPr>
            </w:rPrChange>
          </w:rPr>
          <w:fldChar w:fldCharType="begin" w:fldLock="1"/>
        </w:r>
      </w:del>
      <w:del w:id="456" w:author="Lauren Harrison" w:date="2020-09-26T14:17:00Z">
        <w:r w:rsidR="00DD2E1D" w:rsidRPr="00070B72" w:rsidDel="00285752">
          <w:rPr>
            <w:rFonts w:ascii="Garamond" w:hAnsi="Garamond"/>
            <w:rPrChange w:id="457" w:author="Lauren Harrison" w:date="2020-09-26T14:18:00Z">
              <w:rPr>
                <w:rFonts w:ascii="Garamond" w:hAnsi="Garamond"/>
                <w:highlight w:val="cyan"/>
              </w:rPr>
            </w:rPrChange>
          </w:rPr>
          <w:del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populations","type":"article-journal","volume":"365"},"uris":["http://www.mendeley.com/documents/?uuid=583b0025-58c5-4454-9651-71802d114593"]}],"mendeley":{"formattedCitation":"&lt;sup&gt;88&lt;/sup&gt;","manualFormatting":"Cote et al. 2010)","plainTextFormattedCitation":"88","previouslyFormattedCitation":"&lt;sup&gt;90&lt;/sup&gt;"},"properties":{"noteIndex":0},"schema":"https://github.com/citation-style-language/schema/raw/master/csl-citation.json"}</w:delInstrText>
        </w:r>
      </w:del>
      <w:del w:id="458" w:author="Lauren Harrison" w:date="2020-09-26T14:18:00Z">
        <w:r w:rsidRPr="00070B72" w:rsidDel="00285752">
          <w:rPr>
            <w:rFonts w:ascii="Garamond" w:hAnsi="Garamond"/>
            <w:rPrChange w:id="459" w:author="Lauren Harrison" w:date="2020-09-26T14:18:00Z">
              <w:rPr>
                <w:rFonts w:ascii="Garamond" w:hAnsi="Garamond"/>
                <w:highlight w:val="cyan"/>
              </w:rPr>
            </w:rPrChange>
          </w:rPr>
          <w:fldChar w:fldCharType="separate"/>
        </w:r>
      </w:del>
      <w:del w:id="460" w:author="Lauren Harrison" w:date="2020-09-26T14:17:00Z">
        <w:r w:rsidRPr="00070B72" w:rsidDel="00285752">
          <w:rPr>
            <w:rFonts w:ascii="Garamond" w:hAnsi="Garamond"/>
            <w:noProof/>
            <w:rPrChange w:id="461" w:author="Lauren Harrison" w:date="2020-09-26T14:18:00Z">
              <w:rPr>
                <w:rFonts w:ascii="Garamond" w:hAnsi="Garamond"/>
                <w:noProof/>
                <w:highlight w:val="cyan"/>
              </w:rPr>
            </w:rPrChange>
          </w:rPr>
          <w:delText xml:space="preserve">Cote </w:delText>
        </w:r>
        <w:r w:rsidRPr="00070B72" w:rsidDel="00285752">
          <w:rPr>
            <w:rFonts w:ascii="Garamond" w:hAnsi="Garamond"/>
            <w:i/>
            <w:noProof/>
            <w:rPrChange w:id="462" w:author="Lauren Harrison" w:date="2020-09-26T14:18:00Z">
              <w:rPr>
                <w:rFonts w:ascii="Garamond" w:hAnsi="Garamond"/>
                <w:i/>
                <w:noProof/>
                <w:highlight w:val="cyan"/>
              </w:rPr>
            </w:rPrChange>
          </w:rPr>
          <w:delText>et al.</w:delText>
        </w:r>
        <w:r w:rsidRPr="00070B72" w:rsidDel="00285752">
          <w:rPr>
            <w:rFonts w:ascii="Garamond" w:hAnsi="Garamond"/>
            <w:noProof/>
            <w:rPrChange w:id="463" w:author="Lauren Harrison" w:date="2020-09-26T14:18:00Z">
              <w:rPr>
                <w:rFonts w:ascii="Garamond" w:hAnsi="Garamond"/>
                <w:noProof/>
                <w:highlight w:val="cyan"/>
              </w:rPr>
            </w:rPrChange>
          </w:rPr>
          <w:delText xml:space="preserve"> 2010</w:delText>
        </w:r>
      </w:del>
      <w:del w:id="464" w:author="Lauren Harrison" w:date="2020-09-26T14:18:00Z">
        <w:r w:rsidRPr="00070B72" w:rsidDel="00285752">
          <w:rPr>
            <w:rFonts w:ascii="Garamond" w:hAnsi="Garamond"/>
            <w:noProof/>
            <w:rPrChange w:id="465" w:author="Lauren Harrison" w:date="2020-09-26T14:18:00Z">
              <w:rPr>
                <w:rFonts w:ascii="Garamond" w:hAnsi="Garamond"/>
                <w:noProof/>
                <w:highlight w:val="cyan"/>
              </w:rPr>
            </w:rPrChange>
          </w:rPr>
          <w:delText>)</w:delText>
        </w:r>
        <w:r w:rsidRPr="00070B72" w:rsidDel="00285752">
          <w:rPr>
            <w:rFonts w:ascii="Garamond" w:hAnsi="Garamond"/>
            <w:rPrChange w:id="466" w:author="Lauren Harrison" w:date="2020-09-26T14:18:00Z">
              <w:rPr>
                <w:rFonts w:ascii="Garamond" w:hAnsi="Garamond"/>
                <w:highlight w:val="cyan"/>
              </w:rPr>
            </w:rPrChange>
          </w:rPr>
          <w:fldChar w:fldCharType="end"/>
        </w:r>
      </w:del>
      <w:r w:rsidRPr="00070B72">
        <w:rPr>
          <w:rFonts w:ascii="Garamond" w:hAnsi="Garamond"/>
          <w:rPrChange w:id="467" w:author="Lauren Harrison" w:date="2020-09-26T14:18:00Z">
            <w:rPr>
              <w:rFonts w:ascii="Garamond" w:hAnsi="Garamond"/>
              <w:highlight w:val="cyan"/>
            </w:rPr>
          </w:rPrChange>
        </w:rPr>
        <w:t>, and sexual selection (e.g. the level of male-male competition or female mate choice might affect male levels of aggression and female levels of exploration</w:t>
      </w:r>
      <w:ins w:id="468" w:author="Lauren Harrison" w:date="2020-09-26T14:18:00Z">
        <w:r w:rsidR="00285752" w:rsidRPr="00070B72">
          <w:rPr>
            <w:rFonts w:ascii="Garamond" w:hAnsi="Garamond"/>
            <w:rPrChange w:id="469" w:author="Lauren Harrison" w:date="2020-09-26T14:18:00Z">
              <w:rPr>
                <w:rFonts w:ascii="Garamond" w:hAnsi="Garamond"/>
                <w:highlight w:val="cyan"/>
              </w:rPr>
            </w:rPrChange>
          </w:rPr>
          <w:t>)</w:t>
        </w:r>
      </w:ins>
      <w:del w:id="470" w:author="Lauren Harrison" w:date="2020-09-26T14:18:00Z">
        <w:r w:rsidRPr="00070B72" w:rsidDel="00285752">
          <w:rPr>
            <w:rFonts w:ascii="Garamond" w:hAnsi="Garamond"/>
            <w:rPrChange w:id="471" w:author="Lauren Harrison" w:date="2020-09-26T14:18:00Z">
              <w:rPr>
                <w:rFonts w:ascii="Garamond" w:hAnsi="Garamond"/>
                <w:highlight w:val="cyan"/>
              </w:rPr>
            </w:rPrChange>
          </w:rPr>
          <w:delText xml:space="preserve">; </w:delText>
        </w:r>
        <w:r w:rsidRPr="00070B72" w:rsidDel="00285752">
          <w:rPr>
            <w:rFonts w:ascii="Garamond" w:hAnsi="Garamond"/>
            <w:rPrChange w:id="472" w:author="Lauren Harrison" w:date="2020-09-26T14:18:00Z">
              <w:rPr>
                <w:rFonts w:ascii="Garamond" w:hAnsi="Garamond"/>
                <w:highlight w:val="cyan"/>
              </w:rPr>
            </w:rPrChange>
          </w:rPr>
          <w:fldChar w:fldCharType="begin" w:fldLock="1"/>
        </w:r>
        <w:r w:rsidR="00DD2E1D" w:rsidRPr="00070B72" w:rsidDel="00285752">
          <w:rPr>
            <w:rFonts w:ascii="Garamond" w:hAnsi="Garamond"/>
            <w:rPrChange w:id="473" w:author="Lauren Harrison" w:date="2020-09-26T14:18:00Z">
              <w:rPr>
                <w:rFonts w:ascii="Garamond" w:hAnsi="Garamond"/>
                <w:highlight w:val="cyan"/>
              </w:rPr>
            </w:rPrChange>
          </w:rPr>
          <w:del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Types","type":"article-journal"},"uris":["http://www.mendeley.com/documents/?uuid=5efb3b81-d31e-416e-80a7-7255af8b5e6d"]}],"mendeley":{"formattedCitation":"&lt;sup&gt;89&lt;/sup&gt;","manualFormatting":"Munson et al. 2020)","plainTextFormattedCitation":"89","previouslyFormattedCitation":"&lt;sup&gt;91&lt;/sup&gt;"},"properties":{"noteIndex":0},"schema":"https://github.com/citation-style-language/schema/raw/master/csl-citation.json"}</w:delInstrText>
        </w:r>
        <w:r w:rsidRPr="00070B72" w:rsidDel="00285752">
          <w:rPr>
            <w:rFonts w:ascii="Garamond" w:hAnsi="Garamond"/>
            <w:rPrChange w:id="474" w:author="Lauren Harrison" w:date="2020-09-26T14:18:00Z">
              <w:rPr>
                <w:rFonts w:ascii="Garamond" w:hAnsi="Garamond"/>
                <w:highlight w:val="cyan"/>
              </w:rPr>
            </w:rPrChange>
          </w:rPr>
          <w:fldChar w:fldCharType="separate"/>
        </w:r>
        <w:r w:rsidRPr="00070B72" w:rsidDel="00285752">
          <w:rPr>
            <w:rFonts w:ascii="Garamond" w:hAnsi="Garamond"/>
            <w:noProof/>
            <w:rPrChange w:id="475" w:author="Lauren Harrison" w:date="2020-09-26T14:18:00Z">
              <w:rPr>
                <w:rFonts w:ascii="Garamond" w:hAnsi="Garamond"/>
                <w:noProof/>
                <w:highlight w:val="cyan"/>
              </w:rPr>
            </w:rPrChange>
          </w:rPr>
          <w:delText xml:space="preserve">Munson </w:delText>
        </w:r>
        <w:r w:rsidRPr="00070B72" w:rsidDel="00285752">
          <w:rPr>
            <w:rFonts w:ascii="Garamond" w:hAnsi="Garamond"/>
            <w:i/>
            <w:noProof/>
            <w:rPrChange w:id="476" w:author="Lauren Harrison" w:date="2020-09-26T14:18:00Z">
              <w:rPr>
                <w:rFonts w:ascii="Garamond" w:hAnsi="Garamond"/>
                <w:i/>
                <w:noProof/>
                <w:highlight w:val="cyan"/>
              </w:rPr>
            </w:rPrChange>
          </w:rPr>
          <w:delText>et al.</w:delText>
        </w:r>
        <w:r w:rsidRPr="00070B72" w:rsidDel="00285752">
          <w:rPr>
            <w:rFonts w:ascii="Garamond" w:hAnsi="Garamond"/>
            <w:noProof/>
            <w:rPrChange w:id="477" w:author="Lauren Harrison" w:date="2020-09-26T14:18:00Z">
              <w:rPr>
                <w:rFonts w:ascii="Garamond" w:hAnsi="Garamond"/>
                <w:noProof/>
                <w:highlight w:val="cyan"/>
              </w:rPr>
            </w:rPrChange>
          </w:rPr>
          <w:delText xml:space="preserve"> 2020)</w:delText>
        </w:r>
        <w:r w:rsidRPr="00070B72" w:rsidDel="00285752">
          <w:rPr>
            <w:rFonts w:ascii="Garamond" w:hAnsi="Garamond"/>
            <w:rPrChange w:id="478" w:author="Lauren Harrison" w:date="2020-09-26T14:18:00Z">
              <w:rPr>
                <w:rFonts w:ascii="Garamond" w:hAnsi="Garamond"/>
                <w:highlight w:val="cyan"/>
              </w:rPr>
            </w:rPrChange>
          </w:rPr>
          <w:fldChar w:fldCharType="end"/>
        </w:r>
      </w:del>
      <w:r w:rsidRPr="00070B72">
        <w:rPr>
          <w:rFonts w:ascii="Garamond" w:hAnsi="Garamond"/>
        </w:rPr>
        <w:t>.</w:t>
      </w:r>
      <w:r>
        <w:rPr>
          <w:rFonts w:ascii="Garamond" w:hAnsi="Garamond"/>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w:t>
      </w:r>
      <w:r w:rsidR="00592D55">
        <w:rPr>
          <w:rFonts w:ascii="Garamond" w:hAnsi="Garamond"/>
        </w:rPr>
        <w:t xml:space="preserve">We only fit interaction </w:t>
      </w:r>
      <w:r>
        <w:rPr>
          <w:rFonts w:ascii="Garamond" w:hAnsi="Garamond"/>
        </w:rPr>
        <w:t xml:space="preserve">terms </w:t>
      </w:r>
      <w:r w:rsidR="00592D55">
        <w:rPr>
          <w:rFonts w:ascii="Garamond" w:hAnsi="Garamond"/>
        </w:rPr>
        <w:t xml:space="preserve">in these models when there were </w:t>
      </w:r>
      <w:r>
        <w:rPr>
          <w:rFonts w:ascii="Garamond" w:hAnsi="Garamond"/>
        </w:rPr>
        <w:t xml:space="preserve">10 </w:t>
      </w:r>
      <w:r w:rsidR="00592D55">
        <w:rPr>
          <w:rFonts w:ascii="Garamond" w:hAnsi="Garamond"/>
        </w:rPr>
        <w:t xml:space="preserve">or more </w:t>
      </w:r>
      <w:r>
        <w:rPr>
          <w:rFonts w:ascii="Garamond" w:hAnsi="Garamond"/>
        </w:rPr>
        <w:t>species</w:t>
      </w:r>
      <w:r w:rsidR="00592D55">
        <w:rPr>
          <w:rFonts w:ascii="Garamond" w:hAnsi="Garamond"/>
        </w:rPr>
        <w:t xml:space="preserve"> for each personality type</w:t>
      </w:r>
      <w:r>
        <w:rPr>
          <w:rFonts w:ascii="Garamond" w:hAnsi="Garamond"/>
        </w:rPr>
        <w:t>. There were too few data</w:t>
      </w:r>
      <w:r w:rsidR="00B351C5">
        <w:rPr>
          <w:rFonts w:ascii="Garamond" w:hAnsi="Garamond"/>
        </w:rPr>
        <w:t>, and low heterogeneity,</w:t>
      </w:r>
      <w:r>
        <w:rPr>
          <w:rFonts w:ascii="Garamond" w:hAnsi="Garamond"/>
        </w:rPr>
        <w:t xml:space="preserve"> </w:t>
      </w:r>
      <w:r w:rsidR="00D0621F">
        <w:rPr>
          <w:rFonts w:ascii="Garamond" w:hAnsi="Garamond"/>
        </w:rPr>
        <w:t xml:space="preserve">for </w:t>
      </w:r>
      <w:r w:rsidR="00026C2E">
        <w:rPr>
          <w:rFonts w:ascii="Garamond" w:hAnsi="Garamond"/>
        </w:rPr>
        <w:t>reptiles/amphibians</w:t>
      </w:r>
      <w:r>
        <w:rPr>
          <w:rFonts w:ascii="Garamond" w:hAnsi="Garamond"/>
        </w:rPr>
        <w:t xml:space="preserve"> to run a model that included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C35EA55" w:rsidR="00DA2BB5" w:rsidRDefault="00DA2BB5" w:rsidP="00DA2BB5">
      <w:pPr>
        <w:contextualSpacing/>
        <w:rPr>
          <w:rFonts w:ascii="Garamond" w:hAnsi="Garamond"/>
        </w:rPr>
      </w:pPr>
      <w:r>
        <w:rPr>
          <w:rFonts w:ascii="Garamond" w:hAnsi="Garamond"/>
        </w:rPr>
        <w:tab/>
      </w:r>
      <w:r w:rsidR="00D0621F">
        <w:rPr>
          <w:rFonts w:ascii="Garamond" w:hAnsi="Garamond"/>
        </w:rPr>
        <w:t>The s</w:t>
      </w:r>
      <w:r>
        <w:rPr>
          <w:rFonts w:ascii="Garamond" w:hAnsi="Garamond"/>
        </w:rPr>
        <w:t xml:space="preserve">tudies included in our meta-analysis varied greatly in their design and there </w:t>
      </w:r>
      <w:r w:rsidR="00244CF4">
        <w:rPr>
          <w:rFonts w:ascii="Garamond" w:hAnsi="Garamond"/>
        </w:rPr>
        <w:t xml:space="preserve">were </w:t>
      </w:r>
      <w:r>
        <w:rPr>
          <w:rFonts w:ascii="Garamond" w:hAnsi="Garamond"/>
        </w:rPr>
        <w:t>a number of additional sources of non-independence within studies</w:t>
      </w:r>
      <w:del w:id="479" w:author="Lauren Harrison" w:date="2020-09-26T14:59:00Z">
        <w:r w:rsidDel="004D2BA8">
          <w:rPr>
            <w:rFonts w:ascii="Garamond" w:hAnsi="Garamond"/>
          </w:rPr>
          <w:delText xml:space="preserve"> </w:delText>
        </w:r>
      </w:del>
      <w:r>
        <w:rPr>
          <w:rFonts w:ascii="Garamond" w:hAnsi="Garamond"/>
        </w:rPr>
        <w:fldChar w:fldCharType="begin" w:fldLock="1"/>
      </w:r>
      <w:r w:rsidR="003B051B">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sup&gt;53&lt;/sup&gt;","plainTextFormattedCitation":"53","previouslyFormattedCitation":"&lt;sup&gt;53&lt;/sup&gt;"},"properties":{"noteIndex":0},"schema":"https://github.com/citation-style-language/schema/raw/master/csl-citation.json"}</w:instrText>
      </w:r>
      <w:r>
        <w:rPr>
          <w:rFonts w:ascii="Garamond" w:hAnsi="Garamond"/>
        </w:rPr>
        <w:fldChar w:fldCharType="separate"/>
      </w:r>
      <w:r w:rsidR="007A70A3" w:rsidRPr="007A70A3">
        <w:rPr>
          <w:rFonts w:ascii="Garamond" w:hAnsi="Garamond"/>
          <w:noProof/>
          <w:vertAlign w:val="superscript"/>
        </w:rPr>
        <w:t>53</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w:t>
      </w:r>
      <w:commentRangeStart w:id="480"/>
      <w:r>
        <w:rPr>
          <w:rFonts w:ascii="Garamond" w:hAnsi="Garamond"/>
        </w:rPr>
        <w:t>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commentRangeEnd w:id="480"/>
      <w:r w:rsidR="00D0621F">
        <w:rPr>
          <w:rStyle w:val="CommentReference"/>
        </w:rPr>
        <w:commentReference w:id="480"/>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0D173CD" w:rsidR="00DA2BB5" w:rsidRDefault="00DA2BB5" w:rsidP="00DA2BB5">
      <w:pPr>
        <w:contextualSpacing/>
        <w:rPr>
          <w:rFonts w:ascii="Garamond" w:hAnsi="Garamond"/>
          <w:i/>
        </w:rPr>
      </w:pPr>
      <w:r>
        <w:rPr>
          <w:rFonts w:ascii="Garamond" w:hAnsi="Garamond"/>
          <w:i/>
        </w:rPr>
        <w:t>Publication bias</w:t>
      </w:r>
    </w:p>
    <w:p w14:paraId="2E5478B5" w14:textId="77777777" w:rsidR="00C31743" w:rsidRPr="00C31743" w:rsidRDefault="00C31743" w:rsidP="00DA2BB5">
      <w:pPr>
        <w:contextualSpacing/>
        <w:rPr>
          <w:rFonts w:ascii="Garamond" w:hAnsi="Garamond"/>
          <w:iCs/>
        </w:rPr>
      </w:pPr>
    </w:p>
    <w:p w14:paraId="155944F1" w14:textId="2667B412" w:rsidR="00DA2BB5" w:rsidRDefault="00D0621F" w:rsidP="00DA2BB5">
      <w:pPr>
        <w:ind w:firstLine="720"/>
        <w:contextualSpacing/>
        <w:rPr>
          <w:rFonts w:ascii="Garamond" w:hAnsi="Garamond"/>
        </w:rPr>
      </w:pPr>
      <w:r>
        <w:rPr>
          <w:rFonts w:ascii="Garamond" w:hAnsi="Garamond"/>
        </w:rPr>
        <w:t>P</w:t>
      </w:r>
      <w:r w:rsidR="00DA2BB5">
        <w:rPr>
          <w:rFonts w:ascii="Garamond" w:hAnsi="Garamond"/>
        </w:rPr>
        <w:t xml:space="preserve">ublished studies </w:t>
      </w:r>
      <w:r>
        <w:rPr>
          <w:rFonts w:ascii="Garamond" w:hAnsi="Garamond"/>
        </w:rPr>
        <w:t xml:space="preserve">might </w:t>
      </w:r>
      <w:r w:rsidR="00DA2BB5">
        <w:rPr>
          <w:rFonts w:ascii="Garamond" w:hAnsi="Garamond"/>
        </w:rPr>
        <w:t xml:space="preserve">disproportionately report certain findings (e.g. greater male variability). To look for publication bias, we first checked for funnel plot asymmetry for both </w:t>
      </w:r>
      <w:r w:rsidR="00DA2BB5" w:rsidRPr="00814634">
        <w:rPr>
          <w:rFonts w:ascii="Garamond" w:hAnsi="Garamond"/>
          <w:i/>
        </w:rPr>
        <w:t xml:space="preserve">g </w:t>
      </w:r>
      <w:r w:rsidR="00DA2BB5">
        <w:rPr>
          <w:rFonts w:ascii="Garamond" w:hAnsi="Garamond"/>
        </w:rPr>
        <w:t xml:space="preserve">and </w:t>
      </w:r>
      <w:proofErr w:type="spellStart"/>
      <w:r w:rsidR="00DA2BB5">
        <w:rPr>
          <w:rFonts w:ascii="Garamond" w:hAnsi="Garamond"/>
        </w:rPr>
        <w:t>lnCVR</w:t>
      </w:r>
      <w:proofErr w:type="spellEnd"/>
      <w:r w:rsidR="00DA2BB5">
        <w:rPr>
          <w:rFonts w:ascii="Garamond" w:hAnsi="Garamond"/>
        </w:rPr>
        <w:t xml:space="preserve">. Studies with large error (e.g. low precision) drive funnel plot asymmetry if there is a true non-zero effect and a bias towards publishing significant </w:t>
      </w:r>
      <w:r w:rsidR="00DA2BB5" w:rsidRPr="00C429DD">
        <w:rPr>
          <w:rFonts w:ascii="Garamond" w:hAnsi="Garamond"/>
        </w:rPr>
        <w:t>results</w:t>
      </w:r>
      <w:del w:id="481" w:author="Lauren Harrison" w:date="2020-09-28T18:37:00Z">
        <w:r w:rsidR="00DA2BB5" w:rsidRPr="00C429DD" w:rsidDel="00C429DD">
          <w:rPr>
            <w:rFonts w:ascii="Garamond" w:hAnsi="Garamond"/>
          </w:rPr>
          <w:delText xml:space="preserve"> (</w:delText>
        </w:r>
        <w:commentRangeStart w:id="482"/>
        <w:commentRangeStart w:id="483"/>
        <w:r w:rsidR="00DA2BB5" w:rsidRPr="00C429DD" w:rsidDel="00C429DD">
          <w:rPr>
            <w:rFonts w:ascii="Garamond" w:hAnsi="Garamond"/>
            <w:rPrChange w:id="484" w:author="Lauren Harrison" w:date="2020-09-28T18:37:00Z">
              <w:rPr>
                <w:rFonts w:ascii="Garamond" w:hAnsi="Garamond"/>
                <w:highlight w:val="yellow"/>
              </w:rPr>
            </w:rPrChange>
          </w:rPr>
          <w:delText>REF</w:delText>
        </w:r>
        <w:commentRangeEnd w:id="482"/>
        <w:r w:rsidR="00DA2BB5" w:rsidRPr="00C429DD" w:rsidDel="00C429DD">
          <w:rPr>
            <w:rStyle w:val="CommentReference"/>
          </w:rPr>
          <w:commentReference w:id="482"/>
        </w:r>
        <w:commentRangeEnd w:id="483"/>
        <w:r w:rsidR="00AA144C" w:rsidRPr="00C429DD" w:rsidDel="00C429DD">
          <w:rPr>
            <w:rStyle w:val="CommentReference"/>
          </w:rPr>
          <w:commentReference w:id="483"/>
        </w:r>
      </w:del>
      <w:ins w:id="485" w:author="Lauren Harrison" w:date="2020-09-28T18:37:00Z">
        <w:r w:rsidR="00C429DD" w:rsidRPr="00C429DD">
          <w:rPr>
            <w:rFonts w:ascii="Garamond" w:hAnsi="Garamond"/>
            <w:rPrChange w:id="486" w:author="Lauren Harrison" w:date="2020-09-28T18:37:00Z">
              <w:rPr>
                <w:rFonts w:ascii="Garamond" w:hAnsi="Garamond"/>
                <w:highlight w:val="yellow"/>
              </w:rPr>
            </w:rPrChange>
          </w:rPr>
          <w:fldChar w:fldCharType="begin" w:fldLock="1"/>
        </w:r>
      </w:ins>
      <w:r w:rsidR="003B051B">
        <w:rPr>
          <w:rFonts w:ascii="Garamond" w:hAnsi="Garamond"/>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sup&gt;70&lt;/sup&gt;","plainTextFormattedCitation":"70","previouslyFormattedCitation":"&lt;sup&gt;70&lt;/sup&gt;"},"properties":{"noteIndex":0},"schema":"https://github.com/citation-style-language/schema/raw/master/csl-citation.json"}</w:instrText>
      </w:r>
      <w:r w:rsidR="00C429DD" w:rsidRPr="00C429DD">
        <w:rPr>
          <w:rFonts w:ascii="Garamond" w:hAnsi="Garamond"/>
          <w:rPrChange w:id="487" w:author="Lauren Harrison" w:date="2020-09-28T18:37:00Z">
            <w:rPr>
              <w:rFonts w:ascii="Garamond" w:hAnsi="Garamond"/>
              <w:highlight w:val="yellow"/>
            </w:rPr>
          </w:rPrChange>
        </w:rPr>
        <w:fldChar w:fldCharType="separate"/>
      </w:r>
      <w:r w:rsidR="007A70A3" w:rsidRPr="007A70A3">
        <w:rPr>
          <w:rFonts w:ascii="Garamond" w:hAnsi="Garamond"/>
          <w:noProof/>
          <w:vertAlign w:val="superscript"/>
        </w:rPr>
        <w:t>70</w:t>
      </w:r>
      <w:ins w:id="488" w:author="Lauren Harrison" w:date="2020-09-28T18:37:00Z">
        <w:r w:rsidR="00C429DD" w:rsidRPr="00C429DD">
          <w:rPr>
            <w:rFonts w:ascii="Garamond" w:hAnsi="Garamond"/>
            <w:rPrChange w:id="489" w:author="Lauren Harrison" w:date="2020-09-28T18:37:00Z">
              <w:rPr>
                <w:rFonts w:ascii="Garamond" w:hAnsi="Garamond"/>
                <w:highlight w:val="yellow"/>
              </w:rPr>
            </w:rPrChange>
          </w:rPr>
          <w:fldChar w:fldCharType="end"/>
        </w:r>
      </w:ins>
      <w:del w:id="490" w:author="Lauren Harrison" w:date="2020-09-28T18:37:00Z">
        <w:r w:rsidR="00DA2BB5" w:rsidRPr="00C429DD" w:rsidDel="00C429DD">
          <w:rPr>
            <w:rFonts w:ascii="Garamond" w:hAnsi="Garamond"/>
          </w:rPr>
          <w:delText>)</w:delText>
        </w:r>
      </w:del>
      <w:r w:rsidR="00DA2BB5" w:rsidRPr="00C429DD">
        <w:rPr>
          <w:rFonts w:ascii="Garamond" w:hAnsi="Garamond"/>
        </w:rPr>
        <w:t>. Visual</w:t>
      </w:r>
      <w:r w:rsidR="00DA2BB5">
        <w:rPr>
          <w:rFonts w:ascii="Garamond" w:hAnsi="Garamond"/>
        </w:rPr>
        <w:t xml:space="preserve"> inspection of funnel plots is misleading, however, as we need to account </w:t>
      </w:r>
      <w:r w:rsidR="00AA144C">
        <w:rPr>
          <w:rFonts w:ascii="Garamond" w:hAnsi="Garamond"/>
        </w:rPr>
        <w:t xml:space="preserve">for </w:t>
      </w:r>
      <w:r w:rsidR="00DA2BB5">
        <w:rPr>
          <w:rFonts w:ascii="Garamond" w:hAnsi="Garamond"/>
        </w:rPr>
        <w:t xml:space="preserve">additional sources of variation in </w:t>
      </w:r>
      <w:r w:rsidR="00DA2BB5">
        <w:rPr>
          <w:rFonts w:ascii="Garamond" w:hAnsi="Garamond"/>
        </w:rPr>
        <w:lastRenderedPageBreak/>
        <w:t xml:space="preserve">effect sizes (i.e. moderator variables and random factors) beyond effect size precision. We therefore included precision as a moderator term in our MLMR models to test where it explained some of the variation in </w:t>
      </w:r>
      <w:del w:id="491" w:author="Lauren Harrison" w:date="2020-09-26T16:06:00Z">
        <w:r w:rsidR="00DA2BB5" w:rsidDel="00D30BD6">
          <w:rPr>
            <w:rFonts w:ascii="Garamond" w:hAnsi="Garamond"/>
          </w:rPr>
          <w:delText xml:space="preserve">the </w:delText>
        </w:r>
      </w:del>
      <w:r w:rsidR="00DA2BB5">
        <w:rPr>
          <w:rFonts w:ascii="Garamond" w:hAnsi="Garamond"/>
        </w:rPr>
        <w:t>reported effect sizes</w:t>
      </w:r>
      <w:del w:id="492" w:author="Lauren Harrison" w:date="2020-09-26T14:59:00Z">
        <w:r w:rsidR="00DA2BB5" w:rsidDel="004D2BA8">
          <w:rPr>
            <w:rFonts w:ascii="Garamond" w:hAnsi="Garamond"/>
          </w:rPr>
          <w:delText xml:space="preserve"> </w:delText>
        </w:r>
      </w:del>
      <w:commentRangeStart w:id="493"/>
      <w:commentRangeStart w:id="494"/>
      <w:del w:id="495" w:author="Lauren Harrison" w:date="2020-09-28T19:04:00Z">
        <w:r w:rsidR="00DA2BB5" w:rsidDel="005B1F9E">
          <w:rPr>
            <w:rFonts w:ascii="Garamond" w:hAnsi="Garamond"/>
          </w:rPr>
          <w:fldChar w:fldCharType="begin" w:fldLock="1"/>
        </w:r>
        <w:r w:rsidR="007A70A3" w:rsidRPr="005B1F9E" w:rsidDel="005B1F9E">
          <w:rPr>
            <w:rFonts w:ascii="Garamond" w:hAnsi="Garamond"/>
          </w:rPr>
          <w:del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lt;sup&gt;71&lt;/sup&gt;","plainTextFormattedCitation":"71","previouslyFormattedCitation":"&lt;sup&gt;70&lt;/sup&gt;"},"properties":{"noteIndex":0},"schema":"https://github.com/citation-style-language/schema/raw/master/csl-citation.json"}</w:delInstrText>
        </w:r>
        <w:r w:rsidR="00DA2BB5" w:rsidDel="005B1F9E">
          <w:rPr>
            <w:rFonts w:ascii="Garamond" w:hAnsi="Garamond"/>
          </w:rPr>
          <w:fldChar w:fldCharType="separate"/>
        </w:r>
        <w:r w:rsidR="007A70A3" w:rsidRPr="005B1F9E" w:rsidDel="005B1F9E">
          <w:rPr>
            <w:rFonts w:ascii="Garamond" w:hAnsi="Garamond"/>
            <w:noProof/>
            <w:vertAlign w:val="superscript"/>
          </w:rPr>
          <w:delText>71</w:delText>
        </w:r>
        <w:r w:rsidR="00DA2BB5" w:rsidDel="005B1F9E">
          <w:rPr>
            <w:rFonts w:ascii="Garamond" w:hAnsi="Garamond"/>
          </w:rPr>
          <w:fldChar w:fldCharType="end"/>
        </w:r>
        <w:commentRangeEnd w:id="493"/>
        <w:r w:rsidR="00DA2BB5" w:rsidDel="005B1F9E">
          <w:rPr>
            <w:rStyle w:val="CommentReference"/>
          </w:rPr>
          <w:commentReference w:id="493"/>
        </w:r>
        <w:commentRangeEnd w:id="494"/>
        <w:r w:rsidR="00043E32" w:rsidDel="005B1F9E">
          <w:rPr>
            <w:rStyle w:val="CommentReference"/>
          </w:rPr>
          <w:commentReference w:id="494"/>
        </w:r>
        <w:r w:rsidR="00DA2BB5" w:rsidDel="005B1F9E">
          <w:rPr>
            <w:rFonts w:ascii="Garamond" w:hAnsi="Garamond"/>
          </w:rPr>
          <w:delText>.</w:delText>
        </w:r>
      </w:del>
      <w:ins w:id="496" w:author="Lauren Harrison" w:date="2020-09-28T19:04:00Z">
        <w:r w:rsidR="005B1F9E">
          <w:rPr>
            <w:rFonts w:ascii="Garamond" w:hAnsi="Garamond"/>
          </w:rPr>
          <w:t xml:space="preserve">. </w:t>
        </w:r>
      </w:ins>
      <w:del w:id="497" w:author="Lauren Harrison" w:date="2020-09-28T19:04:00Z">
        <w:r w:rsidR="00DA2BB5" w:rsidDel="005B1F9E">
          <w:rPr>
            <w:rFonts w:ascii="Garamond" w:hAnsi="Garamond"/>
          </w:rPr>
          <w:delText xml:space="preserve"> </w:delText>
        </w:r>
      </w:del>
      <w:r w:rsidR="00DA2BB5">
        <w:rPr>
          <w:rFonts w:ascii="Garamond" w:hAnsi="Garamond"/>
        </w:rPr>
        <w:t>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0B2955C1"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w:t>
      </w:r>
      <w:r w:rsidR="00C31743">
        <w:rPr>
          <w:rFonts w:ascii="Garamond" w:hAnsi="Garamond"/>
          <w:i/>
          <w:sz w:val="20"/>
        </w:rPr>
        <w:t>0</w:t>
      </w:r>
    </w:p>
    <w:p w14:paraId="665735EA" w14:textId="539AE6E7"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 xml:space="preserve">(Eq. </w:t>
      </w:r>
      <w:r w:rsidR="00C31743">
        <w:rPr>
          <w:rFonts w:ascii="Garamond" w:hAnsi="Garamond"/>
        </w:rPr>
        <w:t>3-6</w:t>
      </w:r>
      <w:r>
        <w:rPr>
          <w:rFonts w:ascii="Garamond" w:hAnsi="Garamond"/>
        </w:rPr>
        <w:t>)</w:t>
      </w:r>
      <w:r w:rsidR="00956ED9">
        <w:rPr>
          <w:rFonts w:ascii="Garamond" w:hAnsi="Garamond"/>
        </w:rPr>
        <w:t xml:space="preserve"> or </w:t>
      </w:r>
      <w:proofErr w:type="spellStart"/>
      <w:r w:rsidR="00956ED9" w:rsidRPr="00C31743">
        <w:rPr>
          <w:rFonts w:ascii="Garamond" w:hAnsi="Garamond"/>
        </w:rPr>
        <w:t>lnCVR</w:t>
      </w:r>
      <w:proofErr w:type="spellEnd"/>
      <w:r w:rsidR="00956ED9">
        <w:rPr>
          <w:rFonts w:ascii="Garamond" w:hAnsi="Garamond"/>
        </w:rPr>
        <w:t xml:space="preserve"> (Eq. </w:t>
      </w:r>
      <w:proofErr w:type="gramStart"/>
      <w:r w:rsidR="00C31743">
        <w:rPr>
          <w:rFonts w:ascii="Garamond" w:hAnsi="Garamond"/>
        </w:rPr>
        <w:t>7-8</w:t>
      </w:r>
      <w:r w:rsidR="00956ED9">
        <w:rPr>
          <w:rFonts w:ascii="Garamond" w:hAnsi="Garamond"/>
        </w:rPr>
        <w:t>)</w:t>
      </w:r>
      <w:r>
        <w:rPr>
          <w:rFonts w:ascii="Garamond" w:hAnsi="Garamond"/>
        </w:rPr>
        <w:t>.</w:t>
      </w:r>
      <w:proofErr w:type="gramEnd"/>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6DF4F65D" w:rsidR="00DA2BB5" w:rsidRDefault="00DA2BB5" w:rsidP="00DA2BB5">
      <w:pPr>
        <w:contextualSpacing/>
        <w:rPr>
          <w:rFonts w:ascii="Garamond" w:hAnsi="Garamond"/>
        </w:rPr>
      </w:pPr>
      <w:r w:rsidRPr="00814634">
        <w:rPr>
          <w:rFonts w:ascii="Garamond" w:hAnsi="Garamond"/>
          <w:highlight w:val="yellow"/>
        </w:rPr>
        <w:t>xxx</w:t>
      </w:r>
      <w:r w:rsidR="00C31743">
        <w:rPr>
          <w:rFonts w:ascii="Garamond" w:hAnsi="Garamond"/>
        </w:rPr>
        <w:t xml:space="preserve"> </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r w:rsidRPr="007E3B63">
        <w:rPr>
          <w:rFonts w:ascii="Garamond" w:hAnsi="Garamond"/>
          <w:b/>
          <w:color w:val="000000" w:themeColor="text1"/>
        </w:rPr>
        <w:t>References</w:t>
      </w:r>
    </w:p>
    <w:p w14:paraId="1DAE5EC4" w14:textId="6059E05C" w:rsidR="003B051B" w:rsidRPr="003B051B" w:rsidRDefault="00711861" w:rsidP="003B051B">
      <w:pPr>
        <w:widowControl w:val="0"/>
        <w:autoSpaceDE w:val="0"/>
        <w:autoSpaceDN w:val="0"/>
        <w:adjustRightInd w:val="0"/>
        <w:ind w:left="640" w:hanging="64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3B051B" w:rsidRPr="003B051B">
        <w:rPr>
          <w:rFonts w:ascii="Garamond" w:hAnsi="Garamond" w:cs="Times New Roman"/>
          <w:noProof/>
          <w:lang w:val="en-GB"/>
        </w:rPr>
        <w:t>1.</w:t>
      </w:r>
      <w:r w:rsidR="003B051B" w:rsidRPr="003B051B">
        <w:rPr>
          <w:rFonts w:ascii="Garamond" w:hAnsi="Garamond" w:cs="Times New Roman"/>
          <w:noProof/>
          <w:lang w:val="en-GB"/>
        </w:rPr>
        <w:tab/>
        <w:t xml:space="preserve">Lehre, A. C., Lehre, K. P., Laake, P. &amp; Danbolt, N. C. Greater intrasex phenotype variability in males than in females is a fundamental aspect of the gender differences in humans. </w:t>
      </w:r>
      <w:r w:rsidR="003B051B" w:rsidRPr="003B051B">
        <w:rPr>
          <w:rFonts w:ascii="Garamond" w:hAnsi="Garamond" w:cs="Times New Roman"/>
          <w:i/>
          <w:iCs/>
          <w:noProof/>
          <w:lang w:val="en-GB"/>
        </w:rPr>
        <w:t>Dev. Psychobiol.</w:t>
      </w:r>
      <w:r w:rsidR="003B051B" w:rsidRPr="003B051B">
        <w:rPr>
          <w:rFonts w:ascii="Garamond" w:hAnsi="Garamond" w:cs="Times New Roman"/>
          <w:noProof/>
          <w:lang w:val="en-GB"/>
        </w:rPr>
        <w:t xml:space="preserve"> </w:t>
      </w:r>
      <w:r w:rsidR="003B051B" w:rsidRPr="003B051B">
        <w:rPr>
          <w:rFonts w:ascii="Garamond" w:hAnsi="Garamond" w:cs="Times New Roman"/>
          <w:b/>
          <w:bCs/>
          <w:noProof/>
          <w:lang w:val="en-GB"/>
        </w:rPr>
        <w:t>51</w:t>
      </w:r>
      <w:r w:rsidR="003B051B" w:rsidRPr="003B051B">
        <w:rPr>
          <w:rFonts w:ascii="Garamond" w:hAnsi="Garamond" w:cs="Times New Roman"/>
          <w:noProof/>
          <w:lang w:val="en-GB"/>
        </w:rPr>
        <w:t>, 198–206 (2009).</w:t>
      </w:r>
    </w:p>
    <w:p w14:paraId="457654C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w:t>
      </w:r>
      <w:r w:rsidRPr="003B051B">
        <w:rPr>
          <w:rFonts w:ascii="Garamond" w:hAnsi="Garamond" w:cs="Times New Roman"/>
          <w:noProof/>
          <w:lang w:val="en-GB"/>
        </w:rPr>
        <w:tab/>
        <w:t xml:space="preserve">Stewart-Williams, S. &amp; Halsey, L. G. Men, Women, and STEM: Why the Differences and What Should Be Done? </w:t>
      </w:r>
      <w:r w:rsidRPr="003B051B">
        <w:rPr>
          <w:rFonts w:ascii="Garamond" w:hAnsi="Garamond" w:cs="Times New Roman"/>
          <w:i/>
          <w:iCs/>
          <w:noProof/>
          <w:lang w:val="en-GB"/>
        </w:rPr>
        <w:t>PsyArXiv</w:t>
      </w:r>
      <w:r w:rsidRPr="003B051B">
        <w:rPr>
          <w:rFonts w:ascii="Garamond" w:hAnsi="Garamond" w:cs="Times New Roman"/>
          <w:noProof/>
          <w:lang w:val="en-GB"/>
        </w:rPr>
        <w:t xml:space="preserve"> (2018) doi:10.31234/osf.io/ms524.</w:t>
      </w:r>
    </w:p>
    <w:p w14:paraId="679F2C6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w:t>
      </w:r>
      <w:r w:rsidRPr="003B051B">
        <w:rPr>
          <w:rFonts w:ascii="Garamond" w:hAnsi="Garamond" w:cs="Times New Roman"/>
          <w:noProof/>
          <w:lang w:val="en-GB"/>
        </w:rPr>
        <w:tab/>
        <w:t xml:space="preserve">Machin, S. &amp; Pekkarinen, T. Assessment: Global sex differences in test score variability. </w:t>
      </w:r>
      <w:r w:rsidRPr="003B051B">
        <w:rPr>
          <w:rFonts w:ascii="Garamond" w:hAnsi="Garamond" w:cs="Times New Roman"/>
          <w:i/>
          <w:iCs/>
          <w:noProof/>
          <w:lang w:val="en-GB"/>
        </w:rPr>
        <w:t>Science (80-. ).</w:t>
      </w:r>
      <w:r w:rsidRPr="003B051B">
        <w:rPr>
          <w:rFonts w:ascii="Garamond" w:hAnsi="Garamond" w:cs="Times New Roman"/>
          <w:noProof/>
          <w:lang w:val="en-GB"/>
        </w:rPr>
        <w:t xml:space="preserve"> </w:t>
      </w:r>
      <w:r w:rsidRPr="003B051B">
        <w:rPr>
          <w:rFonts w:ascii="Garamond" w:hAnsi="Garamond" w:cs="Times New Roman"/>
          <w:b/>
          <w:bCs/>
          <w:noProof/>
          <w:lang w:val="en-GB"/>
        </w:rPr>
        <w:t>322</w:t>
      </w:r>
      <w:r w:rsidRPr="003B051B">
        <w:rPr>
          <w:rFonts w:ascii="Garamond" w:hAnsi="Garamond" w:cs="Times New Roman"/>
          <w:noProof/>
          <w:lang w:val="en-GB"/>
        </w:rPr>
        <w:t>, 1331–1332 (2008).</w:t>
      </w:r>
    </w:p>
    <w:p w14:paraId="6076A07D"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w:t>
      </w:r>
      <w:r w:rsidRPr="003B051B">
        <w:rPr>
          <w:rFonts w:ascii="Garamond" w:hAnsi="Garamond" w:cs="Times New Roman"/>
          <w:noProof/>
          <w:lang w:val="en-GB"/>
        </w:rPr>
        <w:tab/>
        <w:t xml:space="preserve">O’Dea, R. E., Lagisz, M., Jennions, M. D. &amp; Nakagawa, S. Gender differences in individual variation in academic grades fail to fit expected patterns for STEM. </w:t>
      </w:r>
      <w:r w:rsidRPr="003B051B">
        <w:rPr>
          <w:rFonts w:ascii="Garamond" w:hAnsi="Garamond" w:cs="Times New Roman"/>
          <w:i/>
          <w:iCs/>
          <w:noProof/>
          <w:lang w:val="en-GB"/>
        </w:rPr>
        <w:t>Nat. Commun.</w:t>
      </w:r>
      <w:r w:rsidRPr="003B051B">
        <w:rPr>
          <w:rFonts w:ascii="Garamond" w:hAnsi="Garamond" w:cs="Times New Roman"/>
          <w:noProof/>
          <w:lang w:val="en-GB"/>
        </w:rPr>
        <w:t xml:space="preserve"> </w:t>
      </w:r>
      <w:r w:rsidRPr="003B051B">
        <w:rPr>
          <w:rFonts w:ascii="Garamond" w:hAnsi="Garamond" w:cs="Times New Roman"/>
          <w:b/>
          <w:bCs/>
          <w:noProof/>
          <w:lang w:val="en-GB"/>
        </w:rPr>
        <w:t>9</w:t>
      </w:r>
      <w:r w:rsidRPr="003B051B">
        <w:rPr>
          <w:rFonts w:ascii="Garamond" w:hAnsi="Garamond" w:cs="Times New Roman"/>
          <w:noProof/>
          <w:lang w:val="en-GB"/>
        </w:rPr>
        <w:t>, (2018).</w:t>
      </w:r>
    </w:p>
    <w:p w14:paraId="41F7C30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w:t>
      </w:r>
      <w:r w:rsidRPr="003B051B">
        <w:rPr>
          <w:rFonts w:ascii="Garamond" w:hAnsi="Garamond" w:cs="Times New Roman"/>
          <w:noProof/>
          <w:lang w:val="en-GB"/>
        </w:rPr>
        <w:tab/>
        <w:t xml:space="preserve">Gray, H. </w:t>
      </w:r>
      <w:r w:rsidRPr="003B051B">
        <w:rPr>
          <w:rFonts w:ascii="Garamond" w:hAnsi="Garamond" w:cs="Times New Roman"/>
          <w:i/>
          <w:iCs/>
          <w:noProof/>
          <w:lang w:val="en-GB"/>
        </w:rPr>
        <w:t>et al.</w:t>
      </w:r>
      <w:r w:rsidRPr="003B051B">
        <w:rPr>
          <w:rFonts w:ascii="Garamond" w:hAnsi="Garamond" w:cs="Times New Roman"/>
          <w:noProof/>
          <w:lang w:val="en-GB"/>
        </w:rPr>
        <w:t xml:space="preserve"> Sex differences in variability across nations in reading, mathematics and science: a meta-analytic extension of Baye and Monseur (2016). </w:t>
      </w:r>
      <w:r w:rsidRPr="003B051B">
        <w:rPr>
          <w:rFonts w:ascii="Garamond" w:hAnsi="Garamond" w:cs="Times New Roman"/>
          <w:i/>
          <w:iCs/>
          <w:noProof/>
          <w:lang w:val="en-GB"/>
        </w:rPr>
        <w:t>Large-Scale Assessments Educ.</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(2019).</w:t>
      </w:r>
    </w:p>
    <w:p w14:paraId="5902122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w:t>
      </w:r>
      <w:r w:rsidRPr="003B051B">
        <w:rPr>
          <w:rFonts w:ascii="Garamond" w:hAnsi="Garamond" w:cs="Times New Roman"/>
          <w:noProof/>
          <w:lang w:val="en-GB"/>
        </w:rPr>
        <w:tab/>
        <w:t xml:space="preserve">Baye, A. &amp; Monseur, C. Gender differences in variability and extreme scores in an international context. </w:t>
      </w:r>
      <w:r w:rsidRPr="003B051B">
        <w:rPr>
          <w:rFonts w:ascii="Garamond" w:hAnsi="Garamond" w:cs="Times New Roman"/>
          <w:i/>
          <w:iCs/>
          <w:noProof/>
          <w:lang w:val="en-GB"/>
        </w:rPr>
        <w:t>Large-Scale Assessments Educ.</w:t>
      </w:r>
      <w:r w:rsidRPr="003B051B">
        <w:rPr>
          <w:rFonts w:ascii="Garamond" w:hAnsi="Garamond" w:cs="Times New Roman"/>
          <w:noProof/>
          <w:lang w:val="en-GB"/>
        </w:rPr>
        <w:t xml:space="preserve"> </w:t>
      </w:r>
      <w:r w:rsidRPr="003B051B">
        <w:rPr>
          <w:rFonts w:ascii="Garamond" w:hAnsi="Garamond" w:cs="Times New Roman"/>
          <w:b/>
          <w:bCs/>
          <w:noProof/>
          <w:lang w:val="en-GB"/>
        </w:rPr>
        <w:t>4</w:t>
      </w:r>
      <w:r w:rsidRPr="003B051B">
        <w:rPr>
          <w:rFonts w:ascii="Garamond" w:hAnsi="Garamond" w:cs="Times New Roman"/>
          <w:noProof/>
          <w:lang w:val="en-GB"/>
        </w:rPr>
        <w:t>, 1–16 (2016).</w:t>
      </w:r>
    </w:p>
    <w:p w14:paraId="3F7E380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7.</w:t>
      </w:r>
      <w:r w:rsidRPr="003B051B">
        <w:rPr>
          <w:rFonts w:ascii="Garamond" w:hAnsi="Garamond" w:cs="Times New Roman"/>
          <w:noProof/>
          <w:lang w:val="en-GB"/>
        </w:rPr>
        <w:tab/>
        <w:t xml:space="preserve">Arden, R. &amp; Plomin, R. Sex differences in variance of intelligence across childhood.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41</w:t>
      </w:r>
      <w:r w:rsidRPr="003B051B">
        <w:rPr>
          <w:rFonts w:ascii="Garamond" w:hAnsi="Garamond" w:cs="Times New Roman"/>
          <w:noProof/>
          <w:lang w:val="en-GB"/>
        </w:rPr>
        <w:t>, 39–48 (2006).</w:t>
      </w:r>
    </w:p>
    <w:p w14:paraId="68376B2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8.</w:t>
      </w:r>
      <w:r w:rsidRPr="003B051B">
        <w:rPr>
          <w:rFonts w:ascii="Garamond" w:hAnsi="Garamond" w:cs="Times New Roman"/>
          <w:noProof/>
          <w:lang w:val="en-GB"/>
        </w:rPr>
        <w:tab/>
        <w:t xml:space="preserve">Johnson, W., Deary, I. J. &amp; Carothers, A. Sex Differences in Variability in General Intelligence: A New Look at the Old Question. </w:t>
      </w:r>
      <w:r w:rsidRPr="003B051B">
        <w:rPr>
          <w:rFonts w:ascii="Garamond" w:hAnsi="Garamond" w:cs="Times New Roman"/>
          <w:i/>
          <w:iCs/>
          <w:noProof/>
          <w:lang w:val="en-GB"/>
        </w:rPr>
        <w:t>Perspect. Psychol. Sci.</w:t>
      </w:r>
      <w:r w:rsidRPr="003B051B">
        <w:rPr>
          <w:rFonts w:ascii="Garamond" w:hAnsi="Garamond" w:cs="Times New Roman"/>
          <w:noProof/>
          <w:lang w:val="en-GB"/>
        </w:rPr>
        <w:t xml:space="preserve"> </w:t>
      </w:r>
      <w:r w:rsidRPr="003B051B">
        <w:rPr>
          <w:rFonts w:ascii="Garamond" w:hAnsi="Garamond" w:cs="Times New Roman"/>
          <w:b/>
          <w:bCs/>
          <w:noProof/>
          <w:lang w:val="en-GB"/>
        </w:rPr>
        <w:t>3</w:t>
      </w:r>
      <w:r w:rsidRPr="003B051B">
        <w:rPr>
          <w:rFonts w:ascii="Garamond" w:hAnsi="Garamond" w:cs="Times New Roman"/>
          <w:noProof/>
          <w:lang w:val="en-GB"/>
        </w:rPr>
        <w:t>, 518–531 (2008).</w:t>
      </w:r>
    </w:p>
    <w:p w14:paraId="3116D3D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9.</w:t>
      </w:r>
      <w:r w:rsidRPr="003B051B">
        <w:rPr>
          <w:rFonts w:ascii="Garamond" w:hAnsi="Garamond" w:cs="Times New Roman"/>
          <w:noProof/>
          <w:lang w:val="en-GB"/>
        </w:rPr>
        <w:tab/>
        <w:t xml:space="preserve">Ju, C., Duan, Y. &amp; You, X. Retesting the greater male variability hypothesis in mainland China: A cross-regional study.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72</w:t>
      </w:r>
      <w:r w:rsidRPr="003B051B">
        <w:rPr>
          <w:rFonts w:ascii="Garamond" w:hAnsi="Garamond" w:cs="Times New Roman"/>
          <w:noProof/>
          <w:lang w:val="en-GB"/>
        </w:rPr>
        <w:t>, 85–89 (2015).</w:t>
      </w:r>
    </w:p>
    <w:p w14:paraId="53C9D80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10.</w:t>
      </w:r>
      <w:r w:rsidRPr="003B051B">
        <w:rPr>
          <w:rFonts w:ascii="Garamond" w:hAnsi="Garamond" w:cs="Times New Roman"/>
          <w:noProof/>
          <w:lang w:val="en-GB"/>
        </w:rPr>
        <w:tab/>
        <w:t xml:space="preserve">Deary, I. J., Thorpe, G., Wilson, V., Starr, J. M. &amp; Whalley, L. J. Population sex differences in IQ at age 11: The Scottish mental survey 1932. </w:t>
      </w:r>
      <w:r w:rsidRPr="003B051B">
        <w:rPr>
          <w:rFonts w:ascii="Garamond" w:hAnsi="Garamond" w:cs="Times New Roman"/>
          <w:i/>
          <w:iCs/>
          <w:noProof/>
          <w:lang w:val="en-GB"/>
        </w:rPr>
        <w:t>Intelligence</w:t>
      </w:r>
      <w:r w:rsidRPr="003B051B">
        <w:rPr>
          <w:rFonts w:ascii="Garamond" w:hAnsi="Garamond" w:cs="Times New Roman"/>
          <w:noProof/>
          <w:lang w:val="en-GB"/>
        </w:rPr>
        <w:t xml:space="preserve"> </w:t>
      </w:r>
      <w:r w:rsidRPr="003B051B">
        <w:rPr>
          <w:rFonts w:ascii="Garamond" w:hAnsi="Garamond" w:cs="Times New Roman"/>
          <w:b/>
          <w:bCs/>
          <w:noProof/>
          <w:lang w:val="en-GB"/>
        </w:rPr>
        <w:t>31</w:t>
      </w:r>
      <w:r w:rsidRPr="003B051B">
        <w:rPr>
          <w:rFonts w:ascii="Garamond" w:hAnsi="Garamond" w:cs="Times New Roman"/>
          <w:noProof/>
          <w:lang w:val="en-GB"/>
        </w:rPr>
        <w:t>, 533–542 (2003).</w:t>
      </w:r>
    </w:p>
    <w:p w14:paraId="0171D7E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11.</w:t>
      </w:r>
      <w:r w:rsidRPr="003B051B">
        <w:rPr>
          <w:rFonts w:ascii="Garamond" w:hAnsi="Garamond" w:cs="Times New Roman"/>
          <w:noProof/>
          <w:lang w:val="en-GB"/>
        </w:rPr>
        <w:tab/>
        <w:t xml:space="preserve">Borkenau, P., McCrae, R. R. &amp; Terracciano, A. Do men vary more than women in personality? A study in 51 cultures. </w:t>
      </w:r>
      <w:r w:rsidRPr="003B051B">
        <w:rPr>
          <w:rFonts w:ascii="Garamond" w:hAnsi="Garamond" w:cs="Times New Roman"/>
          <w:i/>
          <w:iCs/>
          <w:noProof/>
          <w:lang w:val="en-GB"/>
        </w:rPr>
        <w:t>J. Res. Pers.</w:t>
      </w:r>
      <w:r w:rsidRPr="003B051B">
        <w:rPr>
          <w:rFonts w:ascii="Garamond" w:hAnsi="Garamond" w:cs="Times New Roman"/>
          <w:noProof/>
          <w:lang w:val="en-GB"/>
        </w:rPr>
        <w:t xml:space="preserve"> </w:t>
      </w:r>
      <w:r w:rsidRPr="003B051B">
        <w:rPr>
          <w:rFonts w:ascii="Garamond" w:hAnsi="Garamond" w:cs="Times New Roman"/>
          <w:b/>
          <w:bCs/>
          <w:noProof/>
          <w:lang w:val="en-GB"/>
        </w:rPr>
        <w:t>47</w:t>
      </w:r>
      <w:r w:rsidRPr="003B051B">
        <w:rPr>
          <w:rFonts w:ascii="Garamond" w:hAnsi="Garamond" w:cs="Times New Roman"/>
          <w:noProof/>
          <w:lang w:val="en-GB"/>
        </w:rPr>
        <w:t>, 135–144 (2013).</w:t>
      </w:r>
    </w:p>
    <w:p w14:paraId="07751583"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12.</w:t>
      </w:r>
      <w:r w:rsidRPr="003B051B">
        <w:rPr>
          <w:rFonts w:ascii="Garamond" w:hAnsi="Garamond" w:cs="Times New Roman"/>
          <w:noProof/>
          <w:lang w:val="en-GB"/>
        </w:rPr>
        <w:tab/>
        <w:t xml:space="preserve">Wierenga, L. M. </w:t>
      </w:r>
      <w:r w:rsidRPr="003B051B">
        <w:rPr>
          <w:rFonts w:ascii="Garamond" w:hAnsi="Garamond" w:cs="Times New Roman"/>
          <w:i/>
          <w:iCs/>
          <w:noProof/>
          <w:lang w:val="en-GB"/>
        </w:rPr>
        <w:t>et al.</w:t>
      </w:r>
      <w:r w:rsidRPr="003B051B">
        <w:rPr>
          <w:rFonts w:ascii="Garamond" w:hAnsi="Garamond" w:cs="Times New Roman"/>
          <w:noProof/>
          <w:lang w:val="en-GB"/>
        </w:rPr>
        <w:t xml:space="preserve"> Greater male than female variability in regional brain structure across the lifespan. </w:t>
      </w:r>
      <w:r w:rsidRPr="003B051B">
        <w:rPr>
          <w:rFonts w:ascii="Garamond" w:hAnsi="Garamond" w:cs="Times New Roman"/>
          <w:i/>
          <w:iCs/>
          <w:noProof/>
          <w:lang w:val="en-GB"/>
        </w:rPr>
        <w:t>bioRxiv</w:t>
      </w:r>
      <w:r w:rsidRPr="003B051B">
        <w:rPr>
          <w:rFonts w:ascii="Garamond" w:hAnsi="Garamond" w:cs="Times New Roman"/>
          <w:noProof/>
          <w:lang w:val="en-GB"/>
        </w:rPr>
        <w:t xml:space="preserve"> 2020.02.17.952010 (2020) doi:10.1101/2020.02.17.952010.</w:t>
      </w:r>
    </w:p>
    <w:p w14:paraId="31C6EC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13.</w:t>
      </w:r>
      <w:r w:rsidRPr="003B051B">
        <w:rPr>
          <w:rFonts w:ascii="Garamond" w:hAnsi="Garamond" w:cs="Times New Roman"/>
          <w:noProof/>
          <w:lang w:val="en-GB"/>
        </w:rPr>
        <w:tab/>
        <w:t xml:space="preserve">Pinker, S. Sex Ed. </w:t>
      </w:r>
      <w:r w:rsidRPr="003B051B">
        <w:rPr>
          <w:rFonts w:ascii="Garamond" w:hAnsi="Garamond" w:cs="Times New Roman"/>
          <w:i/>
          <w:iCs/>
          <w:noProof/>
          <w:lang w:val="en-GB"/>
        </w:rPr>
        <w:t>The New Republic</w:t>
      </w:r>
      <w:r w:rsidRPr="003B051B">
        <w:rPr>
          <w:rFonts w:ascii="Garamond" w:hAnsi="Garamond" w:cs="Times New Roman"/>
          <w:noProof/>
          <w:lang w:val="en-GB"/>
        </w:rPr>
        <w:t xml:space="preserve"> (2005).</w:t>
      </w:r>
    </w:p>
    <w:p w14:paraId="376AD7E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14.</w:t>
      </w:r>
      <w:r w:rsidRPr="003B051B">
        <w:rPr>
          <w:rFonts w:ascii="Garamond" w:hAnsi="Garamond" w:cs="Times New Roman"/>
          <w:noProof/>
          <w:lang w:val="en-GB"/>
        </w:rPr>
        <w:tab/>
        <w:t xml:space="preserve">Feingold, A. Sex Differences in Variability in Intellectual Abilities: A New Look at an Old Controversy. </w:t>
      </w:r>
      <w:r w:rsidRPr="003B051B">
        <w:rPr>
          <w:rFonts w:ascii="Garamond" w:hAnsi="Garamond" w:cs="Times New Roman"/>
          <w:i/>
          <w:iCs/>
          <w:noProof/>
          <w:lang w:val="en-GB"/>
        </w:rPr>
        <w:t>Rev. Educ. Res.</w:t>
      </w:r>
      <w:r w:rsidRPr="003B051B">
        <w:rPr>
          <w:rFonts w:ascii="Garamond" w:hAnsi="Garamond" w:cs="Times New Roman"/>
          <w:noProof/>
          <w:lang w:val="en-GB"/>
        </w:rPr>
        <w:t xml:space="preserve"> </w:t>
      </w:r>
      <w:r w:rsidRPr="003B051B">
        <w:rPr>
          <w:rFonts w:ascii="Garamond" w:hAnsi="Garamond" w:cs="Times New Roman"/>
          <w:b/>
          <w:bCs/>
          <w:noProof/>
          <w:lang w:val="en-GB"/>
        </w:rPr>
        <w:t>62</w:t>
      </w:r>
      <w:r w:rsidRPr="003B051B">
        <w:rPr>
          <w:rFonts w:ascii="Garamond" w:hAnsi="Garamond" w:cs="Times New Roman"/>
          <w:noProof/>
          <w:lang w:val="en-GB"/>
        </w:rPr>
        <w:t>, 61–84 (1992).</w:t>
      </w:r>
    </w:p>
    <w:p w14:paraId="18E9975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15.</w:t>
      </w:r>
      <w:r w:rsidRPr="003B051B">
        <w:rPr>
          <w:rFonts w:ascii="Garamond" w:hAnsi="Garamond" w:cs="Times New Roman"/>
          <w:noProof/>
          <w:lang w:val="en-GB"/>
        </w:rPr>
        <w:tab/>
        <w:t xml:space="preserve">Miller, D. I. &amp; Halpern, D. F. The new science of cognitive sex differences. </w:t>
      </w:r>
      <w:r w:rsidRPr="003B051B">
        <w:rPr>
          <w:rFonts w:ascii="Garamond" w:hAnsi="Garamond" w:cs="Times New Roman"/>
          <w:i/>
          <w:iCs/>
          <w:noProof/>
          <w:lang w:val="en-GB"/>
        </w:rPr>
        <w:t>Trends Cogn. Sci.</w:t>
      </w:r>
      <w:r w:rsidRPr="003B051B">
        <w:rPr>
          <w:rFonts w:ascii="Garamond" w:hAnsi="Garamond" w:cs="Times New Roman"/>
          <w:noProof/>
          <w:lang w:val="en-GB"/>
        </w:rPr>
        <w:t xml:space="preserve"> </w:t>
      </w:r>
      <w:r w:rsidRPr="003B051B">
        <w:rPr>
          <w:rFonts w:ascii="Garamond" w:hAnsi="Garamond" w:cs="Times New Roman"/>
          <w:b/>
          <w:bCs/>
          <w:noProof/>
          <w:lang w:val="en-GB"/>
        </w:rPr>
        <w:t>18</w:t>
      </w:r>
      <w:r w:rsidRPr="003B051B">
        <w:rPr>
          <w:rFonts w:ascii="Garamond" w:hAnsi="Garamond" w:cs="Times New Roman"/>
          <w:noProof/>
          <w:lang w:val="en-GB"/>
        </w:rPr>
        <w:t>, 37–45 (2014).</w:t>
      </w:r>
    </w:p>
    <w:p w14:paraId="5460B63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16.</w:t>
      </w:r>
      <w:r w:rsidRPr="003B051B">
        <w:rPr>
          <w:rFonts w:ascii="Garamond" w:hAnsi="Garamond" w:cs="Times New Roman"/>
          <w:noProof/>
          <w:lang w:val="en-GB"/>
        </w:rPr>
        <w:tab/>
        <w:t xml:space="preserve">Pomiankowski, A. &amp; Moller, A. P. A resolution of the lek paradox. </w:t>
      </w:r>
      <w:r w:rsidRPr="003B051B">
        <w:rPr>
          <w:rFonts w:ascii="Garamond" w:hAnsi="Garamond" w:cs="Times New Roman"/>
          <w:i/>
          <w:iCs/>
          <w:noProof/>
          <w:lang w:val="en-GB"/>
        </w:rPr>
        <w:t>Proc.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260</w:t>
      </w:r>
      <w:r w:rsidRPr="003B051B">
        <w:rPr>
          <w:rFonts w:ascii="Garamond" w:hAnsi="Garamond" w:cs="Times New Roman"/>
          <w:noProof/>
          <w:lang w:val="en-GB"/>
        </w:rPr>
        <w:t>, 21–29 (1995).</w:t>
      </w:r>
    </w:p>
    <w:p w14:paraId="1D3BE16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17.</w:t>
      </w:r>
      <w:r w:rsidRPr="003B051B">
        <w:rPr>
          <w:rFonts w:ascii="Garamond" w:hAnsi="Garamond" w:cs="Times New Roman"/>
          <w:noProof/>
          <w:lang w:val="en-GB"/>
        </w:rPr>
        <w:tab/>
        <w:t xml:space="preserve">Reinhold, K. &amp; Engqvist, L. The variability is in the sex chromosomes. </w:t>
      </w:r>
      <w:r w:rsidRPr="003B051B">
        <w:rPr>
          <w:rFonts w:ascii="Garamond" w:hAnsi="Garamond" w:cs="Times New Roman"/>
          <w:i/>
          <w:iCs/>
          <w:noProof/>
          <w:lang w:val="en-GB"/>
        </w:rPr>
        <w:t>Evolution (N. Y).</w:t>
      </w:r>
      <w:r w:rsidRPr="003B051B">
        <w:rPr>
          <w:rFonts w:ascii="Garamond" w:hAnsi="Garamond" w:cs="Times New Roman"/>
          <w:noProof/>
          <w:lang w:val="en-GB"/>
        </w:rPr>
        <w:t xml:space="preserve"> </w:t>
      </w:r>
      <w:r w:rsidRPr="003B051B">
        <w:rPr>
          <w:rFonts w:ascii="Garamond" w:hAnsi="Garamond" w:cs="Times New Roman"/>
          <w:b/>
          <w:bCs/>
          <w:noProof/>
          <w:lang w:val="en-GB"/>
        </w:rPr>
        <w:t>67</w:t>
      </w:r>
      <w:r w:rsidRPr="003B051B">
        <w:rPr>
          <w:rFonts w:ascii="Garamond" w:hAnsi="Garamond" w:cs="Times New Roman"/>
          <w:noProof/>
          <w:lang w:val="en-GB"/>
        </w:rPr>
        <w:t>, 3662–3668 (2013).</w:t>
      </w:r>
    </w:p>
    <w:p w14:paraId="1D4322CF"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18.</w:t>
      </w:r>
      <w:r w:rsidRPr="003B051B">
        <w:rPr>
          <w:rFonts w:ascii="Garamond" w:hAnsi="Garamond" w:cs="Times New Roman"/>
          <w:noProof/>
          <w:lang w:val="en-GB"/>
        </w:rPr>
        <w:tab/>
        <w:t xml:space="preserve">Wyman, M. J. &amp; Rowe, L. Male Bias in Distributions of Additive Genetic, Residual, and Phenotypic Variances of Shared Traits. </w:t>
      </w:r>
      <w:r w:rsidRPr="003B051B">
        <w:rPr>
          <w:rFonts w:ascii="Garamond" w:hAnsi="Garamond" w:cs="Times New Roman"/>
          <w:i/>
          <w:iCs/>
          <w:noProof/>
          <w:lang w:val="en-GB"/>
        </w:rPr>
        <w:t>Am. Nat.</w:t>
      </w:r>
      <w:r w:rsidRPr="003B051B">
        <w:rPr>
          <w:rFonts w:ascii="Garamond" w:hAnsi="Garamond" w:cs="Times New Roman"/>
          <w:noProof/>
          <w:lang w:val="en-GB"/>
        </w:rPr>
        <w:t xml:space="preserve"> </w:t>
      </w:r>
      <w:r w:rsidRPr="003B051B">
        <w:rPr>
          <w:rFonts w:ascii="Garamond" w:hAnsi="Garamond" w:cs="Times New Roman"/>
          <w:b/>
          <w:bCs/>
          <w:noProof/>
          <w:lang w:val="en-GB"/>
        </w:rPr>
        <w:t>184</w:t>
      </w:r>
      <w:r w:rsidRPr="003B051B">
        <w:rPr>
          <w:rFonts w:ascii="Garamond" w:hAnsi="Garamond" w:cs="Times New Roman"/>
          <w:noProof/>
          <w:lang w:val="en-GB"/>
        </w:rPr>
        <w:t>, 326–337 (2014).</w:t>
      </w:r>
    </w:p>
    <w:p w14:paraId="339B126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19.</w:t>
      </w:r>
      <w:r w:rsidRPr="003B051B">
        <w:rPr>
          <w:rFonts w:ascii="Garamond" w:hAnsi="Garamond" w:cs="Times New Roman"/>
          <w:noProof/>
          <w:lang w:val="en-GB"/>
        </w:rPr>
        <w:tab/>
        <w:t xml:space="preserve">Zajitschek, S. </w:t>
      </w:r>
      <w:r w:rsidRPr="003B051B">
        <w:rPr>
          <w:rFonts w:ascii="Garamond" w:hAnsi="Garamond" w:cs="Times New Roman"/>
          <w:i/>
          <w:iCs/>
          <w:noProof/>
          <w:lang w:val="en-GB"/>
        </w:rPr>
        <w:t>et al.</w:t>
      </w:r>
      <w:r w:rsidRPr="003B051B">
        <w:rPr>
          <w:rFonts w:ascii="Garamond" w:hAnsi="Garamond" w:cs="Times New Roman"/>
          <w:noProof/>
          <w:lang w:val="en-GB"/>
        </w:rPr>
        <w:t xml:space="preserve"> Sex and Power: sexual dimorphism in trait variability and its eco-evolutionary and statistical implications. </w:t>
      </w:r>
      <w:r w:rsidRPr="003B051B">
        <w:rPr>
          <w:rFonts w:ascii="Garamond" w:hAnsi="Garamond" w:cs="Times New Roman"/>
          <w:i/>
          <w:iCs/>
          <w:noProof/>
          <w:lang w:val="en-GB"/>
        </w:rPr>
        <w:t>BioRxiv</w:t>
      </w:r>
      <w:r w:rsidRPr="003B051B">
        <w:rPr>
          <w:rFonts w:ascii="Garamond" w:hAnsi="Garamond" w:cs="Times New Roman"/>
          <w:noProof/>
          <w:lang w:val="en-GB"/>
        </w:rPr>
        <w:t xml:space="preserve"> 1–20 (2020).</w:t>
      </w:r>
    </w:p>
    <w:p w14:paraId="5F1CC90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20.</w:t>
      </w:r>
      <w:r w:rsidRPr="003B051B">
        <w:rPr>
          <w:rFonts w:ascii="Garamond" w:hAnsi="Garamond" w:cs="Times New Roman"/>
          <w:noProof/>
          <w:lang w:val="en-GB"/>
        </w:rPr>
        <w:tab/>
        <w:t xml:space="preserve">Tarka, M., Guenther, A., Niemelä, P. T., Nakagawa, S. &amp; Noble, D. W. A. Sex differences in life history, behavior, and physiology along a slow-fast continuum: a meta-analysis. </w:t>
      </w:r>
      <w:r w:rsidRPr="003B051B">
        <w:rPr>
          <w:rFonts w:ascii="Garamond" w:hAnsi="Garamond" w:cs="Times New Roman"/>
          <w:i/>
          <w:iCs/>
          <w:noProof/>
          <w:lang w:val="en-GB"/>
        </w:rPr>
        <w:t>Behav. Ecol. Sociobiol.</w:t>
      </w:r>
      <w:r w:rsidRPr="003B051B">
        <w:rPr>
          <w:rFonts w:ascii="Garamond" w:hAnsi="Garamond" w:cs="Times New Roman"/>
          <w:noProof/>
          <w:lang w:val="en-GB"/>
        </w:rPr>
        <w:t xml:space="preserve"> </w:t>
      </w:r>
      <w:r w:rsidRPr="003B051B">
        <w:rPr>
          <w:rFonts w:ascii="Garamond" w:hAnsi="Garamond" w:cs="Times New Roman"/>
          <w:b/>
          <w:bCs/>
          <w:noProof/>
          <w:lang w:val="en-GB"/>
        </w:rPr>
        <w:t>72</w:t>
      </w:r>
      <w:r w:rsidRPr="003B051B">
        <w:rPr>
          <w:rFonts w:ascii="Garamond" w:hAnsi="Garamond" w:cs="Times New Roman"/>
          <w:noProof/>
          <w:lang w:val="en-GB"/>
        </w:rPr>
        <w:t>, 132 (2018).</w:t>
      </w:r>
    </w:p>
    <w:p w14:paraId="6E59482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21.</w:t>
      </w:r>
      <w:r w:rsidRPr="003B051B">
        <w:rPr>
          <w:rFonts w:ascii="Garamond" w:hAnsi="Garamond" w:cs="Times New Roman"/>
          <w:noProof/>
          <w:lang w:val="en-GB"/>
        </w:rPr>
        <w:tab/>
        <w:t xml:space="preserve">Costa, P. T. &amp; McCrae, R. R. Four ways five factors are basic.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13</w:t>
      </w:r>
      <w:r w:rsidRPr="003B051B">
        <w:rPr>
          <w:rFonts w:ascii="Garamond" w:hAnsi="Garamond" w:cs="Times New Roman"/>
          <w:noProof/>
          <w:lang w:val="en-GB"/>
        </w:rPr>
        <w:t>, 653–665 (1992).</w:t>
      </w:r>
    </w:p>
    <w:p w14:paraId="7231802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22.</w:t>
      </w:r>
      <w:r w:rsidRPr="003B051B">
        <w:rPr>
          <w:rFonts w:ascii="Garamond" w:hAnsi="Garamond" w:cs="Times New Roman"/>
          <w:noProof/>
          <w:lang w:val="en-GB"/>
        </w:rPr>
        <w:tab/>
        <w:t xml:space="preserve">Réale, D., Reader, S. M., Sol, D., McDougall, P. T. &amp; Dingemanse, N. J. Integrating animal temperament within ecology and evolution.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82</w:t>
      </w:r>
      <w:r w:rsidRPr="003B051B">
        <w:rPr>
          <w:rFonts w:ascii="Garamond" w:hAnsi="Garamond" w:cs="Times New Roman"/>
          <w:noProof/>
          <w:lang w:val="en-GB"/>
        </w:rPr>
        <w:t>, 291–318 (2007).</w:t>
      </w:r>
    </w:p>
    <w:p w14:paraId="700ECB7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23.</w:t>
      </w:r>
      <w:r w:rsidRPr="003B051B">
        <w:rPr>
          <w:rFonts w:ascii="Garamond" w:hAnsi="Garamond" w:cs="Times New Roman"/>
          <w:noProof/>
          <w:lang w:val="en-GB"/>
        </w:rPr>
        <w:tab/>
        <w:t xml:space="preserve">Smith, B. R. &amp; Blumstein, D. T. Fitness consequences of personality: A meta-analysis. </w:t>
      </w:r>
      <w:r w:rsidRPr="003B051B">
        <w:rPr>
          <w:rFonts w:ascii="Garamond" w:hAnsi="Garamond" w:cs="Times New Roman"/>
          <w:i/>
          <w:iCs/>
          <w:noProof/>
          <w:lang w:val="en-GB"/>
        </w:rPr>
        <w:t>Behav. Ecol.</w:t>
      </w:r>
      <w:r w:rsidRPr="003B051B">
        <w:rPr>
          <w:rFonts w:ascii="Garamond" w:hAnsi="Garamond" w:cs="Times New Roman"/>
          <w:noProof/>
          <w:lang w:val="en-GB"/>
        </w:rPr>
        <w:t xml:space="preserve"> </w:t>
      </w:r>
      <w:r w:rsidRPr="003B051B">
        <w:rPr>
          <w:rFonts w:ascii="Garamond" w:hAnsi="Garamond" w:cs="Times New Roman"/>
          <w:b/>
          <w:bCs/>
          <w:noProof/>
          <w:lang w:val="en-GB"/>
        </w:rPr>
        <w:t>19</w:t>
      </w:r>
      <w:r w:rsidRPr="003B051B">
        <w:rPr>
          <w:rFonts w:ascii="Garamond" w:hAnsi="Garamond" w:cs="Times New Roman"/>
          <w:noProof/>
          <w:lang w:val="en-GB"/>
        </w:rPr>
        <w:t>, 448–455 (2008).</w:t>
      </w:r>
    </w:p>
    <w:p w14:paraId="02A03F9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24.</w:t>
      </w:r>
      <w:r w:rsidRPr="003B051B">
        <w:rPr>
          <w:rFonts w:ascii="Garamond" w:hAnsi="Garamond" w:cs="Times New Roman"/>
          <w:noProof/>
          <w:lang w:val="en-GB"/>
        </w:rPr>
        <w:tab/>
        <w:t xml:space="preserve">Dingemanse, N. J. &amp; Wolf, M. Recent models for adaptive personality differences: A review. </w:t>
      </w:r>
      <w:r w:rsidRPr="003B051B">
        <w:rPr>
          <w:rFonts w:ascii="Garamond" w:hAnsi="Garamond" w:cs="Times New Roman"/>
          <w:i/>
          <w:iCs/>
          <w:noProof/>
          <w:lang w:val="en-GB"/>
        </w:rPr>
        <w:t>Philos. Trans.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365</w:t>
      </w:r>
      <w:r w:rsidRPr="003B051B">
        <w:rPr>
          <w:rFonts w:ascii="Garamond" w:hAnsi="Garamond" w:cs="Times New Roman"/>
          <w:noProof/>
          <w:lang w:val="en-GB"/>
        </w:rPr>
        <w:t>, 3947–3958 (2010).</w:t>
      </w:r>
    </w:p>
    <w:p w14:paraId="58B54A7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25.</w:t>
      </w:r>
      <w:r w:rsidRPr="003B051B">
        <w:rPr>
          <w:rFonts w:ascii="Garamond" w:hAnsi="Garamond" w:cs="Times New Roman"/>
          <w:noProof/>
          <w:lang w:val="en-GB"/>
        </w:rPr>
        <w:tab/>
        <w:t xml:space="preserve">Janicke, T. &amp; Morrow, E. H. Operational sex ratio predicts the opportunity and direction of sexual selection across animals. </w:t>
      </w:r>
      <w:r w:rsidRPr="003B051B">
        <w:rPr>
          <w:rFonts w:ascii="Garamond" w:hAnsi="Garamond" w:cs="Times New Roman"/>
          <w:i/>
          <w:iCs/>
          <w:noProof/>
          <w:lang w:val="en-GB"/>
        </w:rPr>
        <w:t>Ecol. Lett.</w:t>
      </w:r>
      <w:r w:rsidRPr="003B051B">
        <w:rPr>
          <w:rFonts w:ascii="Garamond" w:hAnsi="Garamond" w:cs="Times New Roman"/>
          <w:noProof/>
          <w:lang w:val="en-GB"/>
        </w:rPr>
        <w:t xml:space="preserve"> </w:t>
      </w:r>
      <w:r w:rsidRPr="003B051B">
        <w:rPr>
          <w:rFonts w:ascii="Garamond" w:hAnsi="Garamond" w:cs="Times New Roman"/>
          <w:b/>
          <w:bCs/>
          <w:noProof/>
          <w:lang w:val="en-GB"/>
        </w:rPr>
        <w:t>21</w:t>
      </w:r>
      <w:r w:rsidRPr="003B051B">
        <w:rPr>
          <w:rFonts w:ascii="Garamond" w:hAnsi="Garamond" w:cs="Times New Roman"/>
          <w:noProof/>
          <w:lang w:val="en-GB"/>
        </w:rPr>
        <w:t>, 384–391 (2018).</w:t>
      </w:r>
    </w:p>
    <w:p w14:paraId="3DF6AEA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26.</w:t>
      </w:r>
      <w:r w:rsidRPr="003B051B">
        <w:rPr>
          <w:rFonts w:ascii="Garamond" w:hAnsi="Garamond" w:cs="Times New Roman"/>
          <w:noProof/>
          <w:lang w:val="en-GB"/>
        </w:rPr>
        <w:tab/>
        <w:t xml:space="preserve">Darwin, C. </w:t>
      </w:r>
      <w:r w:rsidRPr="003B051B">
        <w:rPr>
          <w:rFonts w:ascii="Garamond" w:hAnsi="Garamond" w:cs="Times New Roman"/>
          <w:i/>
          <w:iCs/>
          <w:noProof/>
          <w:lang w:val="en-GB"/>
        </w:rPr>
        <w:t>The descent of man, and selection in relation to sex</w:t>
      </w:r>
      <w:r w:rsidRPr="003B051B">
        <w:rPr>
          <w:rFonts w:ascii="Garamond" w:hAnsi="Garamond" w:cs="Times New Roman"/>
          <w:noProof/>
          <w:lang w:val="en-GB"/>
        </w:rPr>
        <w:t>. (Murray, 1871).</w:t>
      </w:r>
    </w:p>
    <w:p w14:paraId="3B97B521"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27.</w:t>
      </w:r>
      <w:r w:rsidRPr="003B051B">
        <w:rPr>
          <w:rFonts w:ascii="Garamond" w:hAnsi="Garamond" w:cs="Times New Roman"/>
          <w:noProof/>
          <w:lang w:val="en-GB"/>
        </w:rPr>
        <w:tab/>
        <w:t xml:space="preserve">Parker, G. . Sperm competition and its evolutionary consequences in the insects.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45</w:t>
      </w:r>
      <w:r w:rsidRPr="003B051B">
        <w:rPr>
          <w:rFonts w:ascii="Garamond" w:hAnsi="Garamond" w:cs="Times New Roman"/>
          <w:noProof/>
          <w:lang w:val="en-GB"/>
        </w:rPr>
        <w:t>, 535–567 (1970).</w:t>
      </w:r>
    </w:p>
    <w:p w14:paraId="460C991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28.</w:t>
      </w:r>
      <w:r w:rsidRPr="003B051B">
        <w:rPr>
          <w:rFonts w:ascii="Garamond" w:hAnsi="Garamond" w:cs="Times New Roman"/>
          <w:noProof/>
          <w:lang w:val="en-GB"/>
        </w:rPr>
        <w:tab/>
        <w:t xml:space="preserve">Rowe and Houle. The lek paradox and the capture of genetic variance. </w:t>
      </w:r>
      <w:r w:rsidRPr="003B051B">
        <w:rPr>
          <w:rFonts w:ascii="Garamond" w:hAnsi="Garamond" w:cs="Times New Roman"/>
          <w:i/>
          <w:iCs/>
          <w:noProof/>
          <w:lang w:val="en-GB"/>
        </w:rPr>
        <w:t>Proc. Biol. Sci.</w:t>
      </w:r>
      <w:r w:rsidRPr="003B051B">
        <w:rPr>
          <w:rFonts w:ascii="Garamond" w:hAnsi="Garamond" w:cs="Times New Roman"/>
          <w:noProof/>
          <w:lang w:val="en-GB"/>
        </w:rPr>
        <w:t xml:space="preserve"> </w:t>
      </w:r>
      <w:r w:rsidRPr="003B051B">
        <w:rPr>
          <w:rFonts w:ascii="Garamond" w:hAnsi="Garamond" w:cs="Times New Roman"/>
          <w:b/>
          <w:bCs/>
          <w:noProof/>
          <w:lang w:val="en-GB"/>
        </w:rPr>
        <w:t>263</w:t>
      </w:r>
      <w:r w:rsidRPr="003B051B">
        <w:rPr>
          <w:rFonts w:ascii="Garamond" w:hAnsi="Garamond" w:cs="Times New Roman"/>
          <w:noProof/>
          <w:lang w:val="en-GB"/>
        </w:rPr>
        <w:t>, 1415–1421 (1996).</w:t>
      </w:r>
    </w:p>
    <w:p w14:paraId="6C5ADD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29.</w:t>
      </w:r>
      <w:r w:rsidRPr="003B051B">
        <w:rPr>
          <w:rFonts w:ascii="Garamond" w:hAnsi="Garamond" w:cs="Times New Roman"/>
          <w:noProof/>
          <w:lang w:val="en-GB"/>
        </w:rPr>
        <w:tab/>
        <w:t xml:space="preserve">James, J. W. 353. Note: Covariances Between Relatives due to Sex-Linked Genes. </w:t>
      </w:r>
      <w:r w:rsidRPr="003B051B">
        <w:rPr>
          <w:rFonts w:ascii="Garamond" w:hAnsi="Garamond" w:cs="Times New Roman"/>
          <w:i/>
          <w:iCs/>
          <w:noProof/>
          <w:lang w:val="en-GB"/>
        </w:rPr>
        <w:t>Biometrics</w:t>
      </w:r>
      <w:r w:rsidRPr="003B051B">
        <w:rPr>
          <w:rFonts w:ascii="Garamond" w:hAnsi="Garamond" w:cs="Times New Roman"/>
          <w:noProof/>
          <w:lang w:val="en-GB"/>
        </w:rPr>
        <w:t xml:space="preserve"> </w:t>
      </w:r>
      <w:r w:rsidRPr="003B051B">
        <w:rPr>
          <w:rFonts w:ascii="Garamond" w:hAnsi="Garamond" w:cs="Times New Roman"/>
          <w:b/>
          <w:bCs/>
          <w:noProof/>
          <w:lang w:val="en-GB"/>
        </w:rPr>
        <w:t>29</w:t>
      </w:r>
      <w:r w:rsidRPr="003B051B">
        <w:rPr>
          <w:rFonts w:ascii="Garamond" w:hAnsi="Garamond" w:cs="Times New Roman"/>
          <w:noProof/>
          <w:lang w:val="en-GB"/>
        </w:rPr>
        <w:t>, 584 (1973).</w:t>
      </w:r>
    </w:p>
    <w:p w14:paraId="74EF796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30.</w:t>
      </w:r>
      <w:r w:rsidRPr="003B051B">
        <w:rPr>
          <w:rFonts w:ascii="Garamond" w:hAnsi="Garamond" w:cs="Times New Roman"/>
          <w:noProof/>
          <w:lang w:val="en-GB"/>
        </w:rPr>
        <w:tab/>
        <w:t xml:space="preserve">Amos-Landgraf, J. M. </w:t>
      </w:r>
      <w:r w:rsidRPr="003B051B">
        <w:rPr>
          <w:rFonts w:ascii="Garamond" w:hAnsi="Garamond" w:cs="Times New Roman"/>
          <w:i/>
          <w:iCs/>
          <w:noProof/>
          <w:lang w:val="en-GB"/>
        </w:rPr>
        <w:t>et al.</w:t>
      </w:r>
      <w:r w:rsidRPr="003B051B">
        <w:rPr>
          <w:rFonts w:ascii="Garamond" w:hAnsi="Garamond" w:cs="Times New Roman"/>
          <w:noProof/>
          <w:lang w:val="en-GB"/>
        </w:rPr>
        <w:t xml:space="preserve"> X chromosome-inactivation patterns of 1,005 phenotypically unaffected females. </w:t>
      </w:r>
      <w:r w:rsidRPr="003B051B">
        <w:rPr>
          <w:rFonts w:ascii="Garamond" w:hAnsi="Garamond" w:cs="Times New Roman"/>
          <w:i/>
          <w:iCs/>
          <w:noProof/>
          <w:lang w:val="en-GB"/>
        </w:rPr>
        <w:t>Am. J. Hum. Genet.</w:t>
      </w:r>
      <w:r w:rsidRPr="003B051B">
        <w:rPr>
          <w:rFonts w:ascii="Garamond" w:hAnsi="Garamond" w:cs="Times New Roman"/>
          <w:noProof/>
          <w:lang w:val="en-GB"/>
        </w:rPr>
        <w:t xml:space="preserve"> </w:t>
      </w:r>
      <w:r w:rsidRPr="003B051B">
        <w:rPr>
          <w:rFonts w:ascii="Garamond" w:hAnsi="Garamond" w:cs="Times New Roman"/>
          <w:b/>
          <w:bCs/>
          <w:noProof/>
          <w:lang w:val="en-GB"/>
        </w:rPr>
        <w:t>79</w:t>
      </w:r>
      <w:r w:rsidRPr="003B051B">
        <w:rPr>
          <w:rFonts w:ascii="Garamond" w:hAnsi="Garamond" w:cs="Times New Roman"/>
          <w:noProof/>
          <w:lang w:val="en-GB"/>
        </w:rPr>
        <w:t>, 493–499 (2006).</w:t>
      </w:r>
    </w:p>
    <w:p w14:paraId="2210FD1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31.</w:t>
      </w:r>
      <w:r w:rsidRPr="003B051B">
        <w:rPr>
          <w:rFonts w:ascii="Garamond" w:hAnsi="Garamond" w:cs="Times New Roman"/>
          <w:noProof/>
          <w:lang w:val="en-GB"/>
        </w:rPr>
        <w:tab/>
        <w:t xml:space="preserve">Charlesworth, B. The evolution of chromosomal sex determination and dosage compensation. </w:t>
      </w:r>
      <w:r w:rsidRPr="003B051B">
        <w:rPr>
          <w:rFonts w:ascii="Garamond" w:hAnsi="Garamond" w:cs="Times New Roman"/>
          <w:i/>
          <w:iCs/>
          <w:noProof/>
          <w:lang w:val="en-GB"/>
        </w:rPr>
        <w:t>Curr. Biol.</w:t>
      </w:r>
      <w:r w:rsidRPr="003B051B">
        <w:rPr>
          <w:rFonts w:ascii="Garamond" w:hAnsi="Garamond" w:cs="Times New Roman"/>
          <w:noProof/>
          <w:lang w:val="en-GB"/>
        </w:rPr>
        <w:t xml:space="preserve"> </w:t>
      </w:r>
      <w:r w:rsidRPr="003B051B">
        <w:rPr>
          <w:rFonts w:ascii="Garamond" w:hAnsi="Garamond" w:cs="Times New Roman"/>
          <w:b/>
          <w:bCs/>
          <w:noProof/>
          <w:lang w:val="en-GB"/>
        </w:rPr>
        <w:t>6</w:t>
      </w:r>
      <w:r w:rsidRPr="003B051B">
        <w:rPr>
          <w:rFonts w:ascii="Garamond" w:hAnsi="Garamond" w:cs="Times New Roman"/>
          <w:noProof/>
          <w:lang w:val="en-GB"/>
        </w:rPr>
        <w:t>, 149–162 (1996).</w:t>
      </w:r>
    </w:p>
    <w:p w14:paraId="00C96C3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32.</w:t>
      </w:r>
      <w:r w:rsidRPr="003B051B">
        <w:rPr>
          <w:rFonts w:ascii="Garamond" w:hAnsi="Garamond" w:cs="Times New Roman"/>
          <w:noProof/>
          <w:lang w:val="en-GB"/>
        </w:rPr>
        <w:tab/>
        <w:t xml:space="preserve">Beukeboom, L. W. &amp; Perrin, N. </w:t>
      </w:r>
      <w:r w:rsidRPr="003B051B">
        <w:rPr>
          <w:rFonts w:ascii="Garamond" w:hAnsi="Garamond" w:cs="Times New Roman"/>
          <w:i/>
          <w:iCs/>
          <w:noProof/>
          <w:lang w:val="en-GB"/>
        </w:rPr>
        <w:t>The evolution of sex determination</w:t>
      </w:r>
      <w:r w:rsidRPr="003B051B">
        <w:rPr>
          <w:rFonts w:ascii="Garamond" w:hAnsi="Garamond" w:cs="Times New Roman"/>
          <w:noProof/>
          <w:lang w:val="en-GB"/>
        </w:rPr>
        <w:t>. (Oxford University Press, 2014).</w:t>
      </w:r>
    </w:p>
    <w:p w14:paraId="4A4A2BB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33.</w:t>
      </w:r>
      <w:r w:rsidRPr="003B051B">
        <w:rPr>
          <w:rFonts w:ascii="Garamond" w:hAnsi="Garamond" w:cs="Times New Roman"/>
          <w:noProof/>
          <w:lang w:val="en-GB"/>
        </w:rPr>
        <w:tab/>
        <w:t xml:space="preserve">Budaev, S. V. Sex differences in the Big Five personality factors: Testing an evolutionary hypothesis. </w:t>
      </w:r>
      <w:r w:rsidRPr="003B051B">
        <w:rPr>
          <w:rFonts w:ascii="Garamond" w:hAnsi="Garamond" w:cs="Times New Roman"/>
          <w:i/>
          <w:iCs/>
          <w:noProof/>
          <w:lang w:val="en-GB"/>
        </w:rPr>
        <w:t>Pers. Individ. Dif.</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801–813 (1999).</w:t>
      </w:r>
    </w:p>
    <w:p w14:paraId="1A7ADC6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34.</w:t>
      </w:r>
      <w:r w:rsidRPr="003B051B">
        <w:rPr>
          <w:rFonts w:ascii="Garamond" w:hAnsi="Garamond" w:cs="Times New Roman"/>
          <w:noProof/>
          <w:lang w:val="en-GB"/>
        </w:rPr>
        <w:tab/>
        <w:t xml:space="preserve">Archer, J. &amp; Mehdikhani, M. Variability among Males in Sexually Selected Attributes. </w:t>
      </w:r>
      <w:r w:rsidRPr="003B051B">
        <w:rPr>
          <w:rFonts w:ascii="Garamond" w:hAnsi="Garamond" w:cs="Times New Roman"/>
          <w:i/>
          <w:iCs/>
          <w:noProof/>
          <w:lang w:val="en-GB"/>
        </w:rPr>
        <w:t>Rev. Gen. Psychol.</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219–236 (2003).</w:t>
      </w:r>
    </w:p>
    <w:p w14:paraId="7665213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35.</w:t>
      </w:r>
      <w:r w:rsidRPr="003B051B">
        <w:rPr>
          <w:rFonts w:ascii="Garamond" w:hAnsi="Garamond" w:cs="Times New Roman"/>
          <w:noProof/>
          <w:lang w:val="en-GB"/>
        </w:rPr>
        <w:tab/>
        <w:t xml:space="preserve">Fairbairn, D. J., Blanckenhorn, W. U. &amp; Szekely, T. </w:t>
      </w:r>
      <w:r w:rsidRPr="003B051B">
        <w:rPr>
          <w:rFonts w:ascii="Garamond" w:hAnsi="Garamond" w:cs="Times New Roman"/>
          <w:i/>
          <w:iCs/>
          <w:noProof/>
          <w:lang w:val="en-GB"/>
        </w:rPr>
        <w:t>Sex, size and gender roles</w:t>
      </w:r>
      <w:r w:rsidRPr="003B051B">
        <w:rPr>
          <w:rFonts w:ascii="Garamond" w:hAnsi="Garamond" w:cs="Times New Roman"/>
          <w:noProof/>
          <w:lang w:val="en-GB"/>
        </w:rPr>
        <w:t>. (Oxford University Press, 2007).</w:t>
      </w:r>
    </w:p>
    <w:p w14:paraId="20B8531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36.</w:t>
      </w:r>
      <w:r w:rsidRPr="003B051B">
        <w:rPr>
          <w:rFonts w:ascii="Garamond" w:hAnsi="Garamond" w:cs="Times New Roman"/>
          <w:noProof/>
          <w:lang w:val="en-GB"/>
        </w:rPr>
        <w:tab/>
        <w:t xml:space="preserve">van der Linden, D., Dunkel, C. S. &amp; Madison, G. Sex differences in brain size and general intelligence (g). </w:t>
      </w:r>
      <w:r w:rsidRPr="003B051B">
        <w:rPr>
          <w:rFonts w:ascii="Garamond" w:hAnsi="Garamond" w:cs="Times New Roman"/>
          <w:i/>
          <w:iCs/>
          <w:noProof/>
          <w:lang w:val="en-GB"/>
        </w:rPr>
        <w:t>Intelligence</w:t>
      </w:r>
      <w:r w:rsidRPr="003B051B">
        <w:rPr>
          <w:rFonts w:ascii="Garamond" w:hAnsi="Garamond" w:cs="Times New Roman"/>
          <w:noProof/>
          <w:lang w:val="en-GB"/>
        </w:rPr>
        <w:t xml:space="preserve"> </w:t>
      </w:r>
      <w:r w:rsidRPr="003B051B">
        <w:rPr>
          <w:rFonts w:ascii="Garamond" w:hAnsi="Garamond" w:cs="Times New Roman"/>
          <w:b/>
          <w:bCs/>
          <w:noProof/>
          <w:lang w:val="en-GB"/>
        </w:rPr>
        <w:t>63</w:t>
      </w:r>
      <w:r w:rsidRPr="003B051B">
        <w:rPr>
          <w:rFonts w:ascii="Garamond" w:hAnsi="Garamond" w:cs="Times New Roman"/>
          <w:noProof/>
          <w:lang w:val="en-GB"/>
        </w:rPr>
        <w:t>, 78–88 (2017).</w:t>
      </w:r>
    </w:p>
    <w:p w14:paraId="5A5842A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37.</w:t>
      </w:r>
      <w:r w:rsidRPr="003B051B">
        <w:rPr>
          <w:rFonts w:ascii="Garamond" w:hAnsi="Garamond" w:cs="Times New Roman"/>
          <w:noProof/>
          <w:lang w:val="en-GB"/>
        </w:rPr>
        <w:tab/>
        <w:t xml:space="preserve">DeCasien, A. R., Sherwood, C. C., Schapiro, S. J. &amp; Higham, J. P. Greater variability in chimpanzee ( </w:t>
      </w:r>
      <w:r w:rsidRPr="003B051B">
        <w:rPr>
          <w:rFonts w:ascii="Garamond" w:hAnsi="Garamond" w:cs="Times New Roman"/>
          <w:i/>
          <w:iCs/>
          <w:noProof/>
          <w:lang w:val="en-GB"/>
        </w:rPr>
        <w:t>Pan troglodytes</w:t>
      </w:r>
      <w:r w:rsidRPr="003B051B">
        <w:rPr>
          <w:rFonts w:ascii="Garamond" w:hAnsi="Garamond" w:cs="Times New Roman"/>
          <w:noProof/>
          <w:lang w:val="en-GB"/>
        </w:rPr>
        <w:t xml:space="preserve"> ) brain structure among males. </w:t>
      </w:r>
      <w:r w:rsidRPr="003B051B">
        <w:rPr>
          <w:rFonts w:ascii="Garamond" w:hAnsi="Garamond" w:cs="Times New Roman"/>
          <w:i/>
          <w:iCs/>
          <w:noProof/>
          <w:lang w:val="en-GB"/>
        </w:rPr>
        <w:t>Proc.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287</w:t>
      </w:r>
      <w:r w:rsidRPr="003B051B">
        <w:rPr>
          <w:rFonts w:ascii="Garamond" w:hAnsi="Garamond" w:cs="Times New Roman"/>
          <w:noProof/>
          <w:lang w:val="en-GB"/>
        </w:rPr>
        <w:t>, 20192858 (2020).</w:t>
      </w:r>
    </w:p>
    <w:p w14:paraId="07016AA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38.</w:t>
      </w:r>
      <w:r w:rsidRPr="003B051B">
        <w:rPr>
          <w:rFonts w:ascii="Garamond" w:hAnsi="Garamond" w:cs="Times New Roman"/>
          <w:noProof/>
          <w:lang w:val="en-GB"/>
        </w:rPr>
        <w:tab/>
        <w:t xml:space="preserve">Karwowski, M. </w:t>
      </w:r>
      <w:r w:rsidRPr="003B051B">
        <w:rPr>
          <w:rFonts w:ascii="Garamond" w:hAnsi="Garamond" w:cs="Times New Roman"/>
          <w:i/>
          <w:iCs/>
          <w:noProof/>
          <w:lang w:val="en-GB"/>
        </w:rPr>
        <w:t>et al.</w:t>
      </w:r>
      <w:r w:rsidRPr="003B051B">
        <w:rPr>
          <w:rFonts w:ascii="Garamond" w:hAnsi="Garamond" w:cs="Times New Roman"/>
          <w:noProof/>
          <w:lang w:val="en-GB"/>
        </w:rPr>
        <w:t xml:space="preserve"> Greater Male Variability in Creativity Outside the WEIRD World. </w:t>
      </w:r>
      <w:r w:rsidRPr="003B051B">
        <w:rPr>
          <w:rFonts w:ascii="Garamond" w:hAnsi="Garamond" w:cs="Times New Roman"/>
          <w:i/>
          <w:iCs/>
          <w:noProof/>
          <w:lang w:val="en-GB"/>
        </w:rPr>
        <w:t>Creat. Res. J.</w:t>
      </w:r>
      <w:r w:rsidRPr="003B051B">
        <w:rPr>
          <w:rFonts w:ascii="Garamond" w:hAnsi="Garamond" w:cs="Times New Roman"/>
          <w:noProof/>
          <w:lang w:val="en-GB"/>
        </w:rPr>
        <w:t xml:space="preserve"> </w:t>
      </w:r>
      <w:r w:rsidRPr="003B051B">
        <w:rPr>
          <w:rFonts w:ascii="Garamond" w:hAnsi="Garamond" w:cs="Times New Roman"/>
          <w:b/>
          <w:bCs/>
          <w:noProof/>
          <w:lang w:val="en-GB"/>
        </w:rPr>
        <w:t>28</w:t>
      </w:r>
      <w:r w:rsidRPr="003B051B">
        <w:rPr>
          <w:rFonts w:ascii="Garamond" w:hAnsi="Garamond" w:cs="Times New Roman"/>
          <w:noProof/>
          <w:lang w:val="en-GB"/>
        </w:rPr>
        <w:t>, 467–470 (2016).</w:t>
      </w:r>
    </w:p>
    <w:p w14:paraId="5C64DFF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39.</w:t>
      </w:r>
      <w:r w:rsidRPr="003B051B">
        <w:rPr>
          <w:rFonts w:ascii="Garamond" w:hAnsi="Garamond" w:cs="Times New Roman"/>
          <w:noProof/>
          <w:lang w:val="en-GB"/>
        </w:rPr>
        <w:tab/>
        <w:t xml:space="preserve">Halpern, D. F. &amp; LaMay, M. L. The Smarter Sex: A Critical Review of Sex Differences in Intelligence. </w:t>
      </w:r>
      <w:r w:rsidRPr="003B051B">
        <w:rPr>
          <w:rFonts w:ascii="Garamond" w:hAnsi="Garamond" w:cs="Times New Roman"/>
          <w:i/>
          <w:iCs/>
          <w:noProof/>
          <w:lang w:val="en-GB"/>
        </w:rPr>
        <w:t>Educ. Psychol. Rev.</w:t>
      </w:r>
      <w:r w:rsidRPr="003B051B">
        <w:rPr>
          <w:rFonts w:ascii="Garamond" w:hAnsi="Garamond" w:cs="Times New Roman"/>
          <w:noProof/>
          <w:lang w:val="en-GB"/>
        </w:rPr>
        <w:t xml:space="preserve"> </w:t>
      </w:r>
      <w:r w:rsidRPr="003B051B">
        <w:rPr>
          <w:rFonts w:ascii="Garamond" w:hAnsi="Garamond" w:cs="Times New Roman"/>
          <w:b/>
          <w:bCs/>
          <w:noProof/>
          <w:lang w:val="en-GB"/>
        </w:rPr>
        <w:t>12</w:t>
      </w:r>
      <w:r w:rsidRPr="003B051B">
        <w:rPr>
          <w:rFonts w:ascii="Garamond" w:hAnsi="Garamond" w:cs="Times New Roman"/>
          <w:noProof/>
          <w:lang w:val="en-GB"/>
        </w:rPr>
        <w:t>, 229 (2000).</w:t>
      </w:r>
    </w:p>
    <w:p w14:paraId="24F1883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40.</w:t>
      </w:r>
      <w:r w:rsidRPr="003B051B">
        <w:rPr>
          <w:rFonts w:ascii="Garamond" w:hAnsi="Garamond" w:cs="Times New Roman"/>
          <w:noProof/>
          <w:lang w:val="en-GB"/>
        </w:rPr>
        <w:tab/>
        <w:t xml:space="preserve">Jones, C. M., Braithwaite, V. A. &amp; Healy, S. D. The evolution of sex differences in spatial ability. </w:t>
      </w:r>
      <w:r w:rsidRPr="003B051B">
        <w:rPr>
          <w:rFonts w:ascii="Garamond" w:hAnsi="Garamond" w:cs="Times New Roman"/>
          <w:i/>
          <w:iCs/>
          <w:noProof/>
          <w:lang w:val="en-GB"/>
        </w:rPr>
        <w:t>Behav. Neurosci.</w:t>
      </w:r>
      <w:r w:rsidRPr="003B051B">
        <w:rPr>
          <w:rFonts w:ascii="Garamond" w:hAnsi="Garamond" w:cs="Times New Roman"/>
          <w:noProof/>
          <w:lang w:val="en-GB"/>
        </w:rPr>
        <w:t xml:space="preserve"> </w:t>
      </w:r>
      <w:r w:rsidRPr="003B051B">
        <w:rPr>
          <w:rFonts w:ascii="Garamond" w:hAnsi="Garamond" w:cs="Times New Roman"/>
          <w:b/>
          <w:bCs/>
          <w:noProof/>
          <w:lang w:val="en-GB"/>
        </w:rPr>
        <w:t>117</w:t>
      </w:r>
      <w:r w:rsidRPr="003B051B">
        <w:rPr>
          <w:rFonts w:ascii="Garamond" w:hAnsi="Garamond" w:cs="Times New Roman"/>
          <w:noProof/>
          <w:lang w:val="en-GB"/>
        </w:rPr>
        <w:t>, 403–411 (2003).</w:t>
      </w:r>
    </w:p>
    <w:p w14:paraId="61025168"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41.</w:t>
      </w:r>
      <w:r w:rsidRPr="003B051B">
        <w:rPr>
          <w:rFonts w:ascii="Garamond" w:hAnsi="Garamond" w:cs="Times New Roman"/>
          <w:noProof/>
          <w:lang w:val="en-GB"/>
        </w:rPr>
        <w:tab/>
        <w:t xml:space="preserve">Johnson, W., Deary, I. J. &amp; Carothers, A. A Role for the X Chromosome in Sex Differences in Variability in General Intelligence? </w:t>
      </w:r>
      <w:r w:rsidRPr="003B051B">
        <w:rPr>
          <w:rFonts w:ascii="Garamond" w:hAnsi="Garamond" w:cs="Times New Roman"/>
          <w:i/>
          <w:iCs/>
          <w:noProof/>
          <w:lang w:val="en-GB"/>
        </w:rPr>
        <w:t>Perspect. Psychol. Sci.</w:t>
      </w:r>
      <w:r w:rsidRPr="003B051B">
        <w:rPr>
          <w:rFonts w:ascii="Garamond" w:hAnsi="Garamond" w:cs="Times New Roman"/>
          <w:noProof/>
          <w:lang w:val="en-GB"/>
        </w:rPr>
        <w:t xml:space="preserve"> </w:t>
      </w:r>
      <w:r w:rsidRPr="003B051B">
        <w:rPr>
          <w:rFonts w:ascii="Garamond" w:hAnsi="Garamond" w:cs="Times New Roman"/>
          <w:b/>
          <w:bCs/>
          <w:noProof/>
          <w:lang w:val="en-GB"/>
        </w:rPr>
        <w:t>4</w:t>
      </w:r>
      <w:r w:rsidRPr="003B051B">
        <w:rPr>
          <w:rFonts w:ascii="Garamond" w:hAnsi="Garamond" w:cs="Times New Roman"/>
          <w:noProof/>
          <w:lang w:val="en-GB"/>
        </w:rPr>
        <w:t>, 598–611 (2009).</w:t>
      </w:r>
    </w:p>
    <w:p w14:paraId="30F9F6E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42.</w:t>
      </w:r>
      <w:r w:rsidRPr="003B051B">
        <w:rPr>
          <w:rFonts w:ascii="Garamond" w:hAnsi="Garamond" w:cs="Times New Roman"/>
          <w:noProof/>
          <w:lang w:val="en-GB"/>
        </w:rPr>
        <w:tab/>
        <w:t xml:space="preserve">Nettle, D. An evolutionary approach to the extraversion continuum. </w:t>
      </w:r>
      <w:r w:rsidRPr="003B051B">
        <w:rPr>
          <w:rFonts w:ascii="Garamond" w:hAnsi="Garamond" w:cs="Times New Roman"/>
          <w:i/>
          <w:iCs/>
          <w:noProof/>
          <w:lang w:val="en-GB"/>
        </w:rPr>
        <w:t>Evol. Hum. Behav.</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363–373 (2005).</w:t>
      </w:r>
    </w:p>
    <w:p w14:paraId="0082840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43.</w:t>
      </w:r>
      <w:r w:rsidRPr="003B051B">
        <w:rPr>
          <w:rFonts w:ascii="Garamond" w:hAnsi="Garamond" w:cs="Times New Roman"/>
          <w:noProof/>
          <w:lang w:val="en-GB"/>
        </w:rPr>
        <w:tab/>
        <w:t xml:space="preserve">McGhee, K. E. &amp; Travis, J. Repeatable behavioural type and stable dominance rank in the bluefin killifish. </w:t>
      </w:r>
      <w:r w:rsidRPr="003B051B">
        <w:rPr>
          <w:rFonts w:ascii="Garamond" w:hAnsi="Garamond" w:cs="Times New Roman"/>
          <w:i/>
          <w:iCs/>
          <w:noProof/>
          <w:lang w:val="en-GB"/>
        </w:rPr>
        <w:t>Anim. Behav.</w:t>
      </w:r>
      <w:r w:rsidRPr="003B051B">
        <w:rPr>
          <w:rFonts w:ascii="Garamond" w:hAnsi="Garamond" w:cs="Times New Roman"/>
          <w:noProof/>
          <w:lang w:val="en-GB"/>
        </w:rPr>
        <w:t xml:space="preserve"> </w:t>
      </w:r>
      <w:r w:rsidRPr="003B051B">
        <w:rPr>
          <w:rFonts w:ascii="Garamond" w:hAnsi="Garamond" w:cs="Times New Roman"/>
          <w:b/>
          <w:bCs/>
          <w:noProof/>
          <w:lang w:val="en-GB"/>
        </w:rPr>
        <w:t>79</w:t>
      </w:r>
      <w:r w:rsidRPr="003B051B">
        <w:rPr>
          <w:rFonts w:ascii="Garamond" w:hAnsi="Garamond" w:cs="Times New Roman"/>
          <w:noProof/>
          <w:lang w:val="en-GB"/>
        </w:rPr>
        <w:t>, 497–507 (2010).</w:t>
      </w:r>
    </w:p>
    <w:p w14:paraId="2A10585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44.</w:t>
      </w:r>
      <w:r w:rsidRPr="003B051B">
        <w:rPr>
          <w:rFonts w:ascii="Garamond" w:hAnsi="Garamond" w:cs="Times New Roman"/>
          <w:noProof/>
          <w:lang w:val="en-GB"/>
        </w:rPr>
        <w:tab/>
        <w:t xml:space="preserve">Wolf, M., Van Doorn, G. S., Leimar, O. &amp; Weissing, F. J. Life-history trade-offs favour the evolution of animal personalities. </w:t>
      </w:r>
      <w:r w:rsidRPr="003B051B">
        <w:rPr>
          <w:rFonts w:ascii="Garamond" w:hAnsi="Garamond" w:cs="Times New Roman"/>
          <w:i/>
          <w:iCs/>
          <w:noProof/>
          <w:lang w:val="en-GB"/>
        </w:rPr>
        <w:t>Nature</w:t>
      </w:r>
      <w:r w:rsidRPr="003B051B">
        <w:rPr>
          <w:rFonts w:ascii="Garamond" w:hAnsi="Garamond" w:cs="Times New Roman"/>
          <w:noProof/>
          <w:lang w:val="en-GB"/>
        </w:rPr>
        <w:t xml:space="preserve"> </w:t>
      </w:r>
      <w:r w:rsidRPr="003B051B">
        <w:rPr>
          <w:rFonts w:ascii="Garamond" w:hAnsi="Garamond" w:cs="Times New Roman"/>
          <w:b/>
          <w:bCs/>
          <w:noProof/>
          <w:lang w:val="en-GB"/>
        </w:rPr>
        <w:t>447</w:t>
      </w:r>
      <w:r w:rsidRPr="003B051B">
        <w:rPr>
          <w:rFonts w:ascii="Garamond" w:hAnsi="Garamond" w:cs="Times New Roman"/>
          <w:noProof/>
          <w:lang w:val="en-GB"/>
        </w:rPr>
        <w:t>, 581–584 (2007).</w:t>
      </w:r>
    </w:p>
    <w:p w14:paraId="5019B9E1"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45.</w:t>
      </w:r>
      <w:r w:rsidRPr="003B051B">
        <w:rPr>
          <w:rFonts w:ascii="Garamond" w:hAnsi="Garamond" w:cs="Times New Roman"/>
          <w:noProof/>
          <w:lang w:val="en-GB"/>
        </w:rPr>
        <w:tab/>
        <w:t xml:space="preserve">Rohner, P. T., Blanckenhorn, W. U. &amp; Puniamoorthy, N. Sexual selection on male size drives the evolution of male-biased sexual size dimorphism via the prolongation of male development. </w:t>
      </w:r>
      <w:r w:rsidRPr="003B051B">
        <w:rPr>
          <w:rFonts w:ascii="Garamond" w:hAnsi="Garamond" w:cs="Times New Roman"/>
          <w:i/>
          <w:iCs/>
          <w:noProof/>
          <w:lang w:val="en-GB"/>
        </w:rPr>
        <w:t>Evolution (N. Y).</w:t>
      </w:r>
      <w:r w:rsidRPr="003B051B">
        <w:rPr>
          <w:rFonts w:ascii="Garamond" w:hAnsi="Garamond" w:cs="Times New Roman"/>
          <w:noProof/>
          <w:lang w:val="en-GB"/>
        </w:rPr>
        <w:t xml:space="preserve"> </w:t>
      </w:r>
      <w:r w:rsidRPr="003B051B">
        <w:rPr>
          <w:rFonts w:ascii="Garamond" w:hAnsi="Garamond" w:cs="Times New Roman"/>
          <w:b/>
          <w:bCs/>
          <w:noProof/>
          <w:lang w:val="en-GB"/>
        </w:rPr>
        <w:t>70</w:t>
      </w:r>
      <w:r w:rsidRPr="003B051B">
        <w:rPr>
          <w:rFonts w:ascii="Garamond" w:hAnsi="Garamond" w:cs="Times New Roman"/>
          <w:noProof/>
          <w:lang w:val="en-GB"/>
        </w:rPr>
        <w:t>, 1189–1199 (2016).</w:t>
      </w:r>
    </w:p>
    <w:p w14:paraId="05FCBB8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46.</w:t>
      </w:r>
      <w:r w:rsidRPr="003B051B">
        <w:rPr>
          <w:rFonts w:ascii="Garamond" w:hAnsi="Garamond" w:cs="Times New Roman"/>
          <w:noProof/>
          <w:lang w:val="en-GB"/>
        </w:rPr>
        <w:tab/>
        <w:t xml:space="preserve">Janicke, T., Häderer, I. K., Lajeunesse, M. J. &amp; Anthes, N. Evolutionary Biology: Darwinian sex roles confirmed across the animal kingdom. </w:t>
      </w:r>
      <w:r w:rsidRPr="003B051B">
        <w:rPr>
          <w:rFonts w:ascii="Garamond" w:hAnsi="Garamond" w:cs="Times New Roman"/>
          <w:i/>
          <w:iCs/>
          <w:noProof/>
          <w:lang w:val="en-GB"/>
        </w:rPr>
        <w:t>Sci. Adv.</w:t>
      </w:r>
      <w:r w:rsidRPr="003B051B">
        <w:rPr>
          <w:rFonts w:ascii="Garamond" w:hAnsi="Garamond" w:cs="Times New Roman"/>
          <w:noProof/>
          <w:lang w:val="en-GB"/>
        </w:rPr>
        <w:t xml:space="preserve"> </w:t>
      </w:r>
      <w:r w:rsidRPr="003B051B">
        <w:rPr>
          <w:rFonts w:ascii="Garamond" w:hAnsi="Garamond" w:cs="Times New Roman"/>
          <w:b/>
          <w:bCs/>
          <w:noProof/>
          <w:lang w:val="en-GB"/>
        </w:rPr>
        <w:t>2</w:t>
      </w:r>
      <w:r w:rsidRPr="003B051B">
        <w:rPr>
          <w:rFonts w:ascii="Garamond" w:hAnsi="Garamond" w:cs="Times New Roman"/>
          <w:noProof/>
          <w:lang w:val="en-GB"/>
        </w:rPr>
        <w:t>, 1–11 (2016).</w:t>
      </w:r>
    </w:p>
    <w:p w14:paraId="4BB2F07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47.</w:t>
      </w:r>
      <w:r w:rsidRPr="003B051B">
        <w:rPr>
          <w:rFonts w:ascii="Garamond" w:hAnsi="Garamond" w:cs="Times New Roman"/>
          <w:noProof/>
          <w:lang w:val="en-GB"/>
        </w:rPr>
        <w:tab/>
        <w:t xml:space="preserve">Kappeler, P. M. Sex roles and adult sex ratios: insights from mammalian biology and consequences for primate behaviour. </w:t>
      </w:r>
      <w:r w:rsidRPr="003B051B">
        <w:rPr>
          <w:rFonts w:ascii="Garamond" w:hAnsi="Garamond" w:cs="Times New Roman"/>
          <w:i/>
          <w:iCs/>
          <w:noProof/>
          <w:lang w:val="en-GB"/>
        </w:rPr>
        <w:t>Phil. Trans. R. Soc. B</w:t>
      </w:r>
      <w:r w:rsidRPr="003B051B">
        <w:rPr>
          <w:rFonts w:ascii="Garamond" w:hAnsi="Garamond" w:cs="Times New Roman"/>
          <w:noProof/>
          <w:lang w:val="en-GB"/>
        </w:rPr>
        <w:t xml:space="preserve"> </w:t>
      </w:r>
      <w:r w:rsidRPr="003B051B">
        <w:rPr>
          <w:rFonts w:ascii="Garamond" w:hAnsi="Garamond" w:cs="Times New Roman"/>
          <w:b/>
          <w:bCs/>
          <w:noProof/>
          <w:lang w:val="en-GB"/>
        </w:rPr>
        <w:t>372</w:t>
      </w:r>
      <w:r w:rsidRPr="003B051B">
        <w:rPr>
          <w:rFonts w:ascii="Garamond" w:hAnsi="Garamond" w:cs="Times New Roman"/>
          <w:noProof/>
          <w:lang w:val="en-GB"/>
        </w:rPr>
        <w:t>, 20160321 (2017).</w:t>
      </w:r>
    </w:p>
    <w:p w14:paraId="2AC04845"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48.</w:t>
      </w:r>
      <w:r w:rsidRPr="003B051B">
        <w:rPr>
          <w:rFonts w:ascii="Garamond" w:hAnsi="Garamond" w:cs="Times New Roman"/>
          <w:noProof/>
          <w:lang w:val="en-GB"/>
        </w:rPr>
        <w:tab/>
        <w:t xml:space="preserve">Snell, D. M. &amp; Turner, J. M. A. Sex Chromosome Effects on Male–Female Differences in Mammals. </w:t>
      </w:r>
      <w:r w:rsidRPr="003B051B">
        <w:rPr>
          <w:rFonts w:ascii="Garamond" w:hAnsi="Garamond" w:cs="Times New Roman"/>
          <w:i/>
          <w:iCs/>
          <w:noProof/>
          <w:lang w:val="en-GB"/>
        </w:rPr>
        <w:t>Curr. Biol.</w:t>
      </w:r>
      <w:r w:rsidRPr="003B051B">
        <w:rPr>
          <w:rFonts w:ascii="Garamond" w:hAnsi="Garamond" w:cs="Times New Roman"/>
          <w:noProof/>
          <w:lang w:val="en-GB"/>
        </w:rPr>
        <w:t xml:space="preserve"> </w:t>
      </w:r>
      <w:r w:rsidRPr="003B051B">
        <w:rPr>
          <w:rFonts w:ascii="Garamond" w:hAnsi="Garamond" w:cs="Times New Roman"/>
          <w:b/>
          <w:bCs/>
          <w:noProof/>
          <w:lang w:val="en-GB"/>
        </w:rPr>
        <w:t>28</w:t>
      </w:r>
      <w:r w:rsidRPr="003B051B">
        <w:rPr>
          <w:rFonts w:ascii="Garamond" w:hAnsi="Garamond" w:cs="Times New Roman"/>
          <w:noProof/>
          <w:lang w:val="en-GB"/>
        </w:rPr>
        <w:t>, R1313–R1324 (2018).</w:t>
      </w:r>
    </w:p>
    <w:p w14:paraId="2DA151A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49.</w:t>
      </w:r>
      <w:r w:rsidRPr="003B051B">
        <w:rPr>
          <w:rFonts w:ascii="Garamond" w:hAnsi="Garamond" w:cs="Times New Roman"/>
          <w:noProof/>
          <w:lang w:val="en-GB"/>
        </w:rPr>
        <w:tab/>
        <w:t xml:space="preserve">Sih, A., Bell, A. M. &amp; Johnson, J. C. Behavioral syndromes: an ecological and evolutionary overview. </w:t>
      </w:r>
      <w:r w:rsidRPr="003B051B">
        <w:rPr>
          <w:rFonts w:ascii="Garamond" w:hAnsi="Garamond" w:cs="Times New Roman"/>
          <w:i/>
          <w:iCs/>
          <w:noProof/>
          <w:lang w:val="en-GB"/>
        </w:rPr>
        <w:t>TREE</w:t>
      </w:r>
      <w:r w:rsidRPr="003B051B">
        <w:rPr>
          <w:rFonts w:ascii="Garamond" w:hAnsi="Garamond" w:cs="Times New Roman"/>
          <w:noProof/>
          <w:lang w:val="en-GB"/>
        </w:rPr>
        <w:t xml:space="preserve"> </w:t>
      </w:r>
      <w:r w:rsidRPr="003B051B">
        <w:rPr>
          <w:rFonts w:ascii="Garamond" w:hAnsi="Garamond" w:cs="Times New Roman"/>
          <w:b/>
          <w:bCs/>
          <w:noProof/>
          <w:lang w:val="en-GB"/>
        </w:rPr>
        <w:t>19</w:t>
      </w:r>
      <w:r w:rsidRPr="003B051B">
        <w:rPr>
          <w:rFonts w:ascii="Garamond" w:hAnsi="Garamond" w:cs="Times New Roman"/>
          <w:noProof/>
          <w:lang w:val="en-GB"/>
        </w:rPr>
        <w:t>, 372–378 (2004).</w:t>
      </w:r>
    </w:p>
    <w:p w14:paraId="20C5BA8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50.</w:t>
      </w:r>
      <w:r w:rsidRPr="003B051B">
        <w:rPr>
          <w:rFonts w:ascii="Garamond" w:hAnsi="Garamond" w:cs="Times New Roman"/>
          <w:noProof/>
          <w:lang w:val="en-GB"/>
        </w:rPr>
        <w:tab/>
        <w:t xml:space="preserve">Dall, S. R. X., Houston, A. I. &amp; McNamara, J. M. The behavioural ecology of personality: Consistent individual differences from an adaptive perspective. </w:t>
      </w:r>
      <w:r w:rsidRPr="003B051B">
        <w:rPr>
          <w:rFonts w:ascii="Garamond" w:hAnsi="Garamond" w:cs="Times New Roman"/>
          <w:i/>
          <w:iCs/>
          <w:noProof/>
          <w:lang w:val="en-GB"/>
        </w:rPr>
        <w:t>Ecol. Lett.</w:t>
      </w:r>
      <w:r w:rsidRPr="003B051B">
        <w:rPr>
          <w:rFonts w:ascii="Garamond" w:hAnsi="Garamond" w:cs="Times New Roman"/>
          <w:noProof/>
          <w:lang w:val="en-GB"/>
        </w:rPr>
        <w:t xml:space="preserve"> </w:t>
      </w:r>
      <w:r w:rsidRPr="003B051B">
        <w:rPr>
          <w:rFonts w:ascii="Garamond" w:hAnsi="Garamond" w:cs="Times New Roman"/>
          <w:b/>
          <w:bCs/>
          <w:noProof/>
          <w:lang w:val="en-GB"/>
        </w:rPr>
        <w:t>7</w:t>
      </w:r>
      <w:r w:rsidRPr="003B051B">
        <w:rPr>
          <w:rFonts w:ascii="Garamond" w:hAnsi="Garamond" w:cs="Times New Roman"/>
          <w:noProof/>
          <w:lang w:val="en-GB"/>
        </w:rPr>
        <w:t>, 734–739 (2004).</w:t>
      </w:r>
    </w:p>
    <w:p w14:paraId="5C9083A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51.</w:t>
      </w:r>
      <w:r w:rsidRPr="003B051B">
        <w:rPr>
          <w:rFonts w:ascii="Garamond" w:hAnsi="Garamond" w:cs="Times New Roman"/>
          <w:noProof/>
          <w:lang w:val="en-GB"/>
        </w:rPr>
        <w:tab/>
        <w:t xml:space="preserve">Schuett, W., Tregenza, T. &amp; Dall, S. R. X. Sexual selection and animal personality. </w:t>
      </w:r>
      <w:r w:rsidRPr="003B051B">
        <w:rPr>
          <w:rFonts w:ascii="Garamond" w:hAnsi="Garamond" w:cs="Times New Roman"/>
          <w:i/>
          <w:iCs/>
          <w:noProof/>
          <w:lang w:val="en-GB"/>
        </w:rPr>
        <w:t>Biol. Rev.</w:t>
      </w:r>
      <w:r w:rsidRPr="003B051B">
        <w:rPr>
          <w:rFonts w:ascii="Garamond" w:hAnsi="Garamond" w:cs="Times New Roman"/>
          <w:noProof/>
          <w:lang w:val="en-GB"/>
        </w:rPr>
        <w:t xml:space="preserve"> </w:t>
      </w:r>
      <w:r w:rsidRPr="003B051B">
        <w:rPr>
          <w:rFonts w:ascii="Garamond" w:hAnsi="Garamond" w:cs="Times New Roman"/>
          <w:b/>
          <w:bCs/>
          <w:noProof/>
          <w:lang w:val="en-GB"/>
        </w:rPr>
        <w:t>85</w:t>
      </w:r>
      <w:r w:rsidRPr="003B051B">
        <w:rPr>
          <w:rFonts w:ascii="Garamond" w:hAnsi="Garamond" w:cs="Times New Roman"/>
          <w:noProof/>
          <w:lang w:val="en-GB"/>
        </w:rPr>
        <w:t>, 217–246 (2010).</w:t>
      </w:r>
    </w:p>
    <w:p w14:paraId="2F16D47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52.</w:t>
      </w:r>
      <w:r w:rsidRPr="003B051B">
        <w:rPr>
          <w:rFonts w:ascii="Garamond" w:hAnsi="Garamond" w:cs="Times New Roman"/>
          <w:noProof/>
          <w:lang w:val="en-GB"/>
        </w:rPr>
        <w:tab/>
        <w:t xml:space="preserve">Nakagawa, S. </w:t>
      </w:r>
      <w:r w:rsidRPr="003B051B">
        <w:rPr>
          <w:rFonts w:ascii="Garamond" w:hAnsi="Garamond" w:cs="Times New Roman"/>
          <w:i/>
          <w:iCs/>
          <w:noProof/>
          <w:lang w:val="en-GB"/>
        </w:rPr>
        <w:t>et al.</w:t>
      </w:r>
      <w:r w:rsidRPr="003B051B">
        <w:rPr>
          <w:rFonts w:ascii="Garamond" w:hAnsi="Garamond" w:cs="Times New Roman"/>
          <w:noProof/>
          <w:lang w:val="en-GB"/>
        </w:rPr>
        <w:t xml:space="preserve"> Meta-analysis of variation: Ecological and evolutionary applications and beyond. </w:t>
      </w:r>
      <w:r w:rsidRPr="003B051B">
        <w:rPr>
          <w:rFonts w:ascii="Garamond" w:hAnsi="Garamond" w:cs="Times New Roman"/>
          <w:i/>
          <w:iCs/>
          <w:noProof/>
          <w:lang w:val="en-GB"/>
        </w:rPr>
        <w:t>Methods Ecol. Evol.</w:t>
      </w:r>
      <w:r w:rsidRPr="003B051B">
        <w:rPr>
          <w:rFonts w:ascii="Garamond" w:hAnsi="Garamond" w:cs="Times New Roman"/>
          <w:noProof/>
          <w:lang w:val="en-GB"/>
        </w:rPr>
        <w:t xml:space="preserve"> </w:t>
      </w:r>
      <w:r w:rsidRPr="003B051B">
        <w:rPr>
          <w:rFonts w:ascii="Garamond" w:hAnsi="Garamond" w:cs="Times New Roman"/>
          <w:b/>
          <w:bCs/>
          <w:noProof/>
          <w:lang w:val="en-GB"/>
        </w:rPr>
        <w:t>6</w:t>
      </w:r>
      <w:r w:rsidRPr="003B051B">
        <w:rPr>
          <w:rFonts w:ascii="Garamond" w:hAnsi="Garamond" w:cs="Times New Roman"/>
          <w:noProof/>
          <w:lang w:val="en-GB"/>
        </w:rPr>
        <w:t>, 143–152 (2015).</w:t>
      </w:r>
    </w:p>
    <w:p w14:paraId="19E1A150"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53.</w:t>
      </w:r>
      <w:r w:rsidRPr="003B051B">
        <w:rPr>
          <w:rFonts w:ascii="Garamond" w:hAnsi="Garamond" w:cs="Times New Roman"/>
          <w:noProof/>
          <w:lang w:val="en-GB"/>
        </w:rPr>
        <w:tab/>
        <w:t xml:space="preserve">Noble, D. W. A., Lagisz, M., O’dea, R. E. &amp; Nakagawa, S. Nonindependence and sensitivity analyses in ecological and evolutionary meta-analyses. </w:t>
      </w:r>
      <w:r w:rsidRPr="003B051B">
        <w:rPr>
          <w:rFonts w:ascii="Garamond" w:hAnsi="Garamond" w:cs="Times New Roman"/>
          <w:i/>
          <w:iCs/>
          <w:noProof/>
          <w:lang w:val="en-GB"/>
        </w:rPr>
        <w:t>Mol. Ecol.</w:t>
      </w:r>
      <w:r w:rsidRPr="003B051B">
        <w:rPr>
          <w:rFonts w:ascii="Garamond" w:hAnsi="Garamond" w:cs="Times New Roman"/>
          <w:noProof/>
          <w:lang w:val="en-GB"/>
        </w:rPr>
        <w:t xml:space="preserve"> 2410–2425 (2017) doi:10.1111/mec.14031.</w:t>
      </w:r>
    </w:p>
    <w:p w14:paraId="7FF649D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54.</w:t>
      </w:r>
      <w:r w:rsidRPr="003B051B">
        <w:rPr>
          <w:rFonts w:ascii="Garamond" w:hAnsi="Garamond" w:cs="Times New Roman"/>
          <w:noProof/>
          <w:lang w:val="en-GB"/>
        </w:rPr>
        <w:tab/>
        <w:t xml:space="preserve">Dingemanse, N. J. &amp; Wright, J. Criteria for acceptable studies of animal personality and behavioural syndromes. </w:t>
      </w:r>
      <w:r w:rsidRPr="003B051B">
        <w:rPr>
          <w:rFonts w:ascii="Garamond" w:hAnsi="Garamond" w:cs="Times New Roman"/>
          <w:i/>
          <w:iCs/>
          <w:noProof/>
          <w:lang w:val="en-GB"/>
        </w:rPr>
        <w:t>Ethology</w:t>
      </w:r>
      <w:r w:rsidRPr="003B051B">
        <w:rPr>
          <w:rFonts w:ascii="Garamond" w:hAnsi="Garamond" w:cs="Times New Roman"/>
          <w:noProof/>
          <w:lang w:val="en-GB"/>
        </w:rPr>
        <w:t xml:space="preserve"> </w:t>
      </w:r>
      <w:r w:rsidRPr="003B051B">
        <w:rPr>
          <w:rFonts w:ascii="Garamond" w:hAnsi="Garamond" w:cs="Times New Roman"/>
          <w:b/>
          <w:bCs/>
          <w:noProof/>
          <w:lang w:val="en-GB"/>
        </w:rPr>
        <w:t>126</w:t>
      </w:r>
      <w:r w:rsidRPr="003B051B">
        <w:rPr>
          <w:rFonts w:ascii="Garamond" w:hAnsi="Garamond" w:cs="Times New Roman"/>
          <w:noProof/>
          <w:lang w:val="en-GB"/>
        </w:rPr>
        <w:t>, 865–869 (2020).</w:t>
      </w:r>
    </w:p>
    <w:p w14:paraId="267C67E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55.</w:t>
      </w:r>
      <w:r w:rsidRPr="003B051B">
        <w:rPr>
          <w:rFonts w:ascii="Garamond" w:hAnsi="Garamond" w:cs="Times New Roman"/>
          <w:noProof/>
          <w:lang w:val="en-GB"/>
        </w:rPr>
        <w:tab/>
        <w:t xml:space="preserve">Pick, J. L., Nakagawa, S. &amp; Noble, D. W. A. Reproducible, flexible and high-throughput data extraction from primary literature: The metaDigitise r package. </w:t>
      </w:r>
      <w:r w:rsidRPr="003B051B">
        <w:rPr>
          <w:rFonts w:ascii="Garamond" w:hAnsi="Garamond" w:cs="Times New Roman"/>
          <w:i/>
          <w:iCs/>
          <w:noProof/>
          <w:lang w:val="en-GB"/>
        </w:rPr>
        <w:t>Methods Ecol. Evol.</w:t>
      </w:r>
      <w:r w:rsidRPr="003B051B">
        <w:rPr>
          <w:rFonts w:ascii="Garamond" w:hAnsi="Garamond" w:cs="Times New Roman"/>
          <w:noProof/>
          <w:lang w:val="en-GB"/>
        </w:rPr>
        <w:t xml:space="preserve"> </w:t>
      </w:r>
      <w:r w:rsidRPr="003B051B">
        <w:rPr>
          <w:rFonts w:ascii="Garamond" w:hAnsi="Garamond" w:cs="Times New Roman"/>
          <w:b/>
          <w:bCs/>
          <w:noProof/>
          <w:lang w:val="en-GB"/>
        </w:rPr>
        <w:t>10</w:t>
      </w:r>
      <w:r w:rsidRPr="003B051B">
        <w:rPr>
          <w:rFonts w:ascii="Garamond" w:hAnsi="Garamond" w:cs="Times New Roman"/>
          <w:noProof/>
          <w:lang w:val="en-GB"/>
        </w:rPr>
        <w:t>, 426–431 (2019).</w:t>
      </w:r>
    </w:p>
    <w:p w14:paraId="0DAB8AE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56.</w:t>
      </w:r>
      <w:r w:rsidRPr="003B051B">
        <w:rPr>
          <w:rFonts w:ascii="Garamond" w:hAnsi="Garamond" w:cs="Times New Roman"/>
          <w:noProof/>
          <w:lang w:val="en-GB"/>
        </w:rPr>
        <w:tab/>
        <w:t xml:space="preserve">Hedges, L. V. &amp; Olkin, I. </w:t>
      </w:r>
      <w:r w:rsidRPr="003B051B">
        <w:rPr>
          <w:rFonts w:ascii="Garamond" w:hAnsi="Garamond" w:cs="Times New Roman"/>
          <w:i/>
          <w:iCs/>
          <w:noProof/>
          <w:lang w:val="en-GB"/>
        </w:rPr>
        <w:t>Statistical Methods for Meta-Analysis</w:t>
      </w:r>
      <w:r w:rsidRPr="003B051B">
        <w:rPr>
          <w:rFonts w:ascii="Garamond" w:hAnsi="Garamond" w:cs="Times New Roman"/>
          <w:noProof/>
          <w:lang w:val="en-GB"/>
        </w:rPr>
        <w:t xml:space="preserve">. </w:t>
      </w:r>
      <w:r w:rsidRPr="003B051B">
        <w:rPr>
          <w:rFonts w:ascii="Garamond" w:hAnsi="Garamond" w:cs="Times New Roman"/>
          <w:i/>
          <w:iCs/>
          <w:noProof/>
          <w:lang w:val="en-GB"/>
        </w:rPr>
        <w:t>Biometrics</w:t>
      </w:r>
      <w:r w:rsidRPr="003B051B">
        <w:rPr>
          <w:rFonts w:ascii="Garamond" w:hAnsi="Garamond" w:cs="Times New Roman"/>
          <w:noProof/>
          <w:lang w:val="en-GB"/>
        </w:rPr>
        <w:t xml:space="preserve"> vol. 42 (Academic Press, 1985).</w:t>
      </w:r>
    </w:p>
    <w:p w14:paraId="08FC5BF2"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57.</w:t>
      </w:r>
      <w:r w:rsidRPr="003B051B">
        <w:rPr>
          <w:rFonts w:ascii="Garamond" w:hAnsi="Garamond" w:cs="Times New Roman"/>
          <w:noProof/>
          <w:lang w:val="en-GB"/>
        </w:rPr>
        <w:tab/>
        <w:t xml:space="preserve">Houle, D., Pélabon, C., Wagner, G. &amp; Hansen, T. F. Measurement and meaning in biology. </w:t>
      </w:r>
      <w:r w:rsidRPr="003B051B">
        <w:rPr>
          <w:rFonts w:ascii="Garamond" w:hAnsi="Garamond" w:cs="Times New Roman"/>
          <w:i/>
          <w:iCs/>
          <w:noProof/>
          <w:lang w:val="en-GB"/>
        </w:rPr>
        <w:t>Q. Rev. Biol.</w:t>
      </w:r>
      <w:r w:rsidRPr="003B051B">
        <w:rPr>
          <w:rFonts w:ascii="Garamond" w:hAnsi="Garamond" w:cs="Times New Roman"/>
          <w:noProof/>
          <w:lang w:val="en-GB"/>
        </w:rPr>
        <w:t xml:space="preserve"> </w:t>
      </w:r>
      <w:r w:rsidRPr="003B051B">
        <w:rPr>
          <w:rFonts w:ascii="Garamond" w:hAnsi="Garamond" w:cs="Times New Roman"/>
          <w:b/>
          <w:bCs/>
          <w:noProof/>
          <w:lang w:val="en-GB"/>
        </w:rPr>
        <w:t>86</w:t>
      </w:r>
      <w:r w:rsidRPr="003B051B">
        <w:rPr>
          <w:rFonts w:ascii="Garamond" w:hAnsi="Garamond" w:cs="Times New Roman"/>
          <w:noProof/>
          <w:lang w:val="en-GB"/>
        </w:rPr>
        <w:t>, 3–34 (2011).</w:t>
      </w:r>
    </w:p>
    <w:p w14:paraId="546003D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58.</w:t>
      </w:r>
      <w:r w:rsidRPr="003B051B">
        <w:rPr>
          <w:rFonts w:ascii="Garamond" w:hAnsi="Garamond" w:cs="Times New Roman"/>
          <w:noProof/>
          <w:lang w:val="en-GB"/>
        </w:rPr>
        <w:tab/>
        <w:t xml:space="preserve">Senior, A. M., Viechtbauer, W. &amp; Nakagawa, S. Revisiting and expanding the meta-analysis of variation: The log coefficient of variation ratio. </w:t>
      </w:r>
      <w:r w:rsidRPr="003B051B">
        <w:rPr>
          <w:rFonts w:ascii="Garamond" w:hAnsi="Garamond" w:cs="Times New Roman"/>
          <w:i/>
          <w:iCs/>
          <w:noProof/>
          <w:lang w:val="en-GB"/>
        </w:rPr>
        <w:t>Res. Synth. Methods</w:t>
      </w:r>
      <w:r w:rsidRPr="003B051B">
        <w:rPr>
          <w:rFonts w:ascii="Garamond" w:hAnsi="Garamond" w:cs="Times New Roman"/>
          <w:noProof/>
          <w:lang w:val="en-GB"/>
        </w:rPr>
        <w:t xml:space="preserve"> </w:t>
      </w:r>
      <w:r w:rsidRPr="003B051B">
        <w:rPr>
          <w:rFonts w:ascii="Garamond" w:hAnsi="Garamond" w:cs="Times New Roman"/>
          <w:b/>
          <w:bCs/>
          <w:noProof/>
          <w:lang w:val="en-GB"/>
        </w:rPr>
        <w:t>11</w:t>
      </w:r>
      <w:r w:rsidRPr="003B051B">
        <w:rPr>
          <w:rFonts w:ascii="Garamond" w:hAnsi="Garamond" w:cs="Times New Roman"/>
          <w:noProof/>
          <w:lang w:val="en-GB"/>
        </w:rPr>
        <w:t>, 553–567 (2020).</w:t>
      </w:r>
    </w:p>
    <w:p w14:paraId="0280406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59.</w:t>
      </w:r>
      <w:r w:rsidRPr="003B051B">
        <w:rPr>
          <w:rFonts w:ascii="Garamond" w:hAnsi="Garamond" w:cs="Times New Roman"/>
          <w:noProof/>
          <w:lang w:val="en-GB"/>
        </w:rPr>
        <w:tab/>
        <w:t xml:space="preserve">Lovich, J. E. &amp; Gibbons, J. W. A review of techniques for quantifying sexual size dimorphism. </w:t>
      </w:r>
      <w:r w:rsidRPr="003B051B">
        <w:rPr>
          <w:rFonts w:ascii="Garamond" w:hAnsi="Garamond" w:cs="Times New Roman"/>
          <w:i/>
          <w:iCs/>
          <w:noProof/>
          <w:lang w:val="en-GB"/>
        </w:rPr>
        <w:t>Growth Dev Aging</w:t>
      </w:r>
      <w:r w:rsidRPr="003B051B">
        <w:rPr>
          <w:rFonts w:ascii="Garamond" w:hAnsi="Garamond" w:cs="Times New Roman"/>
          <w:noProof/>
          <w:lang w:val="en-GB"/>
        </w:rPr>
        <w:t xml:space="preserve"> </w:t>
      </w:r>
      <w:r w:rsidRPr="003B051B">
        <w:rPr>
          <w:rFonts w:ascii="Garamond" w:hAnsi="Garamond" w:cs="Times New Roman"/>
          <w:b/>
          <w:bCs/>
          <w:noProof/>
          <w:lang w:val="en-GB"/>
        </w:rPr>
        <w:t>56</w:t>
      </w:r>
      <w:r w:rsidRPr="003B051B">
        <w:rPr>
          <w:rFonts w:ascii="Garamond" w:hAnsi="Garamond" w:cs="Times New Roman"/>
          <w:noProof/>
          <w:lang w:val="en-GB"/>
        </w:rPr>
        <w:t>, 269–281 (1992).</w:t>
      </w:r>
    </w:p>
    <w:p w14:paraId="0D33551C"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60.</w:t>
      </w:r>
      <w:r w:rsidRPr="003B051B">
        <w:rPr>
          <w:rFonts w:ascii="Garamond" w:hAnsi="Garamond" w:cs="Times New Roman"/>
          <w:noProof/>
          <w:lang w:val="en-GB"/>
        </w:rPr>
        <w:tab/>
        <w:t xml:space="preserve">Dunning Jr, J. B. </w:t>
      </w:r>
      <w:r w:rsidRPr="003B051B">
        <w:rPr>
          <w:rFonts w:ascii="Garamond" w:hAnsi="Garamond" w:cs="Times New Roman"/>
          <w:i/>
          <w:iCs/>
          <w:noProof/>
          <w:lang w:val="en-GB"/>
        </w:rPr>
        <w:t>CRC Handbook of Avian Body Masses</w:t>
      </w:r>
      <w:r w:rsidRPr="003B051B">
        <w:rPr>
          <w:rFonts w:ascii="Garamond" w:hAnsi="Garamond" w:cs="Times New Roman"/>
          <w:noProof/>
          <w:lang w:val="en-GB"/>
        </w:rPr>
        <w:t>. (CRC Press, 2007).</w:t>
      </w:r>
    </w:p>
    <w:p w14:paraId="0554D4A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61.</w:t>
      </w:r>
      <w:r w:rsidRPr="003B051B">
        <w:rPr>
          <w:rFonts w:ascii="Garamond" w:hAnsi="Garamond" w:cs="Times New Roman"/>
          <w:noProof/>
          <w:lang w:val="en-GB"/>
        </w:rPr>
        <w:tab/>
        <w:t>R Core Team. R: A language and environment for statistical computing. (2016).</w:t>
      </w:r>
    </w:p>
    <w:p w14:paraId="226F3ECA"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62.</w:t>
      </w:r>
      <w:r w:rsidRPr="003B051B">
        <w:rPr>
          <w:rFonts w:ascii="Garamond" w:hAnsi="Garamond" w:cs="Times New Roman"/>
          <w:noProof/>
          <w:lang w:val="en-GB"/>
        </w:rPr>
        <w:tab/>
        <w:t xml:space="preserve">Viechtbauer, W. Conducting meta-analyses in R with the metafor package. </w:t>
      </w:r>
      <w:r w:rsidRPr="003B051B">
        <w:rPr>
          <w:rFonts w:ascii="Garamond" w:hAnsi="Garamond" w:cs="Times New Roman"/>
          <w:i/>
          <w:iCs/>
          <w:noProof/>
          <w:lang w:val="en-GB"/>
        </w:rPr>
        <w:t>J. Stat. Softw.</w:t>
      </w:r>
      <w:r w:rsidRPr="003B051B">
        <w:rPr>
          <w:rFonts w:ascii="Garamond" w:hAnsi="Garamond" w:cs="Times New Roman"/>
          <w:noProof/>
          <w:lang w:val="en-GB"/>
        </w:rPr>
        <w:t xml:space="preserve"> </w:t>
      </w:r>
      <w:r w:rsidRPr="003B051B">
        <w:rPr>
          <w:rFonts w:ascii="Garamond" w:hAnsi="Garamond" w:cs="Times New Roman"/>
          <w:b/>
          <w:bCs/>
          <w:noProof/>
          <w:lang w:val="en-GB"/>
        </w:rPr>
        <w:t>36</w:t>
      </w:r>
      <w:r w:rsidRPr="003B051B">
        <w:rPr>
          <w:rFonts w:ascii="Garamond" w:hAnsi="Garamond" w:cs="Times New Roman"/>
          <w:noProof/>
          <w:lang w:val="en-GB"/>
        </w:rPr>
        <w:t>, 1–48 (2010).</w:t>
      </w:r>
    </w:p>
    <w:p w14:paraId="20C88914"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63.</w:t>
      </w:r>
      <w:r w:rsidRPr="003B051B">
        <w:rPr>
          <w:rFonts w:ascii="Garamond" w:hAnsi="Garamond" w:cs="Times New Roman"/>
          <w:noProof/>
          <w:lang w:val="en-GB"/>
        </w:rPr>
        <w:tab/>
        <w:t xml:space="preserve">Wolf, M. &amp; Weissing, F. J. An explanatory framework for adaptive personality differences. </w:t>
      </w:r>
      <w:r w:rsidRPr="003B051B">
        <w:rPr>
          <w:rFonts w:ascii="Garamond" w:hAnsi="Garamond" w:cs="Times New Roman"/>
          <w:i/>
          <w:iCs/>
          <w:noProof/>
          <w:lang w:val="en-GB"/>
        </w:rPr>
        <w:t>Philos. Trans. R. Soc. B Biol. Sci.</w:t>
      </w:r>
      <w:r w:rsidRPr="003B051B">
        <w:rPr>
          <w:rFonts w:ascii="Garamond" w:hAnsi="Garamond" w:cs="Times New Roman"/>
          <w:noProof/>
          <w:lang w:val="en-GB"/>
        </w:rPr>
        <w:t xml:space="preserve"> </w:t>
      </w:r>
      <w:r w:rsidRPr="003B051B">
        <w:rPr>
          <w:rFonts w:ascii="Garamond" w:hAnsi="Garamond" w:cs="Times New Roman"/>
          <w:b/>
          <w:bCs/>
          <w:noProof/>
          <w:lang w:val="en-GB"/>
        </w:rPr>
        <w:t>365</w:t>
      </w:r>
      <w:r w:rsidRPr="003B051B">
        <w:rPr>
          <w:rFonts w:ascii="Garamond" w:hAnsi="Garamond" w:cs="Times New Roman"/>
          <w:noProof/>
          <w:lang w:val="en-GB"/>
        </w:rPr>
        <w:t>, 3959–3968 (2010).</w:t>
      </w:r>
    </w:p>
    <w:p w14:paraId="483F91F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64.</w:t>
      </w:r>
      <w:r w:rsidRPr="003B051B">
        <w:rPr>
          <w:rFonts w:ascii="Garamond" w:hAnsi="Garamond" w:cs="Times New Roman"/>
          <w:noProof/>
          <w:lang w:val="en-GB"/>
        </w:rPr>
        <w:tab/>
        <w:t xml:space="preserve">Nakagawa, S., Noble, D. W. A., Senior, A. M. &amp; Lagisz, M. Meta-evaluation of meta-analysis: Ten appraisal questions for biologists. </w:t>
      </w:r>
      <w:r w:rsidRPr="003B051B">
        <w:rPr>
          <w:rFonts w:ascii="Garamond" w:hAnsi="Garamond" w:cs="Times New Roman"/>
          <w:i/>
          <w:iCs/>
          <w:noProof/>
          <w:lang w:val="en-GB"/>
        </w:rPr>
        <w:t>BMC Biol.</w:t>
      </w:r>
      <w:r w:rsidRPr="003B051B">
        <w:rPr>
          <w:rFonts w:ascii="Garamond" w:hAnsi="Garamond" w:cs="Times New Roman"/>
          <w:noProof/>
          <w:lang w:val="en-GB"/>
        </w:rPr>
        <w:t xml:space="preserve"> </w:t>
      </w:r>
      <w:r w:rsidRPr="003B051B">
        <w:rPr>
          <w:rFonts w:ascii="Garamond" w:hAnsi="Garamond" w:cs="Times New Roman"/>
          <w:b/>
          <w:bCs/>
          <w:noProof/>
          <w:lang w:val="en-GB"/>
        </w:rPr>
        <w:t>15</w:t>
      </w:r>
      <w:r w:rsidRPr="003B051B">
        <w:rPr>
          <w:rFonts w:ascii="Garamond" w:hAnsi="Garamond" w:cs="Times New Roman"/>
          <w:noProof/>
          <w:lang w:val="en-GB"/>
        </w:rPr>
        <w:t>, 1–14 (2017).</w:t>
      </w:r>
    </w:p>
    <w:p w14:paraId="49CF986E"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65.</w:t>
      </w:r>
      <w:r w:rsidRPr="003B051B">
        <w:rPr>
          <w:rFonts w:ascii="Garamond" w:hAnsi="Garamond" w:cs="Times New Roman"/>
          <w:noProof/>
          <w:lang w:val="en-GB"/>
        </w:rPr>
        <w:tab/>
        <w:t xml:space="preserve">Jetz, W., Thomas, G. H., Joy, J. B., Hartmann, K. &amp; Mooers, A. O. The global diversity of birds in space and time. </w:t>
      </w:r>
      <w:r w:rsidRPr="003B051B">
        <w:rPr>
          <w:rFonts w:ascii="Garamond" w:hAnsi="Garamond" w:cs="Times New Roman"/>
          <w:i/>
          <w:iCs/>
          <w:noProof/>
          <w:lang w:val="en-GB"/>
        </w:rPr>
        <w:t>Nature</w:t>
      </w:r>
      <w:r w:rsidRPr="003B051B">
        <w:rPr>
          <w:rFonts w:ascii="Garamond" w:hAnsi="Garamond" w:cs="Times New Roman"/>
          <w:noProof/>
          <w:lang w:val="en-GB"/>
        </w:rPr>
        <w:t xml:space="preserve"> </w:t>
      </w:r>
      <w:r w:rsidRPr="003B051B">
        <w:rPr>
          <w:rFonts w:ascii="Garamond" w:hAnsi="Garamond" w:cs="Times New Roman"/>
          <w:b/>
          <w:bCs/>
          <w:noProof/>
          <w:lang w:val="en-GB"/>
        </w:rPr>
        <w:t>491</w:t>
      </w:r>
      <w:r w:rsidRPr="003B051B">
        <w:rPr>
          <w:rFonts w:ascii="Garamond" w:hAnsi="Garamond" w:cs="Times New Roman"/>
          <w:noProof/>
          <w:lang w:val="en-GB"/>
        </w:rPr>
        <w:t>, 444–448 (2012).</w:t>
      </w:r>
    </w:p>
    <w:p w14:paraId="3C179CC9"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66.</w:t>
      </w:r>
      <w:r w:rsidRPr="003B051B">
        <w:rPr>
          <w:rFonts w:ascii="Garamond" w:hAnsi="Garamond" w:cs="Times New Roman"/>
          <w:noProof/>
          <w:lang w:val="en-GB"/>
        </w:rPr>
        <w:tab/>
        <w:t xml:space="preserve">Hinchliff, C. E. </w:t>
      </w:r>
      <w:r w:rsidRPr="003B051B">
        <w:rPr>
          <w:rFonts w:ascii="Garamond" w:hAnsi="Garamond" w:cs="Times New Roman"/>
          <w:i/>
          <w:iCs/>
          <w:noProof/>
          <w:lang w:val="en-GB"/>
        </w:rPr>
        <w:t>et al.</w:t>
      </w:r>
      <w:r w:rsidRPr="003B051B">
        <w:rPr>
          <w:rFonts w:ascii="Garamond" w:hAnsi="Garamond" w:cs="Times New Roman"/>
          <w:noProof/>
          <w:lang w:val="en-GB"/>
        </w:rPr>
        <w:t xml:space="preserve"> Synthesis of phylogeny and taxonomy into a comprehensive tree of life. </w:t>
      </w:r>
      <w:r w:rsidRPr="003B051B">
        <w:rPr>
          <w:rFonts w:ascii="Garamond" w:hAnsi="Garamond" w:cs="Times New Roman"/>
          <w:i/>
          <w:iCs/>
          <w:noProof/>
          <w:lang w:val="en-GB"/>
        </w:rPr>
        <w:t>Proc. Natl. Acad. Sci.</w:t>
      </w:r>
      <w:r w:rsidRPr="003B051B">
        <w:rPr>
          <w:rFonts w:ascii="Garamond" w:hAnsi="Garamond" w:cs="Times New Roman"/>
          <w:noProof/>
          <w:lang w:val="en-GB"/>
        </w:rPr>
        <w:t xml:space="preserve"> </w:t>
      </w:r>
      <w:r w:rsidRPr="003B051B">
        <w:rPr>
          <w:rFonts w:ascii="Garamond" w:hAnsi="Garamond" w:cs="Times New Roman"/>
          <w:b/>
          <w:bCs/>
          <w:noProof/>
          <w:lang w:val="en-GB"/>
        </w:rPr>
        <w:t>112</w:t>
      </w:r>
      <w:r w:rsidRPr="003B051B">
        <w:rPr>
          <w:rFonts w:ascii="Garamond" w:hAnsi="Garamond" w:cs="Times New Roman"/>
          <w:noProof/>
          <w:lang w:val="en-GB"/>
        </w:rPr>
        <w:t>, 12764–12769 (2015).</w:t>
      </w:r>
    </w:p>
    <w:p w14:paraId="70E6A947"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lastRenderedPageBreak/>
        <w:t>67.</w:t>
      </w:r>
      <w:r w:rsidRPr="003B051B">
        <w:rPr>
          <w:rFonts w:ascii="Garamond" w:hAnsi="Garamond" w:cs="Times New Roman"/>
          <w:noProof/>
          <w:lang w:val="en-GB"/>
        </w:rPr>
        <w:tab/>
        <w:t xml:space="preserve">Ericson, P. G. P. </w:t>
      </w:r>
      <w:r w:rsidRPr="003B051B">
        <w:rPr>
          <w:rFonts w:ascii="Garamond" w:hAnsi="Garamond" w:cs="Times New Roman"/>
          <w:i/>
          <w:iCs/>
          <w:noProof/>
          <w:lang w:val="en-GB"/>
        </w:rPr>
        <w:t>et al.</w:t>
      </w:r>
      <w:r w:rsidRPr="003B051B">
        <w:rPr>
          <w:rFonts w:ascii="Garamond" w:hAnsi="Garamond" w:cs="Times New Roman"/>
          <w:noProof/>
          <w:lang w:val="en-GB"/>
        </w:rPr>
        <w:t xml:space="preserve"> Diversification of Neoaves: Integration of molecular sequence data and fossils. </w:t>
      </w:r>
      <w:r w:rsidRPr="003B051B">
        <w:rPr>
          <w:rFonts w:ascii="Garamond" w:hAnsi="Garamond" w:cs="Times New Roman"/>
          <w:i/>
          <w:iCs/>
          <w:noProof/>
          <w:lang w:val="en-GB"/>
        </w:rPr>
        <w:t>Biol. Lett.</w:t>
      </w:r>
      <w:r w:rsidRPr="003B051B">
        <w:rPr>
          <w:rFonts w:ascii="Garamond" w:hAnsi="Garamond" w:cs="Times New Roman"/>
          <w:noProof/>
          <w:lang w:val="en-GB"/>
        </w:rPr>
        <w:t xml:space="preserve"> </w:t>
      </w:r>
      <w:r w:rsidRPr="003B051B">
        <w:rPr>
          <w:rFonts w:ascii="Garamond" w:hAnsi="Garamond" w:cs="Times New Roman"/>
          <w:b/>
          <w:bCs/>
          <w:noProof/>
          <w:lang w:val="en-GB"/>
        </w:rPr>
        <w:t>2</w:t>
      </w:r>
      <w:r w:rsidRPr="003B051B">
        <w:rPr>
          <w:rFonts w:ascii="Garamond" w:hAnsi="Garamond" w:cs="Times New Roman"/>
          <w:noProof/>
          <w:lang w:val="en-GB"/>
        </w:rPr>
        <w:t>, 543–547 (2006).</w:t>
      </w:r>
    </w:p>
    <w:p w14:paraId="5BF8F5F6"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68.</w:t>
      </w:r>
      <w:r w:rsidRPr="003B051B">
        <w:rPr>
          <w:rFonts w:ascii="Garamond" w:hAnsi="Garamond" w:cs="Times New Roman"/>
          <w:noProof/>
          <w:lang w:val="en-GB"/>
        </w:rPr>
        <w:tab/>
        <w:t xml:space="preserve">Higgins, J. P. T. &amp; Thompson, S. G. Quantifying heterogeneity in a meta-analysis. </w:t>
      </w:r>
      <w:r w:rsidRPr="003B051B">
        <w:rPr>
          <w:rFonts w:ascii="Garamond" w:hAnsi="Garamond" w:cs="Times New Roman"/>
          <w:i/>
          <w:iCs/>
          <w:noProof/>
          <w:lang w:val="en-GB"/>
        </w:rPr>
        <w:t>Stat. Med.</w:t>
      </w:r>
      <w:r w:rsidRPr="003B051B">
        <w:rPr>
          <w:rFonts w:ascii="Garamond" w:hAnsi="Garamond" w:cs="Times New Roman"/>
          <w:noProof/>
          <w:lang w:val="en-GB"/>
        </w:rPr>
        <w:t xml:space="preserve"> </w:t>
      </w:r>
      <w:r w:rsidRPr="003B051B">
        <w:rPr>
          <w:rFonts w:ascii="Garamond" w:hAnsi="Garamond" w:cs="Times New Roman"/>
          <w:b/>
          <w:bCs/>
          <w:noProof/>
          <w:lang w:val="en-GB"/>
        </w:rPr>
        <w:t>21</w:t>
      </w:r>
      <w:r w:rsidRPr="003B051B">
        <w:rPr>
          <w:rFonts w:ascii="Garamond" w:hAnsi="Garamond" w:cs="Times New Roman"/>
          <w:noProof/>
          <w:lang w:val="en-GB"/>
        </w:rPr>
        <w:t>, 1539–1558 (2002).</w:t>
      </w:r>
    </w:p>
    <w:p w14:paraId="7900D13B" w14:textId="77777777" w:rsidR="003B051B" w:rsidRPr="003B051B" w:rsidRDefault="003B051B" w:rsidP="003B051B">
      <w:pPr>
        <w:widowControl w:val="0"/>
        <w:autoSpaceDE w:val="0"/>
        <w:autoSpaceDN w:val="0"/>
        <w:adjustRightInd w:val="0"/>
        <w:ind w:left="640" w:hanging="640"/>
        <w:rPr>
          <w:rFonts w:ascii="Garamond" w:hAnsi="Garamond" w:cs="Times New Roman"/>
          <w:noProof/>
          <w:lang w:val="en-GB"/>
        </w:rPr>
      </w:pPr>
      <w:r w:rsidRPr="003B051B">
        <w:rPr>
          <w:rFonts w:ascii="Garamond" w:hAnsi="Garamond" w:cs="Times New Roman"/>
          <w:noProof/>
          <w:lang w:val="en-GB"/>
        </w:rPr>
        <w:t>69.</w:t>
      </w:r>
      <w:r w:rsidRPr="003B051B">
        <w:rPr>
          <w:rFonts w:ascii="Garamond" w:hAnsi="Garamond" w:cs="Times New Roman"/>
          <w:noProof/>
          <w:lang w:val="en-GB"/>
        </w:rPr>
        <w:tab/>
        <w:t xml:space="preserve">Nakagawa, S. &amp; Santos, E. S. A. Methodological issues and advances in biological meta-analysis. </w:t>
      </w:r>
      <w:r w:rsidRPr="003B051B">
        <w:rPr>
          <w:rFonts w:ascii="Garamond" w:hAnsi="Garamond" w:cs="Times New Roman"/>
          <w:i/>
          <w:iCs/>
          <w:noProof/>
          <w:lang w:val="en-GB"/>
        </w:rPr>
        <w:t>Evol. Ecol.</w:t>
      </w:r>
      <w:r w:rsidRPr="003B051B">
        <w:rPr>
          <w:rFonts w:ascii="Garamond" w:hAnsi="Garamond" w:cs="Times New Roman"/>
          <w:noProof/>
          <w:lang w:val="en-GB"/>
        </w:rPr>
        <w:t xml:space="preserve"> </w:t>
      </w:r>
      <w:r w:rsidRPr="003B051B">
        <w:rPr>
          <w:rFonts w:ascii="Garamond" w:hAnsi="Garamond" w:cs="Times New Roman"/>
          <w:b/>
          <w:bCs/>
          <w:noProof/>
          <w:lang w:val="en-GB"/>
        </w:rPr>
        <w:t>26</w:t>
      </w:r>
      <w:r w:rsidRPr="003B051B">
        <w:rPr>
          <w:rFonts w:ascii="Garamond" w:hAnsi="Garamond" w:cs="Times New Roman"/>
          <w:noProof/>
          <w:lang w:val="en-GB"/>
        </w:rPr>
        <w:t>, 1253–1274 (2012).</w:t>
      </w:r>
    </w:p>
    <w:p w14:paraId="2F67AFBB" w14:textId="77777777" w:rsidR="003B051B" w:rsidRPr="003B051B" w:rsidRDefault="003B051B" w:rsidP="003B051B">
      <w:pPr>
        <w:widowControl w:val="0"/>
        <w:autoSpaceDE w:val="0"/>
        <w:autoSpaceDN w:val="0"/>
        <w:adjustRightInd w:val="0"/>
        <w:ind w:left="640" w:hanging="640"/>
        <w:rPr>
          <w:rFonts w:ascii="Garamond" w:hAnsi="Garamond"/>
          <w:noProof/>
        </w:rPr>
      </w:pPr>
      <w:r w:rsidRPr="003B051B">
        <w:rPr>
          <w:rFonts w:ascii="Garamond" w:hAnsi="Garamond" w:cs="Times New Roman"/>
          <w:noProof/>
          <w:lang w:val="en-GB"/>
        </w:rPr>
        <w:t>70.</w:t>
      </w:r>
      <w:r w:rsidRPr="003B051B">
        <w:rPr>
          <w:rFonts w:ascii="Garamond" w:hAnsi="Garamond" w:cs="Times New Roman"/>
          <w:noProof/>
          <w:lang w:val="en-GB"/>
        </w:rPr>
        <w:tab/>
        <w:t xml:space="preserve">Sterne, J. A. C. </w:t>
      </w:r>
      <w:r w:rsidRPr="003B051B">
        <w:rPr>
          <w:rFonts w:ascii="Garamond" w:hAnsi="Garamond" w:cs="Times New Roman"/>
          <w:i/>
          <w:iCs/>
          <w:noProof/>
          <w:lang w:val="en-GB"/>
        </w:rPr>
        <w:t>et al.</w:t>
      </w:r>
      <w:r w:rsidRPr="003B051B">
        <w:rPr>
          <w:rFonts w:ascii="Garamond" w:hAnsi="Garamond" w:cs="Times New Roman"/>
          <w:noProof/>
          <w:lang w:val="en-GB"/>
        </w:rPr>
        <w:t xml:space="preserve"> Recommendations for examining and interpreting funnel plot asymmetry in meta-analyses of randomised controlled trials. </w:t>
      </w:r>
      <w:r w:rsidRPr="003B051B">
        <w:rPr>
          <w:rFonts w:ascii="Garamond" w:hAnsi="Garamond" w:cs="Times New Roman"/>
          <w:i/>
          <w:iCs/>
          <w:noProof/>
          <w:lang w:val="en-GB"/>
        </w:rPr>
        <w:t>BMJ</w:t>
      </w:r>
      <w:r w:rsidRPr="003B051B">
        <w:rPr>
          <w:rFonts w:ascii="Garamond" w:hAnsi="Garamond" w:cs="Times New Roman"/>
          <w:noProof/>
          <w:lang w:val="en-GB"/>
        </w:rPr>
        <w:t xml:space="preserve"> </w:t>
      </w:r>
      <w:r w:rsidRPr="003B051B">
        <w:rPr>
          <w:rFonts w:ascii="Garamond" w:hAnsi="Garamond" w:cs="Times New Roman"/>
          <w:b/>
          <w:bCs/>
          <w:noProof/>
          <w:lang w:val="en-GB"/>
        </w:rPr>
        <w:t>343</w:t>
      </w:r>
      <w:r w:rsidRPr="003B051B">
        <w:rPr>
          <w:rFonts w:ascii="Garamond" w:hAnsi="Garamond" w:cs="Times New Roman"/>
          <w:noProof/>
          <w:lang w:val="en-GB"/>
        </w:rPr>
        <w:t>, d4002 (2011).</w:t>
      </w:r>
    </w:p>
    <w:p w14:paraId="7BB0520A" w14:textId="37CD76F8" w:rsidR="007F6D9E" w:rsidRPr="007E3B63" w:rsidDel="00BD53F1" w:rsidRDefault="00711861" w:rsidP="003B051B">
      <w:pPr>
        <w:widowControl w:val="0"/>
        <w:autoSpaceDE w:val="0"/>
        <w:autoSpaceDN w:val="0"/>
        <w:adjustRightInd w:val="0"/>
        <w:ind w:left="640" w:hanging="640"/>
        <w:rPr>
          <w:del w:id="498" w:author="Lauren Harrison" w:date="2020-09-26T14:30:00Z"/>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Del="00BD53F1" w:rsidRDefault="0012297E" w:rsidP="007A70A3">
      <w:pPr>
        <w:widowControl w:val="0"/>
        <w:autoSpaceDE w:val="0"/>
        <w:autoSpaceDN w:val="0"/>
        <w:adjustRightInd w:val="0"/>
        <w:ind w:left="640" w:hanging="640"/>
        <w:rPr>
          <w:del w:id="499" w:author="Lauren Harrison" w:date="2020-09-26T14:30:00Z"/>
          <w:rFonts w:ascii="Garamond" w:hAnsi="Garamond"/>
          <w:color w:val="000000" w:themeColor="text1"/>
        </w:rPr>
      </w:pPr>
    </w:p>
    <w:p w14:paraId="72A8D019" w14:textId="4DE2DFC2" w:rsidR="009A3C13" w:rsidRPr="007E3B63" w:rsidDel="00BD53F1" w:rsidRDefault="009A3C13" w:rsidP="007A70A3">
      <w:pPr>
        <w:widowControl w:val="0"/>
        <w:autoSpaceDE w:val="0"/>
        <w:autoSpaceDN w:val="0"/>
        <w:adjustRightInd w:val="0"/>
        <w:ind w:left="640" w:hanging="640"/>
        <w:rPr>
          <w:del w:id="500" w:author="Lauren Harrison" w:date="2020-09-26T14:30:00Z"/>
          <w:rFonts w:ascii="Garamond" w:hAnsi="Garamond"/>
          <w:color w:val="000000" w:themeColor="text1"/>
        </w:rPr>
      </w:pPr>
    </w:p>
    <w:p w14:paraId="13AEF9F5" w14:textId="3B156760" w:rsidR="009A3C13" w:rsidRPr="007E3B63" w:rsidDel="00BD53F1" w:rsidRDefault="009A3C13" w:rsidP="007A70A3">
      <w:pPr>
        <w:widowControl w:val="0"/>
        <w:autoSpaceDE w:val="0"/>
        <w:autoSpaceDN w:val="0"/>
        <w:adjustRightInd w:val="0"/>
        <w:ind w:left="640" w:hanging="640"/>
        <w:rPr>
          <w:del w:id="501" w:author="Lauren Harrison" w:date="2020-09-26T14:30:00Z"/>
          <w:rFonts w:ascii="Garamond" w:hAnsi="Garamond"/>
          <w:color w:val="000000" w:themeColor="text1"/>
        </w:rPr>
      </w:pPr>
    </w:p>
    <w:p w14:paraId="3F2B92E2" w14:textId="3E1CAF15" w:rsidR="009A3C13" w:rsidRPr="007E3B63" w:rsidDel="00BD53F1" w:rsidRDefault="009A3C13" w:rsidP="007A70A3">
      <w:pPr>
        <w:widowControl w:val="0"/>
        <w:autoSpaceDE w:val="0"/>
        <w:autoSpaceDN w:val="0"/>
        <w:adjustRightInd w:val="0"/>
        <w:ind w:left="640" w:hanging="640"/>
        <w:rPr>
          <w:del w:id="502" w:author="Lauren Harrison" w:date="2020-09-26T14:30:00Z"/>
          <w:rFonts w:ascii="Garamond" w:hAnsi="Garamond"/>
          <w:color w:val="000000" w:themeColor="text1"/>
        </w:rPr>
      </w:pPr>
    </w:p>
    <w:p w14:paraId="1BB8AAE5" w14:textId="77777777" w:rsidR="007A02EE" w:rsidRPr="007E3B63" w:rsidRDefault="007A02EE" w:rsidP="007A70A3">
      <w:pPr>
        <w:widowControl w:val="0"/>
        <w:autoSpaceDE w:val="0"/>
        <w:autoSpaceDN w:val="0"/>
        <w:adjustRightInd w:val="0"/>
        <w:ind w:left="640" w:hanging="640"/>
        <w:rPr>
          <w:rFonts w:ascii="Garamond" w:hAnsi="Garamond"/>
          <w:color w:val="000000" w:themeColor="text1"/>
        </w:rPr>
        <w:pPrChange w:id="503" w:author="Lauren Harrison" w:date="2020-09-26T14:30:00Z">
          <w:pPr/>
        </w:pPrChange>
      </w:pPr>
      <w:r w:rsidRPr="007E3B63">
        <w:rPr>
          <w:rFonts w:ascii="Garamond" w:hAnsi="Garamond"/>
          <w:color w:val="000000" w:themeColor="text1"/>
        </w:rPr>
        <w:br w:type="page"/>
      </w:r>
    </w:p>
    <w:p w14:paraId="636E11A2" w14:textId="63FF37C9"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r w:rsidR="003D6888" w:rsidRPr="007E3B63">
        <w:rPr>
          <w:rFonts w:ascii="Garamond" w:hAnsi="Garamond"/>
          <w:color w:val="000000" w:themeColor="text1"/>
        </w:rPr>
        <w:t>.</w:t>
      </w:r>
      <w:r w:rsidR="004A15F9">
        <w:rPr>
          <w:rFonts w:ascii="Garamond" w:hAnsi="Garamond"/>
          <w:color w:val="000000" w:themeColor="text1"/>
        </w:rPr>
        <w:t xml:space="preserve">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ayout w:type="fixed"/>
        <w:tblLook w:val="04A0" w:firstRow="1" w:lastRow="0" w:firstColumn="1" w:lastColumn="0" w:noHBand="0" w:noVBand="1"/>
      </w:tblPr>
      <w:tblGrid>
        <w:gridCol w:w="1843"/>
        <w:gridCol w:w="851"/>
        <w:gridCol w:w="992"/>
        <w:gridCol w:w="1154"/>
        <w:gridCol w:w="814"/>
        <w:gridCol w:w="815"/>
        <w:gridCol w:w="1057"/>
        <w:gridCol w:w="838"/>
        <w:gridCol w:w="850"/>
      </w:tblGrid>
      <w:tr w:rsidR="00343676" w:rsidRPr="007E3B63" w14:paraId="0703E2C6" w14:textId="231312A8" w:rsidTr="00FA7117">
        <w:tc>
          <w:tcPr>
            <w:tcW w:w="1843"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851" w:type="dxa"/>
            <w:tcBorders>
              <w:top w:val="single" w:sz="4" w:space="0" w:color="auto"/>
              <w:bottom w:val="single" w:sz="4" w:space="0" w:color="auto"/>
            </w:tcBorders>
          </w:tcPr>
          <w:p w14:paraId="6155E735" w14:textId="6AC5689B" w:rsidR="00343676" w:rsidRPr="00343676" w:rsidRDefault="00150329"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Overall mean</w:t>
            </w:r>
          </w:p>
        </w:tc>
        <w:tc>
          <w:tcPr>
            <w:tcW w:w="992"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154"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FA7117">
        <w:tc>
          <w:tcPr>
            <w:tcW w:w="1843" w:type="dxa"/>
            <w:tcBorders>
              <w:top w:val="single" w:sz="4" w:space="0" w:color="auto"/>
            </w:tcBorders>
          </w:tcPr>
          <w:p w14:paraId="3B1F75A9" w14:textId="38B71E35"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r w:rsidR="00A70FFA">
              <w:rPr>
                <w:rFonts w:ascii="Garamond" w:hAnsi="Garamond"/>
                <w:i/>
                <w:color w:val="000000" w:themeColor="text1"/>
                <w:sz w:val="18"/>
                <w:szCs w:val="18"/>
              </w:rPr>
              <w:t xml:space="preserve"> - </w:t>
            </w:r>
            <w:r w:rsidR="00150329">
              <w:rPr>
                <w:rFonts w:ascii="Garamond" w:hAnsi="Garamond"/>
                <w:i/>
                <w:color w:val="000000" w:themeColor="text1"/>
                <w:sz w:val="18"/>
                <w:szCs w:val="18"/>
              </w:rPr>
              <w:t>Mean)</w:t>
            </w:r>
          </w:p>
        </w:tc>
        <w:tc>
          <w:tcPr>
            <w:tcW w:w="851"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FA7117">
        <w:tc>
          <w:tcPr>
            <w:tcW w:w="1843"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992"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154"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FA7117">
        <w:tc>
          <w:tcPr>
            <w:tcW w:w="1843"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154"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FA7117">
        <w:tc>
          <w:tcPr>
            <w:tcW w:w="1843" w:type="dxa"/>
          </w:tcPr>
          <w:p w14:paraId="10244AC1" w14:textId="314E8A98"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154"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FA7117">
        <w:tc>
          <w:tcPr>
            <w:tcW w:w="1843"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154"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FA7117">
        <w:tc>
          <w:tcPr>
            <w:tcW w:w="1843"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E2EECCC" w14:textId="2FCB8DC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0B56FD">
              <w:rPr>
                <w:rFonts w:ascii="Garamond" w:hAnsi="Garamond"/>
                <w:color w:val="000000" w:themeColor="text1"/>
                <w:sz w:val="18"/>
                <w:szCs w:val="18"/>
              </w:rPr>
              <w:t>30</w:t>
            </w:r>
          </w:p>
        </w:tc>
        <w:tc>
          <w:tcPr>
            <w:tcW w:w="992" w:type="dxa"/>
          </w:tcPr>
          <w:p w14:paraId="693F3D13" w14:textId="1254B4C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w:t>
            </w:r>
            <w:r w:rsidR="000B56FD">
              <w:rPr>
                <w:rFonts w:ascii="Garamond" w:hAnsi="Garamond"/>
                <w:color w:val="000000" w:themeColor="text1"/>
                <w:sz w:val="18"/>
                <w:szCs w:val="18"/>
              </w:rPr>
              <w:t>2</w:t>
            </w:r>
            <w:r w:rsidRPr="00343676">
              <w:rPr>
                <w:rFonts w:ascii="Garamond" w:hAnsi="Garamond"/>
                <w:color w:val="000000" w:themeColor="text1"/>
                <w:sz w:val="18"/>
                <w:szCs w:val="18"/>
              </w:rPr>
              <w:t>, 0.</w:t>
            </w:r>
            <w:r w:rsidR="000B56FD">
              <w:rPr>
                <w:rFonts w:ascii="Garamond" w:hAnsi="Garamond"/>
                <w:color w:val="000000" w:themeColor="text1"/>
                <w:sz w:val="18"/>
                <w:szCs w:val="18"/>
              </w:rPr>
              <w:t>62</w:t>
            </w:r>
          </w:p>
        </w:tc>
        <w:tc>
          <w:tcPr>
            <w:tcW w:w="1154" w:type="dxa"/>
          </w:tcPr>
          <w:p w14:paraId="3A17028E" w14:textId="1AFBD7AF"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-1.89, 2.48</w:t>
            </w:r>
          </w:p>
        </w:tc>
        <w:tc>
          <w:tcPr>
            <w:tcW w:w="814" w:type="dxa"/>
          </w:tcPr>
          <w:p w14:paraId="1FC9D6B5" w14:textId="69343D68"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1.82</w:t>
            </w:r>
          </w:p>
        </w:tc>
        <w:tc>
          <w:tcPr>
            <w:tcW w:w="815" w:type="dxa"/>
          </w:tcPr>
          <w:p w14:paraId="1D3E9E6B" w14:textId="4B69EFB2" w:rsidR="00343676" w:rsidRPr="00343676" w:rsidRDefault="000B56FD"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0.07</w:t>
            </w:r>
          </w:p>
        </w:tc>
        <w:tc>
          <w:tcPr>
            <w:tcW w:w="1057" w:type="dxa"/>
          </w:tcPr>
          <w:p w14:paraId="06503F59" w14:textId="4C59E3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08F383AE" w14:textId="6E621F8B"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628A6C2D" w14:textId="2D59C49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r w:rsidR="00150329" w:rsidRPr="007E3B63" w14:paraId="3A51656C" w14:textId="77777777" w:rsidTr="00FA7117">
        <w:tc>
          <w:tcPr>
            <w:tcW w:w="1843" w:type="dxa"/>
          </w:tcPr>
          <w:p w14:paraId="358D062B" w14:textId="77777777" w:rsidR="00150329" w:rsidRPr="00343676" w:rsidRDefault="00150329" w:rsidP="003005B3">
            <w:pPr>
              <w:spacing w:line="276" w:lineRule="auto"/>
              <w:rPr>
                <w:rFonts w:ascii="Garamond" w:hAnsi="Garamond"/>
                <w:i/>
                <w:color w:val="000000" w:themeColor="text1"/>
                <w:sz w:val="18"/>
                <w:szCs w:val="18"/>
              </w:rPr>
            </w:pPr>
          </w:p>
        </w:tc>
        <w:tc>
          <w:tcPr>
            <w:tcW w:w="851" w:type="dxa"/>
          </w:tcPr>
          <w:p w14:paraId="7E326766" w14:textId="77777777" w:rsidR="00150329" w:rsidRPr="00343676" w:rsidRDefault="00150329" w:rsidP="003005B3">
            <w:pPr>
              <w:spacing w:line="276" w:lineRule="auto"/>
              <w:jc w:val="center"/>
              <w:rPr>
                <w:rFonts w:ascii="Garamond" w:hAnsi="Garamond"/>
                <w:color w:val="000000" w:themeColor="text1"/>
                <w:sz w:val="18"/>
                <w:szCs w:val="18"/>
              </w:rPr>
            </w:pPr>
          </w:p>
        </w:tc>
        <w:tc>
          <w:tcPr>
            <w:tcW w:w="992" w:type="dxa"/>
          </w:tcPr>
          <w:p w14:paraId="6EB5B4B4" w14:textId="77777777" w:rsidR="00150329" w:rsidRPr="00343676" w:rsidRDefault="00150329" w:rsidP="003005B3">
            <w:pPr>
              <w:spacing w:line="276" w:lineRule="auto"/>
              <w:jc w:val="center"/>
              <w:rPr>
                <w:rFonts w:ascii="Garamond" w:hAnsi="Garamond"/>
                <w:color w:val="000000" w:themeColor="text1"/>
                <w:sz w:val="18"/>
                <w:szCs w:val="18"/>
              </w:rPr>
            </w:pPr>
          </w:p>
        </w:tc>
        <w:tc>
          <w:tcPr>
            <w:tcW w:w="1154" w:type="dxa"/>
          </w:tcPr>
          <w:p w14:paraId="4BE258F2" w14:textId="77777777" w:rsidR="00150329" w:rsidRPr="00343676" w:rsidRDefault="00150329" w:rsidP="003005B3">
            <w:pPr>
              <w:spacing w:line="276" w:lineRule="auto"/>
              <w:jc w:val="center"/>
              <w:rPr>
                <w:rFonts w:ascii="Garamond" w:hAnsi="Garamond"/>
                <w:color w:val="000000" w:themeColor="text1"/>
                <w:sz w:val="18"/>
                <w:szCs w:val="18"/>
              </w:rPr>
            </w:pPr>
          </w:p>
        </w:tc>
        <w:tc>
          <w:tcPr>
            <w:tcW w:w="814" w:type="dxa"/>
          </w:tcPr>
          <w:p w14:paraId="457B29FC" w14:textId="77777777" w:rsidR="00150329" w:rsidRPr="00343676" w:rsidRDefault="00150329" w:rsidP="003005B3">
            <w:pPr>
              <w:spacing w:line="276" w:lineRule="auto"/>
              <w:jc w:val="center"/>
              <w:rPr>
                <w:rFonts w:ascii="Garamond" w:hAnsi="Garamond"/>
                <w:color w:val="000000" w:themeColor="text1"/>
                <w:sz w:val="18"/>
                <w:szCs w:val="18"/>
              </w:rPr>
            </w:pPr>
          </w:p>
        </w:tc>
        <w:tc>
          <w:tcPr>
            <w:tcW w:w="815" w:type="dxa"/>
          </w:tcPr>
          <w:p w14:paraId="21067BDF" w14:textId="77777777" w:rsidR="00150329" w:rsidRPr="00343676" w:rsidRDefault="00150329" w:rsidP="003005B3">
            <w:pPr>
              <w:spacing w:line="276" w:lineRule="auto"/>
              <w:jc w:val="center"/>
              <w:rPr>
                <w:rFonts w:ascii="Garamond" w:hAnsi="Garamond"/>
                <w:color w:val="000000" w:themeColor="text1"/>
                <w:sz w:val="18"/>
                <w:szCs w:val="18"/>
              </w:rPr>
            </w:pPr>
          </w:p>
        </w:tc>
        <w:tc>
          <w:tcPr>
            <w:tcW w:w="1057" w:type="dxa"/>
          </w:tcPr>
          <w:p w14:paraId="10CACCE4" w14:textId="77777777" w:rsidR="00150329" w:rsidRPr="00343676" w:rsidRDefault="00150329" w:rsidP="003005B3">
            <w:pPr>
              <w:spacing w:line="276" w:lineRule="auto"/>
              <w:jc w:val="center"/>
              <w:rPr>
                <w:rFonts w:ascii="Garamond" w:hAnsi="Garamond"/>
                <w:color w:val="000000" w:themeColor="text1"/>
                <w:sz w:val="18"/>
                <w:szCs w:val="18"/>
              </w:rPr>
            </w:pPr>
          </w:p>
        </w:tc>
        <w:tc>
          <w:tcPr>
            <w:tcW w:w="838" w:type="dxa"/>
          </w:tcPr>
          <w:p w14:paraId="4F23071E" w14:textId="77777777" w:rsidR="00150329" w:rsidRPr="00343676" w:rsidRDefault="00150329" w:rsidP="003005B3">
            <w:pPr>
              <w:spacing w:line="276" w:lineRule="auto"/>
              <w:jc w:val="center"/>
              <w:rPr>
                <w:rFonts w:ascii="Garamond" w:hAnsi="Garamond"/>
                <w:color w:val="000000" w:themeColor="text1"/>
                <w:sz w:val="18"/>
                <w:szCs w:val="18"/>
              </w:rPr>
            </w:pPr>
          </w:p>
        </w:tc>
        <w:tc>
          <w:tcPr>
            <w:tcW w:w="850" w:type="dxa"/>
          </w:tcPr>
          <w:p w14:paraId="0DD4DDE5" w14:textId="77777777" w:rsidR="00150329" w:rsidRPr="00343676" w:rsidRDefault="00150329" w:rsidP="003005B3">
            <w:pPr>
              <w:spacing w:line="276" w:lineRule="auto"/>
              <w:jc w:val="center"/>
              <w:rPr>
                <w:rFonts w:ascii="Garamond" w:hAnsi="Garamond"/>
                <w:color w:val="000000" w:themeColor="text1"/>
                <w:sz w:val="18"/>
                <w:szCs w:val="18"/>
              </w:rPr>
            </w:pPr>
          </w:p>
        </w:tc>
      </w:tr>
      <w:tr w:rsidR="00343676" w:rsidRPr="007E3B63" w14:paraId="1A7D0E45" w14:textId="7364F873" w:rsidTr="00FA7117">
        <w:tc>
          <w:tcPr>
            <w:tcW w:w="1843" w:type="dxa"/>
          </w:tcPr>
          <w:p w14:paraId="05F44D71" w14:textId="66B5541A" w:rsidR="00343676" w:rsidRPr="00343676" w:rsidRDefault="00343676" w:rsidP="003005B3">
            <w:pPr>
              <w:spacing w:line="276" w:lineRule="auto"/>
              <w:rPr>
                <w:rFonts w:ascii="Garamond" w:hAnsi="Garamond"/>
                <w:i/>
                <w:color w:val="000000" w:themeColor="text1"/>
                <w:sz w:val="18"/>
                <w:szCs w:val="18"/>
              </w:rPr>
            </w:pPr>
            <w:proofErr w:type="spellStart"/>
            <w:r w:rsidRPr="00343676">
              <w:rPr>
                <w:rFonts w:ascii="Garamond" w:hAnsi="Garamond"/>
                <w:i/>
                <w:color w:val="000000" w:themeColor="text1"/>
                <w:sz w:val="18"/>
                <w:szCs w:val="18"/>
              </w:rPr>
              <w:t>lnCVR</w:t>
            </w:r>
            <w:proofErr w:type="spellEnd"/>
            <w:r w:rsidR="00150329">
              <w:rPr>
                <w:rFonts w:ascii="Garamond" w:hAnsi="Garamond"/>
                <w:i/>
                <w:color w:val="000000" w:themeColor="text1"/>
                <w:sz w:val="18"/>
                <w:szCs w:val="18"/>
              </w:rPr>
              <w:t xml:space="preserve"> (Variance)</w:t>
            </w:r>
          </w:p>
        </w:tc>
        <w:tc>
          <w:tcPr>
            <w:tcW w:w="851"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FA7117">
        <w:tc>
          <w:tcPr>
            <w:tcW w:w="1843"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154"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FA7117">
        <w:tc>
          <w:tcPr>
            <w:tcW w:w="1843"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154"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FA7117">
        <w:tc>
          <w:tcPr>
            <w:tcW w:w="1843"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992"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154"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FA7117">
        <w:tc>
          <w:tcPr>
            <w:tcW w:w="1843"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154"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FA7117">
        <w:tc>
          <w:tcPr>
            <w:tcW w:w="1843"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
          <w:p w14:paraId="7F5068CD" w14:textId="500545C3"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992" w:type="dxa"/>
          </w:tcPr>
          <w:p w14:paraId="4AD16F97" w14:textId="7F6E66B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w:t>
            </w:r>
            <w:r w:rsidR="00A70FFA">
              <w:rPr>
                <w:rFonts w:ascii="Garamond" w:hAnsi="Garamond"/>
                <w:color w:val="000000" w:themeColor="text1"/>
                <w:sz w:val="18"/>
                <w:szCs w:val="18"/>
              </w:rPr>
              <w:t>0.13</w:t>
            </w:r>
            <w:r w:rsidRPr="00343676">
              <w:rPr>
                <w:rFonts w:ascii="Garamond" w:hAnsi="Garamond"/>
                <w:color w:val="000000" w:themeColor="text1"/>
                <w:sz w:val="18"/>
                <w:szCs w:val="18"/>
              </w:rPr>
              <w:t>, 0.</w:t>
            </w:r>
            <w:r w:rsidR="00A70FFA">
              <w:rPr>
                <w:rFonts w:ascii="Garamond" w:hAnsi="Garamond"/>
                <w:color w:val="000000" w:themeColor="text1"/>
                <w:sz w:val="18"/>
                <w:szCs w:val="18"/>
              </w:rPr>
              <w:t>12</w:t>
            </w:r>
          </w:p>
        </w:tc>
        <w:tc>
          <w:tcPr>
            <w:tcW w:w="1154" w:type="dxa"/>
          </w:tcPr>
          <w:p w14:paraId="5FB2DC14" w14:textId="415C570A" w:rsidR="00343676" w:rsidRPr="00343676" w:rsidRDefault="008B107F"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-0.77, 0.76</w:t>
            </w:r>
          </w:p>
        </w:tc>
        <w:tc>
          <w:tcPr>
            <w:tcW w:w="814" w:type="dxa"/>
          </w:tcPr>
          <w:p w14:paraId="6BB1DE81" w14:textId="3E2B7A0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04</w:t>
            </w:r>
          </w:p>
        </w:tc>
        <w:tc>
          <w:tcPr>
            <w:tcW w:w="815" w:type="dxa"/>
          </w:tcPr>
          <w:p w14:paraId="21B1E2A4" w14:textId="61EE99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A70FFA">
              <w:rPr>
                <w:rFonts w:ascii="Garamond" w:hAnsi="Garamond"/>
                <w:color w:val="000000" w:themeColor="text1"/>
                <w:sz w:val="18"/>
                <w:szCs w:val="18"/>
              </w:rPr>
              <w:t>97</w:t>
            </w:r>
          </w:p>
        </w:tc>
        <w:tc>
          <w:tcPr>
            <w:tcW w:w="1057" w:type="dxa"/>
          </w:tcPr>
          <w:p w14:paraId="40507715" w14:textId="6941EB5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A70FFA">
              <w:rPr>
                <w:rFonts w:ascii="Garamond" w:hAnsi="Garamond"/>
                <w:color w:val="000000" w:themeColor="text1"/>
                <w:sz w:val="18"/>
                <w:szCs w:val="18"/>
              </w:rPr>
              <w:t>22</w:t>
            </w:r>
          </w:p>
        </w:tc>
        <w:tc>
          <w:tcPr>
            <w:tcW w:w="838" w:type="dxa"/>
          </w:tcPr>
          <w:p w14:paraId="62DE80C6" w14:textId="7ECF978E"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37</w:t>
            </w:r>
          </w:p>
        </w:tc>
        <w:tc>
          <w:tcPr>
            <w:tcW w:w="850" w:type="dxa"/>
          </w:tcPr>
          <w:p w14:paraId="5F8864CC" w14:textId="41BAEDAC" w:rsidR="00343676" w:rsidRPr="00343676" w:rsidRDefault="00A70FFA"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36</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68F92E3B"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 xml:space="preserve">significant difference </w:t>
      </w:r>
      <w:ins w:id="504" w:author="Daniel Noble" w:date="2020-09-05T14:26:00Z">
        <w:r w:rsidR="001E7646">
          <w:rPr>
            <w:rFonts w:ascii="Garamond" w:hAnsi="Garamond"/>
            <w:color w:val="000000" w:themeColor="text1"/>
          </w:rPr>
          <w:t>(</w:t>
        </w:r>
      </w:ins>
      <m:oMath>
        <m:r>
          <w:ins w:id="505" w:author="Daniel Noble" w:date="2020-09-05T14:26:00Z">
            <w:rPr>
              <w:rFonts w:ascii="Cambria Math" w:hAnsi="Cambria Math"/>
              <w:color w:val="000000" w:themeColor="text1"/>
            </w:rPr>
            <m:t xml:space="preserve">α </m:t>
          </w:ins>
        </m:r>
      </m:oMath>
      <w:ins w:id="506" w:author="Daniel Noble" w:date="2020-09-05T14:26:00Z">
        <w:r w:rsidR="001E7646">
          <w:rPr>
            <w:rFonts w:ascii="Garamond" w:hAnsi="Garamond"/>
            <w:color w:val="000000" w:themeColor="text1"/>
          </w:rPr>
          <w:t>&lt; 0.</w:t>
        </w:r>
        <w:commentRangeStart w:id="507"/>
        <w:r w:rsidR="001E7646">
          <w:rPr>
            <w:rFonts w:ascii="Garamond" w:hAnsi="Garamond"/>
            <w:color w:val="000000" w:themeColor="text1"/>
          </w:rPr>
          <w:t xml:space="preserve">05) </w:t>
        </w:r>
      </w:ins>
      <w:commentRangeEnd w:id="507"/>
      <w:ins w:id="508" w:author="Daniel Noble" w:date="2020-09-05T14:27:00Z">
        <w:r w:rsidR="001E7646">
          <w:rPr>
            <w:rStyle w:val="CommentReference"/>
          </w:rPr>
          <w:commentReference w:id="507"/>
        </w:r>
      </w:ins>
      <w:r w:rsidR="003005B3" w:rsidRPr="007E3B63">
        <w:rPr>
          <w:rFonts w:ascii="Garamond" w:hAnsi="Garamond"/>
          <w:color w:val="000000" w:themeColor="text1"/>
        </w:rPr>
        <w:t>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Change w:id="509" w:author="Daniel Noble" w:date="2020-09-17T12:34:00Z">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PrChange>
      </w:tblPr>
      <w:tblGrid>
        <w:gridCol w:w="1356"/>
        <w:gridCol w:w="1254"/>
        <w:gridCol w:w="1076"/>
        <w:gridCol w:w="1260"/>
        <w:gridCol w:w="825"/>
        <w:gridCol w:w="1162"/>
        <w:gridCol w:w="938"/>
        <w:gridCol w:w="806"/>
        <w:gridCol w:w="759"/>
        <w:gridCol w:w="770"/>
        <w:tblGridChange w:id="510">
          <w:tblGrid>
            <w:gridCol w:w="1356"/>
            <w:gridCol w:w="1254"/>
            <w:gridCol w:w="938"/>
            <w:gridCol w:w="1398"/>
            <w:gridCol w:w="825"/>
            <w:gridCol w:w="1162"/>
            <w:gridCol w:w="938"/>
            <w:gridCol w:w="806"/>
            <w:gridCol w:w="759"/>
            <w:gridCol w:w="770"/>
          </w:tblGrid>
        </w:tblGridChange>
      </w:tblGrid>
      <w:tr w:rsidR="008E2EC8" w:rsidRPr="007E3B63" w14:paraId="37760CF9" w14:textId="30666A37" w:rsidTr="008F6BA5">
        <w:trPr>
          <w:trHeight w:val="518"/>
          <w:trPrChange w:id="511" w:author="Daniel Noble" w:date="2020-09-17T12:34:00Z">
            <w:trPr>
              <w:trHeight w:val="518"/>
            </w:trPr>
          </w:trPrChange>
        </w:trPr>
        <w:tc>
          <w:tcPr>
            <w:tcW w:w="1356" w:type="dxa"/>
            <w:tcBorders>
              <w:top w:val="single" w:sz="4" w:space="0" w:color="auto"/>
              <w:bottom w:val="single" w:sz="4" w:space="0" w:color="auto"/>
            </w:tcBorders>
            <w:tcPrChange w:id="512" w:author="Daniel Noble" w:date="2020-09-17T12:34:00Z">
              <w:tcPr>
                <w:tcW w:w="1392" w:type="dxa"/>
                <w:tcBorders>
                  <w:top w:val="single" w:sz="4" w:space="0" w:color="auto"/>
                  <w:bottom w:val="single" w:sz="4" w:space="0" w:color="auto"/>
                </w:tcBorders>
              </w:tcPr>
            </w:tcPrChange>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254" w:type="dxa"/>
            <w:tcBorders>
              <w:top w:val="single" w:sz="4" w:space="0" w:color="auto"/>
              <w:bottom w:val="single" w:sz="4" w:space="0" w:color="auto"/>
            </w:tcBorders>
            <w:tcPrChange w:id="513" w:author="Daniel Noble" w:date="2020-09-17T12:34:00Z">
              <w:tcPr>
                <w:tcW w:w="1350" w:type="dxa"/>
                <w:tcBorders>
                  <w:top w:val="single" w:sz="4" w:space="0" w:color="auto"/>
                  <w:bottom w:val="single" w:sz="4" w:space="0" w:color="auto"/>
                </w:tcBorders>
              </w:tcPr>
            </w:tcPrChange>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076" w:type="dxa"/>
            <w:tcBorders>
              <w:top w:val="single" w:sz="4" w:space="0" w:color="auto"/>
              <w:bottom w:val="single" w:sz="4" w:space="0" w:color="auto"/>
            </w:tcBorders>
            <w:tcPrChange w:id="514" w:author="Daniel Noble" w:date="2020-09-17T12:34:00Z">
              <w:tcPr>
                <w:tcW w:w="971" w:type="dxa"/>
                <w:tcBorders>
                  <w:top w:val="single" w:sz="4" w:space="0" w:color="auto"/>
                  <w:bottom w:val="single" w:sz="4" w:space="0" w:color="auto"/>
                </w:tcBorders>
              </w:tcPr>
            </w:tcPrChange>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260" w:type="dxa"/>
            <w:tcBorders>
              <w:top w:val="single" w:sz="4" w:space="0" w:color="auto"/>
              <w:bottom w:val="single" w:sz="4" w:space="0" w:color="auto"/>
            </w:tcBorders>
            <w:tcPrChange w:id="515" w:author="Daniel Noble" w:date="2020-09-17T12:34:00Z">
              <w:tcPr>
                <w:tcW w:w="1090" w:type="dxa"/>
                <w:tcBorders>
                  <w:top w:val="single" w:sz="4" w:space="0" w:color="auto"/>
                  <w:bottom w:val="single" w:sz="4" w:space="0" w:color="auto"/>
                </w:tcBorders>
              </w:tcPr>
            </w:tcPrChange>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25" w:type="dxa"/>
            <w:tcBorders>
              <w:top w:val="single" w:sz="4" w:space="0" w:color="auto"/>
              <w:bottom w:val="single" w:sz="4" w:space="0" w:color="auto"/>
            </w:tcBorders>
            <w:tcPrChange w:id="516" w:author="Daniel Noble" w:date="2020-09-17T12:34:00Z">
              <w:tcPr>
                <w:tcW w:w="840" w:type="dxa"/>
                <w:tcBorders>
                  <w:top w:val="single" w:sz="4" w:space="0" w:color="auto"/>
                  <w:bottom w:val="single" w:sz="4" w:space="0" w:color="auto"/>
                </w:tcBorders>
              </w:tcPr>
            </w:tcPrChange>
          </w:tcPr>
          <w:p w14:paraId="01D3BF49"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162" w:type="dxa"/>
            <w:tcBorders>
              <w:top w:val="single" w:sz="4" w:space="0" w:color="auto"/>
              <w:bottom w:val="single" w:sz="4" w:space="0" w:color="auto"/>
            </w:tcBorders>
            <w:tcPrChange w:id="517" w:author="Daniel Noble" w:date="2020-09-17T12:34:00Z">
              <w:tcPr>
                <w:tcW w:w="1230" w:type="dxa"/>
                <w:tcBorders>
                  <w:top w:val="single" w:sz="4" w:space="0" w:color="auto"/>
                  <w:bottom w:val="single" w:sz="4" w:space="0" w:color="auto"/>
                </w:tcBorders>
              </w:tcPr>
            </w:tcPrChange>
          </w:tcPr>
          <w:p w14:paraId="6B3DE2C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38" w:type="dxa"/>
            <w:tcBorders>
              <w:top w:val="single" w:sz="4" w:space="0" w:color="auto"/>
              <w:bottom w:val="single" w:sz="4" w:space="0" w:color="auto"/>
            </w:tcBorders>
            <w:tcPrChange w:id="518" w:author="Daniel Noble" w:date="2020-09-17T12:34:00Z">
              <w:tcPr>
                <w:tcW w:w="970" w:type="dxa"/>
                <w:tcBorders>
                  <w:top w:val="single" w:sz="4" w:space="0" w:color="auto"/>
                  <w:bottom w:val="single" w:sz="4" w:space="0" w:color="auto"/>
                </w:tcBorders>
              </w:tcPr>
            </w:tcPrChange>
          </w:tcPr>
          <w:p w14:paraId="46B00C9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06" w:type="dxa"/>
            <w:tcBorders>
              <w:top w:val="single" w:sz="4" w:space="0" w:color="auto"/>
              <w:bottom w:val="single" w:sz="4" w:space="0" w:color="auto"/>
            </w:tcBorders>
            <w:tcPrChange w:id="519" w:author="Daniel Noble" w:date="2020-09-17T12:34:00Z">
              <w:tcPr>
                <w:tcW w:w="833" w:type="dxa"/>
                <w:tcBorders>
                  <w:top w:val="single" w:sz="4" w:space="0" w:color="auto"/>
                  <w:bottom w:val="single" w:sz="4" w:space="0" w:color="auto"/>
                </w:tcBorders>
              </w:tcPr>
            </w:tcPrChange>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59" w:type="dxa"/>
            <w:tcBorders>
              <w:top w:val="single" w:sz="4" w:space="0" w:color="auto"/>
              <w:bottom w:val="single" w:sz="4" w:space="0" w:color="auto"/>
            </w:tcBorders>
            <w:tcPrChange w:id="520" w:author="Daniel Noble" w:date="2020-09-17T12:34:00Z">
              <w:tcPr>
                <w:tcW w:w="760" w:type="dxa"/>
                <w:tcBorders>
                  <w:top w:val="single" w:sz="4" w:space="0" w:color="auto"/>
                  <w:bottom w:val="single" w:sz="4" w:space="0" w:color="auto"/>
                </w:tcBorders>
              </w:tcPr>
            </w:tcPrChange>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Change w:id="521" w:author="Daniel Noble" w:date="2020-09-17T12:34:00Z">
              <w:tcPr>
                <w:tcW w:w="770" w:type="dxa"/>
                <w:tcBorders>
                  <w:top w:val="single" w:sz="4" w:space="0" w:color="auto"/>
                  <w:bottom w:val="single" w:sz="4" w:space="0" w:color="auto"/>
                </w:tcBorders>
              </w:tcPr>
            </w:tcPrChange>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8F6BA5">
        <w:tc>
          <w:tcPr>
            <w:tcW w:w="7871" w:type="dxa"/>
            <w:gridSpan w:val="7"/>
            <w:tcBorders>
              <w:top w:val="single" w:sz="4" w:space="0" w:color="auto"/>
            </w:tcBorders>
            <w:tcPrChange w:id="522" w:author="Daniel Noble" w:date="2020-09-17T12:34:00Z">
              <w:tcPr>
                <w:tcW w:w="7843" w:type="dxa"/>
                <w:gridSpan w:val="7"/>
                <w:tcBorders>
                  <w:top w:val="single" w:sz="4" w:space="0" w:color="auto"/>
                </w:tcBorders>
              </w:tcPr>
            </w:tcPrChange>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06" w:type="dxa"/>
            <w:tcBorders>
              <w:top w:val="single" w:sz="4" w:space="0" w:color="auto"/>
            </w:tcBorders>
            <w:tcPrChange w:id="523" w:author="Daniel Noble" w:date="2020-09-17T12:34:00Z">
              <w:tcPr>
                <w:tcW w:w="833" w:type="dxa"/>
                <w:tcBorders>
                  <w:top w:val="single" w:sz="4" w:space="0" w:color="auto"/>
                </w:tcBorders>
              </w:tcPr>
            </w:tcPrChange>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Borders>
              <w:top w:val="single" w:sz="4" w:space="0" w:color="auto"/>
            </w:tcBorders>
            <w:tcPrChange w:id="524" w:author="Daniel Noble" w:date="2020-09-17T12:34:00Z">
              <w:tcPr>
                <w:tcW w:w="760" w:type="dxa"/>
                <w:tcBorders>
                  <w:top w:val="single" w:sz="4" w:space="0" w:color="auto"/>
                </w:tcBorders>
              </w:tcPr>
            </w:tcPrChange>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Change w:id="525" w:author="Daniel Noble" w:date="2020-09-17T12:34:00Z">
              <w:tcPr>
                <w:tcW w:w="770" w:type="dxa"/>
                <w:tcBorders>
                  <w:top w:val="single" w:sz="4" w:space="0" w:color="auto"/>
                </w:tcBorders>
              </w:tcPr>
            </w:tcPrChange>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8F6BA5">
        <w:tc>
          <w:tcPr>
            <w:tcW w:w="1356" w:type="dxa"/>
            <w:tcPrChange w:id="526" w:author="Daniel Noble" w:date="2020-09-17T12:34:00Z">
              <w:tcPr>
                <w:tcW w:w="1392" w:type="dxa"/>
              </w:tcPr>
            </w:tcPrChange>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527" w:author="Daniel Noble" w:date="2020-09-17T12:34:00Z">
              <w:tcPr>
                <w:tcW w:w="1350" w:type="dxa"/>
              </w:tcPr>
            </w:tcPrChange>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1076" w:type="dxa"/>
            <w:tcPrChange w:id="528" w:author="Daniel Noble" w:date="2020-09-17T12:34:00Z">
              <w:tcPr>
                <w:tcW w:w="971" w:type="dxa"/>
              </w:tcPr>
            </w:tcPrChange>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260" w:type="dxa"/>
            <w:tcPrChange w:id="529" w:author="Daniel Noble" w:date="2020-09-17T12:34:00Z">
              <w:tcPr>
                <w:tcW w:w="1090" w:type="dxa"/>
              </w:tcPr>
            </w:tcPrChange>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25" w:type="dxa"/>
            <w:tcPrChange w:id="530" w:author="Daniel Noble" w:date="2020-09-17T12:34:00Z">
              <w:tcPr>
                <w:tcW w:w="840" w:type="dxa"/>
              </w:tcPr>
            </w:tcPrChange>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162" w:type="dxa"/>
            <w:tcPrChange w:id="531" w:author="Daniel Noble" w:date="2020-09-17T12:34:00Z">
              <w:tcPr>
                <w:tcW w:w="1230" w:type="dxa"/>
              </w:tcPr>
            </w:tcPrChange>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38" w:type="dxa"/>
            <w:tcPrChange w:id="532" w:author="Daniel Noble" w:date="2020-09-17T12:34:00Z">
              <w:tcPr>
                <w:tcW w:w="970" w:type="dxa"/>
              </w:tcPr>
            </w:tcPrChange>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06" w:type="dxa"/>
            <w:tcPrChange w:id="533" w:author="Daniel Noble" w:date="2020-09-17T12:34:00Z">
              <w:tcPr>
                <w:tcW w:w="833" w:type="dxa"/>
              </w:tcPr>
            </w:tcPrChange>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59" w:type="dxa"/>
            <w:tcPrChange w:id="534" w:author="Daniel Noble" w:date="2020-09-17T12:34:00Z">
              <w:tcPr>
                <w:tcW w:w="760" w:type="dxa"/>
              </w:tcPr>
            </w:tcPrChange>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Change w:id="535" w:author="Daniel Noble" w:date="2020-09-17T12:34:00Z">
              <w:tcPr>
                <w:tcW w:w="770" w:type="dxa"/>
              </w:tcPr>
            </w:tcPrChange>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8F6BA5">
        <w:tc>
          <w:tcPr>
            <w:tcW w:w="1356" w:type="dxa"/>
            <w:tcPrChange w:id="536" w:author="Daniel Noble" w:date="2020-09-17T12:34:00Z">
              <w:tcPr>
                <w:tcW w:w="1392" w:type="dxa"/>
              </w:tcPr>
            </w:tcPrChange>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537" w:author="Daniel Noble" w:date="2020-09-17T12:34:00Z">
              <w:tcPr>
                <w:tcW w:w="1350" w:type="dxa"/>
              </w:tcPr>
            </w:tcPrChange>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076" w:type="dxa"/>
            <w:tcPrChange w:id="538" w:author="Daniel Noble" w:date="2020-09-17T12:34:00Z">
              <w:tcPr>
                <w:tcW w:w="971" w:type="dxa"/>
              </w:tcPr>
            </w:tcPrChange>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260" w:type="dxa"/>
            <w:tcPrChange w:id="539" w:author="Daniel Noble" w:date="2020-09-17T12:34:00Z">
              <w:tcPr>
                <w:tcW w:w="1090" w:type="dxa"/>
              </w:tcPr>
            </w:tcPrChange>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25" w:type="dxa"/>
            <w:tcPrChange w:id="540" w:author="Daniel Noble" w:date="2020-09-17T12:34:00Z">
              <w:tcPr>
                <w:tcW w:w="840" w:type="dxa"/>
              </w:tcPr>
            </w:tcPrChange>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Change w:id="541" w:author="Daniel Noble" w:date="2020-09-17T12:34:00Z">
              <w:tcPr>
                <w:tcW w:w="1230" w:type="dxa"/>
              </w:tcPr>
            </w:tcPrChange>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38" w:type="dxa"/>
            <w:tcPrChange w:id="542" w:author="Daniel Noble" w:date="2020-09-17T12:34:00Z">
              <w:tcPr>
                <w:tcW w:w="970" w:type="dxa"/>
              </w:tcPr>
            </w:tcPrChange>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06" w:type="dxa"/>
            <w:tcPrChange w:id="543" w:author="Daniel Noble" w:date="2020-09-17T12:34:00Z">
              <w:tcPr>
                <w:tcW w:w="833" w:type="dxa"/>
              </w:tcPr>
            </w:tcPrChange>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59" w:type="dxa"/>
            <w:tcPrChange w:id="544" w:author="Daniel Noble" w:date="2020-09-17T12:34:00Z">
              <w:tcPr>
                <w:tcW w:w="760" w:type="dxa"/>
              </w:tcPr>
            </w:tcPrChange>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Change w:id="545" w:author="Daniel Noble" w:date="2020-09-17T12:34:00Z">
              <w:tcPr>
                <w:tcW w:w="770" w:type="dxa"/>
              </w:tcPr>
            </w:tcPrChange>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8F6BA5">
        <w:tc>
          <w:tcPr>
            <w:tcW w:w="1356" w:type="dxa"/>
            <w:tcPrChange w:id="546" w:author="Daniel Noble" w:date="2020-09-17T12:34:00Z">
              <w:tcPr>
                <w:tcW w:w="1392" w:type="dxa"/>
              </w:tcPr>
            </w:tcPrChange>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547" w:author="Daniel Noble" w:date="2020-09-17T12:34:00Z">
              <w:tcPr>
                <w:tcW w:w="1350" w:type="dxa"/>
              </w:tcPr>
            </w:tcPrChange>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1076" w:type="dxa"/>
            <w:tcPrChange w:id="548" w:author="Daniel Noble" w:date="2020-09-17T12:34:00Z">
              <w:tcPr>
                <w:tcW w:w="971" w:type="dxa"/>
              </w:tcPr>
            </w:tcPrChange>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260" w:type="dxa"/>
            <w:tcPrChange w:id="549" w:author="Daniel Noble" w:date="2020-09-17T12:34:00Z">
              <w:tcPr>
                <w:tcW w:w="1090" w:type="dxa"/>
              </w:tcPr>
            </w:tcPrChange>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25" w:type="dxa"/>
            <w:tcPrChange w:id="550" w:author="Daniel Noble" w:date="2020-09-17T12:34:00Z">
              <w:tcPr>
                <w:tcW w:w="840" w:type="dxa"/>
              </w:tcPr>
            </w:tcPrChange>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551" w:author="Daniel Noble" w:date="2020-09-17T12:34:00Z">
              <w:tcPr>
                <w:tcW w:w="1230" w:type="dxa"/>
              </w:tcPr>
            </w:tcPrChange>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38" w:type="dxa"/>
            <w:tcPrChange w:id="552" w:author="Daniel Noble" w:date="2020-09-17T12:34:00Z">
              <w:tcPr>
                <w:tcW w:w="970" w:type="dxa"/>
              </w:tcPr>
            </w:tcPrChange>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06" w:type="dxa"/>
            <w:tcPrChange w:id="553" w:author="Daniel Noble" w:date="2020-09-17T12:34:00Z">
              <w:tcPr>
                <w:tcW w:w="833" w:type="dxa"/>
              </w:tcPr>
            </w:tcPrChange>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59" w:type="dxa"/>
            <w:tcPrChange w:id="554" w:author="Daniel Noble" w:date="2020-09-17T12:34:00Z">
              <w:tcPr>
                <w:tcW w:w="760" w:type="dxa"/>
              </w:tcPr>
            </w:tcPrChange>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Change w:id="555" w:author="Daniel Noble" w:date="2020-09-17T12:34:00Z">
              <w:tcPr>
                <w:tcW w:w="770" w:type="dxa"/>
              </w:tcPr>
            </w:tcPrChange>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8F6BA5">
        <w:tc>
          <w:tcPr>
            <w:tcW w:w="1356" w:type="dxa"/>
            <w:tcPrChange w:id="556" w:author="Daniel Noble" w:date="2020-09-17T12:34:00Z">
              <w:tcPr>
                <w:tcW w:w="1392" w:type="dxa"/>
              </w:tcPr>
            </w:tcPrChange>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557" w:author="Daniel Noble" w:date="2020-09-17T12:34:00Z">
              <w:tcPr>
                <w:tcW w:w="1350" w:type="dxa"/>
              </w:tcPr>
            </w:tcPrChange>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076" w:type="dxa"/>
            <w:tcPrChange w:id="558" w:author="Daniel Noble" w:date="2020-09-17T12:34:00Z">
              <w:tcPr>
                <w:tcW w:w="971" w:type="dxa"/>
              </w:tcPr>
            </w:tcPrChange>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260" w:type="dxa"/>
            <w:tcPrChange w:id="559" w:author="Daniel Noble" w:date="2020-09-17T12:34:00Z">
              <w:tcPr>
                <w:tcW w:w="1090" w:type="dxa"/>
              </w:tcPr>
            </w:tcPrChange>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25" w:type="dxa"/>
            <w:tcPrChange w:id="560" w:author="Daniel Noble" w:date="2020-09-17T12:34:00Z">
              <w:tcPr>
                <w:tcW w:w="840" w:type="dxa"/>
              </w:tcPr>
            </w:tcPrChange>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162" w:type="dxa"/>
            <w:tcPrChange w:id="561" w:author="Daniel Noble" w:date="2020-09-17T12:34:00Z">
              <w:tcPr>
                <w:tcW w:w="1230" w:type="dxa"/>
              </w:tcPr>
            </w:tcPrChange>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38" w:type="dxa"/>
            <w:tcPrChange w:id="562" w:author="Daniel Noble" w:date="2020-09-17T12:34:00Z">
              <w:tcPr>
                <w:tcW w:w="970" w:type="dxa"/>
              </w:tcPr>
            </w:tcPrChange>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06" w:type="dxa"/>
            <w:tcPrChange w:id="563" w:author="Daniel Noble" w:date="2020-09-17T12:34:00Z">
              <w:tcPr>
                <w:tcW w:w="833" w:type="dxa"/>
              </w:tcPr>
            </w:tcPrChange>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59" w:type="dxa"/>
            <w:tcPrChange w:id="564" w:author="Daniel Noble" w:date="2020-09-17T12:34:00Z">
              <w:tcPr>
                <w:tcW w:w="760" w:type="dxa"/>
              </w:tcPr>
            </w:tcPrChange>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Change w:id="565" w:author="Daniel Noble" w:date="2020-09-17T12:34:00Z">
              <w:tcPr>
                <w:tcW w:w="770" w:type="dxa"/>
              </w:tcPr>
            </w:tcPrChange>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8F6BA5">
        <w:tc>
          <w:tcPr>
            <w:tcW w:w="1356" w:type="dxa"/>
            <w:tcPrChange w:id="566" w:author="Daniel Noble" w:date="2020-09-17T12:34:00Z">
              <w:tcPr>
                <w:tcW w:w="1392" w:type="dxa"/>
              </w:tcPr>
            </w:tcPrChange>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567" w:author="Daniel Noble" w:date="2020-09-17T12:34:00Z">
              <w:tcPr>
                <w:tcW w:w="1350" w:type="dxa"/>
              </w:tcPr>
            </w:tcPrChange>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1076" w:type="dxa"/>
            <w:tcPrChange w:id="568" w:author="Daniel Noble" w:date="2020-09-17T12:34:00Z">
              <w:tcPr>
                <w:tcW w:w="971" w:type="dxa"/>
              </w:tcPr>
            </w:tcPrChange>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260" w:type="dxa"/>
            <w:tcPrChange w:id="569" w:author="Daniel Noble" w:date="2020-09-17T12:34:00Z">
              <w:tcPr>
                <w:tcW w:w="1090" w:type="dxa"/>
              </w:tcPr>
            </w:tcPrChange>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25" w:type="dxa"/>
            <w:tcPrChange w:id="570" w:author="Daniel Noble" w:date="2020-09-17T12:34:00Z">
              <w:tcPr>
                <w:tcW w:w="840" w:type="dxa"/>
              </w:tcPr>
            </w:tcPrChange>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571" w:author="Daniel Noble" w:date="2020-09-17T12:34:00Z">
              <w:tcPr>
                <w:tcW w:w="1230" w:type="dxa"/>
              </w:tcPr>
            </w:tcPrChange>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38" w:type="dxa"/>
            <w:tcPrChange w:id="572" w:author="Daniel Noble" w:date="2020-09-17T12:34:00Z">
              <w:tcPr>
                <w:tcW w:w="970" w:type="dxa"/>
              </w:tcPr>
            </w:tcPrChange>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06" w:type="dxa"/>
            <w:tcPrChange w:id="573" w:author="Daniel Noble" w:date="2020-09-17T12:34:00Z">
              <w:tcPr>
                <w:tcW w:w="833" w:type="dxa"/>
              </w:tcPr>
            </w:tcPrChange>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59" w:type="dxa"/>
            <w:tcPrChange w:id="574" w:author="Daniel Noble" w:date="2020-09-17T12:34:00Z">
              <w:tcPr>
                <w:tcW w:w="760" w:type="dxa"/>
              </w:tcPr>
            </w:tcPrChange>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Change w:id="575" w:author="Daniel Noble" w:date="2020-09-17T12:34:00Z">
              <w:tcPr>
                <w:tcW w:w="770" w:type="dxa"/>
              </w:tcPr>
            </w:tcPrChange>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413872" w:rsidRPr="007E3B63" w14:paraId="43FBFF38" w14:textId="77777777" w:rsidTr="008F6BA5">
        <w:tc>
          <w:tcPr>
            <w:tcW w:w="7871" w:type="dxa"/>
            <w:gridSpan w:val="7"/>
            <w:tcPrChange w:id="576" w:author="Daniel Noble" w:date="2020-09-17T12:34:00Z">
              <w:tcPr>
                <w:tcW w:w="7843" w:type="dxa"/>
                <w:gridSpan w:val="7"/>
              </w:tcPr>
            </w:tcPrChange>
          </w:tcPr>
          <w:p w14:paraId="2B058DB0"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577" w:author="Daniel Noble" w:date="2020-09-17T12:34:00Z">
              <w:tcPr>
                <w:tcW w:w="833" w:type="dxa"/>
              </w:tcPr>
            </w:tcPrChange>
          </w:tcPr>
          <w:p w14:paraId="0F19661E"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578" w:author="Daniel Noble" w:date="2020-09-17T12:34:00Z">
              <w:tcPr>
                <w:tcW w:w="760" w:type="dxa"/>
              </w:tcPr>
            </w:tcPrChange>
          </w:tcPr>
          <w:p w14:paraId="5C6F43D2"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579" w:author="Daniel Noble" w:date="2020-09-17T12:34:00Z">
              <w:tcPr>
                <w:tcW w:w="770" w:type="dxa"/>
              </w:tcPr>
            </w:tcPrChange>
          </w:tcPr>
          <w:p w14:paraId="3389AE99"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5E251E97" w14:textId="63412AB8" w:rsidTr="008F6BA5">
        <w:tc>
          <w:tcPr>
            <w:tcW w:w="7871" w:type="dxa"/>
            <w:gridSpan w:val="7"/>
            <w:tcPrChange w:id="580" w:author="Daniel Noble" w:date="2020-09-17T12:34:00Z">
              <w:tcPr>
                <w:tcW w:w="7843" w:type="dxa"/>
                <w:gridSpan w:val="7"/>
              </w:tcPr>
            </w:tcPrChange>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06" w:type="dxa"/>
            <w:tcPrChange w:id="581" w:author="Daniel Noble" w:date="2020-09-17T12:34:00Z">
              <w:tcPr>
                <w:tcW w:w="833" w:type="dxa"/>
              </w:tcPr>
            </w:tcPrChange>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582" w:author="Daniel Noble" w:date="2020-09-17T12:34:00Z">
              <w:tcPr>
                <w:tcW w:w="760" w:type="dxa"/>
              </w:tcPr>
            </w:tcPrChange>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583" w:author="Daniel Noble" w:date="2020-09-17T12:34:00Z">
              <w:tcPr>
                <w:tcW w:w="770" w:type="dxa"/>
              </w:tcPr>
            </w:tcPrChange>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8F6BA5">
        <w:tc>
          <w:tcPr>
            <w:tcW w:w="1356" w:type="dxa"/>
            <w:tcPrChange w:id="584" w:author="Daniel Noble" w:date="2020-09-17T12:34:00Z">
              <w:tcPr>
                <w:tcW w:w="1392" w:type="dxa"/>
              </w:tcPr>
            </w:tcPrChange>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585" w:author="Daniel Noble" w:date="2020-09-17T12:34:00Z">
              <w:tcPr>
                <w:tcW w:w="1350" w:type="dxa"/>
              </w:tcPr>
            </w:tcPrChange>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Change w:id="586" w:author="Daniel Noble" w:date="2020-09-17T12:34:00Z">
              <w:tcPr>
                <w:tcW w:w="971" w:type="dxa"/>
              </w:tcPr>
            </w:tcPrChange>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260" w:type="dxa"/>
            <w:tcPrChange w:id="587" w:author="Daniel Noble" w:date="2020-09-17T12:34:00Z">
              <w:tcPr>
                <w:tcW w:w="1090" w:type="dxa"/>
              </w:tcPr>
            </w:tcPrChange>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25" w:type="dxa"/>
            <w:tcPrChange w:id="588" w:author="Daniel Noble" w:date="2020-09-17T12:34:00Z">
              <w:tcPr>
                <w:tcW w:w="840" w:type="dxa"/>
              </w:tcPr>
            </w:tcPrChange>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162" w:type="dxa"/>
            <w:tcPrChange w:id="589" w:author="Daniel Noble" w:date="2020-09-17T12:34:00Z">
              <w:tcPr>
                <w:tcW w:w="1230" w:type="dxa"/>
              </w:tcPr>
            </w:tcPrChange>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38" w:type="dxa"/>
            <w:tcPrChange w:id="590" w:author="Daniel Noble" w:date="2020-09-17T12:34:00Z">
              <w:tcPr>
                <w:tcW w:w="970" w:type="dxa"/>
              </w:tcPr>
            </w:tcPrChange>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06" w:type="dxa"/>
            <w:tcPrChange w:id="591" w:author="Daniel Noble" w:date="2020-09-17T12:34:00Z">
              <w:tcPr>
                <w:tcW w:w="833" w:type="dxa"/>
              </w:tcPr>
            </w:tcPrChange>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59" w:type="dxa"/>
            <w:tcPrChange w:id="592" w:author="Daniel Noble" w:date="2020-09-17T12:34:00Z">
              <w:tcPr>
                <w:tcW w:w="760" w:type="dxa"/>
              </w:tcPr>
            </w:tcPrChange>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Change w:id="593" w:author="Daniel Noble" w:date="2020-09-17T12:34:00Z">
              <w:tcPr>
                <w:tcW w:w="770" w:type="dxa"/>
              </w:tcPr>
            </w:tcPrChange>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8F6BA5">
        <w:tc>
          <w:tcPr>
            <w:tcW w:w="1356" w:type="dxa"/>
            <w:tcPrChange w:id="594" w:author="Daniel Noble" w:date="2020-09-17T12:34:00Z">
              <w:tcPr>
                <w:tcW w:w="1392" w:type="dxa"/>
              </w:tcPr>
            </w:tcPrChange>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595" w:author="Daniel Noble" w:date="2020-09-17T12:34:00Z">
              <w:tcPr>
                <w:tcW w:w="1350" w:type="dxa"/>
              </w:tcPr>
            </w:tcPrChange>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076" w:type="dxa"/>
            <w:tcPrChange w:id="596" w:author="Daniel Noble" w:date="2020-09-17T12:34:00Z">
              <w:tcPr>
                <w:tcW w:w="971" w:type="dxa"/>
              </w:tcPr>
            </w:tcPrChange>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260" w:type="dxa"/>
            <w:tcPrChange w:id="597" w:author="Daniel Noble" w:date="2020-09-17T12:34:00Z">
              <w:tcPr>
                <w:tcW w:w="1090" w:type="dxa"/>
              </w:tcPr>
            </w:tcPrChange>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25" w:type="dxa"/>
            <w:tcPrChange w:id="598" w:author="Daniel Noble" w:date="2020-09-17T12:34:00Z">
              <w:tcPr>
                <w:tcW w:w="840" w:type="dxa"/>
              </w:tcPr>
            </w:tcPrChange>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162" w:type="dxa"/>
            <w:tcPrChange w:id="599" w:author="Daniel Noble" w:date="2020-09-17T12:34:00Z">
              <w:tcPr>
                <w:tcW w:w="1230" w:type="dxa"/>
              </w:tcPr>
            </w:tcPrChange>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38" w:type="dxa"/>
            <w:tcPrChange w:id="600" w:author="Daniel Noble" w:date="2020-09-17T12:34:00Z">
              <w:tcPr>
                <w:tcW w:w="970" w:type="dxa"/>
              </w:tcPr>
            </w:tcPrChange>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06" w:type="dxa"/>
            <w:tcPrChange w:id="601" w:author="Daniel Noble" w:date="2020-09-17T12:34:00Z">
              <w:tcPr>
                <w:tcW w:w="833" w:type="dxa"/>
              </w:tcPr>
            </w:tcPrChange>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59" w:type="dxa"/>
            <w:tcPrChange w:id="602" w:author="Daniel Noble" w:date="2020-09-17T12:34:00Z">
              <w:tcPr>
                <w:tcW w:w="760" w:type="dxa"/>
              </w:tcPr>
            </w:tcPrChange>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Change w:id="603" w:author="Daniel Noble" w:date="2020-09-17T12:34:00Z">
              <w:tcPr>
                <w:tcW w:w="770" w:type="dxa"/>
              </w:tcPr>
            </w:tcPrChange>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8F6BA5">
        <w:tc>
          <w:tcPr>
            <w:tcW w:w="1356" w:type="dxa"/>
            <w:tcPrChange w:id="604" w:author="Daniel Noble" w:date="2020-09-17T12:34:00Z">
              <w:tcPr>
                <w:tcW w:w="1392" w:type="dxa"/>
              </w:tcPr>
            </w:tcPrChange>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605" w:author="Daniel Noble" w:date="2020-09-17T12:34:00Z">
              <w:tcPr>
                <w:tcW w:w="1350" w:type="dxa"/>
              </w:tcPr>
            </w:tcPrChange>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1076" w:type="dxa"/>
            <w:tcPrChange w:id="606" w:author="Daniel Noble" w:date="2020-09-17T12:34:00Z">
              <w:tcPr>
                <w:tcW w:w="971" w:type="dxa"/>
              </w:tcPr>
            </w:tcPrChange>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260" w:type="dxa"/>
            <w:tcPrChange w:id="607" w:author="Daniel Noble" w:date="2020-09-17T12:34:00Z">
              <w:tcPr>
                <w:tcW w:w="1090" w:type="dxa"/>
              </w:tcPr>
            </w:tcPrChange>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25" w:type="dxa"/>
            <w:tcPrChange w:id="608" w:author="Daniel Noble" w:date="2020-09-17T12:34:00Z">
              <w:tcPr>
                <w:tcW w:w="840" w:type="dxa"/>
              </w:tcPr>
            </w:tcPrChange>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162" w:type="dxa"/>
            <w:tcPrChange w:id="609" w:author="Daniel Noble" w:date="2020-09-17T12:34:00Z">
              <w:tcPr>
                <w:tcW w:w="1230" w:type="dxa"/>
              </w:tcPr>
            </w:tcPrChange>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38" w:type="dxa"/>
            <w:tcPrChange w:id="610" w:author="Daniel Noble" w:date="2020-09-17T12:34:00Z">
              <w:tcPr>
                <w:tcW w:w="970" w:type="dxa"/>
              </w:tcPr>
            </w:tcPrChange>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06" w:type="dxa"/>
            <w:tcPrChange w:id="611" w:author="Daniel Noble" w:date="2020-09-17T12:34:00Z">
              <w:tcPr>
                <w:tcW w:w="833" w:type="dxa"/>
              </w:tcPr>
            </w:tcPrChange>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59" w:type="dxa"/>
            <w:tcPrChange w:id="612" w:author="Daniel Noble" w:date="2020-09-17T12:34:00Z">
              <w:tcPr>
                <w:tcW w:w="760" w:type="dxa"/>
              </w:tcPr>
            </w:tcPrChange>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Change w:id="613" w:author="Daniel Noble" w:date="2020-09-17T12:34:00Z">
              <w:tcPr>
                <w:tcW w:w="770" w:type="dxa"/>
              </w:tcPr>
            </w:tcPrChange>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8F6BA5">
        <w:tc>
          <w:tcPr>
            <w:tcW w:w="1356" w:type="dxa"/>
            <w:tcPrChange w:id="614" w:author="Daniel Noble" w:date="2020-09-17T12:34:00Z">
              <w:tcPr>
                <w:tcW w:w="1392" w:type="dxa"/>
              </w:tcPr>
            </w:tcPrChange>
          </w:tcPr>
          <w:p w14:paraId="6414FF18" w14:textId="77777777" w:rsidR="008E2EC8" w:rsidRPr="00031937" w:rsidRDefault="008E2EC8" w:rsidP="003005B3">
            <w:pPr>
              <w:spacing w:line="276" w:lineRule="auto"/>
              <w:rPr>
                <w:rFonts w:ascii="Garamond" w:hAnsi="Garamond"/>
                <w:bCs/>
                <w:color w:val="000000" w:themeColor="text1"/>
                <w:sz w:val="18"/>
                <w:szCs w:val="18"/>
              </w:rPr>
            </w:pPr>
            <w:r w:rsidRPr="00031937">
              <w:rPr>
                <w:rFonts w:ascii="Garamond" w:hAnsi="Garamond"/>
                <w:bCs/>
                <w:color w:val="000000" w:themeColor="text1"/>
                <w:sz w:val="18"/>
                <w:szCs w:val="18"/>
              </w:rPr>
              <w:t>Exploration</w:t>
            </w:r>
          </w:p>
        </w:tc>
        <w:tc>
          <w:tcPr>
            <w:tcW w:w="1254" w:type="dxa"/>
            <w:tcPrChange w:id="615" w:author="Daniel Noble" w:date="2020-09-17T12:34:00Z">
              <w:tcPr>
                <w:tcW w:w="1350" w:type="dxa"/>
              </w:tcPr>
            </w:tcPrChange>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1076" w:type="dxa"/>
            <w:tcPrChange w:id="616" w:author="Daniel Noble" w:date="2020-09-17T12:34:00Z">
              <w:tcPr>
                <w:tcW w:w="971" w:type="dxa"/>
              </w:tcPr>
            </w:tcPrChange>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260" w:type="dxa"/>
            <w:tcPrChange w:id="617" w:author="Daniel Noble" w:date="2020-09-17T12:34:00Z">
              <w:tcPr>
                <w:tcW w:w="1090" w:type="dxa"/>
              </w:tcPr>
            </w:tcPrChange>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25" w:type="dxa"/>
            <w:tcPrChange w:id="618" w:author="Daniel Noble" w:date="2020-09-17T12:34:00Z">
              <w:tcPr>
                <w:tcW w:w="840" w:type="dxa"/>
              </w:tcPr>
            </w:tcPrChange>
          </w:tcPr>
          <w:p w14:paraId="3C3294E3" w14:textId="4BFD3184"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-0.2</w:t>
            </w:r>
            <w:r w:rsidR="002E1D5E" w:rsidRPr="00031937">
              <w:rPr>
                <w:rFonts w:ascii="Garamond" w:hAnsi="Garamond"/>
                <w:bCs/>
                <w:color w:val="000000" w:themeColor="text1"/>
                <w:sz w:val="18"/>
                <w:szCs w:val="18"/>
              </w:rPr>
              <w:t>5</w:t>
            </w:r>
          </w:p>
        </w:tc>
        <w:tc>
          <w:tcPr>
            <w:tcW w:w="1162" w:type="dxa"/>
            <w:tcPrChange w:id="619" w:author="Daniel Noble" w:date="2020-09-17T12:34:00Z">
              <w:tcPr>
                <w:tcW w:w="1230" w:type="dxa"/>
              </w:tcPr>
            </w:tcPrChange>
          </w:tcPr>
          <w:p w14:paraId="7B869E8E" w14:textId="246407B6"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-0.5</w:t>
            </w:r>
            <w:r w:rsidR="002E1D5E" w:rsidRPr="00031937">
              <w:rPr>
                <w:rFonts w:ascii="Garamond" w:hAnsi="Garamond"/>
                <w:bCs/>
                <w:color w:val="000000" w:themeColor="text1"/>
                <w:sz w:val="18"/>
                <w:szCs w:val="18"/>
              </w:rPr>
              <w:t>0</w:t>
            </w:r>
            <w:r w:rsidRPr="00031937">
              <w:rPr>
                <w:rFonts w:ascii="Garamond" w:hAnsi="Garamond"/>
                <w:bCs/>
                <w:color w:val="000000" w:themeColor="text1"/>
                <w:sz w:val="18"/>
                <w:szCs w:val="18"/>
              </w:rPr>
              <w:t>, 0.0</w:t>
            </w:r>
            <w:r w:rsidR="00C143A8" w:rsidRPr="00031937">
              <w:rPr>
                <w:rFonts w:ascii="Garamond" w:hAnsi="Garamond"/>
                <w:bCs/>
                <w:color w:val="000000" w:themeColor="text1"/>
                <w:sz w:val="18"/>
                <w:szCs w:val="18"/>
              </w:rPr>
              <w:t>1</w:t>
            </w:r>
          </w:p>
        </w:tc>
        <w:tc>
          <w:tcPr>
            <w:tcW w:w="938" w:type="dxa"/>
            <w:tcPrChange w:id="620" w:author="Daniel Noble" w:date="2020-09-17T12:34:00Z">
              <w:tcPr>
                <w:tcW w:w="970" w:type="dxa"/>
              </w:tcPr>
            </w:tcPrChange>
          </w:tcPr>
          <w:p w14:paraId="767DA279" w14:textId="1D694518"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0.0</w:t>
            </w:r>
            <w:r w:rsidR="00C143A8" w:rsidRPr="00031937">
              <w:rPr>
                <w:rFonts w:ascii="Garamond" w:hAnsi="Garamond"/>
                <w:bCs/>
                <w:color w:val="000000" w:themeColor="text1"/>
                <w:sz w:val="18"/>
                <w:szCs w:val="18"/>
              </w:rPr>
              <w:t>6</w:t>
            </w:r>
          </w:p>
        </w:tc>
        <w:tc>
          <w:tcPr>
            <w:tcW w:w="806" w:type="dxa"/>
            <w:tcPrChange w:id="621" w:author="Daniel Noble" w:date="2020-09-17T12:34:00Z">
              <w:tcPr>
                <w:tcW w:w="833" w:type="dxa"/>
              </w:tcPr>
            </w:tcPrChange>
          </w:tcPr>
          <w:p w14:paraId="7FE565D8" w14:textId="1EE1337E"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7</w:t>
            </w:r>
            <w:r w:rsidR="00C143A8" w:rsidRPr="00031937">
              <w:rPr>
                <w:rFonts w:ascii="Garamond" w:hAnsi="Garamond"/>
                <w:bCs/>
                <w:color w:val="000000" w:themeColor="text1"/>
                <w:sz w:val="18"/>
                <w:szCs w:val="18"/>
              </w:rPr>
              <w:t>8</w:t>
            </w:r>
          </w:p>
        </w:tc>
        <w:tc>
          <w:tcPr>
            <w:tcW w:w="759" w:type="dxa"/>
            <w:tcPrChange w:id="622" w:author="Daniel Noble" w:date="2020-09-17T12:34:00Z">
              <w:tcPr>
                <w:tcW w:w="760" w:type="dxa"/>
              </w:tcPr>
            </w:tcPrChange>
          </w:tcPr>
          <w:p w14:paraId="5203077A" w14:textId="6AA4EA0C"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16</w:t>
            </w:r>
          </w:p>
        </w:tc>
        <w:tc>
          <w:tcPr>
            <w:tcW w:w="770" w:type="dxa"/>
            <w:tcPrChange w:id="623" w:author="Daniel Noble" w:date="2020-09-17T12:34:00Z">
              <w:tcPr>
                <w:tcW w:w="770" w:type="dxa"/>
              </w:tcPr>
            </w:tcPrChange>
          </w:tcPr>
          <w:p w14:paraId="3CF87B19" w14:textId="675BCCEB" w:rsidR="008E2EC8" w:rsidRPr="00031937" w:rsidRDefault="008E2EC8" w:rsidP="003005B3">
            <w:pPr>
              <w:spacing w:line="276" w:lineRule="auto"/>
              <w:jc w:val="center"/>
              <w:rPr>
                <w:rFonts w:ascii="Garamond" w:hAnsi="Garamond"/>
                <w:bCs/>
                <w:color w:val="000000" w:themeColor="text1"/>
                <w:sz w:val="18"/>
                <w:szCs w:val="18"/>
              </w:rPr>
            </w:pPr>
            <w:r w:rsidRPr="00031937">
              <w:rPr>
                <w:rFonts w:ascii="Garamond" w:hAnsi="Garamond"/>
                <w:bCs/>
                <w:color w:val="000000" w:themeColor="text1"/>
                <w:sz w:val="18"/>
                <w:szCs w:val="18"/>
              </w:rPr>
              <w:t>9</w:t>
            </w:r>
          </w:p>
        </w:tc>
      </w:tr>
      <w:tr w:rsidR="008E2EC8" w:rsidRPr="007E3B63" w14:paraId="357CAFAA" w14:textId="23973903" w:rsidTr="008F6BA5">
        <w:tc>
          <w:tcPr>
            <w:tcW w:w="1356" w:type="dxa"/>
            <w:tcPrChange w:id="624" w:author="Daniel Noble" w:date="2020-09-17T12:34:00Z">
              <w:tcPr>
                <w:tcW w:w="1392" w:type="dxa"/>
              </w:tcPr>
            </w:tcPrChange>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254" w:type="dxa"/>
            <w:tcPrChange w:id="625" w:author="Daniel Noble" w:date="2020-09-17T12:34:00Z">
              <w:tcPr>
                <w:tcW w:w="1350" w:type="dxa"/>
              </w:tcPr>
            </w:tcPrChange>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1076" w:type="dxa"/>
            <w:tcPrChange w:id="626" w:author="Daniel Noble" w:date="2020-09-17T12:34:00Z">
              <w:tcPr>
                <w:tcW w:w="971" w:type="dxa"/>
              </w:tcPr>
            </w:tcPrChange>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260" w:type="dxa"/>
            <w:tcPrChange w:id="627" w:author="Daniel Noble" w:date="2020-09-17T12:34:00Z">
              <w:tcPr>
                <w:tcW w:w="1090" w:type="dxa"/>
              </w:tcPr>
            </w:tcPrChange>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25" w:type="dxa"/>
            <w:tcPrChange w:id="628" w:author="Daniel Noble" w:date="2020-09-17T12:34:00Z">
              <w:tcPr>
                <w:tcW w:w="840" w:type="dxa"/>
              </w:tcPr>
            </w:tcPrChange>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162" w:type="dxa"/>
            <w:tcPrChange w:id="629" w:author="Daniel Noble" w:date="2020-09-17T12:34:00Z">
              <w:tcPr>
                <w:tcW w:w="1230" w:type="dxa"/>
              </w:tcPr>
            </w:tcPrChange>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38" w:type="dxa"/>
            <w:tcPrChange w:id="630" w:author="Daniel Noble" w:date="2020-09-17T12:34:00Z">
              <w:tcPr>
                <w:tcW w:w="970" w:type="dxa"/>
              </w:tcPr>
            </w:tcPrChange>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06" w:type="dxa"/>
            <w:tcPrChange w:id="631" w:author="Daniel Noble" w:date="2020-09-17T12:34:00Z">
              <w:tcPr>
                <w:tcW w:w="833" w:type="dxa"/>
              </w:tcPr>
            </w:tcPrChange>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59" w:type="dxa"/>
            <w:tcPrChange w:id="632" w:author="Daniel Noble" w:date="2020-09-17T12:34:00Z">
              <w:tcPr>
                <w:tcW w:w="760" w:type="dxa"/>
              </w:tcPr>
            </w:tcPrChange>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Change w:id="633" w:author="Daniel Noble" w:date="2020-09-17T12:34:00Z">
              <w:tcPr>
                <w:tcW w:w="770" w:type="dxa"/>
              </w:tcPr>
            </w:tcPrChange>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149E1065" w14:textId="77777777" w:rsidTr="008F6BA5">
        <w:tc>
          <w:tcPr>
            <w:tcW w:w="7871" w:type="dxa"/>
            <w:gridSpan w:val="7"/>
            <w:tcPrChange w:id="634" w:author="Daniel Noble" w:date="2020-09-17T12:34:00Z">
              <w:tcPr>
                <w:tcW w:w="7843" w:type="dxa"/>
                <w:gridSpan w:val="7"/>
              </w:tcPr>
            </w:tcPrChange>
          </w:tcPr>
          <w:p w14:paraId="7E9C1BBA"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635" w:author="Daniel Noble" w:date="2020-09-17T12:34:00Z">
              <w:tcPr>
                <w:tcW w:w="833" w:type="dxa"/>
              </w:tcPr>
            </w:tcPrChange>
          </w:tcPr>
          <w:p w14:paraId="45E0B51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636" w:author="Daniel Noble" w:date="2020-09-17T12:34:00Z">
              <w:tcPr>
                <w:tcW w:w="760" w:type="dxa"/>
              </w:tcPr>
            </w:tcPrChange>
          </w:tcPr>
          <w:p w14:paraId="588F28D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637" w:author="Daniel Noble" w:date="2020-09-17T12:34:00Z">
              <w:tcPr>
                <w:tcW w:w="770" w:type="dxa"/>
              </w:tcPr>
            </w:tcPrChange>
          </w:tcPr>
          <w:p w14:paraId="071D930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41BFF831" w14:textId="040CF0EF" w:rsidTr="008F6BA5">
        <w:tc>
          <w:tcPr>
            <w:tcW w:w="7871" w:type="dxa"/>
            <w:gridSpan w:val="7"/>
            <w:tcPrChange w:id="638" w:author="Daniel Noble" w:date="2020-09-17T12:34:00Z">
              <w:tcPr>
                <w:tcW w:w="7843" w:type="dxa"/>
                <w:gridSpan w:val="7"/>
              </w:tcPr>
            </w:tcPrChange>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06" w:type="dxa"/>
            <w:tcPrChange w:id="639" w:author="Daniel Noble" w:date="2020-09-17T12:34:00Z">
              <w:tcPr>
                <w:tcW w:w="833" w:type="dxa"/>
              </w:tcPr>
            </w:tcPrChange>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640" w:author="Daniel Noble" w:date="2020-09-17T12:34:00Z">
              <w:tcPr>
                <w:tcW w:w="760" w:type="dxa"/>
              </w:tcPr>
            </w:tcPrChange>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641" w:author="Daniel Noble" w:date="2020-09-17T12:34:00Z">
              <w:tcPr>
                <w:tcW w:w="770" w:type="dxa"/>
              </w:tcPr>
            </w:tcPrChange>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8F6BA5">
        <w:tc>
          <w:tcPr>
            <w:tcW w:w="1356" w:type="dxa"/>
            <w:tcPrChange w:id="642" w:author="Daniel Noble" w:date="2020-09-17T12:34:00Z">
              <w:tcPr>
                <w:tcW w:w="1392" w:type="dxa"/>
              </w:tcPr>
            </w:tcPrChange>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643" w:author="Daniel Noble" w:date="2020-09-17T12:34:00Z">
              <w:tcPr>
                <w:tcW w:w="1350" w:type="dxa"/>
              </w:tcPr>
            </w:tcPrChange>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644" w:author="Daniel Noble" w:date="2020-09-17T12:34:00Z">
              <w:tcPr>
                <w:tcW w:w="971" w:type="dxa"/>
              </w:tcPr>
            </w:tcPrChange>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260" w:type="dxa"/>
            <w:tcPrChange w:id="645" w:author="Daniel Noble" w:date="2020-09-17T12:34:00Z">
              <w:tcPr>
                <w:tcW w:w="1090" w:type="dxa"/>
              </w:tcPr>
            </w:tcPrChange>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25" w:type="dxa"/>
            <w:tcPrChange w:id="646" w:author="Daniel Noble" w:date="2020-09-17T12:34:00Z">
              <w:tcPr>
                <w:tcW w:w="840" w:type="dxa"/>
              </w:tcPr>
            </w:tcPrChange>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162" w:type="dxa"/>
            <w:tcPrChange w:id="647" w:author="Daniel Noble" w:date="2020-09-17T12:34:00Z">
              <w:tcPr>
                <w:tcW w:w="1230" w:type="dxa"/>
              </w:tcPr>
            </w:tcPrChange>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38" w:type="dxa"/>
            <w:tcPrChange w:id="648" w:author="Daniel Noble" w:date="2020-09-17T12:34:00Z">
              <w:tcPr>
                <w:tcW w:w="970" w:type="dxa"/>
              </w:tcPr>
            </w:tcPrChange>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06" w:type="dxa"/>
            <w:tcPrChange w:id="649" w:author="Daniel Noble" w:date="2020-09-17T12:34:00Z">
              <w:tcPr>
                <w:tcW w:w="833" w:type="dxa"/>
              </w:tcPr>
            </w:tcPrChange>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59" w:type="dxa"/>
            <w:tcPrChange w:id="650" w:author="Daniel Noble" w:date="2020-09-17T12:34:00Z">
              <w:tcPr>
                <w:tcW w:w="760" w:type="dxa"/>
              </w:tcPr>
            </w:tcPrChange>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Change w:id="651" w:author="Daniel Noble" w:date="2020-09-17T12:34:00Z">
              <w:tcPr>
                <w:tcW w:w="770" w:type="dxa"/>
              </w:tcPr>
            </w:tcPrChange>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8F6BA5">
        <w:tc>
          <w:tcPr>
            <w:tcW w:w="1356" w:type="dxa"/>
            <w:tcPrChange w:id="652" w:author="Daniel Noble" w:date="2020-09-17T12:34:00Z">
              <w:tcPr>
                <w:tcW w:w="1392" w:type="dxa"/>
              </w:tcPr>
            </w:tcPrChange>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254" w:type="dxa"/>
            <w:tcPrChange w:id="653" w:author="Daniel Noble" w:date="2020-09-17T12:34:00Z">
              <w:tcPr>
                <w:tcW w:w="1350" w:type="dxa"/>
              </w:tcPr>
            </w:tcPrChange>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076" w:type="dxa"/>
            <w:tcPrChange w:id="654" w:author="Daniel Noble" w:date="2020-09-17T12:34:00Z">
              <w:tcPr>
                <w:tcW w:w="971" w:type="dxa"/>
              </w:tcPr>
            </w:tcPrChange>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260" w:type="dxa"/>
            <w:tcPrChange w:id="655" w:author="Daniel Noble" w:date="2020-09-17T12:34:00Z">
              <w:tcPr>
                <w:tcW w:w="1090" w:type="dxa"/>
              </w:tcPr>
            </w:tcPrChange>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25" w:type="dxa"/>
            <w:tcPrChange w:id="656" w:author="Daniel Noble" w:date="2020-09-17T12:34:00Z">
              <w:tcPr>
                <w:tcW w:w="840" w:type="dxa"/>
              </w:tcPr>
            </w:tcPrChange>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162" w:type="dxa"/>
            <w:tcPrChange w:id="657" w:author="Daniel Noble" w:date="2020-09-17T12:34:00Z">
              <w:tcPr>
                <w:tcW w:w="1230" w:type="dxa"/>
              </w:tcPr>
            </w:tcPrChange>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38" w:type="dxa"/>
            <w:tcPrChange w:id="658" w:author="Daniel Noble" w:date="2020-09-17T12:34:00Z">
              <w:tcPr>
                <w:tcW w:w="970" w:type="dxa"/>
              </w:tcPr>
            </w:tcPrChange>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06" w:type="dxa"/>
            <w:tcPrChange w:id="659" w:author="Daniel Noble" w:date="2020-09-17T12:34:00Z">
              <w:tcPr>
                <w:tcW w:w="833" w:type="dxa"/>
              </w:tcPr>
            </w:tcPrChange>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59" w:type="dxa"/>
            <w:tcPrChange w:id="660" w:author="Daniel Noble" w:date="2020-09-17T12:34:00Z">
              <w:tcPr>
                <w:tcW w:w="760" w:type="dxa"/>
              </w:tcPr>
            </w:tcPrChange>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Change w:id="661" w:author="Daniel Noble" w:date="2020-09-17T12:34:00Z">
              <w:tcPr>
                <w:tcW w:w="770" w:type="dxa"/>
              </w:tcPr>
            </w:tcPrChange>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8F6BA5">
        <w:tc>
          <w:tcPr>
            <w:tcW w:w="1356" w:type="dxa"/>
            <w:tcPrChange w:id="662" w:author="Daniel Noble" w:date="2020-09-17T12:34:00Z">
              <w:tcPr>
                <w:tcW w:w="1392" w:type="dxa"/>
              </w:tcPr>
            </w:tcPrChange>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663" w:author="Daniel Noble" w:date="2020-09-17T12:34:00Z">
              <w:tcPr>
                <w:tcW w:w="1350" w:type="dxa"/>
              </w:tcPr>
            </w:tcPrChange>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1076" w:type="dxa"/>
            <w:tcPrChange w:id="664" w:author="Daniel Noble" w:date="2020-09-17T12:34:00Z">
              <w:tcPr>
                <w:tcW w:w="971" w:type="dxa"/>
              </w:tcPr>
            </w:tcPrChange>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260" w:type="dxa"/>
            <w:tcPrChange w:id="665" w:author="Daniel Noble" w:date="2020-09-17T12:34:00Z">
              <w:tcPr>
                <w:tcW w:w="1090" w:type="dxa"/>
              </w:tcPr>
            </w:tcPrChange>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25" w:type="dxa"/>
            <w:tcPrChange w:id="666" w:author="Daniel Noble" w:date="2020-09-17T12:34:00Z">
              <w:tcPr>
                <w:tcW w:w="840" w:type="dxa"/>
              </w:tcPr>
            </w:tcPrChange>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Change w:id="667" w:author="Daniel Noble" w:date="2020-09-17T12:34:00Z">
              <w:tcPr>
                <w:tcW w:w="1230" w:type="dxa"/>
              </w:tcPr>
            </w:tcPrChange>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38" w:type="dxa"/>
            <w:tcPrChange w:id="668" w:author="Daniel Noble" w:date="2020-09-17T12:34:00Z">
              <w:tcPr>
                <w:tcW w:w="970" w:type="dxa"/>
              </w:tcPr>
            </w:tcPrChange>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06" w:type="dxa"/>
            <w:tcPrChange w:id="669" w:author="Daniel Noble" w:date="2020-09-17T12:34:00Z">
              <w:tcPr>
                <w:tcW w:w="833" w:type="dxa"/>
              </w:tcPr>
            </w:tcPrChange>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59" w:type="dxa"/>
            <w:tcPrChange w:id="670" w:author="Daniel Noble" w:date="2020-09-17T12:34:00Z">
              <w:tcPr>
                <w:tcW w:w="760" w:type="dxa"/>
              </w:tcPr>
            </w:tcPrChange>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Change w:id="671" w:author="Daniel Noble" w:date="2020-09-17T12:34:00Z">
              <w:tcPr>
                <w:tcW w:w="770" w:type="dxa"/>
              </w:tcPr>
            </w:tcPrChange>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8F6BA5">
        <w:tc>
          <w:tcPr>
            <w:tcW w:w="1356" w:type="dxa"/>
            <w:tcPrChange w:id="672" w:author="Daniel Noble" w:date="2020-09-17T12:34:00Z">
              <w:tcPr>
                <w:tcW w:w="1392" w:type="dxa"/>
              </w:tcPr>
            </w:tcPrChange>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254" w:type="dxa"/>
            <w:tcPrChange w:id="673" w:author="Daniel Noble" w:date="2020-09-17T12:34:00Z">
              <w:tcPr>
                <w:tcW w:w="1350" w:type="dxa"/>
              </w:tcPr>
            </w:tcPrChange>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1076" w:type="dxa"/>
            <w:tcPrChange w:id="674" w:author="Daniel Noble" w:date="2020-09-17T12:34:00Z">
              <w:tcPr>
                <w:tcW w:w="971" w:type="dxa"/>
              </w:tcPr>
            </w:tcPrChange>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260" w:type="dxa"/>
            <w:tcPrChange w:id="675" w:author="Daniel Noble" w:date="2020-09-17T12:34:00Z">
              <w:tcPr>
                <w:tcW w:w="1090" w:type="dxa"/>
              </w:tcPr>
            </w:tcPrChange>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25" w:type="dxa"/>
            <w:tcPrChange w:id="676" w:author="Daniel Noble" w:date="2020-09-17T12:34:00Z">
              <w:tcPr>
                <w:tcW w:w="840" w:type="dxa"/>
              </w:tcPr>
            </w:tcPrChange>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162" w:type="dxa"/>
            <w:tcPrChange w:id="677" w:author="Daniel Noble" w:date="2020-09-17T12:34:00Z">
              <w:tcPr>
                <w:tcW w:w="1230" w:type="dxa"/>
              </w:tcPr>
            </w:tcPrChange>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38" w:type="dxa"/>
            <w:tcPrChange w:id="678" w:author="Daniel Noble" w:date="2020-09-17T12:34:00Z">
              <w:tcPr>
                <w:tcW w:w="970" w:type="dxa"/>
              </w:tcPr>
            </w:tcPrChange>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06" w:type="dxa"/>
            <w:tcPrChange w:id="679" w:author="Daniel Noble" w:date="2020-09-17T12:34:00Z">
              <w:tcPr>
                <w:tcW w:w="833" w:type="dxa"/>
              </w:tcPr>
            </w:tcPrChange>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59" w:type="dxa"/>
            <w:tcPrChange w:id="680" w:author="Daniel Noble" w:date="2020-09-17T12:34:00Z">
              <w:tcPr>
                <w:tcW w:w="760" w:type="dxa"/>
              </w:tcPr>
            </w:tcPrChange>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Change w:id="681" w:author="Daniel Noble" w:date="2020-09-17T12:34:00Z">
              <w:tcPr>
                <w:tcW w:w="770" w:type="dxa"/>
              </w:tcPr>
            </w:tcPrChange>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8F6BA5">
        <w:tc>
          <w:tcPr>
            <w:tcW w:w="1356" w:type="dxa"/>
            <w:tcPrChange w:id="682" w:author="Daniel Noble" w:date="2020-09-17T12:34:00Z">
              <w:tcPr>
                <w:tcW w:w="1392" w:type="dxa"/>
              </w:tcPr>
            </w:tcPrChange>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683" w:author="Daniel Noble" w:date="2020-09-17T12:34:00Z">
              <w:tcPr>
                <w:tcW w:w="1350" w:type="dxa"/>
              </w:tcPr>
            </w:tcPrChange>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684" w:author="Daniel Noble" w:date="2020-09-17T12:34:00Z">
              <w:tcPr>
                <w:tcW w:w="971" w:type="dxa"/>
              </w:tcPr>
            </w:tcPrChange>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260" w:type="dxa"/>
            <w:tcPrChange w:id="685" w:author="Daniel Noble" w:date="2020-09-17T12:34:00Z">
              <w:tcPr>
                <w:tcW w:w="1090" w:type="dxa"/>
              </w:tcPr>
            </w:tcPrChange>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25" w:type="dxa"/>
            <w:tcPrChange w:id="686" w:author="Daniel Noble" w:date="2020-09-17T12:34:00Z">
              <w:tcPr>
                <w:tcW w:w="840" w:type="dxa"/>
              </w:tcPr>
            </w:tcPrChange>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162" w:type="dxa"/>
            <w:tcPrChange w:id="687" w:author="Daniel Noble" w:date="2020-09-17T12:34:00Z">
              <w:tcPr>
                <w:tcW w:w="1230" w:type="dxa"/>
              </w:tcPr>
            </w:tcPrChange>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38" w:type="dxa"/>
            <w:tcPrChange w:id="688" w:author="Daniel Noble" w:date="2020-09-17T12:34:00Z">
              <w:tcPr>
                <w:tcW w:w="970" w:type="dxa"/>
              </w:tcPr>
            </w:tcPrChange>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06" w:type="dxa"/>
            <w:tcPrChange w:id="689" w:author="Daniel Noble" w:date="2020-09-17T12:34:00Z">
              <w:tcPr>
                <w:tcW w:w="833" w:type="dxa"/>
              </w:tcPr>
            </w:tcPrChange>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59" w:type="dxa"/>
            <w:tcPrChange w:id="690" w:author="Daniel Noble" w:date="2020-09-17T12:34:00Z">
              <w:tcPr>
                <w:tcW w:w="760" w:type="dxa"/>
              </w:tcPr>
            </w:tcPrChange>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Change w:id="691" w:author="Daniel Noble" w:date="2020-09-17T12:34:00Z">
              <w:tcPr>
                <w:tcW w:w="770" w:type="dxa"/>
              </w:tcPr>
            </w:tcPrChange>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014D05D6" w14:textId="77777777" w:rsidTr="008F6BA5">
        <w:tc>
          <w:tcPr>
            <w:tcW w:w="7871" w:type="dxa"/>
            <w:gridSpan w:val="7"/>
            <w:tcPrChange w:id="692" w:author="Daniel Noble" w:date="2020-09-17T12:34:00Z">
              <w:tcPr>
                <w:tcW w:w="7843" w:type="dxa"/>
                <w:gridSpan w:val="7"/>
              </w:tcPr>
            </w:tcPrChange>
          </w:tcPr>
          <w:p w14:paraId="39D89CE2"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693" w:author="Daniel Noble" w:date="2020-09-17T12:34:00Z">
              <w:tcPr>
                <w:tcW w:w="833" w:type="dxa"/>
              </w:tcPr>
            </w:tcPrChange>
          </w:tcPr>
          <w:p w14:paraId="460751A8"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694" w:author="Daniel Noble" w:date="2020-09-17T12:34:00Z">
              <w:tcPr>
                <w:tcW w:w="760" w:type="dxa"/>
              </w:tcPr>
            </w:tcPrChange>
          </w:tcPr>
          <w:p w14:paraId="21D485C8"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695" w:author="Daniel Noble" w:date="2020-09-17T12:34:00Z">
              <w:tcPr>
                <w:tcW w:w="770" w:type="dxa"/>
              </w:tcPr>
            </w:tcPrChange>
          </w:tcPr>
          <w:p w14:paraId="711D04C6"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B04865A" w14:textId="68ECE4E3" w:rsidTr="008F6BA5">
        <w:tc>
          <w:tcPr>
            <w:tcW w:w="7871" w:type="dxa"/>
            <w:gridSpan w:val="7"/>
            <w:tcPrChange w:id="696" w:author="Daniel Noble" w:date="2020-09-17T12:34:00Z">
              <w:tcPr>
                <w:tcW w:w="7843" w:type="dxa"/>
                <w:gridSpan w:val="7"/>
              </w:tcPr>
            </w:tcPrChange>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06" w:type="dxa"/>
            <w:tcPrChange w:id="697" w:author="Daniel Noble" w:date="2020-09-17T12:34:00Z">
              <w:tcPr>
                <w:tcW w:w="833" w:type="dxa"/>
              </w:tcPr>
            </w:tcPrChange>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698" w:author="Daniel Noble" w:date="2020-09-17T12:34:00Z">
              <w:tcPr>
                <w:tcW w:w="760" w:type="dxa"/>
              </w:tcPr>
            </w:tcPrChange>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699" w:author="Daniel Noble" w:date="2020-09-17T12:34:00Z">
              <w:tcPr>
                <w:tcW w:w="770" w:type="dxa"/>
              </w:tcPr>
            </w:tcPrChange>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8F6BA5">
        <w:tc>
          <w:tcPr>
            <w:tcW w:w="1356" w:type="dxa"/>
            <w:tcPrChange w:id="700" w:author="Daniel Noble" w:date="2020-09-17T12:34:00Z">
              <w:tcPr>
                <w:tcW w:w="1392" w:type="dxa"/>
              </w:tcPr>
            </w:tcPrChange>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254" w:type="dxa"/>
            <w:tcPrChange w:id="701" w:author="Daniel Noble" w:date="2020-09-17T12:34:00Z">
              <w:tcPr>
                <w:tcW w:w="1350" w:type="dxa"/>
              </w:tcPr>
            </w:tcPrChange>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Change w:id="702" w:author="Daniel Noble" w:date="2020-09-17T12:34:00Z">
              <w:tcPr>
                <w:tcW w:w="971" w:type="dxa"/>
              </w:tcPr>
            </w:tcPrChange>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260" w:type="dxa"/>
            <w:tcPrChange w:id="703" w:author="Daniel Noble" w:date="2020-09-17T12:34:00Z">
              <w:tcPr>
                <w:tcW w:w="1090" w:type="dxa"/>
              </w:tcPr>
            </w:tcPrChange>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Change w:id="704" w:author="Daniel Noble" w:date="2020-09-17T12:34:00Z">
              <w:tcPr>
                <w:tcW w:w="840" w:type="dxa"/>
              </w:tcPr>
            </w:tcPrChange>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Change w:id="705" w:author="Daniel Noble" w:date="2020-09-17T12:34:00Z">
              <w:tcPr>
                <w:tcW w:w="1230" w:type="dxa"/>
              </w:tcPr>
            </w:tcPrChange>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Change w:id="706" w:author="Daniel Noble" w:date="2020-09-17T12:34:00Z">
              <w:tcPr>
                <w:tcW w:w="970" w:type="dxa"/>
              </w:tcPr>
            </w:tcPrChange>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06" w:type="dxa"/>
            <w:tcPrChange w:id="707" w:author="Daniel Noble" w:date="2020-09-17T12:34:00Z">
              <w:tcPr>
                <w:tcW w:w="833" w:type="dxa"/>
              </w:tcPr>
            </w:tcPrChange>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59" w:type="dxa"/>
            <w:tcPrChange w:id="708" w:author="Daniel Noble" w:date="2020-09-17T12:34:00Z">
              <w:tcPr>
                <w:tcW w:w="760" w:type="dxa"/>
              </w:tcPr>
            </w:tcPrChange>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Change w:id="709" w:author="Daniel Noble" w:date="2020-09-17T12:34:00Z">
              <w:tcPr>
                <w:tcW w:w="770" w:type="dxa"/>
              </w:tcPr>
            </w:tcPrChange>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8F6BA5">
        <w:tc>
          <w:tcPr>
            <w:tcW w:w="1356" w:type="dxa"/>
            <w:tcPrChange w:id="710" w:author="Daniel Noble" w:date="2020-09-17T12:34:00Z">
              <w:tcPr>
                <w:tcW w:w="1392" w:type="dxa"/>
              </w:tcPr>
            </w:tcPrChange>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254" w:type="dxa"/>
            <w:tcPrChange w:id="711" w:author="Daniel Noble" w:date="2020-09-17T12:34:00Z">
              <w:tcPr>
                <w:tcW w:w="1350" w:type="dxa"/>
              </w:tcPr>
            </w:tcPrChange>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712" w:author="Daniel Noble" w:date="2020-09-17T12:34:00Z">
              <w:tcPr>
                <w:tcW w:w="971" w:type="dxa"/>
              </w:tcPr>
            </w:tcPrChange>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260" w:type="dxa"/>
            <w:tcPrChange w:id="713" w:author="Daniel Noble" w:date="2020-09-17T12:34:00Z">
              <w:tcPr>
                <w:tcW w:w="1090" w:type="dxa"/>
              </w:tcPr>
            </w:tcPrChange>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25" w:type="dxa"/>
            <w:tcPrChange w:id="714" w:author="Daniel Noble" w:date="2020-09-17T12:34:00Z">
              <w:tcPr>
                <w:tcW w:w="840" w:type="dxa"/>
              </w:tcPr>
            </w:tcPrChange>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162" w:type="dxa"/>
            <w:tcPrChange w:id="715" w:author="Daniel Noble" w:date="2020-09-17T12:34:00Z">
              <w:tcPr>
                <w:tcW w:w="1230" w:type="dxa"/>
              </w:tcPr>
            </w:tcPrChange>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38" w:type="dxa"/>
            <w:tcPrChange w:id="716" w:author="Daniel Noble" w:date="2020-09-17T12:34:00Z">
              <w:tcPr>
                <w:tcW w:w="970" w:type="dxa"/>
              </w:tcPr>
            </w:tcPrChange>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06" w:type="dxa"/>
            <w:tcPrChange w:id="717" w:author="Daniel Noble" w:date="2020-09-17T12:34:00Z">
              <w:tcPr>
                <w:tcW w:w="833" w:type="dxa"/>
              </w:tcPr>
            </w:tcPrChange>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59" w:type="dxa"/>
            <w:tcPrChange w:id="718" w:author="Daniel Noble" w:date="2020-09-17T12:34:00Z">
              <w:tcPr>
                <w:tcW w:w="760" w:type="dxa"/>
              </w:tcPr>
            </w:tcPrChange>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Change w:id="719" w:author="Daniel Noble" w:date="2020-09-17T12:34:00Z">
              <w:tcPr>
                <w:tcW w:w="770" w:type="dxa"/>
              </w:tcPr>
            </w:tcPrChange>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8F6BA5">
        <w:tc>
          <w:tcPr>
            <w:tcW w:w="1356" w:type="dxa"/>
            <w:tcPrChange w:id="720" w:author="Daniel Noble" w:date="2020-09-17T12:34:00Z">
              <w:tcPr>
                <w:tcW w:w="1392" w:type="dxa"/>
              </w:tcPr>
            </w:tcPrChange>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254" w:type="dxa"/>
            <w:tcPrChange w:id="721" w:author="Daniel Noble" w:date="2020-09-17T12:34:00Z">
              <w:tcPr>
                <w:tcW w:w="1350" w:type="dxa"/>
              </w:tcPr>
            </w:tcPrChange>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1076" w:type="dxa"/>
            <w:tcPrChange w:id="722" w:author="Daniel Noble" w:date="2020-09-17T12:34:00Z">
              <w:tcPr>
                <w:tcW w:w="971" w:type="dxa"/>
              </w:tcPr>
            </w:tcPrChange>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260" w:type="dxa"/>
            <w:tcPrChange w:id="723" w:author="Daniel Noble" w:date="2020-09-17T12:34:00Z">
              <w:tcPr>
                <w:tcW w:w="1090" w:type="dxa"/>
              </w:tcPr>
            </w:tcPrChange>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25" w:type="dxa"/>
            <w:tcPrChange w:id="724" w:author="Daniel Noble" w:date="2020-09-17T12:34:00Z">
              <w:tcPr>
                <w:tcW w:w="840" w:type="dxa"/>
              </w:tcPr>
            </w:tcPrChange>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162" w:type="dxa"/>
            <w:tcPrChange w:id="725" w:author="Daniel Noble" w:date="2020-09-17T12:34:00Z">
              <w:tcPr>
                <w:tcW w:w="1230" w:type="dxa"/>
              </w:tcPr>
            </w:tcPrChange>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38" w:type="dxa"/>
            <w:tcPrChange w:id="726" w:author="Daniel Noble" w:date="2020-09-17T12:34:00Z">
              <w:tcPr>
                <w:tcW w:w="970" w:type="dxa"/>
              </w:tcPr>
            </w:tcPrChange>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06" w:type="dxa"/>
            <w:tcPrChange w:id="727" w:author="Daniel Noble" w:date="2020-09-17T12:34:00Z">
              <w:tcPr>
                <w:tcW w:w="833" w:type="dxa"/>
              </w:tcPr>
            </w:tcPrChange>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59" w:type="dxa"/>
            <w:tcPrChange w:id="728" w:author="Daniel Noble" w:date="2020-09-17T12:34:00Z">
              <w:tcPr>
                <w:tcW w:w="760" w:type="dxa"/>
              </w:tcPr>
            </w:tcPrChange>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Change w:id="729" w:author="Daniel Noble" w:date="2020-09-17T12:34:00Z">
              <w:tcPr>
                <w:tcW w:w="770" w:type="dxa"/>
              </w:tcPr>
            </w:tcPrChange>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8F6BA5">
        <w:tc>
          <w:tcPr>
            <w:tcW w:w="1356" w:type="dxa"/>
            <w:tcPrChange w:id="730" w:author="Daniel Noble" w:date="2020-09-17T12:34:00Z">
              <w:tcPr>
                <w:tcW w:w="1392" w:type="dxa"/>
              </w:tcPr>
            </w:tcPrChange>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731" w:author="Daniel Noble" w:date="2020-09-17T12:34:00Z">
              <w:tcPr>
                <w:tcW w:w="1350" w:type="dxa"/>
              </w:tcPr>
            </w:tcPrChange>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076" w:type="dxa"/>
            <w:tcPrChange w:id="732" w:author="Daniel Noble" w:date="2020-09-17T12:34:00Z">
              <w:tcPr>
                <w:tcW w:w="971" w:type="dxa"/>
              </w:tcPr>
            </w:tcPrChange>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260" w:type="dxa"/>
            <w:tcPrChange w:id="733" w:author="Daniel Noble" w:date="2020-09-17T12:34:00Z">
              <w:tcPr>
                <w:tcW w:w="1090" w:type="dxa"/>
              </w:tcPr>
            </w:tcPrChange>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25" w:type="dxa"/>
            <w:tcPrChange w:id="734" w:author="Daniel Noble" w:date="2020-09-17T12:34:00Z">
              <w:tcPr>
                <w:tcW w:w="840" w:type="dxa"/>
              </w:tcPr>
            </w:tcPrChange>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162" w:type="dxa"/>
            <w:tcPrChange w:id="735" w:author="Daniel Noble" w:date="2020-09-17T12:34:00Z">
              <w:tcPr>
                <w:tcW w:w="1230" w:type="dxa"/>
              </w:tcPr>
            </w:tcPrChange>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38" w:type="dxa"/>
            <w:tcPrChange w:id="736" w:author="Daniel Noble" w:date="2020-09-17T12:34:00Z">
              <w:tcPr>
                <w:tcW w:w="970" w:type="dxa"/>
              </w:tcPr>
            </w:tcPrChange>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06" w:type="dxa"/>
            <w:tcPrChange w:id="737" w:author="Daniel Noble" w:date="2020-09-17T12:34:00Z">
              <w:tcPr>
                <w:tcW w:w="833" w:type="dxa"/>
              </w:tcPr>
            </w:tcPrChange>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59" w:type="dxa"/>
            <w:tcPrChange w:id="738" w:author="Daniel Noble" w:date="2020-09-17T12:34:00Z">
              <w:tcPr>
                <w:tcW w:w="760" w:type="dxa"/>
              </w:tcPr>
            </w:tcPrChange>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Change w:id="739" w:author="Daniel Noble" w:date="2020-09-17T12:34:00Z">
              <w:tcPr>
                <w:tcW w:w="770" w:type="dxa"/>
              </w:tcPr>
            </w:tcPrChange>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8F6BA5">
        <w:tc>
          <w:tcPr>
            <w:tcW w:w="1356" w:type="dxa"/>
            <w:tcPrChange w:id="740" w:author="Daniel Noble" w:date="2020-09-17T12:34:00Z">
              <w:tcPr>
                <w:tcW w:w="1392" w:type="dxa"/>
              </w:tcPr>
            </w:tcPrChange>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741" w:author="Daniel Noble" w:date="2020-09-17T12:34:00Z">
              <w:tcPr>
                <w:tcW w:w="1350" w:type="dxa"/>
              </w:tcPr>
            </w:tcPrChange>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1076" w:type="dxa"/>
            <w:tcPrChange w:id="742" w:author="Daniel Noble" w:date="2020-09-17T12:34:00Z">
              <w:tcPr>
                <w:tcW w:w="971" w:type="dxa"/>
              </w:tcPr>
            </w:tcPrChange>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260" w:type="dxa"/>
            <w:tcPrChange w:id="743" w:author="Daniel Noble" w:date="2020-09-17T12:34:00Z">
              <w:tcPr>
                <w:tcW w:w="1090" w:type="dxa"/>
              </w:tcPr>
            </w:tcPrChange>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25" w:type="dxa"/>
            <w:tcPrChange w:id="744" w:author="Daniel Noble" w:date="2020-09-17T12:34:00Z">
              <w:tcPr>
                <w:tcW w:w="840" w:type="dxa"/>
              </w:tcPr>
            </w:tcPrChange>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162" w:type="dxa"/>
            <w:tcPrChange w:id="745" w:author="Daniel Noble" w:date="2020-09-17T12:34:00Z">
              <w:tcPr>
                <w:tcW w:w="1230" w:type="dxa"/>
              </w:tcPr>
            </w:tcPrChange>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38" w:type="dxa"/>
            <w:tcPrChange w:id="746" w:author="Daniel Noble" w:date="2020-09-17T12:34:00Z">
              <w:tcPr>
                <w:tcW w:w="970" w:type="dxa"/>
              </w:tcPr>
            </w:tcPrChange>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06" w:type="dxa"/>
            <w:tcPrChange w:id="747" w:author="Daniel Noble" w:date="2020-09-17T12:34:00Z">
              <w:tcPr>
                <w:tcW w:w="833" w:type="dxa"/>
              </w:tcPr>
            </w:tcPrChange>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59" w:type="dxa"/>
            <w:tcPrChange w:id="748" w:author="Daniel Noble" w:date="2020-09-17T12:34:00Z">
              <w:tcPr>
                <w:tcW w:w="760" w:type="dxa"/>
              </w:tcPr>
            </w:tcPrChange>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Change w:id="749" w:author="Daniel Noble" w:date="2020-09-17T12:34:00Z">
              <w:tcPr>
                <w:tcW w:w="770" w:type="dxa"/>
              </w:tcPr>
            </w:tcPrChange>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413872" w:rsidRPr="007E3B63" w14:paraId="3FAE9681" w14:textId="77777777" w:rsidTr="008F6BA5">
        <w:tc>
          <w:tcPr>
            <w:tcW w:w="7871" w:type="dxa"/>
            <w:gridSpan w:val="7"/>
            <w:tcPrChange w:id="750" w:author="Daniel Noble" w:date="2020-09-17T12:34:00Z">
              <w:tcPr>
                <w:tcW w:w="7843" w:type="dxa"/>
                <w:gridSpan w:val="7"/>
              </w:tcPr>
            </w:tcPrChange>
          </w:tcPr>
          <w:p w14:paraId="594471B1" w14:textId="77777777" w:rsidR="00413872" w:rsidRPr="008E2EC8" w:rsidRDefault="00413872" w:rsidP="003005B3">
            <w:pPr>
              <w:spacing w:line="276" w:lineRule="auto"/>
              <w:rPr>
                <w:rFonts w:ascii="Garamond" w:hAnsi="Garamond"/>
                <w:b/>
                <w:i/>
                <w:color w:val="000000" w:themeColor="text1"/>
                <w:sz w:val="18"/>
                <w:szCs w:val="18"/>
              </w:rPr>
            </w:pPr>
          </w:p>
        </w:tc>
        <w:tc>
          <w:tcPr>
            <w:tcW w:w="806" w:type="dxa"/>
            <w:tcPrChange w:id="751" w:author="Daniel Noble" w:date="2020-09-17T12:34:00Z">
              <w:tcPr>
                <w:tcW w:w="833" w:type="dxa"/>
              </w:tcPr>
            </w:tcPrChange>
          </w:tcPr>
          <w:p w14:paraId="31CA8831" w14:textId="77777777" w:rsidR="00413872" w:rsidRPr="008E2EC8" w:rsidRDefault="00413872" w:rsidP="003005B3">
            <w:pPr>
              <w:spacing w:line="276" w:lineRule="auto"/>
              <w:rPr>
                <w:rFonts w:ascii="Garamond" w:hAnsi="Garamond"/>
                <w:b/>
                <w:i/>
                <w:color w:val="000000" w:themeColor="text1"/>
                <w:sz w:val="18"/>
                <w:szCs w:val="18"/>
              </w:rPr>
            </w:pPr>
          </w:p>
        </w:tc>
        <w:tc>
          <w:tcPr>
            <w:tcW w:w="759" w:type="dxa"/>
            <w:tcPrChange w:id="752" w:author="Daniel Noble" w:date="2020-09-17T12:34:00Z">
              <w:tcPr>
                <w:tcW w:w="760" w:type="dxa"/>
              </w:tcPr>
            </w:tcPrChange>
          </w:tcPr>
          <w:p w14:paraId="41D78110" w14:textId="77777777" w:rsidR="00413872" w:rsidRPr="008E2EC8" w:rsidRDefault="00413872" w:rsidP="003005B3">
            <w:pPr>
              <w:spacing w:line="276" w:lineRule="auto"/>
              <w:rPr>
                <w:rFonts w:ascii="Garamond" w:hAnsi="Garamond"/>
                <w:b/>
                <w:i/>
                <w:color w:val="000000" w:themeColor="text1"/>
                <w:sz w:val="18"/>
                <w:szCs w:val="18"/>
              </w:rPr>
            </w:pPr>
          </w:p>
        </w:tc>
        <w:tc>
          <w:tcPr>
            <w:tcW w:w="770" w:type="dxa"/>
            <w:tcPrChange w:id="753" w:author="Daniel Noble" w:date="2020-09-17T12:34:00Z">
              <w:tcPr>
                <w:tcW w:w="770" w:type="dxa"/>
              </w:tcPr>
            </w:tcPrChange>
          </w:tcPr>
          <w:p w14:paraId="037F24AC" w14:textId="77777777" w:rsidR="00413872" w:rsidRPr="008E2EC8" w:rsidRDefault="00413872" w:rsidP="003005B3">
            <w:pPr>
              <w:spacing w:line="276" w:lineRule="auto"/>
              <w:rPr>
                <w:rFonts w:ascii="Garamond" w:hAnsi="Garamond"/>
                <w:b/>
                <w:i/>
                <w:color w:val="000000" w:themeColor="text1"/>
                <w:sz w:val="18"/>
                <w:szCs w:val="18"/>
              </w:rPr>
            </w:pPr>
          </w:p>
        </w:tc>
      </w:tr>
      <w:tr w:rsidR="008E2EC8" w:rsidRPr="007E3B63" w14:paraId="306239AE" w14:textId="5FC7FB54" w:rsidTr="008F6BA5">
        <w:tc>
          <w:tcPr>
            <w:tcW w:w="7871" w:type="dxa"/>
            <w:gridSpan w:val="7"/>
            <w:tcPrChange w:id="754" w:author="Daniel Noble" w:date="2020-09-17T12:34:00Z">
              <w:tcPr>
                <w:tcW w:w="7843" w:type="dxa"/>
                <w:gridSpan w:val="7"/>
              </w:tcPr>
            </w:tcPrChange>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06" w:type="dxa"/>
            <w:tcPrChange w:id="755" w:author="Daniel Noble" w:date="2020-09-17T12:34:00Z">
              <w:tcPr>
                <w:tcW w:w="833" w:type="dxa"/>
              </w:tcPr>
            </w:tcPrChange>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59" w:type="dxa"/>
            <w:tcPrChange w:id="756" w:author="Daniel Noble" w:date="2020-09-17T12:34:00Z">
              <w:tcPr>
                <w:tcW w:w="760" w:type="dxa"/>
              </w:tcPr>
            </w:tcPrChange>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Change w:id="757" w:author="Daniel Noble" w:date="2020-09-17T12:34:00Z">
              <w:tcPr>
                <w:tcW w:w="770" w:type="dxa"/>
              </w:tcPr>
            </w:tcPrChange>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8F6BA5">
        <w:tc>
          <w:tcPr>
            <w:tcW w:w="1356" w:type="dxa"/>
            <w:tcPrChange w:id="758" w:author="Daniel Noble" w:date="2020-09-17T12:34:00Z">
              <w:tcPr>
                <w:tcW w:w="1392" w:type="dxa"/>
              </w:tcPr>
            </w:tcPrChange>
          </w:tcPr>
          <w:p w14:paraId="434B953D" w14:textId="77777777" w:rsidR="008E2EC8" w:rsidRPr="008E2EC8" w:rsidRDefault="008E2EC8" w:rsidP="003005B3">
            <w:pPr>
              <w:spacing w:line="276" w:lineRule="auto"/>
              <w:rPr>
                <w:rFonts w:ascii="Garamond" w:hAnsi="Garamond"/>
                <w:color w:val="000000" w:themeColor="text1"/>
                <w:sz w:val="18"/>
                <w:szCs w:val="18"/>
              </w:rPr>
            </w:pPr>
            <w:commentRangeStart w:id="759"/>
            <w:commentRangeStart w:id="760"/>
            <w:r w:rsidRPr="008E2EC8">
              <w:rPr>
                <w:rFonts w:ascii="Garamond" w:hAnsi="Garamond"/>
                <w:color w:val="000000" w:themeColor="text1"/>
                <w:sz w:val="18"/>
                <w:szCs w:val="18"/>
              </w:rPr>
              <w:t>Activity</w:t>
            </w:r>
          </w:p>
        </w:tc>
        <w:tc>
          <w:tcPr>
            <w:tcW w:w="1254" w:type="dxa"/>
            <w:tcPrChange w:id="761" w:author="Daniel Noble" w:date="2020-09-17T12:34:00Z">
              <w:tcPr>
                <w:tcW w:w="1350" w:type="dxa"/>
              </w:tcPr>
            </w:tcPrChange>
          </w:tcPr>
          <w:p w14:paraId="45A91482" w14:textId="786F6C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33</w:t>
            </w:r>
          </w:p>
        </w:tc>
        <w:tc>
          <w:tcPr>
            <w:tcW w:w="1076" w:type="dxa"/>
            <w:tcPrChange w:id="762" w:author="Daniel Noble" w:date="2020-09-17T12:34:00Z">
              <w:tcPr>
                <w:tcW w:w="971" w:type="dxa"/>
              </w:tcPr>
            </w:tcPrChange>
          </w:tcPr>
          <w:p w14:paraId="0284A6C8" w14:textId="5E3DD6A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-0.04, 0.70</w:t>
            </w:r>
          </w:p>
        </w:tc>
        <w:tc>
          <w:tcPr>
            <w:tcW w:w="1260" w:type="dxa"/>
            <w:tcPrChange w:id="763" w:author="Daniel Noble" w:date="2020-09-17T12:34:00Z">
              <w:tcPr>
                <w:tcW w:w="1090" w:type="dxa"/>
              </w:tcPr>
            </w:tcPrChange>
          </w:tcPr>
          <w:p w14:paraId="35FEFB2F" w14:textId="382CAA5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commentRangeEnd w:id="759"/>
            <w:r w:rsidR="00017427">
              <w:rPr>
                <w:rStyle w:val="CommentReference"/>
              </w:rPr>
              <w:commentReference w:id="759"/>
            </w:r>
            <w:r w:rsidR="00A27555">
              <w:rPr>
                <w:rStyle w:val="CommentReference"/>
              </w:rPr>
              <w:commentReference w:id="760"/>
            </w:r>
          </w:p>
        </w:tc>
        <w:tc>
          <w:tcPr>
            <w:tcW w:w="825" w:type="dxa"/>
            <w:tcPrChange w:id="764" w:author="Daniel Noble" w:date="2020-09-17T12:34:00Z">
              <w:tcPr>
                <w:tcW w:w="840" w:type="dxa"/>
              </w:tcPr>
            </w:tcPrChange>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162" w:type="dxa"/>
            <w:tcPrChange w:id="765" w:author="Daniel Noble" w:date="2020-09-17T12:34:00Z">
              <w:tcPr>
                <w:tcW w:w="1230" w:type="dxa"/>
              </w:tcPr>
            </w:tcPrChange>
          </w:tcPr>
          <w:p w14:paraId="4AE9ED0B" w14:textId="7EF1FBC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-0.19, 0.08</w:t>
            </w:r>
          </w:p>
        </w:tc>
        <w:tc>
          <w:tcPr>
            <w:tcW w:w="938" w:type="dxa"/>
            <w:tcPrChange w:id="766" w:author="Daniel Noble" w:date="2020-09-17T12:34:00Z">
              <w:tcPr>
                <w:tcW w:w="970" w:type="dxa"/>
              </w:tcPr>
            </w:tcPrChange>
          </w:tcPr>
          <w:p w14:paraId="0B378967" w14:textId="6084D8BF"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806" w:type="dxa"/>
            <w:tcPrChange w:id="767" w:author="Daniel Noble" w:date="2020-09-17T12:34:00Z">
              <w:tcPr>
                <w:tcW w:w="833" w:type="dxa"/>
              </w:tcPr>
            </w:tcPrChange>
          </w:tcPr>
          <w:p w14:paraId="62AA2270" w14:textId="353585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66</w:t>
            </w:r>
          </w:p>
        </w:tc>
        <w:tc>
          <w:tcPr>
            <w:tcW w:w="759" w:type="dxa"/>
            <w:tcPrChange w:id="768" w:author="Daniel Noble" w:date="2020-09-17T12:34:00Z">
              <w:tcPr>
                <w:tcW w:w="760" w:type="dxa"/>
              </w:tcPr>
            </w:tcPrChange>
          </w:tcPr>
          <w:p w14:paraId="58C1CBEB" w14:textId="7A3D56BC"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770" w:type="dxa"/>
            <w:tcPrChange w:id="769" w:author="Daniel Noble" w:date="2020-09-17T12:34:00Z">
              <w:tcPr>
                <w:tcW w:w="770" w:type="dxa"/>
              </w:tcPr>
            </w:tcPrChange>
          </w:tcPr>
          <w:p w14:paraId="7B2965E4" w14:textId="7FDF3DD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7</w:t>
            </w:r>
          </w:p>
        </w:tc>
      </w:tr>
      <w:commentRangeEnd w:id="760"/>
      <w:tr w:rsidR="008E2EC8" w:rsidRPr="007E3B63" w14:paraId="22EB3B64" w14:textId="7E36E518" w:rsidTr="008F6BA5">
        <w:tc>
          <w:tcPr>
            <w:tcW w:w="1356" w:type="dxa"/>
            <w:tcPrChange w:id="770" w:author="Daniel Noble" w:date="2020-09-17T12:34:00Z">
              <w:tcPr>
                <w:tcW w:w="1392" w:type="dxa"/>
              </w:tcPr>
            </w:tcPrChange>
          </w:tcPr>
          <w:p w14:paraId="2952556C"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Aggression</w:t>
            </w:r>
          </w:p>
        </w:tc>
        <w:tc>
          <w:tcPr>
            <w:tcW w:w="1254" w:type="dxa"/>
            <w:tcPrChange w:id="771" w:author="Daniel Noble" w:date="2020-09-17T12:34:00Z">
              <w:tcPr>
                <w:tcW w:w="1350" w:type="dxa"/>
              </w:tcPr>
            </w:tcPrChange>
          </w:tcPr>
          <w:p w14:paraId="56A3DE15" w14:textId="081E640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35</w:t>
            </w:r>
          </w:p>
        </w:tc>
        <w:tc>
          <w:tcPr>
            <w:tcW w:w="1076" w:type="dxa"/>
            <w:tcPrChange w:id="772" w:author="Daniel Noble" w:date="2020-09-17T12:34:00Z">
              <w:tcPr>
                <w:tcW w:w="971" w:type="dxa"/>
              </w:tcPr>
            </w:tcPrChange>
          </w:tcPr>
          <w:p w14:paraId="678BC144" w14:textId="5E048AF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-0.36, 1.06</w:t>
            </w:r>
          </w:p>
        </w:tc>
        <w:tc>
          <w:tcPr>
            <w:tcW w:w="1260" w:type="dxa"/>
            <w:tcPrChange w:id="773" w:author="Daniel Noble" w:date="2020-09-17T12:34:00Z">
              <w:tcPr>
                <w:tcW w:w="1090" w:type="dxa"/>
              </w:tcPr>
            </w:tcPrChange>
          </w:tcPr>
          <w:p w14:paraId="77822E48" w14:textId="15AC240D"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33</w:t>
            </w:r>
          </w:p>
        </w:tc>
        <w:tc>
          <w:tcPr>
            <w:tcW w:w="825" w:type="dxa"/>
            <w:tcPrChange w:id="774" w:author="Daniel Noble" w:date="2020-09-17T12:34:00Z">
              <w:tcPr>
                <w:tcW w:w="840" w:type="dxa"/>
              </w:tcPr>
            </w:tcPrChange>
          </w:tcPr>
          <w:p w14:paraId="58368587" w14:textId="34F6BD3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17</w:t>
            </w:r>
          </w:p>
        </w:tc>
        <w:tc>
          <w:tcPr>
            <w:tcW w:w="1162" w:type="dxa"/>
            <w:tcPrChange w:id="775" w:author="Daniel Noble" w:date="2020-09-17T12:34:00Z">
              <w:tcPr>
                <w:tcW w:w="1230" w:type="dxa"/>
              </w:tcPr>
            </w:tcPrChange>
          </w:tcPr>
          <w:p w14:paraId="3EAD722C" w14:textId="4022306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10, 0.43</w:t>
            </w:r>
          </w:p>
        </w:tc>
        <w:tc>
          <w:tcPr>
            <w:tcW w:w="938" w:type="dxa"/>
            <w:tcPrChange w:id="776" w:author="Daniel Noble" w:date="2020-09-17T12:34:00Z">
              <w:tcPr>
                <w:tcW w:w="970" w:type="dxa"/>
              </w:tcPr>
            </w:tcPrChange>
          </w:tcPr>
          <w:p w14:paraId="1F01CB91" w14:textId="18B457B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22</w:t>
            </w:r>
          </w:p>
        </w:tc>
        <w:tc>
          <w:tcPr>
            <w:tcW w:w="806" w:type="dxa"/>
            <w:tcPrChange w:id="777" w:author="Daniel Noble" w:date="2020-09-17T12:34:00Z">
              <w:tcPr>
                <w:tcW w:w="833" w:type="dxa"/>
              </w:tcPr>
            </w:tcPrChange>
          </w:tcPr>
          <w:p w14:paraId="4BADF811" w14:textId="1EBE64F4"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35</w:t>
            </w:r>
          </w:p>
        </w:tc>
        <w:tc>
          <w:tcPr>
            <w:tcW w:w="759" w:type="dxa"/>
            <w:tcPrChange w:id="778" w:author="Daniel Noble" w:date="2020-09-17T12:34:00Z">
              <w:tcPr>
                <w:tcW w:w="760" w:type="dxa"/>
              </w:tcPr>
            </w:tcPrChange>
          </w:tcPr>
          <w:p w14:paraId="594E944D" w14:textId="1F8FB85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Change w:id="779" w:author="Daniel Noble" w:date="2020-09-17T12:34:00Z">
              <w:tcPr>
                <w:tcW w:w="770" w:type="dxa"/>
              </w:tcPr>
            </w:tcPrChange>
          </w:tcPr>
          <w:p w14:paraId="1AFFC0EF" w14:textId="70C15DD3"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528C9F8A" w14:textId="60994400" w:rsidTr="008F6BA5">
        <w:tc>
          <w:tcPr>
            <w:tcW w:w="1356" w:type="dxa"/>
            <w:tcPrChange w:id="780" w:author="Daniel Noble" w:date="2020-09-17T12:34:00Z">
              <w:tcPr>
                <w:tcW w:w="1392" w:type="dxa"/>
              </w:tcPr>
            </w:tcPrChange>
          </w:tcPr>
          <w:p w14:paraId="35522A45" w14:textId="77777777" w:rsidR="008E2EC8" w:rsidRPr="00097037" w:rsidRDefault="008E2EC8" w:rsidP="003005B3">
            <w:pPr>
              <w:spacing w:line="276" w:lineRule="auto"/>
              <w:rPr>
                <w:rFonts w:ascii="Garamond" w:hAnsi="Garamond"/>
                <w:bCs/>
                <w:color w:val="000000" w:themeColor="text1"/>
                <w:sz w:val="18"/>
                <w:szCs w:val="18"/>
              </w:rPr>
            </w:pPr>
            <w:r w:rsidRPr="00097037">
              <w:rPr>
                <w:rFonts w:ascii="Garamond" w:hAnsi="Garamond"/>
                <w:bCs/>
                <w:color w:val="000000" w:themeColor="text1"/>
                <w:sz w:val="18"/>
                <w:szCs w:val="18"/>
              </w:rPr>
              <w:t>Boldness</w:t>
            </w:r>
          </w:p>
        </w:tc>
        <w:tc>
          <w:tcPr>
            <w:tcW w:w="1254" w:type="dxa"/>
            <w:tcPrChange w:id="781" w:author="Daniel Noble" w:date="2020-09-17T12:34:00Z">
              <w:tcPr>
                <w:tcW w:w="1350" w:type="dxa"/>
              </w:tcPr>
            </w:tcPrChange>
          </w:tcPr>
          <w:p w14:paraId="2C2C62B9" w14:textId="331AD4D2"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31</w:t>
            </w:r>
          </w:p>
        </w:tc>
        <w:tc>
          <w:tcPr>
            <w:tcW w:w="1076" w:type="dxa"/>
            <w:tcPrChange w:id="782" w:author="Daniel Noble" w:date="2020-09-17T12:34:00Z">
              <w:tcPr>
                <w:tcW w:w="971" w:type="dxa"/>
              </w:tcPr>
            </w:tcPrChange>
          </w:tcPr>
          <w:p w14:paraId="3DD41BE3" w14:textId="1B863991" w:rsidR="008E2EC8" w:rsidRPr="00097037" w:rsidRDefault="00097037" w:rsidP="003005B3">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-0.05, 0.67</w:t>
            </w:r>
          </w:p>
        </w:tc>
        <w:tc>
          <w:tcPr>
            <w:tcW w:w="1260" w:type="dxa"/>
            <w:tcPrChange w:id="783" w:author="Daniel Noble" w:date="2020-09-17T12:34:00Z">
              <w:tcPr>
                <w:tcW w:w="1090" w:type="dxa"/>
              </w:tcPr>
            </w:tcPrChange>
          </w:tcPr>
          <w:p w14:paraId="0D3EB4A6" w14:textId="135424D4" w:rsidR="008E2EC8" w:rsidRPr="00097037" w:rsidRDefault="008E2EC8" w:rsidP="003005B3">
            <w:pPr>
              <w:spacing w:line="276" w:lineRule="auto"/>
              <w:jc w:val="center"/>
              <w:rPr>
                <w:rFonts w:ascii="Garamond" w:hAnsi="Garamond"/>
                <w:bCs/>
                <w:color w:val="000000" w:themeColor="text1"/>
                <w:sz w:val="18"/>
                <w:szCs w:val="18"/>
              </w:rPr>
            </w:pPr>
            <w:r w:rsidRPr="00097037">
              <w:rPr>
                <w:rFonts w:ascii="Garamond" w:hAnsi="Garamond"/>
                <w:bCs/>
                <w:color w:val="000000" w:themeColor="text1"/>
                <w:sz w:val="18"/>
                <w:szCs w:val="18"/>
              </w:rPr>
              <w:t>0.</w:t>
            </w:r>
            <w:r w:rsidR="00097037">
              <w:rPr>
                <w:rFonts w:ascii="Garamond" w:hAnsi="Garamond"/>
                <w:bCs/>
                <w:color w:val="000000" w:themeColor="text1"/>
                <w:sz w:val="18"/>
                <w:szCs w:val="18"/>
              </w:rPr>
              <w:t>09</w:t>
            </w:r>
          </w:p>
        </w:tc>
        <w:tc>
          <w:tcPr>
            <w:tcW w:w="825" w:type="dxa"/>
            <w:tcPrChange w:id="784" w:author="Daniel Noble" w:date="2020-09-17T12:34:00Z">
              <w:tcPr>
                <w:tcW w:w="840" w:type="dxa"/>
              </w:tcPr>
            </w:tcPrChange>
          </w:tcPr>
          <w:p w14:paraId="39A50E56" w14:textId="75669A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4</w:t>
            </w:r>
          </w:p>
        </w:tc>
        <w:tc>
          <w:tcPr>
            <w:tcW w:w="1162" w:type="dxa"/>
            <w:tcPrChange w:id="785" w:author="Daniel Noble" w:date="2020-09-17T12:34:00Z">
              <w:tcPr>
                <w:tcW w:w="1230" w:type="dxa"/>
              </w:tcPr>
            </w:tcPrChange>
          </w:tcPr>
          <w:p w14:paraId="0C23BE68" w14:textId="025739D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16, 0.08</w:t>
            </w:r>
          </w:p>
        </w:tc>
        <w:tc>
          <w:tcPr>
            <w:tcW w:w="938" w:type="dxa"/>
            <w:tcPrChange w:id="786" w:author="Daniel Noble" w:date="2020-09-17T12:34:00Z">
              <w:tcPr>
                <w:tcW w:w="970" w:type="dxa"/>
              </w:tcPr>
            </w:tcPrChange>
          </w:tcPr>
          <w:p w14:paraId="524C41FE" w14:textId="51ABE7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56</w:t>
            </w:r>
          </w:p>
        </w:tc>
        <w:tc>
          <w:tcPr>
            <w:tcW w:w="806" w:type="dxa"/>
            <w:tcPrChange w:id="787" w:author="Daniel Noble" w:date="2020-09-17T12:34:00Z">
              <w:tcPr>
                <w:tcW w:w="833" w:type="dxa"/>
              </w:tcPr>
            </w:tcPrChange>
          </w:tcPr>
          <w:p w14:paraId="1F113341" w14:textId="31E5FB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r w:rsidR="00097037">
              <w:rPr>
                <w:rFonts w:ascii="Garamond" w:hAnsi="Garamond"/>
                <w:color w:val="000000" w:themeColor="text1"/>
                <w:sz w:val="18"/>
                <w:szCs w:val="18"/>
              </w:rPr>
              <w:t>61</w:t>
            </w:r>
          </w:p>
        </w:tc>
        <w:tc>
          <w:tcPr>
            <w:tcW w:w="759" w:type="dxa"/>
            <w:tcPrChange w:id="788" w:author="Daniel Noble" w:date="2020-09-17T12:34:00Z">
              <w:tcPr>
                <w:tcW w:w="760" w:type="dxa"/>
              </w:tcPr>
            </w:tcPrChange>
          </w:tcPr>
          <w:p w14:paraId="213716A6" w14:textId="0472AFC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c>
          <w:tcPr>
            <w:tcW w:w="770" w:type="dxa"/>
            <w:tcPrChange w:id="789" w:author="Daniel Noble" w:date="2020-09-17T12:34:00Z">
              <w:tcPr>
                <w:tcW w:w="770" w:type="dxa"/>
              </w:tcPr>
            </w:tcPrChange>
          </w:tcPr>
          <w:p w14:paraId="72D29029" w14:textId="2C3BDB3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097037">
              <w:rPr>
                <w:rFonts w:ascii="Garamond" w:hAnsi="Garamond"/>
                <w:color w:val="000000" w:themeColor="text1"/>
                <w:sz w:val="18"/>
                <w:szCs w:val="18"/>
              </w:rPr>
              <w:t>2</w:t>
            </w:r>
          </w:p>
        </w:tc>
      </w:tr>
      <w:tr w:rsidR="008E2EC8" w:rsidRPr="007E3B63" w14:paraId="35341ABD" w14:textId="12F15EC5" w:rsidTr="008F6BA5">
        <w:tc>
          <w:tcPr>
            <w:tcW w:w="1356" w:type="dxa"/>
            <w:tcPrChange w:id="790" w:author="Daniel Noble" w:date="2020-09-17T12:34:00Z">
              <w:tcPr>
                <w:tcW w:w="1392" w:type="dxa"/>
              </w:tcPr>
            </w:tcPrChange>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254" w:type="dxa"/>
            <w:tcPrChange w:id="791" w:author="Daniel Noble" w:date="2020-09-17T12:34:00Z">
              <w:tcPr>
                <w:tcW w:w="1350" w:type="dxa"/>
              </w:tcPr>
            </w:tcPrChange>
          </w:tcPr>
          <w:p w14:paraId="3338E400" w14:textId="25D2A5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0</w:t>
            </w:r>
          </w:p>
        </w:tc>
        <w:tc>
          <w:tcPr>
            <w:tcW w:w="1076" w:type="dxa"/>
            <w:tcPrChange w:id="792" w:author="Daniel Noble" w:date="2020-09-17T12:34:00Z">
              <w:tcPr>
                <w:tcW w:w="971" w:type="dxa"/>
              </w:tcPr>
            </w:tcPrChange>
          </w:tcPr>
          <w:p w14:paraId="288FA958" w14:textId="60F41F1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-0.44, 0.45</w:t>
            </w:r>
          </w:p>
        </w:tc>
        <w:tc>
          <w:tcPr>
            <w:tcW w:w="1260" w:type="dxa"/>
            <w:tcPrChange w:id="793" w:author="Daniel Noble" w:date="2020-09-17T12:34:00Z">
              <w:tcPr>
                <w:tcW w:w="1090" w:type="dxa"/>
              </w:tcPr>
            </w:tcPrChange>
          </w:tcPr>
          <w:p w14:paraId="2A606A8A" w14:textId="1986330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98</w:t>
            </w:r>
          </w:p>
        </w:tc>
        <w:tc>
          <w:tcPr>
            <w:tcW w:w="825" w:type="dxa"/>
            <w:tcPrChange w:id="794" w:author="Daniel Noble" w:date="2020-09-17T12:34:00Z">
              <w:tcPr>
                <w:tcW w:w="840" w:type="dxa"/>
              </w:tcPr>
            </w:tcPrChange>
          </w:tcPr>
          <w:p w14:paraId="4FE3F43E" w14:textId="0C638F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097037">
              <w:rPr>
                <w:rFonts w:ascii="Garamond" w:hAnsi="Garamond"/>
                <w:color w:val="000000" w:themeColor="text1"/>
                <w:sz w:val="18"/>
                <w:szCs w:val="18"/>
              </w:rPr>
              <w:t>7</w:t>
            </w:r>
          </w:p>
        </w:tc>
        <w:tc>
          <w:tcPr>
            <w:tcW w:w="1162" w:type="dxa"/>
            <w:tcPrChange w:id="795" w:author="Daniel Noble" w:date="2020-09-17T12:34:00Z">
              <w:tcPr>
                <w:tcW w:w="1230" w:type="dxa"/>
              </w:tcPr>
            </w:tcPrChange>
          </w:tcPr>
          <w:p w14:paraId="771DCCA1" w14:textId="038DD36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0.12, 0.26</w:t>
            </w:r>
          </w:p>
        </w:tc>
        <w:tc>
          <w:tcPr>
            <w:tcW w:w="938" w:type="dxa"/>
            <w:tcPrChange w:id="796" w:author="Daniel Noble" w:date="2020-09-17T12:34:00Z">
              <w:tcPr>
                <w:tcW w:w="970" w:type="dxa"/>
              </w:tcPr>
            </w:tcPrChange>
          </w:tcPr>
          <w:p w14:paraId="4D404216" w14:textId="393A7E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47</w:t>
            </w:r>
          </w:p>
        </w:tc>
        <w:tc>
          <w:tcPr>
            <w:tcW w:w="806" w:type="dxa"/>
            <w:tcPrChange w:id="797" w:author="Daniel Noble" w:date="2020-09-17T12:34:00Z">
              <w:tcPr>
                <w:tcW w:w="833" w:type="dxa"/>
              </w:tcPr>
            </w:tcPrChange>
          </w:tcPr>
          <w:p w14:paraId="6C281063" w14:textId="34E365C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54</w:t>
            </w:r>
          </w:p>
        </w:tc>
        <w:tc>
          <w:tcPr>
            <w:tcW w:w="759" w:type="dxa"/>
            <w:tcPrChange w:id="798" w:author="Daniel Noble" w:date="2020-09-17T12:34:00Z">
              <w:tcPr>
                <w:tcW w:w="760" w:type="dxa"/>
              </w:tcPr>
            </w:tcPrChange>
          </w:tcPr>
          <w:p w14:paraId="374F1E3D" w14:textId="2196908E"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Change w:id="799" w:author="Daniel Noble" w:date="2020-09-17T12:34:00Z">
              <w:tcPr>
                <w:tcW w:w="770" w:type="dxa"/>
              </w:tcPr>
            </w:tcPrChange>
          </w:tcPr>
          <w:p w14:paraId="50CD785E" w14:textId="7A2A8B3B"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455AC755" w14:textId="758F8EF4" w:rsidTr="008F6BA5">
        <w:tc>
          <w:tcPr>
            <w:tcW w:w="1356" w:type="dxa"/>
            <w:tcPrChange w:id="800" w:author="Daniel Noble" w:date="2020-09-17T12:34:00Z">
              <w:tcPr>
                <w:tcW w:w="1392" w:type="dxa"/>
              </w:tcPr>
            </w:tcPrChange>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254" w:type="dxa"/>
            <w:tcPrChange w:id="801" w:author="Daniel Noble" w:date="2020-09-17T12:34:00Z">
              <w:tcPr>
                <w:tcW w:w="1350" w:type="dxa"/>
              </w:tcPr>
            </w:tcPrChange>
          </w:tcPr>
          <w:p w14:paraId="3578AB8C" w14:textId="074CB4C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097037">
              <w:rPr>
                <w:rFonts w:ascii="Garamond" w:hAnsi="Garamond"/>
                <w:color w:val="000000" w:themeColor="text1"/>
                <w:sz w:val="18"/>
                <w:szCs w:val="18"/>
              </w:rPr>
              <w:t>9</w:t>
            </w:r>
          </w:p>
        </w:tc>
        <w:tc>
          <w:tcPr>
            <w:tcW w:w="1076" w:type="dxa"/>
            <w:tcPrChange w:id="802" w:author="Daniel Noble" w:date="2020-09-17T12:34:00Z">
              <w:tcPr>
                <w:tcW w:w="971" w:type="dxa"/>
              </w:tcPr>
            </w:tcPrChange>
          </w:tcPr>
          <w:p w14:paraId="7159F4F8" w14:textId="715EB7D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097037">
              <w:rPr>
                <w:rFonts w:ascii="Garamond" w:hAnsi="Garamond"/>
                <w:color w:val="000000" w:themeColor="text1"/>
                <w:sz w:val="18"/>
                <w:szCs w:val="18"/>
              </w:rPr>
              <w:t>0.38, 1.16</w:t>
            </w:r>
          </w:p>
        </w:tc>
        <w:tc>
          <w:tcPr>
            <w:tcW w:w="1260" w:type="dxa"/>
            <w:tcPrChange w:id="803" w:author="Daniel Noble" w:date="2020-09-17T12:34:00Z">
              <w:tcPr>
                <w:tcW w:w="1090" w:type="dxa"/>
              </w:tcPr>
            </w:tcPrChange>
          </w:tcPr>
          <w:p w14:paraId="2317C981" w14:textId="44DD8E9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32</w:t>
            </w:r>
          </w:p>
        </w:tc>
        <w:tc>
          <w:tcPr>
            <w:tcW w:w="825" w:type="dxa"/>
            <w:tcPrChange w:id="804" w:author="Daniel Noble" w:date="2020-09-17T12:34:00Z">
              <w:tcPr>
                <w:tcW w:w="840" w:type="dxa"/>
              </w:tcPr>
            </w:tcPrChange>
          </w:tcPr>
          <w:p w14:paraId="629A13A2" w14:textId="15EF9C3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097037">
              <w:rPr>
                <w:rFonts w:ascii="Garamond" w:hAnsi="Garamond"/>
                <w:color w:val="000000" w:themeColor="text1"/>
                <w:sz w:val="18"/>
                <w:szCs w:val="18"/>
              </w:rPr>
              <w:t>7</w:t>
            </w:r>
          </w:p>
        </w:tc>
        <w:tc>
          <w:tcPr>
            <w:tcW w:w="1162" w:type="dxa"/>
            <w:tcPrChange w:id="805" w:author="Daniel Noble" w:date="2020-09-17T12:34:00Z">
              <w:tcPr>
                <w:tcW w:w="1230" w:type="dxa"/>
              </w:tcPr>
            </w:tcPrChange>
          </w:tcPr>
          <w:p w14:paraId="4BF0096A" w14:textId="460216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14, 0.68</w:t>
            </w:r>
          </w:p>
        </w:tc>
        <w:tc>
          <w:tcPr>
            <w:tcW w:w="938" w:type="dxa"/>
            <w:tcPrChange w:id="806" w:author="Daniel Noble" w:date="2020-09-17T12:34:00Z">
              <w:tcPr>
                <w:tcW w:w="970" w:type="dxa"/>
              </w:tcPr>
            </w:tcPrChange>
          </w:tcPr>
          <w:p w14:paraId="52A5FFFF" w14:textId="189E685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097037">
              <w:rPr>
                <w:rFonts w:ascii="Garamond" w:hAnsi="Garamond"/>
                <w:color w:val="000000" w:themeColor="text1"/>
                <w:sz w:val="18"/>
                <w:szCs w:val="18"/>
              </w:rPr>
              <w:t>20</w:t>
            </w:r>
          </w:p>
        </w:tc>
        <w:tc>
          <w:tcPr>
            <w:tcW w:w="806" w:type="dxa"/>
            <w:tcPrChange w:id="807" w:author="Daniel Noble" w:date="2020-09-17T12:34:00Z">
              <w:tcPr>
                <w:tcW w:w="833" w:type="dxa"/>
              </w:tcPr>
            </w:tcPrChange>
          </w:tcPr>
          <w:p w14:paraId="01503E61" w14:textId="27E237DD"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c>
          <w:tcPr>
            <w:tcW w:w="759" w:type="dxa"/>
            <w:tcPrChange w:id="808" w:author="Daniel Noble" w:date="2020-09-17T12:34:00Z">
              <w:tcPr>
                <w:tcW w:w="760" w:type="dxa"/>
              </w:tcPr>
            </w:tcPrChange>
          </w:tcPr>
          <w:p w14:paraId="6EDD1BD7" w14:textId="266591E6"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c>
          <w:tcPr>
            <w:tcW w:w="770" w:type="dxa"/>
            <w:tcPrChange w:id="809" w:author="Daniel Noble" w:date="2020-09-17T12:34:00Z">
              <w:tcPr>
                <w:tcW w:w="770" w:type="dxa"/>
              </w:tcPr>
            </w:tcPrChange>
          </w:tcPr>
          <w:p w14:paraId="1F6C1A8F" w14:textId="0A22EC92" w:rsidR="008E2EC8" w:rsidRPr="008E2EC8" w:rsidRDefault="00097037"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4660FBE8"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3. </w:t>
      </w:r>
      <w:ins w:id="810" w:author="Daniel Noble" w:date="2020-09-16T10:22:00Z">
        <w:r w:rsidR="004F70D7">
          <w:rPr>
            <w:rFonts w:ascii="Garamond" w:hAnsi="Garamond"/>
            <w:color w:val="000000" w:themeColor="text1"/>
          </w:rPr>
          <w:t>Subset analyses</w:t>
        </w:r>
      </w:ins>
      <w:r w:rsidR="00706A1B" w:rsidRPr="007E3B63">
        <w:rPr>
          <w:rFonts w:ascii="Garamond" w:hAnsi="Garamond"/>
          <w:color w:val="000000" w:themeColor="text1"/>
        </w:rPr>
        <w:t xml:space="preserve"> with personality trait type and SSD </w:t>
      </w:r>
      <w:ins w:id="811" w:author="Michael Jennions" w:date="2020-09-22T11:45:00Z">
        <w:r w:rsidR="007D35C2">
          <w:rPr>
            <w:rFonts w:ascii="Garamond" w:hAnsi="Garamond"/>
            <w:color w:val="000000" w:themeColor="text1"/>
          </w:rPr>
          <w:t xml:space="preserve">as </w:t>
        </w:r>
      </w:ins>
      <w:r w:rsidR="00706A1B" w:rsidRPr="007E3B63">
        <w:rPr>
          <w:rFonts w:ascii="Garamond" w:hAnsi="Garamond"/>
          <w:color w:val="000000" w:themeColor="text1"/>
        </w:rPr>
        <w:t>moderator terms</w:t>
      </w:r>
      <w:r w:rsidR="00A703C4">
        <w:rPr>
          <w:rFonts w:ascii="Garamond" w:hAnsi="Garamond"/>
          <w:color w:val="000000" w:themeColor="text1"/>
        </w:rPr>
        <w:t xml:space="preserve"> </w:t>
      </w:r>
      <w:r w:rsidR="00706A1B" w:rsidRPr="007E3B63">
        <w:rPr>
          <w:rFonts w:ascii="Garamond" w:hAnsi="Garamond"/>
          <w:color w:val="000000" w:themeColor="text1"/>
        </w:rPr>
        <w:t xml:space="preserve">for </w:t>
      </w:r>
      <w:r w:rsidR="009F454C">
        <w:rPr>
          <w:rFonts w:ascii="Garamond" w:hAnsi="Garamond"/>
          <w:color w:val="000000" w:themeColor="text1"/>
        </w:rPr>
        <w:t>four of the five</w:t>
      </w:r>
      <w:r w:rsidR="00706A1B" w:rsidRPr="007E3B63">
        <w:rPr>
          <w:rFonts w:ascii="Garamond" w:hAnsi="Garamond"/>
          <w:color w:val="000000" w:themeColor="text1"/>
        </w:rPr>
        <w:t xml:space="preserve"> taxonomic group</w:t>
      </w:r>
      <w:r w:rsidR="009F454C">
        <w:rPr>
          <w:rFonts w:ascii="Garamond" w:hAnsi="Garamond"/>
          <w:color w:val="000000" w:themeColor="text1"/>
        </w:rPr>
        <w:t>s</w:t>
      </w:r>
      <w:r w:rsidR="00706A1B" w:rsidRPr="007E3B63">
        <w:rPr>
          <w:rFonts w:ascii="Garamond" w:hAnsi="Garamond"/>
          <w:color w:val="000000" w:themeColor="text1"/>
        </w:rPr>
        <w:t xml:space="preserve">.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r w:rsidR="00E8181F">
        <w:rPr>
          <w:rFonts w:ascii="Garamond" w:hAnsi="Garamond"/>
          <w:color w:val="000000" w:themeColor="text1"/>
        </w:rPr>
        <w:t xml:space="preserve"> </w:t>
      </w:r>
      <w:r w:rsidR="00A703C4">
        <w:rPr>
          <w:rFonts w:ascii="Garamond" w:hAnsi="Garamond"/>
          <w:color w:val="000000" w:themeColor="text1"/>
        </w:rPr>
        <w:t xml:space="preserve">Separate models were run for each trait type with SSD as a moderator, </w:t>
      </w:r>
      <w:r w:rsidR="00351B51">
        <w:rPr>
          <w:rFonts w:ascii="Garamond" w:hAnsi="Garamond"/>
          <w:color w:val="000000" w:themeColor="text1"/>
        </w:rPr>
        <w:t>therefore</w:t>
      </w:r>
      <w:r w:rsidR="00A703C4">
        <w:rPr>
          <w:rFonts w:ascii="Garamond" w:hAnsi="Garamond"/>
          <w:color w:val="000000" w:themeColor="text1"/>
        </w:rPr>
        <w:t xml:space="preserve"> estimates show the </w:t>
      </w:r>
      <w:r w:rsidR="00351B51">
        <w:rPr>
          <w:rFonts w:ascii="Garamond" w:hAnsi="Garamond"/>
          <w:color w:val="000000" w:themeColor="text1"/>
        </w:rPr>
        <w:t xml:space="preserve">personality trait </w:t>
      </w:r>
      <w:r w:rsidR="00A703C4">
        <w:rPr>
          <w:rFonts w:ascii="Garamond" w:hAnsi="Garamond"/>
          <w:color w:val="000000" w:themeColor="text1"/>
        </w:rPr>
        <w:t xml:space="preserve">mean when </w:t>
      </w:r>
      <w:r w:rsidR="008F0B3A">
        <w:rPr>
          <w:rFonts w:ascii="Garamond" w:hAnsi="Garamond"/>
          <w:color w:val="000000" w:themeColor="text1"/>
        </w:rPr>
        <w:t>males and females</w:t>
      </w:r>
      <w:r w:rsidR="00A703C4">
        <w:rPr>
          <w:rFonts w:ascii="Garamond" w:hAnsi="Garamond"/>
          <w:color w:val="000000" w:themeColor="text1"/>
        </w:rPr>
        <w:t xml:space="preserve"> are the same size</w:t>
      </w:r>
      <w:r w:rsidR="00351B51">
        <w:rPr>
          <w:rFonts w:ascii="Garamond" w:hAnsi="Garamond"/>
          <w:color w:val="000000" w:themeColor="text1"/>
        </w:rPr>
        <w:t>, and when males are larger than females</w:t>
      </w:r>
      <w:r w:rsidR="00A703C4">
        <w:rPr>
          <w:rFonts w:ascii="Garamond" w:hAnsi="Garamond"/>
          <w:color w:val="000000" w:themeColor="text1"/>
        </w:rPr>
        <w:t xml:space="preserve">. </w:t>
      </w:r>
      <w:r w:rsidR="00E8181F">
        <w:rPr>
          <w:rFonts w:ascii="Garamond" w:hAnsi="Garamond"/>
          <w:color w:val="000000" w:themeColor="text1"/>
        </w:rPr>
        <w:t xml:space="preserve">Only </w:t>
      </w:r>
      <w:ins w:id="812" w:author="Lauren Harrison" w:date="2020-09-28T19:08:00Z">
        <w:r w:rsidR="003B051B">
          <w:rPr>
            <w:rFonts w:ascii="Garamond" w:hAnsi="Garamond"/>
            <w:color w:val="000000" w:themeColor="text1"/>
          </w:rPr>
          <w:t>traits</w:t>
        </w:r>
      </w:ins>
      <w:del w:id="813" w:author="Lauren Harrison" w:date="2020-09-28T19:08:00Z">
        <w:r w:rsidR="0052576E" w:rsidDel="003B051B">
          <w:rPr>
            <w:rFonts w:ascii="Garamond" w:hAnsi="Garamond"/>
            <w:color w:val="000000" w:themeColor="text1"/>
          </w:rPr>
          <w:delText>interactions</w:delText>
        </w:r>
      </w:del>
      <w:r w:rsidR="00E8181F">
        <w:rPr>
          <w:rFonts w:ascii="Garamond" w:hAnsi="Garamond"/>
          <w:color w:val="000000" w:themeColor="text1"/>
        </w:rPr>
        <w:t xml:space="preserve"> with 10 or more species </w:t>
      </w:r>
      <w:ins w:id="814" w:author="Lauren Harrison" w:date="2020-09-28T19:08:00Z">
        <w:r w:rsidR="003B051B">
          <w:rPr>
            <w:rFonts w:ascii="Garamond" w:hAnsi="Garamond"/>
            <w:color w:val="000000" w:themeColor="text1"/>
          </w:rPr>
          <w:t xml:space="preserve">with SSD data </w:t>
        </w:r>
      </w:ins>
      <w:del w:id="815" w:author="Lauren Harrison" w:date="2020-09-28T19:08:00Z">
        <w:r w:rsidR="00E8181F" w:rsidDel="003B051B">
          <w:rPr>
            <w:rFonts w:ascii="Garamond" w:hAnsi="Garamond"/>
            <w:color w:val="000000" w:themeColor="text1"/>
          </w:rPr>
          <w:delText xml:space="preserve">for each personality type </w:delText>
        </w:r>
      </w:del>
      <w:r w:rsidR="00E8181F">
        <w:rPr>
          <w:rFonts w:ascii="Garamond" w:hAnsi="Garamond"/>
          <w:color w:val="000000" w:themeColor="text1"/>
        </w:rPr>
        <w:t>were estimated</w:t>
      </w:r>
      <w:ins w:id="816" w:author="Lauren Harrison" w:date="2020-09-28T19:07:00Z">
        <w:r w:rsidR="003B051B">
          <w:rPr>
            <w:rFonts w:ascii="Garamond" w:hAnsi="Garamond"/>
            <w:color w:val="000000" w:themeColor="text1"/>
          </w:rPr>
          <w:t>.</w:t>
        </w:r>
      </w:ins>
      <w:ins w:id="817" w:author="Daniel Noble" w:date="2020-09-05T14:28:00Z">
        <w:del w:id="818" w:author="Lauren Harrison" w:date="2020-09-28T19:07:00Z">
          <w:r w:rsidR="00E8181F" w:rsidDel="003B051B">
            <w:rPr>
              <w:rFonts w:ascii="Garamond" w:hAnsi="Garamond"/>
              <w:color w:val="000000" w:themeColor="text1"/>
            </w:rPr>
            <w:delText>.</w:delText>
          </w:r>
        </w:del>
      </w:ins>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BB3C50" w:rsidRDefault="009435E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Activity</w:t>
            </w:r>
          </w:p>
        </w:tc>
        <w:tc>
          <w:tcPr>
            <w:tcW w:w="638" w:type="dxa"/>
          </w:tcPr>
          <w:p w14:paraId="54740A07" w14:textId="586661CA"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44</w:t>
            </w:r>
          </w:p>
        </w:tc>
        <w:tc>
          <w:tcPr>
            <w:tcW w:w="1110" w:type="dxa"/>
          </w:tcPr>
          <w:p w14:paraId="02B1823E" w14:textId="119D4C0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Pr>
                <w:rFonts w:ascii="Garamond" w:hAnsi="Garamond"/>
                <w:bCs/>
                <w:color w:val="000000" w:themeColor="text1"/>
                <w:sz w:val="18"/>
                <w:szCs w:val="18"/>
              </w:rPr>
              <w:t>1.74</w:t>
            </w:r>
            <w:r w:rsidRPr="00BB3C50">
              <w:rPr>
                <w:rFonts w:ascii="Garamond" w:hAnsi="Garamond"/>
                <w:bCs/>
                <w:color w:val="000000" w:themeColor="text1"/>
                <w:sz w:val="18"/>
                <w:szCs w:val="18"/>
              </w:rPr>
              <w:t xml:space="preserve">, </w:t>
            </w:r>
            <w:r w:rsidR="00BB3C50">
              <w:rPr>
                <w:rFonts w:ascii="Garamond" w:hAnsi="Garamond"/>
                <w:bCs/>
                <w:color w:val="000000" w:themeColor="text1"/>
                <w:sz w:val="18"/>
                <w:szCs w:val="18"/>
              </w:rPr>
              <w:t>2.62</w:t>
            </w:r>
          </w:p>
        </w:tc>
        <w:tc>
          <w:tcPr>
            <w:tcW w:w="883" w:type="dxa"/>
          </w:tcPr>
          <w:p w14:paraId="6EDE33E0" w14:textId="3266F269"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w:t>
            </w:r>
            <w:r w:rsidR="00BB3C50">
              <w:rPr>
                <w:rFonts w:ascii="Garamond" w:hAnsi="Garamond"/>
                <w:bCs/>
                <w:color w:val="000000" w:themeColor="text1"/>
                <w:sz w:val="18"/>
                <w:szCs w:val="18"/>
              </w:rPr>
              <w:t>69</w:t>
            </w:r>
          </w:p>
        </w:tc>
        <w:tc>
          <w:tcPr>
            <w:tcW w:w="992" w:type="dxa"/>
          </w:tcPr>
          <w:p w14:paraId="5D7910C9" w14:textId="6399990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5</w:t>
            </w:r>
          </w:p>
        </w:tc>
        <w:tc>
          <w:tcPr>
            <w:tcW w:w="1276" w:type="dxa"/>
          </w:tcPr>
          <w:p w14:paraId="0885DBE5" w14:textId="2432E0F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15</w:t>
            </w:r>
            <w:r w:rsidRPr="007E3B63">
              <w:rPr>
                <w:rFonts w:ascii="Garamond" w:hAnsi="Garamond"/>
                <w:color w:val="000000" w:themeColor="text1"/>
                <w:sz w:val="18"/>
                <w:szCs w:val="18"/>
              </w:rPr>
              <w:t>, 0.</w:t>
            </w:r>
            <w:r w:rsidR="00BB3C50">
              <w:rPr>
                <w:rFonts w:ascii="Garamond" w:hAnsi="Garamond"/>
                <w:color w:val="000000" w:themeColor="text1"/>
                <w:sz w:val="18"/>
                <w:szCs w:val="18"/>
              </w:rPr>
              <w:t>25</w:t>
            </w:r>
          </w:p>
        </w:tc>
        <w:tc>
          <w:tcPr>
            <w:tcW w:w="992" w:type="dxa"/>
          </w:tcPr>
          <w:p w14:paraId="125190C0" w14:textId="7C7171F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w:t>
            </w:r>
            <w:r w:rsidR="00BB3C50">
              <w:rPr>
                <w:rFonts w:ascii="Garamond" w:hAnsi="Garamond"/>
                <w:color w:val="000000" w:themeColor="text1"/>
                <w:sz w:val="18"/>
                <w:szCs w:val="18"/>
              </w:rPr>
              <w:t>0</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BB3C50" w:rsidRPr="007E3B63" w14:paraId="7BFCAB2D" w14:textId="77777777" w:rsidTr="009435E0">
        <w:trPr>
          <w:trHeight w:val="115"/>
        </w:trPr>
        <w:tc>
          <w:tcPr>
            <w:tcW w:w="1759" w:type="dxa"/>
          </w:tcPr>
          <w:p w14:paraId="3CE7F264" w14:textId="52C3A8A4" w:rsidR="00BB3C50" w:rsidRPr="00BB3C50" w:rsidRDefault="00BB3C50" w:rsidP="009435E0">
            <w:pPr>
              <w:spacing w:line="276" w:lineRule="auto"/>
              <w:rPr>
                <w:rFonts w:ascii="Garamond" w:hAnsi="Garamond"/>
                <w:b/>
                <w:bCs/>
                <w:color w:val="000000" w:themeColor="text1"/>
                <w:sz w:val="18"/>
                <w:szCs w:val="18"/>
              </w:rPr>
            </w:pPr>
            <w:r>
              <w:rPr>
                <w:rFonts w:ascii="Garamond" w:hAnsi="Garamond"/>
                <w:b/>
                <w:bCs/>
                <w:color w:val="000000" w:themeColor="text1"/>
                <w:sz w:val="18"/>
                <w:szCs w:val="18"/>
              </w:rPr>
              <w:t xml:space="preserve">  </w:t>
            </w:r>
            <w:r w:rsidRPr="00BB3C50">
              <w:rPr>
                <w:rFonts w:ascii="Garamond" w:hAnsi="Garamond"/>
                <w:b/>
                <w:bCs/>
                <w:color w:val="000000" w:themeColor="text1"/>
                <w:sz w:val="18"/>
                <w:szCs w:val="18"/>
              </w:rPr>
              <w:t>SSD</w:t>
            </w:r>
          </w:p>
        </w:tc>
        <w:tc>
          <w:tcPr>
            <w:tcW w:w="638" w:type="dxa"/>
          </w:tcPr>
          <w:p w14:paraId="294AC1AB" w14:textId="2C4F3086"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-2.16</w:t>
            </w:r>
          </w:p>
        </w:tc>
        <w:tc>
          <w:tcPr>
            <w:tcW w:w="1110" w:type="dxa"/>
          </w:tcPr>
          <w:p w14:paraId="33F480B5" w14:textId="167BAFC1"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-3.99, -0.32</w:t>
            </w:r>
          </w:p>
        </w:tc>
        <w:tc>
          <w:tcPr>
            <w:tcW w:w="883" w:type="dxa"/>
          </w:tcPr>
          <w:p w14:paraId="45FA7373" w14:textId="2CAF9364" w:rsidR="00BB3C50" w:rsidRPr="00BB3C50" w:rsidRDefault="00BB3C50" w:rsidP="009435E0">
            <w:pPr>
              <w:spacing w:line="276" w:lineRule="auto"/>
              <w:jc w:val="center"/>
              <w:rPr>
                <w:rFonts w:ascii="Garamond" w:hAnsi="Garamond"/>
                <w:b/>
                <w:bCs/>
                <w:color w:val="000000" w:themeColor="text1"/>
                <w:sz w:val="18"/>
                <w:szCs w:val="18"/>
              </w:rPr>
            </w:pPr>
            <w:r w:rsidRPr="00BB3C50">
              <w:rPr>
                <w:rFonts w:ascii="Garamond" w:hAnsi="Garamond"/>
                <w:b/>
                <w:bCs/>
                <w:color w:val="000000" w:themeColor="text1"/>
                <w:sz w:val="18"/>
                <w:szCs w:val="18"/>
              </w:rPr>
              <w:t>0.02</w:t>
            </w:r>
          </w:p>
        </w:tc>
        <w:tc>
          <w:tcPr>
            <w:tcW w:w="992" w:type="dxa"/>
          </w:tcPr>
          <w:p w14:paraId="342BD87F" w14:textId="4232502F"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111D5230" w14:textId="7425881E"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-0.56, 0.81</w:t>
            </w:r>
          </w:p>
        </w:tc>
        <w:tc>
          <w:tcPr>
            <w:tcW w:w="992" w:type="dxa"/>
          </w:tcPr>
          <w:p w14:paraId="2CE6AAF2" w14:textId="672631B2"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0.72</w:t>
            </w:r>
          </w:p>
        </w:tc>
        <w:tc>
          <w:tcPr>
            <w:tcW w:w="850" w:type="dxa"/>
          </w:tcPr>
          <w:p w14:paraId="2838BF89"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418B866"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366DB6C"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158D6FBC"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w:t>
            </w:r>
          </w:p>
        </w:tc>
        <w:tc>
          <w:tcPr>
            <w:tcW w:w="1110" w:type="dxa"/>
          </w:tcPr>
          <w:p w14:paraId="504FB795" w14:textId="093C611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1.29</w:t>
            </w:r>
            <w:r w:rsidRPr="007E3B63">
              <w:rPr>
                <w:rFonts w:ascii="Garamond" w:hAnsi="Garamond"/>
                <w:color w:val="000000" w:themeColor="text1"/>
                <w:sz w:val="18"/>
                <w:szCs w:val="18"/>
              </w:rPr>
              <w:t xml:space="preserve">, </w:t>
            </w:r>
            <w:r w:rsidR="00BB3C50">
              <w:rPr>
                <w:rFonts w:ascii="Garamond" w:hAnsi="Garamond"/>
                <w:color w:val="000000" w:themeColor="text1"/>
                <w:sz w:val="18"/>
                <w:szCs w:val="18"/>
              </w:rPr>
              <w:t>1.10</w:t>
            </w:r>
          </w:p>
        </w:tc>
        <w:tc>
          <w:tcPr>
            <w:tcW w:w="883" w:type="dxa"/>
          </w:tcPr>
          <w:p w14:paraId="1D42A8AC" w14:textId="76558F30"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0.88</w:t>
            </w:r>
          </w:p>
        </w:tc>
        <w:tc>
          <w:tcPr>
            <w:tcW w:w="992" w:type="dxa"/>
          </w:tcPr>
          <w:p w14:paraId="214D8449" w14:textId="2D5F668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276" w:type="dxa"/>
          </w:tcPr>
          <w:p w14:paraId="35D8A808" w14:textId="5B56E73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BB3C50">
              <w:rPr>
                <w:rFonts w:ascii="Garamond" w:hAnsi="Garamond"/>
                <w:color w:val="000000" w:themeColor="text1"/>
                <w:sz w:val="18"/>
                <w:szCs w:val="18"/>
              </w:rPr>
              <w:t>0.21, 0.39</w:t>
            </w:r>
          </w:p>
        </w:tc>
        <w:tc>
          <w:tcPr>
            <w:tcW w:w="992" w:type="dxa"/>
          </w:tcPr>
          <w:p w14:paraId="53B307A2" w14:textId="3751B4C4"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56</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BB3C50" w:rsidRPr="007E3B63" w14:paraId="636F4BC0" w14:textId="77777777" w:rsidTr="009435E0">
        <w:trPr>
          <w:trHeight w:val="126"/>
        </w:trPr>
        <w:tc>
          <w:tcPr>
            <w:tcW w:w="1759" w:type="dxa"/>
          </w:tcPr>
          <w:p w14:paraId="0A53993A" w14:textId="487990D6" w:rsidR="00BB3C50" w:rsidRPr="000C2EC7" w:rsidRDefault="00BB3C50" w:rsidP="009435E0">
            <w:pPr>
              <w:spacing w:line="276" w:lineRule="auto"/>
              <w:rPr>
                <w:rFonts w:ascii="Garamond" w:hAnsi="Garamond"/>
                <w:b/>
                <w:bCs/>
                <w:color w:val="000000" w:themeColor="text1"/>
                <w:sz w:val="18"/>
                <w:szCs w:val="18"/>
              </w:rPr>
            </w:pPr>
            <w:r w:rsidRPr="000C2EC7">
              <w:rPr>
                <w:rFonts w:ascii="Garamond" w:hAnsi="Garamond"/>
                <w:b/>
                <w:bCs/>
                <w:color w:val="000000" w:themeColor="text1"/>
                <w:sz w:val="18"/>
                <w:szCs w:val="18"/>
              </w:rPr>
              <w:t xml:space="preserve">  SSD</w:t>
            </w:r>
          </w:p>
        </w:tc>
        <w:tc>
          <w:tcPr>
            <w:tcW w:w="638" w:type="dxa"/>
          </w:tcPr>
          <w:p w14:paraId="4429FBA5" w14:textId="61AAE944"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1.36</w:t>
            </w:r>
          </w:p>
        </w:tc>
        <w:tc>
          <w:tcPr>
            <w:tcW w:w="1110" w:type="dxa"/>
          </w:tcPr>
          <w:p w14:paraId="19A7BDEA" w14:textId="1BF8AF4D"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-0.01, 2.73</w:t>
            </w:r>
          </w:p>
        </w:tc>
        <w:tc>
          <w:tcPr>
            <w:tcW w:w="883" w:type="dxa"/>
          </w:tcPr>
          <w:p w14:paraId="532D6CBC" w14:textId="6EC9FA28" w:rsidR="00BB3C50" w:rsidRPr="000C2EC7" w:rsidRDefault="00BB3C50" w:rsidP="009435E0">
            <w:pPr>
              <w:spacing w:line="276" w:lineRule="auto"/>
              <w:jc w:val="center"/>
              <w:rPr>
                <w:rFonts w:ascii="Garamond" w:hAnsi="Garamond"/>
                <w:b/>
                <w:bCs/>
                <w:color w:val="000000" w:themeColor="text1"/>
                <w:sz w:val="18"/>
                <w:szCs w:val="18"/>
              </w:rPr>
            </w:pPr>
            <w:r w:rsidRPr="000C2EC7">
              <w:rPr>
                <w:rFonts w:ascii="Garamond" w:hAnsi="Garamond"/>
                <w:b/>
                <w:bCs/>
                <w:color w:val="000000" w:themeColor="text1"/>
                <w:sz w:val="18"/>
                <w:szCs w:val="18"/>
              </w:rPr>
              <w:t>0.05</w:t>
            </w:r>
          </w:p>
        </w:tc>
        <w:tc>
          <w:tcPr>
            <w:tcW w:w="992" w:type="dxa"/>
          </w:tcPr>
          <w:p w14:paraId="10B14104" w14:textId="6F84D5B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-0.05</w:t>
            </w:r>
          </w:p>
        </w:tc>
        <w:tc>
          <w:tcPr>
            <w:tcW w:w="1276" w:type="dxa"/>
          </w:tcPr>
          <w:p w14:paraId="7B17EC53" w14:textId="73C68FC6"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-1.43, 1.33</w:t>
            </w:r>
          </w:p>
        </w:tc>
        <w:tc>
          <w:tcPr>
            <w:tcW w:w="992" w:type="dxa"/>
          </w:tcPr>
          <w:p w14:paraId="5FD21CFE" w14:textId="53BB30DC"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0.94</w:t>
            </w:r>
          </w:p>
        </w:tc>
        <w:tc>
          <w:tcPr>
            <w:tcW w:w="850" w:type="dxa"/>
          </w:tcPr>
          <w:p w14:paraId="1AAF2B65"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4D20837A"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7360CB97"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0A114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09</w:t>
            </w:r>
          </w:p>
        </w:tc>
        <w:tc>
          <w:tcPr>
            <w:tcW w:w="1110" w:type="dxa"/>
          </w:tcPr>
          <w:p w14:paraId="21D09CAF" w14:textId="4616555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BB3C50">
              <w:rPr>
                <w:rFonts w:ascii="Garamond" w:hAnsi="Garamond"/>
                <w:color w:val="000000" w:themeColor="text1"/>
                <w:sz w:val="18"/>
                <w:szCs w:val="18"/>
              </w:rPr>
              <w:t>9</w:t>
            </w:r>
            <w:r w:rsidRPr="007E3B63">
              <w:rPr>
                <w:rFonts w:ascii="Garamond" w:hAnsi="Garamond"/>
                <w:color w:val="000000" w:themeColor="text1"/>
                <w:sz w:val="18"/>
                <w:szCs w:val="18"/>
              </w:rPr>
              <w:t>, 0.</w:t>
            </w:r>
            <w:r w:rsidR="00BB3C50">
              <w:rPr>
                <w:rFonts w:ascii="Garamond" w:hAnsi="Garamond"/>
                <w:color w:val="000000" w:themeColor="text1"/>
                <w:sz w:val="18"/>
                <w:szCs w:val="18"/>
              </w:rPr>
              <w:t>27</w:t>
            </w:r>
          </w:p>
        </w:tc>
        <w:tc>
          <w:tcPr>
            <w:tcW w:w="883" w:type="dxa"/>
          </w:tcPr>
          <w:p w14:paraId="5B17A1AA" w14:textId="1F3476A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34</w:t>
            </w:r>
          </w:p>
        </w:tc>
        <w:tc>
          <w:tcPr>
            <w:tcW w:w="992" w:type="dxa"/>
          </w:tcPr>
          <w:p w14:paraId="34A1EA86" w14:textId="51D257A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07</w:t>
            </w:r>
          </w:p>
        </w:tc>
        <w:tc>
          <w:tcPr>
            <w:tcW w:w="1276" w:type="dxa"/>
          </w:tcPr>
          <w:p w14:paraId="42AEE282" w14:textId="60CE042C"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03</w:t>
            </w:r>
            <w:r w:rsidRPr="007E3B63">
              <w:rPr>
                <w:rFonts w:ascii="Garamond" w:hAnsi="Garamond"/>
                <w:color w:val="000000" w:themeColor="text1"/>
                <w:sz w:val="18"/>
                <w:szCs w:val="18"/>
              </w:rPr>
              <w:t>, 0.</w:t>
            </w:r>
            <w:r w:rsidR="00BB3C50">
              <w:rPr>
                <w:rFonts w:ascii="Garamond" w:hAnsi="Garamond"/>
                <w:color w:val="000000" w:themeColor="text1"/>
                <w:sz w:val="18"/>
                <w:szCs w:val="18"/>
              </w:rPr>
              <w:t>16</w:t>
            </w:r>
          </w:p>
        </w:tc>
        <w:tc>
          <w:tcPr>
            <w:tcW w:w="992" w:type="dxa"/>
          </w:tcPr>
          <w:p w14:paraId="4A34682C" w14:textId="13E98DA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16</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BB3C50" w:rsidRPr="007E3B63" w14:paraId="0326A2F5" w14:textId="77777777" w:rsidTr="009435E0">
        <w:trPr>
          <w:trHeight w:val="126"/>
        </w:trPr>
        <w:tc>
          <w:tcPr>
            <w:tcW w:w="1759" w:type="dxa"/>
          </w:tcPr>
          <w:p w14:paraId="7ECCC1D5" w14:textId="1F47A009" w:rsidR="00BB3C50" w:rsidRPr="007E3B63" w:rsidRDefault="00BB3C50"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103511A7" w14:textId="0D3B5C9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5EF2DE27" w14:textId="1F141083"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-0.50, 0.17</w:t>
            </w:r>
          </w:p>
        </w:tc>
        <w:tc>
          <w:tcPr>
            <w:tcW w:w="883" w:type="dxa"/>
          </w:tcPr>
          <w:p w14:paraId="264157A2" w14:textId="01449EC7"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0.34</w:t>
            </w:r>
          </w:p>
        </w:tc>
        <w:tc>
          <w:tcPr>
            <w:tcW w:w="992" w:type="dxa"/>
          </w:tcPr>
          <w:p w14:paraId="33CBB70C" w14:textId="758BE441"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0.08</w:t>
            </w:r>
          </w:p>
        </w:tc>
        <w:tc>
          <w:tcPr>
            <w:tcW w:w="1276" w:type="dxa"/>
          </w:tcPr>
          <w:p w14:paraId="293A0EFE" w14:textId="2CCBBE04"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-0.09, 0.25</w:t>
            </w:r>
          </w:p>
        </w:tc>
        <w:tc>
          <w:tcPr>
            <w:tcW w:w="992" w:type="dxa"/>
          </w:tcPr>
          <w:p w14:paraId="335DF2A0" w14:textId="33E48EF9" w:rsidR="00BB3C5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0.35</w:t>
            </w:r>
          </w:p>
        </w:tc>
        <w:tc>
          <w:tcPr>
            <w:tcW w:w="850" w:type="dxa"/>
          </w:tcPr>
          <w:p w14:paraId="3631C17D" w14:textId="77777777" w:rsidR="00BB3C50" w:rsidRPr="007E3B63" w:rsidRDefault="00BB3C50" w:rsidP="009435E0">
            <w:pPr>
              <w:spacing w:line="276" w:lineRule="auto"/>
              <w:jc w:val="center"/>
              <w:rPr>
                <w:rFonts w:ascii="Garamond" w:hAnsi="Garamond"/>
                <w:color w:val="000000" w:themeColor="text1"/>
                <w:sz w:val="18"/>
                <w:szCs w:val="18"/>
              </w:rPr>
            </w:pPr>
          </w:p>
        </w:tc>
        <w:tc>
          <w:tcPr>
            <w:tcW w:w="1134" w:type="dxa"/>
          </w:tcPr>
          <w:p w14:paraId="2DD89853" w14:textId="77777777" w:rsidR="00BB3C50" w:rsidRPr="007E3B63" w:rsidRDefault="00BB3C50" w:rsidP="009435E0">
            <w:pPr>
              <w:spacing w:line="276" w:lineRule="auto"/>
              <w:jc w:val="center"/>
              <w:rPr>
                <w:rFonts w:ascii="Garamond" w:hAnsi="Garamond"/>
                <w:color w:val="000000" w:themeColor="text1"/>
                <w:sz w:val="18"/>
                <w:szCs w:val="18"/>
              </w:rPr>
            </w:pPr>
          </w:p>
        </w:tc>
        <w:tc>
          <w:tcPr>
            <w:tcW w:w="851" w:type="dxa"/>
          </w:tcPr>
          <w:p w14:paraId="69587FAB" w14:textId="77777777" w:rsidR="00BB3C50" w:rsidRPr="007E3B63" w:rsidRDefault="00BB3C50" w:rsidP="009435E0">
            <w:pPr>
              <w:spacing w:line="276" w:lineRule="auto"/>
              <w:jc w:val="center"/>
              <w:rPr>
                <w:rFonts w:ascii="Garamond" w:hAnsi="Garamond"/>
                <w:color w:val="000000" w:themeColor="text1"/>
                <w:sz w:val="18"/>
                <w:szCs w:val="18"/>
              </w:rPr>
            </w:pP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32879601" w:rsidR="009435E0" w:rsidRPr="007E3B63" w:rsidRDefault="00BB3C5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0.00</w:t>
            </w:r>
          </w:p>
        </w:tc>
        <w:tc>
          <w:tcPr>
            <w:tcW w:w="1110" w:type="dxa"/>
          </w:tcPr>
          <w:p w14:paraId="6667239D" w14:textId="0FF58FF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18</w:t>
            </w:r>
            <w:r w:rsidRPr="007E3B63">
              <w:rPr>
                <w:rFonts w:ascii="Garamond" w:hAnsi="Garamond"/>
                <w:color w:val="000000" w:themeColor="text1"/>
                <w:sz w:val="18"/>
                <w:szCs w:val="18"/>
              </w:rPr>
              <w:t>, 0.</w:t>
            </w:r>
            <w:r w:rsidR="00BB3C50">
              <w:rPr>
                <w:rFonts w:ascii="Garamond" w:hAnsi="Garamond"/>
                <w:color w:val="000000" w:themeColor="text1"/>
                <w:sz w:val="18"/>
                <w:szCs w:val="18"/>
              </w:rPr>
              <w:t>18</w:t>
            </w:r>
          </w:p>
        </w:tc>
        <w:tc>
          <w:tcPr>
            <w:tcW w:w="883" w:type="dxa"/>
          </w:tcPr>
          <w:p w14:paraId="1DCE3480" w14:textId="68E22AD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BB3C50">
              <w:rPr>
                <w:rFonts w:ascii="Garamond" w:hAnsi="Garamond"/>
                <w:color w:val="000000" w:themeColor="text1"/>
                <w:sz w:val="18"/>
                <w:szCs w:val="18"/>
              </w:rPr>
              <w:t>99</w:t>
            </w:r>
          </w:p>
        </w:tc>
        <w:tc>
          <w:tcPr>
            <w:tcW w:w="992" w:type="dxa"/>
          </w:tcPr>
          <w:p w14:paraId="0AC0CCA6" w14:textId="15C6A1E0"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276" w:type="dxa"/>
          </w:tcPr>
          <w:p w14:paraId="2177ADFC" w14:textId="7872EDCF"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-0.36, 0.24</w:t>
            </w:r>
          </w:p>
        </w:tc>
        <w:tc>
          <w:tcPr>
            <w:tcW w:w="992" w:type="dxa"/>
          </w:tcPr>
          <w:p w14:paraId="075A6070" w14:textId="59CB810A"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0.69</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570C1A2D" w:rsidR="009435E0" w:rsidRPr="00BB3C50" w:rsidRDefault="00BB3C50" w:rsidP="009435E0">
            <w:pPr>
              <w:spacing w:line="276" w:lineRule="auto"/>
              <w:rPr>
                <w:rFonts w:ascii="Garamond" w:hAnsi="Garamond"/>
                <w:bCs/>
                <w:color w:val="000000" w:themeColor="text1"/>
                <w:sz w:val="18"/>
                <w:szCs w:val="18"/>
              </w:rPr>
            </w:pPr>
            <w:r w:rsidRPr="00BB3C50">
              <w:rPr>
                <w:rFonts w:ascii="Garamond" w:hAnsi="Garamond"/>
                <w:bCs/>
                <w:color w:val="000000" w:themeColor="text1"/>
                <w:sz w:val="18"/>
                <w:szCs w:val="18"/>
              </w:rPr>
              <w:t xml:space="preserve">  </w:t>
            </w:r>
            <w:r w:rsidR="009435E0" w:rsidRPr="00BB3C50">
              <w:rPr>
                <w:rFonts w:ascii="Garamond" w:hAnsi="Garamond"/>
                <w:bCs/>
                <w:color w:val="000000" w:themeColor="text1"/>
                <w:sz w:val="18"/>
                <w:szCs w:val="18"/>
              </w:rPr>
              <w:t>SSD</w:t>
            </w:r>
          </w:p>
        </w:tc>
        <w:tc>
          <w:tcPr>
            <w:tcW w:w="638" w:type="dxa"/>
          </w:tcPr>
          <w:p w14:paraId="58CE848C" w14:textId="397A551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-0.05</w:t>
            </w:r>
          </w:p>
        </w:tc>
        <w:tc>
          <w:tcPr>
            <w:tcW w:w="1110" w:type="dxa"/>
          </w:tcPr>
          <w:p w14:paraId="05BFD644" w14:textId="0ADFBFF5" w:rsidR="009435E0" w:rsidRPr="00BB3C50" w:rsidRDefault="009435E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w:t>
            </w:r>
            <w:r w:rsidR="00BB3C50" w:rsidRPr="00BB3C50">
              <w:rPr>
                <w:rFonts w:ascii="Garamond" w:hAnsi="Garamond"/>
                <w:bCs/>
                <w:color w:val="000000" w:themeColor="text1"/>
                <w:sz w:val="18"/>
                <w:szCs w:val="18"/>
              </w:rPr>
              <w:t>0.60</w:t>
            </w:r>
            <w:r w:rsidRPr="00BB3C50">
              <w:rPr>
                <w:rFonts w:ascii="Garamond" w:hAnsi="Garamond"/>
                <w:bCs/>
                <w:color w:val="000000" w:themeColor="text1"/>
                <w:sz w:val="18"/>
                <w:szCs w:val="18"/>
              </w:rPr>
              <w:t xml:space="preserve">, </w:t>
            </w:r>
            <w:r w:rsidR="00BB3C50" w:rsidRPr="00BB3C50">
              <w:rPr>
                <w:rFonts w:ascii="Garamond" w:hAnsi="Garamond"/>
                <w:bCs/>
                <w:color w:val="000000" w:themeColor="text1"/>
                <w:sz w:val="18"/>
                <w:szCs w:val="18"/>
              </w:rPr>
              <w:t>0.50</w:t>
            </w:r>
          </w:p>
        </w:tc>
        <w:tc>
          <w:tcPr>
            <w:tcW w:w="883" w:type="dxa"/>
          </w:tcPr>
          <w:p w14:paraId="2B8B954B" w14:textId="2D83D2FB" w:rsidR="009435E0" w:rsidRPr="00BB3C50" w:rsidRDefault="00BB3C50" w:rsidP="009435E0">
            <w:pPr>
              <w:spacing w:line="276" w:lineRule="auto"/>
              <w:jc w:val="center"/>
              <w:rPr>
                <w:rFonts w:ascii="Garamond" w:hAnsi="Garamond"/>
                <w:bCs/>
                <w:color w:val="000000" w:themeColor="text1"/>
                <w:sz w:val="18"/>
                <w:szCs w:val="18"/>
              </w:rPr>
            </w:pPr>
            <w:r w:rsidRPr="00BB3C50">
              <w:rPr>
                <w:rFonts w:ascii="Garamond" w:hAnsi="Garamond"/>
                <w:bCs/>
                <w:color w:val="000000" w:themeColor="text1"/>
                <w:sz w:val="18"/>
                <w:szCs w:val="18"/>
              </w:rPr>
              <w:t>0.85</w:t>
            </w:r>
          </w:p>
        </w:tc>
        <w:tc>
          <w:tcPr>
            <w:tcW w:w="992" w:type="dxa"/>
          </w:tcPr>
          <w:p w14:paraId="24EB26A1" w14:textId="65D4047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9901B1">
              <w:rPr>
                <w:rFonts w:ascii="Garamond" w:hAnsi="Garamond"/>
                <w:color w:val="000000" w:themeColor="text1"/>
                <w:sz w:val="18"/>
                <w:szCs w:val="18"/>
              </w:rPr>
              <w:t>13</w:t>
            </w:r>
          </w:p>
        </w:tc>
        <w:tc>
          <w:tcPr>
            <w:tcW w:w="1276" w:type="dxa"/>
          </w:tcPr>
          <w:p w14:paraId="6C35B3CB" w14:textId="1CC76C4C"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-0.37, 0.64</w:t>
            </w:r>
          </w:p>
        </w:tc>
        <w:tc>
          <w:tcPr>
            <w:tcW w:w="992" w:type="dxa"/>
          </w:tcPr>
          <w:p w14:paraId="633F739F" w14:textId="38E7A042" w:rsidR="009435E0" w:rsidRPr="007E3B63" w:rsidRDefault="009901B1"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0.61</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6A180C2" w14:textId="77777777" w:rsidTr="009435E0">
        <w:trPr>
          <w:trHeight w:val="115"/>
        </w:trPr>
        <w:tc>
          <w:tcPr>
            <w:tcW w:w="7650" w:type="dxa"/>
            <w:gridSpan w:val="7"/>
          </w:tcPr>
          <w:p w14:paraId="6A9DC1EA" w14:textId="77777777" w:rsidR="00A56773" w:rsidRPr="00BB3C50" w:rsidRDefault="00A56773" w:rsidP="009435E0">
            <w:pPr>
              <w:spacing w:line="276" w:lineRule="auto"/>
              <w:rPr>
                <w:rFonts w:ascii="Garamond" w:hAnsi="Garamond"/>
                <w:b/>
                <w:iCs/>
                <w:color w:val="000000" w:themeColor="text1"/>
                <w:sz w:val="18"/>
                <w:szCs w:val="18"/>
              </w:rPr>
            </w:pPr>
          </w:p>
        </w:tc>
        <w:tc>
          <w:tcPr>
            <w:tcW w:w="850" w:type="dxa"/>
          </w:tcPr>
          <w:p w14:paraId="412515DC" w14:textId="77777777" w:rsidR="00A56773" w:rsidRPr="007E3B63" w:rsidRDefault="00A56773" w:rsidP="009435E0">
            <w:pPr>
              <w:spacing w:line="276" w:lineRule="auto"/>
              <w:rPr>
                <w:rFonts w:ascii="Garamond" w:hAnsi="Garamond"/>
                <w:i/>
                <w:color w:val="000000" w:themeColor="text1"/>
                <w:sz w:val="18"/>
                <w:szCs w:val="18"/>
              </w:rPr>
            </w:pPr>
          </w:p>
        </w:tc>
        <w:tc>
          <w:tcPr>
            <w:tcW w:w="1134" w:type="dxa"/>
          </w:tcPr>
          <w:p w14:paraId="46C46952" w14:textId="77777777" w:rsidR="00A56773" w:rsidRPr="007E3B63" w:rsidRDefault="00A56773" w:rsidP="009435E0">
            <w:pPr>
              <w:spacing w:line="276" w:lineRule="auto"/>
              <w:rPr>
                <w:rFonts w:ascii="Garamond" w:hAnsi="Garamond"/>
                <w:i/>
                <w:color w:val="000000" w:themeColor="text1"/>
                <w:sz w:val="18"/>
                <w:szCs w:val="18"/>
              </w:rPr>
            </w:pPr>
          </w:p>
        </w:tc>
        <w:tc>
          <w:tcPr>
            <w:tcW w:w="851" w:type="dxa"/>
          </w:tcPr>
          <w:p w14:paraId="780944CE" w14:textId="77777777" w:rsidR="00A56773" w:rsidRPr="007E3B63" w:rsidRDefault="00A56773" w:rsidP="009435E0">
            <w:pPr>
              <w:spacing w:line="276" w:lineRule="auto"/>
              <w:rPr>
                <w:rFonts w:ascii="Garamond" w:hAnsi="Garamond"/>
                <w:i/>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562045E" w:rsidR="009435E0" w:rsidRPr="007E3B63" w:rsidRDefault="009435E0" w:rsidP="009435E0">
            <w:pPr>
              <w:spacing w:line="276" w:lineRule="auto"/>
              <w:rPr>
                <w:rFonts w:ascii="Garamond" w:hAnsi="Garamond"/>
                <w:color w:val="000000" w:themeColor="text1"/>
                <w:sz w:val="18"/>
                <w:szCs w:val="18"/>
              </w:rPr>
            </w:pPr>
            <w:r w:rsidRPr="00A703C4">
              <w:rPr>
                <w:rFonts w:ascii="Garamond" w:hAnsi="Garamond"/>
                <w:color w:val="000000" w:themeColor="text1"/>
                <w:sz w:val="18"/>
                <w:szCs w:val="18"/>
              </w:rPr>
              <w:t>Boldness</w:t>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60C2408C"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5A143BA" w14:textId="77777777" w:rsidTr="009435E0">
        <w:trPr>
          <w:trHeight w:val="115"/>
        </w:trPr>
        <w:tc>
          <w:tcPr>
            <w:tcW w:w="1759" w:type="dxa"/>
          </w:tcPr>
          <w:p w14:paraId="43790877"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15468371"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4D2D4118"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C2714A7"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625029D3"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386177B8"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0E3A8F2F"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7793C088"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7A4E2607"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2315C7DE"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83370" w:rsidRDefault="009435E0" w:rsidP="009435E0">
            <w:pPr>
              <w:spacing w:line="276" w:lineRule="auto"/>
              <w:rPr>
                <w:rFonts w:ascii="Garamond" w:hAnsi="Garamond"/>
                <w:b/>
                <w:bCs/>
                <w:color w:val="000000" w:themeColor="text1"/>
                <w:sz w:val="18"/>
                <w:szCs w:val="18"/>
              </w:rPr>
            </w:pPr>
            <w:r w:rsidRPr="00783370">
              <w:rPr>
                <w:rFonts w:ascii="Garamond" w:hAnsi="Garamond"/>
                <w:b/>
                <w:bCs/>
                <w:color w:val="000000" w:themeColor="text1"/>
                <w:sz w:val="18"/>
                <w:szCs w:val="18"/>
              </w:rPr>
              <w:t>Aggression</w:t>
            </w:r>
          </w:p>
        </w:tc>
        <w:tc>
          <w:tcPr>
            <w:tcW w:w="638" w:type="dxa"/>
          </w:tcPr>
          <w:p w14:paraId="28DEF63E" w14:textId="4D2C830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w:t>
            </w:r>
          </w:p>
        </w:tc>
        <w:tc>
          <w:tcPr>
            <w:tcW w:w="1110" w:type="dxa"/>
          </w:tcPr>
          <w:p w14:paraId="0C997301" w14:textId="7D6CEEDA"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-0.96, 0.63</w:t>
            </w:r>
          </w:p>
        </w:tc>
        <w:tc>
          <w:tcPr>
            <w:tcW w:w="883" w:type="dxa"/>
          </w:tcPr>
          <w:p w14:paraId="75DDB5F7" w14:textId="59AFB7A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0.68</w:t>
            </w:r>
          </w:p>
        </w:tc>
        <w:tc>
          <w:tcPr>
            <w:tcW w:w="992" w:type="dxa"/>
          </w:tcPr>
          <w:p w14:paraId="559AC54E" w14:textId="6D08D230"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-0.1</w:t>
            </w:r>
            <w:r w:rsidR="00783370" w:rsidRPr="00783370">
              <w:rPr>
                <w:rFonts w:ascii="Garamond" w:hAnsi="Garamond"/>
                <w:b/>
                <w:bCs/>
                <w:color w:val="000000" w:themeColor="text1"/>
                <w:sz w:val="18"/>
                <w:szCs w:val="18"/>
              </w:rPr>
              <w:t>2</w:t>
            </w:r>
          </w:p>
        </w:tc>
        <w:tc>
          <w:tcPr>
            <w:tcW w:w="1276" w:type="dxa"/>
          </w:tcPr>
          <w:p w14:paraId="2D9035DA" w14:textId="0CAF96E9" w:rsidR="009435E0" w:rsidRPr="00783370" w:rsidRDefault="009435E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w:t>
            </w:r>
            <w:r w:rsidR="00783370" w:rsidRPr="00783370">
              <w:rPr>
                <w:rFonts w:ascii="Garamond" w:hAnsi="Garamond"/>
                <w:b/>
                <w:bCs/>
                <w:color w:val="000000" w:themeColor="text1"/>
                <w:sz w:val="18"/>
                <w:szCs w:val="18"/>
              </w:rPr>
              <w:t>23</w:t>
            </w:r>
            <w:r w:rsidRPr="00783370">
              <w:rPr>
                <w:rFonts w:ascii="Garamond" w:hAnsi="Garamond"/>
                <w:b/>
                <w:bCs/>
                <w:color w:val="000000" w:themeColor="text1"/>
                <w:sz w:val="18"/>
                <w:szCs w:val="18"/>
              </w:rPr>
              <w:t xml:space="preserve">, </w:t>
            </w:r>
            <w:r w:rsidR="00783370" w:rsidRPr="00783370">
              <w:rPr>
                <w:rFonts w:ascii="Garamond" w:hAnsi="Garamond"/>
                <w:b/>
                <w:bCs/>
                <w:color w:val="000000" w:themeColor="text1"/>
                <w:sz w:val="18"/>
                <w:szCs w:val="18"/>
              </w:rPr>
              <w:t>0.00</w:t>
            </w:r>
          </w:p>
        </w:tc>
        <w:tc>
          <w:tcPr>
            <w:tcW w:w="992" w:type="dxa"/>
          </w:tcPr>
          <w:p w14:paraId="106EB0FC" w14:textId="16E8B10A" w:rsidR="009435E0" w:rsidRPr="00783370" w:rsidRDefault="00783370" w:rsidP="009435E0">
            <w:pPr>
              <w:spacing w:line="276" w:lineRule="auto"/>
              <w:jc w:val="center"/>
              <w:rPr>
                <w:rFonts w:ascii="Garamond" w:hAnsi="Garamond"/>
                <w:b/>
                <w:bCs/>
                <w:color w:val="000000" w:themeColor="text1"/>
                <w:sz w:val="18"/>
                <w:szCs w:val="18"/>
              </w:rPr>
            </w:pPr>
            <w:r w:rsidRPr="00783370">
              <w:rPr>
                <w:rFonts w:ascii="Garamond" w:hAnsi="Garamond"/>
                <w:b/>
                <w:bCs/>
                <w:color w:val="000000" w:themeColor="text1"/>
                <w:sz w:val="18"/>
                <w:szCs w:val="18"/>
              </w:rPr>
              <w:t>0.05</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125248" w:rsidRPr="007E3B63" w14:paraId="6B58BF05" w14:textId="77777777" w:rsidTr="009435E0">
        <w:trPr>
          <w:trHeight w:val="126"/>
        </w:trPr>
        <w:tc>
          <w:tcPr>
            <w:tcW w:w="1759" w:type="dxa"/>
          </w:tcPr>
          <w:p w14:paraId="5304DDB3" w14:textId="64DC311A" w:rsidR="00125248"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SSD</w:t>
            </w:r>
          </w:p>
        </w:tc>
        <w:tc>
          <w:tcPr>
            <w:tcW w:w="638" w:type="dxa"/>
          </w:tcPr>
          <w:p w14:paraId="7CB9F171" w14:textId="19A7141E"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0.27</w:t>
            </w:r>
          </w:p>
        </w:tc>
        <w:tc>
          <w:tcPr>
            <w:tcW w:w="1110" w:type="dxa"/>
          </w:tcPr>
          <w:p w14:paraId="04707EF4" w14:textId="11261B3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-0.84, 1.37</w:t>
            </w:r>
          </w:p>
        </w:tc>
        <w:tc>
          <w:tcPr>
            <w:tcW w:w="883" w:type="dxa"/>
          </w:tcPr>
          <w:p w14:paraId="6AC316B4" w14:textId="370D2F0B"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992" w:type="dxa"/>
          </w:tcPr>
          <w:p w14:paraId="594ADCD8" w14:textId="40E1A38D"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-0.13</w:t>
            </w:r>
          </w:p>
        </w:tc>
        <w:tc>
          <w:tcPr>
            <w:tcW w:w="1276" w:type="dxa"/>
          </w:tcPr>
          <w:p w14:paraId="28072210" w14:textId="63C13EA2"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-0.81, 0.55</w:t>
            </w:r>
          </w:p>
        </w:tc>
        <w:tc>
          <w:tcPr>
            <w:tcW w:w="992" w:type="dxa"/>
          </w:tcPr>
          <w:p w14:paraId="34B28040" w14:textId="3C0EE159" w:rsidR="00125248"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850" w:type="dxa"/>
          </w:tcPr>
          <w:p w14:paraId="3EEEF92F" w14:textId="77777777" w:rsidR="00125248" w:rsidRPr="007E3B63" w:rsidRDefault="00125248" w:rsidP="009435E0">
            <w:pPr>
              <w:spacing w:line="276" w:lineRule="auto"/>
              <w:jc w:val="center"/>
              <w:rPr>
                <w:rFonts w:ascii="Garamond" w:hAnsi="Garamond"/>
                <w:color w:val="000000" w:themeColor="text1"/>
                <w:sz w:val="18"/>
                <w:szCs w:val="18"/>
              </w:rPr>
            </w:pPr>
          </w:p>
        </w:tc>
        <w:tc>
          <w:tcPr>
            <w:tcW w:w="1134" w:type="dxa"/>
          </w:tcPr>
          <w:p w14:paraId="70DA430F" w14:textId="77777777" w:rsidR="00125248" w:rsidRPr="007E3B63" w:rsidRDefault="00125248" w:rsidP="009435E0">
            <w:pPr>
              <w:spacing w:line="276" w:lineRule="auto"/>
              <w:jc w:val="center"/>
              <w:rPr>
                <w:rFonts w:ascii="Garamond" w:hAnsi="Garamond"/>
                <w:color w:val="000000" w:themeColor="text1"/>
                <w:sz w:val="18"/>
                <w:szCs w:val="18"/>
              </w:rPr>
            </w:pPr>
          </w:p>
        </w:tc>
        <w:tc>
          <w:tcPr>
            <w:tcW w:w="851" w:type="dxa"/>
          </w:tcPr>
          <w:p w14:paraId="004B7F21" w14:textId="77777777" w:rsidR="00125248" w:rsidRPr="007E3B63" w:rsidRDefault="00125248" w:rsidP="009435E0">
            <w:pPr>
              <w:spacing w:line="276" w:lineRule="auto"/>
              <w:jc w:val="center"/>
              <w:rPr>
                <w:rFonts w:ascii="Garamond" w:hAnsi="Garamond"/>
                <w:color w:val="000000" w:themeColor="text1"/>
                <w:sz w:val="18"/>
                <w:szCs w:val="18"/>
              </w:rPr>
            </w:pP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4C0FCB0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0.06</w:t>
            </w:r>
          </w:p>
        </w:tc>
        <w:tc>
          <w:tcPr>
            <w:tcW w:w="1110" w:type="dxa"/>
          </w:tcPr>
          <w:p w14:paraId="6C101284" w14:textId="3304949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-0.23, 0.34</w:t>
            </w:r>
          </w:p>
        </w:tc>
        <w:tc>
          <w:tcPr>
            <w:tcW w:w="883" w:type="dxa"/>
          </w:tcPr>
          <w:p w14:paraId="3FA33622" w14:textId="4B5C449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0.70</w:t>
            </w:r>
          </w:p>
        </w:tc>
        <w:tc>
          <w:tcPr>
            <w:tcW w:w="992" w:type="dxa"/>
          </w:tcPr>
          <w:p w14:paraId="73608AA5" w14:textId="2862E332"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59B3C30B" w14:textId="10AB1F66"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-0.33, 0.25</w:t>
            </w:r>
          </w:p>
        </w:tc>
        <w:tc>
          <w:tcPr>
            <w:tcW w:w="992" w:type="dxa"/>
          </w:tcPr>
          <w:p w14:paraId="604E5470" w14:textId="7960DE08"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0.78</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2A24F1C4"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C9D5E33" w14:textId="3DF489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-0.32</w:t>
            </w:r>
          </w:p>
        </w:tc>
        <w:tc>
          <w:tcPr>
            <w:tcW w:w="1110" w:type="dxa"/>
          </w:tcPr>
          <w:p w14:paraId="3C33B96C" w14:textId="7A27DEC5"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-0.93, 0.29</w:t>
            </w:r>
          </w:p>
        </w:tc>
        <w:tc>
          <w:tcPr>
            <w:tcW w:w="883" w:type="dxa"/>
          </w:tcPr>
          <w:p w14:paraId="275D377B" w14:textId="006BA4D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30</w:t>
            </w:r>
          </w:p>
        </w:tc>
        <w:tc>
          <w:tcPr>
            <w:tcW w:w="992" w:type="dxa"/>
          </w:tcPr>
          <w:p w14:paraId="3E263BF5" w14:textId="546AA8D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0.10</w:t>
            </w:r>
          </w:p>
        </w:tc>
        <w:tc>
          <w:tcPr>
            <w:tcW w:w="1276" w:type="dxa"/>
          </w:tcPr>
          <w:p w14:paraId="5BD6EA69" w14:textId="11162C1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-0.31, 0.52</w:t>
            </w:r>
          </w:p>
        </w:tc>
        <w:tc>
          <w:tcPr>
            <w:tcW w:w="992" w:type="dxa"/>
          </w:tcPr>
          <w:p w14:paraId="5EEBB820" w14:textId="1362154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0.63</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6E40E460" w14:textId="77777777" w:rsidTr="009435E0">
        <w:trPr>
          <w:trHeight w:val="126"/>
        </w:trPr>
        <w:tc>
          <w:tcPr>
            <w:tcW w:w="1759" w:type="dxa"/>
          </w:tcPr>
          <w:p w14:paraId="6E6FAF41" w14:textId="77777777" w:rsidR="00A56773" w:rsidRPr="007E3B63" w:rsidRDefault="00A56773" w:rsidP="009435E0">
            <w:pPr>
              <w:spacing w:line="276" w:lineRule="auto"/>
              <w:rPr>
                <w:rFonts w:ascii="Garamond" w:hAnsi="Garamond"/>
                <w:b/>
                <w:i/>
                <w:color w:val="000000" w:themeColor="text1"/>
                <w:sz w:val="18"/>
                <w:szCs w:val="18"/>
              </w:rPr>
            </w:pPr>
          </w:p>
        </w:tc>
        <w:tc>
          <w:tcPr>
            <w:tcW w:w="638" w:type="dxa"/>
          </w:tcPr>
          <w:p w14:paraId="4DA33D43" w14:textId="77777777" w:rsidR="00A56773" w:rsidRPr="007E3B63" w:rsidRDefault="00A56773" w:rsidP="009435E0">
            <w:pPr>
              <w:spacing w:line="276" w:lineRule="auto"/>
              <w:jc w:val="center"/>
              <w:rPr>
                <w:rFonts w:ascii="Garamond" w:hAnsi="Garamond"/>
                <w:color w:val="000000" w:themeColor="text1"/>
                <w:sz w:val="18"/>
                <w:szCs w:val="18"/>
              </w:rPr>
            </w:pPr>
          </w:p>
        </w:tc>
        <w:tc>
          <w:tcPr>
            <w:tcW w:w="1110" w:type="dxa"/>
          </w:tcPr>
          <w:p w14:paraId="0A720C6F" w14:textId="77777777" w:rsidR="00A56773" w:rsidRPr="007E3B63" w:rsidRDefault="00A56773" w:rsidP="009435E0">
            <w:pPr>
              <w:spacing w:line="276" w:lineRule="auto"/>
              <w:jc w:val="center"/>
              <w:rPr>
                <w:rFonts w:ascii="Garamond" w:hAnsi="Garamond"/>
                <w:color w:val="000000" w:themeColor="text1"/>
                <w:sz w:val="18"/>
                <w:szCs w:val="18"/>
              </w:rPr>
            </w:pPr>
          </w:p>
        </w:tc>
        <w:tc>
          <w:tcPr>
            <w:tcW w:w="883" w:type="dxa"/>
          </w:tcPr>
          <w:p w14:paraId="5453B0AD"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29ADB916" w14:textId="77777777" w:rsidR="00A56773" w:rsidRPr="007E3B63" w:rsidRDefault="00A56773" w:rsidP="009435E0">
            <w:pPr>
              <w:spacing w:line="276" w:lineRule="auto"/>
              <w:jc w:val="center"/>
              <w:rPr>
                <w:rFonts w:ascii="Garamond" w:hAnsi="Garamond"/>
                <w:color w:val="000000" w:themeColor="text1"/>
                <w:sz w:val="18"/>
                <w:szCs w:val="18"/>
              </w:rPr>
            </w:pPr>
          </w:p>
        </w:tc>
        <w:tc>
          <w:tcPr>
            <w:tcW w:w="1276" w:type="dxa"/>
          </w:tcPr>
          <w:p w14:paraId="08A24B7A" w14:textId="77777777" w:rsidR="00A56773" w:rsidRPr="007E3B63" w:rsidRDefault="00A56773" w:rsidP="009435E0">
            <w:pPr>
              <w:spacing w:line="276" w:lineRule="auto"/>
              <w:jc w:val="center"/>
              <w:rPr>
                <w:rFonts w:ascii="Garamond" w:hAnsi="Garamond"/>
                <w:color w:val="000000" w:themeColor="text1"/>
                <w:sz w:val="18"/>
                <w:szCs w:val="18"/>
              </w:rPr>
            </w:pPr>
          </w:p>
        </w:tc>
        <w:tc>
          <w:tcPr>
            <w:tcW w:w="992" w:type="dxa"/>
          </w:tcPr>
          <w:p w14:paraId="55362990" w14:textId="77777777" w:rsidR="00A56773" w:rsidRPr="007E3B63" w:rsidRDefault="00A56773" w:rsidP="009435E0">
            <w:pPr>
              <w:spacing w:line="276" w:lineRule="auto"/>
              <w:jc w:val="center"/>
              <w:rPr>
                <w:rFonts w:ascii="Garamond" w:hAnsi="Garamond"/>
                <w:color w:val="000000" w:themeColor="text1"/>
                <w:sz w:val="18"/>
                <w:szCs w:val="18"/>
              </w:rPr>
            </w:pPr>
          </w:p>
        </w:tc>
        <w:tc>
          <w:tcPr>
            <w:tcW w:w="850" w:type="dxa"/>
          </w:tcPr>
          <w:p w14:paraId="19E55387" w14:textId="77777777" w:rsidR="00A56773" w:rsidRPr="007E3B63" w:rsidRDefault="00A56773" w:rsidP="009435E0">
            <w:pPr>
              <w:spacing w:line="276" w:lineRule="auto"/>
              <w:jc w:val="center"/>
              <w:rPr>
                <w:rFonts w:ascii="Garamond" w:hAnsi="Garamond"/>
                <w:color w:val="000000" w:themeColor="text1"/>
                <w:sz w:val="18"/>
                <w:szCs w:val="18"/>
              </w:rPr>
            </w:pPr>
          </w:p>
        </w:tc>
        <w:tc>
          <w:tcPr>
            <w:tcW w:w="1134" w:type="dxa"/>
          </w:tcPr>
          <w:p w14:paraId="0DC23032" w14:textId="77777777" w:rsidR="00A56773" w:rsidRPr="007E3B63" w:rsidRDefault="00A56773" w:rsidP="009435E0">
            <w:pPr>
              <w:spacing w:line="276" w:lineRule="auto"/>
              <w:jc w:val="center"/>
              <w:rPr>
                <w:rFonts w:ascii="Garamond" w:hAnsi="Garamond"/>
                <w:color w:val="000000" w:themeColor="text1"/>
                <w:sz w:val="18"/>
                <w:szCs w:val="18"/>
              </w:rPr>
            </w:pPr>
          </w:p>
        </w:tc>
        <w:tc>
          <w:tcPr>
            <w:tcW w:w="851" w:type="dxa"/>
          </w:tcPr>
          <w:p w14:paraId="6DBFB2F2" w14:textId="77777777" w:rsidR="00A56773" w:rsidRPr="007E3B63" w:rsidRDefault="00A56773"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603D1A8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783370">
              <w:rPr>
                <w:rFonts w:ascii="Garamond" w:hAnsi="Garamond"/>
                <w:color w:val="000000" w:themeColor="text1"/>
                <w:sz w:val="18"/>
                <w:szCs w:val="18"/>
              </w:rPr>
              <w:t>1</w:t>
            </w:r>
          </w:p>
        </w:tc>
        <w:tc>
          <w:tcPr>
            <w:tcW w:w="1110" w:type="dxa"/>
          </w:tcPr>
          <w:p w14:paraId="5DB652E8" w14:textId="72ACE65B"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-0.42, 1.04</w:t>
            </w:r>
          </w:p>
        </w:tc>
        <w:tc>
          <w:tcPr>
            <w:tcW w:w="883" w:type="dxa"/>
          </w:tcPr>
          <w:p w14:paraId="36976BCB" w14:textId="2C33ACDD"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0.41</w:t>
            </w:r>
          </w:p>
        </w:tc>
        <w:tc>
          <w:tcPr>
            <w:tcW w:w="992" w:type="dxa"/>
          </w:tcPr>
          <w:p w14:paraId="6A0F1898" w14:textId="4268D49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0.04</w:t>
            </w:r>
          </w:p>
        </w:tc>
        <w:tc>
          <w:tcPr>
            <w:tcW w:w="1276" w:type="dxa"/>
          </w:tcPr>
          <w:p w14:paraId="602F74DB" w14:textId="47AB2C81"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0.25, 0.17</w:t>
            </w:r>
          </w:p>
        </w:tc>
        <w:tc>
          <w:tcPr>
            <w:tcW w:w="992" w:type="dxa"/>
          </w:tcPr>
          <w:p w14:paraId="17A2D625" w14:textId="4FB4D31E"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72</w:t>
            </w:r>
          </w:p>
        </w:tc>
        <w:tc>
          <w:tcPr>
            <w:tcW w:w="850" w:type="dxa"/>
          </w:tcPr>
          <w:p w14:paraId="5CFE0216" w14:textId="448D82A1"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18</w:t>
            </w:r>
          </w:p>
        </w:tc>
        <w:tc>
          <w:tcPr>
            <w:tcW w:w="1134" w:type="dxa"/>
          </w:tcPr>
          <w:p w14:paraId="17A2EC1F" w14:textId="40B3356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w:t>
            </w:r>
          </w:p>
        </w:tc>
        <w:tc>
          <w:tcPr>
            <w:tcW w:w="851" w:type="dxa"/>
          </w:tcPr>
          <w:p w14:paraId="60492AD7" w14:textId="3F0EBA97"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165</w:t>
            </w:r>
          </w:p>
        </w:tc>
      </w:tr>
      <w:tr w:rsidR="00125248" w:rsidRPr="007E3B63" w14:paraId="2F4E4DC7" w14:textId="77777777" w:rsidTr="009435E0">
        <w:trPr>
          <w:trHeight w:val="126"/>
        </w:trPr>
        <w:tc>
          <w:tcPr>
            <w:tcW w:w="1759" w:type="dxa"/>
          </w:tcPr>
          <w:p w14:paraId="791E53A3" w14:textId="6C50C0BD" w:rsidR="00125248" w:rsidRPr="00783370" w:rsidRDefault="00125248"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 xml:space="preserve">  SSD</w:t>
            </w:r>
          </w:p>
        </w:tc>
        <w:tc>
          <w:tcPr>
            <w:tcW w:w="638" w:type="dxa"/>
          </w:tcPr>
          <w:p w14:paraId="1B7B7A0C" w14:textId="3CE10AAC" w:rsidR="00125248" w:rsidRPr="00783370" w:rsidRDefault="00783370" w:rsidP="009435E0">
            <w:pPr>
              <w:spacing w:line="276" w:lineRule="auto"/>
              <w:jc w:val="center"/>
              <w:rPr>
                <w:rFonts w:ascii="Garamond" w:hAnsi="Garamond"/>
                <w:bCs/>
                <w:color w:val="000000" w:themeColor="text1"/>
                <w:sz w:val="18"/>
                <w:szCs w:val="18"/>
              </w:rPr>
            </w:pPr>
            <w:r w:rsidRPr="00783370">
              <w:rPr>
                <w:rFonts w:ascii="Garamond" w:hAnsi="Garamond"/>
                <w:bCs/>
                <w:color w:val="000000" w:themeColor="text1"/>
                <w:sz w:val="18"/>
                <w:szCs w:val="18"/>
              </w:rPr>
              <w:t>-0.66</w:t>
            </w:r>
          </w:p>
        </w:tc>
        <w:tc>
          <w:tcPr>
            <w:tcW w:w="1110" w:type="dxa"/>
          </w:tcPr>
          <w:p w14:paraId="6B05CC23" w14:textId="5941DDAB"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-2.26, 0.93</w:t>
            </w:r>
          </w:p>
        </w:tc>
        <w:tc>
          <w:tcPr>
            <w:tcW w:w="883" w:type="dxa"/>
          </w:tcPr>
          <w:p w14:paraId="58755A3E" w14:textId="43FCCAC5"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0.41</w:t>
            </w:r>
          </w:p>
        </w:tc>
        <w:tc>
          <w:tcPr>
            <w:tcW w:w="992" w:type="dxa"/>
          </w:tcPr>
          <w:p w14:paraId="2913DC5C" w14:textId="71961D96"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0.27</w:t>
            </w:r>
          </w:p>
        </w:tc>
        <w:tc>
          <w:tcPr>
            <w:tcW w:w="1276" w:type="dxa"/>
          </w:tcPr>
          <w:p w14:paraId="79F9751C" w14:textId="23B0688E"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-0.53, 1.07</w:t>
            </w:r>
          </w:p>
        </w:tc>
        <w:tc>
          <w:tcPr>
            <w:tcW w:w="992" w:type="dxa"/>
          </w:tcPr>
          <w:p w14:paraId="720E9C25" w14:textId="28D44379" w:rsidR="00125248"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0.50</w:t>
            </w:r>
          </w:p>
        </w:tc>
        <w:tc>
          <w:tcPr>
            <w:tcW w:w="850" w:type="dxa"/>
          </w:tcPr>
          <w:p w14:paraId="358923B7"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1134" w:type="dxa"/>
          </w:tcPr>
          <w:p w14:paraId="692BE916" w14:textId="77777777" w:rsidR="00125248" w:rsidRPr="00783370" w:rsidRDefault="00125248" w:rsidP="009435E0">
            <w:pPr>
              <w:spacing w:line="276" w:lineRule="auto"/>
              <w:jc w:val="center"/>
              <w:rPr>
                <w:rFonts w:ascii="Garamond" w:hAnsi="Garamond"/>
                <w:bCs/>
                <w:color w:val="000000" w:themeColor="text1"/>
                <w:sz w:val="18"/>
                <w:szCs w:val="18"/>
              </w:rPr>
            </w:pPr>
          </w:p>
        </w:tc>
        <w:tc>
          <w:tcPr>
            <w:tcW w:w="851" w:type="dxa"/>
          </w:tcPr>
          <w:p w14:paraId="5499E761" w14:textId="77777777" w:rsidR="00125248" w:rsidRPr="00783370" w:rsidRDefault="00125248" w:rsidP="009435E0">
            <w:pPr>
              <w:spacing w:line="276" w:lineRule="auto"/>
              <w:jc w:val="center"/>
              <w:rPr>
                <w:rFonts w:ascii="Garamond" w:hAnsi="Garamond"/>
                <w:bCs/>
                <w:color w:val="000000" w:themeColor="text1"/>
                <w:sz w:val="18"/>
                <w:szCs w:val="18"/>
              </w:rPr>
            </w:pPr>
          </w:p>
        </w:tc>
      </w:tr>
      <w:tr w:rsidR="009435E0" w:rsidRPr="007E3B63" w14:paraId="263075B5" w14:textId="77777777" w:rsidTr="009435E0">
        <w:trPr>
          <w:trHeight w:val="126"/>
        </w:trPr>
        <w:tc>
          <w:tcPr>
            <w:tcW w:w="1759" w:type="dxa"/>
          </w:tcPr>
          <w:p w14:paraId="20AC6404" w14:textId="77777777" w:rsidR="009435E0" w:rsidRPr="00783370" w:rsidRDefault="009435E0" w:rsidP="009435E0">
            <w:pPr>
              <w:spacing w:line="276" w:lineRule="auto"/>
              <w:rPr>
                <w:rFonts w:ascii="Garamond" w:hAnsi="Garamond"/>
                <w:bCs/>
                <w:color w:val="000000" w:themeColor="text1"/>
                <w:sz w:val="18"/>
                <w:szCs w:val="18"/>
              </w:rPr>
            </w:pPr>
            <w:r w:rsidRPr="00783370">
              <w:rPr>
                <w:rFonts w:ascii="Garamond" w:hAnsi="Garamond"/>
                <w:bCs/>
                <w:color w:val="000000" w:themeColor="text1"/>
                <w:sz w:val="18"/>
                <w:szCs w:val="18"/>
              </w:rPr>
              <w:t>Boldness</w:t>
            </w:r>
          </w:p>
        </w:tc>
        <w:tc>
          <w:tcPr>
            <w:tcW w:w="638" w:type="dxa"/>
          </w:tcPr>
          <w:p w14:paraId="1085B71C" w14:textId="4736F0A3"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0.18</w:t>
            </w:r>
          </w:p>
        </w:tc>
        <w:tc>
          <w:tcPr>
            <w:tcW w:w="1110" w:type="dxa"/>
          </w:tcPr>
          <w:p w14:paraId="74CE75D9" w14:textId="41FD0F32"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-0.03, 0.38</w:t>
            </w:r>
          </w:p>
        </w:tc>
        <w:tc>
          <w:tcPr>
            <w:tcW w:w="883" w:type="dxa"/>
          </w:tcPr>
          <w:p w14:paraId="2F8C0D61" w14:textId="5EE3A185" w:rsidR="009435E0" w:rsidRPr="00783370" w:rsidRDefault="00783370" w:rsidP="009435E0">
            <w:pPr>
              <w:spacing w:line="276" w:lineRule="auto"/>
              <w:jc w:val="center"/>
              <w:rPr>
                <w:rFonts w:ascii="Garamond" w:hAnsi="Garamond"/>
                <w:bCs/>
                <w:color w:val="000000" w:themeColor="text1"/>
                <w:sz w:val="18"/>
                <w:szCs w:val="18"/>
              </w:rPr>
            </w:pPr>
            <w:r>
              <w:rPr>
                <w:rFonts w:ascii="Garamond" w:hAnsi="Garamond"/>
                <w:bCs/>
                <w:color w:val="000000" w:themeColor="text1"/>
                <w:sz w:val="18"/>
                <w:szCs w:val="18"/>
              </w:rPr>
              <w:t>0.10</w:t>
            </w:r>
          </w:p>
        </w:tc>
        <w:tc>
          <w:tcPr>
            <w:tcW w:w="992" w:type="dxa"/>
          </w:tcPr>
          <w:p w14:paraId="2AEA0C58" w14:textId="2362D81E"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-0.04</w:t>
            </w:r>
          </w:p>
        </w:tc>
        <w:tc>
          <w:tcPr>
            <w:tcW w:w="1276" w:type="dxa"/>
          </w:tcPr>
          <w:p w14:paraId="6FE85818" w14:textId="39CFA47F"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-0.16, 0.09</w:t>
            </w:r>
          </w:p>
        </w:tc>
        <w:tc>
          <w:tcPr>
            <w:tcW w:w="992" w:type="dxa"/>
          </w:tcPr>
          <w:p w14:paraId="3F887F8A" w14:textId="55F0CA44"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0.56</w:t>
            </w:r>
          </w:p>
        </w:tc>
        <w:tc>
          <w:tcPr>
            <w:tcW w:w="850" w:type="dxa"/>
          </w:tcPr>
          <w:p w14:paraId="72919D7B" w14:textId="4D6CC93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1134" w:type="dxa"/>
          </w:tcPr>
          <w:p w14:paraId="57537B68" w14:textId="0CB68E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783370">
              <w:rPr>
                <w:rFonts w:ascii="Garamond" w:hAnsi="Garamond"/>
                <w:color w:val="000000" w:themeColor="text1"/>
                <w:sz w:val="18"/>
                <w:szCs w:val="18"/>
              </w:rPr>
              <w:t>2</w:t>
            </w:r>
          </w:p>
        </w:tc>
        <w:tc>
          <w:tcPr>
            <w:tcW w:w="851" w:type="dxa"/>
          </w:tcPr>
          <w:p w14:paraId="38B22B36" w14:textId="2E063E5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w:t>
            </w:r>
            <w:r w:rsidR="00783370">
              <w:rPr>
                <w:rFonts w:ascii="Garamond" w:hAnsi="Garamond"/>
                <w:color w:val="000000" w:themeColor="text1"/>
                <w:sz w:val="18"/>
                <w:szCs w:val="18"/>
              </w:rPr>
              <w:t>61</w:t>
            </w:r>
          </w:p>
        </w:tc>
      </w:tr>
      <w:tr w:rsidR="009435E0" w:rsidRPr="007E3B63" w14:paraId="6E002A46" w14:textId="77777777" w:rsidTr="009435E0">
        <w:trPr>
          <w:trHeight w:val="126"/>
        </w:trPr>
        <w:tc>
          <w:tcPr>
            <w:tcW w:w="1759" w:type="dxa"/>
          </w:tcPr>
          <w:p w14:paraId="2C207859" w14:textId="57E72760" w:rsidR="009435E0" w:rsidRPr="007E3B63" w:rsidRDefault="00125248" w:rsidP="009435E0">
            <w:pPr>
              <w:spacing w:line="276" w:lineRule="auto"/>
              <w:rPr>
                <w:rFonts w:ascii="Garamond" w:hAnsi="Garamond"/>
                <w:color w:val="000000" w:themeColor="text1"/>
                <w:sz w:val="18"/>
                <w:szCs w:val="18"/>
              </w:rPr>
            </w:pPr>
            <w:r>
              <w:rPr>
                <w:rFonts w:ascii="Garamond" w:hAnsi="Garamond"/>
                <w:color w:val="000000" w:themeColor="text1"/>
                <w:sz w:val="18"/>
                <w:szCs w:val="18"/>
              </w:rPr>
              <w:t xml:space="preserve">  </w:t>
            </w:r>
            <w:r w:rsidR="009435E0" w:rsidRPr="007E3B63">
              <w:rPr>
                <w:rFonts w:ascii="Garamond" w:hAnsi="Garamond"/>
                <w:color w:val="000000" w:themeColor="text1"/>
                <w:sz w:val="18"/>
                <w:szCs w:val="18"/>
              </w:rPr>
              <w:t>SSD</w:t>
            </w:r>
          </w:p>
        </w:tc>
        <w:tc>
          <w:tcPr>
            <w:tcW w:w="638" w:type="dxa"/>
          </w:tcPr>
          <w:p w14:paraId="74B5AEC4" w14:textId="3D062A43"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0.28</w:t>
            </w:r>
          </w:p>
        </w:tc>
        <w:tc>
          <w:tcPr>
            <w:tcW w:w="1110" w:type="dxa"/>
          </w:tcPr>
          <w:p w14:paraId="78FE9D7F" w14:textId="087A85B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w:t>
            </w:r>
            <w:r w:rsidR="00783370">
              <w:rPr>
                <w:rFonts w:ascii="Garamond" w:hAnsi="Garamond"/>
                <w:color w:val="000000" w:themeColor="text1"/>
                <w:sz w:val="18"/>
                <w:szCs w:val="18"/>
              </w:rPr>
              <w:t>0.54, 1.10</w:t>
            </w:r>
          </w:p>
        </w:tc>
        <w:tc>
          <w:tcPr>
            <w:tcW w:w="883" w:type="dxa"/>
          </w:tcPr>
          <w:p w14:paraId="5AECFA8F" w14:textId="08CC12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783370">
              <w:rPr>
                <w:rFonts w:ascii="Garamond" w:hAnsi="Garamond"/>
                <w:color w:val="000000" w:themeColor="text1"/>
                <w:sz w:val="18"/>
                <w:szCs w:val="18"/>
              </w:rPr>
              <w:t>50</w:t>
            </w:r>
          </w:p>
        </w:tc>
        <w:tc>
          <w:tcPr>
            <w:tcW w:w="992" w:type="dxa"/>
          </w:tcPr>
          <w:p w14:paraId="50552FAB" w14:textId="3AFF506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783370">
              <w:rPr>
                <w:rFonts w:ascii="Garamond" w:hAnsi="Garamond"/>
                <w:color w:val="000000" w:themeColor="text1"/>
                <w:sz w:val="18"/>
                <w:szCs w:val="18"/>
              </w:rPr>
              <w:t>2</w:t>
            </w:r>
          </w:p>
        </w:tc>
        <w:tc>
          <w:tcPr>
            <w:tcW w:w="1276" w:type="dxa"/>
          </w:tcPr>
          <w:p w14:paraId="6F12864A" w14:textId="688811F0"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-0.47, 0.51</w:t>
            </w:r>
          </w:p>
        </w:tc>
        <w:tc>
          <w:tcPr>
            <w:tcW w:w="992" w:type="dxa"/>
          </w:tcPr>
          <w:p w14:paraId="34B6B68D" w14:textId="739A8609" w:rsidR="009435E0" w:rsidRPr="007E3B63" w:rsidRDefault="00783370" w:rsidP="009435E0">
            <w:pPr>
              <w:spacing w:line="276" w:lineRule="auto"/>
              <w:jc w:val="center"/>
              <w:rPr>
                <w:rFonts w:ascii="Garamond" w:hAnsi="Garamond"/>
                <w:color w:val="000000" w:themeColor="text1"/>
                <w:sz w:val="18"/>
                <w:szCs w:val="18"/>
              </w:rPr>
            </w:pPr>
            <w:r>
              <w:rPr>
                <w:rFonts w:ascii="Garamond" w:hAnsi="Garamond"/>
                <w:color w:val="000000" w:themeColor="text1"/>
                <w:sz w:val="18"/>
                <w:szCs w:val="18"/>
              </w:rPr>
              <w:t>0.95</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5DEB01FF" w14:textId="73BDCBEF" w:rsidR="00E27A3B" w:rsidRPr="007E3B63" w:rsidRDefault="00C472A9" w:rsidP="00230B80">
      <w:pPr>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2B49559B">
            <wp:simplePos x="0" y="0"/>
            <wp:positionH relativeFrom="column">
              <wp:posOffset>-341630</wp:posOffset>
            </wp:positionH>
            <wp:positionV relativeFrom="paragraph">
              <wp:posOffset>175895</wp:posOffset>
            </wp:positionV>
            <wp:extent cx="6836410" cy="52431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836410" cy="5243195"/>
                    </a:xfrm>
                    <a:prstGeom prst="rect">
                      <a:avLst/>
                    </a:prstGeom>
                  </pic:spPr>
                </pic:pic>
              </a:graphicData>
            </a:graphic>
            <wp14:sizeRelH relativeFrom="page">
              <wp14:pctWidth>0</wp14:pctWidth>
            </wp14:sizeRelH>
            <wp14:sizeRelV relativeFrom="page">
              <wp14:pctHeight>0</wp14:pctHeight>
            </wp14:sizeRelV>
          </wp:anchor>
        </w:drawing>
      </w:r>
    </w:p>
    <w:p w14:paraId="7FA9C1CB" w14:textId="3C5DC0E4" w:rsidR="00BD09DD" w:rsidRPr="007E3B63" w:rsidRDefault="00BD09DD" w:rsidP="005C69F2">
      <w:pPr>
        <w:contextualSpacing/>
        <w:rPr>
          <w:rFonts w:ascii="Garamond" w:hAnsi="Garamond"/>
          <w:color w:val="000000" w:themeColor="text1"/>
        </w:rPr>
      </w:pPr>
    </w:p>
    <w:p w14:paraId="78DE3832" w14:textId="2DA37A7D"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Phylogenetic relationships and orchard plots for a) mammals and b) birds. Node colours reflect SSD ratios for each species (</w:t>
      </w:r>
      <w:r w:rsidR="007C34C3">
        <w:rPr>
          <w:rFonts w:ascii="Garamond" w:hAnsi="Garamond"/>
          <w:color w:val="000000" w:themeColor="text1"/>
        </w:rPr>
        <w:t xml:space="preserve">male-biased are blue, female-biased are red, monomorphic are white and </w:t>
      </w:r>
      <w:r w:rsidRPr="007E3B63">
        <w:rPr>
          <w:rFonts w:ascii="Garamond" w:hAnsi="Garamond"/>
          <w:color w:val="000000" w:themeColor="text1"/>
        </w:rPr>
        <w:t xml:space="preserve">no data </w:t>
      </w:r>
      <w:r w:rsidR="007C34C3">
        <w:rPr>
          <w:rFonts w:ascii="Garamond" w:hAnsi="Garamond"/>
          <w:color w:val="000000" w:themeColor="text1"/>
        </w:rPr>
        <w:t>are</w:t>
      </w:r>
      <w:r w:rsidRPr="007E3B63">
        <w:rPr>
          <w:rFonts w:ascii="Garamond" w:hAnsi="Garamond"/>
          <w:color w:val="000000" w:themeColor="text1"/>
        </w:rPr>
        <w:t xml:space="preserve">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w:t>
      </w:r>
      <w:r w:rsidR="006826AE">
        <w:rPr>
          <w:rFonts w:ascii="Garamond" w:hAnsi="Garamond"/>
          <w:color w:val="000000" w:themeColor="text1"/>
        </w:rPr>
        <w:t>total</w:t>
      </w:r>
      <w:r w:rsidRPr="007E3B63">
        <w:rPr>
          <w:rFonts w:ascii="Garamond" w:hAnsi="Garamond"/>
          <w:color w:val="000000" w:themeColor="text1"/>
        </w:rPr>
        <w:t xml:space="preserve"> effect sizes </w:t>
      </w:r>
      <w:ins w:id="819" w:author="Lauren Harrison" w:date="2020-09-25T11:07:00Z">
        <w:r w:rsidR="00140202">
          <w:rPr>
            <w:rFonts w:ascii="Garamond" w:hAnsi="Garamond"/>
            <w:color w:val="000000" w:themeColor="text1"/>
          </w:rPr>
          <w:t>(</w:t>
        </w:r>
        <w:r w:rsidR="00140202" w:rsidRPr="00D21BDA">
          <w:rPr>
            <w:rFonts w:ascii="Garamond" w:hAnsi="Garamond"/>
            <w:i/>
            <w:iCs/>
            <w:color w:val="000000" w:themeColor="text1"/>
          </w:rPr>
          <w:t>k</w:t>
        </w:r>
        <w:r w:rsidR="00140202">
          <w:rPr>
            <w:rFonts w:ascii="Garamond" w:hAnsi="Garamond"/>
            <w:color w:val="000000" w:themeColor="text1"/>
          </w:rPr>
          <w:t xml:space="preserve">) </w:t>
        </w:r>
      </w:ins>
      <w:r w:rsidRPr="00D21BDA">
        <w:rPr>
          <w:rFonts w:ascii="Garamond" w:hAnsi="Garamond"/>
          <w:color w:val="000000" w:themeColor="text1"/>
        </w:rPr>
        <w:t>and</w:t>
      </w:r>
      <w:r w:rsidRPr="007E3B63">
        <w:rPr>
          <w:rFonts w:ascii="Garamond" w:hAnsi="Garamond"/>
          <w:color w:val="000000" w:themeColor="text1"/>
        </w:rPr>
        <w:t xml:space="preserve">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w:t>
      </w:r>
      <w:r w:rsidR="00355902">
        <w:rPr>
          <w:rFonts w:ascii="Garamond" w:hAnsi="Garamond"/>
          <w:color w:val="000000" w:themeColor="text1"/>
        </w:rPr>
        <w:t>meta-regression</w:t>
      </w:r>
      <w:r w:rsidRPr="007E3B63">
        <w:rPr>
          <w:rFonts w:ascii="Garamond" w:hAnsi="Garamond"/>
          <w:color w:val="000000" w:themeColor="text1"/>
        </w:rPr>
        <w:t xml:space="preserve"> models with personality trait as a moderator term. </w:t>
      </w:r>
      <w:del w:id="820" w:author="Lauren Harrison" w:date="2020-09-25T11:07:00Z">
        <w:r w:rsidRPr="007E3B63" w:rsidDel="005B0156">
          <w:rPr>
            <w:rFonts w:ascii="Garamond" w:hAnsi="Garamond"/>
            <w:color w:val="000000" w:themeColor="text1"/>
          </w:rPr>
          <w:delText xml:space="preserve">Thin </w:delText>
        </w:r>
      </w:del>
      <w:ins w:id="821" w:author="Lauren Harrison" w:date="2020-09-25T11:07:00Z">
        <w:r w:rsidR="005B0156">
          <w:rPr>
            <w:rFonts w:ascii="Garamond" w:hAnsi="Garamond"/>
            <w:color w:val="000000" w:themeColor="text1"/>
          </w:rPr>
          <w:t>Thick</w:t>
        </w:r>
        <w:r w:rsidR="005B0156" w:rsidRPr="007E3B63">
          <w:rPr>
            <w:rFonts w:ascii="Garamond" w:hAnsi="Garamond"/>
            <w:color w:val="000000" w:themeColor="text1"/>
          </w:rPr>
          <w:t xml:space="preserve"> </w:t>
        </w:r>
      </w:ins>
      <w:r w:rsidRPr="007E3B63">
        <w:rPr>
          <w:rFonts w:ascii="Garamond" w:hAnsi="Garamond"/>
          <w:color w:val="000000" w:themeColor="text1"/>
        </w:rPr>
        <w:t xml:space="preserve">bars are 95% CIs and </w:t>
      </w:r>
      <w:del w:id="822" w:author="Lauren Harrison" w:date="2020-09-25T11:07:00Z">
        <w:r w:rsidRPr="007E3B63" w:rsidDel="005B0156">
          <w:rPr>
            <w:rFonts w:ascii="Garamond" w:hAnsi="Garamond"/>
            <w:color w:val="000000" w:themeColor="text1"/>
          </w:rPr>
          <w:delText xml:space="preserve">thick </w:delText>
        </w:r>
      </w:del>
      <w:ins w:id="823" w:author="Lauren Harrison" w:date="2020-09-25T11:07:00Z">
        <w:r w:rsidR="005B0156">
          <w:rPr>
            <w:rFonts w:ascii="Garamond" w:hAnsi="Garamond"/>
            <w:color w:val="000000" w:themeColor="text1"/>
          </w:rPr>
          <w:t>thin</w:t>
        </w:r>
        <w:r w:rsidR="005B0156" w:rsidRPr="007E3B63">
          <w:rPr>
            <w:rFonts w:ascii="Garamond" w:hAnsi="Garamond"/>
            <w:color w:val="000000" w:themeColor="text1"/>
          </w:rPr>
          <w:t xml:space="preserve"> </w:t>
        </w:r>
      </w:ins>
      <w:r w:rsidRPr="007E3B63">
        <w:rPr>
          <w:rFonts w:ascii="Garamond" w:hAnsi="Garamond"/>
          <w:color w:val="000000" w:themeColor="text1"/>
        </w:rPr>
        <w:t>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6826AE">
        <w:rPr>
          <w:rFonts w:ascii="Garamond" w:hAnsi="Garamond"/>
          <w:color w:val="000000" w:themeColor="text1"/>
        </w:rPr>
        <w:t>larger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4E615EC8" w:rsidR="00BD09DD" w:rsidRPr="007E3B63" w:rsidRDefault="00BD09DD" w:rsidP="00843C79">
      <w:pPr>
        <w:contextualSpacing/>
        <w:rPr>
          <w:rFonts w:ascii="Garamond" w:hAnsi="Garamond"/>
          <w:color w:val="000000" w:themeColor="text1"/>
        </w:rPr>
      </w:pPr>
    </w:p>
    <w:p w14:paraId="39A84AC2" w14:textId="0848B478" w:rsidR="00BD09DD" w:rsidRPr="007E3B63" w:rsidRDefault="00BD09DD" w:rsidP="005C69F2">
      <w:pPr>
        <w:contextualSpacing/>
        <w:rPr>
          <w:rFonts w:ascii="Garamond" w:hAnsi="Garamond"/>
          <w:color w:val="000000" w:themeColor="text1"/>
        </w:rPr>
      </w:pPr>
    </w:p>
    <w:p w14:paraId="6602CA52" w14:textId="0CDBC59E" w:rsidR="00590F3F" w:rsidRDefault="00590F3F" w:rsidP="00590F3F">
      <w:pPr>
        <w:contextualSpacing/>
        <w:jc w:val="center"/>
        <w:rPr>
          <w:rFonts w:ascii="Garamond" w:hAnsi="Garamond"/>
          <w:b/>
          <w:color w:val="000000" w:themeColor="text1"/>
        </w:rPr>
      </w:pPr>
      <w:r>
        <w:rPr>
          <w:rFonts w:ascii="Garamond" w:hAnsi="Garamond"/>
          <w:b/>
          <w:noProof/>
          <w:color w:val="000000" w:themeColor="text1"/>
        </w:rPr>
        <w:lastRenderedPageBreak/>
        <w:drawing>
          <wp:inline distT="0" distB="0" distL="0" distR="0" wp14:anchorId="6638E3C9" wp14:editId="53AE42C4">
            <wp:extent cx="6577070" cy="3615930"/>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583191" cy="3619295"/>
                    </a:xfrm>
                    <a:prstGeom prst="rect">
                      <a:avLst/>
                    </a:prstGeom>
                  </pic:spPr>
                </pic:pic>
              </a:graphicData>
            </a:graphic>
          </wp:inline>
        </w:drawing>
      </w:r>
    </w:p>
    <w:p w14:paraId="3BF0EE80" w14:textId="77777777" w:rsidR="00590F3F" w:rsidRDefault="00590F3F" w:rsidP="005C69F2">
      <w:pPr>
        <w:contextualSpacing/>
        <w:rPr>
          <w:rFonts w:ascii="Garamond" w:hAnsi="Garamond"/>
          <w:b/>
          <w:color w:val="000000" w:themeColor="text1"/>
        </w:rPr>
      </w:pPr>
    </w:p>
    <w:p w14:paraId="4ABA7F35" w14:textId="748AA913" w:rsidR="006826AE" w:rsidRPr="007E3B63" w:rsidRDefault="00BD09DD" w:rsidP="006826AE">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w:t>
      </w:r>
      <w:del w:id="824" w:author="Michael Jennions" w:date="2020-09-22T11:48:00Z">
        <w:r w:rsidR="00A435FB" w:rsidDel="007D35C2">
          <w:rPr>
            <w:rFonts w:ascii="Garamond" w:hAnsi="Garamond"/>
            <w:color w:val="000000" w:themeColor="text1"/>
          </w:rPr>
          <w:delText xml:space="preserve"> (</w:delText>
        </w:r>
        <w:r w:rsidRPr="007E3B63" w:rsidDel="007D35C2">
          <w:rPr>
            <w:rFonts w:ascii="Garamond" w:hAnsi="Garamond"/>
            <w:color w:val="000000" w:themeColor="text1"/>
          </w:rPr>
          <w:delText>reptilia</w:delText>
        </w:r>
        <w:r w:rsidR="00A435FB" w:rsidDel="007D35C2">
          <w:rPr>
            <w:rFonts w:ascii="Garamond" w:hAnsi="Garamond"/>
            <w:color w:val="000000" w:themeColor="text1"/>
          </w:rPr>
          <w:delText>)</w:delText>
        </w:r>
      </w:del>
      <w:r w:rsidRPr="007E3B63">
        <w:rPr>
          <w:rFonts w:ascii="Garamond" w:hAnsi="Garamond"/>
          <w:color w:val="000000" w:themeColor="text1"/>
        </w:rPr>
        <w:t>, d) fish and e) invertebrates. Node colours reflect SSD ratios for each species</w:t>
      </w:r>
      <w:r w:rsidR="007C34C3" w:rsidRPr="007E3B63">
        <w:rPr>
          <w:rFonts w:ascii="Garamond" w:hAnsi="Garamond"/>
          <w:color w:val="000000" w:themeColor="text1"/>
        </w:rPr>
        <w:t xml:space="preserve"> </w:t>
      </w:r>
      <w:r w:rsidRPr="007E3B63">
        <w:rPr>
          <w:rFonts w:ascii="Garamond" w:hAnsi="Garamond"/>
          <w:color w:val="000000" w:themeColor="text1"/>
        </w:rPr>
        <w:t xml:space="preserve">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w:t>
      </w:r>
      <w:r w:rsidR="006826AE">
        <w:rPr>
          <w:rFonts w:ascii="Garamond" w:hAnsi="Garamond"/>
          <w:color w:val="000000" w:themeColor="text1"/>
        </w:rPr>
        <w:t>total</w:t>
      </w:r>
      <w:r w:rsidR="00C40AE6" w:rsidRPr="007E3B63">
        <w:rPr>
          <w:rFonts w:ascii="Garamond" w:hAnsi="Garamond"/>
          <w:color w:val="000000" w:themeColor="text1"/>
        </w:rPr>
        <w:t xml:space="preserve"> effect sizes </w:t>
      </w:r>
      <w:ins w:id="825" w:author="Lauren Harrison" w:date="2020-09-25T11:07:00Z">
        <w:r w:rsidR="00140202">
          <w:rPr>
            <w:rFonts w:ascii="Garamond" w:hAnsi="Garamond"/>
            <w:color w:val="000000" w:themeColor="text1"/>
          </w:rPr>
          <w:t>(</w:t>
        </w:r>
        <w:r w:rsidR="00140202" w:rsidRPr="006F6A7D">
          <w:rPr>
            <w:rFonts w:ascii="Garamond" w:hAnsi="Garamond"/>
            <w:i/>
            <w:iCs/>
            <w:color w:val="000000" w:themeColor="text1"/>
          </w:rPr>
          <w:t>k</w:t>
        </w:r>
        <w:r w:rsidR="00140202">
          <w:rPr>
            <w:rFonts w:ascii="Garamond" w:hAnsi="Garamond"/>
            <w:color w:val="000000" w:themeColor="text1"/>
          </w:rPr>
          <w:t xml:space="preserve">) </w:t>
        </w:r>
      </w:ins>
      <w:r w:rsidR="00C40AE6" w:rsidRPr="007E3B63">
        <w:rPr>
          <w:rFonts w:ascii="Garamond" w:hAnsi="Garamond"/>
          <w:color w:val="000000" w:themeColor="text1"/>
        </w:rPr>
        <w:t xml:space="preserve">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w:t>
      </w:r>
      <w:r w:rsidR="007C34C3">
        <w:rPr>
          <w:rFonts w:ascii="Garamond" w:hAnsi="Garamond"/>
          <w:color w:val="000000" w:themeColor="text1"/>
        </w:rPr>
        <w:t>meta-regression</w:t>
      </w:r>
      <w:r w:rsidR="00C40AE6" w:rsidRPr="007E3B63">
        <w:rPr>
          <w:rFonts w:ascii="Garamond" w:hAnsi="Garamond"/>
          <w:color w:val="000000" w:themeColor="text1"/>
        </w:rPr>
        <w:t xml:space="preserve"> models with personality trait as a moderator term. Thi</w:t>
      </w:r>
      <w:ins w:id="826" w:author="Lauren Harrison" w:date="2020-09-25T11:06:00Z">
        <w:r w:rsidR="005B0156">
          <w:rPr>
            <w:rFonts w:ascii="Garamond" w:hAnsi="Garamond"/>
            <w:color w:val="000000" w:themeColor="text1"/>
          </w:rPr>
          <w:t>ck</w:t>
        </w:r>
      </w:ins>
      <w:del w:id="827" w:author="Lauren Harrison" w:date="2020-09-25T11:06:00Z">
        <w:r w:rsidR="00C40AE6" w:rsidRPr="007E3B63" w:rsidDel="005B0156">
          <w:rPr>
            <w:rFonts w:ascii="Garamond" w:hAnsi="Garamond"/>
            <w:color w:val="000000" w:themeColor="text1"/>
          </w:rPr>
          <w:delText>n</w:delText>
        </w:r>
      </w:del>
      <w:r w:rsidR="00C40AE6" w:rsidRPr="007E3B63">
        <w:rPr>
          <w:rFonts w:ascii="Garamond" w:hAnsi="Garamond"/>
          <w:color w:val="000000" w:themeColor="text1"/>
        </w:rPr>
        <w:t xml:space="preserve"> bars are 95% CIs and </w:t>
      </w:r>
      <w:del w:id="828" w:author="Lauren Harrison" w:date="2020-09-25T11:06:00Z">
        <w:r w:rsidR="00C40AE6" w:rsidRPr="007E3B63" w:rsidDel="005B0156">
          <w:rPr>
            <w:rFonts w:ascii="Garamond" w:hAnsi="Garamond"/>
            <w:color w:val="000000" w:themeColor="text1"/>
          </w:rPr>
          <w:delText xml:space="preserve">thick </w:delText>
        </w:r>
      </w:del>
      <w:ins w:id="829" w:author="Lauren Harrison" w:date="2020-09-25T11:06:00Z">
        <w:r w:rsidR="005B0156">
          <w:rPr>
            <w:rFonts w:ascii="Garamond" w:hAnsi="Garamond"/>
            <w:color w:val="000000" w:themeColor="text1"/>
          </w:rPr>
          <w:t>thin</w:t>
        </w:r>
        <w:r w:rsidR="005B0156" w:rsidRPr="007E3B63">
          <w:rPr>
            <w:rFonts w:ascii="Garamond" w:hAnsi="Garamond"/>
            <w:color w:val="000000" w:themeColor="text1"/>
          </w:rPr>
          <w:t xml:space="preserve"> </w:t>
        </w:r>
      </w:ins>
      <w:r w:rsidR="00C40AE6" w:rsidRPr="007E3B63">
        <w:rPr>
          <w:rFonts w:ascii="Garamond" w:hAnsi="Garamond"/>
          <w:color w:val="000000" w:themeColor="text1"/>
        </w:rPr>
        <w:t>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w:t>
      </w:r>
      <w:r w:rsidR="006826AE">
        <w:rPr>
          <w:rFonts w:ascii="Garamond" w:hAnsi="Garamond"/>
          <w:color w:val="000000" w:themeColor="text1"/>
        </w:rPr>
        <w:t>larger</w:t>
      </w:r>
      <w:r w:rsidR="00C40AE6" w:rsidRPr="007E3B63">
        <w:rPr>
          <w:rFonts w:ascii="Garamond" w:hAnsi="Garamond"/>
          <w:color w:val="000000" w:themeColor="text1"/>
        </w:rPr>
        <w:t xml:space="preserve"> circles have greater precision.</w:t>
      </w:r>
      <w:r w:rsidR="007C34C3">
        <w:rPr>
          <w:rFonts w:ascii="Garamond" w:hAnsi="Garamond"/>
          <w:color w:val="000000" w:themeColor="text1"/>
        </w:rPr>
        <w:t xml:space="preserve"> </w:t>
      </w:r>
      <w:r w:rsidR="006826AE">
        <w:rPr>
          <w:rFonts w:ascii="Garamond" w:hAnsi="Garamond"/>
          <w:color w:val="000000" w:themeColor="text1"/>
        </w:rPr>
        <w:t>Code and data used to generate Figures 1 &amp; 2 are available in the accompanying Supplementary Material.</w:t>
      </w:r>
    </w:p>
    <w:p w14:paraId="68402619" w14:textId="6FAEE360" w:rsidR="00BD09DD" w:rsidRPr="007E3B63" w:rsidRDefault="00BD09DD" w:rsidP="005C69F2">
      <w:pPr>
        <w:contextualSpacing/>
        <w:rPr>
          <w:rFonts w:ascii="Garamond" w:hAnsi="Garamond"/>
          <w:color w:val="000000" w:themeColor="text1"/>
        </w:rPr>
      </w:pP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40BB5C25">
            <wp:extent cx="5838940" cy="486578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41694" cy="4868078"/>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7ABB9533"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w:t>
      </w:r>
      <w:r w:rsidR="00355902">
        <w:rPr>
          <w:rFonts w:ascii="Garamond" w:hAnsi="Garamond"/>
          <w:color w:val="000000" w:themeColor="text1"/>
        </w:rPr>
        <w:t>Material</w:t>
      </w:r>
      <w:r w:rsidR="00965103">
        <w:rPr>
          <w:rFonts w:ascii="Garamond" w:hAnsi="Garamond"/>
          <w:color w:val="000000" w:themeColor="text1"/>
        </w:rPr>
        <w:t xml:space="preserve"> accompanying this article for</w:t>
      </w:r>
      <w:r w:rsidR="00355902">
        <w:rPr>
          <w:rFonts w:ascii="Garamond" w:hAnsi="Garamond"/>
          <w:color w:val="000000" w:themeColor="text1"/>
        </w:rPr>
        <w:t xml:space="preserve"> detailed</w:t>
      </w:r>
      <w:r w:rsidR="00965103">
        <w:rPr>
          <w:rFonts w:ascii="Garamond" w:hAnsi="Garamond"/>
          <w:color w:val="000000" w:themeColor="text1"/>
        </w:rPr>
        <w:t xml:space="preserve"> keyword search</w:t>
      </w:r>
      <w:r w:rsidR="00355902">
        <w:rPr>
          <w:rFonts w:ascii="Garamond" w:hAnsi="Garamond"/>
          <w:color w:val="000000" w:themeColor="text1"/>
        </w:rPr>
        <w:t xml:space="preserve"> terms</w:t>
      </w:r>
      <w:r w:rsidR="00965103">
        <w:rPr>
          <w:rFonts w:ascii="Garamond" w:hAnsi="Garamond"/>
          <w:color w:val="000000" w:themeColor="text1"/>
        </w:rPr>
        <w:t xml:space="preserve">.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0" w:author="Lauren Harrison" w:date="2020-08-27T13:27:00Z" w:initials="LH">
    <w:p w14:paraId="1736A713" w14:textId="6B16FBA8" w:rsidR="00424BE9" w:rsidRDefault="00424BE9">
      <w:pPr>
        <w:pStyle w:val="CommentText"/>
      </w:pPr>
      <w:r>
        <w:rPr>
          <w:rStyle w:val="CommentReference"/>
        </w:rPr>
        <w:annotationRef/>
      </w:r>
      <w:r>
        <w:t xml:space="preserve">I think we can make this a bit shorter… as it </w:t>
      </w:r>
      <w:proofErr w:type="gramStart"/>
      <w:r>
        <w:t>is</w:t>
      </w:r>
      <w:proofErr w:type="gramEnd"/>
      <w:r>
        <w:t xml:space="preserve"> we are over the limit for references (70 max. for Nat Comm.)</w:t>
      </w:r>
    </w:p>
  </w:comment>
  <w:comment w:id="76" w:author="Daniel Noble" w:date="2020-09-05T09:12:00Z" w:initials="DN">
    <w:p w14:paraId="637E4908" w14:textId="2C18535A" w:rsidR="00424BE9" w:rsidRDefault="00424BE9">
      <w:pPr>
        <w:pStyle w:val="CommentText"/>
      </w:pPr>
      <w:r>
        <w:rPr>
          <w:rStyle w:val="CommentReference"/>
        </w:rPr>
        <w:annotationRef/>
      </w:r>
      <w:r>
        <w:t>It’s not quite the same, but I view these two things as being too similar to have them separate; in addition, we don’t have sexual selection here, which features in the first paragraph after this.</w:t>
      </w:r>
    </w:p>
  </w:comment>
  <w:comment w:id="77" w:author="Lauren Harrison" w:date="2020-09-10T10:41:00Z" w:initials="LH">
    <w:p w14:paraId="024E8EE3" w14:textId="59DE8B15" w:rsidR="00424BE9" w:rsidRDefault="00424BE9">
      <w:pPr>
        <w:pStyle w:val="CommentText"/>
      </w:pPr>
      <w:r>
        <w:rPr>
          <w:rStyle w:val="CommentReference"/>
        </w:rPr>
        <w:annotationRef/>
      </w:r>
      <w:r>
        <w:t>I think the non-linear selection part was referring to sexual selection, so now I think we can probably remove it to make it clearer</w:t>
      </w:r>
    </w:p>
  </w:comment>
  <w:comment w:id="78" w:author="Michael Jennions" w:date="2020-09-22T10:19:00Z" w:initials="MJ">
    <w:p w14:paraId="3DE8D203" w14:textId="5FD49A6C" w:rsidR="00424BE9" w:rsidRDefault="00424BE9">
      <w:pPr>
        <w:pStyle w:val="CommentText"/>
      </w:pPr>
      <w:r>
        <w:rPr>
          <w:rStyle w:val="CommentReference"/>
        </w:rPr>
        <w:annotationRef/>
      </w:r>
      <w:r>
        <w:t>I’ve kept the four. I think they are subtly different. More importantly, most studies – in my view – just invoke sexual selection without explaining the details. Hopefully the reviewers find it ‘useful’. If not, they can simply tell us to cut down the Intro – which is easily done.</w:t>
      </w:r>
    </w:p>
  </w:comment>
  <w:comment w:id="79" w:author="Daniel Noble" w:date="2020-09-05T09:13:00Z" w:initials="DN">
    <w:p w14:paraId="0090AA67" w14:textId="7EC20DA9" w:rsidR="00424BE9" w:rsidRDefault="00424BE9">
      <w:pPr>
        <w:pStyle w:val="CommentText"/>
      </w:pPr>
      <w:r>
        <w:rPr>
          <w:rStyle w:val="CommentReference"/>
        </w:rPr>
        <w:annotationRef/>
      </w:r>
      <w:r>
        <w:t>Arguably, this could even really be captured by b as well. Alternative reproductive strategies are simply often just alternative life-history strategies. I would vote merging b and c to condense down.</w:t>
      </w:r>
    </w:p>
  </w:comment>
  <w:comment w:id="80" w:author="Michael Jennions" w:date="2020-09-22T10:20:00Z" w:initials="MJ">
    <w:p w14:paraId="4A83F5C4" w14:textId="49AB8194" w:rsidR="00424BE9" w:rsidRDefault="00424BE9">
      <w:pPr>
        <w:pStyle w:val="CommentText"/>
      </w:pPr>
      <w:r>
        <w:rPr>
          <w:rStyle w:val="CommentReference"/>
        </w:rPr>
        <w:annotationRef/>
      </w:r>
      <w:r>
        <w:t>True, but the more tenuous link for c than b to explain greater male variability (as opposed to mean values) is why I would keep them apart.</w:t>
      </w:r>
    </w:p>
  </w:comment>
  <w:comment w:id="169" w:author="Michael Jennions" w:date="2020-09-22T13:47:00Z" w:initials="MJ">
    <w:p w14:paraId="5A9C50DF" w14:textId="54289368" w:rsidR="00424BE9" w:rsidRDefault="00424BE9">
      <w:pPr>
        <w:pStyle w:val="CommentText"/>
      </w:pPr>
      <w:r>
        <w:rPr>
          <w:rStyle w:val="CommentReference"/>
        </w:rPr>
        <w:annotationRef/>
      </w:r>
      <w:r w:rsidRPr="00703655">
        <w:rPr>
          <w:highlight w:val="yellow"/>
        </w:rPr>
        <w:t>Cite a single review on sexual selection</w:t>
      </w:r>
    </w:p>
  </w:comment>
  <w:comment w:id="189" w:author="Michael Jennions" w:date="2020-09-22T13:48:00Z" w:initials="MJ">
    <w:p w14:paraId="663D5F07" w14:textId="05A28F7E" w:rsidR="00424BE9" w:rsidRDefault="00424BE9">
      <w:pPr>
        <w:pStyle w:val="CommentText"/>
      </w:pPr>
      <w:r>
        <w:rPr>
          <w:rStyle w:val="CommentReference"/>
        </w:rPr>
        <w:annotationRef/>
      </w:r>
      <w:r w:rsidRPr="00703655">
        <w:rPr>
          <w:highlight w:val="yellow"/>
        </w:rPr>
        <w:t>Replace with one review</w:t>
      </w:r>
    </w:p>
  </w:comment>
  <w:comment w:id="216" w:author="Michael Jennions" w:date="2020-09-22T13:55:00Z" w:initials="MJ">
    <w:p w14:paraId="450B6530" w14:textId="46DE3FC7" w:rsidR="00424BE9" w:rsidRDefault="00424BE9" w:rsidP="00703655">
      <w:pPr>
        <w:pStyle w:val="NormalWeb"/>
      </w:pPr>
      <w:r>
        <w:rPr>
          <w:rStyle w:val="CommentReference"/>
        </w:rPr>
        <w:annotationRef/>
      </w:r>
      <w:r>
        <w:t xml:space="preserve">Instead Cite </w:t>
      </w:r>
      <w:r>
        <w:rPr>
          <w:rFonts w:ascii="Times" w:hAnsi="Times"/>
          <w:sz w:val="16"/>
          <w:szCs w:val="16"/>
        </w:rPr>
        <w:t xml:space="preserve">Fairbairn, D. J., W. U. </w:t>
      </w:r>
      <w:proofErr w:type="spellStart"/>
      <w:r>
        <w:rPr>
          <w:rFonts w:ascii="Times" w:hAnsi="Times"/>
          <w:sz w:val="16"/>
          <w:szCs w:val="16"/>
        </w:rPr>
        <w:t>Blanckenhorn</w:t>
      </w:r>
      <w:proofErr w:type="spellEnd"/>
      <w:r>
        <w:rPr>
          <w:rFonts w:ascii="Times" w:hAnsi="Times"/>
          <w:sz w:val="16"/>
          <w:szCs w:val="16"/>
        </w:rPr>
        <w:t>, and T. Sze ́</w:t>
      </w:r>
      <w:proofErr w:type="spellStart"/>
      <w:r>
        <w:rPr>
          <w:rFonts w:ascii="Times" w:hAnsi="Times"/>
          <w:sz w:val="16"/>
          <w:szCs w:val="16"/>
        </w:rPr>
        <w:t>kely</w:t>
      </w:r>
      <w:proofErr w:type="spellEnd"/>
      <w:r>
        <w:rPr>
          <w:rFonts w:ascii="Times" w:hAnsi="Times"/>
          <w:sz w:val="16"/>
          <w:szCs w:val="16"/>
        </w:rPr>
        <w:t xml:space="preserve">. 2007. Sex, size and gender roles: evolutionary studies of sexual size dimorphism. OUP, Oxford, U.K. </w:t>
      </w:r>
    </w:p>
    <w:p w14:paraId="6D46DD8F" w14:textId="455BB368" w:rsidR="00424BE9" w:rsidRDefault="00424BE9">
      <w:pPr>
        <w:pStyle w:val="CommentText"/>
      </w:pPr>
    </w:p>
  </w:comment>
  <w:comment w:id="313" w:author="Michael Jennions" w:date="2020-09-22T11:14:00Z" w:initials="MJ">
    <w:p w14:paraId="5C5CD510" w14:textId="6B5C3F11" w:rsidR="00424BE9" w:rsidRDefault="00424BE9">
      <w:pPr>
        <w:pStyle w:val="CommentText"/>
      </w:pPr>
      <w:r>
        <w:rPr>
          <w:rStyle w:val="CommentReference"/>
        </w:rPr>
        <w:annotationRef/>
      </w:r>
      <w:r w:rsidRPr="0058316F">
        <w:rPr>
          <w:highlight w:val="yellow"/>
        </w:rPr>
        <w:t>Need to explain to me.</w:t>
      </w:r>
    </w:p>
  </w:comment>
  <w:comment w:id="336" w:author="Michael Jennions" w:date="2020-09-22T13:57:00Z" w:initials="MJ">
    <w:p w14:paraId="355D8BC8" w14:textId="4C1DC82D" w:rsidR="00424BE9" w:rsidRDefault="00424BE9">
      <w:pPr>
        <w:pStyle w:val="CommentText"/>
      </w:pPr>
      <w:r>
        <w:rPr>
          <w:rStyle w:val="CommentReference"/>
        </w:rPr>
        <w:annotationRef/>
      </w:r>
      <w:r w:rsidRPr="0058316F">
        <w:rPr>
          <w:highlight w:val="yellow"/>
        </w:rPr>
        <w:t>Cite only one?</w:t>
      </w:r>
    </w:p>
  </w:comment>
  <w:comment w:id="350" w:author="Daniel Noble" w:date="2020-09-17T12:36:00Z" w:initials="DN">
    <w:p w14:paraId="74E130EF" w14:textId="0521A072" w:rsidR="00424BE9" w:rsidRDefault="00424BE9">
      <w:pPr>
        <w:pStyle w:val="CommentText"/>
      </w:pPr>
      <w:r>
        <w:rPr>
          <w:rStyle w:val="CommentReference"/>
        </w:rPr>
        <w:annotationRef/>
      </w:r>
      <w:r>
        <w:t>This would explain why we see no sex differences in variability for aggression…except for fish though…is this maybe not the best example then to use aggression?</w:t>
      </w:r>
    </w:p>
  </w:comment>
  <w:comment w:id="382" w:author="Lauren Harrison" w:date="2020-09-12T17:40:00Z" w:initials="LH">
    <w:p w14:paraId="42FB44F7" w14:textId="017D4190" w:rsidR="00424BE9" w:rsidRDefault="00424BE9">
      <w:pPr>
        <w:pStyle w:val="CommentText"/>
      </w:pPr>
      <w:r>
        <w:rPr>
          <w:rStyle w:val="CommentReference"/>
        </w:rPr>
        <w:annotationRef/>
      </w:r>
      <w:r>
        <w:t xml:space="preserve">Should we make this another numbered equation? If so, I think we might be over Nat Comm’s limit for in-text equations, and I can probably move it to the Supp. </w:t>
      </w:r>
    </w:p>
  </w:comment>
  <w:comment w:id="394" w:author="Michael Jennions" w:date="2020-09-22T14:00:00Z" w:initials="MJ">
    <w:p w14:paraId="192A0258" w14:textId="1A3677FA" w:rsidR="00424BE9" w:rsidRDefault="00424BE9">
      <w:pPr>
        <w:pStyle w:val="CommentText"/>
      </w:pPr>
      <w:r>
        <w:rPr>
          <w:rStyle w:val="CommentReference"/>
        </w:rPr>
        <w:annotationRef/>
      </w:r>
      <w:r w:rsidRPr="0058316F">
        <w:rPr>
          <w:highlight w:val="yellow"/>
        </w:rPr>
        <w:t>Cite Fairbairn book</w:t>
      </w:r>
    </w:p>
  </w:comment>
  <w:comment w:id="480" w:author="Michael Jennions" w:date="2020-09-22T11:40:00Z" w:initials="MJ">
    <w:p w14:paraId="475AB0DB" w14:textId="0DEE64FA" w:rsidR="00424BE9" w:rsidRDefault="00424BE9">
      <w:pPr>
        <w:pStyle w:val="CommentText"/>
      </w:pPr>
      <w:r>
        <w:rPr>
          <w:rStyle w:val="CommentReference"/>
        </w:rPr>
        <w:annotationRef/>
      </w:r>
      <w:r w:rsidRPr="00D0621F">
        <w:rPr>
          <w:highlight w:val="yellow"/>
        </w:rPr>
        <w:t>This is not mentioned in the results. Give a reference to Supp Info?</w:t>
      </w:r>
    </w:p>
  </w:comment>
  <w:comment w:id="482" w:author="Lauren Harrison" w:date="2020-08-07T16:39:00Z" w:initials="LH">
    <w:p w14:paraId="4E4D8A57" w14:textId="77777777" w:rsidR="00424BE9" w:rsidRDefault="00424BE9" w:rsidP="00DA2BB5">
      <w:pPr>
        <w:pStyle w:val="CommentText"/>
      </w:pPr>
      <w:r>
        <w:rPr>
          <w:rStyle w:val="CommentReference"/>
        </w:rPr>
        <w:annotationRef/>
      </w:r>
      <w:r>
        <w:t>I don’t have a good reference for this. Maybe Dan would know?</w:t>
      </w:r>
    </w:p>
  </w:comment>
  <w:comment w:id="483" w:author="Daniel Noble" w:date="2020-09-05T14:23:00Z" w:initials="DN">
    <w:p w14:paraId="7218EF53" w14:textId="4F4D11C9" w:rsidR="00424BE9" w:rsidRDefault="00424BE9">
      <w:pPr>
        <w:pStyle w:val="CommentText"/>
      </w:pPr>
      <w:r>
        <w:rPr>
          <w:rStyle w:val="CommentReference"/>
        </w:rPr>
        <w:annotationRef/>
      </w:r>
      <w:r>
        <w:t>Can’t recall of the top of my head, but I’ll dig one up</w:t>
      </w:r>
    </w:p>
  </w:comment>
  <w:comment w:id="493" w:author="Lauren Harrison" w:date="2020-08-09T13:26:00Z" w:initials="LH">
    <w:p w14:paraId="0FC10F90" w14:textId="77777777" w:rsidR="00424BE9" w:rsidRDefault="00424BE9" w:rsidP="00DA2BB5">
      <w:pPr>
        <w:pStyle w:val="CommentText"/>
      </w:pPr>
      <w:r>
        <w:rPr>
          <w:rStyle w:val="CommentReference"/>
        </w:rPr>
        <w:annotationRef/>
      </w:r>
      <w:r>
        <w:t>I’m not sure that this is the best reference either – does anyone else have a better paper about using precision?</w:t>
      </w:r>
    </w:p>
  </w:comment>
  <w:comment w:id="494" w:author="Michael Jennions" w:date="2020-09-22T11:41:00Z" w:initials="MJ">
    <w:p w14:paraId="4B5ABF40" w14:textId="26C9790A" w:rsidR="00424BE9" w:rsidRDefault="00424BE9">
      <w:pPr>
        <w:pStyle w:val="CommentText"/>
      </w:pPr>
      <w:r>
        <w:rPr>
          <w:rStyle w:val="CommentReference"/>
        </w:rPr>
        <w:annotationRef/>
      </w:r>
      <w:r w:rsidRPr="00043E32">
        <w:rPr>
          <w:highlight w:val="yellow"/>
        </w:rPr>
        <w:t>Cite the Pun</w:t>
      </w:r>
      <w:r>
        <w:rPr>
          <w:highlight w:val="yellow"/>
        </w:rPr>
        <w:t xml:space="preserve">, er Pub, </w:t>
      </w:r>
      <w:r w:rsidRPr="00043E32">
        <w:rPr>
          <w:highlight w:val="yellow"/>
        </w:rPr>
        <w:t>Bias book in my office.</w:t>
      </w:r>
    </w:p>
  </w:comment>
  <w:comment w:id="507" w:author="Daniel Noble" w:date="2020-09-05T14:27:00Z" w:initials="DN">
    <w:p w14:paraId="5DA271CE" w14:textId="085B1C7B" w:rsidR="00424BE9" w:rsidRDefault="00424BE9">
      <w:pPr>
        <w:pStyle w:val="CommentText"/>
      </w:pPr>
      <w:r>
        <w:rPr>
          <w:rStyle w:val="CommentReference"/>
        </w:rPr>
        <w:annotationRef/>
      </w:r>
      <w:r>
        <w:t>Although note p = 0.06 in places</w:t>
      </w:r>
    </w:p>
  </w:comment>
  <w:comment w:id="759" w:author="Lauren Harrison" w:date="2020-09-13T10:09:00Z" w:initials="LH">
    <w:p w14:paraId="131FD076" w14:textId="7103C68A" w:rsidR="00424BE9" w:rsidRDefault="00424BE9">
      <w:pPr>
        <w:pStyle w:val="CommentText"/>
      </w:pPr>
      <w:r>
        <w:rPr>
          <w:rStyle w:val="CommentReference"/>
        </w:rPr>
        <w:annotationRef/>
      </w:r>
      <w:r>
        <w:t xml:space="preserve">This comes out as significant in our D matrix models now </w:t>
      </w:r>
      <w:r>
        <w:sym w:font="Wingdings" w:char="F04C"/>
      </w:r>
      <w:r>
        <w:t xml:space="preserve"> </w:t>
      </w:r>
    </w:p>
  </w:comment>
  <w:comment w:id="760" w:author="Daniel Noble" w:date="2020-09-17T08:02:00Z" w:initials="DN">
    <w:p w14:paraId="03B8BCFA" w14:textId="70FE31F5" w:rsidR="00424BE9" w:rsidRDefault="00424BE9">
      <w:pPr>
        <w:pStyle w:val="CommentText"/>
      </w:pPr>
      <w:r>
        <w:rPr>
          <w:rStyle w:val="CommentReference"/>
        </w:rPr>
        <w:annotationRef/>
      </w:r>
      <w:r>
        <w:t xml:space="preserve">I wouldn’t worry. This is borderline in any case. I always go for the more conservative outlook. Given we don’t know the exact correlation structure (we are assuming a value) this is mainly a sensitivity analysis to check that if it appears important it really is and it’s not driven by non-independence.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736A713" w15:done="0"/>
  <w15:commentEx w15:paraId="637E4908" w15:done="0"/>
  <w15:commentEx w15:paraId="024E8EE3" w15:paraIdParent="637E4908" w15:done="0"/>
  <w15:commentEx w15:paraId="3DE8D203" w15:paraIdParent="637E4908" w15:done="0"/>
  <w15:commentEx w15:paraId="0090AA67" w15:done="0"/>
  <w15:commentEx w15:paraId="4A83F5C4" w15:paraIdParent="0090AA67" w15:done="0"/>
  <w15:commentEx w15:paraId="5A9C50DF" w15:done="0"/>
  <w15:commentEx w15:paraId="663D5F07" w15:done="0"/>
  <w15:commentEx w15:paraId="6D46DD8F" w15:done="0"/>
  <w15:commentEx w15:paraId="5C5CD510" w15:done="0"/>
  <w15:commentEx w15:paraId="355D8BC8" w15:done="0"/>
  <w15:commentEx w15:paraId="74E130EF" w15:done="0"/>
  <w15:commentEx w15:paraId="42FB44F7" w15:done="0"/>
  <w15:commentEx w15:paraId="192A0258" w15:done="0"/>
  <w15:commentEx w15:paraId="475AB0DB" w15:done="0"/>
  <w15:commentEx w15:paraId="4E4D8A57" w15:done="0"/>
  <w15:commentEx w15:paraId="7218EF53" w15:paraIdParent="4E4D8A57" w15:done="0"/>
  <w15:commentEx w15:paraId="0FC10F90" w15:done="0"/>
  <w15:commentEx w15:paraId="4B5ABF40" w15:paraIdParent="0FC10F90" w15:done="0"/>
  <w15:commentEx w15:paraId="5DA271CE" w15:done="0"/>
  <w15:commentEx w15:paraId="131FD076" w15:done="0"/>
  <w15:commentEx w15:paraId="03B8BCFA" w15:paraIdParent="131FD0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2335C" w16cex:dateUtc="2020-08-27T03:27:00Z"/>
  <w16cex:commentExtensible w16cex:durableId="22FDD4EA" w16cex:dateUtc="2020-09-04T23:12:00Z"/>
  <w16cex:commentExtensible w16cex:durableId="23048166" w16cex:dateUtc="2020-09-10T00:41:00Z"/>
  <w16cex:commentExtensible w16cex:durableId="22FDD545" w16cex:dateUtc="2020-09-04T23:13:00Z"/>
  <w16cex:commentExtensible w16cex:durableId="230DD6D3" w16cex:dateUtc="2020-09-17T02:36:00Z"/>
  <w16cex:commentExtensible w16cex:durableId="2307867C" w16cex:dateUtc="2020-09-12T07:40:00Z"/>
  <w16cex:commentExtensible w16cex:durableId="22FE1DDA" w16cex:dateUtc="2020-09-05T04:23:00Z"/>
  <w16cex:commentExtensible w16cex:durableId="22FE1EC3" w16cex:dateUtc="2020-09-05T04:27:00Z"/>
  <w16cex:commentExtensible w16cex:durableId="23086E5F" w16cex:dateUtc="2020-09-13T00:09:00Z"/>
  <w16cex:commentExtensible w16cex:durableId="230D96A8" w16cex:dateUtc="2020-09-16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36A713" w16cid:durableId="22F2335C"/>
  <w16cid:commentId w16cid:paraId="637E4908" w16cid:durableId="22FDD4EA"/>
  <w16cid:commentId w16cid:paraId="024E8EE3" w16cid:durableId="23048166"/>
  <w16cid:commentId w16cid:paraId="3DE8D203" w16cid:durableId="23144E1D"/>
  <w16cid:commentId w16cid:paraId="0090AA67" w16cid:durableId="22FDD545"/>
  <w16cid:commentId w16cid:paraId="4A83F5C4" w16cid:durableId="23144E67"/>
  <w16cid:commentId w16cid:paraId="5A9C50DF" w16cid:durableId="23147F02"/>
  <w16cid:commentId w16cid:paraId="663D5F07" w16cid:durableId="23147F27"/>
  <w16cid:commentId w16cid:paraId="6D46DD8F" w16cid:durableId="231480C8"/>
  <w16cid:commentId w16cid:paraId="5C5CD510" w16cid:durableId="23145B0B"/>
  <w16cid:commentId w16cid:paraId="355D8BC8" w16cid:durableId="2314814F"/>
  <w16cid:commentId w16cid:paraId="74E130EF" w16cid:durableId="230DD6D3"/>
  <w16cid:commentId w16cid:paraId="42FB44F7" w16cid:durableId="2307867C"/>
  <w16cid:commentId w16cid:paraId="192A0258" w16cid:durableId="231481EB"/>
  <w16cid:commentId w16cid:paraId="475AB0DB" w16cid:durableId="2314611D"/>
  <w16cid:commentId w16cid:paraId="4E4D8A57" w16cid:durableId="22D80235"/>
  <w16cid:commentId w16cid:paraId="7218EF53" w16cid:durableId="22FE1DDA"/>
  <w16cid:commentId w16cid:paraId="0FC10F90" w16cid:durableId="22DA781D"/>
  <w16cid:commentId w16cid:paraId="4B5ABF40" w16cid:durableId="2314615E"/>
  <w16cid:commentId w16cid:paraId="5DA271CE" w16cid:durableId="22FE1EC3"/>
  <w16cid:commentId w16cid:paraId="131FD076" w16cid:durableId="23086E5F"/>
  <w16cid:commentId w16cid:paraId="03B8BCFA" w16cid:durableId="230D96A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hael Jennions">
    <w15:presenceInfo w15:providerId="AD" w15:userId="S::u4037305@anu.edu.au::4405c671-be70-4520-983f-25cea1e27ab6"/>
  </w15:person>
  <w15:person w15:author="Lauren Harrison">
    <w15:presenceInfo w15:providerId="AD" w15:userId="S::u6097253@anu.edu.au::026b516c-0723-4e3e-bc8a-876617870808"/>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4C68"/>
    <w:rsid w:val="00006FA9"/>
    <w:rsid w:val="000073B7"/>
    <w:rsid w:val="00010595"/>
    <w:rsid w:val="00012209"/>
    <w:rsid w:val="000122FD"/>
    <w:rsid w:val="00012953"/>
    <w:rsid w:val="00012F22"/>
    <w:rsid w:val="00013C6F"/>
    <w:rsid w:val="00014070"/>
    <w:rsid w:val="00017427"/>
    <w:rsid w:val="00017DBD"/>
    <w:rsid w:val="00020047"/>
    <w:rsid w:val="000212E5"/>
    <w:rsid w:val="000219EA"/>
    <w:rsid w:val="00023AEF"/>
    <w:rsid w:val="0002467A"/>
    <w:rsid w:val="00025E31"/>
    <w:rsid w:val="00026C2E"/>
    <w:rsid w:val="00030459"/>
    <w:rsid w:val="0003118C"/>
    <w:rsid w:val="00031937"/>
    <w:rsid w:val="00032B21"/>
    <w:rsid w:val="00033574"/>
    <w:rsid w:val="00034D52"/>
    <w:rsid w:val="000352C9"/>
    <w:rsid w:val="0003765F"/>
    <w:rsid w:val="000379E8"/>
    <w:rsid w:val="00037EC3"/>
    <w:rsid w:val="00041254"/>
    <w:rsid w:val="00041F37"/>
    <w:rsid w:val="00043E32"/>
    <w:rsid w:val="00045055"/>
    <w:rsid w:val="00046124"/>
    <w:rsid w:val="00047AC3"/>
    <w:rsid w:val="00047E1C"/>
    <w:rsid w:val="00050529"/>
    <w:rsid w:val="000507E0"/>
    <w:rsid w:val="000510FA"/>
    <w:rsid w:val="00052EA2"/>
    <w:rsid w:val="00054A25"/>
    <w:rsid w:val="00054CE1"/>
    <w:rsid w:val="00055D16"/>
    <w:rsid w:val="00055F43"/>
    <w:rsid w:val="0006115F"/>
    <w:rsid w:val="000644B8"/>
    <w:rsid w:val="0006538A"/>
    <w:rsid w:val="000665DC"/>
    <w:rsid w:val="000665EB"/>
    <w:rsid w:val="00070B72"/>
    <w:rsid w:val="00071011"/>
    <w:rsid w:val="00071C08"/>
    <w:rsid w:val="000734E7"/>
    <w:rsid w:val="000775DF"/>
    <w:rsid w:val="00081896"/>
    <w:rsid w:val="00083F6A"/>
    <w:rsid w:val="00085555"/>
    <w:rsid w:val="00087F47"/>
    <w:rsid w:val="000925D6"/>
    <w:rsid w:val="00092CFF"/>
    <w:rsid w:val="0009418C"/>
    <w:rsid w:val="000941A1"/>
    <w:rsid w:val="00094636"/>
    <w:rsid w:val="00095368"/>
    <w:rsid w:val="00097037"/>
    <w:rsid w:val="00097688"/>
    <w:rsid w:val="00097792"/>
    <w:rsid w:val="000A0296"/>
    <w:rsid w:val="000A3840"/>
    <w:rsid w:val="000A39E6"/>
    <w:rsid w:val="000A425D"/>
    <w:rsid w:val="000A6CD0"/>
    <w:rsid w:val="000A72DC"/>
    <w:rsid w:val="000B02D9"/>
    <w:rsid w:val="000B0BA6"/>
    <w:rsid w:val="000B56FD"/>
    <w:rsid w:val="000B57B0"/>
    <w:rsid w:val="000B5B0D"/>
    <w:rsid w:val="000B5E5F"/>
    <w:rsid w:val="000B629A"/>
    <w:rsid w:val="000B63EC"/>
    <w:rsid w:val="000C0EEA"/>
    <w:rsid w:val="000C1591"/>
    <w:rsid w:val="000C1902"/>
    <w:rsid w:val="000C2EC7"/>
    <w:rsid w:val="000C522F"/>
    <w:rsid w:val="000C6BA1"/>
    <w:rsid w:val="000C6F77"/>
    <w:rsid w:val="000C7B95"/>
    <w:rsid w:val="000D08D7"/>
    <w:rsid w:val="000D0BBA"/>
    <w:rsid w:val="000D10DD"/>
    <w:rsid w:val="000D274B"/>
    <w:rsid w:val="000D4CEF"/>
    <w:rsid w:val="000D6ECE"/>
    <w:rsid w:val="000D71B0"/>
    <w:rsid w:val="000E100D"/>
    <w:rsid w:val="000E5800"/>
    <w:rsid w:val="000E6A36"/>
    <w:rsid w:val="000F05DC"/>
    <w:rsid w:val="000F18B4"/>
    <w:rsid w:val="000F1DBE"/>
    <w:rsid w:val="000F31D1"/>
    <w:rsid w:val="000F4DDC"/>
    <w:rsid w:val="000F53BA"/>
    <w:rsid w:val="000F5ABF"/>
    <w:rsid w:val="000F7242"/>
    <w:rsid w:val="000F79E0"/>
    <w:rsid w:val="0010238C"/>
    <w:rsid w:val="00103E4B"/>
    <w:rsid w:val="00110230"/>
    <w:rsid w:val="001121D8"/>
    <w:rsid w:val="00113277"/>
    <w:rsid w:val="00113447"/>
    <w:rsid w:val="00114090"/>
    <w:rsid w:val="001141CE"/>
    <w:rsid w:val="001145B7"/>
    <w:rsid w:val="00114A2C"/>
    <w:rsid w:val="0011523F"/>
    <w:rsid w:val="00115455"/>
    <w:rsid w:val="0012297E"/>
    <w:rsid w:val="00122B32"/>
    <w:rsid w:val="00123D1C"/>
    <w:rsid w:val="00124405"/>
    <w:rsid w:val="00125248"/>
    <w:rsid w:val="0012733B"/>
    <w:rsid w:val="0013049E"/>
    <w:rsid w:val="00131979"/>
    <w:rsid w:val="001326C4"/>
    <w:rsid w:val="00132E2F"/>
    <w:rsid w:val="00134C9C"/>
    <w:rsid w:val="00134FF9"/>
    <w:rsid w:val="00135576"/>
    <w:rsid w:val="00140202"/>
    <w:rsid w:val="001416F9"/>
    <w:rsid w:val="00142E4A"/>
    <w:rsid w:val="0014382B"/>
    <w:rsid w:val="00150329"/>
    <w:rsid w:val="00151CD0"/>
    <w:rsid w:val="001562C1"/>
    <w:rsid w:val="00160DAE"/>
    <w:rsid w:val="0016628D"/>
    <w:rsid w:val="00170846"/>
    <w:rsid w:val="00172FBC"/>
    <w:rsid w:val="001731F7"/>
    <w:rsid w:val="001742D0"/>
    <w:rsid w:val="0017597D"/>
    <w:rsid w:val="001763FD"/>
    <w:rsid w:val="00176892"/>
    <w:rsid w:val="00181504"/>
    <w:rsid w:val="00181714"/>
    <w:rsid w:val="0018333E"/>
    <w:rsid w:val="00183782"/>
    <w:rsid w:val="001850F7"/>
    <w:rsid w:val="00186833"/>
    <w:rsid w:val="00190650"/>
    <w:rsid w:val="001921D4"/>
    <w:rsid w:val="0019587A"/>
    <w:rsid w:val="0019599D"/>
    <w:rsid w:val="001961C6"/>
    <w:rsid w:val="001A292D"/>
    <w:rsid w:val="001A44BC"/>
    <w:rsid w:val="001A473E"/>
    <w:rsid w:val="001A695A"/>
    <w:rsid w:val="001B22D0"/>
    <w:rsid w:val="001B79C3"/>
    <w:rsid w:val="001B7D00"/>
    <w:rsid w:val="001B7F39"/>
    <w:rsid w:val="001C01EB"/>
    <w:rsid w:val="001C1877"/>
    <w:rsid w:val="001C20C8"/>
    <w:rsid w:val="001C2299"/>
    <w:rsid w:val="001D0E7A"/>
    <w:rsid w:val="001D49EE"/>
    <w:rsid w:val="001D5C7D"/>
    <w:rsid w:val="001D64AB"/>
    <w:rsid w:val="001D662D"/>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4E2B"/>
    <w:rsid w:val="00204EE9"/>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1F5D"/>
    <w:rsid w:val="00252E74"/>
    <w:rsid w:val="002530D8"/>
    <w:rsid w:val="002534C6"/>
    <w:rsid w:val="00254078"/>
    <w:rsid w:val="002609FE"/>
    <w:rsid w:val="002622D3"/>
    <w:rsid w:val="00262EEF"/>
    <w:rsid w:val="00263429"/>
    <w:rsid w:val="00263B5D"/>
    <w:rsid w:val="00265B3E"/>
    <w:rsid w:val="00266272"/>
    <w:rsid w:val="00267554"/>
    <w:rsid w:val="0027064B"/>
    <w:rsid w:val="00271183"/>
    <w:rsid w:val="00271ACD"/>
    <w:rsid w:val="00275606"/>
    <w:rsid w:val="002771CA"/>
    <w:rsid w:val="00281662"/>
    <w:rsid w:val="0028242F"/>
    <w:rsid w:val="00282EC8"/>
    <w:rsid w:val="002838AD"/>
    <w:rsid w:val="00285752"/>
    <w:rsid w:val="002863B1"/>
    <w:rsid w:val="00292D8B"/>
    <w:rsid w:val="002934D6"/>
    <w:rsid w:val="002A067B"/>
    <w:rsid w:val="002A2264"/>
    <w:rsid w:val="002A24A6"/>
    <w:rsid w:val="002A3946"/>
    <w:rsid w:val="002A4A11"/>
    <w:rsid w:val="002A5770"/>
    <w:rsid w:val="002A7F4F"/>
    <w:rsid w:val="002B0571"/>
    <w:rsid w:val="002B168A"/>
    <w:rsid w:val="002B1B71"/>
    <w:rsid w:val="002B1FCE"/>
    <w:rsid w:val="002B512D"/>
    <w:rsid w:val="002B6083"/>
    <w:rsid w:val="002B74A4"/>
    <w:rsid w:val="002C26A8"/>
    <w:rsid w:val="002C42E2"/>
    <w:rsid w:val="002C47BE"/>
    <w:rsid w:val="002C6A3E"/>
    <w:rsid w:val="002C6D92"/>
    <w:rsid w:val="002C7B42"/>
    <w:rsid w:val="002D1B91"/>
    <w:rsid w:val="002D2ACE"/>
    <w:rsid w:val="002D35CE"/>
    <w:rsid w:val="002D3A6B"/>
    <w:rsid w:val="002E04D9"/>
    <w:rsid w:val="002E0E59"/>
    <w:rsid w:val="002E1D5E"/>
    <w:rsid w:val="002E252E"/>
    <w:rsid w:val="002E5053"/>
    <w:rsid w:val="002E553A"/>
    <w:rsid w:val="002F1C61"/>
    <w:rsid w:val="002F3665"/>
    <w:rsid w:val="002F3ECF"/>
    <w:rsid w:val="002F4C46"/>
    <w:rsid w:val="002F6D2C"/>
    <w:rsid w:val="002F7D49"/>
    <w:rsid w:val="00300532"/>
    <w:rsid w:val="003005B3"/>
    <w:rsid w:val="003054AD"/>
    <w:rsid w:val="00305515"/>
    <w:rsid w:val="003061A2"/>
    <w:rsid w:val="003062AE"/>
    <w:rsid w:val="0031133E"/>
    <w:rsid w:val="0031136A"/>
    <w:rsid w:val="003117B0"/>
    <w:rsid w:val="00313BAD"/>
    <w:rsid w:val="00320714"/>
    <w:rsid w:val="003234E5"/>
    <w:rsid w:val="00327737"/>
    <w:rsid w:val="0033110C"/>
    <w:rsid w:val="00331F41"/>
    <w:rsid w:val="003341B8"/>
    <w:rsid w:val="0034090C"/>
    <w:rsid w:val="00341319"/>
    <w:rsid w:val="003415A1"/>
    <w:rsid w:val="00343676"/>
    <w:rsid w:val="00343E5E"/>
    <w:rsid w:val="00344074"/>
    <w:rsid w:val="00344D75"/>
    <w:rsid w:val="00345F90"/>
    <w:rsid w:val="003467F1"/>
    <w:rsid w:val="00346FD8"/>
    <w:rsid w:val="00351B51"/>
    <w:rsid w:val="003528EF"/>
    <w:rsid w:val="00355902"/>
    <w:rsid w:val="00355A09"/>
    <w:rsid w:val="00357129"/>
    <w:rsid w:val="003571EA"/>
    <w:rsid w:val="00357B81"/>
    <w:rsid w:val="00361837"/>
    <w:rsid w:val="00365EA9"/>
    <w:rsid w:val="003661BA"/>
    <w:rsid w:val="00370960"/>
    <w:rsid w:val="00370CA8"/>
    <w:rsid w:val="003714A1"/>
    <w:rsid w:val="00372612"/>
    <w:rsid w:val="003745FD"/>
    <w:rsid w:val="00375027"/>
    <w:rsid w:val="00376C27"/>
    <w:rsid w:val="00377251"/>
    <w:rsid w:val="003809AD"/>
    <w:rsid w:val="00382588"/>
    <w:rsid w:val="0038360C"/>
    <w:rsid w:val="003846F2"/>
    <w:rsid w:val="00385F43"/>
    <w:rsid w:val="003910DF"/>
    <w:rsid w:val="00392162"/>
    <w:rsid w:val="0039486B"/>
    <w:rsid w:val="0039537A"/>
    <w:rsid w:val="003955B5"/>
    <w:rsid w:val="00395EDF"/>
    <w:rsid w:val="003965BF"/>
    <w:rsid w:val="00396AE2"/>
    <w:rsid w:val="00397613"/>
    <w:rsid w:val="00397AD3"/>
    <w:rsid w:val="003A0740"/>
    <w:rsid w:val="003A0A8C"/>
    <w:rsid w:val="003A1B80"/>
    <w:rsid w:val="003A2BE2"/>
    <w:rsid w:val="003A3EDE"/>
    <w:rsid w:val="003A3F10"/>
    <w:rsid w:val="003A5FD0"/>
    <w:rsid w:val="003A6CCD"/>
    <w:rsid w:val="003A72D1"/>
    <w:rsid w:val="003B051B"/>
    <w:rsid w:val="003B414B"/>
    <w:rsid w:val="003B4F11"/>
    <w:rsid w:val="003B6C41"/>
    <w:rsid w:val="003C21F8"/>
    <w:rsid w:val="003C2522"/>
    <w:rsid w:val="003C2747"/>
    <w:rsid w:val="003C2C70"/>
    <w:rsid w:val="003C5103"/>
    <w:rsid w:val="003D033F"/>
    <w:rsid w:val="003D15CA"/>
    <w:rsid w:val="003D384E"/>
    <w:rsid w:val="003D6309"/>
    <w:rsid w:val="003D6888"/>
    <w:rsid w:val="003D7F57"/>
    <w:rsid w:val="003E0F5C"/>
    <w:rsid w:val="003E19EF"/>
    <w:rsid w:val="003E2761"/>
    <w:rsid w:val="003E2881"/>
    <w:rsid w:val="003E3DA6"/>
    <w:rsid w:val="003E4BE4"/>
    <w:rsid w:val="003E4FB2"/>
    <w:rsid w:val="003E609A"/>
    <w:rsid w:val="003E7C68"/>
    <w:rsid w:val="003F104D"/>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3872"/>
    <w:rsid w:val="0041449D"/>
    <w:rsid w:val="004155EC"/>
    <w:rsid w:val="00420453"/>
    <w:rsid w:val="00421F6E"/>
    <w:rsid w:val="00422000"/>
    <w:rsid w:val="00423BAE"/>
    <w:rsid w:val="00424BE9"/>
    <w:rsid w:val="00424E22"/>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D4D"/>
    <w:rsid w:val="004A3363"/>
    <w:rsid w:val="004A438E"/>
    <w:rsid w:val="004A4BC9"/>
    <w:rsid w:val="004B1BA0"/>
    <w:rsid w:val="004B2542"/>
    <w:rsid w:val="004B289D"/>
    <w:rsid w:val="004B68F2"/>
    <w:rsid w:val="004B6D9A"/>
    <w:rsid w:val="004C02F1"/>
    <w:rsid w:val="004C0B0A"/>
    <w:rsid w:val="004C38B3"/>
    <w:rsid w:val="004C735B"/>
    <w:rsid w:val="004D2BA8"/>
    <w:rsid w:val="004D310A"/>
    <w:rsid w:val="004D4D5F"/>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122FA"/>
    <w:rsid w:val="00512432"/>
    <w:rsid w:val="0051299A"/>
    <w:rsid w:val="00512AAD"/>
    <w:rsid w:val="005141C6"/>
    <w:rsid w:val="0051431E"/>
    <w:rsid w:val="005154FB"/>
    <w:rsid w:val="0051582B"/>
    <w:rsid w:val="00520A95"/>
    <w:rsid w:val="00520FCB"/>
    <w:rsid w:val="005222E0"/>
    <w:rsid w:val="00523CBA"/>
    <w:rsid w:val="00523E43"/>
    <w:rsid w:val="00524BC1"/>
    <w:rsid w:val="0052576E"/>
    <w:rsid w:val="00526290"/>
    <w:rsid w:val="005273B4"/>
    <w:rsid w:val="00533B14"/>
    <w:rsid w:val="00535848"/>
    <w:rsid w:val="005376E6"/>
    <w:rsid w:val="00537DAA"/>
    <w:rsid w:val="00540772"/>
    <w:rsid w:val="005408BE"/>
    <w:rsid w:val="00540E1F"/>
    <w:rsid w:val="00544B53"/>
    <w:rsid w:val="00546022"/>
    <w:rsid w:val="00546AD9"/>
    <w:rsid w:val="00546DD9"/>
    <w:rsid w:val="00554520"/>
    <w:rsid w:val="005547F3"/>
    <w:rsid w:val="00557624"/>
    <w:rsid w:val="00560719"/>
    <w:rsid w:val="00561A2D"/>
    <w:rsid w:val="00562972"/>
    <w:rsid w:val="00563377"/>
    <w:rsid w:val="005714FA"/>
    <w:rsid w:val="00575530"/>
    <w:rsid w:val="00576557"/>
    <w:rsid w:val="0057655F"/>
    <w:rsid w:val="005779EF"/>
    <w:rsid w:val="00577E81"/>
    <w:rsid w:val="0058245A"/>
    <w:rsid w:val="0058316F"/>
    <w:rsid w:val="005834FA"/>
    <w:rsid w:val="00585CF5"/>
    <w:rsid w:val="00587002"/>
    <w:rsid w:val="0058737B"/>
    <w:rsid w:val="00587486"/>
    <w:rsid w:val="005879BF"/>
    <w:rsid w:val="00587C0F"/>
    <w:rsid w:val="00590700"/>
    <w:rsid w:val="00590F3F"/>
    <w:rsid w:val="0059176B"/>
    <w:rsid w:val="005917B0"/>
    <w:rsid w:val="00591FB5"/>
    <w:rsid w:val="0059232F"/>
    <w:rsid w:val="00592855"/>
    <w:rsid w:val="005928D8"/>
    <w:rsid w:val="00592AF0"/>
    <w:rsid w:val="00592C7C"/>
    <w:rsid w:val="00592D55"/>
    <w:rsid w:val="00594AB5"/>
    <w:rsid w:val="00594DBB"/>
    <w:rsid w:val="0059591C"/>
    <w:rsid w:val="00595FC2"/>
    <w:rsid w:val="00597D83"/>
    <w:rsid w:val="005A4ADD"/>
    <w:rsid w:val="005A5326"/>
    <w:rsid w:val="005A7883"/>
    <w:rsid w:val="005A7E58"/>
    <w:rsid w:val="005B0156"/>
    <w:rsid w:val="005B1F9E"/>
    <w:rsid w:val="005B29D7"/>
    <w:rsid w:val="005B29E3"/>
    <w:rsid w:val="005B2E00"/>
    <w:rsid w:val="005B3BD4"/>
    <w:rsid w:val="005B3E63"/>
    <w:rsid w:val="005B7C59"/>
    <w:rsid w:val="005C1874"/>
    <w:rsid w:val="005C2594"/>
    <w:rsid w:val="005C695F"/>
    <w:rsid w:val="005C69F2"/>
    <w:rsid w:val="005C7085"/>
    <w:rsid w:val="005D2A08"/>
    <w:rsid w:val="005D3031"/>
    <w:rsid w:val="005D5056"/>
    <w:rsid w:val="005D56DC"/>
    <w:rsid w:val="005E28E4"/>
    <w:rsid w:val="005E333B"/>
    <w:rsid w:val="005E3467"/>
    <w:rsid w:val="005E6635"/>
    <w:rsid w:val="005F0106"/>
    <w:rsid w:val="005F153B"/>
    <w:rsid w:val="005F230A"/>
    <w:rsid w:val="005F5410"/>
    <w:rsid w:val="005F5EBE"/>
    <w:rsid w:val="005F7710"/>
    <w:rsid w:val="005F7B7A"/>
    <w:rsid w:val="006012C1"/>
    <w:rsid w:val="006020DE"/>
    <w:rsid w:val="00607C49"/>
    <w:rsid w:val="00612011"/>
    <w:rsid w:val="0061582B"/>
    <w:rsid w:val="00616178"/>
    <w:rsid w:val="00620720"/>
    <w:rsid w:val="00621148"/>
    <w:rsid w:val="00622A6C"/>
    <w:rsid w:val="00624E90"/>
    <w:rsid w:val="0062546A"/>
    <w:rsid w:val="006349AD"/>
    <w:rsid w:val="00640D3A"/>
    <w:rsid w:val="006430A2"/>
    <w:rsid w:val="006447F2"/>
    <w:rsid w:val="00645935"/>
    <w:rsid w:val="00646A76"/>
    <w:rsid w:val="006504DF"/>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698A"/>
    <w:rsid w:val="00686FAF"/>
    <w:rsid w:val="00687671"/>
    <w:rsid w:val="006903EF"/>
    <w:rsid w:val="006910A4"/>
    <w:rsid w:val="006926FA"/>
    <w:rsid w:val="00693925"/>
    <w:rsid w:val="0069539B"/>
    <w:rsid w:val="006A05E7"/>
    <w:rsid w:val="006A6AE1"/>
    <w:rsid w:val="006A7B6C"/>
    <w:rsid w:val="006A7ED9"/>
    <w:rsid w:val="006B011A"/>
    <w:rsid w:val="006B0EB6"/>
    <w:rsid w:val="006B3312"/>
    <w:rsid w:val="006B4596"/>
    <w:rsid w:val="006B4CA0"/>
    <w:rsid w:val="006B5179"/>
    <w:rsid w:val="006C0989"/>
    <w:rsid w:val="006C2D94"/>
    <w:rsid w:val="006C3397"/>
    <w:rsid w:val="006C475D"/>
    <w:rsid w:val="006C7ED2"/>
    <w:rsid w:val="006D3203"/>
    <w:rsid w:val="006D42BB"/>
    <w:rsid w:val="006D688A"/>
    <w:rsid w:val="006D7347"/>
    <w:rsid w:val="006D7664"/>
    <w:rsid w:val="006E283D"/>
    <w:rsid w:val="006E2910"/>
    <w:rsid w:val="006E3776"/>
    <w:rsid w:val="006E3ACC"/>
    <w:rsid w:val="006E4A4D"/>
    <w:rsid w:val="006E4FC2"/>
    <w:rsid w:val="006E4FCC"/>
    <w:rsid w:val="006E7E32"/>
    <w:rsid w:val="006F090E"/>
    <w:rsid w:val="006F2770"/>
    <w:rsid w:val="006F32B5"/>
    <w:rsid w:val="006F3BE6"/>
    <w:rsid w:val="006F48F9"/>
    <w:rsid w:val="006F6757"/>
    <w:rsid w:val="006F6780"/>
    <w:rsid w:val="00703655"/>
    <w:rsid w:val="00704B6B"/>
    <w:rsid w:val="007066E5"/>
    <w:rsid w:val="00706A1B"/>
    <w:rsid w:val="00706AD0"/>
    <w:rsid w:val="007077CA"/>
    <w:rsid w:val="00710ADA"/>
    <w:rsid w:val="00710E00"/>
    <w:rsid w:val="00711861"/>
    <w:rsid w:val="007122F2"/>
    <w:rsid w:val="00713137"/>
    <w:rsid w:val="00717585"/>
    <w:rsid w:val="00717EE2"/>
    <w:rsid w:val="0072124E"/>
    <w:rsid w:val="00723041"/>
    <w:rsid w:val="00723750"/>
    <w:rsid w:val="007246A4"/>
    <w:rsid w:val="00727636"/>
    <w:rsid w:val="00732888"/>
    <w:rsid w:val="00733A60"/>
    <w:rsid w:val="00734504"/>
    <w:rsid w:val="00735476"/>
    <w:rsid w:val="0074077F"/>
    <w:rsid w:val="00743A32"/>
    <w:rsid w:val="00744336"/>
    <w:rsid w:val="00745392"/>
    <w:rsid w:val="0074595B"/>
    <w:rsid w:val="00747656"/>
    <w:rsid w:val="00747875"/>
    <w:rsid w:val="00747878"/>
    <w:rsid w:val="00753BDD"/>
    <w:rsid w:val="00754E31"/>
    <w:rsid w:val="00757295"/>
    <w:rsid w:val="00757EDC"/>
    <w:rsid w:val="00761049"/>
    <w:rsid w:val="007631BF"/>
    <w:rsid w:val="007635FD"/>
    <w:rsid w:val="0076479C"/>
    <w:rsid w:val="00765AB3"/>
    <w:rsid w:val="007669B9"/>
    <w:rsid w:val="007671E6"/>
    <w:rsid w:val="007704EE"/>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B1F"/>
    <w:rsid w:val="00791FAC"/>
    <w:rsid w:val="0079338B"/>
    <w:rsid w:val="0079383C"/>
    <w:rsid w:val="007958DA"/>
    <w:rsid w:val="00796CA1"/>
    <w:rsid w:val="007A01F5"/>
    <w:rsid w:val="007A02EE"/>
    <w:rsid w:val="007A0CED"/>
    <w:rsid w:val="007A2420"/>
    <w:rsid w:val="007A2CB3"/>
    <w:rsid w:val="007A6079"/>
    <w:rsid w:val="007A61BA"/>
    <w:rsid w:val="007A6FF8"/>
    <w:rsid w:val="007A70A3"/>
    <w:rsid w:val="007B3DC4"/>
    <w:rsid w:val="007B5710"/>
    <w:rsid w:val="007B68D0"/>
    <w:rsid w:val="007C11CB"/>
    <w:rsid w:val="007C34C3"/>
    <w:rsid w:val="007C3875"/>
    <w:rsid w:val="007C43C5"/>
    <w:rsid w:val="007C4E8B"/>
    <w:rsid w:val="007C777B"/>
    <w:rsid w:val="007D0E15"/>
    <w:rsid w:val="007D1D02"/>
    <w:rsid w:val="007D2733"/>
    <w:rsid w:val="007D35C2"/>
    <w:rsid w:val="007D5B23"/>
    <w:rsid w:val="007D6B3E"/>
    <w:rsid w:val="007E35EB"/>
    <w:rsid w:val="007E3B63"/>
    <w:rsid w:val="007E4271"/>
    <w:rsid w:val="007E4321"/>
    <w:rsid w:val="007E5EF8"/>
    <w:rsid w:val="007E73F6"/>
    <w:rsid w:val="007F07BE"/>
    <w:rsid w:val="007F1883"/>
    <w:rsid w:val="007F213B"/>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2D76"/>
    <w:rsid w:val="00852D7C"/>
    <w:rsid w:val="00856B7E"/>
    <w:rsid w:val="00857FA4"/>
    <w:rsid w:val="00866A18"/>
    <w:rsid w:val="00867B58"/>
    <w:rsid w:val="00871D64"/>
    <w:rsid w:val="00872E25"/>
    <w:rsid w:val="00873DA0"/>
    <w:rsid w:val="00874719"/>
    <w:rsid w:val="008749F3"/>
    <w:rsid w:val="00874DFC"/>
    <w:rsid w:val="0087532E"/>
    <w:rsid w:val="00877E28"/>
    <w:rsid w:val="00880F80"/>
    <w:rsid w:val="00881AC1"/>
    <w:rsid w:val="00882A6D"/>
    <w:rsid w:val="0088321F"/>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57FB"/>
    <w:rsid w:val="008D63B6"/>
    <w:rsid w:val="008D6BA7"/>
    <w:rsid w:val="008D780C"/>
    <w:rsid w:val="008E1066"/>
    <w:rsid w:val="008E112E"/>
    <w:rsid w:val="008E124C"/>
    <w:rsid w:val="008E26FF"/>
    <w:rsid w:val="008E2EC8"/>
    <w:rsid w:val="008E5C41"/>
    <w:rsid w:val="008E6ABD"/>
    <w:rsid w:val="008E6BDE"/>
    <w:rsid w:val="008F03D5"/>
    <w:rsid w:val="008F06A8"/>
    <w:rsid w:val="008F0B3A"/>
    <w:rsid w:val="008F35AE"/>
    <w:rsid w:val="008F42B6"/>
    <w:rsid w:val="008F6BA5"/>
    <w:rsid w:val="0090227C"/>
    <w:rsid w:val="00902DE6"/>
    <w:rsid w:val="0090331F"/>
    <w:rsid w:val="00905C30"/>
    <w:rsid w:val="00906D7D"/>
    <w:rsid w:val="009074EF"/>
    <w:rsid w:val="00910F11"/>
    <w:rsid w:val="009121BD"/>
    <w:rsid w:val="00912498"/>
    <w:rsid w:val="009166E2"/>
    <w:rsid w:val="00921B74"/>
    <w:rsid w:val="00924EFF"/>
    <w:rsid w:val="00925890"/>
    <w:rsid w:val="00927712"/>
    <w:rsid w:val="009303AF"/>
    <w:rsid w:val="00930587"/>
    <w:rsid w:val="009315AA"/>
    <w:rsid w:val="00932107"/>
    <w:rsid w:val="0093714D"/>
    <w:rsid w:val="00940823"/>
    <w:rsid w:val="00941604"/>
    <w:rsid w:val="009425A3"/>
    <w:rsid w:val="00942B2A"/>
    <w:rsid w:val="009435E0"/>
    <w:rsid w:val="00945ECA"/>
    <w:rsid w:val="009514C9"/>
    <w:rsid w:val="00951A9C"/>
    <w:rsid w:val="0095319B"/>
    <w:rsid w:val="00956ED9"/>
    <w:rsid w:val="00962A64"/>
    <w:rsid w:val="0096400F"/>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901B1"/>
    <w:rsid w:val="0099093C"/>
    <w:rsid w:val="00993174"/>
    <w:rsid w:val="009A00BF"/>
    <w:rsid w:val="009A0817"/>
    <w:rsid w:val="009A1BC7"/>
    <w:rsid w:val="009A3553"/>
    <w:rsid w:val="009A3C13"/>
    <w:rsid w:val="009A40FE"/>
    <w:rsid w:val="009A7276"/>
    <w:rsid w:val="009B4AF1"/>
    <w:rsid w:val="009B5793"/>
    <w:rsid w:val="009B585A"/>
    <w:rsid w:val="009B5E55"/>
    <w:rsid w:val="009B715C"/>
    <w:rsid w:val="009C1E71"/>
    <w:rsid w:val="009C2CF3"/>
    <w:rsid w:val="009C52FB"/>
    <w:rsid w:val="009C556F"/>
    <w:rsid w:val="009C5B5B"/>
    <w:rsid w:val="009C7BBB"/>
    <w:rsid w:val="009D10B1"/>
    <w:rsid w:val="009D1A67"/>
    <w:rsid w:val="009D3B11"/>
    <w:rsid w:val="009D49DF"/>
    <w:rsid w:val="009D5F50"/>
    <w:rsid w:val="009D6B74"/>
    <w:rsid w:val="009D7AC7"/>
    <w:rsid w:val="009E18A8"/>
    <w:rsid w:val="009E2970"/>
    <w:rsid w:val="009E5013"/>
    <w:rsid w:val="009E58EC"/>
    <w:rsid w:val="009E6462"/>
    <w:rsid w:val="009F0343"/>
    <w:rsid w:val="009F1657"/>
    <w:rsid w:val="009F454C"/>
    <w:rsid w:val="009F4DF1"/>
    <w:rsid w:val="009F51BB"/>
    <w:rsid w:val="009F5251"/>
    <w:rsid w:val="009F6378"/>
    <w:rsid w:val="009F7074"/>
    <w:rsid w:val="009F75B5"/>
    <w:rsid w:val="009F7A91"/>
    <w:rsid w:val="009F7B32"/>
    <w:rsid w:val="00A008CD"/>
    <w:rsid w:val="00A01108"/>
    <w:rsid w:val="00A02F5A"/>
    <w:rsid w:val="00A030BA"/>
    <w:rsid w:val="00A04139"/>
    <w:rsid w:val="00A04488"/>
    <w:rsid w:val="00A045D9"/>
    <w:rsid w:val="00A04917"/>
    <w:rsid w:val="00A04E90"/>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D7"/>
    <w:rsid w:val="00A651D1"/>
    <w:rsid w:val="00A67C87"/>
    <w:rsid w:val="00A701C8"/>
    <w:rsid w:val="00A703C4"/>
    <w:rsid w:val="00A70FFA"/>
    <w:rsid w:val="00A71A50"/>
    <w:rsid w:val="00A728C9"/>
    <w:rsid w:val="00A741E5"/>
    <w:rsid w:val="00A7483F"/>
    <w:rsid w:val="00A7676A"/>
    <w:rsid w:val="00A76D68"/>
    <w:rsid w:val="00A806ED"/>
    <w:rsid w:val="00A85405"/>
    <w:rsid w:val="00A91023"/>
    <w:rsid w:val="00A9112E"/>
    <w:rsid w:val="00A93DC5"/>
    <w:rsid w:val="00AA144C"/>
    <w:rsid w:val="00AA1B61"/>
    <w:rsid w:val="00AA3D2E"/>
    <w:rsid w:val="00AA6046"/>
    <w:rsid w:val="00AA7A36"/>
    <w:rsid w:val="00AB2381"/>
    <w:rsid w:val="00AB30EB"/>
    <w:rsid w:val="00AB60A1"/>
    <w:rsid w:val="00AB755A"/>
    <w:rsid w:val="00AC2B93"/>
    <w:rsid w:val="00AC36B1"/>
    <w:rsid w:val="00AC378A"/>
    <w:rsid w:val="00AC493D"/>
    <w:rsid w:val="00AC64AC"/>
    <w:rsid w:val="00AD0AA8"/>
    <w:rsid w:val="00AD1CBE"/>
    <w:rsid w:val="00AD2D5D"/>
    <w:rsid w:val="00AD3172"/>
    <w:rsid w:val="00AD5095"/>
    <w:rsid w:val="00AD6F31"/>
    <w:rsid w:val="00AE1627"/>
    <w:rsid w:val="00AE32B7"/>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2071D"/>
    <w:rsid w:val="00B21578"/>
    <w:rsid w:val="00B22DC9"/>
    <w:rsid w:val="00B33FA9"/>
    <w:rsid w:val="00B351C5"/>
    <w:rsid w:val="00B4557F"/>
    <w:rsid w:val="00B45F06"/>
    <w:rsid w:val="00B466A3"/>
    <w:rsid w:val="00B5151A"/>
    <w:rsid w:val="00B51AD5"/>
    <w:rsid w:val="00B51DA7"/>
    <w:rsid w:val="00B54A70"/>
    <w:rsid w:val="00B571A3"/>
    <w:rsid w:val="00B60D77"/>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6258"/>
    <w:rsid w:val="00B871FB"/>
    <w:rsid w:val="00B906D5"/>
    <w:rsid w:val="00B9143E"/>
    <w:rsid w:val="00B92ED8"/>
    <w:rsid w:val="00B96F2F"/>
    <w:rsid w:val="00B97647"/>
    <w:rsid w:val="00BA063E"/>
    <w:rsid w:val="00BA0B56"/>
    <w:rsid w:val="00BA2247"/>
    <w:rsid w:val="00BA4784"/>
    <w:rsid w:val="00BA5521"/>
    <w:rsid w:val="00BA6037"/>
    <w:rsid w:val="00BB0490"/>
    <w:rsid w:val="00BB35D0"/>
    <w:rsid w:val="00BB3C50"/>
    <w:rsid w:val="00BB463B"/>
    <w:rsid w:val="00BB4D05"/>
    <w:rsid w:val="00BB72BC"/>
    <w:rsid w:val="00BB77C0"/>
    <w:rsid w:val="00BB7C87"/>
    <w:rsid w:val="00BC0881"/>
    <w:rsid w:val="00BC2CD5"/>
    <w:rsid w:val="00BC6934"/>
    <w:rsid w:val="00BC7475"/>
    <w:rsid w:val="00BD0264"/>
    <w:rsid w:val="00BD09DD"/>
    <w:rsid w:val="00BD2216"/>
    <w:rsid w:val="00BD3C7F"/>
    <w:rsid w:val="00BD53F1"/>
    <w:rsid w:val="00BD75F5"/>
    <w:rsid w:val="00BD7A40"/>
    <w:rsid w:val="00BE70E7"/>
    <w:rsid w:val="00BF2812"/>
    <w:rsid w:val="00BF4536"/>
    <w:rsid w:val="00BF7D36"/>
    <w:rsid w:val="00C0137E"/>
    <w:rsid w:val="00C06910"/>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3D7A"/>
    <w:rsid w:val="00C3535B"/>
    <w:rsid w:val="00C40AE6"/>
    <w:rsid w:val="00C42249"/>
    <w:rsid w:val="00C429DD"/>
    <w:rsid w:val="00C43C30"/>
    <w:rsid w:val="00C44A24"/>
    <w:rsid w:val="00C453D4"/>
    <w:rsid w:val="00C4583F"/>
    <w:rsid w:val="00C46FCB"/>
    <w:rsid w:val="00C472A9"/>
    <w:rsid w:val="00C510BD"/>
    <w:rsid w:val="00C53C81"/>
    <w:rsid w:val="00C54B68"/>
    <w:rsid w:val="00C55C55"/>
    <w:rsid w:val="00C6279E"/>
    <w:rsid w:val="00C62D9C"/>
    <w:rsid w:val="00C6362B"/>
    <w:rsid w:val="00C652E7"/>
    <w:rsid w:val="00C661ED"/>
    <w:rsid w:val="00C663DD"/>
    <w:rsid w:val="00C666D2"/>
    <w:rsid w:val="00C67A82"/>
    <w:rsid w:val="00C72324"/>
    <w:rsid w:val="00C73FBD"/>
    <w:rsid w:val="00C75B7D"/>
    <w:rsid w:val="00C77F47"/>
    <w:rsid w:val="00C8060D"/>
    <w:rsid w:val="00C84330"/>
    <w:rsid w:val="00C850E4"/>
    <w:rsid w:val="00C864D4"/>
    <w:rsid w:val="00C86519"/>
    <w:rsid w:val="00C9062C"/>
    <w:rsid w:val="00C913C9"/>
    <w:rsid w:val="00C93A64"/>
    <w:rsid w:val="00C944F0"/>
    <w:rsid w:val="00C9483F"/>
    <w:rsid w:val="00C954EC"/>
    <w:rsid w:val="00C970AB"/>
    <w:rsid w:val="00C97497"/>
    <w:rsid w:val="00CA10B4"/>
    <w:rsid w:val="00CA306D"/>
    <w:rsid w:val="00CA7E9C"/>
    <w:rsid w:val="00CB0112"/>
    <w:rsid w:val="00CB3B50"/>
    <w:rsid w:val="00CB502B"/>
    <w:rsid w:val="00CB690A"/>
    <w:rsid w:val="00CC240D"/>
    <w:rsid w:val="00CC68E6"/>
    <w:rsid w:val="00CC7838"/>
    <w:rsid w:val="00CD4138"/>
    <w:rsid w:val="00CD476A"/>
    <w:rsid w:val="00CE1CA0"/>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558"/>
    <w:rsid w:val="00D51048"/>
    <w:rsid w:val="00D518A0"/>
    <w:rsid w:val="00D523B0"/>
    <w:rsid w:val="00D5316A"/>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08D6"/>
    <w:rsid w:val="00D81EA8"/>
    <w:rsid w:val="00D8402E"/>
    <w:rsid w:val="00D84B37"/>
    <w:rsid w:val="00D84B48"/>
    <w:rsid w:val="00D871B6"/>
    <w:rsid w:val="00D90BB8"/>
    <w:rsid w:val="00D91ACA"/>
    <w:rsid w:val="00D92118"/>
    <w:rsid w:val="00D9254D"/>
    <w:rsid w:val="00D94658"/>
    <w:rsid w:val="00D94780"/>
    <w:rsid w:val="00D96489"/>
    <w:rsid w:val="00DA2BB5"/>
    <w:rsid w:val="00DA47B6"/>
    <w:rsid w:val="00DA65A6"/>
    <w:rsid w:val="00DA6B7A"/>
    <w:rsid w:val="00DA774A"/>
    <w:rsid w:val="00DA7CB0"/>
    <w:rsid w:val="00DA7FA8"/>
    <w:rsid w:val="00DB4160"/>
    <w:rsid w:val="00DB500D"/>
    <w:rsid w:val="00DB58C3"/>
    <w:rsid w:val="00DB62B9"/>
    <w:rsid w:val="00DB6759"/>
    <w:rsid w:val="00DB6ED4"/>
    <w:rsid w:val="00DC0BA1"/>
    <w:rsid w:val="00DC279B"/>
    <w:rsid w:val="00DC323B"/>
    <w:rsid w:val="00DC4281"/>
    <w:rsid w:val="00DC63B1"/>
    <w:rsid w:val="00DD1D4D"/>
    <w:rsid w:val="00DD2E1D"/>
    <w:rsid w:val="00DD422E"/>
    <w:rsid w:val="00DD4616"/>
    <w:rsid w:val="00DE031E"/>
    <w:rsid w:val="00DE20BA"/>
    <w:rsid w:val="00DE40DF"/>
    <w:rsid w:val="00DE454E"/>
    <w:rsid w:val="00DE4815"/>
    <w:rsid w:val="00DE5B0E"/>
    <w:rsid w:val="00DE65DA"/>
    <w:rsid w:val="00DE7D4F"/>
    <w:rsid w:val="00DF27B7"/>
    <w:rsid w:val="00DF3272"/>
    <w:rsid w:val="00DF76A9"/>
    <w:rsid w:val="00E018BE"/>
    <w:rsid w:val="00E01C84"/>
    <w:rsid w:val="00E02493"/>
    <w:rsid w:val="00E04B85"/>
    <w:rsid w:val="00E05135"/>
    <w:rsid w:val="00E05139"/>
    <w:rsid w:val="00E06B6F"/>
    <w:rsid w:val="00E14A8C"/>
    <w:rsid w:val="00E15014"/>
    <w:rsid w:val="00E16CA7"/>
    <w:rsid w:val="00E20F42"/>
    <w:rsid w:val="00E2228C"/>
    <w:rsid w:val="00E238C8"/>
    <w:rsid w:val="00E245DF"/>
    <w:rsid w:val="00E2552E"/>
    <w:rsid w:val="00E27A3B"/>
    <w:rsid w:val="00E304C6"/>
    <w:rsid w:val="00E31978"/>
    <w:rsid w:val="00E341C9"/>
    <w:rsid w:val="00E34D20"/>
    <w:rsid w:val="00E35109"/>
    <w:rsid w:val="00E37C99"/>
    <w:rsid w:val="00E4128C"/>
    <w:rsid w:val="00E45471"/>
    <w:rsid w:val="00E47596"/>
    <w:rsid w:val="00E47E96"/>
    <w:rsid w:val="00E507D7"/>
    <w:rsid w:val="00E53669"/>
    <w:rsid w:val="00E54E2E"/>
    <w:rsid w:val="00E56C96"/>
    <w:rsid w:val="00E624AA"/>
    <w:rsid w:val="00E632C0"/>
    <w:rsid w:val="00E64A0F"/>
    <w:rsid w:val="00E64CC3"/>
    <w:rsid w:val="00E65626"/>
    <w:rsid w:val="00E6579C"/>
    <w:rsid w:val="00E661EF"/>
    <w:rsid w:val="00E673C3"/>
    <w:rsid w:val="00E677AC"/>
    <w:rsid w:val="00E70612"/>
    <w:rsid w:val="00E7227A"/>
    <w:rsid w:val="00E72E2B"/>
    <w:rsid w:val="00E810C4"/>
    <w:rsid w:val="00E81795"/>
    <w:rsid w:val="00E8181F"/>
    <w:rsid w:val="00E81CEA"/>
    <w:rsid w:val="00E81FEF"/>
    <w:rsid w:val="00E83378"/>
    <w:rsid w:val="00E929B6"/>
    <w:rsid w:val="00E95B70"/>
    <w:rsid w:val="00E96A5D"/>
    <w:rsid w:val="00EA04BA"/>
    <w:rsid w:val="00EA1DD0"/>
    <w:rsid w:val="00EA1EA2"/>
    <w:rsid w:val="00EA24AA"/>
    <w:rsid w:val="00EA663F"/>
    <w:rsid w:val="00EA6C0E"/>
    <w:rsid w:val="00EB0D10"/>
    <w:rsid w:val="00EB1837"/>
    <w:rsid w:val="00EB1BB5"/>
    <w:rsid w:val="00EB202D"/>
    <w:rsid w:val="00EB55C9"/>
    <w:rsid w:val="00EB72E4"/>
    <w:rsid w:val="00EB7590"/>
    <w:rsid w:val="00EC0F7F"/>
    <w:rsid w:val="00EC541D"/>
    <w:rsid w:val="00EC63BF"/>
    <w:rsid w:val="00ED19B0"/>
    <w:rsid w:val="00ED2C8F"/>
    <w:rsid w:val="00ED3216"/>
    <w:rsid w:val="00ED3881"/>
    <w:rsid w:val="00ED492B"/>
    <w:rsid w:val="00ED5CDC"/>
    <w:rsid w:val="00ED5F62"/>
    <w:rsid w:val="00EE0A30"/>
    <w:rsid w:val="00EE1752"/>
    <w:rsid w:val="00EE339C"/>
    <w:rsid w:val="00EE4EC0"/>
    <w:rsid w:val="00EE5B40"/>
    <w:rsid w:val="00EE659E"/>
    <w:rsid w:val="00EF0302"/>
    <w:rsid w:val="00EF21A5"/>
    <w:rsid w:val="00EF2E5C"/>
    <w:rsid w:val="00EF3402"/>
    <w:rsid w:val="00EF50D9"/>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87C"/>
    <w:rsid w:val="00F31A8E"/>
    <w:rsid w:val="00F332A8"/>
    <w:rsid w:val="00F33973"/>
    <w:rsid w:val="00F33CE6"/>
    <w:rsid w:val="00F37091"/>
    <w:rsid w:val="00F40013"/>
    <w:rsid w:val="00F41E43"/>
    <w:rsid w:val="00F4248A"/>
    <w:rsid w:val="00F4249C"/>
    <w:rsid w:val="00F42A22"/>
    <w:rsid w:val="00F42EDA"/>
    <w:rsid w:val="00F45790"/>
    <w:rsid w:val="00F46971"/>
    <w:rsid w:val="00F503F0"/>
    <w:rsid w:val="00F50712"/>
    <w:rsid w:val="00F51B39"/>
    <w:rsid w:val="00F538BE"/>
    <w:rsid w:val="00F551AF"/>
    <w:rsid w:val="00F5664B"/>
    <w:rsid w:val="00F63C2F"/>
    <w:rsid w:val="00F65697"/>
    <w:rsid w:val="00F65CB6"/>
    <w:rsid w:val="00F6690B"/>
    <w:rsid w:val="00F66D01"/>
    <w:rsid w:val="00F6744B"/>
    <w:rsid w:val="00F67C7F"/>
    <w:rsid w:val="00F67D50"/>
    <w:rsid w:val="00F737B4"/>
    <w:rsid w:val="00F7387C"/>
    <w:rsid w:val="00F73B8E"/>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1FE3"/>
    <w:rsid w:val="00FB4627"/>
    <w:rsid w:val="00FB54D0"/>
    <w:rsid w:val="00FB5919"/>
    <w:rsid w:val="00FC0A64"/>
    <w:rsid w:val="00FC1105"/>
    <w:rsid w:val="00FC1A8E"/>
    <w:rsid w:val="00FC26B2"/>
    <w:rsid w:val="00FC3B4D"/>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23D4"/>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em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hyperlink" Target="https://osf.io/bwjyt/"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ED02D11-A7C2-D943-9B47-C4A21AEB7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21</Pages>
  <Words>57564</Words>
  <Characters>328120</Characters>
  <Application>Microsoft Office Word</Application>
  <DocSecurity>0</DocSecurity>
  <Lines>2734</Lines>
  <Paragraphs>769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106</cp:revision>
  <cp:lastPrinted>2020-08-18T01:34:00Z</cp:lastPrinted>
  <dcterms:created xsi:type="dcterms:W3CDTF">2020-09-23T03:37:00Z</dcterms:created>
  <dcterms:modified xsi:type="dcterms:W3CDTF">2020-09-29T00:32:00Z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http://www.zotero.org/styles/ecology-letters</vt:lpwstr>
  </property>
  <property fmtid="{D5CDD505-2E9C-101B-9397-08002B2CF9AE}" pid="13" name="Mendeley Recent Style Name 5_1">
    <vt:lpwstr>Ecology Letters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http://www.zotero.org/styles/nature</vt:lpwstr>
  </property>
</Properties>
</file>