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7C6F38" w14:textId="77777777" w:rsidR="000C6F77" w:rsidRDefault="000C6F77" w:rsidP="000C6F77">
      <w:pPr>
        <w:rPr>
          <w:rFonts w:ascii="Garamond" w:hAnsi="Garamond"/>
          <w:b/>
          <w:sz w:val="28"/>
        </w:rPr>
      </w:pPr>
      <w:bookmarkStart w:id="0" w:name="_GoBack"/>
      <w:bookmarkEnd w:id="0"/>
      <w:r w:rsidRPr="006A1333">
        <w:rPr>
          <w:rFonts w:ascii="Garamond" w:hAnsi="Garamond"/>
          <w:b/>
          <w:sz w:val="28"/>
        </w:rPr>
        <w:t xml:space="preserve">No </w:t>
      </w:r>
      <w:r>
        <w:rPr>
          <w:rFonts w:ascii="Garamond" w:hAnsi="Garamond"/>
          <w:b/>
          <w:sz w:val="28"/>
        </w:rPr>
        <w:t>meta-analytic support</w:t>
      </w:r>
      <w:r w:rsidRPr="006A1333">
        <w:rPr>
          <w:rFonts w:ascii="Garamond" w:hAnsi="Garamond"/>
          <w:b/>
          <w:sz w:val="28"/>
        </w:rPr>
        <w:t xml:space="preserve"> </w:t>
      </w:r>
      <w:r>
        <w:rPr>
          <w:rFonts w:ascii="Garamond" w:hAnsi="Garamond"/>
          <w:b/>
          <w:sz w:val="28"/>
        </w:rPr>
        <w:t>for</w:t>
      </w:r>
      <w:r w:rsidRPr="006A1333">
        <w:rPr>
          <w:rFonts w:ascii="Garamond" w:hAnsi="Garamond"/>
          <w:b/>
          <w:sz w:val="28"/>
        </w:rPr>
        <w:t xml:space="preserve"> greater male variability in </w:t>
      </w:r>
      <w:r>
        <w:rPr>
          <w:rFonts w:ascii="Garamond" w:hAnsi="Garamond"/>
          <w:b/>
          <w:sz w:val="28"/>
        </w:rPr>
        <w:t xml:space="preserve">animal </w:t>
      </w:r>
      <w:r w:rsidRPr="006A1333">
        <w:rPr>
          <w:rFonts w:ascii="Garamond" w:hAnsi="Garamond"/>
          <w:b/>
          <w:sz w:val="28"/>
        </w:rPr>
        <w:t xml:space="preserve">personalities </w:t>
      </w:r>
    </w:p>
    <w:p w14:paraId="255B2874" w14:textId="66A4B670" w:rsidR="000C6F77" w:rsidRDefault="000C6F77" w:rsidP="000C6F77">
      <w:pPr>
        <w:rPr>
          <w:rFonts w:ascii="Garamond" w:hAnsi="Garamond"/>
          <w:b/>
        </w:rPr>
      </w:pPr>
    </w:p>
    <w:p w14:paraId="4BDC5214" w14:textId="77777777" w:rsidR="00421F6E" w:rsidRDefault="00421F6E" w:rsidP="000C6F77">
      <w:pPr>
        <w:rPr>
          <w:rFonts w:ascii="Garamond" w:hAnsi="Garamond"/>
          <w:b/>
        </w:rPr>
      </w:pPr>
      <w:r>
        <w:rPr>
          <w:rFonts w:ascii="Garamond" w:hAnsi="Garamond"/>
          <w:b/>
        </w:rPr>
        <w:t>What about:</w:t>
      </w:r>
    </w:p>
    <w:p w14:paraId="7AE0113C" w14:textId="214414BD" w:rsidR="00421F6E" w:rsidRDefault="00421F6E" w:rsidP="000C6F77">
      <w:pPr>
        <w:rPr>
          <w:rFonts w:ascii="Garamond" w:hAnsi="Garamond"/>
          <w:b/>
        </w:rPr>
      </w:pPr>
      <w:r>
        <w:rPr>
          <w:rFonts w:ascii="Garamond" w:hAnsi="Garamond"/>
          <w:b/>
        </w:rPr>
        <w:t xml:space="preserve"> </w:t>
      </w:r>
    </w:p>
    <w:p w14:paraId="57F7CD57" w14:textId="2A324107" w:rsidR="00421F6E" w:rsidRDefault="00B07D55" w:rsidP="000C6F77">
      <w:pPr>
        <w:rPr>
          <w:rFonts w:ascii="Garamond" w:hAnsi="Garamond"/>
          <w:b/>
        </w:rPr>
      </w:pPr>
      <w:r w:rsidRPr="00814634">
        <w:rPr>
          <w:rFonts w:ascii="Garamond" w:hAnsi="Garamond"/>
          <w:b/>
          <w:highlight w:val="yellow"/>
        </w:rPr>
        <w:t>Personality tests: m</w:t>
      </w:r>
      <w:r w:rsidR="00421F6E" w:rsidRPr="00814634">
        <w:rPr>
          <w:rFonts w:ascii="Garamond" w:hAnsi="Garamond"/>
          <w:b/>
          <w:highlight w:val="yellow"/>
        </w:rPr>
        <w:t>en are more variable than women, but are males more variable than females?</w:t>
      </w:r>
    </w:p>
    <w:p w14:paraId="48E967C2" w14:textId="77777777" w:rsidR="00421F6E" w:rsidRDefault="00421F6E" w:rsidP="000C6F77">
      <w:pPr>
        <w:rPr>
          <w:rFonts w:ascii="Garamond" w:hAnsi="Garamond"/>
          <w:b/>
        </w:rPr>
      </w:pPr>
    </w:p>
    <w:p w14:paraId="05025E70" w14:textId="1B142919" w:rsidR="00251F5D" w:rsidRPr="00251F5D" w:rsidRDefault="00251F5D" w:rsidP="000C6F77">
      <w:pPr>
        <w:rPr>
          <w:rFonts w:ascii="Garamond" w:hAnsi="Garamond"/>
          <w:b/>
        </w:rPr>
      </w:pPr>
      <w:r w:rsidRPr="00251F5D">
        <w:rPr>
          <w:rFonts w:ascii="Garamond" w:hAnsi="Garamond"/>
          <w:b/>
        </w:rPr>
        <w:t>Abstract</w:t>
      </w:r>
      <w:ins w:id="1" w:author="Michael Jennions" w:date="2020-08-04T23:36:00Z">
        <w:r w:rsidR="00C319AA">
          <w:rPr>
            <w:rFonts w:ascii="Garamond" w:hAnsi="Garamond"/>
            <w:b/>
          </w:rPr>
          <w:t xml:space="preserve"> (</w:t>
        </w:r>
        <w:r w:rsidR="00C319AA" w:rsidRPr="00C319AA">
          <w:rPr>
            <w:rFonts w:ascii="Garamond" w:hAnsi="Garamond"/>
            <w:b/>
            <w:highlight w:val="cyan"/>
            <w:rPrChange w:id="2" w:author="Michael Jennions" w:date="2020-08-04T23:36:00Z">
              <w:rPr>
                <w:rFonts w:ascii="Garamond" w:hAnsi="Garamond"/>
                <w:b/>
              </w:rPr>
            </w:rPrChange>
          </w:rPr>
          <w:t>1</w:t>
        </w:r>
      </w:ins>
      <w:ins w:id="3" w:author="Michael Jennions" w:date="2020-08-05T00:16:00Z">
        <w:r w:rsidR="003A0740">
          <w:rPr>
            <w:rFonts w:ascii="Garamond" w:hAnsi="Garamond"/>
            <w:b/>
            <w:highlight w:val="cyan"/>
          </w:rPr>
          <w:t>79</w:t>
        </w:r>
      </w:ins>
      <w:ins w:id="4" w:author="Michael Jennions" w:date="2020-08-04T23:36:00Z">
        <w:r w:rsidR="00C319AA" w:rsidRPr="00C319AA">
          <w:rPr>
            <w:rFonts w:ascii="Garamond" w:hAnsi="Garamond"/>
            <w:b/>
            <w:highlight w:val="cyan"/>
            <w:rPrChange w:id="5" w:author="Michael Jennions" w:date="2020-08-04T23:36:00Z">
              <w:rPr>
                <w:rFonts w:ascii="Garamond" w:hAnsi="Garamond"/>
                <w:b/>
              </w:rPr>
            </w:rPrChange>
          </w:rPr>
          <w:t xml:space="preserve"> words</w:t>
        </w:r>
        <w:r w:rsidR="00C319AA">
          <w:rPr>
            <w:rFonts w:ascii="Garamond" w:hAnsi="Garamond"/>
            <w:b/>
          </w:rPr>
          <w:t>)</w:t>
        </w:r>
      </w:ins>
    </w:p>
    <w:p w14:paraId="67185DC9" w14:textId="77777777" w:rsidR="00251F5D" w:rsidRDefault="00251F5D" w:rsidP="000C6F77">
      <w:pPr>
        <w:rPr>
          <w:rFonts w:ascii="Garamond" w:hAnsi="Garamond"/>
        </w:rPr>
      </w:pPr>
    </w:p>
    <w:p w14:paraId="7062327C" w14:textId="3AB5A361" w:rsidR="00C319AA" w:rsidRDefault="003E2761" w:rsidP="00B66C35">
      <w:pPr>
        <w:rPr>
          <w:ins w:id="6" w:author="Michael Jennions" w:date="2020-08-04T23:32:00Z"/>
          <w:rFonts w:ascii="Garamond" w:hAnsi="Garamond"/>
          <w:color w:val="2E74B5" w:themeColor="accent5" w:themeShade="BF"/>
        </w:rPr>
      </w:pPr>
      <w:del w:id="7" w:author="Michael Jennions" w:date="2020-08-04T22:56:00Z">
        <w:r w:rsidRPr="00ED19B0" w:rsidDel="00327737">
          <w:rPr>
            <w:rFonts w:ascii="Garamond" w:hAnsi="Garamond"/>
            <w:color w:val="2E74B5" w:themeColor="accent5" w:themeShade="BF"/>
            <w:rPrChange w:id="8" w:author="Michael Jennions" w:date="2020-08-04T23:11:00Z">
              <w:rPr>
                <w:rFonts w:ascii="Garamond" w:hAnsi="Garamond"/>
                <w:color w:val="FF0000"/>
              </w:rPr>
            </w:rPrChange>
          </w:rPr>
          <w:delText>H</w:delText>
        </w:r>
        <w:r w:rsidR="003B6C41" w:rsidRPr="00ED19B0" w:rsidDel="00327737">
          <w:rPr>
            <w:rFonts w:ascii="Garamond" w:hAnsi="Garamond"/>
            <w:color w:val="2E74B5" w:themeColor="accent5" w:themeShade="BF"/>
            <w:rPrChange w:id="9" w:author="Michael Jennions" w:date="2020-08-04T23:11:00Z">
              <w:rPr>
                <w:rFonts w:ascii="Garamond" w:hAnsi="Garamond"/>
                <w:color w:val="FF0000"/>
              </w:rPr>
            </w:rPrChange>
          </w:rPr>
          <w:delText xml:space="preserve">uman </w:delText>
        </w:r>
      </w:del>
      <w:ins w:id="10" w:author="Michael Jennions" w:date="2020-08-04T22:56:00Z">
        <w:r w:rsidR="00327737" w:rsidRPr="00ED19B0">
          <w:rPr>
            <w:rFonts w:ascii="Garamond" w:hAnsi="Garamond"/>
            <w:color w:val="2E74B5" w:themeColor="accent5" w:themeShade="BF"/>
            <w:rPrChange w:id="11" w:author="Michael Jennions" w:date="2020-08-04T23:11:00Z">
              <w:rPr>
                <w:rFonts w:ascii="Garamond" w:hAnsi="Garamond"/>
                <w:color w:val="FF0000"/>
              </w:rPr>
            </w:rPrChange>
          </w:rPr>
          <w:t xml:space="preserve">It is claimed that men are more variable than women in </w:t>
        </w:r>
      </w:ins>
      <w:ins w:id="12" w:author="Michael Jennions" w:date="2020-08-04T23:26:00Z">
        <w:r w:rsidR="0006115F">
          <w:rPr>
            <w:rFonts w:ascii="Garamond" w:hAnsi="Garamond"/>
            <w:color w:val="2E74B5" w:themeColor="accent5" w:themeShade="BF"/>
          </w:rPr>
          <w:t>traits</w:t>
        </w:r>
      </w:ins>
      <w:ins w:id="13" w:author="Michael Jennions" w:date="2020-08-04T22:56:00Z">
        <w:r w:rsidR="00327737" w:rsidRPr="00ED19B0">
          <w:rPr>
            <w:rFonts w:ascii="Garamond" w:hAnsi="Garamond"/>
            <w:color w:val="2E74B5" w:themeColor="accent5" w:themeShade="BF"/>
            <w:rPrChange w:id="14" w:author="Michael Jennions" w:date="2020-08-04T23:11:00Z">
              <w:rPr>
                <w:rFonts w:ascii="Garamond" w:hAnsi="Garamond"/>
                <w:color w:val="FF0000"/>
              </w:rPr>
            </w:rPrChange>
          </w:rPr>
          <w:t xml:space="preserve"> ranging from intelligence to </w:t>
        </w:r>
      </w:ins>
      <w:ins w:id="15" w:author="Michael Jennions" w:date="2020-08-04T23:07:00Z">
        <w:r w:rsidR="00097792" w:rsidRPr="00ED19B0">
          <w:rPr>
            <w:rFonts w:ascii="Garamond" w:hAnsi="Garamond"/>
            <w:color w:val="2E74B5" w:themeColor="accent5" w:themeShade="BF"/>
            <w:rPrChange w:id="16" w:author="Michael Jennions" w:date="2020-08-04T23:11:00Z">
              <w:rPr>
                <w:rFonts w:ascii="Garamond" w:hAnsi="Garamond"/>
                <w:color w:val="FF0000"/>
              </w:rPr>
            </w:rPrChange>
          </w:rPr>
          <w:t xml:space="preserve">height </w:t>
        </w:r>
      </w:ins>
      <w:ins w:id="17" w:author="Michael Jennions" w:date="2020-08-04T23:05:00Z">
        <w:r w:rsidR="00097792" w:rsidRPr="00ED19B0">
          <w:rPr>
            <w:rFonts w:ascii="Garamond" w:hAnsi="Garamond"/>
            <w:color w:val="2E74B5" w:themeColor="accent5" w:themeShade="BF"/>
            <w:rPrChange w:id="18" w:author="Michael Jennions" w:date="2020-08-04T23:11:00Z">
              <w:rPr>
                <w:rFonts w:ascii="Garamond" w:hAnsi="Garamond"/>
                <w:color w:val="FF0000"/>
              </w:rPr>
            </w:rPrChange>
          </w:rPr>
          <w:t>(</w:t>
        </w:r>
      </w:ins>
      <w:ins w:id="19" w:author="Michael Jennions" w:date="2020-08-05T01:21:00Z">
        <w:r w:rsidR="00CE5ACE">
          <w:rPr>
            <w:rFonts w:ascii="Garamond" w:hAnsi="Garamond"/>
            <w:color w:val="2E74B5" w:themeColor="accent5" w:themeShade="BF"/>
            <w:highlight w:val="cyan"/>
          </w:rPr>
          <w:t>Hyde 2014</w:t>
        </w:r>
      </w:ins>
      <w:ins w:id="20" w:author="Michael Jennions" w:date="2020-08-04T23:05:00Z">
        <w:r w:rsidR="00097792" w:rsidRPr="00ED19B0">
          <w:rPr>
            <w:rFonts w:ascii="Garamond" w:hAnsi="Garamond"/>
            <w:color w:val="2E74B5" w:themeColor="accent5" w:themeShade="BF"/>
            <w:rPrChange w:id="21" w:author="Michael Jennions" w:date="2020-08-04T23:11:00Z">
              <w:rPr>
                <w:rFonts w:ascii="Garamond" w:hAnsi="Garamond"/>
                <w:color w:val="FF0000"/>
              </w:rPr>
            </w:rPrChange>
          </w:rPr>
          <w:t>)</w:t>
        </w:r>
      </w:ins>
      <w:ins w:id="22" w:author="Michael Jennions" w:date="2020-08-04T23:26:00Z">
        <w:r w:rsidR="0006115F">
          <w:rPr>
            <w:rFonts w:ascii="Garamond" w:hAnsi="Garamond"/>
            <w:color w:val="2E74B5" w:themeColor="accent5" w:themeShade="BF"/>
          </w:rPr>
          <w:t xml:space="preserve">, with </w:t>
        </w:r>
      </w:ins>
      <w:ins w:id="23" w:author="Michael Jennions" w:date="2020-08-04T23:27:00Z">
        <w:r w:rsidR="0006115F">
          <w:rPr>
            <w:rFonts w:ascii="Garamond" w:hAnsi="Garamond"/>
            <w:color w:val="2E74B5" w:themeColor="accent5" w:themeShade="BF"/>
          </w:rPr>
          <w:t>a</w:t>
        </w:r>
      </w:ins>
      <w:ins w:id="24" w:author="Michael Jennions" w:date="2020-08-04T23:26:00Z">
        <w:r w:rsidR="0006115F">
          <w:rPr>
            <w:rFonts w:ascii="Garamond" w:hAnsi="Garamond"/>
            <w:color w:val="2E74B5" w:themeColor="accent5" w:themeShade="BF"/>
          </w:rPr>
          <w:t xml:space="preserve"> </w:t>
        </w:r>
      </w:ins>
      <w:ins w:id="25" w:author="Michael Jennions" w:date="2020-08-04T23:27:00Z">
        <w:r w:rsidR="0006115F">
          <w:rPr>
            <w:rFonts w:ascii="Garamond" w:hAnsi="Garamond"/>
            <w:color w:val="2E74B5" w:themeColor="accent5" w:themeShade="BF"/>
          </w:rPr>
          <w:t>strong</w:t>
        </w:r>
      </w:ins>
      <w:ins w:id="26" w:author="Michael Jennions" w:date="2020-08-04T23:05:00Z">
        <w:r w:rsidR="00097792" w:rsidRPr="00ED19B0">
          <w:rPr>
            <w:rFonts w:ascii="Garamond" w:hAnsi="Garamond"/>
            <w:color w:val="2E74B5" w:themeColor="accent5" w:themeShade="BF"/>
            <w:rPrChange w:id="27" w:author="Michael Jennions" w:date="2020-08-04T23:11:00Z">
              <w:rPr>
                <w:rFonts w:ascii="Garamond" w:hAnsi="Garamond"/>
                <w:color w:val="FF0000"/>
              </w:rPr>
            </w:rPrChange>
          </w:rPr>
          <w:t xml:space="preserve"> </w:t>
        </w:r>
      </w:ins>
      <w:ins w:id="28" w:author="Michael Jennions" w:date="2020-08-04T23:26:00Z">
        <w:r w:rsidR="0006115F">
          <w:rPr>
            <w:rFonts w:ascii="Garamond" w:hAnsi="Garamond"/>
            <w:color w:val="2E74B5" w:themeColor="accent5" w:themeShade="BF"/>
          </w:rPr>
          <w:t xml:space="preserve">focus </w:t>
        </w:r>
      </w:ins>
      <w:ins w:id="29" w:author="Michael Jennions" w:date="2020-08-04T23:27:00Z">
        <w:r w:rsidR="0006115F">
          <w:rPr>
            <w:rFonts w:ascii="Garamond" w:hAnsi="Garamond"/>
            <w:color w:val="2E74B5" w:themeColor="accent5" w:themeShade="BF"/>
          </w:rPr>
          <w:t>on</w:t>
        </w:r>
      </w:ins>
      <w:ins w:id="30" w:author="Michael Jennions" w:date="2020-08-04T23:06:00Z">
        <w:r w:rsidR="00097792" w:rsidRPr="00ED19B0">
          <w:rPr>
            <w:rFonts w:ascii="Garamond" w:hAnsi="Garamond"/>
            <w:color w:val="2E74B5" w:themeColor="accent5" w:themeShade="BF"/>
            <w:rPrChange w:id="31" w:author="Michael Jennions" w:date="2020-08-04T23:11:00Z">
              <w:rPr>
                <w:rFonts w:ascii="Garamond" w:hAnsi="Garamond"/>
                <w:color w:val="FF0000"/>
              </w:rPr>
            </w:rPrChange>
          </w:rPr>
          <w:t xml:space="preserve"> psychological traits (</w:t>
        </w:r>
        <w:r w:rsidR="00097792" w:rsidRPr="00ED19B0">
          <w:rPr>
            <w:rFonts w:ascii="Garamond" w:hAnsi="Garamond"/>
            <w:color w:val="2E74B5" w:themeColor="accent5" w:themeShade="BF"/>
            <w:highlight w:val="cyan"/>
            <w:rPrChange w:id="32" w:author="Michael Jennions" w:date="2020-08-04T23:11:00Z">
              <w:rPr>
                <w:rFonts w:ascii="Garamond" w:hAnsi="Garamond"/>
                <w:color w:val="FF0000"/>
              </w:rPr>
            </w:rPrChange>
          </w:rPr>
          <w:t>REF</w:t>
        </w:r>
        <w:r w:rsidR="00097792" w:rsidRPr="00ED19B0">
          <w:rPr>
            <w:rFonts w:ascii="Garamond" w:hAnsi="Garamond"/>
            <w:color w:val="2E74B5" w:themeColor="accent5" w:themeShade="BF"/>
            <w:rPrChange w:id="33" w:author="Michael Jennions" w:date="2020-08-04T23:11:00Z">
              <w:rPr>
                <w:rFonts w:ascii="Garamond" w:hAnsi="Garamond"/>
                <w:color w:val="FF0000"/>
              </w:rPr>
            </w:rPrChange>
          </w:rPr>
          <w:t>).</w:t>
        </w:r>
      </w:ins>
      <w:ins w:id="34" w:author="Michael Jennions" w:date="2020-08-04T23:08:00Z">
        <w:r w:rsidR="00ED19B0" w:rsidRPr="00ED19B0">
          <w:rPr>
            <w:rFonts w:ascii="Garamond" w:hAnsi="Garamond"/>
            <w:color w:val="2E74B5" w:themeColor="accent5" w:themeShade="BF"/>
            <w:rPrChange w:id="35" w:author="Michael Jennions" w:date="2020-08-04T23:11:00Z">
              <w:rPr>
                <w:rFonts w:ascii="Garamond" w:hAnsi="Garamond"/>
                <w:color w:val="FF0000"/>
              </w:rPr>
            </w:rPrChange>
          </w:rPr>
          <w:t xml:space="preserve"> </w:t>
        </w:r>
      </w:ins>
      <w:ins w:id="36" w:author="Michael Jennions" w:date="2020-08-04T23:11:00Z">
        <w:r w:rsidR="00ED19B0">
          <w:rPr>
            <w:rFonts w:ascii="Garamond" w:hAnsi="Garamond"/>
            <w:color w:val="2E74B5" w:themeColor="accent5" w:themeShade="BF"/>
          </w:rPr>
          <w:t>F</w:t>
        </w:r>
      </w:ins>
      <w:ins w:id="37" w:author="Michael Jennions" w:date="2020-08-04T23:12:00Z">
        <w:r w:rsidR="00ED19B0">
          <w:rPr>
            <w:rFonts w:ascii="Garamond" w:hAnsi="Garamond"/>
            <w:color w:val="2E74B5" w:themeColor="accent5" w:themeShade="BF"/>
          </w:rPr>
          <w:t xml:space="preserve">or </w:t>
        </w:r>
      </w:ins>
      <w:ins w:id="38" w:author="Michael Jennions" w:date="2020-08-04T23:08:00Z">
        <w:r w:rsidR="00ED19B0" w:rsidRPr="00ED19B0">
          <w:rPr>
            <w:rFonts w:ascii="Garamond" w:hAnsi="Garamond"/>
            <w:color w:val="2E74B5" w:themeColor="accent5" w:themeShade="BF"/>
            <w:rPrChange w:id="39" w:author="Michael Jennions" w:date="2020-08-04T23:11:00Z">
              <w:rPr>
                <w:rFonts w:ascii="Garamond" w:hAnsi="Garamond"/>
                <w:color w:val="FF0000"/>
              </w:rPr>
            </w:rPrChange>
          </w:rPr>
          <w:t xml:space="preserve">personality traits, </w:t>
        </w:r>
      </w:ins>
      <w:ins w:id="40" w:author="Michael Jennions" w:date="2020-08-04T23:09:00Z">
        <w:r w:rsidR="00ED19B0" w:rsidRPr="00ED19B0">
          <w:rPr>
            <w:rFonts w:ascii="Garamond" w:hAnsi="Garamond"/>
            <w:color w:val="2E74B5" w:themeColor="accent5" w:themeShade="BF"/>
            <w:rPrChange w:id="41" w:author="Michael Jennions" w:date="2020-08-04T23:11:00Z">
              <w:rPr>
                <w:rFonts w:ascii="Garamond" w:hAnsi="Garamond"/>
                <w:color w:val="FF0000"/>
              </w:rPr>
            </w:rPrChange>
          </w:rPr>
          <w:t xml:space="preserve">the greater variability of men </w:t>
        </w:r>
      </w:ins>
      <w:ins w:id="42" w:author="Michael Jennions" w:date="2020-08-04T23:33:00Z">
        <w:r w:rsidR="00C319AA">
          <w:rPr>
            <w:rFonts w:ascii="Garamond" w:hAnsi="Garamond"/>
            <w:color w:val="2E74B5" w:themeColor="accent5" w:themeShade="BF"/>
          </w:rPr>
          <w:t>i</w:t>
        </w:r>
      </w:ins>
      <w:ins w:id="43" w:author="Michael Jennions" w:date="2020-08-04T23:09:00Z">
        <w:r w:rsidR="00ED19B0" w:rsidRPr="00ED19B0">
          <w:rPr>
            <w:rFonts w:ascii="Garamond" w:hAnsi="Garamond"/>
            <w:color w:val="2E74B5" w:themeColor="accent5" w:themeShade="BF"/>
            <w:rPrChange w:id="44" w:author="Michael Jennions" w:date="2020-08-04T23:11:00Z">
              <w:rPr>
                <w:rFonts w:ascii="Garamond" w:hAnsi="Garamond"/>
                <w:color w:val="FF0000"/>
              </w:rPr>
            </w:rPrChange>
          </w:rPr>
          <w:t>s often attributed to biological rather than social factors. Thi</w:t>
        </w:r>
      </w:ins>
      <w:ins w:id="45" w:author="Michael Jennions" w:date="2020-08-04T23:17:00Z">
        <w:r w:rsidR="00ED19B0">
          <w:rPr>
            <w:rFonts w:ascii="Garamond" w:hAnsi="Garamond"/>
            <w:color w:val="2E74B5" w:themeColor="accent5" w:themeShade="BF"/>
          </w:rPr>
          <w:t xml:space="preserve">s </w:t>
        </w:r>
      </w:ins>
      <w:ins w:id="46" w:author="Michael Jennions" w:date="2020-08-04T23:10:00Z">
        <w:r w:rsidR="00ED19B0" w:rsidRPr="00ED19B0">
          <w:rPr>
            <w:rFonts w:ascii="Garamond" w:hAnsi="Garamond"/>
            <w:color w:val="2E74B5" w:themeColor="accent5" w:themeShade="BF"/>
            <w:rPrChange w:id="47" w:author="Michael Jennions" w:date="2020-08-04T23:11:00Z">
              <w:rPr>
                <w:rFonts w:ascii="Garamond" w:hAnsi="Garamond"/>
                <w:color w:val="FF0000"/>
              </w:rPr>
            </w:rPrChange>
          </w:rPr>
          <w:t>explanation</w:t>
        </w:r>
      </w:ins>
      <w:ins w:id="48" w:author="Michael Jennions" w:date="2020-08-04T23:09:00Z">
        <w:r w:rsidR="00ED19B0" w:rsidRPr="00ED19B0">
          <w:rPr>
            <w:rFonts w:ascii="Garamond" w:hAnsi="Garamond"/>
            <w:color w:val="2E74B5" w:themeColor="accent5" w:themeShade="BF"/>
            <w:rPrChange w:id="49" w:author="Michael Jennions" w:date="2020-08-04T23:11:00Z">
              <w:rPr>
                <w:rFonts w:ascii="Garamond" w:hAnsi="Garamond"/>
                <w:color w:val="FF0000"/>
              </w:rPr>
            </w:rPrChange>
          </w:rPr>
          <w:t xml:space="preserve"> </w:t>
        </w:r>
      </w:ins>
      <w:ins w:id="50" w:author="Michael Jennions" w:date="2020-08-04T23:20:00Z">
        <w:r w:rsidR="00B66C35">
          <w:rPr>
            <w:rFonts w:ascii="Garamond" w:hAnsi="Garamond"/>
            <w:color w:val="2E74B5" w:themeColor="accent5" w:themeShade="BF"/>
          </w:rPr>
          <w:t>is</w:t>
        </w:r>
      </w:ins>
      <w:ins w:id="51" w:author="Michael Jennions" w:date="2020-08-04T23:13:00Z">
        <w:r w:rsidR="00ED19B0">
          <w:rPr>
            <w:rFonts w:ascii="Garamond" w:hAnsi="Garamond"/>
            <w:color w:val="2E74B5" w:themeColor="accent5" w:themeShade="BF"/>
          </w:rPr>
          <w:t xml:space="preserve"> underpinned by </w:t>
        </w:r>
      </w:ins>
      <w:ins w:id="52" w:author="Michael Jennions" w:date="2020-08-04T23:21:00Z">
        <w:r w:rsidR="00B66C35">
          <w:rPr>
            <w:rFonts w:ascii="Garamond" w:hAnsi="Garamond"/>
            <w:color w:val="2E74B5" w:themeColor="accent5" w:themeShade="BF"/>
          </w:rPr>
          <w:t>studies report</w:t>
        </w:r>
      </w:ins>
      <w:ins w:id="53" w:author="Michael Jennions" w:date="2020-08-04T23:33:00Z">
        <w:r w:rsidR="00C319AA">
          <w:rPr>
            <w:rFonts w:ascii="Garamond" w:hAnsi="Garamond"/>
            <w:color w:val="2E74B5" w:themeColor="accent5" w:themeShade="BF"/>
          </w:rPr>
          <w:t>ing</w:t>
        </w:r>
      </w:ins>
      <w:ins w:id="54" w:author="Michael Jennions" w:date="2020-08-04T23:21:00Z">
        <w:r w:rsidR="00B66C35">
          <w:rPr>
            <w:rFonts w:ascii="Garamond" w:hAnsi="Garamond"/>
            <w:color w:val="2E74B5" w:themeColor="accent5" w:themeShade="BF"/>
          </w:rPr>
          <w:t xml:space="preserve"> that</w:t>
        </w:r>
      </w:ins>
      <w:ins w:id="55" w:author="Michael Jennions" w:date="2020-08-04T23:09:00Z">
        <w:r w:rsidR="00ED19B0" w:rsidRPr="00ED19B0">
          <w:rPr>
            <w:rFonts w:ascii="Garamond" w:hAnsi="Garamond"/>
            <w:color w:val="2E74B5" w:themeColor="accent5" w:themeShade="BF"/>
            <w:rPrChange w:id="56" w:author="Michael Jennions" w:date="2020-08-04T23:11:00Z">
              <w:rPr>
                <w:rFonts w:ascii="Garamond" w:hAnsi="Garamond"/>
                <w:color w:val="FF0000"/>
              </w:rPr>
            </w:rPrChange>
          </w:rPr>
          <w:t xml:space="preserve"> males are more variable than females in animals</w:t>
        </w:r>
      </w:ins>
      <w:ins w:id="57" w:author="Michael Jennions" w:date="2020-08-04T23:17:00Z">
        <w:r w:rsidR="00ED19B0">
          <w:rPr>
            <w:rFonts w:ascii="Garamond" w:hAnsi="Garamond"/>
            <w:color w:val="2E74B5" w:themeColor="accent5" w:themeShade="BF"/>
          </w:rPr>
          <w:t xml:space="preserve"> (</w:t>
        </w:r>
        <w:r w:rsidR="00ED19B0" w:rsidRPr="00ED19B0">
          <w:rPr>
            <w:rFonts w:ascii="Garamond" w:hAnsi="Garamond"/>
            <w:color w:val="2E74B5" w:themeColor="accent5" w:themeShade="BF"/>
            <w:highlight w:val="cyan"/>
            <w:rPrChange w:id="58" w:author="Michael Jennions" w:date="2020-08-04T23:17:00Z">
              <w:rPr>
                <w:rFonts w:ascii="Garamond" w:hAnsi="Garamond"/>
                <w:color w:val="2E74B5" w:themeColor="accent5" w:themeShade="BF"/>
              </w:rPr>
            </w:rPrChange>
          </w:rPr>
          <w:t>REFS</w:t>
        </w:r>
        <w:r w:rsidR="00ED19B0">
          <w:rPr>
            <w:rFonts w:ascii="Garamond" w:hAnsi="Garamond"/>
            <w:color w:val="2E74B5" w:themeColor="accent5" w:themeShade="BF"/>
          </w:rPr>
          <w:t>)</w:t>
        </w:r>
      </w:ins>
      <w:ins w:id="59" w:author="Michael Jennions" w:date="2020-08-04T23:10:00Z">
        <w:r w:rsidR="00ED19B0" w:rsidRPr="00ED19B0">
          <w:rPr>
            <w:rFonts w:ascii="Garamond" w:hAnsi="Garamond"/>
            <w:color w:val="2E74B5" w:themeColor="accent5" w:themeShade="BF"/>
            <w:rPrChange w:id="60" w:author="Michael Jennions" w:date="2020-08-04T23:11:00Z">
              <w:rPr>
                <w:rFonts w:ascii="Garamond" w:hAnsi="Garamond"/>
                <w:color w:val="FF0000"/>
              </w:rPr>
            </w:rPrChange>
          </w:rPr>
          <w:t xml:space="preserve">, including </w:t>
        </w:r>
      </w:ins>
      <w:ins w:id="61" w:author="Michael Jennions" w:date="2020-08-04T23:13:00Z">
        <w:r w:rsidR="00ED19B0">
          <w:rPr>
            <w:rFonts w:ascii="Garamond" w:hAnsi="Garamond"/>
            <w:color w:val="2E74B5" w:themeColor="accent5" w:themeShade="BF"/>
          </w:rPr>
          <w:t xml:space="preserve">for </w:t>
        </w:r>
      </w:ins>
      <w:ins w:id="62" w:author="Michael Jennions" w:date="2020-08-04T23:10:00Z">
        <w:r w:rsidR="00ED19B0" w:rsidRPr="00ED19B0">
          <w:rPr>
            <w:rFonts w:ascii="Garamond" w:hAnsi="Garamond"/>
            <w:color w:val="2E74B5" w:themeColor="accent5" w:themeShade="BF"/>
            <w:rPrChange w:id="63" w:author="Michael Jennions" w:date="2020-08-04T23:11:00Z">
              <w:rPr>
                <w:rFonts w:ascii="Garamond" w:hAnsi="Garamond"/>
                <w:color w:val="FF0000"/>
              </w:rPr>
            </w:rPrChange>
          </w:rPr>
          <w:t>behaviour</w:t>
        </w:r>
      </w:ins>
      <w:ins w:id="64" w:author="Michael Jennions" w:date="2020-08-04T23:34:00Z">
        <w:r w:rsidR="00C319AA">
          <w:rPr>
            <w:rFonts w:ascii="Garamond" w:hAnsi="Garamond"/>
            <w:color w:val="2E74B5" w:themeColor="accent5" w:themeShade="BF"/>
          </w:rPr>
          <w:t xml:space="preserve">s </w:t>
        </w:r>
      </w:ins>
      <w:ins w:id="65" w:author="Michael Jennions" w:date="2020-08-04T23:27:00Z">
        <w:r w:rsidR="0006115F">
          <w:rPr>
            <w:rFonts w:ascii="Garamond" w:hAnsi="Garamond"/>
            <w:color w:val="2E74B5" w:themeColor="accent5" w:themeShade="BF"/>
          </w:rPr>
          <w:t xml:space="preserve">that </w:t>
        </w:r>
      </w:ins>
      <w:ins w:id="66" w:author="Michael Jennions" w:date="2020-08-04T23:10:00Z">
        <w:r w:rsidR="00ED19B0" w:rsidRPr="00ED19B0">
          <w:rPr>
            <w:rFonts w:ascii="Garamond" w:hAnsi="Garamond"/>
            <w:color w:val="2E74B5" w:themeColor="accent5" w:themeShade="BF"/>
            <w:rPrChange w:id="67" w:author="Michael Jennions" w:date="2020-08-04T23:11:00Z">
              <w:rPr>
                <w:rFonts w:ascii="Garamond" w:hAnsi="Garamond"/>
                <w:color w:val="FF0000"/>
              </w:rPr>
            </w:rPrChange>
          </w:rPr>
          <w:t>b</w:t>
        </w:r>
      </w:ins>
      <w:ins w:id="68" w:author="Michael Jennions" w:date="2020-08-04T23:11:00Z">
        <w:r w:rsidR="00ED19B0" w:rsidRPr="00ED19B0">
          <w:rPr>
            <w:rFonts w:ascii="Garamond" w:hAnsi="Garamond"/>
            <w:color w:val="2E74B5" w:themeColor="accent5" w:themeShade="BF"/>
            <w:rPrChange w:id="69" w:author="Michael Jennions" w:date="2020-08-04T23:11:00Z">
              <w:rPr>
                <w:rFonts w:ascii="Garamond" w:hAnsi="Garamond"/>
                <w:color w:val="FF0000"/>
              </w:rPr>
            </w:rPrChange>
          </w:rPr>
          <w:t xml:space="preserve">iologists describe as </w:t>
        </w:r>
      </w:ins>
      <w:ins w:id="70" w:author="Michael Jennions" w:date="2020-08-04T23:12:00Z">
        <w:r w:rsidR="00ED19B0">
          <w:rPr>
            <w:rFonts w:ascii="Garamond" w:hAnsi="Garamond"/>
            <w:color w:val="2E74B5" w:themeColor="accent5" w:themeShade="BF"/>
          </w:rPr>
          <w:t xml:space="preserve">animal </w:t>
        </w:r>
      </w:ins>
      <w:ins w:id="71" w:author="Michael Jennions" w:date="2020-08-04T23:11:00Z">
        <w:r w:rsidR="00ED19B0" w:rsidRPr="00ED19B0">
          <w:rPr>
            <w:rFonts w:ascii="Garamond" w:hAnsi="Garamond"/>
            <w:color w:val="2E74B5" w:themeColor="accent5" w:themeShade="BF"/>
            <w:rPrChange w:id="72" w:author="Michael Jennions" w:date="2020-08-04T23:11:00Z">
              <w:rPr>
                <w:rFonts w:ascii="Garamond" w:hAnsi="Garamond"/>
                <w:color w:val="FF0000"/>
              </w:rPr>
            </w:rPrChange>
          </w:rPr>
          <w:t>personalit</w:t>
        </w:r>
      </w:ins>
      <w:ins w:id="73" w:author="Michael Jennions" w:date="2020-08-04T23:18:00Z">
        <w:r w:rsidR="00403AF0">
          <w:rPr>
            <w:rFonts w:ascii="Garamond" w:hAnsi="Garamond"/>
            <w:color w:val="2E74B5" w:themeColor="accent5" w:themeShade="BF"/>
          </w:rPr>
          <w:t>ies</w:t>
        </w:r>
      </w:ins>
      <w:ins w:id="74" w:author="Michael Jennions" w:date="2020-08-04T23:09:00Z">
        <w:r w:rsidR="00ED19B0" w:rsidRPr="00ED19B0">
          <w:rPr>
            <w:rFonts w:ascii="Garamond" w:hAnsi="Garamond"/>
            <w:color w:val="2E74B5" w:themeColor="accent5" w:themeShade="BF"/>
            <w:rPrChange w:id="75" w:author="Michael Jennions" w:date="2020-08-04T23:11:00Z">
              <w:rPr>
                <w:rFonts w:ascii="Garamond" w:hAnsi="Garamond"/>
                <w:color w:val="FF0000"/>
              </w:rPr>
            </w:rPrChange>
          </w:rPr>
          <w:t xml:space="preserve">. </w:t>
        </w:r>
      </w:ins>
      <w:ins w:id="76" w:author="Michael Jennions" w:date="2020-08-04T23:13:00Z">
        <w:r w:rsidR="00ED19B0">
          <w:rPr>
            <w:rFonts w:ascii="Garamond" w:hAnsi="Garamond"/>
            <w:color w:val="2E74B5" w:themeColor="accent5" w:themeShade="BF"/>
          </w:rPr>
          <w:t>H</w:t>
        </w:r>
      </w:ins>
      <w:ins w:id="77" w:author="Michael Jennions" w:date="2020-08-04T23:14:00Z">
        <w:r w:rsidR="00ED19B0">
          <w:rPr>
            <w:rFonts w:ascii="Garamond" w:hAnsi="Garamond"/>
            <w:color w:val="2E74B5" w:themeColor="accent5" w:themeShade="BF"/>
          </w:rPr>
          <w:t xml:space="preserve">ere we </w:t>
        </w:r>
      </w:ins>
      <w:del w:id="78" w:author="Michael Jennions" w:date="2020-08-04T23:14:00Z">
        <w:r w:rsidR="003B6C41" w:rsidRPr="00ED19B0" w:rsidDel="00ED19B0">
          <w:rPr>
            <w:rFonts w:ascii="Garamond" w:hAnsi="Garamond"/>
            <w:color w:val="2E74B5" w:themeColor="accent5" w:themeShade="BF"/>
            <w:rPrChange w:id="79" w:author="Michael Jennions" w:date="2020-08-04T23:16:00Z">
              <w:rPr>
                <w:rFonts w:ascii="Garamond" w:hAnsi="Garamond"/>
                <w:color w:val="FF0000"/>
              </w:rPr>
            </w:rPrChange>
          </w:rPr>
          <w:delText>and animal</w:delText>
        </w:r>
        <w:r w:rsidRPr="00ED19B0" w:rsidDel="00ED19B0">
          <w:rPr>
            <w:rFonts w:ascii="Garamond" w:hAnsi="Garamond"/>
            <w:color w:val="2E74B5" w:themeColor="accent5" w:themeShade="BF"/>
            <w:rPrChange w:id="80" w:author="Michael Jennions" w:date="2020-08-04T23:16:00Z">
              <w:rPr>
                <w:rFonts w:ascii="Garamond" w:hAnsi="Garamond"/>
                <w:color w:val="FF0000"/>
              </w:rPr>
            </w:rPrChange>
          </w:rPr>
          <w:delText xml:space="preserve"> </w:delText>
        </w:r>
        <w:r w:rsidR="003B6C41" w:rsidRPr="00ED19B0" w:rsidDel="00ED19B0">
          <w:rPr>
            <w:rFonts w:ascii="Garamond" w:hAnsi="Garamond"/>
            <w:color w:val="2E74B5" w:themeColor="accent5" w:themeShade="BF"/>
            <w:rPrChange w:id="81" w:author="Michael Jennions" w:date="2020-08-04T23:16:00Z">
              <w:rPr>
                <w:rFonts w:ascii="Garamond" w:hAnsi="Garamond"/>
                <w:color w:val="FF0000"/>
              </w:rPr>
            </w:rPrChange>
          </w:rPr>
          <w:delText>s</w:delText>
        </w:r>
        <w:r w:rsidRPr="00ED19B0" w:rsidDel="00ED19B0">
          <w:rPr>
            <w:rFonts w:ascii="Garamond" w:hAnsi="Garamond"/>
            <w:color w:val="2E74B5" w:themeColor="accent5" w:themeShade="BF"/>
            <w:rPrChange w:id="82" w:author="Michael Jennions" w:date="2020-08-04T23:16:00Z">
              <w:rPr>
                <w:rFonts w:ascii="Garamond" w:hAnsi="Garamond"/>
                <w:color w:val="FF0000"/>
              </w:rPr>
            </w:rPrChange>
          </w:rPr>
          <w:delText>tudies</w:delText>
        </w:r>
        <w:r w:rsidR="003B6C41" w:rsidRPr="00ED19B0" w:rsidDel="00ED19B0">
          <w:rPr>
            <w:rFonts w:ascii="Garamond" w:hAnsi="Garamond"/>
            <w:color w:val="2E74B5" w:themeColor="accent5" w:themeShade="BF"/>
            <w:rPrChange w:id="83" w:author="Michael Jennions" w:date="2020-08-04T23:16:00Z">
              <w:rPr>
                <w:rFonts w:ascii="Garamond" w:hAnsi="Garamond"/>
                <w:color w:val="FF0000"/>
              </w:rPr>
            </w:rPrChange>
          </w:rPr>
          <w:delText xml:space="preserve"> alike often report ‘greater male variability’</w:delText>
        </w:r>
        <w:r w:rsidR="00453D26" w:rsidRPr="00ED19B0" w:rsidDel="00ED19B0">
          <w:rPr>
            <w:rFonts w:ascii="Garamond" w:hAnsi="Garamond"/>
            <w:color w:val="2E74B5" w:themeColor="accent5" w:themeShade="BF"/>
            <w:rPrChange w:id="84" w:author="Michael Jennions" w:date="2020-08-04T23:16:00Z">
              <w:rPr>
                <w:rFonts w:ascii="Garamond" w:hAnsi="Garamond"/>
                <w:color w:val="FF0000"/>
              </w:rPr>
            </w:rPrChange>
          </w:rPr>
          <w:delText xml:space="preserve">; </w:delText>
        </w:r>
        <w:r w:rsidR="003B6C41" w:rsidRPr="00ED19B0" w:rsidDel="00ED19B0">
          <w:rPr>
            <w:rFonts w:ascii="Garamond" w:hAnsi="Garamond"/>
            <w:color w:val="2E74B5" w:themeColor="accent5" w:themeShade="BF"/>
            <w:rPrChange w:id="85" w:author="Michael Jennions" w:date="2020-08-04T23:16:00Z">
              <w:rPr>
                <w:rFonts w:ascii="Garamond" w:hAnsi="Garamond"/>
                <w:color w:val="FF0000"/>
              </w:rPr>
            </w:rPrChange>
          </w:rPr>
          <w:delText>males have greater representation at the extreme</w:delText>
        </w:r>
        <w:r w:rsidR="004A16EA" w:rsidRPr="00ED19B0" w:rsidDel="00ED19B0">
          <w:rPr>
            <w:rFonts w:ascii="Garamond" w:hAnsi="Garamond"/>
            <w:color w:val="2E74B5" w:themeColor="accent5" w:themeShade="BF"/>
            <w:rPrChange w:id="86" w:author="Michael Jennions" w:date="2020-08-04T23:16:00Z">
              <w:rPr>
                <w:rFonts w:ascii="Garamond" w:hAnsi="Garamond"/>
                <w:color w:val="FF0000"/>
              </w:rPr>
            </w:rPrChange>
          </w:rPr>
          <w:delText xml:space="preserve">s </w:delText>
        </w:r>
        <w:r w:rsidR="003B6C41" w:rsidRPr="00ED19B0" w:rsidDel="00ED19B0">
          <w:rPr>
            <w:rFonts w:ascii="Garamond" w:hAnsi="Garamond"/>
            <w:color w:val="2E74B5" w:themeColor="accent5" w:themeShade="BF"/>
            <w:rPrChange w:id="87" w:author="Michael Jennions" w:date="2020-08-04T23:16:00Z">
              <w:rPr>
                <w:rFonts w:ascii="Garamond" w:hAnsi="Garamond"/>
                <w:color w:val="FF0000"/>
              </w:rPr>
            </w:rPrChange>
          </w:rPr>
          <w:delText xml:space="preserve">of </w:delText>
        </w:r>
        <w:r w:rsidR="00395EDF" w:rsidRPr="00ED19B0" w:rsidDel="00ED19B0">
          <w:rPr>
            <w:rFonts w:ascii="Garamond" w:hAnsi="Garamond"/>
            <w:color w:val="2E74B5" w:themeColor="accent5" w:themeShade="BF"/>
            <w:rPrChange w:id="88" w:author="Michael Jennions" w:date="2020-08-04T23:16:00Z">
              <w:rPr>
                <w:rFonts w:ascii="Garamond" w:hAnsi="Garamond"/>
                <w:color w:val="FF0000"/>
              </w:rPr>
            </w:rPrChange>
          </w:rPr>
          <w:delText>most traits</w:delText>
        </w:r>
        <w:r w:rsidR="003B6C41" w:rsidRPr="00ED19B0" w:rsidDel="00ED19B0">
          <w:rPr>
            <w:rFonts w:ascii="Garamond" w:hAnsi="Garamond"/>
            <w:color w:val="2E74B5" w:themeColor="accent5" w:themeShade="BF"/>
            <w:rPrChange w:id="89" w:author="Michael Jennions" w:date="2020-08-04T23:16:00Z">
              <w:rPr>
                <w:rFonts w:ascii="Garamond" w:hAnsi="Garamond"/>
                <w:color w:val="FF0000"/>
              </w:rPr>
            </w:rPrChange>
          </w:rPr>
          <w:delText xml:space="preserve"> by virtue of their sex chromosomes. </w:delText>
        </w:r>
        <w:r w:rsidR="00F42EDA" w:rsidRPr="00ED19B0" w:rsidDel="00ED19B0">
          <w:rPr>
            <w:rFonts w:ascii="Garamond" w:hAnsi="Garamond"/>
            <w:color w:val="2E74B5" w:themeColor="accent5" w:themeShade="BF"/>
            <w:rPrChange w:id="90" w:author="Michael Jennions" w:date="2020-08-04T23:16:00Z">
              <w:rPr>
                <w:rFonts w:ascii="Garamond" w:hAnsi="Garamond"/>
                <w:color w:val="FF0000"/>
              </w:rPr>
            </w:rPrChange>
          </w:rPr>
          <w:delText>Men</w:delText>
        </w:r>
        <w:r w:rsidR="009F7B32" w:rsidRPr="00ED19B0" w:rsidDel="00ED19B0">
          <w:rPr>
            <w:rFonts w:ascii="Garamond" w:hAnsi="Garamond"/>
            <w:color w:val="2E74B5" w:themeColor="accent5" w:themeShade="BF"/>
            <w:rPrChange w:id="91" w:author="Michael Jennions" w:date="2020-08-04T23:16:00Z">
              <w:rPr>
                <w:rFonts w:ascii="Garamond" w:hAnsi="Garamond"/>
                <w:color w:val="FF0000"/>
              </w:rPr>
            </w:rPrChange>
          </w:rPr>
          <w:delText xml:space="preserve"> </w:delText>
        </w:r>
        <w:r w:rsidR="0095319B" w:rsidRPr="00ED19B0" w:rsidDel="00ED19B0">
          <w:rPr>
            <w:rFonts w:ascii="Garamond" w:hAnsi="Garamond"/>
            <w:color w:val="2E74B5" w:themeColor="accent5" w:themeShade="BF"/>
            <w:rPrChange w:id="92" w:author="Michael Jennions" w:date="2020-08-04T23:16:00Z">
              <w:rPr>
                <w:rFonts w:ascii="Garamond" w:hAnsi="Garamond"/>
                <w:color w:val="FF0000"/>
              </w:rPr>
            </w:rPrChange>
          </w:rPr>
          <w:delText>have</w:delText>
        </w:r>
        <w:r w:rsidR="009F7B32" w:rsidRPr="00ED19B0" w:rsidDel="00ED19B0">
          <w:rPr>
            <w:rFonts w:ascii="Garamond" w:hAnsi="Garamond"/>
            <w:color w:val="2E74B5" w:themeColor="accent5" w:themeShade="BF"/>
            <w:rPrChange w:id="93" w:author="Michael Jennions" w:date="2020-08-04T23:16:00Z">
              <w:rPr>
                <w:rFonts w:ascii="Garamond" w:hAnsi="Garamond"/>
                <w:color w:val="FF0000"/>
              </w:rPr>
            </w:rPrChange>
          </w:rPr>
          <w:delText xml:space="preserve"> </w:delText>
        </w:r>
        <w:r w:rsidR="003B6C41" w:rsidRPr="00ED19B0" w:rsidDel="00ED19B0">
          <w:rPr>
            <w:rFonts w:ascii="Garamond" w:hAnsi="Garamond"/>
            <w:color w:val="2E74B5" w:themeColor="accent5" w:themeShade="BF"/>
            <w:rPrChange w:id="94" w:author="Michael Jennions" w:date="2020-08-04T23:16:00Z">
              <w:rPr>
                <w:rFonts w:ascii="Garamond" w:hAnsi="Garamond"/>
                <w:color w:val="FF0000"/>
              </w:rPr>
            </w:rPrChange>
          </w:rPr>
          <w:delText xml:space="preserve">greater variability for </w:delText>
        </w:r>
        <w:r w:rsidR="00453D26" w:rsidRPr="00ED19B0" w:rsidDel="00ED19B0">
          <w:rPr>
            <w:rFonts w:ascii="Garamond" w:hAnsi="Garamond"/>
            <w:color w:val="2E74B5" w:themeColor="accent5" w:themeShade="BF"/>
            <w:rPrChange w:id="95" w:author="Michael Jennions" w:date="2020-08-04T23:16:00Z">
              <w:rPr>
                <w:rFonts w:ascii="Garamond" w:hAnsi="Garamond"/>
                <w:color w:val="FF0000"/>
              </w:rPr>
            </w:rPrChange>
          </w:rPr>
          <w:delText>personalit</w:delText>
        </w:r>
        <w:r w:rsidR="0095319B" w:rsidRPr="00ED19B0" w:rsidDel="00ED19B0">
          <w:rPr>
            <w:rFonts w:ascii="Garamond" w:hAnsi="Garamond"/>
            <w:color w:val="2E74B5" w:themeColor="accent5" w:themeShade="BF"/>
            <w:rPrChange w:id="96" w:author="Michael Jennions" w:date="2020-08-04T23:16:00Z">
              <w:rPr>
                <w:rFonts w:ascii="Garamond" w:hAnsi="Garamond"/>
                <w:color w:val="FF0000"/>
              </w:rPr>
            </w:rPrChange>
          </w:rPr>
          <w:delText>y traits</w:delText>
        </w:r>
        <w:r w:rsidR="003B6C41" w:rsidRPr="00ED19B0" w:rsidDel="00ED19B0">
          <w:rPr>
            <w:rFonts w:ascii="Garamond" w:hAnsi="Garamond"/>
            <w:color w:val="2E74B5" w:themeColor="accent5" w:themeShade="BF"/>
            <w:rPrChange w:id="97" w:author="Michael Jennions" w:date="2020-08-04T23:16:00Z">
              <w:rPr>
                <w:rFonts w:ascii="Garamond" w:hAnsi="Garamond"/>
                <w:color w:val="FF0000"/>
              </w:rPr>
            </w:rPrChange>
          </w:rPr>
          <w:delText xml:space="preserve"> </w:delText>
        </w:r>
        <w:r w:rsidR="006A7B6C" w:rsidRPr="00ED19B0" w:rsidDel="00ED19B0">
          <w:rPr>
            <w:rFonts w:ascii="Garamond" w:hAnsi="Garamond"/>
            <w:color w:val="2E74B5" w:themeColor="accent5" w:themeShade="BF"/>
            <w:rPrChange w:id="98" w:author="Michael Jennions" w:date="2020-08-04T23:16:00Z">
              <w:rPr>
                <w:rFonts w:ascii="Garamond" w:hAnsi="Garamond"/>
                <w:color w:val="FF0000"/>
              </w:rPr>
            </w:rPrChange>
          </w:rPr>
          <w:delText>that</w:delText>
        </w:r>
        <w:r w:rsidR="003B6C41" w:rsidRPr="00ED19B0" w:rsidDel="00ED19B0">
          <w:rPr>
            <w:rFonts w:ascii="Garamond" w:hAnsi="Garamond"/>
            <w:color w:val="2E74B5" w:themeColor="accent5" w:themeShade="BF"/>
            <w:rPrChange w:id="99" w:author="Michael Jennions" w:date="2020-08-04T23:16:00Z">
              <w:rPr>
                <w:rFonts w:ascii="Garamond" w:hAnsi="Garamond"/>
                <w:color w:val="FF0000"/>
              </w:rPr>
            </w:rPrChange>
          </w:rPr>
          <w:delText xml:space="preserve"> attract </w:delText>
        </w:r>
        <w:r w:rsidR="000A0296" w:rsidRPr="00ED19B0" w:rsidDel="00ED19B0">
          <w:rPr>
            <w:rFonts w:ascii="Garamond" w:hAnsi="Garamond"/>
            <w:color w:val="2E74B5" w:themeColor="accent5" w:themeShade="BF"/>
            <w:rPrChange w:id="100" w:author="Michael Jennions" w:date="2020-08-04T23:16:00Z">
              <w:rPr>
                <w:rFonts w:ascii="Garamond" w:hAnsi="Garamond"/>
                <w:color w:val="FF0000"/>
              </w:rPr>
            </w:rPrChange>
          </w:rPr>
          <w:delText>women</w:delText>
        </w:r>
        <w:r w:rsidR="00E16CA7" w:rsidRPr="00ED19B0" w:rsidDel="00ED19B0">
          <w:rPr>
            <w:rFonts w:ascii="Garamond" w:hAnsi="Garamond"/>
            <w:color w:val="2E74B5" w:themeColor="accent5" w:themeShade="BF"/>
            <w:rPrChange w:id="101" w:author="Michael Jennions" w:date="2020-08-04T23:16:00Z">
              <w:rPr>
                <w:rFonts w:ascii="Garamond" w:hAnsi="Garamond"/>
                <w:color w:val="FF0000"/>
              </w:rPr>
            </w:rPrChange>
          </w:rPr>
          <w:delText xml:space="preserve">, yet it is unclear whether animal personalities show </w:delText>
        </w:r>
        <w:r w:rsidR="00656EC3" w:rsidRPr="00ED19B0" w:rsidDel="00ED19B0">
          <w:rPr>
            <w:rFonts w:ascii="Garamond" w:hAnsi="Garamond"/>
            <w:color w:val="2E74B5" w:themeColor="accent5" w:themeShade="BF"/>
            <w:rPrChange w:id="102" w:author="Michael Jennions" w:date="2020-08-04T23:16:00Z">
              <w:rPr>
                <w:rFonts w:ascii="Garamond" w:hAnsi="Garamond"/>
                <w:color w:val="FF0000"/>
              </w:rPr>
            </w:rPrChange>
          </w:rPr>
          <w:delText>similar</w:delText>
        </w:r>
        <w:r w:rsidR="00E16CA7" w:rsidRPr="00ED19B0" w:rsidDel="00ED19B0">
          <w:rPr>
            <w:rFonts w:ascii="Garamond" w:hAnsi="Garamond"/>
            <w:color w:val="2E74B5" w:themeColor="accent5" w:themeShade="BF"/>
            <w:rPrChange w:id="103" w:author="Michael Jennions" w:date="2020-08-04T23:16:00Z">
              <w:rPr>
                <w:rFonts w:ascii="Garamond" w:hAnsi="Garamond"/>
                <w:color w:val="FF0000"/>
              </w:rPr>
            </w:rPrChange>
          </w:rPr>
          <w:delText xml:space="preserve"> patterns. We </w:delText>
        </w:r>
      </w:del>
      <w:r w:rsidR="00E16CA7" w:rsidRPr="00ED19B0">
        <w:rPr>
          <w:rFonts w:ascii="Garamond" w:hAnsi="Garamond"/>
          <w:color w:val="2E74B5" w:themeColor="accent5" w:themeShade="BF"/>
          <w:rPrChange w:id="104" w:author="Michael Jennions" w:date="2020-08-04T23:16:00Z">
            <w:rPr>
              <w:rFonts w:ascii="Garamond" w:hAnsi="Garamond"/>
              <w:color w:val="FF0000"/>
            </w:rPr>
          </w:rPrChange>
        </w:rPr>
        <w:t xml:space="preserve">conducted </w:t>
      </w:r>
      <w:r w:rsidR="00656EC3" w:rsidRPr="00ED19B0">
        <w:rPr>
          <w:rFonts w:ascii="Garamond" w:hAnsi="Garamond"/>
          <w:color w:val="2E74B5" w:themeColor="accent5" w:themeShade="BF"/>
          <w:rPrChange w:id="105" w:author="Michael Jennions" w:date="2020-08-04T23:16:00Z">
            <w:rPr>
              <w:rFonts w:ascii="Garamond" w:hAnsi="Garamond"/>
              <w:color w:val="FF0000"/>
            </w:rPr>
          </w:rPrChange>
        </w:rPr>
        <w:t xml:space="preserve">a </w:t>
      </w:r>
      <w:ins w:id="106" w:author="Michael Jennions" w:date="2020-08-04T23:27:00Z">
        <w:r w:rsidR="0006115F">
          <w:rPr>
            <w:rFonts w:ascii="Garamond" w:hAnsi="Garamond"/>
            <w:color w:val="2E74B5" w:themeColor="accent5" w:themeShade="BF"/>
          </w:rPr>
          <w:t xml:space="preserve">large </w:t>
        </w:r>
      </w:ins>
      <w:r w:rsidR="00E16CA7" w:rsidRPr="00ED19B0">
        <w:rPr>
          <w:rFonts w:ascii="Garamond" w:hAnsi="Garamond"/>
          <w:color w:val="2E74B5" w:themeColor="accent5" w:themeShade="BF"/>
          <w:rPrChange w:id="107" w:author="Michael Jennions" w:date="2020-08-04T23:16:00Z">
            <w:rPr>
              <w:rFonts w:ascii="Garamond" w:hAnsi="Garamond"/>
              <w:color w:val="FF0000"/>
            </w:rPr>
          </w:rPrChange>
        </w:rPr>
        <w:t xml:space="preserve">meta-analysis of animal personality </w:t>
      </w:r>
      <w:ins w:id="108" w:author="Michael Jennions" w:date="2020-08-04T23:18:00Z">
        <w:r w:rsidR="00403AF0">
          <w:rPr>
            <w:rFonts w:ascii="Garamond" w:hAnsi="Garamond"/>
            <w:color w:val="2E74B5" w:themeColor="accent5" w:themeShade="BF"/>
          </w:rPr>
          <w:t xml:space="preserve">studies </w:t>
        </w:r>
      </w:ins>
      <w:del w:id="109" w:author="Michael Jennions" w:date="2020-08-04T23:14:00Z">
        <w:r w:rsidR="00656EC3" w:rsidRPr="00ED19B0" w:rsidDel="00ED19B0">
          <w:rPr>
            <w:rFonts w:ascii="Garamond" w:hAnsi="Garamond"/>
            <w:color w:val="2E74B5" w:themeColor="accent5" w:themeShade="BF"/>
            <w:rPrChange w:id="110" w:author="Michael Jennions" w:date="2020-08-04T23:16:00Z">
              <w:rPr>
                <w:rFonts w:ascii="Garamond" w:hAnsi="Garamond"/>
                <w:color w:val="FF0000"/>
              </w:rPr>
            </w:rPrChange>
          </w:rPr>
          <w:delText xml:space="preserve">behaviours </w:delText>
        </w:r>
      </w:del>
      <w:r w:rsidR="00E16CA7" w:rsidRPr="00ED19B0">
        <w:rPr>
          <w:rFonts w:ascii="Garamond" w:hAnsi="Garamond"/>
          <w:color w:val="2E74B5" w:themeColor="accent5" w:themeShade="BF"/>
          <w:rPrChange w:id="111" w:author="Michael Jennions" w:date="2020-08-04T23:16:00Z">
            <w:rPr>
              <w:rFonts w:ascii="Garamond" w:hAnsi="Garamond"/>
              <w:color w:val="FF0000"/>
            </w:rPr>
          </w:rPrChange>
        </w:rPr>
        <w:t>(</w:t>
      </w:r>
      <w:del w:id="112" w:author="Michael Jennions" w:date="2020-08-04T23:32:00Z">
        <w:r w:rsidR="00E16CA7" w:rsidRPr="00ED19B0" w:rsidDel="00C319AA">
          <w:rPr>
            <w:rFonts w:ascii="Garamond" w:hAnsi="Garamond"/>
            <w:i/>
            <w:color w:val="2E74B5" w:themeColor="accent5" w:themeShade="BF"/>
            <w:rPrChange w:id="113" w:author="Michael Jennions" w:date="2020-08-04T23:16:00Z">
              <w:rPr>
                <w:rFonts w:ascii="Garamond" w:hAnsi="Garamond"/>
                <w:i/>
                <w:color w:val="FF0000"/>
              </w:rPr>
            </w:rPrChange>
          </w:rPr>
          <w:delText>n</w:delText>
        </w:r>
        <w:r w:rsidR="00E16CA7" w:rsidRPr="00ED19B0" w:rsidDel="00C319AA">
          <w:rPr>
            <w:rFonts w:ascii="Garamond" w:hAnsi="Garamond"/>
            <w:color w:val="2E74B5" w:themeColor="accent5" w:themeShade="BF"/>
            <w:rPrChange w:id="114" w:author="Michael Jennions" w:date="2020-08-04T23:16:00Z">
              <w:rPr>
                <w:rFonts w:ascii="Garamond" w:hAnsi="Garamond"/>
                <w:color w:val="FF0000"/>
              </w:rPr>
            </w:rPrChange>
          </w:rPr>
          <w:delText>=</w:delText>
        </w:r>
      </w:del>
      <w:r w:rsidR="00E16CA7" w:rsidRPr="00ED19B0">
        <w:rPr>
          <w:rFonts w:ascii="Garamond" w:hAnsi="Garamond"/>
          <w:color w:val="2E74B5" w:themeColor="accent5" w:themeShade="BF"/>
          <w:rPrChange w:id="115" w:author="Michael Jennions" w:date="2020-08-04T23:16:00Z">
            <w:rPr>
              <w:rFonts w:ascii="Garamond" w:hAnsi="Garamond"/>
              <w:color w:val="FF0000"/>
            </w:rPr>
          </w:rPrChange>
        </w:rPr>
        <w:t>2,248 effect sizes</w:t>
      </w:r>
      <w:del w:id="116" w:author="Michael Jennions" w:date="2020-08-04T23:18:00Z">
        <w:r w:rsidR="00E16CA7" w:rsidRPr="00ED19B0" w:rsidDel="00403AF0">
          <w:rPr>
            <w:rFonts w:ascii="Garamond" w:hAnsi="Garamond"/>
            <w:color w:val="2E74B5" w:themeColor="accent5" w:themeShade="BF"/>
            <w:rPrChange w:id="117" w:author="Michael Jennions" w:date="2020-08-04T23:16:00Z">
              <w:rPr>
                <w:rFonts w:ascii="Garamond" w:hAnsi="Garamond"/>
                <w:color w:val="FF0000"/>
              </w:rPr>
            </w:rPrChange>
          </w:rPr>
          <w:delText>)</w:delText>
        </w:r>
      </w:del>
      <w:ins w:id="118" w:author="Michael Jennions" w:date="2020-08-04T23:14:00Z">
        <w:r w:rsidR="00ED19B0" w:rsidRPr="00ED19B0">
          <w:rPr>
            <w:rFonts w:ascii="Garamond" w:hAnsi="Garamond"/>
            <w:color w:val="2E74B5" w:themeColor="accent5" w:themeShade="BF"/>
            <w:rPrChange w:id="119" w:author="Michael Jennions" w:date="2020-08-04T23:16:00Z">
              <w:rPr>
                <w:rFonts w:ascii="Garamond" w:hAnsi="Garamond"/>
                <w:color w:val="FF0000"/>
              </w:rPr>
            </w:rPrChange>
          </w:rPr>
          <w:t xml:space="preserve"> from </w:t>
        </w:r>
      </w:ins>
      <w:ins w:id="120" w:author="Michael Jennions" w:date="2020-08-04T23:21:00Z">
        <w:r w:rsidR="00B66C35" w:rsidRPr="00B66C35">
          <w:rPr>
            <w:rFonts w:ascii="Garamond" w:hAnsi="Garamond"/>
            <w:color w:val="2E74B5" w:themeColor="accent5" w:themeShade="BF"/>
            <w:highlight w:val="cyan"/>
            <w:rPrChange w:id="121" w:author="Michael Jennions" w:date="2020-08-04T23:22:00Z">
              <w:rPr>
                <w:rFonts w:ascii="Garamond" w:hAnsi="Garamond"/>
                <w:color w:val="2E74B5" w:themeColor="accent5" w:themeShade="BF"/>
              </w:rPr>
            </w:rPrChange>
          </w:rPr>
          <w:t>XXX</w:t>
        </w:r>
        <w:r w:rsidR="00B66C35">
          <w:rPr>
            <w:rFonts w:ascii="Garamond" w:hAnsi="Garamond"/>
            <w:color w:val="2E74B5" w:themeColor="accent5" w:themeShade="BF"/>
          </w:rPr>
          <w:t xml:space="preserve"> studies of </w:t>
        </w:r>
      </w:ins>
      <w:del w:id="122" w:author="Michael Jennions" w:date="2020-08-04T23:14:00Z">
        <w:r w:rsidR="00E16CA7" w:rsidRPr="00ED19B0" w:rsidDel="00ED19B0">
          <w:rPr>
            <w:rFonts w:ascii="Garamond" w:hAnsi="Garamond"/>
            <w:color w:val="2E74B5" w:themeColor="accent5" w:themeShade="BF"/>
            <w:rPrChange w:id="123" w:author="Michael Jennions" w:date="2020-08-04T23:16:00Z">
              <w:rPr>
                <w:rFonts w:ascii="Garamond" w:hAnsi="Garamond"/>
                <w:color w:val="FF0000"/>
              </w:rPr>
            </w:rPrChange>
          </w:rPr>
          <w:delText xml:space="preserve"> across five taxonomic groups</w:delText>
        </w:r>
        <w:r w:rsidR="00C75B7D" w:rsidRPr="00ED19B0" w:rsidDel="00ED19B0">
          <w:rPr>
            <w:rFonts w:ascii="Garamond" w:hAnsi="Garamond"/>
            <w:color w:val="2E74B5" w:themeColor="accent5" w:themeShade="BF"/>
            <w:rPrChange w:id="124" w:author="Michael Jennions" w:date="2020-08-04T23:16:00Z">
              <w:rPr>
                <w:rFonts w:ascii="Garamond" w:hAnsi="Garamond"/>
                <w:color w:val="FF0000"/>
              </w:rPr>
            </w:rPrChange>
          </w:rPr>
          <w:delText xml:space="preserve"> (</w:delText>
        </w:r>
        <w:r w:rsidR="00C75B7D" w:rsidRPr="00ED19B0" w:rsidDel="00ED19B0">
          <w:rPr>
            <w:rFonts w:ascii="Garamond" w:hAnsi="Garamond"/>
            <w:i/>
            <w:color w:val="2E74B5" w:themeColor="accent5" w:themeShade="BF"/>
            <w:rPrChange w:id="125" w:author="Michael Jennions" w:date="2020-08-04T23:16:00Z">
              <w:rPr>
                <w:rFonts w:ascii="Garamond" w:hAnsi="Garamond"/>
                <w:i/>
                <w:color w:val="FF0000"/>
              </w:rPr>
            </w:rPrChange>
          </w:rPr>
          <w:delText>n</w:delText>
        </w:r>
        <w:r w:rsidR="00C75B7D" w:rsidRPr="00ED19B0" w:rsidDel="00ED19B0">
          <w:rPr>
            <w:rFonts w:ascii="Garamond" w:hAnsi="Garamond"/>
            <w:color w:val="2E74B5" w:themeColor="accent5" w:themeShade="BF"/>
            <w:rPrChange w:id="126" w:author="Michael Jennions" w:date="2020-08-04T23:16:00Z">
              <w:rPr>
                <w:rFonts w:ascii="Garamond" w:hAnsi="Garamond"/>
                <w:color w:val="FF0000"/>
              </w:rPr>
            </w:rPrChange>
          </w:rPr>
          <w:delText>=</w:delText>
        </w:r>
      </w:del>
      <w:r w:rsidR="00C75B7D" w:rsidRPr="00ED19B0">
        <w:rPr>
          <w:rFonts w:ascii="Garamond" w:hAnsi="Garamond"/>
          <w:color w:val="2E74B5" w:themeColor="accent5" w:themeShade="BF"/>
          <w:rPrChange w:id="127" w:author="Michael Jennions" w:date="2020-08-04T23:16:00Z">
            <w:rPr>
              <w:rFonts w:ascii="Garamond" w:hAnsi="Garamond"/>
              <w:color w:val="FF0000"/>
            </w:rPr>
          </w:rPrChange>
        </w:rPr>
        <w:t>231 species</w:t>
      </w:r>
      <w:ins w:id="128" w:author="Michael Jennions" w:date="2020-08-04T23:29:00Z">
        <w:r w:rsidR="00C319AA">
          <w:rPr>
            <w:rFonts w:ascii="Garamond" w:hAnsi="Garamond"/>
            <w:color w:val="2E74B5" w:themeColor="accent5" w:themeShade="BF"/>
          </w:rPr>
          <w:t>, categorised into five taxa</w:t>
        </w:r>
      </w:ins>
      <w:ins w:id="129" w:author="Michael Jennions" w:date="2020-08-04T23:18:00Z">
        <w:r w:rsidR="00403AF0">
          <w:rPr>
            <w:rFonts w:ascii="Garamond" w:hAnsi="Garamond"/>
            <w:color w:val="2E74B5" w:themeColor="accent5" w:themeShade="BF"/>
          </w:rPr>
          <w:t>)</w:t>
        </w:r>
      </w:ins>
      <w:del w:id="130" w:author="Michael Jennions" w:date="2020-08-04T23:14:00Z">
        <w:r w:rsidR="00C75B7D" w:rsidRPr="00ED19B0" w:rsidDel="00ED19B0">
          <w:rPr>
            <w:rFonts w:ascii="Garamond" w:hAnsi="Garamond"/>
            <w:color w:val="2E74B5" w:themeColor="accent5" w:themeShade="BF"/>
            <w:rPrChange w:id="131" w:author="Michael Jennions" w:date="2020-08-04T23:16:00Z">
              <w:rPr>
                <w:rFonts w:ascii="Garamond" w:hAnsi="Garamond"/>
                <w:color w:val="FF0000"/>
              </w:rPr>
            </w:rPrChange>
          </w:rPr>
          <w:delText>)</w:delText>
        </w:r>
      </w:del>
      <w:r w:rsidR="00E16CA7" w:rsidRPr="00ED19B0">
        <w:rPr>
          <w:rFonts w:ascii="Garamond" w:hAnsi="Garamond"/>
          <w:color w:val="2E74B5" w:themeColor="accent5" w:themeShade="BF"/>
          <w:rPrChange w:id="132" w:author="Michael Jennions" w:date="2020-08-04T23:16:00Z">
            <w:rPr>
              <w:rFonts w:ascii="Garamond" w:hAnsi="Garamond"/>
              <w:color w:val="FF0000"/>
            </w:rPr>
          </w:rPrChange>
        </w:rPr>
        <w:t xml:space="preserve"> to </w:t>
      </w:r>
      <w:del w:id="133" w:author="Michael Jennions" w:date="2020-08-04T23:14:00Z">
        <w:r w:rsidR="009D5F50" w:rsidRPr="00ED19B0" w:rsidDel="00ED19B0">
          <w:rPr>
            <w:rFonts w:ascii="Garamond" w:hAnsi="Garamond"/>
            <w:color w:val="2E74B5" w:themeColor="accent5" w:themeShade="BF"/>
            <w:rPrChange w:id="134" w:author="Michael Jennions" w:date="2020-08-04T23:16:00Z">
              <w:rPr>
                <w:rFonts w:ascii="Garamond" w:hAnsi="Garamond"/>
                <w:color w:val="FF0000"/>
              </w:rPr>
            </w:rPrChange>
          </w:rPr>
          <w:delText xml:space="preserve">look </w:delText>
        </w:r>
      </w:del>
      <w:ins w:id="135" w:author="Michael Jennions" w:date="2020-08-04T23:14:00Z">
        <w:r w:rsidR="00ED19B0" w:rsidRPr="00ED19B0">
          <w:rPr>
            <w:rFonts w:ascii="Garamond" w:hAnsi="Garamond"/>
            <w:color w:val="2E74B5" w:themeColor="accent5" w:themeShade="BF"/>
            <w:rPrChange w:id="136" w:author="Michael Jennions" w:date="2020-08-04T23:16:00Z">
              <w:rPr>
                <w:rFonts w:ascii="Garamond" w:hAnsi="Garamond"/>
                <w:color w:val="FF0000"/>
              </w:rPr>
            </w:rPrChange>
          </w:rPr>
          <w:t xml:space="preserve">quantify </w:t>
        </w:r>
      </w:ins>
      <w:del w:id="137" w:author="Michael Jennions" w:date="2020-08-04T23:14:00Z">
        <w:r w:rsidR="009D5F50" w:rsidRPr="00ED19B0" w:rsidDel="00ED19B0">
          <w:rPr>
            <w:rFonts w:ascii="Garamond" w:hAnsi="Garamond"/>
            <w:color w:val="2E74B5" w:themeColor="accent5" w:themeShade="BF"/>
            <w:rPrChange w:id="138" w:author="Michael Jennions" w:date="2020-08-04T23:16:00Z">
              <w:rPr>
                <w:rFonts w:ascii="Garamond" w:hAnsi="Garamond"/>
                <w:color w:val="FF0000"/>
              </w:rPr>
            </w:rPrChange>
          </w:rPr>
          <w:delText>for</w:delText>
        </w:r>
        <w:r w:rsidR="00E16CA7" w:rsidRPr="00ED19B0" w:rsidDel="00ED19B0">
          <w:rPr>
            <w:rFonts w:ascii="Garamond" w:hAnsi="Garamond"/>
            <w:color w:val="2E74B5" w:themeColor="accent5" w:themeShade="BF"/>
            <w:rPrChange w:id="139" w:author="Michael Jennions" w:date="2020-08-04T23:16:00Z">
              <w:rPr>
                <w:rFonts w:ascii="Garamond" w:hAnsi="Garamond"/>
                <w:color w:val="FF0000"/>
              </w:rPr>
            </w:rPrChange>
          </w:rPr>
          <w:delText xml:space="preserve"> </w:delText>
        </w:r>
      </w:del>
      <w:r w:rsidR="00E16CA7" w:rsidRPr="00ED19B0">
        <w:rPr>
          <w:rFonts w:ascii="Garamond" w:hAnsi="Garamond"/>
          <w:color w:val="2E74B5" w:themeColor="accent5" w:themeShade="BF"/>
          <w:rPrChange w:id="140" w:author="Michael Jennions" w:date="2020-08-04T23:16:00Z">
            <w:rPr>
              <w:rFonts w:ascii="Garamond" w:hAnsi="Garamond"/>
              <w:color w:val="FF0000"/>
            </w:rPr>
          </w:rPrChange>
        </w:rPr>
        <w:t xml:space="preserve">sex differences in </w:t>
      </w:r>
      <w:ins w:id="141" w:author="Michael Jennions" w:date="2020-08-04T23:18:00Z">
        <w:r w:rsidR="00403AF0">
          <w:rPr>
            <w:rFonts w:ascii="Garamond" w:hAnsi="Garamond"/>
            <w:color w:val="2E74B5" w:themeColor="accent5" w:themeShade="BF"/>
          </w:rPr>
          <w:t>means and variances for</w:t>
        </w:r>
      </w:ins>
      <w:del w:id="142" w:author="Michael Jennions" w:date="2020-08-04T23:34:00Z">
        <w:r w:rsidR="00E16CA7" w:rsidRPr="00ED19B0" w:rsidDel="00C319AA">
          <w:rPr>
            <w:rFonts w:ascii="Garamond" w:hAnsi="Garamond"/>
            <w:color w:val="2E74B5" w:themeColor="accent5" w:themeShade="BF"/>
            <w:rPrChange w:id="143" w:author="Michael Jennions" w:date="2020-08-04T23:16:00Z">
              <w:rPr>
                <w:rFonts w:ascii="Garamond" w:hAnsi="Garamond"/>
                <w:color w:val="FF0000"/>
              </w:rPr>
            </w:rPrChange>
          </w:rPr>
          <w:delText>personalit</w:delText>
        </w:r>
      </w:del>
      <w:del w:id="144" w:author="Michael Jennions" w:date="2020-08-04T23:22:00Z">
        <w:r w:rsidR="00E16CA7" w:rsidRPr="00ED19B0" w:rsidDel="00B66C35">
          <w:rPr>
            <w:rFonts w:ascii="Garamond" w:hAnsi="Garamond"/>
            <w:color w:val="2E74B5" w:themeColor="accent5" w:themeShade="BF"/>
            <w:rPrChange w:id="145" w:author="Michael Jennions" w:date="2020-08-04T23:16:00Z">
              <w:rPr>
                <w:rFonts w:ascii="Garamond" w:hAnsi="Garamond"/>
                <w:color w:val="FF0000"/>
              </w:rPr>
            </w:rPrChange>
          </w:rPr>
          <w:delText>ies</w:delText>
        </w:r>
      </w:del>
      <w:ins w:id="146" w:author="Michael Jennions" w:date="2020-08-04T23:15:00Z">
        <w:r w:rsidR="00ED19B0" w:rsidRPr="00ED19B0">
          <w:rPr>
            <w:rFonts w:ascii="Garamond" w:hAnsi="Garamond"/>
            <w:color w:val="2E74B5" w:themeColor="accent5" w:themeShade="BF"/>
            <w:rPrChange w:id="147" w:author="Michael Jennions" w:date="2020-08-04T23:16:00Z">
              <w:rPr>
                <w:rFonts w:ascii="Garamond" w:hAnsi="Garamond"/>
                <w:color w:val="FF0000"/>
              </w:rPr>
            </w:rPrChange>
          </w:rPr>
          <w:t xml:space="preserve">: </w:t>
        </w:r>
        <w:r w:rsidR="00ED19B0" w:rsidRPr="00ED19B0">
          <w:rPr>
            <w:rFonts w:ascii="Garamond" w:hAnsi="Garamond"/>
            <w:color w:val="2E74B5" w:themeColor="accent5" w:themeShade="BF"/>
            <w:rPrChange w:id="148" w:author="Michael Jennions" w:date="2020-08-04T23:16:00Z">
              <w:rPr>
                <w:rFonts w:ascii="Garamond" w:hAnsi="Garamond"/>
              </w:rPr>
            </w:rPrChange>
          </w:rPr>
          <w:t>boldness, aggression, activity, sociality and exploration</w:t>
        </w:r>
        <w:r w:rsidR="00ED19B0" w:rsidRPr="00ED19B0">
          <w:rPr>
            <w:rFonts w:ascii="Garamond" w:hAnsi="Garamond"/>
            <w:color w:val="2E74B5" w:themeColor="accent5" w:themeShade="BF"/>
            <w:rPrChange w:id="149" w:author="Michael Jennions" w:date="2020-08-04T23:16:00Z">
              <w:rPr>
                <w:rFonts w:ascii="Garamond" w:hAnsi="Garamond"/>
                <w:color w:val="FF0000"/>
              </w:rPr>
            </w:rPrChange>
          </w:rPr>
          <w:t>.</w:t>
        </w:r>
      </w:ins>
      <w:ins w:id="150" w:author="Michael Jennions" w:date="2020-08-04T23:19:00Z">
        <w:r w:rsidR="00B66C35">
          <w:rPr>
            <w:rFonts w:ascii="Garamond" w:hAnsi="Garamond"/>
            <w:color w:val="2E74B5" w:themeColor="accent5" w:themeShade="BF"/>
          </w:rPr>
          <w:t xml:space="preserve"> </w:t>
        </w:r>
      </w:ins>
      <w:ins w:id="151" w:author="Michael Jennions" w:date="2020-08-04T23:23:00Z">
        <w:r w:rsidR="00B66C35">
          <w:rPr>
            <w:rFonts w:ascii="Garamond" w:hAnsi="Garamond"/>
            <w:color w:val="2E74B5" w:themeColor="accent5" w:themeShade="BF"/>
          </w:rPr>
          <w:t xml:space="preserve">We </w:t>
        </w:r>
      </w:ins>
      <w:ins w:id="152" w:author="Michael Jennions" w:date="2020-08-04T23:28:00Z">
        <w:r w:rsidR="0006115F">
          <w:rPr>
            <w:rFonts w:ascii="Garamond" w:hAnsi="Garamond"/>
            <w:color w:val="2E74B5" w:themeColor="accent5" w:themeShade="BF"/>
          </w:rPr>
          <w:t>then</w:t>
        </w:r>
      </w:ins>
      <w:ins w:id="153" w:author="Michael Jennions" w:date="2020-08-04T23:23:00Z">
        <w:r w:rsidR="00B66C35">
          <w:rPr>
            <w:rFonts w:ascii="Garamond" w:hAnsi="Garamond"/>
            <w:color w:val="2E74B5" w:themeColor="accent5" w:themeShade="BF"/>
          </w:rPr>
          <w:t xml:space="preserve"> </w:t>
        </w:r>
      </w:ins>
      <w:ins w:id="154" w:author="Michael Jennions" w:date="2020-08-04T23:19:00Z">
        <w:r w:rsidR="00B66C35">
          <w:rPr>
            <w:rFonts w:ascii="Garamond" w:hAnsi="Garamond"/>
            <w:color w:val="2E74B5" w:themeColor="accent5" w:themeShade="BF"/>
          </w:rPr>
          <w:t xml:space="preserve">tested </w:t>
        </w:r>
      </w:ins>
      <w:ins w:id="155" w:author="Michael Jennions" w:date="2020-08-04T23:29:00Z">
        <w:r w:rsidR="00C319AA">
          <w:rPr>
            <w:rFonts w:ascii="Garamond" w:hAnsi="Garamond"/>
            <w:color w:val="2E74B5" w:themeColor="accent5" w:themeShade="BF"/>
          </w:rPr>
          <w:t>if</w:t>
        </w:r>
      </w:ins>
      <w:ins w:id="156" w:author="Michael Jennions" w:date="2020-08-04T23:19:00Z">
        <w:r w:rsidR="00B66C35">
          <w:rPr>
            <w:rFonts w:ascii="Garamond" w:hAnsi="Garamond"/>
            <w:color w:val="2E74B5" w:themeColor="accent5" w:themeShade="BF"/>
          </w:rPr>
          <w:t xml:space="preserve"> </w:t>
        </w:r>
      </w:ins>
      <w:ins w:id="157" w:author="Michael Jennions" w:date="2020-08-04T23:34:00Z">
        <w:r w:rsidR="00C319AA">
          <w:rPr>
            <w:rFonts w:ascii="Garamond" w:hAnsi="Garamond"/>
            <w:color w:val="2E74B5" w:themeColor="accent5" w:themeShade="BF"/>
          </w:rPr>
          <w:t xml:space="preserve">greater </w:t>
        </w:r>
      </w:ins>
      <w:ins w:id="158" w:author="Michael Jennions" w:date="2020-08-04T23:19:00Z">
        <w:r w:rsidR="00B66C35" w:rsidRPr="00A43859">
          <w:rPr>
            <w:rFonts w:ascii="Garamond" w:hAnsi="Garamond"/>
            <w:color w:val="2E74B5" w:themeColor="accent5" w:themeShade="BF"/>
          </w:rPr>
          <w:t>sexual size dimorphism</w:t>
        </w:r>
        <w:r w:rsidR="00B66C35">
          <w:rPr>
            <w:rFonts w:ascii="Garamond" w:hAnsi="Garamond"/>
            <w:color w:val="2E74B5" w:themeColor="accent5" w:themeShade="BF"/>
          </w:rPr>
          <w:t xml:space="preserve">, indicative of </w:t>
        </w:r>
      </w:ins>
      <w:ins w:id="159" w:author="Michael Jennions" w:date="2020-08-04T23:34:00Z">
        <w:r w:rsidR="00C319AA">
          <w:rPr>
            <w:rFonts w:ascii="Garamond" w:hAnsi="Garamond"/>
            <w:color w:val="2E74B5" w:themeColor="accent5" w:themeShade="BF"/>
          </w:rPr>
          <w:t>stronger</w:t>
        </w:r>
      </w:ins>
      <w:ins w:id="160" w:author="Michael Jennions" w:date="2020-08-04T23:19:00Z">
        <w:r w:rsidR="00B66C35">
          <w:rPr>
            <w:rFonts w:ascii="Garamond" w:hAnsi="Garamond"/>
            <w:color w:val="2E74B5" w:themeColor="accent5" w:themeShade="BF"/>
          </w:rPr>
          <w:t xml:space="preserve"> sexual selection</w:t>
        </w:r>
      </w:ins>
      <w:ins w:id="161" w:author="Michael Jennions" w:date="2020-08-04T23:20:00Z">
        <w:r w:rsidR="00B66C35">
          <w:rPr>
            <w:rFonts w:ascii="Garamond" w:hAnsi="Garamond"/>
            <w:color w:val="2E74B5" w:themeColor="accent5" w:themeShade="BF"/>
          </w:rPr>
          <w:t xml:space="preserve">, predicts </w:t>
        </w:r>
      </w:ins>
      <w:ins w:id="162" w:author="Michael Jennions" w:date="2020-08-04T23:34:00Z">
        <w:r w:rsidR="00C319AA">
          <w:rPr>
            <w:rFonts w:ascii="Garamond" w:hAnsi="Garamond"/>
            <w:color w:val="2E74B5" w:themeColor="accent5" w:themeShade="BF"/>
          </w:rPr>
          <w:t xml:space="preserve">a larger </w:t>
        </w:r>
      </w:ins>
      <w:ins w:id="163" w:author="Michael Jennions" w:date="2020-08-04T23:20:00Z">
        <w:r w:rsidR="00B66C35">
          <w:rPr>
            <w:rFonts w:ascii="Garamond" w:hAnsi="Garamond"/>
            <w:color w:val="2E74B5" w:themeColor="accent5" w:themeShade="BF"/>
          </w:rPr>
          <w:t xml:space="preserve">sex differences in </w:t>
        </w:r>
      </w:ins>
      <w:del w:id="164" w:author="Michael Jennions" w:date="2020-08-04T23:20:00Z">
        <w:r w:rsidR="00E16CA7" w:rsidRPr="00ED19B0" w:rsidDel="00B66C35">
          <w:rPr>
            <w:rFonts w:ascii="Garamond" w:hAnsi="Garamond"/>
            <w:color w:val="2E74B5" w:themeColor="accent5" w:themeShade="BF"/>
            <w:rPrChange w:id="165" w:author="Michael Jennions" w:date="2020-08-04T23:16:00Z">
              <w:rPr>
                <w:rFonts w:ascii="Garamond" w:hAnsi="Garamond"/>
                <w:color w:val="FF0000"/>
              </w:rPr>
            </w:rPrChange>
          </w:rPr>
          <w:delText xml:space="preserve"> </w:delText>
        </w:r>
        <w:r w:rsidR="009D5F50" w:rsidRPr="00ED19B0" w:rsidDel="00B66C35">
          <w:rPr>
            <w:rFonts w:ascii="Garamond" w:hAnsi="Garamond"/>
            <w:color w:val="2E74B5" w:themeColor="accent5" w:themeShade="BF"/>
            <w:rPrChange w:id="166" w:author="Michael Jennions" w:date="2020-08-04T23:16:00Z">
              <w:rPr>
                <w:rFonts w:ascii="Garamond" w:hAnsi="Garamond"/>
                <w:color w:val="FF0000"/>
              </w:rPr>
            </w:rPrChange>
          </w:rPr>
          <w:delText xml:space="preserve">and the influence of </w:delText>
        </w:r>
        <w:r w:rsidR="00E16CA7" w:rsidRPr="00ED19B0" w:rsidDel="00B66C35">
          <w:rPr>
            <w:rFonts w:ascii="Garamond" w:hAnsi="Garamond"/>
            <w:color w:val="2E74B5" w:themeColor="accent5" w:themeShade="BF"/>
            <w:rPrChange w:id="167" w:author="Michael Jennions" w:date="2020-08-04T23:16:00Z">
              <w:rPr>
                <w:rFonts w:ascii="Garamond" w:hAnsi="Garamond"/>
                <w:color w:val="FF0000"/>
              </w:rPr>
            </w:rPrChange>
          </w:rPr>
          <w:delText>sexual selection</w:delText>
        </w:r>
        <w:r w:rsidR="00F5664B" w:rsidRPr="00ED19B0" w:rsidDel="00B66C35">
          <w:rPr>
            <w:rFonts w:ascii="Garamond" w:hAnsi="Garamond"/>
            <w:color w:val="2E74B5" w:themeColor="accent5" w:themeShade="BF"/>
            <w:rPrChange w:id="168" w:author="Michael Jennions" w:date="2020-08-04T23:16:00Z">
              <w:rPr>
                <w:rFonts w:ascii="Garamond" w:hAnsi="Garamond"/>
                <w:color w:val="FF0000"/>
              </w:rPr>
            </w:rPrChange>
          </w:rPr>
          <w:delText xml:space="preserve"> </w:delText>
        </w:r>
        <w:r w:rsidR="00012209" w:rsidRPr="00ED19B0" w:rsidDel="00B66C35">
          <w:rPr>
            <w:rFonts w:ascii="Garamond" w:hAnsi="Garamond"/>
            <w:color w:val="2E74B5" w:themeColor="accent5" w:themeShade="BF"/>
            <w:rPrChange w:id="169" w:author="Michael Jennions" w:date="2020-08-04T23:16:00Z">
              <w:rPr>
                <w:rFonts w:ascii="Garamond" w:hAnsi="Garamond"/>
                <w:color w:val="FF0000"/>
              </w:rPr>
            </w:rPrChange>
          </w:rPr>
          <w:delText>(</w:delText>
        </w:r>
      </w:del>
      <w:del w:id="170" w:author="Michael Jennions" w:date="2020-08-04T23:19:00Z">
        <w:r w:rsidR="00012209" w:rsidRPr="00ED19B0" w:rsidDel="00B66C35">
          <w:rPr>
            <w:rFonts w:ascii="Garamond" w:hAnsi="Garamond"/>
            <w:color w:val="2E74B5" w:themeColor="accent5" w:themeShade="BF"/>
            <w:rPrChange w:id="171" w:author="Michael Jennions" w:date="2020-08-04T23:16:00Z">
              <w:rPr>
                <w:rFonts w:ascii="Garamond" w:hAnsi="Garamond"/>
                <w:color w:val="FF0000"/>
              </w:rPr>
            </w:rPrChange>
          </w:rPr>
          <w:delText>degree of sexual size dimorphism</w:delText>
        </w:r>
      </w:del>
      <w:del w:id="172" w:author="Michael Jennions" w:date="2020-08-04T23:20:00Z">
        <w:r w:rsidR="001C2299" w:rsidRPr="00ED19B0" w:rsidDel="00B66C35">
          <w:rPr>
            <w:rFonts w:ascii="Garamond" w:hAnsi="Garamond"/>
            <w:color w:val="2E74B5" w:themeColor="accent5" w:themeShade="BF"/>
            <w:rPrChange w:id="173" w:author="Michael Jennions" w:date="2020-08-04T23:16:00Z">
              <w:rPr>
                <w:rFonts w:ascii="Garamond" w:hAnsi="Garamond"/>
                <w:color w:val="FF0000"/>
              </w:rPr>
            </w:rPrChange>
          </w:rPr>
          <w:delText>, SSD</w:delText>
        </w:r>
        <w:r w:rsidR="00012209" w:rsidRPr="00ED19B0" w:rsidDel="00B66C35">
          <w:rPr>
            <w:rFonts w:ascii="Garamond" w:hAnsi="Garamond"/>
            <w:color w:val="2E74B5" w:themeColor="accent5" w:themeShade="BF"/>
            <w:rPrChange w:id="174" w:author="Michael Jennions" w:date="2020-08-04T23:16:00Z">
              <w:rPr>
                <w:rFonts w:ascii="Garamond" w:hAnsi="Garamond"/>
                <w:color w:val="FF0000"/>
              </w:rPr>
            </w:rPrChange>
          </w:rPr>
          <w:delText xml:space="preserve">) </w:delText>
        </w:r>
        <w:r w:rsidR="00F5664B" w:rsidRPr="00ED19B0" w:rsidDel="00B66C35">
          <w:rPr>
            <w:rFonts w:ascii="Garamond" w:hAnsi="Garamond"/>
            <w:color w:val="2E74B5" w:themeColor="accent5" w:themeShade="BF"/>
            <w:rPrChange w:id="175" w:author="Michael Jennions" w:date="2020-08-04T23:16:00Z">
              <w:rPr>
                <w:rFonts w:ascii="Garamond" w:hAnsi="Garamond"/>
                <w:color w:val="FF0000"/>
              </w:rPr>
            </w:rPrChange>
          </w:rPr>
          <w:delText xml:space="preserve">on </w:delText>
        </w:r>
        <w:r w:rsidR="00B21578" w:rsidRPr="00ED19B0" w:rsidDel="00B66C35">
          <w:rPr>
            <w:rFonts w:ascii="Garamond" w:hAnsi="Garamond"/>
            <w:color w:val="2E74B5" w:themeColor="accent5" w:themeShade="BF"/>
            <w:rPrChange w:id="176" w:author="Michael Jennions" w:date="2020-08-04T23:16:00Z">
              <w:rPr>
                <w:rFonts w:ascii="Garamond" w:hAnsi="Garamond"/>
                <w:color w:val="FF0000"/>
              </w:rPr>
            </w:rPrChange>
          </w:rPr>
          <w:delText xml:space="preserve">trait </w:delText>
        </w:r>
      </w:del>
      <w:del w:id="177" w:author="Michael Jennions" w:date="2020-08-04T23:30:00Z">
        <w:r w:rsidR="00B21578" w:rsidRPr="00ED19B0" w:rsidDel="00C319AA">
          <w:rPr>
            <w:rFonts w:ascii="Garamond" w:hAnsi="Garamond"/>
            <w:color w:val="2E74B5" w:themeColor="accent5" w:themeShade="BF"/>
            <w:rPrChange w:id="178" w:author="Michael Jennions" w:date="2020-08-04T23:16:00Z">
              <w:rPr>
                <w:rFonts w:ascii="Garamond" w:hAnsi="Garamond"/>
                <w:color w:val="FF0000"/>
              </w:rPr>
            </w:rPrChange>
          </w:rPr>
          <w:delText xml:space="preserve">means and </w:delText>
        </w:r>
        <w:r w:rsidR="00F5664B" w:rsidRPr="00ED19B0" w:rsidDel="00C319AA">
          <w:rPr>
            <w:rFonts w:ascii="Garamond" w:hAnsi="Garamond"/>
            <w:color w:val="2E74B5" w:themeColor="accent5" w:themeShade="BF"/>
            <w:rPrChange w:id="179" w:author="Michael Jennions" w:date="2020-08-04T23:16:00Z">
              <w:rPr>
                <w:rFonts w:ascii="Garamond" w:hAnsi="Garamond"/>
                <w:color w:val="FF0000"/>
              </w:rPr>
            </w:rPrChange>
          </w:rPr>
          <w:delText>variability</w:delText>
        </w:r>
      </w:del>
      <w:ins w:id="180" w:author="Michael Jennions" w:date="2020-08-04T23:30:00Z">
        <w:r w:rsidR="00C319AA">
          <w:rPr>
            <w:rFonts w:ascii="Garamond" w:hAnsi="Garamond"/>
            <w:color w:val="2E74B5" w:themeColor="accent5" w:themeShade="BF"/>
          </w:rPr>
          <w:t>personality</w:t>
        </w:r>
      </w:ins>
      <w:r w:rsidR="00E16CA7" w:rsidRPr="00ED19B0">
        <w:rPr>
          <w:rFonts w:ascii="Garamond" w:hAnsi="Garamond"/>
          <w:color w:val="2E74B5" w:themeColor="accent5" w:themeShade="BF"/>
          <w:rPrChange w:id="181" w:author="Michael Jennions" w:date="2020-08-04T23:16:00Z">
            <w:rPr>
              <w:rFonts w:ascii="Garamond" w:hAnsi="Garamond"/>
              <w:color w:val="FF0000"/>
            </w:rPr>
          </w:rPrChange>
        </w:rPr>
        <w:t>.</w:t>
      </w:r>
      <w:r w:rsidR="00656EC3" w:rsidRPr="00ED19B0">
        <w:rPr>
          <w:rFonts w:ascii="Garamond" w:hAnsi="Garamond"/>
          <w:color w:val="2E74B5" w:themeColor="accent5" w:themeShade="BF"/>
          <w:rPrChange w:id="182" w:author="Michael Jennions" w:date="2020-08-04T23:16:00Z">
            <w:rPr>
              <w:rFonts w:ascii="Garamond" w:hAnsi="Garamond"/>
              <w:color w:val="FF0000"/>
            </w:rPr>
          </w:rPrChange>
        </w:rPr>
        <w:t xml:space="preserve"> </w:t>
      </w:r>
      <w:r w:rsidR="00D80008" w:rsidRPr="00ED19B0">
        <w:rPr>
          <w:rFonts w:ascii="Garamond" w:hAnsi="Garamond"/>
          <w:color w:val="2E74B5" w:themeColor="accent5" w:themeShade="BF"/>
          <w:rPrChange w:id="183" w:author="Michael Jennions" w:date="2020-08-04T23:16:00Z">
            <w:rPr>
              <w:rFonts w:ascii="Garamond" w:hAnsi="Garamond"/>
              <w:color w:val="FF0000"/>
            </w:rPr>
          </w:rPrChange>
        </w:rPr>
        <w:t>W</w:t>
      </w:r>
      <w:r w:rsidR="00971059" w:rsidRPr="00ED19B0">
        <w:rPr>
          <w:rFonts w:ascii="Garamond" w:hAnsi="Garamond"/>
          <w:color w:val="2E74B5" w:themeColor="accent5" w:themeShade="BF"/>
          <w:rPrChange w:id="184" w:author="Michael Jennions" w:date="2020-08-04T23:16:00Z">
            <w:rPr>
              <w:rFonts w:ascii="Garamond" w:hAnsi="Garamond"/>
              <w:color w:val="FF0000"/>
            </w:rPr>
          </w:rPrChange>
        </w:rPr>
        <w:t xml:space="preserve">e found </w:t>
      </w:r>
      <w:del w:id="185" w:author="Michael Jennions" w:date="2020-08-04T23:24:00Z">
        <w:r w:rsidR="00D80008" w:rsidRPr="00ED19B0" w:rsidDel="00B66C35">
          <w:rPr>
            <w:rFonts w:ascii="Garamond" w:hAnsi="Garamond"/>
            <w:color w:val="2E74B5" w:themeColor="accent5" w:themeShade="BF"/>
            <w:rPrChange w:id="186" w:author="Michael Jennions" w:date="2020-08-04T23:16:00Z">
              <w:rPr>
                <w:rFonts w:ascii="Garamond" w:hAnsi="Garamond"/>
                <w:color w:val="FF0000"/>
              </w:rPr>
            </w:rPrChange>
          </w:rPr>
          <w:delText xml:space="preserve">some </w:delText>
        </w:r>
        <w:r w:rsidR="00B63FAA" w:rsidRPr="00ED19B0" w:rsidDel="00B66C35">
          <w:rPr>
            <w:rFonts w:ascii="Garamond" w:hAnsi="Garamond"/>
            <w:color w:val="2E74B5" w:themeColor="accent5" w:themeShade="BF"/>
            <w:rPrChange w:id="187" w:author="Michael Jennions" w:date="2020-08-04T23:16:00Z">
              <w:rPr>
                <w:rFonts w:ascii="Garamond" w:hAnsi="Garamond"/>
                <w:color w:val="FF0000"/>
              </w:rPr>
            </w:rPrChange>
          </w:rPr>
          <w:delText xml:space="preserve">male- and female-biased </w:delText>
        </w:r>
      </w:del>
      <w:r w:rsidR="00D80008" w:rsidRPr="00ED19B0">
        <w:rPr>
          <w:rFonts w:ascii="Garamond" w:hAnsi="Garamond"/>
          <w:color w:val="2E74B5" w:themeColor="accent5" w:themeShade="BF"/>
          <w:rPrChange w:id="188" w:author="Michael Jennions" w:date="2020-08-04T23:16:00Z">
            <w:rPr>
              <w:rFonts w:ascii="Garamond" w:hAnsi="Garamond"/>
              <w:color w:val="FF0000"/>
            </w:rPr>
          </w:rPrChange>
        </w:rPr>
        <w:t xml:space="preserve">sex differences in </w:t>
      </w:r>
      <w:ins w:id="189" w:author="Michael Jennions" w:date="2020-08-04T23:28:00Z">
        <w:r w:rsidR="0006115F">
          <w:rPr>
            <w:rFonts w:ascii="Garamond" w:hAnsi="Garamond"/>
            <w:color w:val="2E74B5" w:themeColor="accent5" w:themeShade="BF"/>
          </w:rPr>
          <w:t xml:space="preserve">average values </w:t>
        </w:r>
      </w:ins>
      <w:del w:id="190" w:author="Michael Jennions" w:date="2020-08-04T23:30:00Z">
        <w:r w:rsidR="00D80008" w:rsidRPr="00ED19B0" w:rsidDel="00C319AA">
          <w:rPr>
            <w:rFonts w:ascii="Garamond" w:hAnsi="Garamond"/>
            <w:color w:val="2E74B5" w:themeColor="accent5" w:themeShade="BF"/>
            <w:rPrChange w:id="191" w:author="Michael Jennions" w:date="2020-08-04T23:16:00Z">
              <w:rPr>
                <w:rFonts w:ascii="Garamond" w:hAnsi="Garamond"/>
                <w:color w:val="FF0000"/>
              </w:rPr>
            </w:rPrChange>
          </w:rPr>
          <w:delText xml:space="preserve">personality </w:delText>
        </w:r>
      </w:del>
      <w:del w:id="192" w:author="Michael Jennions" w:date="2020-08-04T23:28:00Z">
        <w:r w:rsidR="00D80008" w:rsidRPr="00ED19B0" w:rsidDel="0006115F">
          <w:rPr>
            <w:rFonts w:ascii="Garamond" w:hAnsi="Garamond"/>
            <w:color w:val="2E74B5" w:themeColor="accent5" w:themeShade="BF"/>
            <w:rPrChange w:id="193" w:author="Michael Jennions" w:date="2020-08-04T23:16:00Z">
              <w:rPr>
                <w:rFonts w:ascii="Garamond" w:hAnsi="Garamond"/>
                <w:color w:val="FF0000"/>
              </w:rPr>
            </w:rPrChange>
          </w:rPr>
          <w:delText>means</w:delText>
        </w:r>
      </w:del>
      <w:ins w:id="194" w:author="Michael Jennions" w:date="2020-08-04T23:24:00Z">
        <w:r w:rsidR="00B66C35">
          <w:rPr>
            <w:rFonts w:ascii="Garamond" w:hAnsi="Garamond"/>
            <w:color w:val="2E74B5" w:themeColor="accent5" w:themeShade="BF"/>
          </w:rPr>
          <w:t xml:space="preserve">in </w:t>
        </w:r>
      </w:ins>
      <w:ins w:id="195" w:author="Michael Jennions" w:date="2020-08-04T23:25:00Z">
        <w:r w:rsidR="00B66C35">
          <w:rPr>
            <w:rFonts w:ascii="Garamond" w:hAnsi="Garamond"/>
            <w:color w:val="2E74B5" w:themeColor="accent5" w:themeShade="BF"/>
          </w:rPr>
          <w:t xml:space="preserve">four of 25 </w:t>
        </w:r>
      </w:ins>
      <w:ins w:id="196" w:author="Michael Jennions" w:date="2020-08-04T23:29:00Z">
        <w:r w:rsidR="0006115F">
          <w:rPr>
            <w:rFonts w:ascii="Garamond" w:hAnsi="Garamond"/>
            <w:color w:val="2E74B5" w:themeColor="accent5" w:themeShade="BF"/>
          </w:rPr>
          <w:t>tax</w:t>
        </w:r>
      </w:ins>
      <w:ins w:id="197" w:author="Michael Jennions" w:date="2020-08-04T23:35:00Z">
        <w:r w:rsidR="00C319AA">
          <w:rPr>
            <w:rFonts w:ascii="Garamond" w:hAnsi="Garamond"/>
            <w:color w:val="2E74B5" w:themeColor="accent5" w:themeShade="BF"/>
          </w:rPr>
          <w:t>on</w:t>
        </w:r>
      </w:ins>
      <w:ins w:id="198" w:author="Michael Jennions" w:date="2020-08-04T23:30:00Z">
        <w:r w:rsidR="00C319AA">
          <w:rPr>
            <w:rFonts w:ascii="Garamond" w:hAnsi="Garamond"/>
            <w:color w:val="2E74B5" w:themeColor="accent5" w:themeShade="BF"/>
          </w:rPr>
          <w:t>-</w:t>
        </w:r>
      </w:ins>
      <w:ins w:id="199" w:author="Michael Jennions" w:date="2020-08-04T23:29:00Z">
        <w:r w:rsidR="0006115F">
          <w:rPr>
            <w:rFonts w:ascii="Garamond" w:hAnsi="Garamond"/>
            <w:color w:val="2E74B5" w:themeColor="accent5" w:themeShade="BF"/>
          </w:rPr>
          <w:t>specific tests</w:t>
        </w:r>
      </w:ins>
      <w:ins w:id="200" w:author="Michael Jennions" w:date="2020-08-04T23:25:00Z">
        <w:r w:rsidR="00B66C35">
          <w:rPr>
            <w:rFonts w:ascii="Garamond" w:hAnsi="Garamond"/>
            <w:color w:val="2E74B5" w:themeColor="accent5" w:themeShade="BF"/>
          </w:rPr>
          <w:t xml:space="preserve">. There were only two sex </w:t>
        </w:r>
      </w:ins>
      <w:del w:id="201" w:author="Michael Jennions" w:date="2020-08-04T23:25:00Z">
        <w:r w:rsidR="00D80008" w:rsidRPr="00ED19B0" w:rsidDel="00B66C35">
          <w:rPr>
            <w:rFonts w:ascii="Garamond" w:hAnsi="Garamond"/>
            <w:color w:val="2E74B5" w:themeColor="accent5" w:themeShade="BF"/>
            <w:rPrChange w:id="202" w:author="Michael Jennions" w:date="2020-08-04T23:16:00Z">
              <w:rPr>
                <w:rFonts w:ascii="Garamond" w:hAnsi="Garamond"/>
                <w:color w:val="FF0000"/>
              </w:rPr>
            </w:rPrChange>
          </w:rPr>
          <w:delText xml:space="preserve">, but </w:delText>
        </w:r>
      </w:del>
      <w:r w:rsidR="00D80008" w:rsidRPr="00ED19B0">
        <w:rPr>
          <w:rFonts w:ascii="Garamond" w:hAnsi="Garamond"/>
          <w:color w:val="2E74B5" w:themeColor="accent5" w:themeShade="BF"/>
          <w:rPrChange w:id="203" w:author="Michael Jennions" w:date="2020-08-04T23:16:00Z">
            <w:rPr>
              <w:rFonts w:ascii="Garamond" w:hAnsi="Garamond"/>
              <w:color w:val="FF0000"/>
            </w:rPr>
          </w:rPrChange>
        </w:rPr>
        <w:t xml:space="preserve">differences in </w:t>
      </w:r>
      <w:del w:id="204" w:author="Michael Jennions" w:date="2020-08-04T23:35:00Z">
        <w:r w:rsidR="00D80008" w:rsidRPr="00ED19B0" w:rsidDel="00C319AA">
          <w:rPr>
            <w:rFonts w:ascii="Garamond" w:hAnsi="Garamond"/>
            <w:color w:val="2E74B5" w:themeColor="accent5" w:themeShade="BF"/>
            <w:rPrChange w:id="205" w:author="Michael Jennions" w:date="2020-08-04T23:16:00Z">
              <w:rPr>
                <w:rFonts w:ascii="Garamond" w:hAnsi="Garamond"/>
                <w:color w:val="FF0000"/>
              </w:rPr>
            </w:rPrChange>
          </w:rPr>
          <w:delText xml:space="preserve">trait </w:delText>
        </w:r>
      </w:del>
      <w:r w:rsidR="00D80008" w:rsidRPr="00ED19B0">
        <w:rPr>
          <w:rFonts w:ascii="Garamond" w:hAnsi="Garamond"/>
          <w:color w:val="2E74B5" w:themeColor="accent5" w:themeShade="BF"/>
          <w:rPrChange w:id="206" w:author="Michael Jennions" w:date="2020-08-04T23:16:00Z">
            <w:rPr>
              <w:rFonts w:ascii="Garamond" w:hAnsi="Garamond"/>
              <w:color w:val="FF0000"/>
            </w:rPr>
          </w:rPrChange>
        </w:rPr>
        <w:t>variance</w:t>
      </w:r>
      <w:ins w:id="207" w:author="Michael Jennions" w:date="2020-08-04T23:35:00Z">
        <w:r w:rsidR="00C319AA">
          <w:rPr>
            <w:rFonts w:ascii="Garamond" w:hAnsi="Garamond"/>
            <w:color w:val="2E74B5" w:themeColor="accent5" w:themeShade="BF"/>
          </w:rPr>
          <w:t>: i</w:t>
        </w:r>
      </w:ins>
      <w:ins w:id="208" w:author="Michael Jennions" w:date="2020-08-04T23:25:00Z">
        <w:r w:rsidR="00B66C35">
          <w:rPr>
            <w:rFonts w:ascii="Garamond" w:hAnsi="Garamond"/>
            <w:color w:val="2E74B5" w:themeColor="accent5" w:themeShade="BF"/>
          </w:rPr>
          <w:t xml:space="preserve">n both cases </w:t>
        </w:r>
      </w:ins>
      <w:del w:id="209" w:author="Michael Jennions" w:date="2020-08-04T23:25:00Z">
        <w:r w:rsidR="00D80008" w:rsidRPr="00ED19B0" w:rsidDel="00B66C35">
          <w:rPr>
            <w:rFonts w:ascii="Garamond" w:hAnsi="Garamond"/>
            <w:color w:val="2E74B5" w:themeColor="accent5" w:themeShade="BF"/>
            <w:rPrChange w:id="210" w:author="Michael Jennions" w:date="2020-08-04T23:16:00Z">
              <w:rPr>
                <w:rFonts w:ascii="Garamond" w:hAnsi="Garamond"/>
                <w:color w:val="FF0000"/>
              </w:rPr>
            </w:rPrChange>
          </w:rPr>
          <w:delText xml:space="preserve"> </w:delText>
        </w:r>
        <w:r w:rsidR="004A16EA" w:rsidRPr="00ED19B0" w:rsidDel="00B66C35">
          <w:rPr>
            <w:rFonts w:ascii="Garamond" w:hAnsi="Garamond"/>
            <w:color w:val="2E74B5" w:themeColor="accent5" w:themeShade="BF"/>
            <w:rPrChange w:id="211" w:author="Michael Jennions" w:date="2020-08-04T23:16:00Z">
              <w:rPr>
                <w:rFonts w:ascii="Garamond" w:hAnsi="Garamond"/>
                <w:color w:val="FF0000"/>
              </w:rPr>
            </w:rPrChange>
          </w:rPr>
          <w:delText xml:space="preserve">always </w:delText>
        </w:r>
        <w:r w:rsidR="00D80008" w:rsidRPr="00ED19B0" w:rsidDel="00B66C35">
          <w:rPr>
            <w:rFonts w:ascii="Garamond" w:hAnsi="Garamond"/>
            <w:color w:val="2E74B5" w:themeColor="accent5" w:themeShade="BF"/>
            <w:rPrChange w:id="212" w:author="Michael Jennions" w:date="2020-08-04T23:16:00Z">
              <w:rPr>
                <w:rFonts w:ascii="Garamond" w:hAnsi="Garamond"/>
                <w:color w:val="FF0000"/>
              </w:rPr>
            </w:rPrChange>
          </w:rPr>
          <w:delText xml:space="preserve">favoured greater </w:delText>
        </w:r>
      </w:del>
      <w:r w:rsidR="00D80008" w:rsidRPr="00ED19B0">
        <w:rPr>
          <w:rFonts w:ascii="Garamond" w:hAnsi="Garamond"/>
          <w:color w:val="2E74B5" w:themeColor="accent5" w:themeShade="BF"/>
          <w:rPrChange w:id="213" w:author="Michael Jennions" w:date="2020-08-04T23:16:00Z">
            <w:rPr>
              <w:rFonts w:ascii="Garamond" w:hAnsi="Garamond"/>
              <w:color w:val="FF0000"/>
            </w:rPr>
          </w:rPrChange>
        </w:rPr>
        <w:t>female</w:t>
      </w:r>
      <w:ins w:id="214" w:author="Michael Jennions" w:date="2020-08-04T23:25:00Z">
        <w:r w:rsidR="00B66C35">
          <w:rPr>
            <w:rFonts w:ascii="Garamond" w:hAnsi="Garamond"/>
            <w:color w:val="2E74B5" w:themeColor="accent5" w:themeShade="BF"/>
          </w:rPr>
          <w:t xml:space="preserve">s were </w:t>
        </w:r>
        <w:r w:rsidR="00B66C35" w:rsidRPr="003A0740">
          <w:rPr>
            <w:rFonts w:ascii="Garamond" w:hAnsi="Garamond"/>
            <w:color w:val="2E74B5" w:themeColor="accent5" w:themeShade="BF"/>
          </w:rPr>
          <w:t>more</w:t>
        </w:r>
        <w:r w:rsidR="00B66C35">
          <w:rPr>
            <w:rFonts w:ascii="Garamond" w:hAnsi="Garamond"/>
            <w:color w:val="2E74B5" w:themeColor="accent5" w:themeShade="BF"/>
          </w:rPr>
          <w:t xml:space="preserve"> variable</w:t>
        </w:r>
      </w:ins>
      <w:del w:id="215" w:author="Michael Jennions" w:date="2020-08-04T23:25:00Z">
        <w:r w:rsidR="00D80008" w:rsidRPr="00ED19B0" w:rsidDel="00B66C35">
          <w:rPr>
            <w:rFonts w:ascii="Garamond" w:hAnsi="Garamond"/>
            <w:color w:val="2E74B5" w:themeColor="accent5" w:themeShade="BF"/>
            <w:rPrChange w:id="216" w:author="Michael Jennions" w:date="2020-08-04T23:16:00Z">
              <w:rPr>
                <w:rFonts w:ascii="Garamond" w:hAnsi="Garamond"/>
                <w:color w:val="FF0000"/>
              </w:rPr>
            </w:rPrChange>
          </w:rPr>
          <w:delText>, not</w:delText>
        </w:r>
      </w:del>
      <w:del w:id="217" w:author="Michael Jennions" w:date="2020-08-04T23:35:00Z">
        <w:r w:rsidR="00D80008" w:rsidRPr="00ED19B0" w:rsidDel="00C319AA">
          <w:rPr>
            <w:rFonts w:ascii="Garamond" w:hAnsi="Garamond"/>
            <w:color w:val="2E74B5" w:themeColor="accent5" w:themeShade="BF"/>
            <w:rPrChange w:id="218" w:author="Michael Jennions" w:date="2020-08-04T23:16:00Z">
              <w:rPr>
                <w:rFonts w:ascii="Garamond" w:hAnsi="Garamond"/>
                <w:color w:val="FF0000"/>
              </w:rPr>
            </w:rPrChange>
          </w:rPr>
          <w:delText xml:space="preserve"> male</w:delText>
        </w:r>
      </w:del>
      <w:del w:id="219" w:author="Michael Jennions" w:date="2020-08-04T23:26:00Z">
        <w:r w:rsidR="00D80008" w:rsidRPr="00ED19B0" w:rsidDel="00B66C35">
          <w:rPr>
            <w:rFonts w:ascii="Garamond" w:hAnsi="Garamond"/>
            <w:color w:val="2E74B5" w:themeColor="accent5" w:themeShade="BF"/>
            <w:rPrChange w:id="220" w:author="Michael Jennions" w:date="2020-08-04T23:16:00Z">
              <w:rPr>
                <w:rFonts w:ascii="Garamond" w:hAnsi="Garamond"/>
                <w:color w:val="FF0000"/>
              </w:rPr>
            </w:rPrChange>
          </w:rPr>
          <w:delText>, variability</w:delText>
        </w:r>
      </w:del>
      <w:r w:rsidR="00D80008" w:rsidRPr="00ED19B0">
        <w:rPr>
          <w:rFonts w:ascii="Garamond" w:hAnsi="Garamond"/>
          <w:color w:val="2E74B5" w:themeColor="accent5" w:themeShade="BF"/>
          <w:rPrChange w:id="221" w:author="Michael Jennions" w:date="2020-08-04T23:16:00Z">
            <w:rPr>
              <w:rFonts w:ascii="Garamond" w:hAnsi="Garamond"/>
              <w:color w:val="FF0000"/>
            </w:rPr>
          </w:rPrChange>
        </w:rPr>
        <w:t xml:space="preserve">. </w:t>
      </w:r>
      <w:ins w:id="222" w:author="Michael Jennions" w:date="2020-08-05T00:14:00Z">
        <w:r w:rsidR="003A0740">
          <w:rPr>
            <w:rFonts w:ascii="Garamond" w:hAnsi="Garamond"/>
            <w:color w:val="2E74B5" w:themeColor="accent5" w:themeShade="BF"/>
          </w:rPr>
          <w:t xml:space="preserve">There was no consistent relationship between sexual dimorphism </w:t>
        </w:r>
      </w:ins>
      <w:ins w:id="223" w:author="Michael Jennions" w:date="2020-08-05T00:15:00Z">
        <w:r w:rsidR="003A0740">
          <w:rPr>
            <w:rFonts w:ascii="Garamond" w:hAnsi="Garamond"/>
            <w:color w:val="2E74B5" w:themeColor="accent5" w:themeShade="BF"/>
          </w:rPr>
          <w:t>and sex differences in variability.</w:t>
        </w:r>
      </w:ins>
      <w:ins w:id="224" w:author="Michael Jennions" w:date="2020-08-05T00:14:00Z">
        <w:r w:rsidR="003A0740">
          <w:rPr>
            <w:rFonts w:ascii="Garamond" w:hAnsi="Garamond"/>
            <w:color w:val="2E74B5" w:themeColor="accent5" w:themeShade="BF"/>
          </w:rPr>
          <w:t xml:space="preserve"> </w:t>
        </w:r>
      </w:ins>
      <w:del w:id="225" w:author="Michael Jennions" w:date="2020-08-04T23:31:00Z">
        <w:r w:rsidR="00D80008" w:rsidRPr="00ED19B0" w:rsidDel="00C319AA">
          <w:rPr>
            <w:rFonts w:ascii="Garamond" w:hAnsi="Garamond"/>
            <w:color w:val="2E74B5" w:themeColor="accent5" w:themeShade="BF"/>
            <w:rPrChange w:id="226" w:author="Michael Jennions" w:date="2020-08-04T23:16:00Z">
              <w:rPr>
                <w:rFonts w:ascii="Garamond" w:hAnsi="Garamond"/>
                <w:color w:val="FF0000"/>
              </w:rPr>
            </w:rPrChange>
          </w:rPr>
          <w:delText xml:space="preserve">Finally, SSD </w:delText>
        </w:r>
        <w:r w:rsidR="00B63FAA" w:rsidRPr="00ED19B0" w:rsidDel="00C319AA">
          <w:rPr>
            <w:rFonts w:ascii="Garamond" w:hAnsi="Garamond"/>
            <w:color w:val="2E74B5" w:themeColor="accent5" w:themeShade="BF"/>
            <w:rPrChange w:id="227" w:author="Michael Jennions" w:date="2020-08-04T23:16:00Z">
              <w:rPr>
                <w:rFonts w:ascii="Garamond" w:hAnsi="Garamond"/>
                <w:color w:val="FF0000"/>
              </w:rPr>
            </w:rPrChange>
          </w:rPr>
          <w:delText>had significant interactions</w:delText>
        </w:r>
        <w:r w:rsidR="00D80008" w:rsidRPr="00ED19B0" w:rsidDel="00C319AA">
          <w:rPr>
            <w:rFonts w:ascii="Garamond" w:hAnsi="Garamond"/>
            <w:color w:val="2E74B5" w:themeColor="accent5" w:themeShade="BF"/>
            <w:rPrChange w:id="228" w:author="Michael Jennions" w:date="2020-08-04T23:16:00Z">
              <w:rPr>
                <w:rFonts w:ascii="Garamond" w:hAnsi="Garamond"/>
                <w:color w:val="FF0000"/>
              </w:rPr>
            </w:rPrChange>
          </w:rPr>
          <w:delText xml:space="preserve"> only with </w:delText>
        </w:r>
        <w:r w:rsidR="001C2299" w:rsidRPr="00ED19B0" w:rsidDel="00C319AA">
          <w:rPr>
            <w:rFonts w:ascii="Garamond" w:hAnsi="Garamond"/>
            <w:color w:val="2E74B5" w:themeColor="accent5" w:themeShade="BF"/>
            <w:rPrChange w:id="229" w:author="Michael Jennions" w:date="2020-08-04T23:16:00Z">
              <w:rPr>
                <w:rFonts w:ascii="Garamond" w:hAnsi="Garamond"/>
                <w:color w:val="FF0000"/>
              </w:rPr>
            </w:rPrChange>
          </w:rPr>
          <w:delText xml:space="preserve">mean </w:delText>
        </w:r>
        <w:r w:rsidR="00971059" w:rsidRPr="00ED19B0" w:rsidDel="00C319AA">
          <w:rPr>
            <w:rFonts w:ascii="Garamond" w:hAnsi="Garamond"/>
            <w:color w:val="2E74B5" w:themeColor="accent5" w:themeShade="BF"/>
            <w:rPrChange w:id="230" w:author="Michael Jennions" w:date="2020-08-04T23:16:00Z">
              <w:rPr>
                <w:rFonts w:ascii="Garamond" w:hAnsi="Garamond"/>
                <w:color w:val="FF0000"/>
              </w:rPr>
            </w:rPrChange>
          </w:rPr>
          <w:delText xml:space="preserve">personality </w:delText>
        </w:r>
        <w:r w:rsidR="00591FB5" w:rsidRPr="00ED19B0" w:rsidDel="00C319AA">
          <w:rPr>
            <w:rFonts w:ascii="Garamond" w:hAnsi="Garamond"/>
            <w:color w:val="2E74B5" w:themeColor="accent5" w:themeShade="BF"/>
            <w:rPrChange w:id="231" w:author="Michael Jennions" w:date="2020-08-04T23:16:00Z">
              <w:rPr>
                <w:rFonts w:ascii="Garamond" w:hAnsi="Garamond"/>
                <w:color w:val="FF0000"/>
              </w:rPr>
            </w:rPrChange>
          </w:rPr>
          <w:delText>for</w:delText>
        </w:r>
        <w:r w:rsidR="00D80008" w:rsidRPr="00ED19B0" w:rsidDel="00C319AA">
          <w:rPr>
            <w:rFonts w:ascii="Garamond" w:hAnsi="Garamond"/>
            <w:color w:val="2E74B5" w:themeColor="accent5" w:themeShade="BF"/>
            <w:rPrChange w:id="232" w:author="Michael Jennions" w:date="2020-08-04T23:16:00Z">
              <w:rPr>
                <w:rFonts w:ascii="Garamond" w:hAnsi="Garamond"/>
                <w:color w:val="FF0000"/>
              </w:rPr>
            </w:rPrChange>
          </w:rPr>
          <w:delText xml:space="preserve"> mammals and invertebrates</w:delText>
        </w:r>
        <w:r w:rsidR="00591FB5" w:rsidRPr="00ED19B0" w:rsidDel="00C319AA">
          <w:rPr>
            <w:rFonts w:ascii="Garamond" w:hAnsi="Garamond"/>
            <w:color w:val="2E74B5" w:themeColor="accent5" w:themeShade="BF"/>
            <w:rPrChange w:id="233" w:author="Michael Jennions" w:date="2020-08-04T23:16:00Z">
              <w:rPr>
                <w:rFonts w:ascii="Garamond" w:hAnsi="Garamond"/>
                <w:color w:val="FF0000"/>
              </w:rPr>
            </w:rPrChange>
          </w:rPr>
          <w:delText>,</w:delText>
        </w:r>
        <w:r w:rsidR="00D80008" w:rsidRPr="00ED19B0" w:rsidDel="00C319AA">
          <w:rPr>
            <w:rFonts w:ascii="Garamond" w:hAnsi="Garamond"/>
            <w:color w:val="2E74B5" w:themeColor="accent5" w:themeShade="BF"/>
            <w:rPrChange w:id="234" w:author="Michael Jennions" w:date="2020-08-04T23:16:00Z">
              <w:rPr>
                <w:rFonts w:ascii="Garamond" w:hAnsi="Garamond"/>
                <w:color w:val="FF0000"/>
              </w:rPr>
            </w:rPrChange>
          </w:rPr>
          <w:delText xml:space="preserve"> which could reflect</w:delText>
        </w:r>
        <w:r w:rsidR="00971059" w:rsidRPr="00ED19B0" w:rsidDel="00C319AA">
          <w:rPr>
            <w:rFonts w:ascii="Garamond" w:hAnsi="Garamond"/>
            <w:color w:val="2E74B5" w:themeColor="accent5" w:themeShade="BF"/>
            <w:rPrChange w:id="235" w:author="Michael Jennions" w:date="2020-08-04T23:16:00Z">
              <w:rPr>
                <w:rFonts w:ascii="Garamond" w:hAnsi="Garamond"/>
                <w:color w:val="FF0000"/>
              </w:rPr>
            </w:rPrChange>
          </w:rPr>
          <w:delText xml:space="preserve"> </w:delText>
        </w:r>
        <w:r w:rsidR="004A16EA" w:rsidRPr="00ED19B0" w:rsidDel="00C319AA">
          <w:rPr>
            <w:rFonts w:ascii="Garamond" w:hAnsi="Garamond"/>
            <w:color w:val="2E74B5" w:themeColor="accent5" w:themeShade="BF"/>
            <w:rPrChange w:id="236" w:author="Michael Jennions" w:date="2020-08-04T23:16:00Z">
              <w:rPr>
                <w:rFonts w:ascii="Garamond" w:hAnsi="Garamond"/>
                <w:color w:val="FF0000"/>
              </w:rPr>
            </w:rPrChange>
          </w:rPr>
          <w:delText xml:space="preserve">sex </w:delText>
        </w:r>
        <w:r w:rsidR="00971059" w:rsidRPr="00ED19B0" w:rsidDel="00C319AA">
          <w:rPr>
            <w:rFonts w:ascii="Garamond" w:hAnsi="Garamond"/>
            <w:color w:val="2E74B5" w:themeColor="accent5" w:themeShade="BF"/>
            <w:rPrChange w:id="237" w:author="Michael Jennions" w:date="2020-08-04T23:16:00Z">
              <w:rPr>
                <w:rFonts w:ascii="Garamond" w:hAnsi="Garamond"/>
                <w:color w:val="FF0000"/>
              </w:rPr>
            </w:rPrChange>
          </w:rPr>
          <w:delText>differences in life-histories rather than sexual selectio</w:delText>
        </w:r>
        <w:r w:rsidR="00D80008" w:rsidRPr="00ED19B0" w:rsidDel="00C319AA">
          <w:rPr>
            <w:rFonts w:ascii="Garamond" w:hAnsi="Garamond"/>
            <w:color w:val="2E74B5" w:themeColor="accent5" w:themeShade="BF"/>
            <w:rPrChange w:id="238" w:author="Michael Jennions" w:date="2020-08-04T23:16:00Z">
              <w:rPr>
                <w:rFonts w:ascii="Garamond" w:hAnsi="Garamond"/>
                <w:color w:val="FF0000"/>
              </w:rPr>
            </w:rPrChange>
          </w:rPr>
          <w:delText>n</w:delText>
        </w:r>
        <w:r w:rsidR="00971059" w:rsidRPr="00ED19B0" w:rsidDel="00C319AA">
          <w:rPr>
            <w:rFonts w:ascii="Garamond" w:hAnsi="Garamond"/>
            <w:color w:val="2E74B5" w:themeColor="accent5" w:themeShade="BF"/>
            <w:rPrChange w:id="239" w:author="Michael Jennions" w:date="2020-08-04T23:16:00Z">
              <w:rPr>
                <w:rFonts w:ascii="Garamond" w:hAnsi="Garamond"/>
                <w:color w:val="FF0000"/>
              </w:rPr>
            </w:rPrChange>
          </w:rPr>
          <w:delText>.</w:delText>
        </w:r>
        <w:r w:rsidR="00FC1105" w:rsidRPr="00ED19B0" w:rsidDel="00C319AA">
          <w:rPr>
            <w:rFonts w:ascii="Garamond" w:hAnsi="Garamond"/>
            <w:color w:val="2E74B5" w:themeColor="accent5" w:themeShade="BF"/>
            <w:rPrChange w:id="240" w:author="Michael Jennions" w:date="2020-08-04T23:16:00Z">
              <w:rPr>
                <w:rFonts w:ascii="Garamond" w:hAnsi="Garamond"/>
                <w:color w:val="FF0000"/>
              </w:rPr>
            </w:rPrChange>
          </w:rPr>
          <w:delText xml:space="preserve"> </w:delText>
        </w:r>
      </w:del>
      <w:r w:rsidR="00FC1105" w:rsidRPr="00ED19B0">
        <w:rPr>
          <w:rFonts w:ascii="Garamond" w:hAnsi="Garamond"/>
          <w:color w:val="2E74B5" w:themeColor="accent5" w:themeShade="BF"/>
          <w:rPrChange w:id="241" w:author="Michael Jennions" w:date="2020-08-04T23:16:00Z">
            <w:rPr>
              <w:rFonts w:ascii="Garamond" w:hAnsi="Garamond"/>
              <w:color w:val="FF0000"/>
            </w:rPr>
          </w:rPrChange>
        </w:rPr>
        <w:t xml:space="preserve">We </w:t>
      </w:r>
      <w:ins w:id="242" w:author="Michael Jennions" w:date="2020-08-04T23:36:00Z">
        <w:r w:rsidR="00C319AA">
          <w:rPr>
            <w:rFonts w:ascii="Garamond" w:hAnsi="Garamond"/>
            <w:color w:val="2E74B5" w:themeColor="accent5" w:themeShade="BF"/>
          </w:rPr>
          <w:t>suggest</w:t>
        </w:r>
      </w:ins>
      <w:ins w:id="243" w:author="Michael Jennions" w:date="2020-08-04T23:31:00Z">
        <w:r w:rsidR="00C319AA">
          <w:rPr>
            <w:rFonts w:ascii="Garamond" w:hAnsi="Garamond"/>
            <w:color w:val="2E74B5" w:themeColor="accent5" w:themeShade="BF"/>
          </w:rPr>
          <w:t xml:space="preserve"> that </w:t>
        </w:r>
      </w:ins>
      <w:del w:id="244" w:author="Michael Jennions" w:date="2020-08-04T23:31:00Z">
        <w:r w:rsidR="00FC1105" w:rsidRPr="00ED19B0" w:rsidDel="00C319AA">
          <w:rPr>
            <w:rFonts w:ascii="Garamond" w:hAnsi="Garamond"/>
            <w:color w:val="2E74B5" w:themeColor="accent5" w:themeShade="BF"/>
            <w:rPrChange w:id="245" w:author="Michael Jennions" w:date="2020-08-04T23:16:00Z">
              <w:rPr>
                <w:rFonts w:ascii="Garamond" w:hAnsi="Garamond"/>
                <w:color w:val="FF0000"/>
              </w:rPr>
            </w:rPrChange>
          </w:rPr>
          <w:delText>suggest</w:delText>
        </w:r>
      </w:del>
      <w:ins w:id="246" w:author="Michael Jennions" w:date="2020-08-04T23:31:00Z">
        <w:r w:rsidR="00C319AA">
          <w:rPr>
            <w:rFonts w:ascii="Garamond" w:hAnsi="Garamond"/>
            <w:color w:val="2E74B5" w:themeColor="accent5" w:themeShade="BF"/>
          </w:rPr>
          <w:t>it is premature to attribut</w:t>
        </w:r>
      </w:ins>
      <w:ins w:id="247" w:author="Michael Jennions" w:date="2020-08-04T23:32:00Z">
        <w:r w:rsidR="00C319AA">
          <w:rPr>
            <w:rFonts w:ascii="Garamond" w:hAnsi="Garamond"/>
            <w:color w:val="2E74B5" w:themeColor="accent5" w:themeShade="BF"/>
          </w:rPr>
          <w:t xml:space="preserve">e </w:t>
        </w:r>
      </w:ins>
      <w:del w:id="248" w:author="Michael Jennions" w:date="2020-08-04T23:31:00Z">
        <w:r w:rsidR="00FC1105" w:rsidRPr="00ED19B0" w:rsidDel="00C319AA">
          <w:rPr>
            <w:rFonts w:ascii="Garamond" w:hAnsi="Garamond"/>
            <w:color w:val="2E74B5" w:themeColor="accent5" w:themeShade="BF"/>
            <w:rPrChange w:id="249" w:author="Michael Jennions" w:date="2020-08-04T23:16:00Z">
              <w:rPr>
                <w:rFonts w:ascii="Garamond" w:hAnsi="Garamond"/>
                <w:color w:val="FF0000"/>
              </w:rPr>
            </w:rPrChange>
          </w:rPr>
          <w:delText xml:space="preserve"> </w:delText>
        </w:r>
      </w:del>
      <w:del w:id="250" w:author="Michael Jennions" w:date="2020-08-04T23:32:00Z">
        <w:r w:rsidR="00FC1105" w:rsidRPr="00ED19B0" w:rsidDel="00C319AA">
          <w:rPr>
            <w:rFonts w:ascii="Garamond" w:hAnsi="Garamond"/>
            <w:color w:val="2E74B5" w:themeColor="accent5" w:themeShade="BF"/>
            <w:rPrChange w:id="251" w:author="Michael Jennions" w:date="2020-08-04T23:16:00Z">
              <w:rPr>
                <w:rFonts w:ascii="Garamond" w:hAnsi="Garamond"/>
                <w:color w:val="FF0000"/>
              </w:rPr>
            </w:rPrChange>
          </w:rPr>
          <w:delText xml:space="preserve">future studies </w:delText>
        </w:r>
        <w:r w:rsidR="00C153AF" w:rsidRPr="00ED19B0" w:rsidDel="00C319AA">
          <w:rPr>
            <w:rFonts w:ascii="Garamond" w:hAnsi="Garamond"/>
            <w:color w:val="2E74B5" w:themeColor="accent5" w:themeShade="BF"/>
            <w:rPrChange w:id="252" w:author="Michael Jennions" w:date="2020-08-04T23:16:00Z">
              <w:rPr>
                <w:rFonts w:ascii="Garamond" w:hAnsi="Garamond"/>
                <w:color w:val="FF0000"/>
              </w:rPr>
            </w:rPrChange>
          </w:rPr>
          <w:delText>take</w:delText>
        </w:r>
        <w:r w:rsidR="0043282C" w:rsidRPr="00ED19B0" w:rsidDel="00C319AA">
          <w:rPr>
            <w:rFonts w:ascii="Garamond" w:hAnsi="Garamond"/>
            <w:color w:val="2E74B5" w:themeColor="accent5" w:themeShade="BF"/>
            <w:rPrChange w:id="253" w:author="Michael Jennions" w:date="2020-08-04T23:16:00Z">
              <w:rPr>
                <w:rFonts w:ascii="Garamond" w:hAnsi="Garamond"/>
                <w:color w:val="FF0000"/>
              </w:rPr>
            </w:rPrChange>
          </w:rPr>
          <w:delText xml:space="preserve"> caution</w:delText>
        </w:r>
        <w:r w:rsidR="00FC1105" w:rsidRPr="00ED19B0" w:rsidDel="00C319AA">
          <w:rPr>
            <w:rFonts w:ascii="Garamond" w:hAnsi="Garamond"/>
            <w:color w:val="2E74B5" w:themeColor="accent5" w:themeShade="BF"/>
            <w:rPrChange w:id="254" w:author="Michael Jennions" w:date="2020-08-04T23:16:00Z">
              <w:rPr>
                <w:rFonts w:ascii="Garamond" w:hAnsi="Garamond"/>
                <w:color w:val="FF0000"/>
              </w:rPr>
            </w:rPrChange>
          </w:rPr>
          <w:delText xml:space="preserve"> when </w:delText>
        </w:r>
        <w:r w:rsidR="00607C49" w:rsidRPr="00ED19B0" w:rsidDel="00C319AA">
          <w:rPr>
            <w:rFonts w:ascii="Garamond" w:hAnsi="Garamond"/>
            <w:color w:val="2E74B5" w:themeColor="accent5" w:themeShade="BF"/>
            <w:rPrChange w:id="255" w:author="Michael Jennions" w:date="2020-08-04T23:16:00Z">
              <w:rPr>
                <w:rFonts w:ascii="Garamond" w:hAnsi="Garamond"/>
                <w:color w:val="FF0000"/>
              </w:rPr>
            </w:rPrChange>
          </w:rPr>
          <w:delText>discussing</w:delText>
        </w:r>
        <w:r w:rsidR="005F7710" w:rsidRPr="00ED19B0" w:rsidDel="00C319AA">
          <w:rPr>
            <w:rFonts w:ascii="Garamond" w:hAnsi="Garamond"/>
            <w:color w:val="2E74B5" w:themeColor="accent5" w:themeShade="BF"/>
            <w:rPrChange w:id="256" w:author="Michael Jennions" w:date="2020-08-04T23:16:00Z">
              <w:rPr>
                <w:rFonts w:ascii="Garamond" w:hAnsi="Garamond"/>
                <w:color w:val="FF0000"/>
              </w:rPr>
            </w:rPrChange>
          </w:rPr>
          <w:delText xml:space="preserve"> </w:delText>
        </w:r>
      </w:del>
      <w:r w:rsidR="00FC1105" w:rsidRPr="00ED19B0">
        <w:rPr>
          <w:rFonts w:ascii="Garamond" w:hAnsi="Garamond"/>
          <w:color w:val="2E74B5" w:themeColor="accent5" w:themeShade="BF"/>
          <w:rPrChange w:id="257" w:author="Michael Jennions" w:date="2020-08-04T23:16:00Z">
            <w:rPr>
              <w:rFonts w:ascii="Garamond" w:hAnsi="Garamond"/>
              <w:color w:val="FF0000"/>
            </w:rPr>
          </w:rPrChange>
        </w:rPr>
        <w:t xml:space="preserve">greater </w:t>
      </w:r>
      <w:del w:id="258" w:author="Michael Jennions" w:date="2020-08-04T23:32:00Z">
        <w:r w:rsidR="00FC1105" w:rsidRPr="00ED19B0" w:rsidDel="00C319AA">
          <w:rPr>
            <w:rFonts w:ascii="Garamond" w:hAnsi="Garamond"/>
            <w:color w:val="2E74B5" w:themeColor="accent5" w:themeShade="BF"/>
            <w:rPrChange w:id="259" w:author="Michael Jennions" w:date="2020-08-04T23:16:00Z">
              <w:rPr>
                <w:rFonts w:ascii="Garamond" w:hAnsi="Garamond"/>
                <w:color w:val="FF0000"/>
              </w:rPr>
            </w:rPrChange>
          </w:rPr>
          <w:delText xml:space="preserve">male </w:delText>
        </w:r>
      </w:del>
      <w:r w:rsidR="00FC1105" w:rsidRPr="00ED19B0">
        <w:rPr>
          <w:rFonts w:ascii="Garamond" w:hAnsi="Garamond"/>
          <w:color w:val="2E74B5" w:themeColor="accent5" w:themeShade="BF"/>
          <w:rPrChange w:id="260" w:author="Michael Jennions" w:date="2020-08-04T23:16:00Z">
            <w:rPr>
              <w:rFonts w:ascii="Garamond" w:hAnsi="Garamond"/>
              <w:color w:val="FF0000"/>
            </w:rPr>
          </w:rPrChange>
        </w:rPr>
        <w:t>variability</w:t>
      </w:r>
      <w:ins w:id="261" w:author="Michael Jennions" w:date="2020-08-04T23:32:00Z">
        <w:r w:rsidR="00C319AA">
          <w:rPr>
            <w:rFonts w:ascii="Garamond" w:hAnsi="Garamond"/>
            <w:color w:val="2E74B5" w:themeColor="accent5" w:themeShade="BF"/>
          </w:rPr>
          <w:t xml:space="preserve"> in men’s personality to biology.</w:t>
        </w:r>
      </w:ins>
    </w:p>
    <w:p w14:paraId="408D6F95" w14:textId="5E80058F" w:rsidR="000C6F77" w:rsidRPr="00ED19B0" w:rsidDel="00C319AA" w:rsidRDefault="00C319AA" w:rsidP="00B66C35">
      <w:pPr>
        <w:rPr>
          <w:del w:id="262" w:author="Michael Jennions" w:date="2020-08-04T23:32:00Z"/>
          <w:rFonts w:ascii="Garamond" w:hAnsi="Garamond"/>
          <w:color w:val="2E74B5" w:themeColor="accent5" w:themeShade="BF"/>
          <w:rPrChange w:id="263" w:author="Michael Jennions" w:date="2020-08-04T23:16:00Z">
            <w:rPr>
              <w:del w:id="264" w:author="Michael Jennions" w:date="2020-08-04T23:32:00Z"/>
              <w:rFonts w:ascii="Garamond" w:hAnsi="Garamond"/>
              <w:color w:val="FF0000"/>
            </w:rPr>
          </w:rPrChange>
        </w:rPr>
      </w:pPr>
      <w:ins w:id="265" w:author="Michael Jennions" w:date="2020-08-04T23:32:00Z">
        <w:r>
          <w:rPr>
            <w:rFonts w:ascii="Garamond" w:hAnsi="Garamond"/>
            <w:color w:val="2E74B5" w:themeColor="accent5" w:themeShade="BF"/>
          </w:rPr>
          <w:t xml:space="preserve"> </w:t>
        </w:r>
      </w:ins>
      <w:r w:rsidR="00FC1105" w:rsidRPr="00ED19B0">
        <w:rPr>
          <w:rFonts w:ascii="Garamond" w:hAnsi="Garamond"/>
          <w:color w:val="2E74B5" w:themeColor="accent5" w:themeShade="BF"/>
          <w:rPrChange w:id="266" w:author="Michael Jennions" w:date="2020-08-04T23:16:00Z">
            <w:rPr>
              <w:rFonts w:ascii="Garamond" w:hAnsi="Garamond"/>
              <w:color w:val="FF0000"/>
            </w:rPr>
          </w:rPrChange>
        </w:rPr>
        <w:t xml:space="preserve"> </w:t>
      </w:r>
      <w:del w:id="267" w:author="Michael Jennions" w:date="2020-08-04T23:32:00Z">
        <w:r w:rsidR="004A16EA" w:rsidRPr="00ED19B0" w:rsidDel="00C319AA">
          <w:rPr>
            <w:rFonts w:ascii="Garamond" w:hAnsi="Garamond"/>
            <w:color w:val="2E74B5" w:themeColor="accent5" w:themeShade="BF"/>
            <w:rPrChange w:id="268" w:author="Michael Jennions" w:date="2020-08-04T23:16:00Z">
              <w:rPr>
                <w:rFonts w:ascii="Garamond" w:hAnsi="Garamond"/>
                <w:color w:val="FF0000"/>
              </w:rPr>
            </w:rPrChange>
          </w:rPr>
          <w:delText>for</w:delText>
        </w:r>
        <w:r w:rsidR="00370CA8" w:rsidRPr="00ED19B0" w:rsidDel="00C319AA">
          <w:rPr>
            <w:rFonts w:ascii="Garamond" w:hAnsi="Garamond"/>
            <w:color w:val="2E74B5" w:themeColor="accent5" w:themeShade="BF"/>
            <w:rPrChange w:id="269" w:author="Michael Jennions" w:date="2020-08-04T23:16:00Z">
              <w:rPr>
                <w:rFonts w:ascii="Garamond" w:hAnsi="Garamond"/>
                <w:color w:val="FF0000"/>
              </w:rPr>
            </w:rPrChange>
          </w:rPr>
          <w:delText xml:space="preserve"> </w:delText>
        </w:r>
        <w:r w:rsidR="00FC1105" w:rsidRPr="00ED19B0" w:rsidDel="00C319AA">
          <w:rPr>
            <w:rFonts w:ascii="Garamond" w:hAnsi="Garamond"/>
            <w:color w:val="2E74B5" w:themeColor="accent5" w:themeShade="BF"/>
            <w:rPrChange w:id="270" w:author="Michael Jennions" w:date="2020-08-04T23:16:00Z">
              <w:rPr>
                <w:rFonts w:ascii="Garamond" w:hAnsi="Garamond"/>
                <w:color w:val="FF0000"/>
              </w:rPr>
            </w:rPrChange>
          </w:rPr>
          <w:delText xml:space="preserve">shared traits. </w:delText>
        </w:r>
        <w:r w:rsidR="00971059" w:rsidRPr="00ED19B0" w:rsidDel="00C319AA">
          <w:rPr>
            <w:rFonts w:ascii="Garamond" w:hAnsi="Garamond"/>
            <w:color w:val="2E74B5" w:themeColor="accent5" w:themeShade="BF"/>
            <w:rPrChange w:id="271" w:author="Michael Jennions" w:date="2020-08-04T23:16:00Z">
              <w:rPr>
                <w:rFonts w:ascii="Garamond" w:hAnsi="Garamond"/>
                <w:color w:val="FF0000"/>
              </w:rPr>
            </w:rPrChange>
          </w:rPr>
          <w:delText xml:space="preserve"> </w:delText>
        </w:r>
        <w:r w:rsidR="00656EC3" w:rsidRPr="00ED19B0" w:rsidDel="00C319AA">
          <w:rPr>
            <w:rFonts w:ascii="Garamond" w:hAnsi="Garamond"/>
            <w:color w:val="2E74B5" w:themeColor="accent5" w:themeShade="BF"/>
            <w:rPrChange w:id="272" w:author="Michael Jennions" w:date="2020-08-04T23:16:00Z">
              <w:rPr>
                <w:rFonts w:ascii="Garamond" w:hAnsi="Garamond"/>
                <w:color w:val="FF0000"/>
              </w:rPr>
            </w:rPrChange>
          </w:rPr>
          <w:delText xml:space="preserve"> </w:delText>
        </w:r>
        <w:r w:rsidR="00E16CA7" w:rsidRPr="00ED19B0" w:rsidDel="00C319AA">
          <w:rPr>
            <w:rFonts w:ascii="Garamond" w:hAnsi="Garamond"/>
            <w:color w:val="2E74B5" w:themeColor="accent5" w:themeShade="BF"/>
            <w:rPrChange w:id="273" w:author="Michael Jennions" w:date="2020-08-04T23:16:00Z">
              <w:rPr>
                <w:rFonts w:ascii="Garamond" w:hAnsi="Garamond"/>
                <w:color w:val="FF0000"/>
              </w:rPr>
            </w:rPrChange>
          </w:rPr>
          <w:delText xml:space="preserve">  </w:delText>
        </w:r>
        <w:r w:rsidR="00971059" w:rsidRPr="00ED19B0" w:rsidDel="00C319AA">
          <w:rPr>
            <w:rFonts w:ascii="Garamond" w:hAnsi="Garamond"/>
            <w:color w:val="2E74B5" w:themeColor="accent5" w:themeShade="BF"/>
            <w:rPrChange w:id="274" w:author="Michael Jennions" w:date="2020-08-04T23:16:00Z">
              <w:rPr>
                <w:rFonts w:ascii="Garamond" w:hAnsi="Garamond"/>
                <w:color w:val="FF0000"/>
              </w:rPr>
            </w:rPrChange>
          </w:rPr>
          <w:delText xml:space="preserve"> </w:delText>
        </w:r>
      </w:del>
    </w:p>
    <w:p w14:paraId="56FADBDD" w14:textId="77777777" w:rsidR="003B6C41" w:rsidRPr="00ED19B0" w:rsidRDefault="003B6C41" w:rsidP="000C6F77">
      <w:pPr>
        <w:rPr>
          <w:rFonts w:ascii="Garamond" w:hAnsi="Garamond"/>
          <w:b/>
          <w:color w:val="2E74B5" w:themeColor="accent5" w:themeShade="BF"/>
          <w:rPrChange w:id="275" w:author="Michael Jennions" w:date="2020-08-04T23:16:00Z">
            <w:rPr>
              <w:rFonts w:ascii="Garamond" w:hAnsi="Garamond"/>
              <w:b/>
              <w:color w:val="FF0000"/>
            </w:rPr>
          </w:rPrChange>
        </w:rPr>
      </w:pPr>
    </w:p>
    <w:p w14:paraId="24E6FAC6" w14:textId="4827F922" w:rsidR="000C6F77" w:rsidRPr="00814634" w:rsidRDefault="000C6F77" w:rsidP="000C6F77">
      <w:pPr>
        <w:rPr>
          <w:rFonts w:ascii="Garamond" w:hAnsi="Garamond"/>
          <w:b/>
          <w:color w:val="FF0000"/>
        </w:rPr>
      </w:pPr>
      <w:r w:rsidRPr="00814634">
        <w:rPr>
          <w:rFonts w:ascii="Garamond" w:hAnsi="Garamond"/>
          <w:b/>
          <w:color w:val="FF0000"/>
        </w:rPr>
        <w:t>Introduction</w:t>
      </w:r>
    </w:p>
    <w:p w14:paraId="574EFBE6" w14:textId="496B2B29" w:rsidR="000C6F77" w:rsidRPr="00814634" w:rsidDel="007A2CB3" w:rsidRDefault="000C6F77" w:rsidP="000C6F77">
      <w:pPr>
        <w:rPr>
          <w:del w:id="276" w:author="Michael Jennions" w:date="2020-08-05T00:24:00Z"/>
          <w:rFonts w:ascii="Garamond" w:hAnsi="Garamond"/>
          <w:i/>
          <w:color w:val="FF0000"/>
        </w:rPr>
      </w:pPr>
    </w:p>
    <w:p w14:paraId="20BF7BC9" w14:textId="6B982E40" w:rsidR="00F2094A" w:rsidRDefault="00370960" w:rsidP="000C6F77">
      <w:pPr>
        <w:rPr>
          <w:ins w:id="277" w:author="Michael Jennions" w:date="2020-08-05T00:17:00Z"/>
          <w:rFonts w:ascii="Garamond" w:hAnsi="Garamond"/>
          <w:i/>
          <w:color w:val="FF0000"/>
        </w:rPr>
      </w:pPr>
      <w:del w:id="278" w:author="Michael Jennions" w:date="2020-08-05T00:24:00Z">
        <w:r w:rsidRPr="00814634" w:rsidDel="007A2CB3">
          <w:rPr>
            <w:rFonts w:ascii="Garamond" w:hAnsi="Garamond"/>
            <w:i/>
            <w:color w:val="FF0000"/>
          </w:rPr>
          <w:delText>These first two paragraphs just won’t work no matter what I try to write  – help!</w:delText>
        </w:r>
      </w:del>
    </w:p>
    <w:p w14:paraId="025335AD" w14:textId="0C5C26B5" w:rsidR="00F2094A" w:rsidRPr="005B29D7" w:rsidDel="00F2094A" w:rsidRDefault="00F2094A">
      <w:pPr>
        <w:rPr>
          <w:del w:id="279" w:author="Michael Jennions" w:date="2020-08-05T00:17:00Z"/>
          <w:rFonts w:ascii="Garamond" w:hAnsi="Garamond"/>
          <w:color w:val="2E74B5" w:themeColor="accent5" w:themeShade="BF"/>
          <w:rPrChange w:id="280" w:author="Michael Jennions" w:date="2020-08-05T00:36:00Z">
            <w:rPr>
              <w:del w:id="281" w:author="Michael Jennions" w:date="2020-08-05T00:17:00Z"/>
              <w:rFonts w:ascii="Garamond" w:hAnsi="Garamond"/>
              <w:i/>
              <w:color w:val="FF0000"/>
            </w:rPr>
          </w:rPrChange>
        </w:rPr>
      </w:pPr>
      <w:ins w:id="282" w:author="Michael Jennions" w:date="2020-08-05T00:18:00Z">
        <w:r w:rsidRPr="005B29D7">
          <w:rPr>
            <w:rFonts w:ascii="Garamond" w:hAnsi="Garamond"/>
            <w:color w:val="2E74B5" w:themeColor="accent5" w:themeShade="BF"/>
            <w:rPrChange w:id="283" w:author="Michael Jennions" w:date="2020-08-05T00:36:00Z">
              <w:rPr>
                <w:rFonts w:ascii="Garamond" w:hAnsi="Garamond"/>
                <w:color w:val="FF0000"/>
              </w:rPr>
            </w:rPrChange>
          </w:rPr>
          <w:t xml:space="preserve">There have been </w:t>
        </w:r>
      </w:ins>
      <w:ins w:id="284" w:author="Michael Jennions" w:date="2020-08-05T01:00:00Z">
        <w:r w:rsidR="0068698A">
          <w:rPr>
            <w:rFonts w:ascii="Garamond" w:hAnsi="Garamond"/>
            <w:color w:val="2E74B5" w:themeColor="accent5" w:themeShade="BF"/>
          </w:rPr>
          <w:t>numerous</w:t>
        </w:r>
      </w:ins>
      <w:ins w:id="285" w:author="Michael Jennions" w:date="2020-08-05T00:18:00Z">
        <w:r w:rsidRPr="005B29D7">
          <w:rPr>
            <w:rFonts w:ascii="Garamond" w:hAnsi="Garamond"/>
            <w:color w:val="2E74B5" w:themeColor="accent5" w:themeShade="BF"/>
            <w:rPrChange w:id="286" w:author="Michael Jennions" w:date="2020-08-05T00:36:00Z">
              <w:rPr>
                <w:rFonts w:ascii="Garamond" w:hAnsi="Garamond"/>
                <w:color w:val="FF0000"/>
              </w:rPr>
            </w:rPrChange>
          </w:rPr>
          <w:t xml:space="preserve"> studies </w:t>
        </w:r>
      </w:ins>
      <w:ins w:id="287" w:author="Michael Jennions" w:date="2020-08-05T00:29:00Z">
        <w:r w:rsidR="003B4F11" w:rsidRPr="005B29D7">
          <w:rPr>
            <w:rFonts w:ascii="Garamond" w:hAnsi="Garamond"/>
            <w:color w:val="2E74B5" w:themeColor="accent5" w:themeShade="BF"/>
            <w:rPrChange w:id="288" w:author="Michael Jennions" w:date="2020-08-05T00:36:00Z">
              <w:rPr>
                <w:rFonts w:ascii="Garamond" w:hAnsi="Garamond"/>
                <w:color w:val="FF0000"/>
              </w:rPr>
            </w:rPrChange>
          </w:rPr>
          <w:t>quantifying</w:t>
        </w:r>
      </w:ins>
      <w:ins w:id="289" w:author="Michael Jennions" w:date="2020-08-05T00:18:00Z">
        <w:r w:rsidRPr="005B29D7">
          <w:rPr>
            <w:rFonts w:ascii="Garamond" w:hAnsi="Garamond"/>
            <w:color w:val="2E74B5" w:themeColor="accent5" w:themeShade="BF"/>
            <w:rPrChange w:id="290" w:author="Michael Jennions" w:date="2020-08-05T00:36:00Z">
              <w:rPr>
                <w:rFonts w:ascii="Garamond" w:hAnsi="Garamond"/>
                <w:color w:val="FF0000"/>
              </w:rPr>
            </w:rPrChange>
          </w:rPr>
          <w:t xml:space="preserve"> </w:t>
        </w:r>
      </w:ins>
      <w:ins w:id="291" w:author="Michael Jennions" w:date="2020-08-05T00:28:00Z">
        <w:r w:rsidR="003B4F11" w:rsidRPr="005B29D7">
          <w:rPr>
            <w:rFonts w:ascii="Garamond" w:hAnsi="Garamond"/>
            <w:color w:val="2E74B5" w:themeColor="accent5" w:themeShade="BF"/>
            <w:rPrChange w:id="292" w:author="Michael Jennions" w:date="2020-08-05T00:36:00Z">
              <w:rPr>
                <w:rFonts w:ascii="Garamond" w:hAnsi="Garamond"/>
                <w:color w:val="FF0000"/>
              </w:rPr>
            </w:rPrChange>
          </w:rPr>
          <w:t xml:space="preserve">the </w:t>
        </w:r>
      </w:ins>
      <w:ins w:id="293" w:author="Michael Jennions" w:date="2020-08-05T00:24:00Z">
        <w:r w:rsidR="003B4F11" w:rsidRPr="005B29D7">
          <w:rPr>
            <w:rFonts w:ascii="Garamond" w:hAnsi="Garamond"/>
            <w:color w:val="2E74B5" w:themeColor="accent5" w:themeShade="BF"/>
            <w:rPrChange w:id="294" w:author="Michael Jennions" w:date="2020-08-05T00:36:00Z">
              <w:rPr>
                <w:rFonts w:ascii="Garamond" w:hAnsi="Garamond"/>
                <w:color w:val="FF0000"/>
              </w:rPr>
            </w:rPrChange>
          </w:rPr>
          <w:t xml:space="preserve">average </w:t>
        </w:r>
      </w:ins>
      <w:ins w:id="295" w:author="Michael Jennions" w:date="2020-08-05T00:18:00Z">
        <w:r w:rsidRPr="005B29D7">
          <w:rPr>
            <w:rFonts w:ascii="Garamond" w:hAnsi="Garamond"/>
            <w:color w:val="2E74B5" w:themeColor="accent5" w:themeShade="BF"/>
            <w:rPrChange w:id="296" w:author="Michael Jennions" w:date="2020-08-05T00:36:00Z">
              <w:rPr>
                <w:rFonts w:ascii="Garamond" w:hAnsi="Garamond"/>
                <w:color w:val="FF0000"/>
              </w:rPr>
            </w:rPrChange>
          </w:rPr>
          <w:t>differences between men and women in their morphology</w:t>
        </w:r>
      </w:ins>
      <w:ins w:id="297" w:author="Michael Jennions" w:date="2020-08-05T00:20:00Z">
        <w:r w:rsidRPr="005B29D7">
          <w:rPr>
            <w:rFonts w:ascii="Garamond" w:hAnsi="Garamond"/>
            <w:color w:val="2E74B5" w:themeColor="accent5" w:themeShade="BF"/>
            <w:rPrChange w:id="298" w:author="Michael Jennions" w:date="2020-08-05T00:36:00Z">
              <w:rPr>
                <w:rFonts w:ascii="Garamond" w:hAnsi="Garamond"/>
                <w:color w:val="FF0000"/>
              </w:rPr>
            </w:rPrChange>
          </w:rPr>
          <w:t xml:space="preserve"> and </w:t>
        </w:r>
      </w:ins>
      <w:commentRangeStart w:id="299"/>
      <w:ins w:id="300" w:author="Michael Jennions" w:date="2020-08-05T00:18:00Z">
        <w:r w:rsidRPr="005B29D7">
          <w:rPr>
            <w:rFonts w:ascii="Garamond" w:hAnsi="Garamond"/>
            <w:color w:val="2E74B5" w:themeColor="accent5" w:themeShade="BF"/>
            <w:rPrChange w:id="301" w:author="Michael Jennions" w:date="2020-08-05T00:36:00Z">
              <w:rPr>
                <w:rFonts w:ascii="Garamond" w:hAnsi="Garamond"/>
                <w:color w:val="FF0000"/>
              </w:rPr>
            </w:rPrChange>
          </w:rPr>
          <w:t>physiolog</w:t>
        </w:r>
      </w:ins>
      <w:ins w:id="302" w:author="Michael Jennions" w:date="2020-08-05T00:20:00Z">
        <w:r w:rsidRPr="005B29D7">
          <w:rPr>
            <w:rFonts w:ascii="Garamond" w:hAnsi="Garamond"/>
            <w:color w:val="2E74B5" w:themeColor="accent5" w:themeShade="BF"/>
            <w:rPrChange w:id="303" w:author="Michael Jennions" w:date="2020-08-05T00:36:00Z">
              <w:rPr>
                <w:rFonts w:ascii="Garamond" w:hAnsi="Garamond"/>
                <w:color w:val="FF0000"/>
              </w:rPr>
            </w:rPrChange>
          </w:rPr>
          <w:t>y</w:t>
        </w:r>
      </w:ins>
      <w:commentRangeEnd w:id="299"/>
      <w:ins w:id="304" w:author="Michael Jennions" w:date="2020-08-05T00:30:00Z">
        <w:r w:rsidR="003B4F11" w:rsidRPr="005B29D7">
          <w:rPr>
            <w:rStyle w:val="CommentReference"/>
            <w:color w:val="2E74B5" w:themeColor="accent5" w:themeShade="BF"/>
            <w:rPrChange w:id="305" w:author="Michael Jennions" w:date="2020-08-05T00:36:00Z">
              <w:rPr>
                <w:rStyle w:val="CommentReference"/>
              </w:rPr>
            </w:rPrChange>
          </w:rPr>
          <w:commentReference w:id="299"/>
        </w:r>
      </w:ins>
      <w:ins w:id="306" w:author="Michael Jennions" w:date="2020-08-05T00:20:00Z">
        <w:r w:rsidRPr="005B29D7">
          <w:rPr>
            <w:rFonts w:ascii="Garamond" w:hAnsi="Garamond"/>
            <w:color w:val="2E74B5" w:themeColor="accent5" w:themeShade="BF"/>
            <w:rPrChange w:id="307" w:author="Michael Jennions" w:date="2020-08-05T00:36:00Z">
              <w:rPr>
                <w:rFonts w:ascii="Garamond" w:hAnsi="Garamond"/>
                <w:color w:val="FF0000"/>
              </w:rPr>
            </w:rPrChange>
          </w:rPr>
          <w:t xml:space="preserve">. In addition, and </w:t>
        </w:r>
      </w:ins>
      <w:ins w:id="308" w:author="Michael Jennions" w:date="2020-08-05T00:21:00Z">
        <w:r w:rsidRPr="005B29D7">
          <w:rPr>
            <w:rFonts w:ascii="Garamond" w:hAnsi="Garamond"/>
            <w:color w:val="2E74B5" w:themeColor="accent5" w:themeShade="BF"/>
            <w:rPrChange w:id="309" w:author="Michael Jennions" w:date="2020-08-05T00:36:00Z">
              <w:rPr>
                <w:rFonts w:ascii="Garamond" w:hAnsi="Garamond"/>
                <w:color w:val="FF0000"/>
              </w:rPr>
            </w:rPrChange>
          </w:rPr>
          <w:t xml:space="preserve">more controversially, many studies have tested for sex differences in behaviour and the underlying </w:t>
        </w:r>
      </w:ins>
      <w:ins w:id="310" w:author="Michael Jennions" w:date="2020-08-05T00:19:00Z">
        <w:r w:rsidRPr="005B29D7">
          <w:rPr>
            <w:rFonts w:ascii="Garamond" w:hAnsi="Garamond"/>
            <w:color w:val="2E74B5" w:themeColor="accent5" w:themeShade="BF"/>
            <w:rPrChange w:id="311" w:author="Michael Jennions" w:date="2020-08-05T00:36:00Z">
              <w:rPr>
                <w:rFonts w:ascii="Garamond" w:hAnsi="Garamond"/>
                <w:color w:val="FF0000"/>
              </w:rPr>
            </w:rPrChange>
          </w:rPr>
          <w:t xml:space="preserve">cognitive abilities, intelligence and </w:t>
        </w:r>
      </w:ins>
      <w:ins w:id="312" w:author="Michael Jennions" w:date="2020-08-05T00:21:00Z">
        <w:r w:rsidRPr="005B29D7">
          <w:rPr>
            <w:rFonts w:ascii="Garamond" w:hAnsi="Garamond"/>
            <w:color w:val="2E74B5" w:themeColor="accent5" w:themeShade="BF"/>
            <w:rPrChange w:id="313" w:author="Michael Jennions" w:date="2020-08-05T00:36:00Z">
              <w:rPr>
                <w:rFonts w:ascii="Garamond" w:hAnsi="Garamond"/>
                <w:color w:val="FF0000"/>
              </w:rPr>
            </w:rPrChange>
          </w:rPr>
          <w:t xml:space="preserve">personalities </w:t>
        </w:r>
      </w:ins>
      <w:ins w:id="314" w:author="Michael Jennions" w:date="2020-08-05T00:22:00Z">
        <w:r w:rsidRPr="005B29D7">
          <w:rPr>
            <w:rFonts w:ascii="Garamond" w:hAnsi="Garamond"/>
            <w:color w:val="2E74B5" w:themeColor="accent5" w:themeShade="BF"/>
            <w:rPrChange w:id="315" w:author="Michael Jennions" w:date="2020-08-05T00:36:00Z">
              <w:rPr>
                <w:rFonts w:ascii="Garamond" w:hAnsi="Garamond"/>
                <w:color w:val="FF0000"/>
              </w:rPr>
            </w:rPrChange>
          </w:rPr>
          <w:t xml:space="preserve">of men and women. </w:t>
        </w:r>
      </w:ins>
      <w:ins w:id="316" w:author="Michael Jennions" w:date="2020-08-05T00:33:00Z">
        <w:r w:rsidR="003B4F11" w:rsidRPr="005B29D7">
          <w:rPr>
            <w:rFonts w:ascii="Garamond" w:hAnsi="Garamond"/>
            <w:color w:val="2E74B5" w:themeColor="accent5" w:themeShade="BF"/>
            <w:rPrChange w:id="317" w:author="Michael Jennions" w:date="2020-08-05T00:36:00Z">
              <w:rPr>
                <w:rFonts w:ascii="Garamond" w:hAnsi="Garamond"/>
                <w:color w:val="FF0000"/>
              </w:rPr>
            </w:rPrChange>
          </w:rPr>
          <w:t xml:space="preserve">In contrast, </w:t>
        </w:r>
      </w:ins>
      <w:ins w:id="318" w:author="Michael Jennions" w:date="2020-08-05T00:34:00Z">
        <w:r w:rsidR="005B29D7" w:rsidRPr="005B29D7">
          <w:rPr>
            <w:rFonts w:ascii="Garamond" w:hAnsi="Garamond"/>
            <w:color w:val="2E74B5" w:themeColor="accent5" w:themeShade="BF"/>
            <w:rPrChange w:id="319" w:author="Michael Jennions" w:date="2020-08-05T00:36:00Z">
              <w:rPr>
                <w:rFonts w:ascii="Garamond" w:hAnsi="Garamond"/>
                <w:color w:val="FF0000"/>
              </w:rPr>
            </w:rPrChange>
          </w:rPr>
          <w:t>far less</w:t>
        </w:r>
      </w:ins>
      <w:ins w:id="320" w:author="Michael Jennions" w:date="2020-08-05T00:33:00Z">
        <w:r w:rsidR="003B4F11" w:rsidRPr="005B29D7">
          <w:rPr>
            <w:rFonts w:ascii="Garamond" w:hAnsi="Garamond"/>
            <w:color w:val="2E74B5" w:themeColor="accent5" w:themeShade="BF"/>
            <w:rPrChange w:id="321" w:author="Michael Jennions" w:date="2020-08-05T00:36:00Z">
              <w:rPr>
                <w:rFonts w:ascii="Garamond" w:hAnsi="Garamond"/>
                <w:color w:val="FF0000"/>
              </w:rPr>
            </w:rPrChange>
          </w:rPr>
          <w:t xml:space="preserve"> </w:t>
        </w:r>
      </w:ins>
      <w:ins w:id="322" w:author="Michael Jennions" w:date="2020-08-05T00:22:00Z">
        <w:r w:rsidRPr="005B29D7">
          <w:rPr>
            <w:rFonts w:ascii="Garamond" w:hAnsi="Garamond"/>
            <w:color w:val="2E74B5" w:themeColor="accent5" w:themeShade="BF"/>
            <w:rPrChange w:id="323" w:author="Michael Jennions" w:date="2020-08-05T00:36:00Z">
              <w:rPr>
                <w:rFonts w:ascii="Garamond" w:hAnsi="Garamond"/>
                <w:color w:val="FF0000"/>
              </w:rPr>
            </w:rPrChange>
          </w:rPr>
          <w:t xml:space="preserve">attention </w:t>
        </w:r>
      </w:ins>
      <w:ins w:id="324" w:author="Michael Jennions" w:date="2020-08-05T01:00:00Z">
        <w:r w:rsidR="0068698A">
          <w:rPr>
            <w:rFonts w:ascii="Garamond" w:hAnsi="Garamond"/>
            <w:color w:val="2E74B5" w:themeColor="accent5" w:themeShade="BF"/>
          </w:rPr>
          <w:t>is</w:t>
        </w:r>
      </w:ins>
      <w:ins w:id="325" w:author="Michael Jennions" w:date="2020-08-05T00:22:00Z">
        <w:r w:rsidRPr="005B29D7">
          <w:rPr>
            <w:rFonts w:ascii="Garamond" w:hAnsi="Garamond"/>
            <w:color w:val="2E74B5" w:themeColor="accent5" w:themeShade="BF"/>
            <w:rPrChange w:id="326" w:author="Michael Jennions" w:date="2020-08-05T00:36:00Z">
              <w:rPr>
                <w:rFonts w:ascii="Garamond" w:hAnsi="Garamond"/>
                <w:color w:val="FF0000"/>
              </w:rPr>
            </w:rPrChange>
          </w:rPr>
          <w:t xml:space="preserve"> given to documenting </w:t>
        </w:r>
      </w:ins>
      <w:ins w:id="327" w:author="Michael Jennions" w:date="2020-08-05T00:40:00Z">
        <w:r w:rsidR="00B86258">
          <w:rPr>
            <w:rFonts w:ascii="Garamond" w:hAnsi="Garamond"/>
            <w:color w:val="2E74B5" w:themeColor="accent5" w:themeShade="BF"/>
          </w:rPr>
          <w:t xml:space="preserve">sex </w:t>
        </w:r>
      </w:ins>
      <w:ins w:id="328" w:author="Michael Jennions" w:date="2020-08-05T00:22:00Z">
        <w:r w:rsidRPr="005B29D7">
          <w:rPr>
            <w:rFonts w:ascii="Garamond" w:hAnsi="Garamond"/>
            <w:color w:val="2E74B5" w:themeColor="accent5" w:themeShade="BF"/>
            <w:rPrChange w:id="329" w:author="Michael Jennions" w:date="2020-08-05T00:36:00Z">
              <w:rPr>
                <w:rFonts w:ascii="Garamond" w:hAnsi="Garamond"/>
                <w:color w:val="FF0000"/>
              </w:rPr>
            </w:rPrChange>
          </w:rPr>
          <w:t xml:space="preserve">differences in variability </w:t>
        </w:r>
      </w:ins>
      <w:ins w:id="330" w:author="Michael Jennions" w:date="2020-08-05T00:33:00Z">
        <w:r w:rsidR="003B4F11" w:rsidRPr="005B29D7">
          <w:rPr>
            <w:rFonts w:ascii="Garamond" w:hAnsi="Garamond"/>
            <w:color w:val="2E74B5" w:themeColor="accent5" w:themeShade="BF"/>
            <w:rPrChange w:id="331" w:author="Michael Jennions" w:date="2020-08-05T00:36:00Z">
              <w:rPr>
                <w:rFonts w:ascii="Garamond" w:hAnsi="Garamond"/>
                <w:color w:val="FF0000"/>
              </w:rPr>
            </w:rPrChange>
          </w:rPr>
          <w:t xml:space="preserve">among individuals </w:t>
        </w:r>
      </w:ins>
      <w:ins w:id="332" w:author="Michael Jennions" w:date="2020-08-05T00:34:00Z">
        <w:r w:rsidR="005B29D7" w:rsidRPr="005B29D7">
          <w:rPr>
            <w:rFonts w:ascii="Garamond" w:hAnsi="Garamond"/>
            <w:color w:val="2E74B5" w:themeColor="accent5" w:themeShade="BF"/>
            <w:rPrChange w:id="333" w:author="Michael Jennions" w:date="2020-08-05T00:36:00Z">
              <w:rPr>
                <w:rFonts w:ascii="Garamond" w:hAnsi="Garamond"/>
                <w:color w:val="FF0000"/>
              </w:rPr>
            </w:rPrChange>
          </w:rPr>
          <w:t xml:space="preserve">in their </w:t>
        </w:r>
      </w:ins>
      <w:ins w:id="334" w:author="Michael Jennions" w:date="2020-08-05T00:28:00Z">
        <w:r w:rsidR="003B4F11" w:rsidRPr="005B29D7">
          <w:rPr>
            <w:rFonts w:ascii="Garamond" w:hAnsi="Garamond"/>
            <w:color w:val="2E74B5" w:themeColor="accent5" w:themeShade="BF"/>
            <w:rPrChange w:id="335" w:author="Michael Jennions" w:date="2020-08-05T00:36:00Z">
              <w:rPr>
                <w:rFonts w:ascii="Garamond" w:hAnsi="Garamond"/>
                <w:color w:val="FF0000"/>
              </w:rPr>
            </w:rPrChange>
          </w:rPr>
          <w:t xml:space="preserve">morphological and physiological </w:t>
        </w:r>
      </w:ins>
      <w:ins w:id="336" w:author="Michael Jennions" w:date="2020-08-05T00:22:00Z">
        <w:r w:rsidRPr="005B29D7">
          <w:rPr>
            <w:rFonts w:ascii="Garamond" w:hAnsi="Garamond"/>
            <w:color w:val="2E74B5" w:themeColor="accent5" w:themeShade="BF"/>
            <w:rPrChange w:id="337" w:author="Michael Jennions" w:date="2020-08-05T00:36:00Z">
              <w:rPr>
                <w:rFonts w:ascii="Garamond" w:hAnsi="Garamond"/>
                <w:color w:val="FF0000"/>
              </w:rPr>
            </w:rPrChange>
          </w:rPr>
          <w:t>traits</w:t>
        </w:r>
      </w:ins>
      <w:ins w:id="338" w:author="Michael Jennions" w:date="2020-08-05T00:26:00Z">
        <w:r w:rsidR="003B4F11" w:rsidRPr="005B29D7">
          <w:rPr>
            <w:rFonts w:ascii="Garamond" w:hAnsi="Garamond"/>
            <w:color w:val="2E74B5" w:themeColor="accent5" w:themeShade="BF"/>
            <w:rPrChange w:id="339" w:author="Michael Jennions" w:date="2020-08-05T00:36:00Z">
              <w:rPr>
                <w:rFonts w:ascii="Garamond" w:hAnsi="Garamond"/>
                <w:color w:val="FF0000"/>
              </w:rPr>
            </w:rPrChange>
          </w:rPr>
          <w:t>, although some studies have done so</w:t>
        </w:r>
      </w:ins>
      <w:ins w:id="340" w:author="Michael Jennions" w:date="2020-08-05T00:27:00Z">
        <w:r w:rsidR="003B4F11" w:rsidRPr="005B29D7">
          <w:rPr>
            <w:rFonts w:ascii="Garamond" w:hAnsi="Garamond"/>
            <w:color w:val="2E74B5" w:themeColor="accent5" w:themeShade="BF"/>
            <w:rPrChange w:id="341" w:author="Michael Jennions" w:date="2020-08-05T00:36:00Z">
              <w:rPr>
                <w:rFonts w:ascii="Garamond" w:hAnsi="Garamond"/>
                <w:color w:val="FF0000"/>
              </w:rPr>
            </w:rPrChange>
          </w:rPr>
          <w:t xml:space="preserve"> (</w:t>
        </w:r>
      </w:ins>
      <w:ins w:id="342" w:author="Michael Jennions" w:date="2020-08-05T01:24:00Z">
        <w:r w:rsidR="00CE5ACE">
          <w:rPr>
            <w:rFonts w:ascii="Garamond" w:hAnsi="Garamond"/>
            <w:color w:val="2E74B5" w:themeColor="accent5" w:themeShade="BF"/>
          </w:rPr>
          <w:t>but see</w:t>
        </w:r>
      </w:ins>
    </w:p>
    <w:p w14:paraId="3934D08B" w14:textId="62D89B5A" w:rsidR="005B29D7" w:rsidRPr="005B29D7" w:rsidRDefault="009A1BC7">
      <w:pPr>
        <w:rPr>
          <w:ins w:id="343" w:author="Michael Jennions" w:date="2020-08-05T00:36:00Z"/>
          <w:rFonts w:ascii="Garamond" w:hAnsi="Garamond"/>
          <w:color w:val="2E74B5" w:themeColor="accent5" w:themeShade="BF"/>
          <w:rPrChange w:id="344" w:author="Michael Jennions" w:date="2020-08-05T00:36:00Z">
            <w:rPr>
              <w:ins w:id="345" w:author="Michael Jennions" w:date="2020-08-05T00:36:00Z"/>
              <w:rFonts w:ascii="Garamond" w:hAnsi="Garamond"/>
              <w:color w:val="FF0000"/>
            </w:rPr>
          </w:rPrChange>
        </w:rPr>
      </w:pPr>
      <w:moveFromRangeStart w:id="346" w:author="Michael Jennions" w:date="2020-08-05T00:24:00Z" w:name="move47479458"/>
      <w:moveFrom w:id="347" w:author="Michael Jennions" w:date="2020-08-05T00:24:00Z">
        <w:del w:id="348" w:author="Michael Jennions" w:date="2020-08-05T00:26:00Z">
          <w:r w:rsidRPr="005B29D7" w:rsidDel="003B4F11">
            <w:rPr>
              <w:rFonts w:ascii="Garamond" w:hAnsi="Garamond"/>
              <w:color w:val="2E74B5" w:themeColor="accent5" w:themeShade="BF"/>
              <w:rPrChange w:id="349" w:author="Michael Jennions" w:date="2020-08-05T00:36:00Z">
                <w:rPr>
                  <w:rFonts w:ascii="Garamond" w:hAnsi="Garamond"/>
                  <w:color w:val="FF0000"/>
                </w:rPr>
              </w:rPrChange>
            </w:rPr>
            <w:delText xml:space="preserve">That males are more variable than females is a trend observed across the animal kingdom, consistent with the ‘greater male variability’ hypothesis. Male-biased variability than females across a range of behavioural, physiological and morphological traits (Pomiankowski &amp; Møller 1995). </w:delText>
          </w:r>
        </w:del>
      </w:moveFrom>
      <w:moveFromRangeEnd w:id="346"/>
      <w:del w:id="350" w:author="Michael Jennions" w:date="2020-08-05T00:26:00Z">
        <w:r w:rsidRPr="005B29D7" w:rsidDel="003B4F11">
          <w:rPr>
            <w:rFonts w:ascii="Garamond" w:hAnsi="Garamond"/>
            <w:color w:val="2E74B5" w:themeColor="accent5" w:themeShade="BF"/>
            <w:rPrChange w:id="351" w:author="Michael Jennions" w:date="2020-08-05T00:36:00Z">
              <w:rPr>
                <w:rFonts w:ascii="Garamond" w:hAnsi="Garamond"/>
                <w:color w:val="FF0000"/>
              </w:rPr>
            </w:rPrChange>
          </w:rPr>
          <w:delText xml:space="preserve">In humans, male-biased </w:delText>
        </w:r>
      </w:del>
      <w:del w:id="352" w:author="Michael Jennions" w:date="2020-08-05T00:27:00Z">
        <w:r w:rsidRPr="005B29D7" w:rsidDel="003B4F11">
          <w:rPr>
            <w:rFonts w:ascii="Garamond" w:hAnsi="Garamond"/>
            <w:color w:val="2E74B5" w:themeColor="accent5" w:themeShade="BF"/>
            <w:rPrChange w:id="353" w:author="Michael Jennions" w:date="2020-08-05T00:36:00Z">
              <w:rPr>
                <w:rFonts w:ascii="Garamond" w:hAnsi="Garamond"/>
                <w:color w:val="FF0000"/>
              </w:rPr>
            </w:rPrChange>
          </w:rPr>
          <w:delText xml:space="preserve">sex differences in variability have been </w:delText>
        </w:r>
      </w:del>
      <w:ins w:id="354" w:author="Michael Jennions" w:date="2020-08-05T00:27:00Z">
        <w:r w:rsidR="003B4F11" w:rsidRPr="005B29D7">
          <w:rPr>
            <w:rFonts w:ascii="Garamond" w:hAnsi="Garamond"/>
            <w:color w:val="2E74B5" w:themeColor="accent5" w:themeShade="BF"/>
            <w:rPrChange w:id="355" w:author="Michael Jennions" w:date="2020-08-05T00:36:00Z">
              <w:rPr>
                <w:rFonts w:ascii="Garamond" w:hAnsi="Garamond"/>
                <w:color w:val="FF0000"/>
              </w:rPr>
            </w:rPrChange>
          </w:rPr>
          <w:t xml:space="preserve"> </w:t>
        </w:r>
        <w:r w:rsidR="003B4F11" w:rsidRPr="005B29D7">
          <w:rPr>
            <w:rFonts w:ascii="Garamond" w:hAnsi="Garamond"/>
            <w:color w:val="2E74B5" w:themeColor="accent5" w:themeShade="BF"/>
            <w:rPrChange w:id="356" w:author="Michael Jennions" w:date="2020-08-05T00:36:00Z">
              <w:rPr>
                <w:rFonts w:ascii="Garamond" w:hAnsi="Garamond"/>
                <w:color w:val="FF0000"/>
              </w:rPr>
            </w:rPrChange>
          </w:rPr>
          <w:fldChar w:fldCharType="begin" w:fldLock="1"/>
        </w:r>
        <w:r w:rsidR="003B4F11" w:rsidRPr="005B29D7">
          <w:rPr>
            <w:rFonts w:ascii="Garamond" w:hAnsi="Garamond"/>
            <w:color w:val="2E74B5" w:themeColor="accent5" w:themeShade="BF"/>
            <w:rPrChange w:id="357" w:author="Michael Jennions" w:date="2020-08-05T00:36:00Z">
              <w:rPr>
                <w:rFonts w:ascii="Garamond" w:hAnsi="Garamond"/>
                <w:color w:val="FF0000"/>
              </w:rPr>
            </w:rPrChange>
          </w:rPr>
          <w:instrText>ADDIN CSL_CITATION {"citationItems":[{"id":"ITEM-1","itemData":{"DOI":"10.1002/dev.20358","ISSN":"00121630","abstract":"Human studies of intrasex variability have shown that males are intellectually more variable. Here we have performed retrospective statistical analysis of human intrasex variability in several different properties and performances that are unrelated or indirectly related to intelligence: (a) birth weights of nearly 48,000 babies (Medical Birth Registry of Norway); (b) adult weight, height, body mass index and blood parameters of more than 2,700 adults aged 18-90 (NORIP); (c) physical performance in the 60 meter dash event of 575 junior high school students; and (d) psychological performance reflected by the results of more than 222,000 undergraduate university examination grades (LIST). For all characteristics, the data were analyzed using cumulative distribution functions and the resultant intrasex variability for males was compared with that for females. The principal finding is that human intrasex variability is significantly higher in males, and consequently constitutes a fundamental sex difference.","author":[{"dropping-particle":"","family":"Lehre","given":"Anne Catherine","non-dropping-particle":"","parse-names":false,"suffix":""},{"dropping-particle":"","family":"Lehre","given":"Knut P.","non-dropping-particle":"","parse-names":false,"suffix":""},{"dropping-particle":"","family":"Laake","given":"Petter","non-dropping-particle":"","parse-names":false,"suffix":""},{"dropping-particle":"","family":"Danbolt","given":"Niels C.","non-dropping-particle":"","parse-names":false,"suffix":""}],"container-title":"Developmental Psychobiology","id":"ITEM-1","issue":"2","issued":{"date-parts":[["2009"]]},"page":"198-206","title":"Greater intrasex phenotype variability in males than in females is a fundamental aspect of the gender differences in humans","type":"article-journal","volume":"51"},"uris":["http://www.mendeley.com/documents/?uuid=e9bc1203-d784-434b-8dfc-d2149e2361a4"]}],"mendeley":{"formattedCitation":"(Lehre &lt;i&gt;et al.&lt;/i&gt; 2009)","plainTextFormattedCitation":"(Lehre et al. 2009)","previouslyFormattedCitation":"(Lehre &lt;i&gt;et al.&lt;/i&gt; 2009)"},"properties":{"noteIndex":0},"schema":"https://github.com/citation-style-language/schema/raw/master/csl-citation.json"}</w:instrText>
        </w:r>
        <w:r w:rsidR="003B4F11" w:rsidRPr="005B29D7">
          <w:rPr>
            <w:rFonts w:ascii="Garamond" w:hAnsi="Garamond"/>
            <w:color w:val="2E74B5" w:themeColor="accent5" w:themeShade="BF"/>
            <w:rPrChange w:id="358" w:author="Michael Jennions" w:date="2020-08-05T00:36:00Z">
              <w:rPr>
                <w:rFonts w:ascii="Garamond" w:hAnsi="Garamond"/>
                <w:color w:val="FF0000"/>
              </w:rPr>
            </w:rPrChange>
          </w:rPr>
          <w:fldChar w:fldCharType="separate"/>
        </w:r>
        <w:r w:rsidR="003B4F11" w:rsidRPr="005B29D7">
          <w:rPr>
            <w:rFonts w:ascii="Garamond" w:hAnsi="Garamond"/>
            <w:noProof/>
            <w:color w:val="2E74B5" w:themeColor="accent5" w:themeShade="BF"/>
            <w:rPrChange w:id="359" w:author="Michael Jennions" w:date="2020-08-05T00:36:00Z">
              <w:rPr>
                <w:rFonts w:ascii="Garamond" w:hAnsi="Garamond"/>
                <w:noProof/>
                <w:color w:val="FF0000"/>
              </w:rPr>
            </w:rPrChange>
          </w:rPr>
          <w:t xml:space="preserve">(Lehre </w:t>
        </w:r>
        <w:r w:rsidR="003B4F11" w:rsidRPr="005B29D7">
          <w:rPr>
            <w:rFonts w:ascii="Garamond" w:hAnsi="Garamond"/>
            <w:i/>
            <w:noProof/>
            <w:color w:val="2E74B5" w:themeColor="accent5" w:themeShade="BF"/>
            <w:rPrChange w:id="360" w:author="Michael Jennions" w:date="2020-08-05T00:36:00Z">
              <w:rPr>
                <w:rFonts w:ascii="Garamond" w:hAnsi="Garamond"/>
                <w:i/>
                <w:noProof/>
                <w:color w:val="FF0000"/>
              </w:rPr>
            </w:rPrChange>
          </w:rPr>
          <w:t>et al.</w:t>
        </w:r>
        <w:r w:rsidR="003B4F11" w:rsidRPr="005B29D7">
          <w:rPr>
            <w:rFonts w:ascii="Garamond" w:hAnsi="Garamond"/>
            <w:noProof/>
            <w:color w:val="2E74B5" w:themeColor="accent5" w:themeShade="BF"/>
            <w:rPrChange w:id="361" w:author="Michael Jennions" w:date="2020-08-05T00:36:00Z">
              <w:rPr>
                <w:rFonts w:ascii="Garamond" w:hAnsi="Garamond"/>
                <w:noProof/>
                <w:color w:val="FF0000"/>
              </w:rPr>
            </w:rPrChange>
          </w:rPr>
          <w:t xml:space="preserve"> 2009)</w:t>
        </w:r>
        <w:r w:rsidR="003B4F11" w:rsidRPr="005B29D7">
          <w:rPr>
            <w:rFonts w:ascii="Garamond" w:hAnsi="Garamond"/>
            <w:color w:val="2E74B5" w:themeColor="accent5" w:themeShade="BF"/>
            <w:rPrChange w:id="362" w:author="Michael Jennions" w:date="2020-08-05T00:36:00Z">
              <w:rPr>
                <w:rFonts w:ascii="Garamond" w:hAnsi="Garamond"/>
                <w:color w:val="FF0000"/>
              </w:rPr>
            </w:rPrChange>
          </w:rPr>
          <w:fldChar w:fldCharType="end"/>
        </w:r>
        <w:r w:rsidR="003B4F11" w:rsidRPr="005B29D7">
          <w:rPr>
            <w:rFonts w:ascii="Garamond" w:hAnsi="Garamond"/>
            <w:color w:val="2E74B5" w:themeColor="accent5" w:themeShade="BF"/>
            <w:rPrChange w:id="363" w:author="Michael Jennions" w:date="2020-08-05T00:36:00Z">
              <w:rPr>
                <w:rFonts w:ascii="Garamond" w:hAnsi="Garamond"/>
                <w:color w:val="FF0000"/>
              </w:rPr>
            </w:rPrChange>
          </w:rPr>
          <w:t>).</w:t>
        </w:r>
      </w:ins>
      <w:ins w:id="364" w:author="Michael Jennions" w:date="2020-08-05T00:28:00Z">
        <w:r w:rsidR="003B4F11" w:rsidRPr="005B29D7">
          <w:rPr>
            <w:rFonts w:ascii="Garamond" w:hAnsi="Garamond"/>
            <w:color w:val="2E74B5" w:themeColor="accent5" w:themeShade="BF"/>
            <w:rPrChange w:id="365" w:author="Michael Jennions" w:date="2020-08-05T00:36:00Z">
              <w:rPr>
                <w:rFonts w:ascii="Garamond" w:hAnsi="Garamond"/>
                <w:color w:val="FF0000"/>
              </w:rPr>
            </w:rPrChange>
          </w:rPr>
          <w:t xml:space="preserve"> Interesting, </w:t>
        </w:r>
      </w:ins>
      <w:ins w:id="366" w:author="Michael Jennions" w:date="2020-08-05T00:31:00Z">
        <w:r w:rsidR="003B4F11" w:rsidRPr="005B29D7">
          <w:rPr>
            <w:rFonts w:ascii="Garamond" w:hAnsi="Garamond"/>
            <w:color w:val="2E74B5" w:themeColor="accent5" w:themeShade="BF"/>
            <w:rPrChange w:id="367" w:author="Michael Jennions" w:date="2020-08-05T00:36:00Z">
              <w:rPr>
                <w:rFonts w:ascii="Garamond" w:hAnsi="Garamond"/>
                <w:color w:val="FF0000"/>
              </w:rPr>
            </w:rPrChange>
          </w:rPr>
          <w:t xml:space="preserve">however, </w:t>
        </w:r>
      </w:ins>
      <w:ins w:id="368" w:author="Michael Jennions" w:date="2020-08-05T01:00:00Z">
        <w:r w:rsidR="0068698A">
          <w:rPr>
            <w:rFonts w:ascii="Garamond" w:hAnsi="Garamond"/>
            <w:color w:val="2E74B5" w:themeColor="accent5" w:themeShade="BF"/>
          </w:rPr>
          <w:t xml:space="preserve">in recent years much </w:t>
        </w:r>
      </w:ins>
      <w:ins w:id="369" w:author="Michael Jennions" w:date="2020-08-05T00:28:00Z">
        <w:r w:rsidR="003B4F11" w:rsidRPr="005B29D7">
          <w:rPr>
            <w:rFonts w:ascii="Garamond" w:hAnsi="Garamond"/>
            <w:color w:val="2E74B5" w:themeColor="accent5" w:themeShade="BF"/>
            <w:rPrChange w:id="370" w:author="Michael Jennions" w:date="2020-08-05T00:36:00Z">
              <w:rPr>
                <w:rFonts w:ascii="Garamond" w:hAnsi="Garamond"/>
                <w:color w:val="FF0000"/>
              </w:rPr>
            </w:rPrChange>
          </w:rPr>
          <w:t xml:space="preserve">attention </w:t>
        </w:r>
      </w:ins>
      <w:ins w:id="371" w:author="Michael Jennions" w:date="2020-08-05T00:32:00Z">
        <w:r w:rsidR="003B4F11" w:rsidRPr="005B29D7">
          <w:rPr>
            <w:rFonts w:ascii="Garamond" w:hAnsi="Garamond"/>
            <w:color w:val="2E74B5" w:themeColor="accent5" w:themeShade="BF"/>
            <w:rPrChange w:id="372" w:author="Michael Jennions" w:date="2020-08-05T00:36:00Z">
              <w:rPr>
                <w:rFonts w:ascii="Garamond" w:hAnsi="Garamond"/>
                <w:color w:val="FF0000"/>
              </w:rPr>
            </w:rPrChange>
          </w:rPr>
          <w:t xml:space="preserve">has been given to sex differences in behavioural variability </w:t>
        </w:r>
      </w:ins>
      <w:ins w:id="373" w:author="Michael Jennions" w:date="2020-08-05T00:35:00Z">
        <w:r w:rsidR="005B29D7" w:rsidRPr="005B29D7">
          <w:rPr>
            <w:rFonts w:ascii="Garamond" w:hAnsi="Garamond"/>
            <w:color w:val="2E74B5" w:themeColor="accent5" w:themeShade="BF"/>
            <w:rPrChange w:id="374" w:author="Michael Jennions" w:date="2020-08-05T00:36:00Z">
              <w:rPr>
                <w:rFonts w:ascii="Garamond" w:hAnsi="Garamond"/>
                <w:color w:val="FF0000"/>
              </w:rPr>
            </w:rPrChange>
          </w:rPr>
          <w:t xml:space="preserve">among individuals </w:t>
        </w:r>
      </w:ins>
      <w:ins w:id="375" w:author="Michael Jennions" w:date="2020-08-05T00:32:00Z">
        <w:r w:rsidR="003B4F11" w:rsidRPr="005B29D7">
          <w:rPr>
            <w:rFonts w:ascii="Garamond" w:hAnsi="Garamond"/>
            <w:color w:val="2E74B5" w:themeColor="accent5" w:themeShade="BF"/>
            <w:rPrChange w:id="376" w:author="Michael Jennions" w:date="2020-08-05T00:36:00Z">
              <w:rPr>
                <w:rFonts w:ascii="Garamond" w:hAnsi="Garamond"/>
                <w:color w:val="FF0000"/>
              </w:rPr>
            </w:rPrChange>
          </w:rPr>
          <w:t xml:space="preserve">and </w:t>
        </w:r>
      </w:ins>
      <w:ins w:id="377" w:author="Michael Jennions" w:date="2020-08-05T01:00:00Z">
        <w:r w:rsidR="0068698A">
          <w:rPr>
            <w:rFonts w:ascii="Garamond" w:hAnsi="Garamond"/>
            <w:color w:val="2E74B5" w:themeColor="accent5" w:themeShade="BF"/>
          </w:rPr>
          <w:t>its</w:t>
        </w:r>
      </w:ins>
      <w:ins w:id="378" w:author="Michael Jennions" w:date="2020-08-05T00:32:00Z">
        <w:r w:rsidR="003B4F11" w:rsidRPr="005B29D7">
          <w:rPr>
            <w:rFonts w:ascii="Garamond" w:hAnsi="Garamond"/>
            <w:color w:val="2E74B5" w:themeColor="accent5" w:themeShade="BF"/>
            <w:rPrChange w:id="379" w:author="Michael Jennions" w:date="2020-08-05T00:36:00Z">
              <w:rPr>
                <w:rFonts w:ascii="Garamond" w:hAnsi="Garamond"/>
                <w:color w:val="FF0000"/>
              </w:rPr>
            </w:rPrChange>
          </w:rPr>
          <w:t xml:space="preserve"> underlying causes. For example, there have </w:t>
        </w:r>
      </w:ins>
      <w:ins w:id="380" w:author="Michael Jennions" w:date="2020-08-05T00:33:00Z">
        <w:r w:rsidR="003B4F11" w:rsidRPr="005B29D7">
          <w:rPr>
            <w:rFonts w:ascii="Garamond" w:hAnsi="Garamond"/>
            <w:color w:val="2E74B5" w:themeColor="accent5" w:themeShade="BF"/>
            <w:rPrChange w:id="381" w:author="Michael Jennions" w:date="2020-08-05T00:36:00Z">
              <w:rPr>
                <w:rFonts w:ascii="Garamond" w:hAnsi="Garamond"/>
                <w:color w:val="FF0000"/>
              </w:rPr>
            </w:rPrChange>
          </w:rPr>
          <w:t xml:space="preserve">been studies of sex differences in variability in </w:t>
        </w:r>
      </w:ins>
      <w:ins w:id="382" w:author="Michael Jennions" w:date="2020-08-05T00:42:00Z">
        <w:r w:rsidR="00B86258">
          <w:rPr>
            <w:rFonts w:ascii="Garamond" w:hAnsi="Garamond"/>
            <w:color w:val="2E74B5" w:themeColor="accent5" w:themeShade="BF"/>
          </w:rPr>
          <w:t xml:space="preserve">academic </w:t>
        </w:r>
      </w:ins>
      <w:ins w:id="383" w:author="Michael Jennions" w:date="2020-08-05T00:41:00Z">
        <w:r w:rsidR="00B86258">
          <w:rPr>
            <w:rFonts w:ascii="Garamond" w:hAnsi="Garamond"/>
            <w:color w:val="2E74B5" w:themeColor="accent5" w:themeShade="BF"/>
          </w:rPr>
          <w:t xml:space="preserve">performance </w:t>
        </w:r>
      </w:ins>
      <w:ins w:id="384" w:author="Michael Jennions" w:date="2020-08-05T00:42:00Z">
        <w:r w:rsidR="00B86258">
          <w:rPr>
            <w:rFonts w:ascii="Garamond" w:hAnsi="Garamond"/>
            <w:color w:val="2E74B5" w:themeColor="accent5" w:themeShade="BF"/>
          </w:rPr>
          <w:t>in standardised tests (</w:t>
        </w:r>
        <w:r w:rsidR="00B86258" w:rsidRPr="00B86258">
          <w:rPr>
            <w:rFonts w:ascii="Garamond" w:hAnsi="Garamond"/>
            <w:color w:val="2E74B5" w:themeColor="accent5" w:themeShade="BF"/>
            <w:highlight w:val="cyan"/>
            <w:rPrChange w:id="385" w:author="Michael Jennions" w:date="2020-08-05T00:42:00Z">
              <w:rPr>
                <w:rFonts w:ascii="Garamond" w:hAnsi="Garamond"/>
                <w:color w:val="2E74B5" w:themeColor="accent5" w:themeShade="BF"/>
              </w:rPr>
            </w:rPrChange>
          </w:rPr>
          <w:t>REF</w:t>
        </w:r>
        <w:r w:rsidR="00B86258" w:rsidRPr="00B86258">
          <w:rPr>
            <w:rFonts w:ascii="Garamond" w:hAnsi="Garamond"/>
            <w:color w:val="2E74B5" w:themeColor="accent5" w:themeShade="BF"/>
          </w:rPr>
          <w:t>)</w:t>
        </w:r>
        <w:r w:rsidR="00B86258" w:rsidRPr="00B86258">
          <w:rPr>
            <w:rFonts w:ascii="Garamond" w:hAnsi="Garamond"/>
            <w:color w:val="2E74B5" w:themeColor="accent5" w:themeShade="BF"/>
            <w:rPrChange w:id="386" w:author="Michael Jennions" w:date="2020-08-05T00:43:00Z">
              <w:rPr>
                <w:rFonts w:ascii="Garamond" w:hAnsi="Garamond"/>
                <w:color w:val="2E74B5" w:themeColor="accent5" w:themeShade="BF"/>
                <w:highlight w:val="cyan"/>
              </w:rPr>
            </w:rPrChange>
          </w:rPr>
          <w:t xml:space="preserve"> and in the classroom </w:t>
        </w:r>
      </w:ins>
      <w:ins w:id="387" w:author="Michael Jennions" w:date="2020-08-05T00:43:00Z">
        <w:r w:rsidR="00B86258">
          <w:rPr>
            <w:rFonts w:ascii="Garamond" w:hAnsi="Garamond"/>
            <w:color w:val="2E74B5" w:themeColor="accent5" w:themeShade="BF"/>
            <w:highlight w:val="cyan"/>
          </w:rPr>
          <w:t>(REF</w:t>
        </w:r>
        <w:r w:rsidR="00B86258" w:rsidRPr="00B86258">
          <w:rPr>
            <w:rFonts w:ascii="Garamond" w:hAnsi="Garamond"/>
            <w:color w:val="2E74B5" w:themeColor="accent5" w:themeShade="BF"/>
            <w:rPrChange w:id="388" w:author="Michael Jennions" w:date="2020-08-05T00:43:00Z">
              <w:rPr>
                <w:rFonts w:ascii="Garamond" w:hAnsi="Garamond"/>
                <w:color w:val="2E74B5" w:themeColor="accent5" w:themeShade="BF"/>
                <w:highlight w:val="cyan"/>
              </w:rPr>
            </w:rPrChange>
          </w:rPr>
          <w:t xml:space="preserve">); which </w:t>
        </w:r>
      </w:ins>
      <w:ins w:id="389" w:author="Michael Jennions" w:date="2020-08-05T01:01:00Z">
        <w:r w:rsidR="0068698A">
          <w:rPr>
            <w:rFonts w:ascii="Garamond" w:hAnsi="Garamond"/>
            <w:color w:val="2E74B5" w:themeColor="accent5" w:themeShade="BF"/>
          </w:rPr>
          <w:t>are then linked</w:t>
        </w:r>
      </w:ins>
      <w:ins w:id="390" w:author="Michael Jennions" w:date="2020-08-05T00:44:00Z">
        <w:r w:rsidR="00B86258">
          <w:rPr>
            <w:rFonts w:ascii="Garamond" w:hAnsi="Garamond"/>
            <w:color w:val="2E74B5" w:themeColor="accent5" w:themeShade="BF"/>
          </w:rPr>
          <w:t xml:space="preserve"> </w:t>
        </w:r>
      </w:ins>
      <w:ins w:id="391" w:author="Michael Jennions" w:date="2020-08-05T01:01:00Z">
        <w:r w:rsidR="0068698A">
          <w:rPr>
            <w:rFonts w:ascii="Garamond" w:hAnsi="Garamond"/>
            <w:color w:val="2E74B5" w:themeColor="accent5" w:themeShade="BF"/>
          </w:rPr>
          <w:t>to</w:t>
        </w:r>
      </w:ins>
      <w:ins w:id="392" w:author="Michael Jennions" w:date="2020-08-05T00:44:00Z">
        <w:r w:rsidR="00B86258">
          <w:rPr>
            <w:rFonts w:ascii="Garamond" w:hAnsi="Garamond"/>
            <w:color w:val="2E74B5" w:themeColor="accent5" w:themeShade="BF"/>
          </w:rPr>
          <w:t xml:space="preserve"> </w:t>
        </w:r>
      </w:ins>
      <w:ins w:id="393" w:author="Michael Jennions" w:date="2020-08-05T01:01:00Z">
        <w:r w:rsidR="0068698A">
          <w:rPr>
            <w:rFonts w:ascii="Garamond" w:hAnsi="Garamond"/>
            <w:color w:val="2E74B5" w:themeColor="accent5" w:themeShade="BF"/>
          </w:rPr>
          <w:t xml:space="preserve">reported </w:t>
        </w:r>
      </w:ins>
      <w:ins w:id="394" w:author="Michael Jennions" w:date="2020-08-05T00:44:00Z">
        <w:r w:rsidR="00B86258">
          <w:rPr>
            <w:rFonts w:ascii="Garamond" w:hAnsi="Garamond"/>
            <w:color w:val="2E74B5" w:themeColor="accent5" w:themeShade="BF"/>
          </w:rPr>
          <w:t>sex differences in variability in</w:t>
        </w:r>
      </w:ins>
      <w:ins w:id="395" w:author="Michael Jennions" w:date="2020-08-05T00:43:00Z">
        <w:r w:rsidR="00B86258">
          <w:rPr>
            <w:rFonts w:ascii="Garamond" w:hAnsi="Garamond"/>
            <w:color w:val="2E74B5" w:themeColor="accent5" w:themeShade="BF"/>
          </w:rPr>
          <w:t xml:space="preserve"> </w:t>
        </w:r>
      </w:ins>
      <w:del w:id="396" w:author="Michael Jennions" w:date="2020-08-05T00:35:00Z">
        <w:r w:rsidRPr="005B29D7" w:rsidDel="005B29D7">
          <w:rPr>
            <w:rFonts w:ascii="Garamond" w:hAnsi="Garamond"/>
            <w:color w:val="2E74B5" w:themeColor="accent5" w:themeShade="BF"/>
            <w:rPrChange w:id="397" w:author="Michael Jennions" w:date="2020-08-05T00:36:00Z">
              <w:rPr>
                <w:rFonts w:ascii="Garamond" w:hAnsi="Garamond"/>
                <w:color w:val="FF0000"/>
              </w:rPr>
            </w:rPrChange>
          </w:rPr>
          <w:delText xml:space="preserve">reported for traits like </w:delText>
        </w:r>
      </w:del>
      <w:r w:rsidRPr="005B29D7">
        <w:rPr>
          <w:rFonts w:ascii="Garamond" w:hAnsi="Garamond"/>
          <w:color w:val="2E74B5" w:themeColor="accent5" w:themeShade="BF"/>
          <w:rPrChange w:id="398" w:author="Michael Jennions" w:date="2020-08-05T00:36:00Z">
            <w:rPr>
              <w:rFonts w:ascii="Garamond" w:hAnsi="Garamond"/>
              <w:color w:val="FF0000"/>
            </w:rPr>
          </w:rPrChange>
        </w:rPr>
        <w:t xml:space="preserve">intelligence </w:t>
      </w:r>
      <w:r w:rsidRPr="005B29D7">
        <w:rPr>
          <w:rFonts w:ascii="Garamond" w:hAnsi="Garamond"/>
          <w:color w:val="2E74B5" w:themeColor="accent5" w:themeShade="BF"/>
          <w:rPrChange w:id="399" w:author="Michael Jennions" w:date="2020-08-05T00:36:00Z">
            <w:rPr>
              <w:rFonts w:ascii="Garamond" w:hAnsi="Garamond"/>
              <w:color w:val="FF0000"/>
            </w:rPr>
          </w:rPrChange>
        </w:rPr>
        <w:fldChar w:fldCharType="begin" w:fldLock="1"/>
      </w:r>
      <w:r w:rsidRPr="005B29D7">
        <w:rPr>
          <w:rFonts w:ascii="Garamond" w:hAnsi="Garamond"/>
          <w:color w:val="2E74B5" w:themeColor="accent5" w:themeShade="BF"/>
          <w:rPrChange w:id="400" w:author="Michael Jennions" w:date="2020-08-05T00:36:00Z">
            <w:rPr>
              <w:rFonts w:ascii="Garamond" w:hAnsi="Garamond"/>
              <w:color w:val="FF0000"/>
            </w:rPr>
          </w:rPrChange>
        </w:rPr>
        <w:instrText>ADDIN CSL_CITATION {"citationItems":[{"id":"ITEM-1","itemData":{"author":[{"dropping-particle":"","family":"Halpern","given":"Diane F","non-dropping-particle":"","parse-names":false,"suffix":""},{"dropping-particle":"","family":"LaMay","given":"Mary L","non-dropping-particle":"","parse-names":false,"suffix":""}],"container-title":"Educational Psychology Review","id":"ITEM-1","issue":"2","issued":{"date-parts":[["2000"]]},"page":"229","title":"The Smarter Sex: A Critical Review of Sex Differences in Intelligence","type":"article-journal","volume":"12"},"uris":["http://www.mendeley.com/documents/?uuid=1e96fe86-f14a-4d4c-81fa-376291472660"]},{"id":"ITEM-2","itemData":{"DOI":"10.1016/j.paid.2005.11.027","ISSN":"01918869","abstract":"Why are males over-represented at the upper extremes of intelligence? One possibility for which there is some empirical support is that variance is greater among adult males. There is little published evidence of the development of that variability - is it manifest in early childhood or does it develop later? We explored sex differences in phenotypic variance in scores on a general ability factor extracted from several tests of verbal and non-verbal ability at ages 2, 3, 4, 7, 9 and 10 (Ns from &gt; 10,000 to &gt; 2000) in a sample of British children. We found greater variance, by Levene's test of homogeneity of variance, among boys at every age except age two despite the girls' mean advantage from ages two to seven. Girls are significantly over-represented, as measured by chi-square tests, at the high tail and boys at the low tail at ages 2, 3 and 4. By age 10 the boys have a higher mean, greater variance and are over-represented in the high tail. Sex differences in variance emerge early - even before pre-school - suggesting that they are not determined by educational influences. © 2006 Elsevier Ltd. All rights reserved.","author":[{"dropping-particle":"","family":"Arden","given":"Rosalind","non-dropping-particle":"","parse-names":false,"suffix":""},{"dropping-particle":"","family":"Plomin","given":"Robert","non-dropping-particle":"","parse-names":false,"suffix":""}],"container-title":"Personality and Individual Differences","id":"ITEM-2","issue":"1","issued":{"date-parts":[["2006"]]},"page":"39-48","title":"Sex differences in variance of intelligence across childhood","type":"article-journal","volume":"41"},"uris":["http://www.mendeley.com/documents/?uuid=5109a522-2960-4fae-a9ee-b728714c3ca6"]},{"id":"ITEM-3","itemData":{"DOI":"10.1111/j.1745-6924.2008.00096.x","ISSN":"17456924","abstract":"The idea that general intelligence may be more variable in males than in females has a long history. In recent years it has been presented as a reason that there is little, if any, mean sex difference in general intelligence, yet males tend to be overrepresented at both the top and bottom ends of its overall, presumably normal, distribution. Clear analysis of the actual distribution of general intelligence based on large and appropriately population-representative samples is rare, however. Using two population-wide surveys of general intelligence in 11-year-olds in Scotland, we showed that there were substantial departures from normality in the distribution, with less variability in the higher range than in the lower. Despite mean IQ-scale scores of 100, modal scores were about 105. Even above modal level, males showed more variability than females. This is consistent with a model of the population distribution of general intelligence as a mixture of two essentially normal distributions, one reflecting normal variation in general intelligence and one refecting normal variation in effects of genetic and environmental conditions involving mental retardation. Though present at the high end of the distribution, sex differences in variability did not appear to account for sex differences in high-level achievement. © 2008, Association for Psychological Science. All rights reserved.","author":[{"dropping-particle":"","family":"Johnson","given":"Wendy","non-dropping-particle":"","parse-names":false,"suffix":""},{"dropping-particle":"","family":"Deary","given":"Ian J.","non-dropping-particle":"","parse-names":false,"suffix":""},{"dropping-particle":"","family":"Carothers","given":"Andrew","non-dropping-particle":"","parse-names":false,"suffix":""}],"container-title":"Perspectives on Psychological Science","id":"ITEM-3","issue":"6","issued":{"date-parts":[["2008"]]},"page":"518-531","title":"Sex Differences in Variability in General Intelligence: A New Look at the Old Question","type":"article-journal","volume":"3"},"uris":["http://www.mendeley.com/documents/?uuid=b947f25f-deec-4898-84f7-81f1360eb4d0"]}],"mendeley":{"formattedCitation":"(Halpern &amp; LaMay 2000; Arden &amp; Plomin 2006; Johnson &lt;i&gt;et al.&lt;/i&gt; 2008)","manualFormatting":"(Arden &amp; Plomin 2006; Johnson et al. 2008)","plainTextFormattedCitation":"(Halpern &amp; LaMay 2000; Arden &amp; Plomin 2006; Johnson et al. 2008)","previouslyFormattedCitation":"(Halpern &amp; LaMay 2000; Arden &amp; Plomin 2006; Johnson &lt;i&gt;et al.&lt;/i&gt; 2008)"},"properties":{"noteIndex":0},"schema":"https://github.com/citation-style-language/schema/raw/master/csl-citation.json"}</w:instrText>
      </w:r>
      <w:r w:rsidRPr="005B29D7">
        <w:rPr>
          <w:rFonts w:ascii="Garamond" w:hAnsi="Garamond"/>
          <w:color w:val="2E74B5" w:themeColor="accent5" w:themeShade="BF"/>
          <w:rPrChange w:id="401" w:author="Michael Jennions" w:date="2020-08-05T00:36:00Z">
            <w:rPr>
              <w:rFonts w:ascii="Garamond" w:hAnsi="Garamond"/>
              <w:color w:val="FF0000"/>
            </w:rPr>
          </w:rPrChange>
        </w:rPr>
        <w:fldChar w:fldCharType="separate"/>
      </w:r>
      <w:r w:rsidRPr="005B29D7">
        <w:rPr>
          <w:rFonts w:ascii="Garamond" w:hAnsi="Garamond"/>
          <w:noProof/>
          <w:color w:val="2E74B5" w:themeColor="accent5" w:themeShade="BF"/>
          <w:rPrChange w:id="402" w:author="Michael Jennions" w:date="2020-08-05T00:36:00Z">
            <w:rPr>
              <w:rFonts w:ascii="Garamond" w:hAnsi="Garamond"/>
              <w:noProof/>
              <w:color w:val="FF0000"/>
            </w:rPr>
          </w:rPrChange>
        </w:rPr>
        <w:t xml:space="preserve">(Arden &amp; Plomin 2006; Johnson </w:t>
      </w:r>
      <w:r w:rsidRPr="005B29D7">
        <w:rPr>
          <w:rFonts w:ascii="Garamond" w:hAnsi="Garamond"/>
          <w:i/>
          <w:noProof/>
          <w:color w:val="2E74B5" w:themeColor="accent5" w:themeShade="BF"/>
          <w:rPrChange w:id="403" w:author="Michael Jennions" w:date="2020-08-05T00:36:00Z">
            <w:rPr>
              <w:rFonts w:ascii="Garamond" w:hAnsi="Garamond"/>
              <w:i/>
              <w:noProof/>
              <w:color w:val="FF0000"/>
            </w:rPr>
          </w:rPrChange>
        </w:rPr>
        <w:t>et al.</w:t>
      </w:r>
      <w:r w:rsidRPr="005B29D7">
        <w:rPr>
          <w:rFonts w:ascii="Garamond" w:hAnsi="Garamond"/>
          <w:noProof/>
          <w:color w:val="2E74B5" w:themeColor="accent5" w:themeShade="BF"/>
          <w:rPrChange w:id="404" w:author="Michael Jennions" w:date="2020-08-05T00:36:00Z">
            <w:rPr>
              <w:rFonts w:ascii="Garamond" w:hAnsi="Garamond"/>
              <w:noProof/>
              <w:color w:val="FF0000"/>
            </w:rPr>
          </w:rPrChange>
        </w:rPr>
        <w:t xml:space="preserve"> 2008)</w:t>
      </w:r>
      <w:r w:rsidRPr="005B29D7">
        <w:rPr>
          <w:rFonts w:ascii="Garamond" w:hAnsi="Garamond"/>
          <w:color w:val="2E74B5" w:themeColor="accent5" w:themeShade="BF"/>
          <w:rPrChange w:id="405" w:author="Michael Jennions" w:date="2020-08-05T00:36:00Z">
            <w:rPr>
              <w:rFonts w:ascii="Garamond" w:hAnsi="Garamond"/>
              <w:color w:val="FF0000"/>
            </w:rPr>
          </w:rPrChange>
        </w:rPr>
        <w:fldChar w:fldCharType="end"/>
      </w:r>
      <w:r w:rsidRPr="005B29D7">
        <w:rPr>
          <w:rFonts w:ascii="Garamond" w:hAnsi="Garamond"/>
          <w:color w:val="2E74B5" w:themeColor="accent5" w:themeShade="BF"/>
          <w:rPrChange w:id="406" w:author="Michael Jennions" w:date="2020-08-05T00:36:00Z">
            <w:rPr>
              <w:rFonts w:ascii="Garamond" w:hAnsi="Garamond"/>
              <w:color w:val="FF0000"/>
            </w:rPr>
          </w:rPrChange>
        </w:rPr>
        <w:t xml:space="preserve">, </w:t>
      </w:r>
      <w:del w:id="407" w:author="Michael Jennions" w:date="2020-08-05T00:27:00Z">
        <w:r w:rsidRPr="005B29D7" w:rsidDel="003B4F11">
          <w:rPr>
            <w:rFonts w:ascii="Garamond" w:hAnsi="Garamond"/>
            <w:color w:val="2E74B5" w:themeColor="accent5" w:themeShade="BF"/>
            <w:rPrChange w:id="408" w:author="Michael Jennions" w:date="2020-08-05T00:36:00Z">
              <w:rPr>
                <w:rFonts w:ascii="Garamond" w:hAnsi="Garamond"/>
                <w:color w:val="FF0000"/>
              </w:rPr>
            </w:rPrChange>
          </w:rPr>
          <w:delText xml:space="preserve">birth weights and several blood parameters </w:delText>
        </w:r>
        <w:r w:rsidRPr="005B29D7" w:rsidDel="003B4F11">
          <w:rPr>
            <w:rFonts w:ascii="Garamond" w:hAnsi="Garamond"/>
            <w:color w:val="2E74B5" w:themeColor="accent5" w:themeShade="BF"/>
            <w:rPrChange w:id="409" w:author="Michael Jennions" w:date="2020-08-05T00:36:00Z">
              <w:rPr>
                <w:rFonts w:ascii="Garamond" w:hAnsi="Garamond"/>
                <w:color w:val="FF0000"/>
              </w:rPr>
            </w:rPrChange>
          </w:rPr>
          <w:fldChar w:fldCharType="begin" w:fldLock="1"/>
        </w:r>
        <w:r w:rsidRPr="005B29D7" w:rsidDel="003B4F11">
          <w:rPr>
            <w:rFonts w:ascii="Garamond" w:hAnsi="Garamond"/>
            <w:color w:val="2E74B5" w:themeColor="accent5" w:themeShade="BF"/>
            <w:rPrChange w:id="410" w:author="Michael Jennions" w:date="2020-08-05T00:36:00Z">
              <w:rPr>
                <w:rFonts w:ascii="Garamond" w:hAnsi="Garamond"/>
                <w:color w:val="FF0000"/>
              </w:rPr>
            </w:rPrChange>
          </w:rPr>
          <w:delInstrText>ADDIN CSL_CITATION {"citationItems":[{"id":"ITEM-1","itemData":{"DOI":"10.1002/dev.20358","ISSN":"00121630","abstract":"Human studies of intrasex variability have shown that males are intellectually more variable. Here we have performed retrospective statistical analysis of human intrasex variability in several different properties and performances that are unrelated or indirectly related to intelligence: (a) birth weights of nearly 48,000 babies (Medical Birth Registry of Norway); (b) adult weight, height, body mass index and blood parameters of more than 2,700 adults aged 18-90 (NORIP); (c) physical performance in the 60 meter dash event of 575 junior high school students; and (d) psychological performance reflected by the results of more than 222,000 undergraduate university examination grades (LIST). For all characteristics, the data were analyzed using cumulative distribution functions and the resultant intrasex variability for males was compared with that for females. The principal finding is that human intrasex variability is significantly higher in males, and consequently constitutes a fundamental sex difference.","author":[{"dropping-particle":"","family":"Lehre","given":"Anne Catherine","non-dropping-particle":"","parse-names":false,"suffix":""},{"dropping-particle":"","family":"Lehre","given":"Knut P.","non-dropping-particle":"","parse-names":false,"suffix":""},{"dropping-particle":"","family":"Laake","given":"Petter","non-dropping-particle":"","parse-names":false,"suffix":""},{"dropping-particle":"","family":"Danbolt","given":"Niels C.","non-dropping-particle":"","parse-names":false,"suffix":""}],"container-title":"Developmental Psychobiology","id":"ITEM-1","issue":"2","issued":{"date-parts":[["2009"]]},"page":"198-206","title":"Greater intrasex phenotype variability in males than in females is a fundamental aspect of the gender differences in humans","type":"article-journal","volume":"51"},"uris":["http://www.mendeley.com/documents/?uuid=e9bc1203-d784-434b-8dfc-d2149e2361a4"]}],"mendeley":{"formattedCitation":"(Lehre &lt;i&gt;et al.&lt;/i&gt; 2009)","plainTextFormattedCitation":"(Lehre et al. 2009)","previouslyFormattedCitation":"(Lehre &lt;i&gt;et al.&lt;/i&gt; 2009)"},"properties":{"noteIndex":0},"schema":"https://github.com/citation-style-language/schema/raw/master/csl-citation.json"}</w:delInstrText>
        </w:r>
        <w:r w:rsidRPr="005B29D7" w:rsidDel="003B4F11">
          <w:rPr>
            <w:rFonts w:ascii="Garamond" w:hAnsi="Garamond"/>
            <w:color w:val="2E74B5" w:themeColor="accent5" w:themeShade="BF"/>
            <w:rPrChange w:id="411" w:author="Michael Jennions" w:date="2020-08-05T00:36:00Z">
              <w:rPr>
                <w:rFonts w:ascii="Garamond" w:hAnsi="Garamond"/>
                <w:color w:val="FF0000"/>
              </w:rPr>
            </w:rPrChange>
          </w:rPr>
          <w:fldChar w:fldCharType="separate"/>
        </w:r>
        <w:r w:rsidRPr="005B29D7" w:rsidDel="003B4F11">
          <w:rPr>
            <w:rFonts w:ascii="Garamond" w:hAnsi="Garamond"/>
            <w:noProof/>
            <w:color w:val="2E74B5" w:themeColor="accent5" w:themeShade="BF"/>
            <w:rPrChange w:id="412" w:author="Michael Jennions" w:date="2020-08-05T00:36:00Z">
              <w:rPr>
                <w:rFonts w:ascii="Garamond" w:hAnsi="Garamond"/>
                <w:noProof/>
                <w:color w:val="FF0000"/>
              </w:rPr>
            </w:rPrChange>
          </w:rPr>
          <w:delText xml:space="preserve">(Lehre </w:delText>
        </w:r>
        <w:r w:rsidRPr="005B29D7" w:rsidDel="003B4F11">
          <w:rPr>
            <w:rFonts w:ascii="Garamond" w:hAnsi="Garamond"/>
            <w:i/>
            <w:noProof/>
            <w:color w:val="2E74B5" w:themeColor="accent5" w:themeShade="BF"/>
            <w:rPrChange w:id="413" w:author="Michael Jennions" w:date="2020-08-05T00:36:00Z">
              <w:rPr>
                <w:rFonts w:ascii="Garamond" w:hAnsi="Garamond"/>
                <w:i/>
                <w:noProof/>
                <w:color w:val="FF0000"/>
              </w:rPr>
            </w:rPrChange>
          </w:rPr>
          <w:delText>et al.</w:delText>
        </w:r>
        <w:r w:rsidRPr="005B29D7" w:rsidDel="003B4F11">
          <w:rPr>
            <w:rFonts w:ascii="Garamond" w:hAnsi="Garamond"/>
            <w:noProof/>
            <w:color w:val="2E74B5" w:themeColor="accent5" w:themeShade="BF"/>
            <w:rPrChange w:id="414" w:author="Michael Jennions" w:date="2020-08-05T00:36:00Z">
              <w:rPr>
                <w:rFonts w:ascii="Garamond" w:hAnsi="Garamond"/>
                <w:noProof/>
                <w:color w:val="FF0000"/>
              </w:rPr>
            </w:rPrChange>
          </w:rPr>
          <w:delText xml:space="preserve"> 2009)</w:delText>
        </w:r>
        <w:r w:rsidRPr="005B29D7" w:rsidDel="003B4F11">
          <w:rPr>
            <w:rFonts w:ascii="Garamond" w:hAnsi="Garamond"/>
            <w:color w:val="2E74B5" w:themeColor="accent5" w:themeShade="BF"/>
            <w:rPrChange w:id="415" w:author="Michael Jennions" w:date="2020-08-05T00:36:00Z">
              <w:rPr>
                <w:rFonts w:ascii="Garamond" w:hAnsi="Garamond"/>
                <w:color w:val="FF0000"/>
              </w:rPr>
            </w:rPrChange>
          </w:rPr>
          <w:fldChar w:fldCharType="end"/>
        </w:r>
        <w:r w:rsidRPr="005B29D7" w:rsidDel="003B4F11">
          <w:rPr>
            <w:rFonts w:ascii="Garamond" w:hAnsi="Garamond"/>
            <w:color w:val="2E74B5" w:themeColor="accent5" w:themeShade="BF"/>
            <w:rPrChange w:id="416" w:author="Michael Jennions" w:date="2020-08-05T00:36:00Z">
              <w:rPr>
                <w:rFonts w:ascii="Garamond" w:hAnsi="Garamond"/>
                <w:color w:val="FF0000"/>
              </w:rPr>
            </w:rPrChange>
          </w:rPr>
          <w:delText xml:space="preserve">, </w:delText>
        </w:r>
      </w:del>
      <w:del w:id="417" w:author="Michael Jennions" w:date="2020-08-05T00:35:00Z">
        <w:r w:rsidRPr="005B29D7" w:rsidDel="005B29D7">
          <w:rPr>
            <w:rFonts w:ascii="Garamond" w:hAnsi="Garamond"/>
            <w:color w:val="2E74B5" w:themeColor="accent5" w:themeShade="BF"/>
            <w:rPrChange w:id="418" w:author="Michael Jennions" w:date="2020-08-05T00:36:00Z">
              <w:rPr>
                <w:rFonts w:ascii="Garamond" w:hAnsi="Garamond"/>
                <w:color w:val="FF0000"/>
              </w:rPr>
            </w:rPrChange>
          </w:rPr>
          <w:delText xml:space="preserve">and </w:delText>
        </w:r>
      </w:del>
      <w:r w:rsidRPr="005B29D7">
        <w:rPr>
          <w:rFonts w:ascii="Garamond" w:hAnsi="Garamond"/>
          <w:color w:val="2E74B5" w:themeColor="accent5" w:themeShade="BF"/>
          <w:rPrChange w:id="419" w:author="Michael Jennions" w:date="2020-08-05T00:36:00Z">
            <w:rPr>
              <w:rFonts w:ascii="Garamond" w:hAnsi="Garamond"/>
              <w:color w:val="FF0000"/>
            </w:rPr>
          </w:rPrChange>
        </w:rPr>
        <w:t xml:space="preserve">creativity </w:t>
      </w:r>
      <w:r w:rsidRPr="005B29D7">
        <w:rPr>
          <w:rFonts w:ascii="Garamond" w:hAnsi="Garamond"/>
          <w:color w:val="2E74B5" w:themeColor="accent5" w:themeShade="BF"/>
          <w:rPrChange w:id="420" w:author="Michael Jennions" w:date="2020-08-05T00:36:00Z">
            <w:rPr>
              <w:rFonts w:ascii="Garamond" w:hAnsi="Garamond"/>
              <w:color w:val="FF0000"/>
            </w:rPr>
          </w:rPrChange>
        </w:rPr>
        <w:fldChar w:fldCharType="begin" w:fldLock="1"/>
      </w:r>
      <w:r w:rsidRPr="005B29D7">
        <w:rPr>
          <w:rFonts w:ascii="Garamond" w:hAnsi="Garamond"/>
          <w:color w:val="2E74B5" w:themeColor="accent5" w:themeShade="BF"/>
          <w:rPrChange w:id="421" w:author="Michael Jennions" w:date="2020-08-05T00:36:00Z">
            <w:rPr>
              <w:rFonts w:ascii="Garamond" w:hAnsi="Garamond"/>
              <w:color w:val="FF0000"/>
            </w:rPr>
          </w:rPrChange>
        </w:rPr>
        <w:instrText>ADDIN CSL_CITATION {"citationItems":[{"id":"ITEM-1","itemData":{"DOI":"10.1016/j.paid.2014.07.021","ISSN":"01918869","abstract":"This study retested the greater male variability hypothesis in creative thinking with Chinese samples from both urban and rural areas in mainland China. The test for creative thinking-drawing production (TCT-DP) was used as the measure of students' creativity. The samples consisted of 630 primary students from an urban area and 515 primary students from a rural area. Although the results of the study supported the greater male variability hypothesis in urban and rural samples, the male superiority pattern was supported only in the urban sample. The results of the means analysis further supported that the pattern of male superiority was only present in urban populations. Therefore, the greater male variability hypothesis in creativity has received consistent support in studies of Chinese samples, while the male superiority pattern varied across the samples. Plausible explanations and implications of the findings are discussed.","author":[{"dropping-particle":"","family":"Ju","given":"Chengting","non-dropping-particle":"","parse-names":false,"suffix":""},{"dropping-particle":"","family":"Duan","given":"Yuxi","non-dropping-particle":"","parse-names":false,"suffix":""},{"dropping-particle":"","family":"You","given":"Xuqun","non-dropping-particle":"","parse-names":false,"suffix":""}],"container-title":"Personality and Individual Differences","id":"ITEM-1","issued":{"date-parts":[["2015"]]},"page":"85-89","publisher":"Elsevier Ltd","title":"Retesting the greater male variability hypothesis in mainland China: A cross-regional study","type":"article-journal","volume":"72"},"uris":["http://www.mendeley.com/documents/?uuid=beb47581-8b0b-4d2d-a183-080c5cf6c024"]},{"id":"ITEM-2","itemData":{"DOI":"10.1080/10400419.2016.1229978","ISSN":"10400419","abstract":"Recent studies in creativity literature have demonstrated higher variability of creative ability between males and females, despite the lack of systematic sex differences in average scores on creativity tests. However, little is known about the causes of this variability and its generalizability beyond industrialized societies. This study presents the first evidence of the greater male variability in a sample of nonindustrialized, traditional Meru people residing in Kenya, Africa. The effect size of this difference was even greater than that reported in the majority of studies conducted on industrialized populations. Implications of these findings are discussed.","author":[{"dropping-particle":"","family":"Karwowski","given":"Maciej","non-dropping-particle":"","parse-names":false,"suffix":""},{"dropping-particle":"","family":"Jankowska","given":"Dorota M.","non-dropping-particle":"","parse-names":false,"suffix":""},{"dropping-particle":"","family":"Gajda","given":"Aleksandra","non-dropping-particle":"","parse-names":false,"suffix":""},{"dropping-particle":"","family":"Marczak","given":"Michalina","non-dropping-particle":"","parse-names":false,"suffix":""},{"dropping-particle":"","family":"Groyecka","given":"Agata","non-dropping-particle":"","parse-names":false,"suffix":""},{"dropping-particle":"","family":"Sorokowski","given":"Piotr","non-dropping-particle":"","parse-names":false,"suffix":""}],"container-title":"Creativity Research Journal","id":"ITEM-2","issue":"4","issued":{"date-parts":[["2016"]]},"page":"467-470","title":"Greater Male Variability in Creativity Outside the WEIRD World","type":"article-journal","volume":"28"},"uris":["http://www.mendeley.com/documents/?uuid=e2b9092f-e014-4fbc-bea0-a6e24928a0e5"]}],"mendeley":{"formattedCitation":"(Ju &lt;i&gt;et al.&lt;/i&gt; 2015; Karwowski &lt;i&gt;et al.&lt;/i&gt; 2016)","plainTextFormattedCitation":"(Ju et al. 2015; Karwowski et al. 2016)","previouslyFormattedCitation":"(Ju &lt;i&gt;et al.&lt;/i&gt; 2015; Karwowski &lt;i&gt;et al.&lt;/i&gt; 2016)"},"properties":{"noteIndex":0},"schema":"https://github.com/citation-style-language/schema/raw/master/csl-citation.json"}</w:instrText>
      </w:r>
      <w:r w:rsidRPr="005B29D7">
        <w:rPr>
          <w:rFonts w:ascii="Garamond" w:hAnsi="Garamond"/>
          <w:color w:val="2E74B5" w:themeColor="accent5" w:themeShade="BF"/>
          <w:rPrChange w:id="422" w:author="Michael Jennions" w:date="2020-08-05T00:36:00Z">
            <w:rPr>
              <w:rFonts w:ascii="Garamond" w:hAnsi="Garamond"/>
              <w:color w:val="FF0000"/>
            </w:rPr>
          </w:rPrChange>
        </w:rPr>
        <w:fldChar w:fldCharType="separate"/>
      </w:r>
      <w:r w:rsidRPr="005B29D7">
        <w:rPr>
          <w:rFonts w:ascii="Garamond" w:hAnsi="Garamond"/>
          <w:noProof/>
          <w:color w:val="2E74B5" w:themeColor="accent5" w:themeShade="BF"/>
          <w:rPrChange w:id="423" w:author="Michael Jennions" w:date="2020-08-05T00:36:00Z">
            <w:rPr>
              <w:rFonts w:ascii="Garamond" w:hAnsi="Garamond"/>
              <w:noProof/>
              <w:color w:val="FF0000"/>
            </w:rPr>
          </w:rPrChange>
        </w:rPr>
        <w:t xml:space="preserve">(Ju </w:t>
      </w:r>
      <w:r w:rsidRPr="005B29D7">
        <w:rPr>
          <w:rFonts w:ascii="Garamond" w:hAnsi="Garamond"/>
          <w:i/>
          <w:noProof/>
          <w:color w:val="2E74B5" w:themeColor="accent5" w:themeShade="BF"/>
          <w:rPrChange w:id="424" w:author="Michael Jennions" w:date="2020-08-05T00:36:00Z">
            <w:rPr>
              <w:rFonts w:ascii="Garamond" w:hAnsi="Garamond"/>
              <w:i/>
              <w:noProof/>
              <w:color w:val="FF0000"/>
            </w:rPr>
          </w:rPrChange>
        </w:rPr>
        <w:t>et al.</w:t>
      </w:r>
      <w:r w:rsidRPr="005B29D7">
        <w:rPr>
          <w:rFonts w:ascii="Garamond" w:hAnsi="Garamond"/>
          <w:noProof/>
          <w:color w:val="2E74B5" w:themeColor="accent5" w:themeShade="BF"/>
          <w:rPrChange w:id="425" w:author="Michael Jennions" w:date="2020-08-05T00:36:00Z">
            <w:rPr>
              <w:rFonts w:ascii="Garamond" w:hAnsi="Garamond"/>
              <w:noProof/>
              <w:color w:val="FF0000"/>
            </w:rPr>
          </w:rPrChange>
        </w:rPr>
        <w:t xml:space="preserve"> 2015; Karwowski </w:t>
      </w:r>
      <w:r w:rsidRPr="005B29D7">
        <w:rPr>
          <w:rFonts w:ascii="Garamond" w:hAnsi="Garamond"/>
          <w:i/>
          <w:noProof/>
          <w:color w:val="2E74B5" w:themeColor="accent5" w:themeShade="BF"/>
          <w:rPrChange w:id="426" w:author="Michael Jennions" w:date="2020-08-05T00:36:00Z">
            <w:rPr>
              <w:rFonts w:ascii="Garamond" w:hAnsi="Garamond"/>
              <w:i/>
              <w:noProof/>
              <w:color w:val="FF0000"/>
            </w:rPr>
          </w:rPrChange>
        </w:rPr>
        <w:t>et al.</w:t>
      </w:r>
      <w:r w:rsidRPr="005B29D7">
        <w:rPr>
          <w:rFonts w:ascii="Garamond" w:hAnsi="Garamond"/>
          <w:noProof/>
          <w:color w:val="2E74B5" w:themeColor="accent5" w:themeShade="BF"/>
          <w:rPrChange w:id="427" w:author="Michael Jennions" w:date="2020-08-05T00:36:00Z">
            <w:rPr>
              <w:rFonts w:ascii="Garamond" w:hAnsi="Garamond"/>
              <w:noProof/>
              <w:color w:val="FF0000"/>
            </w:rPr>
          </w:rPrChange>
        </w:rPr>
        <w:t xml:space="preserve"> 2016)</w:t>
      </w:r>
      <w:r w:rsidRPr="005B29D7">
        <w:rPr>
          <w:rFonts w:ascii="Garamond" w:hAnsi="Garamond"/>
          <w:color w:val="2E74B5" w:themeColor="accent5" w:themeShade="BF"/>
          <w:rPrChange w:id="428" w:author="Michael Jennions" w:date="2020-08-05T00:36:00Z">
            <w:rPr>
              <w:rFonts w:ascii="Garamond" w:hAnsi="Garamond"/>
              <w:color w:val="FF0000"/>
            </w:rPr>
          </w:rPrChange>
        </w:rPr>
        <w:fldChar w:fldCharType="end"/>
      </w:r>
      <w:ins w:id="429" w:author="Michael Jennions" w:date="2020-08-05T00:44:00Z">
        <w:r w:rsidR="00B86258">
          <w:rPr>
            <w:rFonts w:ascii="Garamond" w:hAnsi="Garamond"/>
            <w:color w:val="2E74B5" w:themeColor="accent5" w:themeShade="BF"/>
          </w:rPr>
          <w:t>,</w:t>
        </w:r>
      </w:ins>
      <w:ins w:id="430" w:author="Michael Jennions" w:date="2020-08-05T00:35:00Z">
        <w:r w:rsidR="005B29D7" w:rsidRPr="005B29D7">
          <w:rPr>
            <w:rFonts w:ascii="Garamond" w:hAnsi="Garamond"/>
            <w:color w:val="2E74B5" w:themeColor="accent5" w:themeShade="BF"/>
            <w:rPrChange w:id="431" w:author="Michael Jennions" w:date="2020-08-05T00:36:00Z">
              <w:rPr>
                <w:rFonts w:ascii="Garamond" w:hAnsi="Garamond"/>
                <w:color w:val="FF0000"/>
              </w:rPr>
            </w:rPrChange>
          </w:rPr>
          <w:t xml:space="preserve"> </w:t>
        </w:r>
      </w:ins>
      <w:del w:id="432" w:author="Michael Jennions" w:date="2020-08-05T00:35:00Z">
        <w:r w:rsidRPr="005B29D7" w:rsidDel="005B29D7">
          <w:rPr>
            <w:rFonts w:ascii="Garamond" w:hAnsi="Garamond"/>
            <w:color w:val="2E74B5" w:themeColor="accent5" w:themeShade="BF"/>
            <w:rPrChange w:id="433" w:author="Michael Jennions" w:date="2020-08-05T00:36:00Z">
              <w:rPr>
                <w:rFonts w:ascii="Garamond" w:hAnsi="Garamond"/>
                <w:color w:val="FF0000"/>
              </w:rPr>
            </w:rPrChange>
          </w:rPr>
          <w:delText xml:space="preserve">. </w:delText>
        </w:r>
        <w:r w:rsidR="00370960" w:rsidRPr="005B29D7" w:rsidDel="005B29D7">
          <w:rPr>
            <w:rFonts w:ascii="Garamond" w:hAnsi="Garamond"/>
            <w:color w:val="2E74B5" w:themeColor="accent5" w:themeShade="BF"/>
            <w:rPrChange w:id="434" w:author="Michael Jennions" w:date="2020-08-05T00:36:00Z">
              <w:rPr>
                <w:rFonts w:ascii="Garamond" w:hAnsi="Garamond"/>
                <w:color w:val="FF0000"/>
              </w:rPr>
            </w:rPrChange>
          </w:rPr>
          <w:delText>Furthermore</w:delText>
        </w:r>
        <w:r w:rsidRPr="005B29D7" w:rsidDel="005B29D7">
          <w:rPr>
            <w:rFonts w:ascii="Garamond" w:hAnsi="Garamond"/>
            <w:color w:val="2E74B5" w:themeColor="accent5" w:themeShade="BF"/>
            <w:rPrChange w:id="435" w:author="Michael Jennions" w:date="2020-08-05T00:36:00Z">
              <w:rPr>
                <w:rFonts w:ascii="Garamond" w:hAnsi="Garamond"/>
                <w:color w:val="FF0000"/>
              </w:rPr>
            </w:rPrChange>
          </w:rPr>
          <w:delText xml:space="preserve">, </w:delText>
        </w:r>
        <w:r w:rsidR="00370960" w:rsidRPr="005B29D7" w:rsidDel="005B29D7">
          <w:rPr>
            <w:rFonts w:ascii="Garamond" w:hAnsi="Garamond"/>
            <w:color w:val="2E74B5" w:themeColor="accent5" w:themeShade="BF"/>
            <w:rPrChange w:id="436" w:author="Michael Jennions" w:date="2020-08-05T00:36:00Z">
              <w:rPr>
                <w:rFonts w:ascii="Garamond" w:hAnsi="Garamond"/>
                <w:color w:val="FF0000"/>
              </w:rPr>
            </w:rPrChange>
          </w:rPr>
          <w:delText>there are often more men at the extreme ends of</w:delText>
        </w:r>
        <w:r w:rsidRPr="005B29D7" w:rsidDel="005B29D7">
          <w:rPr>
            <w:rFonts w:ascii="Garamond" w:hAnsi="Garamond"/>
            <w:color w:val="2E74B5" w:themeColor="accent5" w:themeShade="BF"/>
            <w:rPrChange w:id="437" w:author="Michael Jennions" w:date="2020-08-05T00:36:00Z">
              <w:rPr>
                <w:rFonts w:ascii="Garamond" w:hAnsi="Garamond"/>
                <w:color w:val="FF0000"/>
              </w:rPr>
            </w:rPrChange>
          </w:rPr>
          <w:delText xml:space="preserve"> </w:delText>
        </w:r>
      </w:del>
      <w:r w:rsidRPr="005B29D7">
        <w:rPr>
          <w:rFonts w:ascii="Garamond" w:hAnsi="Garamond"/>
          <w:color w:val="2E74B5" w:themeColor="accent5" w:themeShade="BF"/>
          <w:rPrChange w:id="438" w:author="Michael Jennions" w:date="2020-08-05T00:36:00Z">
            <w:rPr>
              <w:rFonts w:ascii="Garamond" w:hAnsi="Garamond"/>
              <w:color w:val="FF0000"/>
            </w:rPr>
          </w:rPrChange>
        </w:rPr>
        <w:t>aggressive</w:t>
      </w:r>
      <w:ins w:id="439" w:author="Michael Jennions" w:date="2020-08-05T00:35:00Z">
        <w:r w:rsidR="005B29D7" w:rsidRPr="005B29D7">
          <w:rPr>
            <w:rFonts w:ascii="Garamond" w:hAnsi="Garamond"/>
            <w:color w:val="2E74B5" w:themeColor="accent5" w:themeShade="BF"/>
            <w:rPrChange w:id="440" w:author="Michael Jennions" w:date="2020-08-05T00:36:00Z">
              <w:rPr>
                <w:rFonts w:ascii="Garamond" w:hAnsi="Garamond"/>
                <w:color w:val="FF0000"/>
              </w:rPr>
            </w:rPrChange>
          </w:rPr>
          <w:t>ness</w:t>
        </w:r>
      </w:ins>
      <w:r w:rsidRPr="005B29D7">
        <w:rPr>
          <w:rFonts w:ascii="Garamond" w:hAnsi="Garamond"/>
          <w:color w:val="2E74B5" w:themeColor="accent5" w:themeShade="BF"/>
          <w:rPrChange w:id="441" w:author="Michael Jennions" w:date="2020-08-05T00:36:00Z">
            <w:rPr>
              <w:rFonts w:ascii="Garamond" w:hAnsi="Garamond"/>
              <w:color w:val="FF0000"/>
            </w:rPr>
          </w:rPrChange>
        </w:rPr>
        <w:t xml:space="preserve"> </w:t>
      </w:r>
      <w:del w:id="442" w:author="Michael Jennions" w:date="2020-08-05T00:35:00Z">
        <w:r w:rsidRPr="005B29D7" w:rsidDel="005B29D7">
          <w:rPr>
            <w:rFonts w:ascii="Garamond" w:hAnsi="Garamond"/>
            <w:color w:val="2E74B5" w:themeColor="accent5" w:themeShade="BF"/>
            <w:rPrChange w:id="443" w:author="Michael Jennions" w:date="2020-08-05T00:36:00Z">
              <w:rPr>
                <w:rFonts w:ascii="Garamond" w:hAnsi="Garamond"/>
                <w:color w:val="FF0000"/>
              </w:rPr>
            </w:rPrChange>
          </w:rPr>
          <w:delText xml:space="preserve">personalities, leading to their overrepresentation in the prison system </w:delText>
        </w:r>
      </w:del>
      <w:r w:rsidRPr="005B29D7">
        <w:rPr>
          <w:rFonts w:ascii="Garamond" w:hAnsi="Garamond"/>
          <w:color w:val="2E74B5" w:themeColor="accent5" w:themeShade="BF"/>
          <w:rPrChange w:id="444" w:author="Michael Jennions" w:date="2020-08-05T00:36:00Z">
            <w:rPr>
              <w:rFonts w:ascii="Garamond" w:hAnsi="Garamond"/>
              <w:color w:val="FF0000"/>
            </w:rPr>
          </w:rPrChange>
        </w:rPr>
        <w:fldChar w:fldCharType="begin" w:fldLock="1"/>
      </w:r>
      <w:r w:rsidRPr="005B29D7">
        <w:rPr>
          <w:rFonts w:ascii="Garamond" w:hAnsi="Garamond"/>
          <w:color w:val="2E74B5" w:themeColor="accent5" w:themeShade="BF"/>
          <w:rPrChange w:id="445" w:author="Michael Jennions" w:date="2020-08-05T00:36:00Z">
            <w:rPr>
              <w:rFonts w:ascii="Garamond" w:hAnsi="Garamond"/>
              <w:color w:val="FF0000"/>
            </w:rPr>
          </w:rPrChange>
        </w:rPr>
        <w:instrText>ADDIN CSL_CITATION {"citationItems":[{"id":"ITEM-1","itemData":{"DOI":"10.1016/S0160-2896(03)00053-9","ISSN":"01602896","abstract":"There is uncertainty whether the sexes differ with respect to their mean levels and variabilities in mental ability test scores. Here we describe the cognitive ability distribution in 80,000+ children-almost everyone born in Scotland in 1921-tested at age 11 in 1932. There were no significant mean differences in cognitive test scores between boys and girls, but there was a highly significant difference in their standard deviations ( P &lt;.001). Boys were over-represented at the low and high extremes of cognitive ability. These findings, the first to be presented from a whole population, might in part explain such cognitive outcomes as the slight excess of men achieving first class university degrees, and the excess of males with learning difficulties. © 2003 Elsevier Science Inc. All rights reserved.","author":[{"dropping-particle":"","family":"Deary","given":"Ian J.","non-dropping-particle":"","parse-names":false,"suffix":""},{"dropping-particle":"","family":"Thorpe","given":"Graham","non-dropping-particle":"","parse-names":false,"suffix":""},{"dropping-particle":"","family":"Wilson","given":"Valerie","non-dropping-particle":"","parse-names":false,"suffix":""},{"dropping-particle":"","family":"Starr","given":"John M.","non-dropping-particle":"","parse-names":false,"suffix":""},{"dropping-particle":"","family":"Whalley","given":"Lawrence J.","non-dropping-particle":"","parse-names":false,"suffix":""}],"container-title":"Intelligence","id":"ITEM-1","issue":"6","issued":{"date-parts":[["2003"]]},"page":"533-542","title":"Population sex differences in IQ at age 11: The Scottish mental survey 1932","type":"article-journal","volume":"31"},"uris":["http://www.mendeley.com/documents/?uuid=6d9e28f1-290b-4f48-ab4c-bacfeee02e5d"]}],"mendeley":{"formattedCitation":"(Deary &lt;i&gt;et al.&lt;/i&gt; 2003)","plainTextFormattedCitation":"(Deary et al. 2003)","previouslyFormattedCitation":"(Deary &lt;i&gt;et al.&lt;/i&gt; 2003)"},"properties":{"noteIndex":0},"schema":"https://github.com/citation-style-language/schema/raw/master/csl-citation.json"}</w:instrText>
      </w:r>
      <w:r w:rsidRPr="005B29D7">
        <w:rPr>
          <w:rFonts w:ascii="Garamond" w:hAnsi="Garamond"/>
          <w:color w:val="2E74B5" w:themeColor="accent5" w:themeShade="BF"/>
          <w:rPrChange w:id="446" w:author="Michael Jennions" w:date="2020-08-05T00:36:00Z">
            <w:rPr>
              <w:rFonts w:ascii="Garamond" w:hAnsi="Garamond"/>
              <w:color w:val="FF0000"/>
            </w:rPr>
          </w:rPrChange>
        </w:rPr>
        <w:fldChar w:fldCharType="separate"/>
      </w:r>
      <w:r w:rsidRPr="005B29D7">
        <w:rPr>
          <w:rFonts w:ascii="Garamond" w:hAnsi="Garamond"/>
          <w:noProof/>
          <w:color w:val="2E74B5" w:themeColor="accent5" w:themeShade="BF"/>
          <w:rPrChange w:id="447" w:author="Michael Jennions" w:date="2020-08-05T00:36:00Z">
            <w:rPr>
              <w:rFonts w:ascii="Garamond" w:hAnsi="Garamond"/>
              <w:noProof/>
              <w:color w:val="FF0000"/>
            </w:rPr>
          </w:rPrChange>
        </w:rPr>
        <w:t xml:space="preserve">(Deary </w:t>
      </w:r>
      <w:r w:rsidRPr="005B29D7">
        <w:rPr>
          <w:rFonts w:ascii="Garamond" w:hAnsi="Garamond"/>
          <w:i/>
          <w:noProof/>
          <w:color w:val="2E74B5" w:themeColor="accent5" w:themeShade="BF"/>
          <w:rPrChange w:id="448" w:author="Michael Jennions" w:date="2020-08-05T00:36:00Z">
            <w:rPr>
              <w:rFonts w:ascii="Garamond" w:hAnsi="Garamond"/>
              <w:i/>
              <w:noProof/>
              <w:color w:val="FF0000"/>
            </w:rPr>
          </w:rPrChange>
        </w:rPr>
        <w:t>et al.</w:t>
      </w:r>
      <w:r w:rsidRPr="005B29D7">
        <w:rPr>
          <w:rFonts w:ascii="Garamond" w:hAnsi="Garamond"/>
          <w:noProof/>
          <w:color w:val="2E74B5" w:themeColor="accent5" w:themeShade="BF"/>
          <w:rPrChange w:id="449" w:author="Michael Jennions" w:date="2020-08-05T00:36:00Z">
            <w:rPr>
              <w:rFonts w:ascii="Garamond" w:hAnsi="Garamond"/>
              <w:noProof/>
              <w:color w:val="FF0000"/>
            </w:rPr>
          </w:rPrChange>
        </w:rPr>
        <w:t xml:space="preserve"> 2003)</w:t>
      </w:r>
      <w:r w:rsidRPr="005B29D7">
        <w:rPr>
          <w:rFonts w:ascii="Garamond" w:hAnsi="Garamond"/>
          <w:color w:val="2E74B5" w:themeColor="accent5" w:themeShade="BF"/>
          <w:rPrChange w:id="450" w:author="Michael Jennions" w:date="2020-08-05T00:36:00Z">
            <w:rPr>
              <w:rFonts w:ascii="Garamond" w:hAnsi="Garamond"/>
              <w:color w:val="FF0000"/>
            </w:rPr>
          </w:rPrChange>
        </w:rPr>
        <w:fldChar w:fldCharType="end"/>
      </w:r>
      <w:ins w:id="451" w:author="Michael Jennions" w:date="2020-08-05T01:11:00Z">
        <w:r w:rsidR="00A10A43">
          <w:rPr>
            <w:rFonts w:ascii="Garamond" w:hAnsi="Garamond"/>
            <w:color w:val="2E74B5" w:themeColor="accent5" w:themeShade="BF"/>
          </w:rPr>
          <w:t xml:space="preserve">, </w:t>
        </w:r>
      </w:ins>
      <w:ins w:id="452" w:author="Michael Jennions" w:date="2020-08-05T00:44:00Z">
        <w:r w:rsidR="00B86258">
          <w:rPr>
            <w:rFonts w:ascii="Garamond" w:hAnsi="Garamond"/>
            <w:color w:val="2E74B5" w:themeColor="accent5" w:themeShade="BF"/>
          </w:rPr>
          <w:t>other personality traits (</w:t>
        </w:r>
      </w:ins>
      <w:ins w:id="453" w:author="Michael Jennions" w:date="2020-08-05T01:22:00Z">
        <w:r w:rsidR="00CE5ACE">
          <w:rPr>
            <w:rFonts w:ascii="Garamond" w:hAnsi="Garamond"/>
            <w:color w:val="2E74B5" w:themeColor="accent5" w:themeShade="BF"/>
            <w:highlight w:val="cyan"/>
          </w:rPr>
          <w:t>Borkenau et al. 2013</w:t>
        </w:r>
      </w:ins>
      <w:ins w:id="454" w:author="Michael Jennions" w:date="2020-08-05T00:44:00Z">
        <w:r w:rsidR="00B86258">
          <w:rPr>
            <w:rFonts w:ascii="Garamond" w:hAnsi="Garamond"/>
            <w:color w:val="2E74B5" w:themeColor="accent5" w:themeShade="BF"/>
          </w:rPr>
          <w:t>)</w:t>
        </w:r>
      </w:ins>
      <w:ins w:id="455" w:author="Michael Jennions" w:date="2020-08-05T01:11:00Z">
        <w:r w:rsidR="00A10A43">
          <w:rPr>
            <w:rFonts w:ascii="Garamond" w:hAnsi="Garamond"/>
            <w:color w:val="2E74B5" w:themeColor="accent5" w:themeShade="BF"/>
          </w:rPr>
          <w:t xml:space="preserve"> and</w:t>
        </w:r>
      </w:ins>
      <w:ins w:id="456" w:author="Michael Jennions" w:date="2020-08-05T01:23:00Z">
        <w:r w:rsidR="00CE5ACE">
          <w:rPr>
            <w:rFonts w:ascii="Garamond" w:hAnsi="Garamond"/>
            <w:color w:val="2E74B5" w:themeColor="accent5" w:themeShade="BF"/>
          </w:rPr>
          <w:t>, ultimately,</w:t>
        </w:r>
      </w:ins>
      <w:ins w:id="457" w:author="Michael Jennions" w:date="2020-08-05T01:11:00Z">
        <w:r w:rsidR="00A10A43">
          <w:rPr>
            <w:rFonts w:ascii="Garamond" w:hAnsi="Garamond"/>
            <w:color w:val="2E74B5" w:themeColor="accent5" w:themeShade="BF"/>
          </w:rPr>
          <w:t xml:space="preserve"> brain structure (</w:t>
        </w:r>
      </w:ins>
      <w:ins w:id="458" w:author="Michael Jennions" w:date="2020-08-05T01:13:00Z">
        <w:r w:rsidR="00A10A43" w:rsidRPr="00A10A43">
          <w:rPr>
            <w:rFonts w:ascii="Garamond" w:hAnsi="Garamond"/>
            <w:color w:val="2E74B5" w:themeColor="accent5" w:themeShade="BF"/>
            <w:highlight w:val="cyan"/>
            <w:rPrChange w:id="459" w:author="Michael Jennions" w:date="2020-08-05T01:13:00Z">
              <w:rPr>
                <w:rFonts w:ascii="Garamond" w:hAnsi="Garamond"/>
                <w:color w:val="2E74B5" w:themeColor="accent5" w:themeShade="BF"/>
              </w:rPr>
            </w:rPrChange>
          </w:rPr>
          <w:t>Wierenga et al. 2020</w:t>
        </w:r>
        <w:r w:rsidR="00A10A43">
          <w:rPr>
            <w:rFonts w:ascii="Garamond" w:hAnsi="Garamond"/>
            <w:color w:val="2E74B5" w:themeColor="accent5" w:themeShade="BF"/>
          </w:rPr>
          <w:t>)</w:t>
        </w:r>
      </w:ins>
      <w:r w:rsidRPr="005B29D7">
        <w:rPr>
          <w:rFonts w:ascii="Garamond" w:hAnsi="Garamond"/>
          <w:color w:val="2E74B5" w:themeColor="accent5" w:themeShade="BF"/>
          <w:rPrChange w:id="460" w:author="Michael Jennions" w:date="2020-08-05T00:36:00Z">
            <w:rPr>
              <w:rFonts w:ascii="Garamond" w:hAnsi="Garamond"/>
              <w:color w:val="FF0000"/>
            </w:rPr>
          </w:rPrChange>
        </w:rPr>
        <w:t xml:space="preserve">. </w:t>
      </w:r>
      <w:ins w:id="461" w:author="Michael Jennions" w:date="2020-08-05T00:40:00Z">
        <w:r w:rsidR="00B86258">
          <w:rPr>
            <w:rFonts w:ascii="Garamond" w:hAnsi="Garamond"/>
            <w:color w:val="2E74B5" w:themeColor="accent5" w:themeShade="BF"/>
          </w:rPr>
          <w:t xml:space="preserve">The general conclusion of these studies is that </w:t>
        </w:r>
      </w:ins>
      <w:ins w:id="462" w:author="Michael Jennions" w:date="2020-08-05T00:45:00Z">
        <w:r w:rsidR="00B86258">
          <w:rPr>
            <w:rFonts w:ascii="Garamond" w:hAnsi="Garamond"/>
            <w:color w:val="2E74B5" w:themeColor="accent5" w:themeShade="BF"/>
          </w:rPr>
          <w:t>boys/men tend to be more variable than girls/women.</w:t>
        </w:r>
        <w:r w:rsidR="00747656">
          <w:rPr>
            <w:rFonts w:ascii="Garamond" w:hAnsi="Garamond"/>
            <w:color w:val="2E74B5" w:themeColor="accent5" w:themeShade="BF"/>
          </w:rPr>
          <w:t xml:space="preserve"> </w:t>
        </w:r>
      </w:ins>
    </w:p>
    <w:p w14:paraId="2EA5B836" w14:textId="5BF8BF96" w:rsidR="00747656" w:rsidRDefault="00747656" w:rsidP="005B29D7">
      <w:pPr>
        <w:rPr>
          <w:ins w:id="463" w:author="Michael Jennions" w:date="2020-08-05T00:45:00Z"/>
          <w:rFonts w:ascii="Garamond" w:hAnsi="Garamond"/>
          <w:color w:val="FF0000"/>
        </w:rPr>
      </w:pPr>
    </w:p>
    <w:p w14:paraId="7E73168F" w14:textId="371A3B66" w:rsidR="007A2CB3" w:rsidRPr="0068698A" w:rsidDel="0068698A" w:rsidRDefault="00905C30">
      <w:pPr>
        <w:rPr>
          <w:del w:id="464" w:author="Michael Jennions" w:date="2020-08-05T00:58:00Z"/>
          <w:rFonts w:ascii="Garamond" w:hAnsi="Garamond"/>
          <w:color w:val="2E74B5" w:themeColor="accent5" w:themeShade="BF"/>
          <w:rPrChange w:id="465" w:author="Michael Jennions" w:date="2020-08-05T00:59:00Z">
            <w:rPr>
              <w:del w:id="466" w:author="Michael Jennions" w:date="2020-08-05T00:58:00Z"/>
              <w:rFonts w:ascii="Garamond" w:hAnsi="Garamond"/>
              <w:color w:val="FF0000"/>
            </w:rPr>
          </w:rPrChange>
        </w:rPr>
        <w:pPrChange w:id="467" w:author="Michael Jennions" w:date="2020-08-05T01:02:00Z">
          <w:pPr>
            <w:ind w:firstLine="360"/>
          </w:pPr>
        </w:pPrChange>
      </w:pPr>
      <w:ins w:id="468" w:author="Michael Jennions" w:date="2020-08-05T00:54:00Z">
        <w:r>
          <w:rPr>
            <w:rFonts w:ascii="Garamond" w:hAnsi="Garamond"/>
            <w:color w:val="2E74B5" w:themeColor="accent5" w:themeShade="BF"/>
          </w:rPr>
          <w:t>H</w:t>
        </w:r>
      </w:ins>
      <w:ins w:id="469" w:author="Michael Jennions" w:date="2020-08-05T00:47:00Z">
        <w:r w:rsidR="00747656" w:rsidRPr="00905C30">
          <w:rPr>
            <w:rFonts w:ascii="Garamond" w:hAnsi="Garamond"/>
            <w:color w:val="2E74B5" w:themeColor="accent5" w:themeShade="BF"/>
            <w:rPrChange w:id="470" w:author="Michael Jennions" w:date="2020-08-05T00:54:00Z">
              <w:rPr>
                <w:rFonts w:ascii="Garamond" w:hAnsi="Garamond"/>
                <w:color w:val="FF0000"/>
              </w:rPr>
            </w:rPrChange>
          </w:rPr>
          <w:t xml:space="preserve">igher </w:t>
        </w:r>
      </w:ins>
      <w:ins w:id="471" w:author="Michael Jennions" w:date="2020-08-05T00:45:00Z">
        <w:r w:rsidR="00747656" w:rsidRPr="00905C30">
          <w:rPr>
            <w:rFonts w:ascii="Garamond" w:hAnsi="Garamond"/>
            <w:color w:val="2E74B5" w:themeColor="accent5" w:themeShade="BF"/>
            <w:rPrChange w:id="472" w:author="Michael Jennions" w:date="2020-08-05T00:54:00Z">
              <w:rPr>
                <w:rFonts w:ascii="Garamond" w:hAnsi="Garamond"/>
                <w:color w:val="FF0000"/>
              </w:rPr>
            </w:rPrChange>
          </w:rPr>
          <w:t xml:space="preserve">variability </w:t>
        </w:r>
      </w:ins>
      <w:ins w:id="473" w:author="Michael Jennions" w:date="2020-08-05T00:55:00Z">
        <w:r>
          <w:rPr>
            <w:rFonts w:ascii="Garamond" w:hAnsi="Garamond"/>
            <w:color w:val="2E74B5" w:themeColor="accent5" w:themeShade="BF"/>
          </w:rPr>
          <w:t xml:space="preserve">among individuals </w:t>
        </w:r>
      </w:ins>
      <w:ins w:id="474" w:author="Michael Jennions" w:date="2020-08-05T00:46:00Z">
        <w:r w:rsidR="00747656" w:rsidRPr="00905C30">
          <w:rPr>
            <w:rFonts w:ascii="Garamond" w:hAnsi="Garamond"/>
            <w:color w:val="2E74B5" w:themeColor="accent5" w:themeShade="BF"/>
            <w:rPrChange w:id="475" w:author="Michael Jennions" w:date="2020-08-05T00:54:00Z">
              <w:rPr>
                <w:rFonts w:ascii="Garamond" w:hAnsi="Garamond"/>
                <w:color w:val="FF0000"/>
              </w:rPr>
            </w:rPrChange>
          </w:rPr>
          <w:t>in behaviour</w:t>
        </w:r>
      </w:ins>
      <w:ins w:id="476" w:author="Michael Jennions" w:date="2020-08-05T00:55:00Z">
        <w:r>
          <w:rPr>
            <w:rFonts w:ascii="Garamond" w:hAnsi="Garamond"/>
            <w:color w:val="2E74B5" w:themeColor="accent5" w:themeShade="BF"/>
          </w:rPr>
          <w:t>, personalities and cognition among</w:t>
        </w:r>
      </w:ins>
      <w:ins w:id="477" w:author="Michael Jennions" w:date="2020-08-05T00:48:00Z">
        <w:r w:rsidR="00747656" w:rsidRPr="00905C30">
          <w:rPr>
            <w:rFonts w:ascii="Garamond" w:hAnsi="Garamond"/>
            <w:color w:val="2E74B5" w:themeColor="accent5" w:themeShade="BF"/>
            <w:rPrChange w:id="478" w:author="Michael Jennions" w:date="2020-08-05T00:54:00Z">
              <w:rPr>
                <w:rFonts w:ascii="Garamond" w:hAnsi="Garamond"/>
                <w:color w:val="FF0000"/>
              </w:rPr>
            </w:rPrChange>
          </w:rPr>
          <w:t xml:space="preserve"> boys/</w:t>
        </w:r>
      </w:ins>
      <w:ins w:id="479" w:author="Michael Jennions" w:date="2020-08-05T00:47:00Z">
        <w:r w:rsidR="00747656" w:rsidRPr="00905C30">
          <w:rPr>
            <w:rFonts w:ascii="Garamond" w:hAnsi="Garamond"/>
            <w:color w:val="2E74B5" w:themeColor="accent5" w:themeShade="BF"/>
            <w:rPrChange w:id="480" w:author="Michael Jennions" w:date="2020-08-05T00:54:00Z">
              <w:rPr>
                <w:rFonts w:ascii="Garamond" w:hAnsi="Garamond"/>
                <w:color w:val="FF0000"/>
              </w:rPr>
            </w:rPrChange>
          </w:rPr>
          <w:t>men than</w:t>
        </w:r>
      </w:ins>
      <w:ins w:id="481" w:author="Michael Jennions" w:date="2020-08-05T00:48:00Z">
        <w:r w:rsidR="00747656" w:rsidRPr="00905C30">
          <w:rPr>
            <w:rFonts w:ascii="Garamond" w:hAnsi="Garamond"/>
            <w:color w:val="2E74B5" w:themeColor="accent5" w:themeShade="BF"/>
            <w:rPrChange w:id="482" w:author="Michael Jennions" w:date="2020-08-05T00:54:00Z">
              <w:rPr>
                <w:rFonts w:ascii="Garamond" w:hAnsi="Garamond"/>
                <w:color w:val="FF0000"/>
              </w:rPr>
            </w:rPrChange>
          </w:rPr>
          <w:t xml:space="preserve"> girls/</w:t>
        </w:r>
      </w:ins>
      <w:ins w:id="483" w:author="Michael Jennions" w:date="2020-08-05T00:47:00Z">
        <w:r w:rsidR="00747656" w:rsidRPr="00905C30">
          <w:rPr>
            <w:rFonts w:ascii="Garamond" w:hAnsi="Garamond"/>
            <w:color w:val="2E74B5" w:themeColor="accent5" w:themeShade="BF"/>
            <w:rPrChange w:id="484" w:author="Michael Jennions" w:date="2020-08-05T00:54:00Z">
              <w:rPr>
                <w:rFonts w:ascii="Garamond" w:hAnsi="Garamond"/>
                <w:color w:val="FF0000"/>
              </w:rPr>
            </w:rPrChange>
          </w:rPr>
          <w:t>women</w:t>
        </w:r>
      </w:ins>
      <w:ins w:id="485" w:author="Michael Jennions" w:date="2020-08-05T01:02:00Z">
        <w:r w:rsidR="0068698A">
          <w:rPr>
            <w:rFonts w:ascii="Garamond" w:hAnsi="Garamond"/>
            <w:color w:val="2E74B5" w:themeColor="accent5" w:themeShade="BF"/>
          </w:rPr>
          <w:t xml:space="preserve"> could be due to both social and </w:t>
        </w:r>
      </w:ins>
      <w:ins w:id="486" w:author="Michael Jennions" w:date="2020-08-05T00:48:00Z">
        <w:r w:rsidR="00747656" w:rsidRPr="00905C30">
          <w:rPr>
            <w:rFonts w:ascii="Garamond" w:hAnsi="Garamond"/>
            <w:color w:val="2E74B5" w:themeColor="accent5" w:themeShade="BF"/>
            <w:rPrChange w:id="487" w:author="Michael Jennions" w:date="2020-08-05T00:54:00Z">
              <w:rPr>
                <w:rFonts w:ascii="Garamond" w:hAnsi="Garamond"/>
                <w:color w:val="FF0000"/>
              </w:rPr>
            </w:rPrChange>
          </w:rPr>
          <w:t>biological differences between the sexes</w:t>
        </w:r>
      </w:ins>
      <w:ins w:id="488" w:author="Michael Jennions" w:date="2020-08-05T00:49:00Z">
        <w:r w:rsidR="00747656" w:rsidRPr="00905C30">
          <w:rPr>
            <w:rFonts w:ascii="Garamond" w:hAnsi="Garamond"/>
            <w:color w:val="2E74B5" w:themeColor="accent5" w:themeShade="BF"/>
            <w:rPrChange w:id="489" w:author="Michael Jennions" w:date="2020-08-05T00:54:00Z">
              <w:rPr>
                <w:rFonts w:ascii="Garamond" w:hAnsi="Garamond"/>
                <w:color w:val="FF0000"/>
              </w:rPr>
            </w:rPrChange>
          </w:rPr>
          <w:t xml:space="preserve">. </w:t>
        </w:r>
      </w:ins>
      <w:ins w:id="490" w:author="Michael Jennions" w:date="2020-08-05T01:02:00Z">
        <w:r w:rsidR="0068698A">
          <w:rPr>
            <w:rFonts w:ascii="Garamond" w:hAnsi="Garamond"/>
            <w:color w:val="2E74B5" w:themeColor="accent5" w:themeShade="BF"/>
          </w:rPr>
          <w:t>Many commentators have, however, argued for the primacy of biolog</w:t>
        </w:r>
      </w:ins>
      <w:ins w:id="491" w:author="Michael Jennions" w:date="2020-08-05T01:03:00Z">
        <w:r w:rsidR="0068698A">
          <w:rPr>
            <w:rFonts w:ascii="Garamond" w:hAnsi="Garamond"/>
            <w:color w:val="2E74B5" w:themeColor="accent5" w:themeShade="BF"/>
          </w:rPr>
          <w:t xml:space="preserve">ical differences. </w:t>
        </w:r>
      </w:ins>
      <w:ins w:id="492" w:author="Michael Jennions" w:date="2020-08-05T00:49:00Z">
        <w:r w:rsidR="00747656" w:rsidRPr="00905C30">
          <w:rPr>
            <w:rFonts w:ascii="Garamond" w:hAnsi="Garamond"/>
            <w:color w:val="2E74B5" w:themeColor="accent5" w:themeShade="BF"/>
            <w:rPrChange w:id="493" w:author="Michael Jennions" w:date="2020-08-05T00:54:00Z">
              <w:rPr>
                <w:rFonts w:ascii="Garamond" w:hAnsi="Garamond"/>
                <w:color w:val="FF0000"/>
              </w:rPr>
            </w:rPrChange>
          </w:rPr>
          <w:t xml:space="preserve">For example, </w:t>
        </w:r>
      </w:ins>
      <w:ins w:id="494" w:author="Michael Jennions" w:date="2020-08-05T00:52:00Z">
        <w:r w:rsidRPr="00905C30">
          <w:rPr>
            <w:rFonts w:ascii="Garamond" w:hAnsi="Garamond"/>
            <w:color w:val="2E74B5" w:themeColor="accent5" w:themeShade="BF"/>
            <w:rPrChange w:id="495" w:author="Michael Jennions" w:date="2020-08-05T00:54:00Z">
              <w:rPr>
                <w:rFonts w:ascii="Garamond" w:hAnsi="Garamond"/>
                <w:color w:val="FF0000"/>
              </w:rPr>
            </w:rPrChange>
          </w:rPr>
          <w:t>Steve Pinker</w:t>
        </w:r>
      </w:ins>
      <w:ins w:id="496" w:author="Michael Jennions" w:date="2020-08-05T00:49:00Z">
        <w:r w:rsidR="00747656" w:rsidRPr="00905C30">
          <w:rPr>
            <w:rFonts w:ascii="Garamond" w:hAnsi="Garamond"/>
            <w:color w:val="2E74B5" w:themeColor="accent5" w:themeShade="BF"/>
            <w:rPrChange w:id="497" w:author="Michael Jennions" w:date="2020-08-05T00:54:00Z">
              <w:rPr>
                <w:rFonts w:ascii="Garamond" w:hAnsi="Garamond"/>
                <w:color w:val="FF0000"/>
              </w:rPr>
            </w:rPrChange>
          </w:rPr>
          <w:t xml:space="preserve"> </w:t>
        </w:r>
      </w:ins>
      <w:ins w:id="498" w:author="Michael Jennions" w:date="2020-08-05T01:03:00Z">
        <w:r w:rsidR="00AD2D5D">
          <w:rPr>
            <w:rFonts w:ascii="Garamond" w:hAnsi="Garamond"/>
            <w:color w:val="2E74B5" w:themeColor="accent5" w:themeShade="BF"/>
          </w:rPr>
          <w:t>noted</w:t>
        </w:r>
      </w:ins>
      <w:ins w:id="499" w:author="Michael Jennions" w:date="2020-08-05T00:56:00Z">
        <w:r w:rsidR="0068698A">
          <w:rPr>
            <w:rFonts w:ascii="Garamond" w:hAnsi="Garamond"/>
            <w:color w:val="2E74B5" w:themeColor="accent5" w:themeShade="BF"/>
          </w:rPr>
          <w:t xml:space="preserve"> </w:t>
        </w:r>
      </w:ins>
      <w:ins w:id="500" w:author="Michael Jennions" w:date="2020-08-05T00:49:00Z">
        <w:r w:rsidR="00747656" w:rsidRPr="00905C30">
          <w:rPr>
            <w:rFonts w:ascii="Garamond" w:hAnsi="Garamond"/>
            <w:color w:val="2E74B5" w:themeColor="accent5" w:themeShade="BF"/>
            <w:rPrChange w:id="501" w:author="Michael Jennions" w:date="2020-08-05T00:54:00Z">
              <w:rPr>
                <w:rFonts w:ascii="Garamond" w:hAnsi="Garamond"/>
                <w:color w:val="FF0000"/>
              </w:rPr>
            </w:rPrChange>
          </w:rPr>
          <w:t xml:space="preserve">that: </w:t>
        </w:r>
        <w:r w:rsidR="00747656" w:rsidRPr="0068698A">
          <w:rPr>
            <w:rFonts w:ascii="Garamond" w:hAnsi="Garamond" w:cs="Times New Roman"/>
            <w:color w:val="2E74B5" w:themeColor="accent5" w:themeShade="BF"/>
            <w:rPrChange w:id="502" w:author="Michael Jennions" w:date="2020-08-05T00:56:00Z">
              <w:rPr>
                <w:rFonts w:ascii="Garamond" w:hAnsi="Garamond"/>
                <w:color w:val="FF0000"/>
              </w:rPr>
            </w:rPrChange>
          </w:rPr>
          <w:t>“</w:t>
        </w:r>
      </w:ins>
      <w:commentRangeStart w:id="503"/>
      <w:ins w:id="504" w:author="Michael Jennions" w:date="2020-08-05T00:53:00Z">
        <w:r w:rsidRPr="0068698A">
          <w:rPr>
            <w:rFonts w:ascii="Garamond" w:eastAsia="Times New Roman" w:hAnsi="Garamond" w:cs="Times New Roman"/>
            <w:color w:val="2E74B5" w:themeColor="accent5" w:themeShade="BF"/>
            <w:spacing w:val="-1"/>
            <w:rPrChange w:id="505" w:author="Michael Jennions" w:date="2020-08-05T00:56:00Z">
              <w:rPr>
                <w:rFonts w:ascii="Times New Roman" w:eastAsia="Times New Roman" w:hAnsi="Times New Roman" w:cs="Times New Roman"/>
                <w:color w:val="000000"/>
                <w:spacing w:val="-1"/>
                <w:sz w:val="27"/>
                <w:szCs w:val="27"/>
              </w:rPr>
            </w:rPrChange>
          </w:rPr>
          <w:t>Since a male can have more offspring than a female—but also has a greater chance of being childless (the victims of other males who impregnate the available females)—natural selection favors a slightly more conservative and reliable baby-building process for females and a slightly more ambitious and error-prone process for males</w:t>
        </w:r>
      </w:ins>
      <w:ins w:id="506" w:author="Michael Jennions" w:date="2020-08-05T00:54:00Z">
        <w:r w:rsidRPr="0068698A">
          <w:rPr>
            <w:rFonts w:ascii="Garamond" w:eastAsia="Times New Roman" w:hAnsi="Garamond" w:cs="Times New Roman"/>
            <w:color w:val="2E74B5" w:themeColor="accent5" w:themeShade="BF"/>
            <w:spacing w:val="-1"/>
            <w:rPrChange w:id="507" w:author="Michael Jennions" w:date="2020-08-05T00:56:00Z">
              <w:rPr>
                <w:rFonts w:ascii="Times New Roman" w:eastAsia="Times New Roman" w:hAnsi="Times New Roman" w:cs="Times New Roman"/>
                <w:color w:val="000000"/>
                <w:spacing w:val="-1"/>
                <w:sz w:val="27"/>
                <w:szCs w:val="27"/>
              </w:rPr>
            </w:rPrChange>
          </w:rPr>
          <w:t>” (</w:t>
        </w:r>
      </w:ins>
      <w:commentRangeEnd w:id="503"/>
      <w:ins w:id="508" w:author="Michael Jennions" w:date="2020-08-05T01:17:00Z">
        <w:r w:rsidR="004905DE">
          <w:rPr>
            <w:rStyle w:val="CommentReference"/>
          </w:rPr>
          <w:commentReference w:id="503"/>
        </w:r>
      </w:ins>
      <w:ins w:id="509" w:author="Michael Jennions" w:date="2020-08-05T00:54:00Z">
        <w:r w:rsidRPr="0068698A">
          <w:rPr>
            <w:rFonts w:ascii="Garamond" w:eastAsia="Times New Roman" w:hAnsi="Garamond" w:cs="Times New Roman"/>
            <w:color w:val="2E74B5" w:themeColor="accent5" w:themeShade="BF"/>
            <w:spacing w:val="-1"/>
            <w:rPrChange w:id="510" w:author="Michael Jennions" w:date="2020-08-05T00:56:00Z">
              <w:rPr>
                <w:rFonts w:ascii="Times New Roman" w:eastAsia="Times New Roman" w:hAnsi="Times New Roman" w:cs="Times New Roman"/>
                <w:color w:val="000000"/>
                <w:spacing w:val="-1"/>
                <w:sz w:val="27"/>
                <w:szCs w:val="27"/>
              </w:rPr>
            </w:rPrChange>
          </w:rPr>
          <w:t>New Republic 2005)</w:t>
        </w:r>
      </w:ins>
      <w:ins w:id="511" w:author="Michael Jennions" w:date="2020-08-05T00:53:00Z">
        <w:r w:rsidRPr="0068698A">
          <w:rPr>
            <w:rFonts w:ascii="Garamond" w:eastAsia="Times New Roman" w:hAnsi="Garamond" w:cs="Times New Roman"/>
            <w:color w:val="2E74B5" w:themeColor="accent5" w:themeShade="BF"/>
            <w:spacing w:val="-1"/>
            <w:rPrChange w:id="512" w:author="Michael Jennions" w:date="2020-08-05T00:56:00Z">
              <w:rPr>
                <w:rFonts w:ascii="Times New Roman" w:eastAsia="Times New Roman" w:hAnsi="Times New Roman" w:cs="Times New Roman"/>
                <w:color w:val="000000"/>
                <w:spacing w:val="-1"/>
                <w:sz w:val="27"/>
                <w:szCs w:val="27"/>
              </w:rPr>
            </w:rPrChange>
          </w:rPr>
          <w:t>. </w:t>
        </w:r>
      </w:ins>
      <w:ins w:id="513" w:author="Michael Jennions" w:date="2020-08-05T00:57:00Z">
        <w:r w:rsidR="0068698A">
          <w:rPr>
            <w:rFonts w:ascii="Garamond" w:eastAsia="Times New Roman" w:hAnsi="Garamond" w:cs="Times New Roman"/>
            <w:color w:val="2E74B5" w:themeColor="accent5" w:themeShade="BF"/>
            <w:spacing w:val="-1"/>
          </w:rPr>
          <w:t xml:space="preserve">This line of </w:t>
        </w:r>
      </w:ins>
      <w:ins w:id="514" w:author="Michael Jennions" w:date="2020-08-05T01:03:00Z">
        <w:r w:rsidR="00AD2D5D">
          <w:rPr>
            <w:rFonts w:ascii="Garamond" w:eastAsia="Times New Roman" w:hAnsi="Garamond" w:cs="Times New Roman"/>
            <w:color w:val="2E74B5" w:themeColor="accent5" w:themeShade="BF"/>
            <w:spacing w:val="-1"/>
          </w:rPr>
          <w:t>reasoning</w:t>
        </w:r>
      </w:ins>
      <w:ins w:id="515" w:author="Michael Jennions" w:date="2020-08-05T00:57:00Z">
        <w:r w:rsidR="0068698A">
          <w:rPr>
            <w:rFonts w:ascii="Garamond" w:eastAsia="Times New Roman" w:hAnsi="Garamond" w:cs="Times New Roman"/>
            <w:color w:val="2E74B5" w:themeColor="accent5" w:themeShade="BF"/>
            <w:spacing w:val="-1"/>
          </w:rPr>
          <w:t xml:space="preserve"> is often supported by invoking studies showing </w:t>
        </w:r>
      </w:ins>
      <w:ins w:id="516" w:author="Michael Jennions" w:date="2020-08-05T00:58:00Z">
        <w:r w:rsidR="0068698A" w:rsidRPr="0068698A">
          <w:rPr>
            <w:rFonts w:ascii="Garamond" w:eastAsia="Times New Roman" w:hAnsi="Garamond" w:cs="Times New Roman"/>
            <w:color w:val="2E74B5" w:themeColor="accent5" w:themeShade="BF"/>
            <w:spacing w:val="-1"/>
          </w:rPr>
          <w:t>t</w:t>
        </w:r>
      </w:ins>
      <w:del w:id="517" w:author="Michael Jennions" w:date="2020-08-05T00:58:00Z">
        <w:r w:rsidR="00370960" w:rsidRPr="0068698A" w:rsidDel="0068698A">
          <w:rPr>
            <w:rFonts w:ascii="Garamond" w:hAnsi="Garamond"/>
            <w:color w:val="2E74B5" w:themeColor="accent5" w:themeShade="BF"/>
            <w:rPrChange w:id="518" w:author="Michael Jennions" w:date="2020-08-05T00:59:00Z">
              <w:rPr>
                <w:rFonts w:ascii="Garamond" w:hAnsi="Garamond"/>
                <w:color w:val="FF0000"/>
              </w:rPr>
            </w:rPrChange>
          </w:rPr>
          <w:delText xml:space="preserve">Yet the mechanisms behind such widespread greater male variability remain unclear. </w:delText>
        </w:r>
      </w:del>
    </w:p>
    <w:p w14:paraId="0D4367AA" w14:textId="3CA6F32E" w:rsidR="00370960" w:rsidRPr="00B730F1" w:rsidRDefault="007A2CB3" w:rsidP="0068698A">
      <w:pPr>
        <w:rPr>
          <w:ins w:id="519" w:author="Michael Jennions" w:date="2020-08-05T01:05:00Z"/>
          <w:rFonts w:ascii="Garamond" w:hAnsi="Garamond"/>
          <w:color w:val="2E74B5" w:themeColor="accent5" w:themeShade="BF"/>
          <w:rPrChange w:id="520" w:author="Michael Jennions" w:date="2020-08-05T01:07:00Z">
            <w:rPr>
              <w:ins w:id="521" w:author="Michael Jennions" w:date="2020-08-05T01:05:00Z"/>
              <w:rFonts w:ascii="Garamond" w:hAnsi="Garamond"/>
              <w:color w:val="FF0000"/>
            </w:rPr>
          </w:rPrChange>
        </w:rPr>
      </w:pPr>
      <w:moveToRangeStart w:id="522" w:author="Michael Jennions" w:date="2020-08-05T00:24:00Z" w:name="move47479458"/>
      <w:moveTo w:id="523" w:author="Michael Jennions" w:date="2020-08-05T00:24:00Z">
        <w:del w:id="524" w:author="Michael Jennions" w:date="2020-08-05T00:58:00Z">
          <w:r w:rsidRPr="0068698A" w:rsidDel="0068698A">
            <w:rPr>
              <w:rFonts w:ascii="Garamond" w:hAnsi="Garamond"/>
              <w:color w:val="2E74B5" w:themeColor="accent5" w:themeShade="BF"/>
              <w:rPrChange w:id="525" w:author="Michael Jennions" w:date="2020-08-05T00:59:00Z">
                <w:rPr>
                  <w:rFonts w:ascii="Garamond" w:hAnsi="Garamond"/>
                  <w:color w:val="FF0000"/>
                </w:rPr>
              </w:rPrChange>
            </w:rPr>
            <w:delText>T</w:delText>
          </w:r>
        </w:del>
        <w:r w:rsidRPr="0068698A">
          <w:rPr>
            <w:rFonts w:ascii="Garamond" w:hAnsi="Garamond"/>
            <w:color w:val="2E74B5" w:themeColor="accent5" w:themeShade="BF"/>
            <w:rPrChange w:id="526" w:author="Michael Jennions" w:date="2020-08-05T00:59:00Z">
              <w:rPr>
                <w:rFonts w:ascii="Garamond" w:hAnsi="Garamond"/>
                <w:color w:val="FF0000"/>
              </w:rPr>
            </w:rPrChange>
          </w:rPr>
          <w:t xml:space="preserve">hat males </w:t>
        </w:r>
        <w:del w:id="527" w:author="Michael Jennions" w:date="2020-08-05T01:37:00Z">
          <w:r w:rsidRPr="0068698A" w:rsidDel="00181504">
            <w:rPr>
              <w:rFonts w:ascii="Garamond" w:hAnsi="Garamond"/>
              <w:color w:val="2E74B5" w:themeColor="accent5" w:themeShade="BF"/>
              <w:rPrChange w:id="528" w:author="Michael Jennions" w:date="2020-08-05T00:59:00Z">
                <w:rPr>
                  <w:rFonts w:ascii="Garamond" w:hAnsi="Garamond"/>
                  <w:color w:val="FF0000"/>
                </w:rPr>
              </w:rPrChange>
            </w:rPr>
            <w:delText>are</w:delText>
          </w:r>
        </w:del>
      </w:moveTo>
      <w:ins w:id="529" w:author="Michael Jennions" w:date="2020-08-05T01:37:00Z">
        <w:r w:rsidR="00181504">
          <w:rPr>
            <w:rFonts w:ascii="Garamond" w:hAnsi="Garamond"/>
            <w:color w:val="2E74B5" w:themeColor="accent5" w:themeShade="BF"/>
          </w:rPr>
          <w:t>being</w:t>
        </w:r>
      </w:ins>
      <w:moveTo w:id="530" w:author="Michael Jennions" w:date="2020-08-05T00:24:00Z">
        <w:r w:rsidRPr="0068698A">
          <w:rPr>
            <w:rFonts w:ascii="Garamond" w:hAnsi="Garamond"/>
            <w:color w:val="2E74B5" w:themeColor="accent5" w:themeShade="BF"/>
            <w:rPrChange w:id="531" w:author="Michael Jennions" w:date="2020-08-05T00:59:00Z">
              <w:rPr>
                <w:rFonts w:ascii="Garamond" w:hAnsi="Garamond"/>
                <w:color w:val="FF0000"/>
              </w:rPr>
            </w:rPrChange>
          </w:rPr>
          <w:t xml:space="preserve"> more variable than females is a trend </w:t>
        </w:r>
      </w:moveTo>
      <w:ins w:id="532" w:author="Michael Jennions" w:date="2020-08-05T01:37:00Z">
        <w:r w:rsidR="00181504">
          <w:rPr>
            <w:rFonts w:ascii="Garamond" w:hAnsi="Garamond"/>
            <w:color w:val="2E74B5" w:themeColor="accent5" w:themeShade="BF"/>
          </w:rPr>
          <w:t xml:space="preserve">seen </w:t>
        </w:r>
      </w:ins>
      <w:moveTo w:id="533" w:author="Michael Jennions" w:date="2020-08-05T00:24:00Z">
        <w:del w:id="534" w:author="Michael Jennions" w:date="2020-08-05T00:58:00Z">
          <w:r w:rsidRPr="0068698A" w:rsidDel="0068698A">
            <w:rPr>
              <w:rFonts w:ascii="Garamond" w:hAnsi="Garamond"/>
              <w:color w:val="2E74B5" w:themeColor="accent5" w:themeShade="BF"/>
              <w:rPrChange w:id="535" w:author="Michael Jennions" w:date="2020-08-05T00:59:00Z">
                <w:rPr>
                  <w:rFonts w:ascii="Garamond" w:hAnsi="Garamond"/>
                  <w:color w:val="FF0000"/>
                </w:rPr>
              </w:rPrChange>
            </w:rPr>
            <w:delText xml:space="preserve">observed </w:delText>
          </w:r>
        </w:del>
        <w:r w:rsidRPr="0068698A">
          <w:rPr>
            <w:rFonts w:ascii="Garamond" w:hAnsi="Garamond"/>
            <w:color w:val="2E74B5" w:themeColor="accent5" w:themeShade="BF"/>
            <w:rPrChange w:id="536" w:author="Michael Jennions" w:date="2020-08-05T00:59:00Z">
              <w:rPr>
                <w:rFonts w:ascii="Garamond" w:hAnsi="Garamond"/>
                <w:color w:val="FF0000"/>
              </w:rPr>
            </w:rPrChange>
          </w:rPr>
          <w:t>across the animal kingdom</w:t>
        </w:r>
        <w:del w:id="537" w:author="Michael Jennions" w:date="2020-08-05T00:59:00Z">
          <w:r w:rsidRPr="0068698A" w:rsidDel="0068698A">
            <w:rPr>
              <w:rFonts w:ascii="Garamond" w:hAnsi="Garamond"/>
              <w:color w:val="2E74B5" w:themeColor="accent5" w:themeShade="BF"/>
              <w:rPrChange w:id="538" w:author="Michael Jennions" w:date="2020-08-05T00:59:00Z">
                <w:rPr>
                  <w:rFonts w:ascii="Garamond" w:hAnsi="Garamond"/>
                  <w:color w:val="FF0000"/>
                </w:rPr>
              </w:rPrChange>
            </w:rPr>
            <w:delText>, consistent with the ‘greater male variability’ hypothesis</w:delText>
          </w:r>
        </w:del>
        <w:r w:rsidRPr="0068698A">
          <w:rPr>
            <w:rFonts w:ascii="Garamond" w:hAnsi="Garamond"/>
            <w:color w:val="2E74B5" w:themeColor="accent5" w:themeShade="BF"/>
            <w:rPrChange w:id="539" w:author="Michael Jennions" w:date="2020-08-05T00:59:00Z">
              <w:rPr>
                <w:rFonts w:ascii="Garamond" w:hAnsi="Garamond"/>
                <w:color w:val="FF0000"/>
              </w:rPr>
            </w:rPrChange>
          </w:rPr>
          <w:t>.</w:t>
        </w:r>
      </w:moveTo>
      <w:ins w:id="540" w:author="Michael Jennions" w:date="2020-08-05T01:36:00Z">
        <w:r w:rsidR="00181504">
          <w:rPr>
            <w:rFonts w:ascii="Garamond" w:hAnsi="Garamond"/>
            <w:color w:val="2E74B5" w:themeColor="accent5" w:themeShade="BF"/>
          </w:rPr>
          <w:t xml:space="preserve"> </w:t>
        </w:r>
      </w:ins>
      <w:ins w:id="541" w:author="Michael Jennions" w:date="2020-08-05T01:37:00Z">
        <w:r w:rsidR="00181504">
          <w:rPr>
            <w:rFonts w:ascii="Garamond" w:hAnsi="Garamond"/>
            <w:color w:val="2E74B5" w:themeColor="accent5" w:themeShade="BF"/>
          </w:rPr>
          <w:t>In is true that  g</w:t>
        </w:r>
      </w:ins>
      <w:ins w:id="542" w:author="Michael Jennions" w:date="2020-08-05T00:59:00Z">
        <w:r w:rsidR="0068698A" w:rsidRPr="00B730F1">
          <w:rPr>
            <w:rFonts w:ascii="Garamond" w:hAnsi="Garamond"/>
            <w:color w:val="2E74B5" w:themeColor="accent5" w:themeShade="BF"/>
            <w:rPrChange w:id="543" w:author="Michael Jennions" w:date="2020-08-05T01:07:00Z">
              <w:rPr>
                <w:rFonts w:ascii="Garamond" w:hAnsi="Garamond"/>
                <w:color w:val="FF0000"/>
              </w:rPr>
            </w:rPrChange>
          </w:rPr>
          <w:t>reater male than female</w:t>
        </w:r>
      </w:ins>
      <w:moveTo w:id="544" w:author="Michael Jennions" w:date="2020-08-05T00:24:00Z">
        <w:del w:id="545" w:author="Michael Jennions" w:date="2020-08-05T00:59:00Z">
          <w:r w:rsidRPr="00B730F1" w:rsidDel="0068698A">
            <w:rPr>
              <w:rFonts w:ascii="Garamond" w:hAnsi="Garamond"/>
              <w:color w:val="2E74B5" w:themeColor="accent5" w:themeShade="BF"/>
              <w:rPrChange w:id="546" w:author="Michael Jennions" w:date="2020-08-05T01:07:00Z">
                <w:rPr>
                  <w:rFonts w:ascii="Garamond" w:hAnsi="Garamond"/>
                  <w:color w:val="FF0000"/>
                </w:rPr>
              </w:rPrChange>
            </w:rPr>
            <w:delText xml:space="preserve"> Male-biased</w:delText>
          </w:r>
        </w:del>
        <w:r w:rsidRPr="00B730F1">
          <w:rPr>
            <w:rFonts w:ascii="Garamond" w:hAnsi="Garamond"/>
            <w:color w:val="2E74B5" w:themeColor="accent5" w:themeShade="BF"/>
            <w:rPrChange w:id="547" w:author="Michael Jennions" w:date="2020-08-05T01:07:00Z">
              <w:rPr>
                <w:rFonts w:ascii="Garamond" w:hAnsi="Garamond"/>
                <w:color w:val="FF0000"/>
              </w:rPr>
            </w:rPrChange>
          </w:rPr>
          <w:t xml:space="preserve"> variability </w:t>
        </w:r>
      </w:moveTo>
      <w:ins w:id="548" w:author="Michael Jennions" w:date="2020-08-05T00:59:00Z">
        <w:r w:rsidR="0068698A" w:rsidRPr="00B730F1">
          <w:rPr>
            <w:rFonts w:ascii="Garamond" w:hAnsi="Garamond"/>
            <w:color w:val="2E74B5" w:themeColor="accent5" w:themeShade="BF"/>
            <w:rPrChange w:id="549" w:author="Michael Jennions" w:date="2020-08-05T01:07:00Z">
              <w:rPr>
                <w:rFonts w:ascii="Garamond" w:hAnsi="Garamond"/>
                <w:color w:val="FF0000"/>
              </w:rPr>
            </w:rPrChange>
          </w:rPr>
          <w:t>in animals has indeed been reported for many traits</w:t>
        </w:r>
      </w:ins>
      <w:ins w:id="550" w:author="Michael Jennions" w:date="2020-08-05T01:38:00Z">
        <w:r w:rsidR="00181504">
          <w:rPr>
            <w:rFonts w:ascii="Garamond" w:hAnsi="Garamond"/>
            <w:color w:val="2E74B5" w:themeColor="accent5" w:themeShade="BF"/>
          </w:rPr>
          <w:t xml:space="preserve">, but </w:t>
        </w:r>
      </w:ins>
      <w:moveTo w:id="551" w:author="Michael Jennions" w:date="2020-08-05T00:24:00Z">
        <w:del w:id="552" w:author="Michael Jennions" w:date="2020-08-05T01:37:00Z">
          <w:r w:rsidRPr="00B730F1" w:rsidDel="00181504">
            <w:rPr>
              <w:rFonts w:ascii="Garamond" w:hAnsi="Garamond"/>
              <w:color w:val="2E74B5" w:themeColor="accent5" w:themeShade="BF"/>
              <w:rPrChange w:id="553" w:author="Michael Jennions" w:date="2020-08-05T01:07:00Z">
                <w:rPr>
                  <w:rFonts w:ascii="Garamond" w:hAnsi="Garamond"/>
                  <w:color w:val="FF0000"/>
                </w:rPr>
              </w:rPrChange>
            </w:rPr>
            <w:delText xml:space="preserve">than females across a range of </w:delText>
          </w:r>
        </w:del>
        <w:del w:id="554" w:author="Michael Jennions" w:date="2020-08-05T01:03:00Z">
          <w:r w:rsidRPr="00B730F1" w:rsidDel="00AD2D5D">
            <w:rPr>
              <w:rFonts w:ascii="Garamond" w:hAnsi="Garamond"/>
              <w:color w:val="2E74B5" w:themeColor="accent5" w:themeShade="BF"/>
              <w:rPrChange w:id="555" w:author="Michael Jennions" w:date="2020-08-05T01:07:00Z">
                <w:rPr>
                  <w:rFonts w:ascii="Garamond" w:hAnsi="Garamond"/>
                  <w:color w:val="FF0000"/>
                </w:rPr>
              </w:rPrChange>
            </w:rPr>
            <w:delText xml:space="preserve">behavioural, physiological and morphological </w:delText>
          </w:r>
        </w:del>
        <w:del w:id="556" w:author="Michael Jennions" w:date="2020-08-05T01:37:00Z">
          <w:r w:rsidRPr="00B730F1" w:rsidDel="00181504">
            <w:rPr>
              <w:rFonts w:ascii="Garamond" w:hAnsi="Garamond"/>
              <w:color w:val="2E74B5" w:themeColor="accent5" w:themeShade="BF"/>
              <w:rPrChange w:id="557" w:author="Michael Jennions" w:date="2020-08-05T01:07:00Z">
                <w:rPr>
                  <w:rFonts w:ascii="Garamond" w:hAnsi="Garamond"/>
                  <w:color w:val="FF0000"/>
                </w:rPr>
              </w:rPrChange>
            </w:rPr>
            <w:delText>traits</w:delText>
          </w:r>
        </w:del>
      </w:moveTo>
      <w:ins w:id="558" w:author="Michael Jennions" w:date="2020-08-05T01:38:00Z">
        <w:r w:rsidR="00181504">
          <w:rPr>
            <w:rFonts w:ascii="Garamond" w:hAnsi="Garamond"/>
            <w:color w:val="2E74B5" w:themeColor="accent5" w:themeShade="BF"/>
          </w:rPr>
          <w:t>the</w:t>
        </w:r>
      </w:ins>
      <w:ins w:id="559" w:author="Michael Jennions" w:date="2020-08-05T01:03:00Z">
        <w:r w:rsidR="00AD2D5D" w:rsidRPr="00B730F1">
          <w:rPr>
            <w:rFonts w:ascii="Garamond" w:hAnsi="Garamond"/>
            <w:color w:val="2E74B5" w:themeColor="accent5" w:themeShade="BF"/>
            <w:rPrChange w:id="560" w:author="Michael Jennions" w:date="2020-08-05T01:07:00Z">
              <w:rPr>
                <w:rFonts w:ascii="Garamond" w:hAnsi="Garamond"/>
                <w:color w:val="FF0000"/>
              </w:rPr>
            </w:rPrChange>
          </w:rPr>
          <w:t xml:space="preserve"> </w:t>
        </w:r>
      </w:ins>
      <w:ins w:id="561" w:author="Michael Jennions" w:date="2020-08-05T01:04:00Z">
        <w:r w:rsidR="00AD2D5D" w:rsidRPr="00B730F1">
          <w:rPr>
            <w:rFonts w:ascii="Garamond" w:hAnsi="Garamond"/>
            <w:color w:val="2E74B5" w:themeColor="accent5" w:themeShade="BF"/>
            <w:rPrChange w:id="562" w:author="Michael Jennions" w:date="2020-08-05T01:07:00Z">
              <w:rPr>
                <w:rFonts w:ascii="Garamond" w:hAnsi="Garamond"/>
                <w:color w:val="FF0000"/>
              </w:rPr>
            </w:rPrChange>
          </w:rPr>
          <w:t xml:space="preserve">strength of the </w:t>
        </w:r>
      </w:ins>
      <w:ins w:id="563" w:author="Michael Jennions" w:date="2020-08-05T01:03:00Z">
        <w:r w:rsidR="00AD2D5D" w:rsidRPr="00B730F1">
          <w:rPr>
            <w:rFonts w:ascii="Garamond" w:hAnsi="Garamond"/>
            <w:color w:val="2E74B5" w:themeColor="accent5" w:themeShade="BF"/>
            <w:rPrChange w:id="564" w:author="Michael Jennions" w:date="2020-08-05T01:07:00Z">
              <w:rPr>
                <w:rFonts w:ascii="Garamond" w:hAnsi="Garamond"/>
                <w:color w:val="FF0000"/>
              </w:rPr>
            </w:rPrChange>
          </w:rPr>
          <w:t>evidence is m</w:t>
        </w:r>
      </w:ins>
      <w:ins w:id="565" w:author="Michael Jennions" w:date="2020-08-05T01:04:00Z">
        <w:r w:rsidR="00AD2D5D" w:rsidRPr="00B730F1">
          <w:rPr>
            <w:rFonts w:ascii="Garamond" w:hAnsi="Garamond"/>
            <w:color w:val="2E74B5" w:themeColor="accent5" w:themeShade="BF"/>
            <w:rPrChange w:id="566" w:author="Michael Jennions" w:date="2020-08-05T01:07:00Z">
              <w:rPr>
                <w:rFonts w:ascii="Garamond" w:hAnsi="Garamond"/>
                <w:color w:val="FF0000"/>
              </w:rPr>
            </w:rPrChange>
          </w:rPr>
          <w:t xml:space="preserve">ixed. The clearest evidence comes from studies showing greater variability in </w:t>
        </w:r>
        <w:r w:rsidR="00AD2D5D" w:rsidRPr="00B730F1">
          <w:rPr>
            <w:rFonts w:ascii="Garamond" w:hAnsi="Garamond"/>
            <w:color w:val="2E74B5" w:themeColor="accent5" w:themeShade="BF"/>
            <w:rPrChange w:id="567" w:author="Michael Jennions" w:date="2020-08-05T01:07:00Z">
              <w:rPr>
                <w:rFonts w:ascii="Garamond" w:hAnsi="Garamond"/>
                <w:color w:val="FF0000"/>
              </w:rPr>
            </w:rPrChange>
          </w:rPr>
          <w:lastRenderedPageBreak/>
          <w:t xml:space="preserve">morphology, especially that associated with  traits under sexual selection, including sexual ornaments, </w:t>
        </w:r>
      </w:ins>
      <w:ins w:id="568" w:author="Michael Jennions" w:date="2020-08-05T01:06:00Z">
        <w:r w:rsidR="00AD2D5D" w:rsidRPr="00B730F1">
          <w:rPr>
            <w:rFonts w:ascii="Garamond" w:hAnsi="Garamond"/>
            <w:color w:val="2E74B5" w:themeColor="accent5" w:themeShade="BF"/>
            <w:rPrChange w:id="569" w:author="Michael Jennions" w:date="2020-08-05T01:07:00Z">
              <w:rPr>
                <w:rFonts w:ascii="Garamond" w:hAnsi="Garamond"/>
                <w:color w:val="FF0000"/>
              </w:rPr>
            </w:rPrChange>
          </w:rPr>
          <w:t xml:space="preserve">courtship displays, </w:t>
        </w:r>
      </w:ins>
      <w:ins w:id="570" w:author="Michael Jennions" w:date="2020-08-05T01:05:00Z">
        <w:r w:rsidR="00AD2D5D" w:rsidRPr="00B730F1">
          <w:rPr>
            <w:rFonts w:ascii="Garamond" w:hAnsi="Garamond"/>
            <w:color w:val="2E74B5" w:themeColor="accent5" w:themeShade="BF"/>
            <w:rPrChange w:id="571" w:author="Michael Jennions" w:date="2020-08-05T01:07:00Z">
              <w:rPr>
                <w:rFonts w:ascii="Garamond" w:hAnsi="Garamond"/>
                <w:color w:val="FF0000"/>
              </w:rPr>
            </w:rPrChange>
          </w:rPr>
          <w:t xml:space="preserve">weaponry and body size </w:t>
        </w:r>
      </w:ins>
      <w:moveTo w:id="572" w:author="Michael Jennions" w:date="2020-08-05T00:24:00Z">
        <w:del w:id="573" w:author="Michael Jennions" w:date="2020-08-05T01:05:00Z">
          <w:r w:rsidRPr="00B730F1" w:rsidDel="00AD2D5D">
            <w:rPr>
              <w:rFonts w:ascii="Garamond" w:hAnsi="Garamond"/>
              <w:color w:val="2E74B5" w:themeColor="accent5" w:themeShade="BF"/>
              <w:rPrChange w:id="574" w:author="Michael Jennions" w:date="2020-08-05T01:07:00Z">
                <w:rPr>
                  <w:rFonts w:ascii="Garamond" w:hAnsi="Garamond"/>
                  <w:color w:val="FF0000"/>
                </w:rPr>
              </w:rPrChange>
            </w:rPr>
            <w:delText xml:space="preserve"> </w:delText>
          </w:r>
        </w:del>
        <w:r w:rsidRPr="00B730F1">
          <w:rPr>
            <w:rFonts w:ascii="Garamond" w:hAnsi="Garamond"/>
            <w:color w:val="2E74B5" w:themeColor="accent5" w:themeShade="BF"/>
            <w:rPrChange w:id="575" w:author="Michael Jennions" w:date="2020-08-05T01:07:00Z">
              <w:rPr>
                <w:rFonts w:ascii="Garamond" w:hAnsi="Garamond"/>
                <w:color w:val="FF0000"/>
              </w:rPr>
            </w:rPrChange>
          </w:rPr>
          <w:t>(Pomiankowski &amp; Møller 1995</w:t>
        </w:r>
      </w:moveTo>
      <w:ins w:id="576" w:author="Michael Jennions" w:date="2020-08-05T01:06:00Z">
        <w:r w:rsidR="00AD2D5D" w:rsidRPr="00B730F1">
          <w:rPr>
            <w:rFonts w:ascii="Garamond" w:hAnsi="Garamond"/>
            <w:color w:val="2E74B5" w:themeColor="accent5" w:themeShade="BF"/>
            <w:rPrChange w:id="577" w:author="Michael Jennions" w:date="2020-08-05T01:07:00Z">
              <w:rPr>
                <w:rFonts w:ascii="Garamond" w:hAnsi="Garamond"/>
                <w:color w:val="FF0000"/>
              </w:rPr>
            </w:rPrChange>
          </w:rPr>
          <w:t xml:space="preserve">; </w:t>
        </w:r>
      </w:ins>
      <w:ins w:id="578" w:author="Michael Jennions" w:date="2020-08-05T01:10:00Z">
        <w:r w:rsidR="00A10A43" w:rsidRPr="00A10A43">
          <w:rPr>
            <w:rFonts w:ascii="Garamond" w:hAnsi="Garamond"/>
            <w:color w:val="2E74B5" w:themeColor="accent5" w:themeShade="BF"/>
            <w:highlight w:val="cyan"/>
            <w:rPrChange w:id="579" w:author="Michael Jennions" w:date="2020-08-05T01:10:00Z">
              <w:rPr>
                <w:rFonts w:ascii="Garamond" w:hAnsi="Garamond"/>
                <w:color w:val="2E74B5" w:themeColor="accent5" w:themeShade="BF"/>
              </w:rPr>
            </w:rPrChange>
          </w:rPr>
          <w:t>REF – T Price B J Linn Soc??;</w:t>
        </w:r>
        <w:r w:rsidR="00A10A43">
          <w:rPr>
            <w:rFonts w:ascii="Garamond" w:hAnsi="Garamond"/>
            <w:color w:val="2E74B5" w:themeColor="accent5" w:themeShade="BF"/>
          </w:rPr>
          <w:t xml:space="preserve"> </w:t>
        </w:r>
      </w:ins>
      <w:ins w:id="580" w:author="Michael Jennions" w:date="2020-08-05T01:08:00Z">
        <w:r w:rsidR="00A10A43">
          <w:rPr>
            <w:rFonts w:ascii="Garamond" w:hAnsi="Garamond"/>
            <w:color w:val="2E74B5" w:themeColor="accent5" w:themeShade="BF"/>
            <w:highlight w:val="cyan"/>
          </w:rPr>
          <w:t>Archer &amp; Mehdikhani 2003</w:t>
        </w:r>
      </w:ins>
      <w:ins w:id="581" w:author="Michael Jennions" w:date="2020-08-05T01:34:00Z">
        <w:r w:rsidR="00E14A8C">
          <w:rPr>
            <w:rFonts w:ascii="Garamond" w:hAnsi="Garamond"/>
            <w:color w:val="2E74B5" w:themeColor="accent5" w:themeShade="BF"/>
            <w:highlight w:val="cyan"/>
          </w:rPr>
          <w:t>; Reinhold &amp; Engqvist 2013; Wyman &amp; Rowe 2014</w:t>
        </w:r>
      </w:ins>
      <w:moveTo w:id="582" w:author="Michael Jennions" w:date="2020-08-05T00:24:00Z">
        <w:r w:rsidRPr="00B730F1">
          <w:rPr>
            <w:rFonts w:ascii="Garamond" w:hAnsi="Garamond"/>
            <w:color w:val="2E74B5" w:themeColor="accent5" w:themeShade="BF"/>
            <w:rPrChange w:id="583" w:author="Michael Jennions" w:date="2020-08-05T01:07:00Z">
              <w:rPr>
                <w:rFonts w:ascii="Garamond" w:hAnsi="Garamond"/>
                <w:color w:val="FF0000"/>
              </w:rPr>
            </w:rPrChange>
          </w:rPr>
          <w:t>).</w:t>
        </w:r>
      </w:moveTo>
      <w:moveToRangeEnd w:id="522"/>
      <w:ins w:id="584" w:author="Michael Jennions" w:date="2020-08-05T01:05:00Z">
        <w:r w:rsidR="00AD2D5D" w:rsidRPr="00B730F1">
          <w:rPr>
            <w:rFonts w:ascii="Garamond" w:hAnsi="Garamond"/>
            <w:color w:val="2E74B5" w:themeColor="accent5" w:themeShade="BF"/>
            <w:rPrChange w:id="585" w:author="Michael Jennions" w:date="2020-08-05T01:07:00Z">
              <w:rPr>
                <w:rFonts w:ascii="Garamond" w:hAnsi="Garamond"/>
                <w:color w:val="FF0000"/>
              </w:rPr>
            </w:rPrChange>
          </w:rPr>
          <w:t xml:space="preserve"> </w:t>
        </w:r>
      </w:ins>
      <w:ins w:id="586" w:author="Michael Jennions" w:date="2020-08-05T01:14:00Z">
        <w:r w:rsidR="00A10A43">
          <w:rPr>
            <w:rFonts w:ascii="Garamond" w:hAnsi="Garamond"/>
            <w:color w:val="2E74B5" w:themeColor="accent5" w:themeShade="BF"/>
          </w:rPr>
          <w:t xml:space="preserve">The evidence is, </w:t>
        </w:r>
      </w:ins>
      <w:ins w:id="587" w:author="Michael Jennions" w:date="2020-08-05T01:38:00Z">
        <w:r w:rsidR="007066E5">
          <w:rPr>
            <w:rFonts w:ascii="Garamond" w:hAnsi="Garamond"/>
            <w:color w:val="2E74B5" w:themeColor="accent5" w:themeShade="BF"/>
          </w:rPr>
          <w:t>however, largely absent</w:t>
        </w:r>
      </w:ins>
      <w:ins w:id="588" w:author="Michael Jennions" w:date="2020-08-05T01:14:00Z">
        <w:r w:rsidR="00A10A43">
          <w:rPr>
            <w:rFonts w:ascii="Garamond" w:hAnsi="Garamond"/>
            <w:color w:val="2E74B5" w:themeColor="accent5" w:themeShade="BF"/>
          </w:rPr>
          <w:t xml:space="preserve"> for behaviours that are displayed by both sexes. For example, </w:t>
        </w:r>
      </w:ins>
      <w:ins w:id="589" w:author="Michael Jennions" w:date="2020-08-05T01:38:00Z">
        <w:r w:rsidR="007066E5">
          <w:rPr>
            <w:rFonts w:ascii="Garamond" w:hAnsi="Garamond"/>
            <w:color w:val="2E74B5" w:themeColor="accent5" w:themeShade="BF"/>
          </w:rPr>
          <w:t>i</w:t>
        </w:r>
      </w:ins>
      <w:ins w:id="590" w:author="Michael Jennions" w:date="2020-08-05T01:14:00Z">
        <w:r w:rsidR="00A10A43">
          <w:rPr>
            <w:rFonts w:ascii="Garamond" w:hAnsi="Garamond"/>
            <w:color w:val="2E74B5" w:themeColor="accent5" w:themeShade="BF"/>
          </w:rPr>
          <w:t xml:space="preserve">n </w:t>
        </w:r>
      </w:ins>
      <w:ins w:id="591" w:author="Michael Jennions" w:date="2020-08-05T01:38:00Z">
        <w:r w:rsidR="007066E5">
          <w:rPr>
            <w:rFonts w:ascii="Garamond" w:hAnsi="Garamond"/>
            <w:color w:val="2E74B5" w:themeColor="accent5" w:themeShade="BF"/>
          </w:rPr>
          <w:t xml:space="preserve">an </w:t>
        </w:r>
      </w:ins>
      <w:ins w:id="592" w:author="Michael Jennions" w:date="2020-08-05T01:15:00Z">
        <w:r w:rsidR="00A10A43">
          <w:rPr>
            <w:rFonts w:ascii="Garamond" w:hAnsi="Garamond"/>
            <w:color w:val="2E74B5" w:themeColor="accent5" w:themeShade="BF"/>
          </w:rPr>
          <w:t xml:space="preserve">extensive meta-analysis of data from </w:t>
        </w:r>
      </w:ins>
      <w:ins w:id="593" w:author="Michael Jennions" w:date="2020-08-05T01:17:00Z">
        <w:r w:rsidR="00045055">
          <w:rPr>
            <w:rFonts w:ascii="Garamond" w:hAnsi="Garamond"/>
            <w:color w:val="2E74B5" w:themeColor="accent5" w:themeShade="BF"/>
          </w:rPr>
          <w:t xml:space="preserve">over </w:t>
        </w:r>
      </w:ins>
      <w:ins w:id="594" w:author="Michael Jennions" w:date="2020-08-05T01:15:00Z">
        <w:r w:rsidR="00A10A43">
          <w:rPr>
            <w:rFonts w:ascii="Garamond" w:hAnsi="Garamond"/>
            <w:color w:val="2E74B5" w:themeColor="accent5" w:themeShade="BF"/>
          </w:rPr>
          <w:t xml:space="preserve">27,000 mice </w:t>
        </w:r>
      </w:ins>
      <w:ins w:id="595" w:author="Michael Jennions" w:date="2020-08-05T01:39:00Z">
        <w:r w:rsidR="007066E5">
          <w:rPr>
            <w:rFonts w:ascii="Garamond" w:hAnsi="Garamond"/>
            <w:color w:val="2E74B5" w:themeColor="accent5" w:themeShade="BF"/>
          </w:rPr>
          <w:t>t</w:t>
        </w:r>
      </w:ins>
      <w:ins w:id="596" w:author="Michael Jennions" w:date="2020-08-05T01:38:00Z">
        <w:r w:rsidR="007066E5">
          <w:rPr>
            <w:rFonts w:ascii="Garamond" w:hAnsi="Garamond"/>
            <w:color w:val="2E74B5" w:themeColor="accent5" w:themeShade="BF"/>
          </w:rPr>
          <w:t>her</w:t>
        </w:r>
      </w:ins>
      <w:ins w:id="597" w:author="Michael Jennions" w:date="2020-08-05T01:39:00Z">
        <w:r w:rsidR="007066E5">
          <w:rPr>
            <w:rFonts w:ascii="Garamond" w:hAnsi="Garamond"/>
            <w:color w:val="2E74B5" w:themeColor="accent5" w:themeShade="BF"/>
          </w:rPr>
          <w:t>e</w:t>
        </w:r>
      </w:ins>
      <w:ins w:id="598" w:author="Michael Jennions" w:date="2020-08-05T01:38:00Z">
        <w:r w:rsidR="007066E5">
          <w:rPr>
            <w:rFonts w:ascii="Garamond" w:hAnsi="Garamond"/>
            <w:color w:val="2E74B5" w:themeColor="accent5" w:themeShade="BF"/>
          </w:rPr>
          <w:t xml:space="preserve"> was</w:t>
        </w:r>
      </w:ins>
      <w:ins w:id="599" w:author="Michael Jennions" w:date="2020-08-05T01:15:00Z">
        <w:r w:rsidR="00A10A43">
          <w:rPr>
            <w:rFonts w:ascii="Garamond" w:hAnsi="Garamond"/>
            <w:color w:val="2E74B5" w:themeColor="accent5" w:themeShade="BF"/>
          </w:rPr>
          <w:t xml:space="preserve"> no evidence that male beh</w:t>
        </w:r>
      </w:ins>
      <w:ins w:id="600" w:author="Michael Jennions" w:date="2020-08-05T01:16:00Z">
        <w:r w:rsidR="00A10A43">
          <w:rPr>
            <w:rFonts w:ascii="Garamond" w:hAnsi="Garamond"/>
            <w:color w:val="2E74B5" w:themeColor="accent5" w:themeShade="BF"/>
          </w:rPr>
          <w:t>aviour was more variable than that of females (</w:t>
        </w:r>
        <w:r w:rsidR="00A10A43" w:rsidRPr="00A10A43">
          <w:rPr>
            <w:rFonts w:ascii="Garamond" w:hAnsi="Garamond"/>
            <w:color w:val="2E74B5" w:themeColor="accent5" w:themeShade="BF"/>
            <w:highlight w:val="cyan"/>
            <w:rPrChange w:id="601" w:author="Michael Jennions" w:date="2020-08-05T01:16:00Z">
              <w:rPr>
                <w:rFonts w:ascii="Garamond" w:hAnsi="Garamond"/>
                <w:color w:val="2E74B5" w:themeColor="accent5" w:themeShade="BF"/>
              </w:rPr>
            </w:rPrChange>
          </w:rPr>
          <w:t>Zajitschek et al. 2020</w:t>
        </w:r>
        <w:r w:rsidR="00A10A43">
          <w:rPr>
            <w:rFonts w:ascii="Garamond" w:hAnsi="Garamond"/>
            <w:color w:val="2E74B5" w:themeColor="accent5" w:themeShade="BF"/>
          </w:rPr>
          <w:t>).</w:t>
        </w:r>
      </w:ins>
      <w:ins w:id="602" w:author="Michael Jennions" w:date="2020-08-05T01:19:00Z">
        <w:r w:rsidR="00CE5ACE">
          <w:rPr>
            <w:rFonts w:ascii="Garamond" w:hAnsi="Garamond"/>
            <w:color w:val="2E74B5" w:themeColor="accent5" w:themeShade="BF"/>
          </w:rPr>
          <w:t xml:space="preserve"> More generally, there was no consistent pattern </w:t>
        </w:r>
      </w:ins>
      <w:ins w:id="603" w:author="Michael Jennions" w:date="2020-08-05T01:39:00Z">
        <w:r w:rsidR="007066E5">
          <w:rPr>
            <w:rFonts w:ascii="Garamond" w:hAnsi="Garamond"/>
            <w:color w:val="2E74B5" w:themeColor="accent5" w:themeShade="BF"/>
          </w:rPr>
          <w:t>in mice f</w:t>
        </w:r>
      </w:ins>
      <w:ins w:id="604" w:author="Michael Jennions" w:date="2020-08-05T01:19:00Z">
        <w:r w:rsidR="00CE5ACE">
          <w:rPr>
            <w:rFonts w:ascii="Garamond" w:hAnsi="Garamond"/>
            <w:color w:val="2E74B5" w:themeColor="accent5" w:themeShade="BF"/>
          </w:rPr>
          <w:t>or male</w:t>
        </w:r>
      </w:ins>
      <w:ins w:id="605" w:author="Michael Jennions" w:date="2020-08-05T01:39:00Z">
        <w:r w:rsidR="007066E5">
          <w:rPr>
            <w:rFonts w:ascii="Garamond" w:hAnsi="Garamond"/>
            <w:color w:val="2E74B5" w:themeColor="accent5" w:themeShade="BF"/>
          </w:rPr>
          <w:t>s</w:t>
        </w:r>
      </w:ins>
      <w:ins w:id="606" w:author="Michael Jennions" w:date="2020-08-05T01:20:00Z">
        <w:r w:rsidR="00CE5ACE">
          <w:rPr>
            <w:rFonts w:ascii="Garamond" w:hAnsi="Garamond"/>
            <w:color w:val="2E74B5" w:themeColor="accent5" w:themeShade="BF"/>
          </w:rPr>
          <w:t xml:space="preserve"> </w:t>
        </w:r>
      </w:ins>
      <w:ins w:id="607" w:author="Michael Jennions" w:date="2020-08-05T01:19:00Z">
        <w:r w:rsidR="00CE5ACE">
          <w:rPr>
            <w:rFonts w:ascii="Garamond" w:hAnsi="Garamond"/>
            <w:color w:val="2E74B5" w:themeColor="accent5" w:themeShade="BF"/>
          </w:rPr>
          <w:t>to be more variable than females</w:t>
        </w:r>
      </w:ins>
      <w:ins w:id="608" w:author="Michael Jennions" w:date="2020-08-05T01:20:00Z">
        <w:r w:rsidR="00CE5ACE">
          <w:rPr>
            <w:rFonts w:ascii="Garamond" w:hAnsi="Garamond"/>
            <w:color w:val="2E74B5" w:themeColor="accent5" w:themeShade="BF"/>
          </w:rPr>
          <w:t>:</w:t>
        </w:r>
      </w:ins>
      <w:ins w:id="609" w:author="Michael Jennions" w:date="2020-08-05T01:19:00Z">
        <w:r w:rsidR="00CE5ACE">
          <w:rPr>
            <w:rFonts w:ascii="Garamond" w:hAnsi="Garamond"/>
            <w:color w:val="2E74B5" w:themeColor="accent5" w:themeShade="BF"/>
          </w:rPr>
          <w:t xml:space="preserve"> </w:t>
        </w:r>
      </w:ins>
      <w:ins w:id="610" w:author="Michael Jennions" w:date="2020-08-05T01:20:00Z">
        <w:r w:rsidR="00CE5ACE">
          <w:rPr>
            <w:rFonts w:ascii="Garamond" w:hAnsi="Garamond"/>
            <w:color w:val="2E74B5" w:themeColor="accent5" w:themeShade="BF"/>
          </w:rPr>
          <w:t xml:space="preserve">which sex was more variable </w:t>
        </w:r>
      </w:ins>
      <w:ins w:id="611" w:author="Michael Jennions" w:date="2020-08-05T01:19:00Z">
        <w:r w:rsidR="00CE5ACE">
          <w:rPr>
            <w:rFonts w:ascii="Garamond" w:hAnsi="Garamond"/>
            <w:color w:val="2E74B5" w:themeColor="accent5" w:themeShade="BF"/>
          </w:rPr>
          <w:t>depended on the type of trait being measured.</w:t>
        </w:r>
      </w:ins>
      <w:ins w:id="612" w:author="Michael Jennions" w:date="2020-08-05T01:20:00Z">
        <w:r w:rsidR="00CE5ACE">
          <w:rPr>
            <w:rFonts w:ascii="Garamond" w:hAnsi="Garamond"/>
            <w:color w:val="2E74B5" w:themeColor="accent5" w:themeShade="BF"/>
          </w:rPr>
          <w:t xml:space="preserve"> </w:t>
        </w:r>
      </w:ins>
      <w:ins w:id="613" w:author="Michael Jennions" w:date="2020-08-05T01:19:00Z">
        <w:r w:rsidR="00CE5ACE">
          <w:rPr>
            <w:rFonts w:ascii="Garamond" w:hAnsi="Garamond"/>
            <w:color w:val="2E74B5" w:themeColor="accent5" w:themeShade="BF"/>
          </w:rPr>
          <w:t xml:space="preserve"> </w:t>
        </w:r>
      </w:ins>
      <w:ins w:id="614" w:author="Michael Jennions" w:date="2020-08-05T01:26:00Z">
        <w:r w:rsidR="00CE5ACE">
          <w:rPr>
            <w:rFonts w:ascii="Garamond" w:hAnsi="Garamond"/>
            <w:color w:val="2E74B5" w:themeColor="accent5" w:themeShade="BF"/>
          </w:rPr>
          <w:t>More broadly, there</w:t>
        </w:r>
      </w:ins>
      <w:ins w:id="615" w:author="Michael Jennions" w:date="2020-08-05T01:27:00Z">
        <w:r w:rsidR="00CE5ACE">
          <w:rPr>
            <w:rFonts w:ascii="Garamond" w:hAnsi="Garamond"/>
            <w:color w:val="2E74B5" w:themeColor="accent5" w:themeShade="BF"/>
          </w:rPr>
          <w:t xml:space="preserve"> is </w:t>
        </w:r>
      </w:ins>
      <w:ins w:id="616" w:author="Michael Jennions" w:date="2020-08-05T01:39:00Z">
        <w:r w:rsidR="007066E5">
          <w:rPr>
            <w:rFonts w:ascii="Garamond" w:hAnsi="Garamond"/>
            <w:color w:val="2E74B5" w:themeColor="accent5" w:themeShade="BF"/>
          </w:rPr>
          <w:t>almost very little</w:t>
        </w:r>
      </w:ins>
      <w:ins w:id="617" w:author="Michael Jennions" w:date="2020-08-05T01:31:00Z">
        <w:r w:rsidR="00E14A8C">
          <w:rPr>
            <w:rFonts w:ascii="Garamond" w:hAnsi="Garamond"/>
            <w:color w:val="2E74B5" w:themeColor="accent5" w:themeShade="BF"/>
          </w:rPr>
          <w:t xml:space="preserve"> </w:t>
        </w:r>
      </w:ins>
      <w:ins w:id="618" w:author="Michael Jennions" w:date="2020-08-05T01:28:00Z">
        <w:r w:rsidR="00E14A8C">
          <w:rPr>
            <w:rFonts w:ascii="Garamond" w:hAnsi="Garamond"/>
            <w:color w:val="2E74B5" w:themeColor="accent5" w:themeShade="BF"/>
          </w:rPr>
          <w:t>e</w:t>
        </w:r>
      </w:ins>
      <w:ins w:id="619" w:author="Michael Jennions" w:date="2020-08-05T01:27:00Z">
        <w:r w:rsidR="00CE5ACE">
          <w:rPr>
            <w:rFonts w:ascii="Garamond" w:hAnsi="Garamond"/>
            <w:color w:val="2E74B5" w:themeColor="accent5" w:themeShade="BF"/>
          </w:rPr>
          <w:t xml:space="preserve">vidence </w:t>
        </w:r>
      </w:ins>
      <w:ins w:id="620" w:author="Michael Jennions" w:date="2020-08-05T01:28:00Z">
        <w:r w:rsidR="00E14A8C">
          <w:rPr>
            <w:rFonts w:ascii="Garamond" w:hAnsi="Garamond"/>
            <w:color w:val="2E74B5" w:themeColor="accent5" w:themeShade="BF"/>
          </w:rPr>
          <w:t xml:space="preserve">from a </w:t>
        </w:r>
      </w:ins>
      <w:ins w:id="621" w:author="Michael Jennions" w:date="2020-08-05T01:39:00Z">
        <w:r w:rsidR="007066E5">
          <w:rPr>
            <w:rFonts w:ascii="Garamond" w:hAnsi="Garamond"/>
            <w:color w:val="2E74B5" w:themeColor="accent5" w:themeShade="BF"/>
          </w:rPr>
          <w:t xml:space="preserve">small-scale </w:t>
        </w:r>
      </w:ins>
      <w:ins w:id="622" w:author="Michael Jennions" w:date="2020-08-05T01:28:00Z">
        <w:r w:rsidR="00E14A8C">
          <w:rPr>
            <w:rFonts w:ascii="Garamond" w:hAnsi="Garamond"/>
            <w:color w:val="2E74B5" w:themeColor="accent5" w:themeShade="BF"/>
          </w:rPr>
          <w:t xml:space="preserve">meta-analysis of </w:t>
        </w:r>
      </w:ins>
      <w:ins w:id="623" w:author="Michael Jennions" w:date="2020-08-05T01:34:00Z">
        <w:r w:rsidR="00E14A8C">
          <w:rPr>
            <w:rFonts w:ascii="Garamond" w:hAnsi="Garamond"/>
            <w:color w:val="2E74B5" w:themeColor="accent5" w:themeShade="BF"/>
          </w:rPr>
          <w:t>XX species (n = 96 effect s</w:t>
        </w:r>
      </w:ins>
      <w:ins w:id="624" w:author="Michael Jennions" w:date="2020-08-05T01:35:00Z">
        <w:r w:rsidR="00E14A8C">
          <w:rPr>
            <w:rFonts w:ascii="Garamond" w:hAnsi="Garamond"/>
            <w:color w:val="2E74B5" w:themeColor="accent5" w:themeShade="BF"/>
          </w:rPr>
          <w:t xml:space="preserve">izes) </w:t>
        </w:r>
      </w:ins>
      <w:ins w:id="625" w:author="Michael Jennions" w:date="2020-08-05T01:30:00Z">
        <w:r w:rsidR="00E14A8C">
          <w:rPr>
            <w:rFonts w:ascii="Garamond" w:hAnsi="Garamond"/>
            <w:color w:val="2E74B5" w:themeColor="accent5" w:themeShade="BF"/>
          </w:rPr>
          <w:t>that</w:t>
        </w:r>
      </w:ins>
      <w:ins w:id="626" w:author="Michael Jennions" w:date="2020-08-05T01:31:00Z">
        <w:r w:rsidR="00E14A8C">
          <w:rPr>
            <w:rFonts w:ascii="Garamond" w:hAnsi="Garamond"/>
            <w:color w:val="2E74B5" w:themeColor="accent5" w:themeShade="BF"/>
          </w:rPr>
          <w:t xml:space="preserve"> </w:t>
        </w:r>
      </w:ins>
      <w:ins w:id="627" w:author="Michael Jennions" w:date="2020-08-05T01:40:00Z">
        <w:r w:rsidR="007066E5">
          <w:rPr>
            <w:rFonts w:ascii="Garamond" w:hAnsi="Garamond"/>
            <w:color w:val="2E74B5" w:themeColor="accent5" w:themeShade="BF"/>
          </w:rPr>
          <w:t xml:space="preserve">the behaviour of </w:t>
        </w:r>
      </w:ins>
      <w:ins w:id="628" w:author="Michael Jennions" w:date="2020-08-05T01:31:00Z">
        <w:r w:rsidR="00E14A8C">
          <w:rPr>
            <w:rFonts w:ascii="Garamond" w:hAnsi="Garamond"/>
            <w:color w:val="2E74B5" w:themeColor="accent5" w:themeShade="BF"/>
          </w:rPr>
          <w:t xml:space="preserve">males </w:t>
        </w:r>
      </w:ins>
      <w:ins w:id="629" w:author="Michael Jennions" w:date="2020-08-05T01:40:00Z">
        <w:r w:rsidR="007066E5">
          <w:rPr>
            <w:rFonts w:ascii="Garamond" w:hAnsi="Garamond"/>
            <w:color w:val="2E74B5" w:themeColor="accent5" w:themeShade="BF"/>
          </w:rPr>
          <w:t>is</w:t>
        </w:r>
      </w:ins>
      <w:ins w:id="630" w:author="Michael Jennions" w:date="2020-08-05T01:31:00Z">
        <w:r w:rsidR="00E14A8C">
          <w:rPr>
            <w:rFonts w:ascii="Garamond" w:hAnsi="Garamond"/>
            <w:color w:val="2E74B5" w:themeColor="accent5" w:themeShade="BF"/>
          </w:rPr>
          <w:t xml:space="preserve"> more </w:t>
        </w:r>
      </w:ins>
      <w:ins w:id="631" w:author="Michael Jennions" w:date="2020-08-05T01:32:00Z">
        <w:r w:rsidR="00E14A8C">
          <w:rPr>
            <w:rFonts w:ascii="Garamond" w:hAnsi="Garamond"/>
            <w:color w:val="2E74B5" w:themeColor="accent5" w:themeShade="BF"/>
          </w:rPr>
          <w:t xml:space="preserve">variable than </w:t>
        </w:r>
      </w:ins>
      <w:ins w:id="632" w:author="Michael Jennions" w:date="2020-08-05T01:40:00Z">
        <w:r w:rsidR="007066E5">
          <w:rPr>
            <w:rFonts w:ascii="Garamond" w:hAnsi="Garamond"/>
            <w:color w:val="2E74B5" w:themeColor="accent5" w:themeShade="BF"/>
          </w:rPr>
          <w:t xml:space="preserve">that of </w:t>
        </w:r>
      </w:ins>
      <w:ins w:id="633" w:author="Michael Jennions" w:date="2020-08-05T01:32:00Z">
        <w:r w:rsidR="00E14A8C">
          <w:rPr>
            <w:rFonts w:ascii="Garamond" w:hAnsi="Garamond"/>
            <w:color w:val="2E74B5" w:themeColor="accent5" w:themeShade="BF"/>
          </w:rPr>
          <w:t>females</w:t>
        </w:r>
      </w:ins>
      <w:ins w:id="634" w:author="Michael Jennions" w:date="2020-08-05T01:40:00Z">
        <w:r w:rsidR="007066E5">
          <w:rPr>
            <w:rFonts w:ascii="Garamond" w:hAnsi="Garamond"/>
            <w:color w:val="2E74B5" w:themeColor="accent5" w:themeShade="BF"/>
          </w:rPr>
          <w:t xml:space="preserve"> in animals</w:t>
        </w:r>
      </w:ins>
      <w:ins w:id="635" w:author="Michael Jennions" w:date="2020-08-05T01:32:00Z">
        <w:r w:rsidR="00E14A8C">
          <w:rPr>
            <w:rFonts w:ascii="Garamond" w:hAnsi="Garamond"/>
            <w:color w:val="2E74B5" w:themeColor="accent5" w:themeShade="BF"/>
          </w:rPr>
          <w:t>.</w:t>
        </w:r>
      </w:ins>
      <w:ins w:id="636" w:author="Michael Jennions" w:date="2020-08-05T01:30:00Z">
        <w:r w:rsidR="00E14A8C">
          <w:rPr>
            <w:rFonts w:ascii="Garamond" w:hAnsi="Garamond"/>
            <w:color w:val="2E74B5" w:themeColor="accent5" w:themeShade="BF"/>
          </w:rPr>
          <w:t xml:space="preserve">  </w:t>
        </w:r>
      </w:ins>
    </w:p>
    <w:p w14:paraId="69684748" w14:textId="0EB26F29" w:rsidR="00AD2D5D" w:rsidRDefault="00AD2D5D" w:rsidP="0068698A">
      <w:pPr>
        <w:rPr>
          <w:ins w:id="637" w:author="Michael Jennions" w:date="2020-08-05T01:05:00Z"/>
          <w:rFonts w:ascii="Garamond" w:hAnsi="Garamond"/>
          <w:color w:val="FF0000"/>
        </w:rPr>
      </w:pPr>
    </w:p>
    <w:p w14:paraId="6E5F41FF" w14:textId="242D59BD" w:rsidR="00AD2D5D" w:rsidRDefault="00AD2D5D" w:rsidP="0068698A">
      <w:pPr>
        <w:rPr>
          <w:ins w:id="638" w:author="Michael Jennions" w:date="2020-08-05T01:40:00Z"/>
          <w:rFonts w:ascii="Garamond" w:hAnsi="Garamond"/>
          <w:color w:val="FF0000"/>
        </w:rPr>
      </w:pPr>
    </w:p>
    <w:p w14:paraId="7AD86CAA" w14:textId="174424EC" w:rsidR="007066E5" w:rsidRDefault="007066E5" w:rsidP="0068698A">
      <w:pPr>
        <w:rPr>
          <w:ins w:id="639" w:author="Michael Jennions" w:date="2020-08-05T01:40:00Z"/>
          <w:rFonts w:ascii="Garamond" w:hAnsi="Garamond"/>
          <w:color w:val="FF0000"/>
        </w:rPr>
      </w:pPr>
    </w:p>
    <w:p w14:paraId="2C4935C5" w14:textId="77777777" w:rsidR="007066E5" w:rsidRPr="00814634" w:rsidRDefault="007066E5">
      <w:pPr>
        <w:rPr>
          <w:rFonts w:ascii="Garamond" w:hAnsi="Garamond"/>
          <w:color w:val="FF0000"/>
        </w:rPr>
        <w:pPrChange w:id="640" w:author="Michael Jennions" w:date="2020-08-05T00:59:00Z">
          <w:pPr>
            <w:ind w:firstLine="360"/>
          </w:pPr>
        </w:pPrChange>
      </w:pPr>
    </w:p>
    <w:p w14:paraId="2C1D4C98" w14:textId="2943132D" w:rsidR="009A1BC7" w:rsidRPr="00814634" w:rsidRDefault="00A728C9" w:rsidP="00A728C9">
      <w:pPr>
        <w:ind w:firstLine="360"/>
        <w:rPr>
          <w:rFonts w:ascii="Garamond" w:hAnsi="Garamond"/>
          <w:color w:val="FF0000"/>
        </w:rPr>
      </w:pPr>
      <w:r w:rsidRPr="00814634">
        <w:rPr>
          <w:rFonts w:ascii="Garamond" w:hAnsi="Garamond"/>
          <w:color w:val="FF0000"/>
        </w:rPr>
        <w:t xml:space="preserve">In the realm of human personality, our behavioural quirks can be categorised into one of five factors: Extraversion, Neuroticism, Openness, Conscientiousness and Agreeableness </w:t>
      </w:r>
      <w:r w:rsidRPr="00814634">
        <w:rPr>
          <w:rFonts w:ascii="Garamond" w:hAnsi="Garamond"/>
          <w:color w:val="FF0000"/>
        </w:rPr>
        <w:fldChar w:fldCharType="begin" w:fldLock="1"/>
      </w:r>
      <w:r w:rsidRPr="00814634">
        <w:rPr>
          <w:rFonts w:ascii="Garamond" w:hAnsi="Garamond"/>
          <w:color w:val="FF0000"/>
        </w:rPr>
        <w:instrText>ADDIN CSL_CITATION {"citationItems":[{"id":"ITEM-1","itemData":{"DOI":"10.1016/0191-8869(92)90236-I","ISSN":"01918869","abstract":"The five-factor model has recently received wide attention as a comprehensive model of personality traits. The claim that these five factors represent basic dimensions of personality is based on four lines of reasoning and evidence: (a) longitudinal and cross-observer studies demonstrate that all five factors are enduring dispositions that are manifest in patterns of behavior; (b) traits related to each of the factors are found in a variety of personality systems and in the natural language of trait description; (c) the factors are found in different age, sex, race, and language groups, although they may be somewhat differently expressed in different cultures; and (d) evidence of heritability suggests that all have some biological basis. To clarify some remaining confusions about the five-factor model, the relation between Openness and psychometric intelligence is described, and problems in factor rotation are discussed. © 1992.","author":[{"dropping-particle":"","family":"Costa","given":"Paul T.","non-dropping-particle":"","parse-names":false,"suffix":""},{"dropping-particle":"","family":"McCrae","given":"Robert R.","non-dropping-particle":"","parse-names":false,"suffix":""}],"container-title":"Personality and Individual Differences","id":"ITEM-1","issue":"6","issued":{"date-parts":[["1992"]]},"page":"653-665","title":"Four ways five factors are basic","type":"article-journal","volume":"13"},"uris":["http://www.mendeley.com/documents/?uuid=fc345f11-7644-4eed-8310-e88ca612be03"]}],"mendeley":{"formattedCitation":"(Costa &amp; McCrae 1992)","plainTextFormattedCitation":"(Costa &amp; McCrae 1992)","previouslyFormattedCitation":"(Costa &amp; McCrae 1992)"},"properties":{"noteIndex":0},"schema":"https://github.com/citation-style-language/schema/raw/master/csl-citation.json"}</w:instrText>
      </w:r>
      <w:r w:rsidRPr="00814634">
        <w:rPr>
          <w:rFonts w:ascii="Garamond" w:hAnsi="Garamond"/>
          <w:color w:val="FF0000"/>
        </w:rPr>
        <w:fldChar w:fldCharType="separate"/>
      </w:r>
      <w:r w:rsidRPr="00814634">
        <w:rPr>
          <w:rFonts w:ascii="Garamond" w:hAnsi="Garamond"/>
          <w:noProof/>
          <w:color w:val="FF0000"/>
        </w:rPr>
        <w:t>(Costa &amp; McCrae 1992)</w:t>
      </w:r>
      <w:r w:rsidRPr="00814634">
        <w:rPr>
          <w:rFonts w:ascii="Garamond" w:hAnsi="Garamond"/>
          <w:color w:val="FF0000"/>
        </w:rPr>
        <w:fldChar w:fldCharType="end"/>
      </w:r>
      <w:r w:rsidRPr="00814634">
        <w:rPr>
          <w:rFonts w:ascii="Garamond" w:hAnsi="Garamond"/>
          <w:color w:val="FF0000"/>
        </w:rPr>
        <w:t xml:space="preserve">. Like most biological traits, these ‘Big Five’ factors are continuous and there are costs and benefits associated with personalities that fall at their extremes. For example, … Like human personalities, consistent animal behaviours, or personalities, can be grouped into trait types that resemble the human ‘big five’: Activity, Aggression, Boldness, Exploration and Sociality/Sociability (Reale </w:t>
      </w:r>
      <w:r w:rsidRPr="00814634">
        <w:rPr>
          <w:rFonts w:ascii="Garamond" w:hAnsi="Garamond"/>
          <w:i/>
          <w:color w:val="FF0000"/>
        </w:rPr>
        <w:t>et al</w:t>
      </w:r>
      <w:r w:rsidRPr="00814634">
        <w:rPr>
          <w:rFonts w:ascii="Garamond" w:hAnsi="Garamond"/>
          <w:color w:val="FF0000"/>
        </w:rPr>
        <w:t xml:space="preserve">. 2007). For organisms living in the wild, consistent and predictable (i.e. repeatable) behaviour across time and contexts seems maladaptive, especially when there is such large inter-individual variation in response to the same environmental conditions </w:t>
      </w:r>
      <w:r w:rsidRPr="00814634">
        <w:rPr>
          <w:rFonts w:ascii="Garamond" w:hAnsi="Garamond"/>
          <w:color w:val="FF0000"/>
        </w:rPr>
        <w:fldChar w:fldCharType="begin" w:fldLock="1"/>
      </w:r>
      <w:r w:rsidRPr="00814634">
        <w:rPr>
          <w:rFonts w:ascii="Garamond" w:hAnsi="Garamond"/>
          <w:color w:val="FF0000"/>
        </w:rPr>
        <w:instrText>ADDIN CSL_CITATION {"citationItems":[{"id":"ITEM-1","itemData":{"DOI":"10.1016/j.tree.2009.07.013","ISBN":"0169-5347","ISSN":"01695347","PMID":"19748700","abstract":"Recent studies in the field of behavioural ecology have revealed intriguing variation in behaviour within single populations. Increasing evidence suggests that individual animals differ in their average level of behaviour displayed across a range of contexts (animal 'personality'), and in their responsiveness to environmental variation (plasticity), and that these phenomena can be considered complementary aspects of the individual phenotype. How should this complex variation be studied? Here, we outline how central ideas in behavioural ecology and quantitative genetics can be combined within a single framework based on the concept of 'behavioural reaction norms'. This integrative approach facilitates analysis of phenomena usually studied separately in terms of personality and plasticity, thereby enhancing understanding of their adaptive nature. © 2009 Elsevier Ltd. All rights reserved.","author":[{"dropping-particle":"","family":"Dingemanse","given":"Niels J.","non-dropping-particle":"","parse-names":false,"suffix":""},{"dropping-particle":"","family":"Kazem","given":"Anahita J.N.","non-dropping-particle":"","parse-names":false,"suffix":""},{"dropping-particle":"","family":"Réale","given":"Denis","non-dropping-particle":"","parse-names":false,"suffix":""},{"dropping-particle":"","family":"Wright","given":"Jonathan","non-dropping-particle":"","parse-names":false,"suffix":""}],"container-title":"Trends in Ecology and Evolution","id":"ITEM-1","issue":"2","issued":{"date-parts":[["2010"]]},"page":"81-89","title":"Behavioural reaction norms: animal personality meets individual plasticity","type":"article-journal","volume":"25"},"uris":["http://www.mendeley.com/documents/?uuid=e34464b0-d46c-4f24-a05f-54240934880f"]}],"mendeley":{"formattedCitation":"(Dingemanse &lt;i&gt;et al.&lt;/i&gt; 2010)","plainTextFormattedCitation":"(Dingemanse et al. 2010)","previouslyFormattedCitation":"(Dingemanse &lt;i&gt;et al.&lt;/i&gt; 2010)"},"properties":{"noteIndex":0},"schema":"https://github.com/citation-style-language/schema/raw/master/csl-citation.json"}</w:instrText>
      </w:r>
      <w:r w:rsidRPr="00814634">
        <w:rPr>
          <w:rFonts w:ascii="Garamond" w:hAnsi="Garamond"/>
          <w:color w:val="FF0000"/>
        </w:rPr>
        <w:fldChar w:fldCharType="separate"/>
      </w:r>
      <w:r w:rsidRPr="00814634">
        <w:rPr>
          <w:rFonts w:ascii="Garamond" w:hAnsi="Garamond"/>
          <w:noProof/>
          <w:color w:val="FF0000"/>
        </w:rPr>
        <w:t xml:space="preserve">(Dingemanse </w:t>
      </w:r>
      <w:r w:rsidRPr="00814634">
        <w:rPr>
          <w:rFonts w:ascii="Garamond" w:hAnsi="Garamond"/>
          <w:i/>
          <w:noProof/>
          <w:color w:val="FF0000"/>
        </w:rPr>
        <w:t>et al.</w:t>
      </w:r>
      <w:r w:rsidRPr="00814634">
        <w:rPr>
          <w:rFonts w:ascii="Garamond" w:hAnsi="Garamond"/>
          <w:noProof/>
          <w:color w:val="FF0000"/>
        </w:rPr>
        <w:t xml:space="preserve"> 2010)</w:t>
      </w:r>
      <w:r w:rsidRPr="00814634">
        <w:rPr>
          <w:rFonts w:ascii="Garamond" w:hAnsi="Garamond"/>
          <w:color w:val="FF0000"/>
        </w:rPr>
        <w:fldChar w:fldCharType="end"/>
      </w:r>
      <w:r w:rsidRPr="00814634">
        <w:rPr>
          <w:rFonts w:ascii="Garamond" w:hAnsi="Garamond"/>
          <w:color w:val="FF0000"/>
        </w:rPr>
        <w:t xml:space="preserve">. However, the consistency of personality within individuals, and its persistence across generations, suggests that low intra-individual variation can be adaptive </w:t>
      </w:r>
      <w:r w:rsidRPr="00814634">
        <w:rPr>
          <w:rFonts w:ascii="Garamond" w:hAnsi="Garamond"/>
          <w:color w:val="FF0000"/>
        </w:rPr>
        <w:fldChar w:fldCharType="begin" w:fldLock="1"/>
      </w:r>
      <w:r w:rsidRPr="00814634">
        <w:rPr>
          <w:rFonts w:ascii="Garamond" w:hAnsi="Garamond"/>
          <w:color w:val="FF0000"/>
        </w:rPr>
        <w:instrText>ADDIN CSL_CITATION {"citationItems":[{"id":"ITEM-1","itemData":{"DOI":"10.1093/beheco/arm144","ISBN":"1045-2249","ISSN":"10452249","PMID":"1670","abstract":"The study of nonhuman personality capitalizes on the fact that individuals of many species behave in predictable, variable, and quantifiable ways. Although a few empirical studies have examined the ultimate consequences of personality differences, there has been no synthesis of results. We conducted a formal meta-analysis of published studies reporting fitness consequences of single personality dimensions to identify general trends across species. We found bolder individuals had increased reproductive success, particularly in males, but incurred a survival cost, thus, supporting the hypothesis that variation in boldness was maintained due to a “trade-off” in fitness consequences across contexts. Potential mechanisms maintaining variation in exploration and aggression are not as clear. Exploration had a positive effect only on survival, whereas aggression had a positive effect on both reproductive success and, not significantly, on survival. Such results would suggest that selection is driving populations to become more explorative and aggressive. However, limitations in meta-analytic techniques preclude us from testing for the effects of fluctuating environmental conditions or other forms of selection on these dimensions. Results do, however, provide evidence for general relationships between personality and fitness, and we provide a framework for future studies to follow in the hopes of spurring more in-depth, long-term research into the evolutionary mechanisms maintaining variation in personality dimensions and overall behavioral syndromes. We conclude with a discussion on how understanding and managing personality traits may play a key role in the captive breeding and recovery programs of endangered species.","author":[{"dropping-particle":"","family":"Smith","given":"Brian R.","non-dropping-particle":"","parse-names":false,"suffix":""},{"dropping-particle":"","family":"Blumstein","given":"Daniel T.","non-dropping-particle":"","parse-names":false,"suffix":""}],"container-title":"Behavioral Ecology","id":"ITEM-1","issue":"2","issued":{"date-parts":[["2008"]]},"page":"448-455","title":"Fitness consequences of personality: A meta-analysis","type":"article-journal","volume":"19"},"uris":["http://www.mendeley.com/documents/?uuid=100b218d-47c2-4691-bd88-88cfc817f34b"]},{"id":"ITEM-2","itemData":{"DOI":"10.1098/rstb.2010.0221","ISBN":"0962-8436","ISSN":"14712970","PMID":"21078647","abstract":"In this paper we review recent models that provide adaptive explanations for animal personalities: individual differences in behaviour (or suites of correlated behaviours) that are consistent over time or contexts. We start by briefly discussing patterns of variation in behaviour that have been documented in natural populations. In the main part of the paper we discuss models for personality differences that (i) explain animal personalities as adaptive behavioural responses to differences in state, (ii) investigate how feedbacks between state and behaviour can stabilize initial differences among individuals and (iii) provide adaptive explanations for animal personalities that are not based on state differences. Throughout, we focus on two basic questions. First, what is the basic conceptual idea underlying the model? Second, what are the key assumptions and predictions of the model? We conclude by discussing empirical features of personalities that have not yet been addressed by formal modelling. While this paper is primarily intended to guide empiricists through current adaptive theory, thereby stimulating empirical tests of these models, we hope it also inspires theoreticians to address aspects of personalities that have received little attention up to now.","author":[{"dropping-particle":"","family":"Dingemanse","given":"Niels J.","non-dropping-particle":"","parse-names":false,"suffix":""},{"dropping-particle":"","family":"Wolf","given":"Max","non-dropping-particle":"","parse-names":false,"suffix":""}],"container-title":"Philosophical Transactions of the Royal Society B: Biological Sciences","id":"ITEM-2","issue":"1560","issued":{"date-parts":[["2010"]]},"note":"Key Review Paper #5\n\nplasticity syndromes: individual variation in plasticity might be correlated across traits (some individuals are more plastic in some functionally distinct behaviours than others) resulting in plasticity syndromes.\n\nimportant point: individual variation in plasticity may also covary with mean levels of behaviour (if you, on average, show a particular behaviour then maybe you have more plasticity in that behaviour?) - not super clear\n\nState-based approaches seem to be a feature of personality models. Wolf et al (2007) found that natural selection should favour individuals with low reproductive value to act consistently more boldly and aggressivey compared to individuals with a high reproductive value\n\nAdditionally, Stamps (2007) suggests that individuals with high growth rates should differ in the suites of risk-taking behaviours compared to individuals with low growth rates (because you need to be risky to get enough food?)","page":"3947-3958","title":"Recent models for adaptive personality differences: A review","type":"article-journal","volume":"365"},"uris":["http://www.mendeley.com/documents/?uuid=440ffd2d-6b5e-4ae3-9d83-e159e53d95b0"]}],"mendeley":{"formattedCitation":"(Smith &amp; Blumstein 2008; Dingemanse &amp; Wolf 2010)","plainTextFormattedCitation":"(Smith &amp; Blumstein 2008; Dingemanse &amp; Wolf 2010)","previouslyFormattedCitation":"(Smith &amp; Blumstein 2008; Dingemanse &amp; Wolf 2010)"},"properties":{"noteIndex":0},"schema":"https://github.com/citation-style-language/schema/raw/master/csl-citation.json"}</w:instrText>
      </w:r>
      <w:r w:rsidRPr="00814634">
        <w:rPr>
          <w:rFonts w:ascii="Garamond" w:hAnsi="Garamond"/>
          <w:color w:val="FF0000"/>
        </w:rPr>
        <w:fldChar w:fldCharType="separate"/>
      </w:r>
      <w:r w:rsidRPr="00814634">
        <w:rPr>
          <w:rFonts w:ascii="Garamond" w:hAnsi="Garamond"/>
          <w:noProof/>
          <w:color w:val="FF0000"/>
        </w:rPr>
        <w:t>(Smith &amp; Blumstein 2008; Dingemanse &amp; Wolf 2010)</w:t>
      </w:r>
      <w:r w:rsidRPr="00814634">
        <w:rPr>
          <w:rFonts w:ascii="Garamond" w:hAnsi="Garamond"/>
          <w:color w:val="FF0000"/>
        </w:rPr>
        <w:fldChar w:fldCharType="end"/>
      </w:r>
      <w:r w:rsidRPr="00814634">
        <w:rPr>
          <w:rFonts w:ascii="Garamond" w:hAnsi="Garamond"/>
          <w:color w:val="FF0000"/>
        </w:rPr>
        <w:t xml:space="preserve">. On the surface, human and animal personality dimensions seem to share </w:t>
      </w:r>
      <w:r w:rsidR="00370960" w:rsidRPr="00814634">
        <w:rPr>
          <w:rFonts w:ascii="Garamond" w:hAnsi="Garamond"/>
          <w:color w:val="FF0000"/>
        </w:rPr>
        <w:t>behavioural traits</w:t>
      </w:r>
      <w:r w:rsidRPr="00814634">
        <w:rPr>
          <w:rFonts w:ascii="Garamond" w:hAnsi="Garamond"/>
          <w:color w:val="FF0000"/>
        </w:rPr>
        <w:t xml:space="preserve">, so it’s possible that the </w:t>
      </w:r>
      <w:r w:rsidR="009A1BC7" w:rsidRPr="00814634">
        <w:rPr>
          <w:rFonts w:ascii="Garamond" w:hAnsi="Garamond"/>
          <w:color w:val="FF0000"/>
        </w:rPr>
        <w:t xml:space="preserve">mechanisms behind such widespread, sex-biased variation </w:t>
      </w:r>
      <w:r w:rsidR="00370960" w:rsidRPr="00814634">
        <w:rPr>
          <w:rFonts w:ascii="Garamond" w:hAnsi="Garamond"/>
          <w:color w:val="FF0000"/>
        </w:rPr>
        <w:t xml:space="preserve">in human personalities </w:t>
      </w:r>
      <w:r w:rsidR="009A1BC7" w:rsidRPr="00814634">
        <w:rPr>
          <w:rFonts w:ascii="Garamond" w:hAnsi="Garamond"/>
          <w:color w:val="FF0000"/>
        </w:rPr>
        <w:t xml:space="preserve">might also </w:t>
      </w:r>
      <w:r w:rsidR="00BC7475" w:rsidRPr="00814634">
        <w:rPr>
          <w:rFonts w:ascii="Garamond" w:hAnsi="Garamond"/>
          <w:color w:val="FF0000"/>
        </w:rPr>
        <w:t>drive</w:t>
      </w:r>
      <w:r w:rsidR="009A1BC7" w:rsidRPr="00814634">
        <w:rPr>
          <w:rFonts w:ascii="Garamond" w:hAnsi="Garamond"/>
          <w:color w:val="FF0000"/>
        </w:rPr>
        <w:t xml:space="preserve"> sex differences in animal personalities.  </w:t>
      </w:r>
    </w:p>
    <w:p w14:paraId="017F1AC9" w14:textId="77777777" w:rsidR="007C43C5" w:rsidRPr="00814634" w:rsidRDefault="007C43C5" w:rsidP="007C43C5">
      <w:pPr>
        <w:rPr>
          <w:rFonts w:ascii="Garamond" w:hAnsi="Garamond"/>
          <w:color w:val="FF0000"/>
        </w:rPr>
      </w:pPr>
    </w:p>
    <w:p w14:paraId="04333AF9" w14:textId="5E41EBE9" w:rsidR="007C43C5" w:rsidRPr="00814634" w:rsidRDefault="00A728C9" w:rsidP="007C43C5">
      <w:pPr>
        <w:ind w:firstLine="360"/>
        <w:rPr>
          <w:rFonts w:ascii="Garamond" w:hAnsi="Garamond"/>
          <w:color w:val="FF0000"/>
        </w:rPr>
      </w:pPr>
      <w:r w:rsidRPr="00814634">
        <w:rPr>
          <w:rFonts w:ascii="Garamond" w:hAnsi="Garamond"/>
          <w:color w:val="FF0000"/>
        </w:rPr>
        <w:t>Firstly,</w:t>
      </w:r>
      <w:r w:rsidR="007C43C5" w:rsidRPr="00814634">
        <w:rPr>
          <w:rFonts w:ascii="Garamond" w:hAnsi="Garamond"/>
          <w:color w:val="FF0000"/>
        </w:rPr>
        <w:t xml:space="preserve"> the ‘sex chromosome’ hypothesis </w:t>
      </w:r>
      <w:r w:rsidR="007C43C5" w:rsidRPr="00814634">
        <w:rPr>
          <w:rFonts w:ascii="Garamond" w:hAnsi="Garamond"/>
          <w:color w:val="FF0000"/>
        </w:rPr>
        <w:fldChar w:fldCharType="begin" w:fldLock="1"/>
      </w:r>
      <w:r w:rsidR="007C43C5" w:rsidRPr="00814634">
        <w:rPr>
          <w:rFonts w:ascii="Garamond" w:hAnsi="Garamond"/>
          <w:color w:val="FF0000"/>
        </w:rPr>
        <w:instrText>ADDIN CSL_CITATION {"citationItems":[{"id":"ITEM-1","itemData":{"DOI":"10.2307/2529178","ISSN":"0006341X","abstract":"A common misconception concerning the contribution of sex linked genes to covariances between relatives of unlike sex is shown to be due to a failure to distinguish between monoploid and diploid populations, and a table for use in the case of additive sex linked variation is presented.","author":[{"dropping-particle":"","family":"James","given":"J. W.","non-dropping-particle":"","parse-names":false,"suffix":""}],"container-title":"Biometrics","id":"ITEM-1","issue":"3","issued":{"date-parts":[["1973"]]},"page":"584","title":"353. Note: Covariances Between Relatives due to Sex-Linked Genes","type":"article-journal","volume":"29"},"uris":["http://www.mendeley.com/documents/?uuid=5c047a30-a1d9-4bb2-b83d-7a1e6d8af842"]}],"mendeley":{"formattedCitation":"(James 1973)","manualFormatting":"(James 1973","plainTextFormattedCitation":"(James 1973)","previouslyFormattedCitation":"(James 1973)"},"properties":{"noteIndex":0},"schema":"https://github.com/citation-style-language/schema/raw/master/csl-citation.json"}</w:instrText>
      </w:r>
      <w:r w:rsidR="007C43C5" w:rsidRPr="00814634">
        <w:rPr>
          <w:rFonts w:ascii="Garamond" w:hAnsi="Garamond"/>
          <w:color w:val="FF0000"/>
        </w:rPr>
        <w:fldChar w:fldCharType="separate"/>
      </w:r>
      <w:r w:rsidR="007C43C5" w:rsidRPr="00814634">
        <w:rPr>
          <w:rFonts w:ascii="Garamond" w:hAnsi="Garamond"/>
          <w:noProof/>
          <w:color w:val="FF0000"/>
        </w:rPr>
        <w:t>(James 1973</w:t>
      </w:r>
      <w:r w:rsidR="007C43C5" w:rsidRPr="00814634">
        <w:rPr>
          <w:rFonts w:ascii="Garamond" w:hAnsi="Garamond"/>
          <w:color w:val="FF0000"/>
        </w:rPr>
        <w:fldChar w:fldCharType="end"/>
      </w:r>
      <w:r w:rsidR="007C43C5" w:rsidRPr="00814634">
        <w:rPr>
          <w:rFonts w:ascii="Garamond" w:hAnsi="Garamond"/>
          <w:color w:val="FF0000"/>
        </w:rPr>
        <w:t xml:space="preserve">) suggests that greater male variability is the result of sex chromosomal arrangement. For mammals, females have two copies of the X chromosome (homogamety), so the effects of any genes found on the X chromosome become averaged out. The averaging of gene expression can occur either through epigenetic inactivation of some regions during development </w:t>
      </w:r>
      <w:r w:rsidR="007C43C5" w:rsidRPr="00814634">
        <w:rPr>
          <w:rFonts w:ascii="Garamond" w:hAnsi="Garamond"/>
          <w:color w:val="FF0000"/>
        </w:rPr>
        <w:fldChar w:fldCharType="begin" w:fldLock="1"/>
      </w:r>
      <w:r w:rsidR="007C43C5" w:rsidRPr="00814634">
        <w:rPr>
          <w:rFonts w:ascii="Garamond" w:hAnsi="Garamond"/>
          <w:color w:val="FF0000"/>
        </w:rPr>
        <w:instrText>ADDIN CSL_CITATION {"citationItems":[{"id":"ITEM-1","itemData":{"DOI":"10.1086/507565","ISSN":"00029297","abstract":"X-chromosome inactivation is widely believed to be random in early female development and to result in a mosaic distribution of cells, approximately half with the paternally derived X chromosome inactive and half with the maternally derived X chromosome inactive. Significant departures from such a random pattern are hallmarks of a variety of clinical states, including being carriers for severe X-linked diseases or X-chromosome cytogenetic abnormalities. To evaluate the significance of skewed patterns of X inactivation, we examined patterns of X inactivation in a population of &gt;1,000 phenotypically unaffected females. The data demonstrate that only a very small proportion of unaffected females show significantly skewed inactivation, especially during the neonatal period. By comparison with this data set, the degree of skewed inactivation in a given individual can now be quantified and evaluated for its potential clinical significance. © 2006 by The American Society of Human Genetics. All rights reserved.","author":[{"dropping-particle":"","family":"Amos-Landgraf","given":"James M.","non-dropping-particle":"","parse-names":false,"suffix":""},{"dropping-particle":"","family":"Cottle","given":"Amy","non-dropping-particle":"","parse-names":false,"suffix":""},{"dropping-particle":"","family":"Plenge","given":"Robert M.","non-dropping-particle":"","parse-names":false,"suffix":""},{"dropping-particle":"","family":"Friez","given":"Mike","non-dropping-particle":"","parse-names":false,"suffix":""},{"dropping-particle":"","family":"Schwartz","given":"Charles E.","non-dropping-particle":"","parse-names":false,"suffix":""},{"dropping-particle":"","family":"Longshore","given":"John","non-dropping-particle":"","parse-names":false,"suffix":""},{"dropping-particle":"","family":"Willard","given":"Huntington F.","non-dropping-particle":"","parse-names":false,"suffix":""}],"container-title":"American Journal of Human Genetics","id":"ITEM-1","issue":"3","issued":{"date-parts":[["2006"]]},"page":"493-499","title":"X chromosome-inactivation patterns of 1,005 phenotypically unaffected females","type":"article-journal","volume":"79"},"uris":["http://www.mendeley.com/documents/?uuid=2d215306-765e-45f3-a769-75f790612553"]}],"mendeley":{"formattedCitation":"(Amos-Landgraf &lt;i&gt;et al.&lt;/i&gt; 2006)","plainTextFormattedCitation":"(Amos-Landgraf et al. 2006)","previouslyFormattedCitation":"(Amos-Landgraf &lt;i&gt;et al.&lt;/i&gt; 2006)"},"properties":{"noteIndex":0},"schema":"https://github.com/citation-style-language/schema/raw/master/csl-citation.json"}</w:instrText>
      </w:r>
      <w:r w:rsidR="007C43C5" w:rsidRPr="00814634">
        <w:rPr>
          <w:rFonts w:ascii="Garamond" w:hAnsi="Garamond"/>
          <w:color w:val="FF0000"/>
        </w:rPr>
        <w:fldChar w:fldCharType="separate"/>
      </w:r>
      <w:r w:rsidR="007C43C5" w:rsidRPr="00814634">
        <w:rPr>
          <w:rFonts w:ascii="Garamond" w:hAnsi="Garamond"/>
          <w:noProof/>
          <w:color w:val="FF0000"/>
        </w:rPr>
        <w:t xml:space="preserve">(Amos-Landgraf </w:t>
      </w:r>
      <w:r w:rsidR="007C43C5" w:rsidRPr="00814634">
        <w:rPr>
          <w:rFonts w:ascii="Garamond" w:hAnsi="Garamond"/>
          <w:i/>
          <w:noProof/>
          <w:color w:val="FF0000"/>
        </w:rPr>
        <w:t>et al.</w:t>
      </w:r>
      <w:r w:rsidR="007C43C5" w:rsidRPr="00814634">
        <w:rPr>
          <w:rFonts w:ascii="Garamond" w:hAnsi="Garamond"/>
          <w:noProof/>
          <w:color w:val="FF0000"/>
        </w:rPr>
        <w:t xml:space="preserve"> 2006)</w:t>
      </w:r>
      <w:r w:rsidR="007C43C5" w:rsidRPr="00814634">
        <w:rPr>
          <w:rFonts w:ascii="Garamond" w:hAnsi="Garamond"/>
          <w:color w:val="FF0000"/>
        </w:rPr>
        <w:fldChar w:fldCharType="end"/>
      </w:r>
      <w:r w:rsidR="007C43C5" w:rsidRPr="00814634">
        <w:rPr>
          <w:rFonts w:ascii="Garamond" w:hAnsi="Garamond"/>
          <w:color w:val="FF0000"/>
        </w:rPr>
        <w:t xml:space="preserve">, or through mosaicism where the ratio of genes on either X chromosome are variably expressed </w:t>
      </w:r>
      <w:r w:rsidR="007C43C5" w:rsidRPr="00814634">
        <w:rPr>
          <w:rFonts w:ascii="Garamond" w:hAnsi="Garamond"/>
          <w:color w:val="FF0000"/>
        </w:rPr>
        <w:fldChar w:fldCharType="begin" w:fldLock="1"/>
      </w:r>
      <w:r w:rsidR="007C43C5" w:rsidRPr="00814634">
        <w:rPr>
          <w:rFonts w:ascii="Garamond" w:hAnsi="Garamond"/>
          <w:color w:val="FF0000"/>
        </w:rPr>
        <w:instrText>ADDIN CSL_CITATION {"citationItems":[{"id":"ITEM-1","itemData":{"abstract":"NATURE April 22, 1%1 voL. 190 of the year gave the same symptoms; (e) on L. esculentum x L. pimpinell~folium the symptoms were identical both in the inoculation from the vine and from diseased I. holstani. From I. holstani the isolate has so far been transmitted to tobacco (varieties White Burley and Samsun) and to Petunia, by sap and by Myzodes persicae; to Nicotiana glutinosa, Datura stramonium, Vigna sinensis and 1. holstani by sap. The percentage infection in the transmission from these species to the same species or to the other species that gave positive results in the inoculation from I. holstani, is higher than in the transmission from I. holatani. We are trying to transmit the isolates from the herbaceous plants to grape vine. For this work we me symptomless grape vines, selected during three years and belonging to varieties that appeared to be very receptive to the 'infectious degeneration' in previous experiments on transmission by grafting from vine to vine. Other work in progress is the identification of the isolates. No rod-shaped virus particles were seen in a series of observations, using the electron microscope, with exudates obtained by Johnson's method and with drops prepared with Brandes's dipping method both with diseased grape vines (leaves, shoots and roots) and with infected herbaceous plants.","author":[{"dropping-particle":"","family":"Lyon","given":"Mary F","non-dropping-particle":"","parse-names":false,"suffix":""}],"container-title":"Nature","id":"ITEM-1","issued":{"date-parts":[["1961"]]},"page":"372-373","title":"Gene Action in the X-chromosom (Mus musculus L.)","type":"article-journal","volume":"190"},"uris":["http://www.mendeley.com/documents/?uuid=9bb0576a-1fde-43d5-8dcc-b76704cbb30f"]}],"mendeley":{"formattedCitation":"(Lyon 1961)","plainTextFormattedCitation":"(Lyon 1961)","previouslyFormattedCitation":"(Lyon 1961)"},"properties":{"noteIndex":0},"schema":"https://github.com/citation-style-language/schema/raw/master/csl-citation.json"}</w:instrText>
      </w:r>
      <w:r w:rsidR="007C43C5" w:rsidRPr="00814634">
        <w:rPr>
          <w:rFonts w:ascii="Garamond" w:hAnsi="Garamond"/>
          <w:color w:val="FF0000"/>
        </w:rPr>
        <w:fldChar w:fldCharType="separate"/>
      </w:r>
      <w:r w:rsidR="007C43C5" w:rsidRPr="00814634">
        <w:rPr>
          <w:rFonts w:ascii="Garamond" w:hAnsi="Garamond"/>
          <w:noProof/>
          <w:color w:val="FF0000"/>
        </w:rPr>
        <w:t>(Lyon 1961)</w:t>
      </w:r>
      <w:r w:rsidR="007C43C5" w:rsidRPr="00814634">
        <w:rPr>
          <w:rFonts w:ascii="Garamond" w:hAnsi="Garamond"/>
          <w:color w:val="FF0000"/>
        </w:rPr>
        <w:fldChar w:fldCharType="end"/>
      </w:r>
      <w:r w:rsidR="007C43C5" w:rsidRPr="00814634">
        <w:rPr>
          <w:rFonts w:ascii="Garamond" w:hAnsi="Garamond"/>
          <w:color w:val="FF0000"/>
        </w:rPr>
        <w:t>. Male mammals, however, only have one copy of the X chromosome (heterogamety). As such, all genes present on the male copy of the X chromosome are fully expressed, leading to more extreme phenotypes and, consequently, higher variances for shared traits (i.e. dosage compensation;</w:t>
      </w:r>
      <w:r w:rsidR="007C43C5" w:rsidRPr="00561A2D">
        <w:rPr>
          <w:rFonts w:ascii="Garamond" w:hAnsi="Garamond"/>
          <w:color w:val="FF0000"/>
        </w:rPr>
        <w:t xml:space="preserve"> </w:t>
      </w:r>
      <w:r w:rsidR="007C43C5" w:rsidRPr="00814634">
        <w:rPr>
          <w:rFonts w:ascii="Garamond" w:hAnsi="Garamond"/>
          <w:color w:val="FF0000"/>
        </w:rPr>
        <w:t xml:space="preserve">see review by </w:t>
      </w:r>
      <w:r w:rsidR="007C43C5" w:rsidRPr="00814634">
        <w:rPr>
          <w:rFonts w:ascii="Garamond" w:hAnsi="Garamond"/>
          <w:color w:val="FF0000"/>
        </w:rPr>
        <w:fldChar w:fldCharType="begin" w:fldLock="1"/>
      </w:r>
      <w:r w:rsidR="007C43C5" w:rsidRPr="00814634">
        <w:rPr>
          <w:rFonts w:ascii="Garamond" w:hAnsi="Garamond"/>
          <w:color w:val="FF0000"/>
        </w:rPr>
        <w:instrText>ADDIN CSL_CITATION {"citationItems":[{"id":"ITEM-1","itemData":{"DOI":"10.1016/S0960-9822(02)00448-7","ISSN":"09609822","abstract":"In many species, sex is determined by a system based on X and Y chromosomes, the latter having lost much of their genetic activity. Y chromosomes have evolved independently many times, and the associated change in gene dosage in the heterogametic (XY) sex is often compensated for by regulatory mechanisms which ensure equal amounts of gene products of X-linked loci in males and females. There have recently been substantial advances in our knowledge of the molecular biology and genetics of sex chromosomes and dosage compensation, and in our understanding of the population genetic processes which are involved in their evolution. © Current Biology Ltd.","author":[{"dropping-particle":"","family":"Charlesworth","given":"Brian","non-dropping-particle":"","parse-names":false,"suffix":""}],"container-title":"Current Biology","id":"ITEM-1","issue":"2","issued":{"date-parts":[["1996"]]},"page":"149-162","title":"The evolution of chromosomal sex determination and dosage compensation","type":"article-journal","volume":"6"},"uris":["http://www.mendeley.com/documents/?uuid=8ceeaf0c-f6c0-4a43-8a54-a5e859be1411"]}],"mendeley":{"formattedCitation":"(Charlesworth 1996)","manualFormatting":"Charlesworth 1996)","plainTextFormattedCitation":"(Charlesworth 1996)","previouslyFormattedCitation":"(Charlesworth 1996)"},"properties":{"noteIndex":0},"schema":"https://github.com/citation-style-language/schema/raw/master/csl-citation.json"}</w:instrText>
      </w:r>
      <w:r w:rsidR="007C43C5" w:rsidRPr="00814634">
        <w:rPr>
          <w:rFonts w:ascii="Garamond" w:hAnsi="Garamond"/>
          <w:color w:val="FF0000"/>
        </w:rPr>
        <w:fldChar w:fldCharType="separate"/>
      </w:r>
      <w:r w:rsidR="007C43C5" w:rsidRPr="00814634">
        <w:rPr>
          <w:rFonts w:ascii="Garamond" w:hAnsi="Garamond"/>
          <w:noProof/>
          <w:color w:val="FF0000"/>
        </w:rPr>
        <w:t>Charlesworth 1996)</w:t>
      </w:r>
      <w:r w:rsidR="007C43C5" w:rsidRPr="00814634">
        <w:rPr>
          <w:rFonts w:ascii="Garamond" w:hAnsi="Garamond"/>
          <w:color w:val="FF0000"/>
        </w:rPr>
        <w:fldChar w:fldCharType="end"/>
      </w:r>
      <w:r w:rsidR="007C43C5" w:rsidRPr="00814634">
        <w:rPr>
          <w:rFonts w:ascii="Garamond" w:hAnsi="Garamond"/>
          <w:color w:val="FF0000"/>
        </w:rPr>
        <w:t xml:space="preserve">. However, not all males are heterogametic – male birds have ZZ sex chromosomal arrangement while female birds have ZW, making females the heterogametic sex </w:t>
      </w:r>
      <w:r w:rsidR="007C43C5" w:rsidRPr="00814634">
        <w:rPr>
          <w:rFonts w:ascii="Garamond" w:hAnsi="Garamond"/>
          <w:color w:val="FF0000"/>
        </w:rPr>
        <w:fldChar w:fldCharType="begin" w:fldLock="1"/>
      </w:r>
      <w:r w:rsidR="007C43C5" w:rsidRPr="00814634">
        <w:rPr>
          <w:rFonts w:ascii="Garamond" w:hAnsi="Garamond"/>
          <w:color w:val="FF0000"/>
        </w:rPr>
        <w:instrText>ADDIN CSL_CITATION {"citationItems":[{"id":"ITEM-1","itemData":{"DOI":"10.1002/jez.1088","ISSN":"0022104X","PMID":"11555852","abstract":"Sex determination in major vertebrate groups appears to be very variable, including systems of male heterogamety, female heterogamety and a variety of genetic and environmental sex determining systems. Yet comparative studies of sex chromosomes and sex determining genes now suggest that these differences are more apparent than real. The sex chromosomes of even widely divergent groups now appear to have changed very little over the last 300+ million years, and even independently derived sex chromosomes seem to have followed the same set of evolutionary rules. The sex determining pathway seems to be extremely conserved, although the control of the genes in this pathway is vested in different elements. We present a scenario for the independent evolution of XY male heterogamety in mammals and ZW female heterogamety in birds and some reptiles. We suggest that sex determining genes can be made redundant, and replaced by control at another step of a conserved sex determining pathway, and how choice of a gene as a sex switch has led to the evolution of new sex chromosome systems. © 2001 Wiley-Liss, Inc.","author":[{"dropping-particle":"","family":"Graves","given":"Jennifer A. M.","non-dropping-particle":"","parse-names":false,"suffix":""},{"dropping-particle":"","family":"Shetty","given":"Swathi","non-dropping-particle":"","parse-names":false,"suffix":""}],"container-title":"Journal of Experimental Zoology","id":"ITEM-1","issue":"5","issued":{"date-parts":[["2001"]]},"page":"449-462","title":"Sex from W to Z: Evolution of vertebrate sex chromosomes and sex determining genes","type":"article-journal","volume":"290"},"uris":["http://www.mendeley.com/documents/?uuid=057aaa28-05e3-4b5a-9073-67aa153f599e"]}],"mendeley":{"formattedCitation":"(Graves &amp; Shetty 2001)","manualFormatting":"(reviewed in Graves &amp; Shetty 2001)","plainTextFormattedCitation":"(Graves &amp; Shetty 2001)","previouslyFormattedCitation":"(Graves &amp; Shetty 2001)"},"properties":{"noteIndex":0},"schema":"https://github.com/citation-style-language/schema/raw/master/csl-citation.json"}</w:instrText>
      </w:r>
      <w:r w:rsidR="007C43C5" w:rsidRPr="00814634">
        <w:rPr>
          <w:rFonts w:ascii="Garamond" w:hAnsi="Garamond"/>
          <w:color w:val="FF0000"/>
        </w:rPr>
        <w:fldChar w:fldCharType="separate"/>
      </w:r>
      <w:r w:rsidR="007C43C5" w:rsidRPr="00814634">
        <w:rPr>
          <w:rFonts w:ascii="Garamond" w:hAnsi="Garamond"/>
          <w:noProof/>
          <w:color w:val="FF0000"/>
        </w:rPr>
        <w:t>(reviewed in Graves &amp; Shetty 2001)</w:t>
      </w:r>
      <w:r w:rsidR="007C43C5" w:rsidRPr="00814634">
        <w:rPr>
          <w:rFonts w:ascii="Garamond" w:hAnsi="Garamond"/>
          <w:color w:val="FF0000"/>
        </w:rPr>
        <w:fldChar w:fldCharType="end"/>
      </w:r>
      <w:r w:rsidR="007C43C5" w:rsidRPr="00814634">
        <w:rPr>
          <w:rFonts w:ascii="Garamond" w:hAnsi="Garamond"/>
          <w:color w:val="FF0000"/>
        </w:rPr>
        <w:t xml:space="preserve">. If sex chromosomal arrangement is the mechanism driving sex-biased variability, species with heterogametic females should have greater trait variability than males. Indeed, in a meta-analysis covering a broad range of taxonomic groups, </w:t>
      </w:r>
      <w:r w:rsidR="007C43C5" w:rsidRPr="00814634">
        <w:rPr>
          <w:rFonts w:ascii="Garamond" w:hAnsi="Garamond"/>
          <w:color w:val="FF0000"/>
        </w:rPr>
        <w:fldChar w:fldCharType="begin" w:fldLock="1"/>
      </w:r>
      <w:r w:rsidR="007C43C5" w:rsidRPr="00814634">
        <w:rPr>
          <w:rFonts w:ascii="Garamond" w:hAnsi="Garamond"/>
          <w:color w:val="FF0000"/>
        </w:rPr>
        <w:instrText>ADDIN CSL_CITATION {"citationItems":[{"id":"ITEM-1","itemData":{"DOI":"10.1111/evo.12224","ISBN":"0014-3820","ISSN":"00143820","PMID":"24299417","abstract":"Sex differences in the mean trait expression are well documented, not only for traits that are directly associated with reproduction. Less is known about how the variability of traits differs between males and females. In species with sex chromosomes and dosage compensation, the heterogametic sex is expected to show larger trait variability (sex-chromosome hypothesis), yet this central prediction, based on fundamental genetic principles, has never been evaluated in detail. Here we show that in species with heterogametic males, male variability in body size is significantly larger than in females, whereas the opposite can be shown for species with heterogametic females. These results support the prediction of the sex-chromosome hypothesis that individuals of the heterogametic sex should be more variable. We argue that the pattern demonstrated here for sex-specific body size variability is likely to apply to any trait and needs to be considered when testing predictions about sex-specific variability and sexual selection.","author":[{"dropping-particle":"","family":"Reinhold","given":"Klaus","non-dropping-particle":"","parse-names":false,"suffix":""},{"dropping-particle":"","family":"Engqvist","given":"Leif","non-dropping-particle":"","parse-names":false,"suffix":""}],"container-title":"Evolution","id":"ITEM-1","issue":"12","issued":{"date-parts":[["2013"]]},"page":"3662-3668","title":"The variability is in the sex chromosomes","type":"article-journal","volume":"67"},"uris":["http://www.mendeley.com/documents/?uuid=48fc62fc-17a8-4c1b-8ebd-1292e83908c3"]}],"mendeley":{"formattedCitation":"(Reinhold &amp; Engqvist 2013)","manualFormatting":"Reinhold &amp; Engqvist (2013)","plainTextFormattedCitation":"(Reinhold &amp; Engqvist 2013)","previouslyFormattedCitation":"(Reinhold &amp; Engqvist 2013)"},"properties":{"noteIndex":0},"schema":"https://github.com/citation-style-language/schema/raw/master/csl-citation.json"}</w:instrText>
      </w:r>
      <w:r w:rsidR="007C43C5" w:rsidRPr="00814634">
        <w:rPr>
          <w:rFonts w:ascii="Garamond" w:hAnsi="Garamond"/>
          <w:color w:val="FF0000"/>
        </w:rPr>
        <w:fldChar w:fldCharType="separate"/>
      </w:r>
      <w:r w:rsidR="007C43C5" w:rsidRPr="00814634">
        <w:rPr>
          <w:rFonts w:ascii="Garamond" w:hAnsi="Garamond"/>
          <w:noProof/>
          <w:color w:val="FF0000"/>
        </w:rPr>
        <w:t>Reinhold &amp; Engqvist (2013)</w:t>
      </w:r>
      <w:r w:rsidR="007C43C5" w:rsidRPr="00814634">
        <w:rPr>
          <w:rFonts w:ascii="Garamond" w:hAnsi="Garamond"/>
          <w:color w:val="FF0000"/>
        </w:rPr>
        <w:fldChar w:fldCharType="end"/>
      </w:r>
      <w:r w:rsidR="007C43C5" w:rsidRPr="00814634">
        <w:rPr>
          <w:rFonts w:ascii="Garamond" w:hAnsi="Garamond"/>
          <w:color w:val="FF0000"/>
        </w:rPr>
        <w:t xml:space="preserve"> found that for species with heterogametic males, males had greater variability in body size than did females, and in species with heterogametic females, females had greater variability in body size than males. Sex chromosomal arrangement and greater male variability can also extend to behaviours, as they too have a genetic underpinning </w:t>
      </w:r>
      <w:r w:rsidR="007C43C5" w:rsidRPr="00814634">
        <w:rPr>
          <w:rFonts w:ascii="Garamond" w:hAnsi="Garamond"/>
          <w:color w:val="FF0000"/>
        </w:rPr>
        <w:fldChar w:fldCharType="begin" w:fldLock="1"/>
      </w:r>
      <w:r w:rsidR="00967FCB" w:rsidRPr="00814634">
        <w:rPr>
          <w:rFonts w:ascii="Garamond" w:hAnsi="Garamond"/>
          <w:color w:val="FF0000"/>
        </w:rPr>
        <w:instrText>ADDIN CSL_CITATION {"citationItems":[{"id":"ITEM-1","itemData":{"DOI":"10.1098/rspb.2014.2201","ISBN":"0962-8452","ISSN":"14712954","PMID":"25392476","abstract":"Individual animals frequently exhibit repeatable differences from other members of their population, differences now commonly referred to as 'animal personality'. Personality differences can arise, for example, from differences in permanent environmental effects--including parental and epigenetic contributors--and the effect of additive genetic variation. Although several studies have evaluated the heritability of behaviour, less is known about general patterns of heritability and additive genetic variation in animal personality. As overall variation in behaviour includes both the among-individual differences that reflect different personalities and temporary environmental effects, it is possible for personality to be largely genetically influenced even when heritability of behaviour per se is quite low. The relative contribution of additive genetic variation to personality variation can be estimated whenever both repeatability and heritability are estimated for the same data. Using published estimates to address this issue, we found that approximately 52% of animal personality variation was attributable to additive genetic variation. Thus, while the heritability of behaviour is often moderate or low, the heritability of personality is much higher. Our results therefore (i) demonstrate that genetic differences are likely to be a major contributor to variation in animal personality and (ii) support the phenotypic gambit: that evolutionary inferences drawn from repeatability estimates may often be justified.","author":[{"dropping-particle":"","family":"Dochtermann","given":"Ned A.","non-dropping-particle":"","parse-names":false,"suffix":""},{"dropping-particle":"","family":"Schwab","given":"Tori","non-dropping-particle":"","parse-names":false,"suffix":""},{"dropping-particle":"","family":"Sih","given":"Andrew","non-dropping-particle":"","parse-names":false,"suffix":""}],"container-title":"Proceedings of the Royal Society B: Biological Sciences","id":"ITEM-1","issue":"1798","issued":{"date-parts":[["2014"]]},"title":"The contribution of additive genetic variation to personality variation: Heritability of personality","type":"article-journal","volume":"282"},"uris":["http://www.mendeley.com/documents/?uuid=e90089e1-da59-4c98-9857-8a7894c3967d"]}],"mendeley":{"formattedCitation":"(Dochtermann &lt;i&gt;et al.&lt;/i&gt; 2014)","plainTextFormattedCitation":"(Dochtermann et al. 2014)","previouslyFormattedCitation":"(Dochtermann &lt;i&gt;et al.&lt;/i&gt; 2014)"},"properties":{"noteIndex":0},"schema":"https://github.com/citation-style-language/schema/raw/master/csl-citation.json"}</w:instrText>
      </w:r>
      <w:r w:rsidR="007C43C5" w:rsidRPr="00814634">
        <w:rPr>
          <w:rFonts w:ascii="Garamond" w:hAnsi="Garamond"/>
          <w:color w:val="FF0000"/>
        </w:rPr>
        <w:fldChar w:fldCharType="separate"/>
      </w:r>
      <w:r w:rsidR="007C43C5" w:rsidRPr="00814634">
        <w:rPr>
          <w:rFonts w:ascii="Garamond" w:hAnsi="Garamond"/>
          <w:noProof/>
          <w:color w:val="FF0000"/>
        </w:rPr>
        <w:t xml:space="preserve">(Dochtermann </w:t>
      </w:r>
      <w:r w:rsidR="007C43C5" w:rsidRPr="00814634">
        <w:rPr>
          <w:rFonts w:ascii="Garamond" w:hAnsi="Garamond"/>
          <w:i/>
          <w:noProof/>
          <w:color w:val="FF0000"/>
        </w:rPr>
        <w:t>et al.</w:t>
      </w:r>
      <w:r w:rsidR="007C43C5" w:rsidRPr="00814634">
        <w:rPr>
          <w:rFonts w:ascii="Garamond" w:hAnsi="Garamond"/>
          <w:noProof/>
          <w:color w:val="FF0000"/>
        </w:rPr>
        <w:t xml:space="preserve"> 2014)</w:t>
      </w:r>
      <w:r w:rsidR="007C43C5" w:rsidRPr="00814634">
        <w:rPr>
          <w:rFonts w:ascii="Garamond" w:hAnsi="Garamond"/>
          <w:color w:val="FF0000"/>
        </w:rPr>
        <w:fldChar w:fldCharType="end"/>
      </w:r>
      <w:r w:rsidR="007C43C5" w:rsidRPr="00814634">
        <w:rPr>
          <w:rFonts w:ascii="Garamond" w:hAnsi="Garamond"/>
          <w:color w:val="FF0000"/>
        </w:rPr>
        <w:t xml:space="preserve">. For example, </w:t>
      </w:r>
      <w:r w:rsidR="00BC0881" w:rsidRPr="00814634">
        <w:rPr>
          <w:rFonts w:ascii="Garamond" w:hAnsi="Garamond"/>
          <w:color w:val="FF0000"/>
        </w:rPr>
        <w:t xml:space="preserve">men have greater representation at the tail ends of intelligence distributions, even when there are no mean differences in intelligence between men and women </w:t>
      </w:r>
      <w:r w:rsidR="007C43C5" w:rsidRPr="00814634">
        <w:rPr>
          <w:rFonts w:ascii="Garamond" w:hAnsi="Garamond"/>
          <w:color w:val="FF0000"/>
        </w:rPr>
        <w:fldChar w:fldCharType="begin" w:fldLock="1"/>
      </w:r>
      <w:r w:rsidR="009074EF" w:rsidRPr="00814634">
        <w:rPr>
          <w:rFonts w:ascii="Garamond" w:hAnsi="Garamond"/>
          <w:color w:val="FF0000"/>
        </w:rPr>
        <w:instrText>ADDIN CSL_CITATION {"citationItems":[{"id":"ITEM-1","itemData":{"author":[{"dropping-particle":"","family":"Halpern","given":"Diane F","non-dropping-particle":"","parse-names":false,"suffix":""},{"dropping-particle":"","family":"LaMay","given":"Mary L","non-dropping-particle":"","parse-names":false,"suffix":""}],"container-title":"Educational Psychology Review","id":"ITEM-1","issue":"2","issued":{"date-parts":[["2000"]]},"page":"229","title":"The Smarter Sex: A Critical Review of Sex Differences in Intelligence","type":"article-journal","volume":"12"},"uris":["http://www.mendeley.com/documents/?uuid=1e96fe86-f14a-4d4c-81fa-376291472660"]},{"id":"ITEM-2","itemData":{"DOI":"10.1016/j.paid.2005.11.027","ISSN":"01918869","abstract":"Why are males over-represented at the upper extremes of intelligence? One possibility for which there is some empirical support is that variance is greater among adult males. There is little published evidence of the development of that variability - is it manifest in early childhood or does it develop later? We explored sex differences in phenotypic variance in scores on a general ability factor extracted from several tests of verbal and non-verbal ability at ages 2, 3, 4, 7, 9 and 10 (Ns from &gt; 10,000 to &gt; 2000) in a sample of British children. We found greater variance, by Levene's test of homogeneity of variance, among boys at every age except age two despite the girls' mean advantage from ages two to seven. Girls are significantly over-represented, as measured by chi-square tests, at the high tail and boys at the low tail at ages 2, 3 and 4. By age 10 the boys have a higher mean, greater variance and are over-represented in the high tail. Sex differences in variance emerge early - even before pre-school - suggesting that they are not determined by educational influences. © 2006 Elsevier Ltd. All rights reserved.","author":[{"dropping-particle":"","family":"Arden","given":"Rosalind","non-dropping-particle":"","parse-names":false,"suffix":""},{"dropping-particle":"","family":"Plomin","given":"Robert","non-dropping-particle":"","parse-names":false,"suffix":""}],"container-title":"Personality and Individual Differences","id":"ITEM-2","issue":"1","issued":{"date-parts":[["2006"]]},"page":"39-48","title":"Sex differences in variance of intelligence across childhood","type":"article-journal","volume":"41"},"uris":["http://www.mendeley.com/documents/?uuid=5109a522-2960-4fae-a9ee-b728714c3ca6"]},{"id":"ITEM-3","itemData":{"DOI":"10.1111/j.1745-6924.2008.00096.x","ISSN":"17456924","abstract":"The idea that general intelligence may be more variable in males than in females has a long history. In recent years it has been presented as a reason that there is little, if any, mean sex difference in general intelligence, yet males tend to be overrepresented at both the top and bottom ends of its overall, presumably normal, distribution. Clear analysis of the actual distribution of general intelligence based on large and appropriately population-representative samples is rare, however. Using two population-wide surveys of general intelligence in 11-year-olds in Scotland, we showed that there were substantial departures from normality in the distribution, with less variability in the higher range than in the lower. Despite mean IQ-scale scores of 100, modal scores were about 105. Even above modal level, males showed more variability than females. This is consistent with a model of the population distribution of general intelligence as a mixture of two essentially normal distributions, one reflecting normal variation in general intelligence and one refecting normal variation in effects of genetic and environmental conditions involving mental retardation. Though present at the high end of the distribution, sex differences in variability did not appear to account for sex differences in high-level achievement. © 2008, Association for Psychological Science. All rights reserved.","author":[{"dropping-particle":"","family":"Johnson","given":"Wendy","non-dropping-particle":"","parse-names":false,"suffix":""},{"dropping-particle":"","family":"Deary","given":"Ian J.","non-dropping-particle":"","parse-names":false,"suffix":""},{"dropping-particle":"","family":"Carothers","given":"Andrew","non-dropping-particle":"","parse-names":false,"suffix":""}],"container-title":"Perspectives on Psychological Science","id":"ITEM-3","issue":"6","issued":{"date-parts":[["2008"]]},"page":"518-531","title":"Sex Differences in Variability in General Intelligence: A New Look at the Old Question","type":"article-journal","volume":"3"},"uris":["http://www.mendeley.com/documents/?uuid=b947f25f-deec-4898-84f7-81f1360eb4d0"]},{"id":"ITEM-4","itemData":{"author":[{"dropping-particle":"","family":"Feingold","given":"Alan","non-dropping-particle":"","parse-names":false,"suffix":""}],"container-title":"Review of Educational Research","id":"ITEM-4","issue":"1","issued":{"date-parts":[["1992"]]},"page":"61-84","title":"Sex Differences in Variability in Intellectual Abilities: A New Look at an Old Controversy","type":"article-journal","volume":"62"},"uris":["http://www.mendeley.com/documents/?uuid=7cfcb64f-2b1b-4f3b-aa28-878275d085c6"]}],"mendeley":{"formattedCitation":"(Feingold 1992; Halpern &amp; LaMay 2000; Arden &amp; Plomin 2006; Johnson &lt;i&gt;et al.&lt;/i&gt; 2008)","plainTextFormattedCitation":"(Feingold 1992; Halpern &amp; LaMay 2000; Arden &amp; Plomin 2006; Johnson et al. 2008)","previouslyFormattedCitation":"(Feingold 1992; Halpern &amp; LaMay 2000; Arden &amp; Plomin 2006; Johnson &lt;i&gt;et al.&lt;/i&gt; 2008)"},"properties":{"noteIndex":0},"schema":"https://github.com/citation-style-language/schema/raw/master/csl-citation.json"}</w:instrText>
      </w:r>
      <w:r w:rsidR="007C43C5" w:rsidRPr="00814634">
        <w:rPr>
          <w:rFonts w:ascii="Garamond" w:hAnsi="Garamond"/>
          <w:color w:val="FF0000"/>
        </w:rPr>
        <w:fldChar w:fldCharType="separate"/>
      </w:r>
      <w:r w:rsidR="00967FCB" w:rsidRPr="00814634">
        <w:rPr>
          <w:rFonts w:ascii="Garamond" w:hAnsi="Garamond"/>
          <w:noProof/>
          <w:color w:val="FF0000"/>
        </w:rPr>
        <w:t xml:space="preserve">(Feingold 1992; Halpern &amp; LaMay 2000; Arden &amp; Plomin 2006; Johnson </w:t>
      </w:r>
      <w:r w:rsidR="00967FCB" w:rsidRPr="00814634">
        <w:rPr>
          <w:rFonts w:ascii="Garamond" w:hAnsi="Garamond"/>
          <w:i/>
          <w:noProof/>
          <w:color w:val="FF0000"/>
        </w:rPr>
        <w:t>et al.</w:t>
      </w:r>
      <w:r w:rsidR="00967FCB" w:rsidRPr="00814634">
        <w:rPr>
          <w:rFonts w:ascii="Garamond" w:hAnsi="Garamond"/>
          <w:noProof/>
          <w:color w:val="FF0000"/>
        </w:rPr>
        <w:t xml:space="preserve"> 2008)</w:t>
      </w:r>
      <w:r w:rsidR="007C43C5" w:rsidRPr="00814634">
        <w:rPr>
          <w:rFonts w:ascii="Garamond" w:hAnsi="Garamond"/>
          <w:color w:val="FF0000"/>
        </w:rPr>
        <w:fldChar w:fldCharType="end"/>
      </w:r>
      <w:r w:rsidR="007C43C5" w:rsidRPr="00814634">
        <w:rPr>
          <w:rFonts w:ascii="Garamond" w:hAnsi="Garamond"/>
          <w:color w:val="FF0000"/>
        </w:rPr>
        <w:t xml:space="preserve">. </w:t>
      </w:r>
    </w:p>
    <w:p w14:paraId="3C6A2240" w14:textId="77777777" w:rsidR="007C43C5" w:rsidRPr="00814634" w:rsidRDefault="007C43C5" w:rsidP="007C43C5">
      <w:pPr>
        <w:ind w:firstLine="720"/>
        <w:rPr>
          <w:rFonts w:ascii="Garamond" w:hAnsi="Garamond"/>
          <w:color w:val="FF0000"/>
        </w:rPr>
      </w:pPr>
    </w:p>
    <w:p w14:paraId="593F0B51" w14:textId="084EA058" w:rsidR="00DA65A6" w:rsidRPr="00814634" w:rsidRDefault="007C43C5" w:rsidP="00DA65A6">
      <w:pPr>
        <w:ind w:firstLine="360"/>
        <w:rPr>
          <w:rFonts w:ascii="Garamond" w:hAnsi="Garamond"/>
          <w:color w:val="FF0000"/>
        </w:rPr>
      </w:pPr>
      <w:r w:rsidRPr="00814634">
        <w:rPr>
          <w:rFonts w:ascii="Garamond" w:hAnsi="Garamond"/>
          <w:color w:val="FF0000"/>
        </w:rPr>
        <w:t>Second, under sexual selection, the sex with the greatest variation in their mating success (often males) should also have greater variation in traits used to obtain matings (e.g. weapons, ornaments) (</w:t>
      </w:r>
      <w:r w:rsidRPr="00814634">
        <w:rPr>
          <w:rFonts w:ascii="Garamond" w:hAnsi="Garamond"/>
          <w:color w:val="FF0000"/>
        </w:rPr>
        <w:fldChar w:fldCharType="begin" w:fldLock="1"/>
      </w:r>
      <w:r w:rsidRPr="00814634">
        <w:rPr>
          <w:rFonts w:ascii="Garamond" w:hAnsi="Garamond"/>
          <w:color w:val="FF0000"/>
        </w:rPr>
        <w:instrText>ADDIN CSL_CITATION {"citationItems":[{"id":"ITEM-1","itemData":{"author":[{"dropping-particle":"","family":"Darwin","given":"C","non-dropping-particle":"","parse-names":false,"suffix":""}],"id":"ITEM-1","issued":{"date-parts":[["1871"]]},"publisher":"Murray","publisher-place":"London","title":"The descent of man, and selection in relation to sex","type":"book"},"uris":["http://www.mendeley.com/documents/?uuid=fb7b9a7c-eefe-4e0f-b410-404a132c84da"]}],"mendeley":{"formattedCitation":"(Darwin 1871)","manualFormatting":"Darwin 1871)","plainTextFormattedCitation":"(Darwin 1871)","previouslyFormattedCitation":"(Darwin 1871)"},"properties":{"noteIndex":0},"schema":"https://github.com/citation-style-language/schema/raw/master/csl-citation.json"}</w:instrText>
      </w:r>
      <w:r w:rsidRPr="00814634">
        <w:rPr>
          <w:rFonts w:ascii="Garamond" w:hAnsi="Garamond"/>
          <w:color w:val="FF0000"/>
        </w:rPr>
        <w:fldChar w:fldCharType="separate"/>
      </w:r>
      <w:r w:rsidRPr="00814634">
        <w:rPr>
          <w:rFonts w:ascii="Garamond" w:hAnsi="Garamond"/>
          <w:noProof/>
          <w:color w:val="FF0000"/>
        </w:rPr>
        <w:t>Darwin 1871)</w:t>
      </w:r>
      <w:r w:rsidRPr="00814634">
        <w:rPr>
          <w:rFonts w:ascii="Garamond" w:hAnsi="Garamond"/>
          <w:color w:val="FF0000"/>
        </w:rPr>
        <w:fldChar w:fldCharType="end"/>
      </w:r>
      <w:r w:rsidRPr="00814634">
        <w:rPr>
          <w:rFonts w:ascii="Garamond" w:hAnsi="Garamond"/>
          <w:color w:val="FF0000"/>
        </w:rPr>
        <w:t xml:space="preserve">. In order for sexual selection to operate, traits important for male reproduction should have increased variance, compared to the same traits in females or other non-sexually selected traits </w:t>
      </w:r>
      <w:r w:rsidRPr="00814634">
        <w:rPr>
          <w:rFonts w:ascii="Garamond" w:hAnsi="Garamond"/>
          <w:color w:val="FF0000"/>
        </w:rPr>
        <w:fldChar w:fldCharType="begin" w:fldLock="1"/>
      </w:r>
      <w:r w:rsidRPr="00814634">
        <w:rPr>
          <w:rFonts w:ascii="Garamond" w:hAnsi="Garamond"/>
          <w:color w:val="FF0000"/>
        </w:rPr>
        <w:instrText>ADDIN CSL_CITATION {"citationItems":[{"id":"ITEM-1","itemData":{"DOI":"10.1098/rspb.1995.0054","ISSN":"14712970","abstract":"Sexual traits are usually more phenotypically variable than non-sexual traits. We show that additive genetic variation is also higher in sexual traits, and often greater than in the same, non-sexually selected trait in females or other comparable traits in the same species. In contrast there is no difference in residual variation (environmental and non-additive) or heritability. The higher genetic variability of sexual traits is contrary to the expectations of the lek paradox. This hypothesis predicts that strong sexual selection, due to female choice, leads to fixation of most genetic variation in male sexual characters. High genetic variability in sexual traits can be explained if they are subject to directional selection that is greater than linear because this selects for greater phenotypic variation. It favours modifiers that increase the number of genes and the average contribution of a locus to phenotypic variance in sexual traits. These results provide a general resolution of the lek paradox.","author":[{"dropping-particle":"","family":"Pomiankowski","given":"A.","non-dropping-particle":"","parse-names":false,"suffix":""},{"dropping-particle":"","family":"Moller","given":"A. P.","non-dropping-particle":"","parse-names":false,"suffix":""}],"container-title":"Proceedings of the Royal Society B: Biological Sciences","id":"ITEM-1","issue":"1357","issued":{"date-parts":[["1995"]]},"page":"21-29","title":"A resolution of the lek paradox","type":"article-journal","volume":"260"},"uris":["http://www.mendeley.com/documents/?uuid=6243a661-f17c-4421-8ee2-0986e72b24c8"]},{"id":"ITEM-2","itemData":{"DOI":"10.1086/677310","ISBN":"0003-0147","ISSN":"0003-0147","PMID":"25141142","abstract":"Despite a shared genetic architecture between males and females, sexual differences are widespread. The extent of this shared genetic architecture, reflected in the intersexual genetic correlation, has previously been correlated with the extent of phenotypic sexual dimorphism in shared traits. However, the magnitude of the difference in sex-specific additive genetic variances may also fuel sexual dimorphism. To explore the correlation between additive genetic variance dimorphism and phenotypic dimorphism, we conducted a literature search. We targeted traits expressed in both sexes and excluded sex-limited traits. The mean difference between the sexes in additive genetic variance was not significantly different from 0. However, the distribution of the sexual difference in additive genetic variance had a significant male-biased skew. This pattern persists even after removing traits explicitly related to reproduction. Furthermore, male traits had more residual and phenotypic variance than homologous female traits (as measured by both the mean and the skew), and this difference was not necessarily due to the difference between sexual traits and nonsexual traits. We found no evidence that sex chromosome system could explain sex differences in additive genetic, nonadditive genetic, or phenotypic variances. Finally, we found a significant correlation between the extent of sexual dimorphism in additive genetic variances and the extent of phenotypic sexual dimorphism. Understanding why traits have sex-specific patterns of variation awaits further investigation.","author":[{"dropping-particle":"","family":"Wyman","given":"Minyoung J.","non-dropping-particle":"","parse-names":false,"suffix":""},{"dropping-particle":"","family":"Rowe","given":"Locke","non-dropping-particle":"","parse-names":false,"suffix":""}],"container-title":"The American Naturalist","id":"ITEM-2","issue":"3","issued":{"date-parts":[["2014"]]},"page":"326-337","title":"Male Bias in Distributions of Additive Genetic, Residual, and Phenotypic Variances of Shared Traits","type":"article-journal","volume":"184"},"uris":["http://www.mendeley.com/documents/?uuid=b4c01e48-7092-4a5f-bb2a-ad70161a9635"]}],"mendeley":{"formattedCitation":"(Pomiankowski &amp; Moller 1995; Wyman &amp; Rowe 2014)","manualFormatting":"(Pomiankowski &amp; Møller 1995)","plainTextFormattedCitation":"(Pomiankowski &amp; Moller 1995; Wyman &amp; Rowe 2014)","previouslyFormattedCitation":"(Pomiankowski &amp; Moller 1995; Wyman &amp; Rowe 2014)"},"properties":{"noteIndex":0},"schema":"https://github.com/citation-style-language/schema/raw/master/csl-citation.json"}</w:instrText>
      </w:r>
      <w:r w:rsidRPr="00814634">
        <w:rPr>
          <w:rFonts w:ascii="Garamond" w:hAnsi="Garamond"/>
          <w:color w:val="FF0000"/>
        </w:rPr>
        <w:fldChar w:fldCharType="separate"/>
      </w:r>
      <w:r w:rsidRPr="00814634">
        <w:rPr>
          <w:rFonts w:ascii="Garamond" w:hAnsi="Garamond"/>
          <w:noProof/>
          <w:color w:val="FF0000"/>
        </w:rPr>
        <w:t>(Pomiankowski &amp; Møller 1995)</w:t>
      </w:r>
      <w:r w:rsidRPr="00814634">
        <w:rPr>
          <w:rFonts w:ascii="Garamond" w:hAnsi="Garamond"/>
          <w:color w:val="FF0000"/>
        </w:rPr>
        <w:fldChar w:fldCharType="end"/>
      </w:r>
      <w:r w:rsidRPr="00814634">
        <w:rPr>
          <w:rFonts w:ascii="Garamond" w:hAnsi="Garamond"/>
          <w:color w:val="FF0000"/>
        </w:rPr>
        <w:t xml:space="preserve">. For example, a meta-analysis comparing phenotypic </w:t>
      </w:r>
      <w:r w:rsidR="00DA65A6" w:rsidRPr="00814634">
        <w:rPr>
          <w:rFonts w:ascii="Garamond" w:hAnsi="Garamond"/>
          <w:color w:val="FF0000"/>
        </w:rPr>
        <w:t>trait</w:t>
      </w:r>
      <w:r w:rsidRPr="00814634">
        <w:rPr>
          <w:rFonts w:ascii="Garamond" w:hAnsi="Garamond"/>
          <w:color w:val="FF0000"/>
        </w:rPr>
        <w:t xml:space="preserve"> variances for males and females found that there was a significant male-bias for coefficients of phenotypic variance for reproductive and non-reproductive traits </w:t>
      </w:r>
      <w:r w:rsidR="004923C5" w:rsidRPr="00814634">
        <w:rPr>
          <w:rFonts w:ascii="Garamond" w:hAnsi="Garamond"/>
          <w:color w:val="FF0000"/>
        </w:rPr>
        <w:fldChar w:fldCharType="begin" w:fldLock="1"/>
      </w:r>
      <w:r w:rsidR="004923C5" w:rsidRPr="00814634">
        <w:rPr>
          <w:rFonts w:ascii="Garamond" w:hAnsi="Garamond"/>
          <w:color w:val="FF0000"/>
        </w:rPr>
        <w:instrText>ADDIN CSL_CITATION {"citationItems":[{"id":"ITEM-1","itemData":{"DOI":"10.1086/677310","ISBN":"0003-0147","ISSN":"0003-0147","PMID":"25141142","abstract":"Despite a shared genetic architecture between males and females, sexual differences are widespread. The extent of this shared genetic architecture, reflected in the intersexual genetic correlation, has previously been correlated with the extent of phenotypic sexual dimorphism in shared traits. However, the magnitude of the difference in sex-specific additive genetic variances may also fuel sexual dimorphism. To explore the correlation between additive genetic variance dimorphism and phenotypic dimorphism, we conducted a literature search. We targeted traits expressed in both sexes and excluded sex-limited traits. The mean difference between the sexes in additive genetic variance was not significantly different from 0. However, the distribution of the sexual difference in additive genetic variance had a significant male-biased skew. This pattern persists even after removing traits explicitly related to reproduction. Furthermore, male traits had more residual and phenotypic variance than homologous female traits (as measured by both the mean and the skew), and this difference was not necessarily due to the difference between sexual traits and nonsexual traits. We found no evidence that sex chromosome system could explain sex differences in additive genetic, nonadditive genetic, or phenotypic variances. Finally, we found a significant correlation between the extent of sexual dimorphism in additive genetic variances and the extent of phenotypic sexual dimorphism. Understanding why traits have sex-specific patterns of variation awaits further investigation.","author":[{"dropping-particle":"","family":"Wyman","given":"Minyoung J.","non-dropping-particle":"","parse-names":false,"suffix":""},{"dropping-particle":"","family":"Rowe","given":"Locke","non-dropping-particle":"","parse-names":false,"suffix":""}],"container-title":"The American Naturalist","id":"ITEM-1","issue":"3","issued":{"date-parts":[["2014"]]},"page":"326-337","title":"Male Bias in Distributions of Additive Genetic, Residual, and Phenotypic Variances of Shared Traits","type":"article-journal","volume":"184"},"uris":["http://www.mendeley.com/documents/?uuid=b4c01e48-7092-4a5f-bb2a-ad70161a9635"]}],"mendeley":{"formattedCitation":"(Wyman &amp; Rowe 2014)","plainTextFormattedCitation":"(Wyman &amp; Rowe 2014)","previouslyFormattedCitation":"(Wyman &amp; Rowe 2014)"},"properties":{"noteIndex":0},"schema":"https://github.com/citation-style-language/schema/raw/master/csl-citation.json"}</w:instrText>
      </w:r>
      <w:r w:rsidR="004923C5" w:rsidRPr="00814634">
        <w:rPr>
          <w:rFonts w:ascii="Garamond" w:hAnsi="Garamond"/>
          <w:color w:val="FF0000"/>
        </w:rPr>
        <w:fldChar w:fldCharType="separate"/>
      </w:r>
      <w:r w:rsidR="004923C5" w:rsidRPr="00814634">
        <w:rPr>
          <w:rFonts w:ascii="Garamond" w:hAnsi="Garamond"/>
          <w:noProof/>
          <w:color w:val="FF0000"/>
        </w:rPr>
        <w:t>(Wyman &amp; Rowe 2014)</w:t>
      </w:r>
      <w:r w:rsidR="004923C5" w:rsidRPr="00814634">
        <w:rPr>
          <w:rFonts w:ascii="Garamond" w:hAnsi="Garamond"/>
          <w:color w:val="FF0000"/>
        </w:rPr>
        <w:fldChar w:fldCharType="end"/>
      </w:r>
      <w:r w:rsidRPr="00814634">
        <w:rPr>
          <w:rFonts w:ascii="Garamond" w:hAnsi="Garamond"/>
          <w:color w:val="FF0000"/>
        </w:rPr>
        <w:t>. However, traits important for reproduction showed more male-biased phenotypic variance than traits unrelated to reproduction (Wyman &amp; Rowe 2014).</w:t>
      </w:r>
      <w:r w:rsidR="00DA65A6" w:rsidRPr="00814634">
        <w:rPr>
          <w:rFonts w:ascii="Garamond" w:hAnsi="Garamond"/>
          <w:color w:val="FF0000"/>
        </w:rPr>
        <w:t xml:space="preserve"> </w:t>
      </w:r>
      <w:r w:rsidRPr="00814634">
        <w:rPr>
          <w:rFonts w:ascii="Garamond" w:hAnsi="Garamond"/>
          <w:color w:val="FF0000"/>
        </w:rPr>
        <w:t>While it is reasonable to expect male sexual traits to have greater variability than non-sexually selected traits, traits shared by both sexes are also frequently expected to show male-biased variability. For example, male-male competition plays an important role in male reproduction in many animal systems, thus aggression is a personality trait where males might have greater variability than females. In human antisocial personality types (low Agreeableness and high Neuroticism; similar to the Aggression dimension in animals) males show greater variability than females (Budaev 1999, Archer &amp; Mehdikhani 2003). Greater male variability in human aggression is thought to be maintained by negative frequency-depend</w:t>
      </w:r>
      <w:r w:rsidR="00681C75" w:rsidRPr="00814634">
        <w:rPr>
          <w:rFonts w:ascii="Garamond" w:hAnsi="Garamond"/>
          <w:color w:val="FF0000"/>
        </w:rPr>
        <w:t>e</w:t>
      </w:r>
      <w:r w:rsidRPr="00814634">
        <w:rPr>
          <w:rFonts w:ascii="Garamond" w:hAnsi="Garamond"/>
          <w:color w:val="FF0000"/>
        </w:rPr>
        <w:t xml:space="preserve">nt selection whereby aggressive tendencies have both costs (risk of physical injuries) and benefits (more mating opportunities via social dominance) for male reproduction (Buss 1996, Budaev 1999). </w:t>
      </w:r>
    </w:p>
    <w:p w14:paraId="5C64D07A" w14:textId="77777777" w:rsidR="00D871B6" w:rsidRPr="00814634" w:rsidRDefault="00D871B6" w:rsidP="00A23A49">
      <w:pPr>
        <w:ind w:firstLine="360"/>
        <w:rPr>
          <w:rFonts w:ascii="Garamond" w:hAnsi="Garamond"/>
          <w:color w:val="FF0000"/>
        </w:rPr>
      </w:pPr>
    </w:p>
    <w:p w14:paraId="53D34A34" w14:textId="7CEC6FAB" w:rsidR="007C43C5" w:rsidRPr="00814634" w:rsidRDefault="00847383" w:rsidP="00A23A49">
      <w:pPr>
        <w:ind w:firstLine="360"/>
        <w:rPr>
          <w:rFonts w:ascii="Garamond" w:hAnsi="Garamond"/>
          <w:color w:val="FF0000"/>
        </w:rPr>
      </w:pPr>
      <w:r w:rsidRPr="00814634">
        <w:rPr>
          <w:rFonts w:ascii="Garamond" w:hAnsi="Garamond"/>
          <w:color w:val="FF0000"/>
        </w:rPr>
        <w:t>Non-random m</w:t>
      </w:r>
      <w:r w:rsidR="00A23A49" w:rsidRPr="00814634">
        <w:rPr>
          <w:rFonts w:ascii="Garamond" w:hAnsi="Garamond"/>
          <w:color w:val="FF0000"/>
        </w:rPr>
        <w:t xml:space="preserve">ate choice might also contribute to sex differences in personalities. </w:t>
      </w:r>
      <w:r w:rsidR="000005F9" w:rsidRPr="00814634">
        <w:rPr>
          <w:rFonts w:ascii="Garamond" w:hAnsi="Garamond"/>
          <w:color w:val="FF0000"/>
        </w:rPr>
        <w:t>F</w:t>
      </w:r>
      <w:r w:rsidR="00A23A49" w:rsidRPr="00814634">
        <w:rPr>
          <w:rFonts w:ascii="Garamond" w:hAnsi="Garamond"/>
          <w:color w:val="FF0000"/>
        </w:rPr>
        <w:t>emales</w:t>
      </w:r>
      <w:r w:rsidR="007C43C5" w:rsidRPr="00814634">
        <w:rPr>
          <w:rFonts w:ascii="Garamond" w:hAnsi="Garamond"/>
          <w:color w:val="FF0000"/>
        </w:rPr>
        <w:t xml:space="preserve"> might prefer males that </w:t>
      </w:r>
      <w:r w:rsidR="000352C9" w:rsidRPr="00814634">
        <w:rPr>
          <w:rFonts w:ascii="Garamond" w:hAnsi="Garamond"/>
          <w:color w:val="FF0000"/>
        </w:rPr>
        <w:t>consistently behave in a certain way</w:t>
      </w:r>
      <w:r w:rsidR="00C155B9" w:rsidRPr="00814634">
        <w:rPr>
          <w:rFonts w:ascii="Garamond" w:hAnsi="Garamond"/>
          <w:color w:val="FF0000"/>
        </w:rPr>
        <w:t xml:space="preserve"> if </w:t>
      </w:r>
      <w:r w:rsidR="002863B1" w:rsidRPr="00814634">
        <w:rPr>
          <w:rFonts w:ascii="Garamond" w:hAnsi="Garamond"/>
          <w:color w:val="FF0000"/>
        </w:rPr>
        <w:t xml:space="preserve">such behaviour signals that </w:t>
      </w:r>
      <w:r w:rsidR="00C155B9" w:rsidRPr="00814634">
        <w:rPr>
          <w:rFonts w:ascii="Garamond" w:hAnsi="Garamond"/>
          <w:color w:val="FF0000"/>
        </w:rPr>
        <w:t>they can provide direct or indirect benefits</w:t>
      </w:r>
      <w:r w:rsidR="000352C9" w:rsidRPr="00814634">
        <w:rPr>
          <w:rFonts w:ascii="Garamond" w:hAnsi="Garamond"/>
          <w:color w:val="FF0000"/>
        </w:rPr>
        <w:t xml:space="preserve"> </w:t>
      </w:r>
      <w:r w:rsidR="00C155B9" w:rsidRPr="00814634">
        <w:rPr>
          <w:rFonts w:ascii="Garamond" w:hAnsi="Garamond"/>
          <w:color w:val="FF0000"/>
        </w:rPr>
        <w:t xml:space="preserve">to her </w:t>
      </w:r>
      <w:r w:rsidR="004923C5" w:rsidRPr="00814634">
        <w:rPr>
          <w:rFonts w:ascii="Garamond" w:hAnsi="Garamond"/>
          <w:color w:val="FF0000"/>
        </w:rPr>
        <w:fldChar w:fldCharType="begin" w:fldLock="1"/>
      </w:r>
      <w:r w:rsidR="004923C5" w:rsidRPr="00814634">
        <w:rPr>
          <w:rFonts w:ascii="Garamond" w:hAnsi="Garamond"/>
          <w:color w:val="FF0000"/>
        </w:rPr>
        <w:instrText>ADDIN CSL_CITATION {"citationItems":[{"id":"ITEM-1","itemData":{"DOI":"10.1111/j.1469-185X.1997.tb00015.x","ISSN":"1469185X","PMID":"9155244","abstract":"The aim of this review is to consider variation in mating p among females. We define mating p as the sensory and behavioural properties that influence the propensity of individuals to mate with certain phenotypes. Two properties of mating p can be distinguished: (i) ‘preference functions’-the order with which an individual ranks prospective mates and (2)‘choosiness’ -the effort an individual is prepared to invest in mate assessment. Patterns of mate choices can be altered by changing the costs of choosiness without altering the preference function. We discuss why it is important to study variation in female mating behaviour and identify five main areas of interest: Variation in mating p and costs of choosiness could (i) influence the rate and direction of evolution by sexual selection, (2) provide information about the evolutionary history of female p, (3) help explain inter-specific differences in the evolution of secondary sexual characteristics, (4) provide information about the level of benefits gained from mate choice, (5) provide information about the underlying mechanisms of mate choice. Variation in mate choice could be due to variability in preference functions, degree of choosiness, or both, and may arise due to genetic differences, developmental trajectories or proximate environmental factors. We review the evidence for genetic variation from genetic studies of heritability and also from data on the repeatability of mate-choice decisions (which can provide information about the upper limits to heritability). There can be problems in interpreting patterns of mate choice in terms of variation in mating p and we illustrate two main points. First, some factors can lead to mate choice patterns that mimic heritable variation in p and secondly other factors may obscure heritable p. These factors are divided into three overlapping classes, environmental, social and the effect of the female phenotype. The environmental factors discussed include predation risk and the costs of sampling; the social factors discussed include the effect of male-male interactions as well as female competition. We review the literature which presents data on how females sample males and discuss the number of cues females use. We conclude that sexual-selection studies have paid far less attention to variation among females than to variation among males, and that there is still much to learn about how females choose males and why different females make different choices. We s…","author":[{"dropping-particle":"","family":"Jennions","given":"Michael D.","non-dropping-particle":"","parse-names":false,"suffix":""},{"dropping-particle":"","family":"Petrie","given":"Marion","non-dropping-particle":"","parse-names":false,"suffix":""}],"container-title":"Biological Reviews","id":"ITEM-1","issue":"2","issued":{"date-parts":[["1997"]]},"page":"283-327","title":"Variation in mate choice and mating preferences: A review of causes and consequences","type":"article-journal","volume":"72"},"uris":["http://www.mendeley.com/documents/?uuid=7825e576-b564-4cc3-8884-bde7535613fa"]},{"id":"ITEM-2","itemData":{"DOI":"10.1111/j.1469-185X.2009.00101.x","ISBN":"1469-185X","ISSN":"14647931","PMID":"19922534","abstract":"Consistent individual behavioural tendencies, termed \"personalities\", have been identified in a wide range of animals. Functional explanations for personality have been proposed, but as yet, very little consideration has been given to a possible role for sexual selection in maintaining differences in personality and its stability within individuals. We provide an overview of the available literature on the role of personality traits in intrasexual competition and mate choice in both human and non-human animals and integrate this into a framework for considering how sexual selection can generate and maintain personality. For this, we consider the evolution and maintenance of both main aspects of animal personality: inter-individual variation and intra-individual consistency.","author":[{"dropping-particle":"","family":"Schuett","given":"Wiebke","non-dropping-particle":"","parse-names":false,"suffix":""},{"dropping-particle":"","family":"Tregenza","given":"Tom","non-dropping-particle":"","parse-names":false,"suffix":""},{"dropping-particle":"","family":"Dall","given":"Sasha R.X.","non-dropping-particle":"","parse-names":false,"suffix":""}],"container-title":"Biological Reviews","id":"ITEM-2","issue":"2","issued":{"date-parts":[["2010"]]},"page":"217-246","title":"Sexual selection and animal personality","type":"article-journal","volume":"85"},"uris":["http://www.mendeley.com/documents/?uuid=add096ae-05fb-4bf8-bc3e-6d85cf38e970"]},{"id":"ITEM-3","itemData":{"DOI":"10.1016/j.tree.2020.04.010","ISSN":"0169-5347","author":[{"dropping-particle":"","family":"Munson","given":"Amelia A","non-dropping-particle":"","parse-names":false,"suffix":""},{"dropping-particle":"","family":"Jones","given":"Cameron","non-dropping-particle":"","parse-names":false,"suffix":""},{"dropping-particle":"","family":"Schraft","given":"Hannes","non-dropping-particle":"","parse-names":false,"suffix":""},{"dropping-particle":"","family":"Sih","given":"Andrew","non-dropping-particle":"","parse-names":false,"suffix":""}],"container-title":"Trends in Ecology &amp; Evolution","id":"ITEM-3","issued":{"date-parts":[["2020"]]},"page":"1-11","publisher":"Elsevier Ltd","title":"You ’ re Just My Type : Mate Choice and Behavioral Types","type":"article-journal"},"uris":["http://www.mendeley.com/documents/?uuid=5efb3b81-d31e-416e-80a7-7255af8b5e6d"]}],"mendeley":{"formattedCitation":"(Jennions &amp; Petrie 1997; Schuett &lt;i&gt;et al.&lt;/i&gt; 2010; Munson &lt;i&gt;et al.&lt;/i&gt; 2020)","plainTextFormattedCitation":"(Jennions &amp; Petrie 1997; Schuett et al. 2010; Munson et al. 2020)","previouslyFormattedCitation":"(Jennions &amp; Petrie 1997; Schuett &lt;i&gt;et al.&lt;/i&gt; 2010; Munson &lt;i&gt;et al.&lt;/i&gt; 2020)"},"properties":{"noteIndex":0},"schema":"https://github.com/citation-style-language/schema/raw/master/csl-citation.json"}</w:instrText>
      </w:r>
      <w:r w:rsidR="004923C5" w:rsidRPr="00814634">
        <w:rPr>
          <w:rFonts w:ascii="Garamond" w:hAnsi="Garamond"/>
          <w:color w:val="FF0000"/>
        </w:rPr>
        <w:fldChar w:fldCharType="separate"/>
      </w:r>
      <w:r w:rsidR="004923C5" w:rsidRPr="00814634">
        <w:rPr>
          <w:rFonts w:ascii="Garamond" w:hAnsi="Garamond"/>
          <w:noProof/>
          <w:color w:val="FF0000"/>
        </w:rPr>
        <w:t xml:space="preserve">(Jennions &amp; Petrie 1997; Schuett </w:t>
      </w:r>
      <w:r w:rsidR="004923C5" w:rsidRPr="00814634">
        <w:rPr>
          <w:rFonts w:ascii="Garamond" w:hAnsi="Garamond"/>
          <w:i/>
          <w:noProof/>
          <w:color w:val="FF0000"/>
        </w:rPr>
        <w:t>et al.</w:t>
      </w:r>
      <w:r w:rsidR="004923C5" w:rsidRPr="00814634">
        <w:rPr>
          <w:rFonts w:ascii="Garamond" w:hAnsi="Garamond"/>
          <w:noProof/>
          <w:color w:val="FF0000"/>
        </w:rPr>
        <w:t xml:space="preserve"> 2010; Munson </w:t>
      </w:r>
      <w:r w:rsidR="004923C5" w:rsidRPr="00814634">
        <w:rPr>
          <w:rFonts w:ascii="Garamond" w:hAnsi="Garamond"/>
          <w:i/>
          <w:noProof/>
          <w:color w:val="FF0000"/>
        </w:rPr>
        <w:t>et al.</w:t>
      </w:r>
      <w:r w:rsidR="004923C5" w:rsidRPr="00814634">
        <w:rPr>
          <w:rFonts w:ascii="Garamond" w:hAnsi="Garamond"/>
          <w:noProof/>
          <w:color w:val="FF0000"/>
        </w:rPr>
        <w:t xml:space="preserve"> 2020)</w:t>
      </w:r>
      <w:r w:rsidR="004923C5" w:rsidRPr="00814634">
        <w:rPr>
          <w:rFonts w:ascii="Garamond" w:hAnsi="Garamond"/>
          <w:color w:val="FF0000"/>
        </w:rPr>
        <w:fldChar w:fldCharType="end"/>
      </w:r>
      <w:r w:rsidR="000352C9" w:rsidRPr="00814634">
        <w:rPr>
          <w:rFonts w:ascii="Garamond" w:hAnsi="Garamond"/>
          <w:color w:val="FF0000"/>
        </w:rPr>
        <w:t xml:space="preserve">. For example, boldness might function as an honest signal of a potential partner’s quality; </w:t>
      </w:r>
      <w:r w:rsidR="00C155B9" w:rsidRPr="00814634">
        <w:rPr>
          <w:rFonts w:ascii="Garamond" w:hAnsi="Garamond"/>
          <w:color w:val="FF0000"/>
        </w:rPr>
        <w:t xml:space="preserve">consistently </w:t>
      </w:r>
      <w:r w:rsidR="000352C9" w:rsidRPr="00814634">
        <w:rPr>
          <w:rFonts w:ascii="Garamond" w:hAnsi="Garamond"/>
          <w:color w:val="FF0000"/>
        </w:rPr>
        <w:t>bolder males might be better able to provision offspring with food</w:t>
      </w:r>
      <w:r w:rsidR="00C155B9" w:rsidRPr="00814634">
        <w:rPr>
          <w:rFonts w:ascii="Garamond" w:hAnsi="Garamond"/>
          <w:color w:val="FF0000"/>
        </w:rPr>
        <w:t xml:space="preserve"> compared to shy males</w:t>
      </w:r>
      <w:r w:rsidR="000352C9" w:rsidRPr="00814634">
        <w:rPr>
          <w:rFonts w:ascii="Garamond" w:hAnsi="Garamond"/>
          <w:color w:val="FF0000"/>
        </w:rPr>
        <w:t xml:space="preserve">, thus providing direct benefits to the female </w:t>
      </w:r>
      <w:r w:rsidR="00C155B9" w:rsidRPr="00814634">
        <w:rPr>
          <w:rFonts w:ascii="Garamond" w:hAnsi="Garamond"/>
          <w:color w:val="FF0000"/>
        </w:rPr>
        <w:t xml:space="preserve">for her choice </w:t>
      </w:r>
      <w:r w:rsidR="000352C9" w:rsidRPr="00814634">
        <w:rPr>
          <w:rFonts w:ascii="Garamond" w:hAnsi="Garamond"/>
          <w:color w:val="FF0000"/>
        </w:rPr>
        <w:t xml:space="preserve">(Munson </w:t>
      </w:r>
      <w:r w:rsidR="000352C9" w:rsidRPr="00814634">
        <w:rPr>
          <w:rFonts w:ascii="Garamond" w:hAnsi="Garamond"/>
          <w:i/>
          <w:color w:val="FF0000"/>
        </w:rPr>
        <w:t>et al</w:t>
      </w:r>
      <w:r w:rsidR="000352C9" w:rsidRPr="00814634">
        <w:rPr>
          <w:rFonts w:ascii="Garamond" w:hAnsi="Garamond"/>
          <w:color w:val="FF0000"/>
        </w:rPr>
        <w:t>. 2020).</w:t>
      </w:r>
      <w:r w:rsidR="000005F9" w:rsidRPr="00814634">
        <w:rPr>
          <w:rFonts w:ascii="Garamond" w:hAnsi="Garamond"/>
          <w:color w:val="FF0000"/>
        </w:rPr>
        <w:t xml:space="preserve"> </w:t>
      </w:r>
      <w:r w:rsidR="006504DF" w:rsidRPr="00814634">
        <w:rPr>
          <w:rFonts w:ascii="Garamond" w:hAnsi="Garamond"/>
          <w:color w:val="FF0000"/>
        </w:rPr>
        <w:t xml:space="preserve">Where the choosy sex (usually females) shows a strong preference for partners with a particular trait, that trait will have increased variance because it is under sexual selection </w:t>
      </w:r>
      <w:r w:rsidR="006504DF" w:rsidRPr="00814634">
        <w:rPr>
          <w:rFonts w:ascii="Garamond" w:hAnsi="Garamond"/>
          <w:noProof/>
          <w:color w:val="FF0000"/>
        </w:rPr>
        <w:t>(Pomiankowski &amp; Møller 1995</w:t>
      </w:r>
      <w:r w:rsidR="006504DF" w:rsidRPr="00814634">
        <w:rPr>
          <w:rFonts w:ascii="Garamond" w:hAnsi="Garamond"/>
          <w:color w:val="FF0000"/>
        </w:rPr>
        <w:t xml:space="preserve">). </w:t>
      </w:r>
      <w:r w:rsidR="00B5151A" w:rsidRPr="00814634">
        <w:rPr>
          <w:rFonts w:ascii="Garamond" w:hAnsi="Garamond"/>
          <w:color w:val="FF0000"/>
        </w:rPr>
        <w:t>Finally</w:t>
      </w:r>
      <w:r w:rsidR="007C43C5" w:rsidRPr="00814634">
        <w:rPr>
          <w:rFonts w:ascii="Garamond" w:hAnsi="Garamond"/>
          <w:color w:val="FF0000"/>
        </w:rPr>
        <w:t xml:space="preserve">, different sex roles can </w:t>
      </w:r>
      <w:r w:rsidRPr="00814634">
        <w:rPr>
          <w:rFonts w:ascii="Garamond" w:hAnsi="Garamond"/>
          <w:color w:val="FF0000"/>
        </w:rPr>
        <w:t xml:space="preserve">also </w:t>
      </w:r>
      <w:r w:rsidR="007C43C5" w:rsidRPr="00814634">
        <w:rPr>
          <w:rFonts w:ascii="Garamond" w:hAnsi="Garamond"/>
          <w:color w:val="FF0000"/>
        </w:rPr>
        <w:t>drive sex differences</w:t>
      </w:r>
      <w:r w:rsidR="00B5151A" w:rsidRPr="00814634">
        <w:rPr>
          <w:rFonts w:ascii="Garamond" w:hAnsi="Garamond"/>
          <w:color w:val="FF0000"/>
        </w:rPr>
        <w:t xml:space="preserve"> in behaviour</w:t>
      </w:r>
      <w:r w:rsidR="007C43C5" w:rsidRPr="00814634">
        <w:rPr>
          <w:rFonts w:ascii="Garamond" w:hAnsi="Garamond"/>
          <w:color w:val="FF0000"/>
        </w:rPr>
        <w:t xml:space="preserve">. </w:t>
      </w:r>
      <w:r w:rsidR="00B5151A" w:rsidRPr="00814634">
        <w:rPr>
          <w:rFonts w:ascii="Garamond" w:hAnsi="Garamond"/>
          <w:color w:val="FF0000"/>
        </w:rPr>
        <w:t xml:space="preserve">Both mating system and parental care can change the strength of sexual selection on one sex (usually males), producing larger variances in </w:t>
      </w:r>
      <w:r w:rsidR="005222E0" w:rsidRPr="00814634">
        <w:rPr>
          <w:rFonts w:ascii="Garamond" w:hAnsi="Garamond"/>
          <w:color w:val="FF0000"/>
        </w:rPr>
        <w:t xml:space="preserve">male </w:t>
      </w:r>
      <w:r w:rsidR="00B5151A" w:rsidRPr="00814634">
        <w:rPr>
          <w:rFonts w:ascii="Garamond" w:hAnsi="Garamond"/>
          <w:color w:val="FF0000"/>
        </w:rPr>
        <w:t xml:space="preserve">reproductive success </w:t>
      </w:r>
      <w:r w:rsidR="004923C5" w:rsidRPr="00814634">
        <w:rPr>
          <w:rFonts w:ascii="Garamond" w:hAnsi="Garamond"/>
          <w:color w:val="FF0000"/>
        </w:rPr>
        <w:fldChar w:fldCharType="begin" w:fldLock="1"/>
      </w:r>
      <w:r w:rsidR="00711861" w:rsidRPr="00814634">
        <w:rPr>
          <w:rFonts w:ascii="Garamond" w:hAnsi="Garamond"/>
          <w:color w:val="FF0000"/>
        </w:rPr>
        <w:instrText>ADDIN CSL_CITATION {"citationItems":[{"id":"ITEM-1","itemData":{"DOI":"10.1126/sciadv.1500983","ISSN":"23752548","abstract":"Since Darwin’s conception of sexual selection theory, scientists have struggled to identify the evolutionary forces underlying the pervasive differences between male and female behavior, morphology, and physiology. The Darwin-Bateman paradigm predicts that anisogamy imposes stronger sexual selection on males, which, in turn, drives the evolution of conventional sex roles in terms of female-biased parental care and male-biased sexual dimorphism. Although this paradigm forms the cornerstone of modern sexual selection theory, it still remains untested across the animal tree of life. This lack of evidence has promoted the rise of alternative hypotheses arguing that sex differences are entirely driven by environmental factors or chance. We demonstrate that, across the animal kingdom, sexual selection, as captured by standard Bateman metrics, is indeed stronger in males than in females and that it is evolutionarily tied to sex biases in parental care and sexual dimorphism. Our findings provide the first comprehensive evidence that Darwin’s concept of conventional sex roles is accurate and refute recent criticism of sexual selection theory.","author":[{"dropping-particle":"","family":"Janicke","given":"Tim","non-dropping-particle":"","parse-names":false,"suffix":""},{"dropping-particle":"","family":"Häderer","given":"Ines K.","non-dropping-particle":"","parse-names":false,"suffix":""},{"dropping-particle":"","family":"Lajeunesse","given":"Marc J.","non-dropping-particle":"","parse-names":false,"suffix":""},{"dropping-particle":"","family":"Anthes","given":"Nils","non-dropping-particle":"","parse-names":false,"suffix":""}],"container-title":"Science Advances","id":"ITEM-1","issue":"2","issued":{"date-parts":[["2016"]]},"note":"summary of main findings:\n\n1. when females care, the opportunity for selection, for sexual selection, and Bateman's gradient for sex. selection are all significantly male-baised\n2. Sexual dimorphism significantly changes the sex-biased opportunity for selection (species where males are bigger have strong male-biased selection, also in monomorphic species, but female-biased dimorphism shows stronger opportunity for selection on females than males)","page":"1-11","title":"Evolutionary Biology: Darwinian sex roles confirmed across the animal kingdom","type":"article-journal","volume":"2"},"uris":["http://www.mendeley.com/documents/?uuid=0ef10d29-994f-4967-a364-93d5365ded21"]}],"mendeley":{"formattedCitation":"(Janicke &lt;i&gt;et al.&lt;/i&gt; 2016)","plainTextFormattedCitation":"(Janicke et al. 2016)","previouslyFormattedCitation":"(Janicke &lt;i&gt;et al.&lt;/i&gt; 2016)"},"properties":{"noteIndex":0},"schema":"https://github.com/citation-style-language/schema/raw/master/csl-citation.json"}</w:instrText>
      </w:r>
      <w:r w:rsidR="004923C5" w:rsidRPr="00814634">
        <w:rPr>
          <w:rFonts w:ascii="Garamond" w:hAnsi="Garamond"/>
          <w:color w:val="FF0000"/>
        </w:rPr>
        <w:fldChar w:fldCharType="separate"/>
      </w:r>
      <w:r w:rsidR="004923C5" w:rsidRPr="00814634">
        <w:rPr>
          <w:rFonts w:ascii="Garamond" w:hAnsi="Garamond"/>
          <w:noProof/>
          <w:color w:val="FF0000"/>
        </w:rPr>
        <w:t xml:space="preserve">(Janicke </w:t>
      </w:r>
      <w:r w:rsidR="004923C5" w:rsidRPr="00814634">
        <w:rPr>
          <w:rFonts w:ascii="Garamond" w:hAnsi="Garamond"/>
          <w:i/>
          <w:noProof/>
          <w:color w:val="FF0000"/>
        </w:rPr>
        <w:t>et al.</w:t>
      </w:r>
      <w:r w:rsidR="004923C5" w:rsidRPr="00814634">
        <w:rPr>
          <w:rFonts w:ascii="Garamond" w:hAnsi="Garamond"/>
          <w:noProof/>
          <w:color w:val="FF0000"/>
        </w:rPr>
        <w:t xml:space="preserve"> 2016)</w:t>
      </w:r>
      <w:r w:rsidR="004923C5" w:rsidRPr="00814634">
        <w:rPr>
          <w:rFonts w:ascii="Garamond" w:hAnsi="Garamond"/>
          <w:color w:val="FF0000"/>
        </w:rPr>
        <w:fldChar w:fldCharType="end"/>
      </w:r>
      <w:r w:rsidR="00B5151A" w:rsidRPr="00814634">
        <w:rPr>
          <w:rFonts w:ascii="Garamond" w:hAnsi="Garamond"/>
          <w:color w:val="FF0000"/>
        </w:rPr>
        <w:t xml:space="preserve">. </w:t>
      </w:r>
      <w:r w:rsidR="004E5E64" w:rsidRPr="00814634">
        <w:rPr>
          <w:rFonts w:ascii="Garamond" w:hAnsi="Garamond"/>
          <w:color w:val="FF0000"/>
        </w:rPr>
        <w:t>For example, species with</w:t>
      </w:r>
      <w:r w:rsidR="007C43C5" w:rsidRPr="00814634">
        <w:rPr>
          <w:rFonts w:ascii="Garamond" w:hAnsi="Garamond"/>
          <w:color w:val="FF0000"/>
        </w:rPr>
        <w:t xml:space="preserve"> </w:t>
      </w:r>
      <w:r w:rsidR="0019587A" w:rsidRPr="00814634">
        <w:rPr>
          <w:rFonts w:ascii="Garamond" w:hAnsi="Garamond"/>
          <w:color w:val="FF0000"/>
        </w:rPr>
        <w:t xml:space="preserve">monogamous </w:t>
      </w:r>
      <w:r w:rsidR="004E5E64" w:rsidRPr="00814634">
        <w:rPr>
          <w:rFonts w:ascii="Garamond" w:hAnsi="Garamond"/>
          <w:color w:val="FF0000"/>
        </w:rPr>
        <w:t xml:space="preserve">males that share parental care might have no sex differences </w:t>
      </w:r>
      <w:r w:rsidR="007C43C5" w:rsidRPr="00814634">
        <w:rPr>
          <w:rFonts w:ascii="Garamond" w:hAnsi="Garamond"/>
          <w:color w:val="FF0000"/>
        </w:rPr>
        <w:t>in</w:t>
      </w:r>
      <w:r w:rsidR="004E5E64" w:rsidRPr="00814634">
        <w:rPr>
          <w:rFonts w:ascii="Garamond" w:hAnsi="Garamond"/>
          <w:color w:val="FF0000"/>
        </w:rPr>
        <w:t xml:space="preserve"> their</w:t>
      </w:r>
      <w:r w:rsidR="007C43C5" w:rsidRPr="00814634">
        <w:rPr>
          <w:rFonts w:ascii="Garamond" w:hAnsi="Garamond"/>
          <w:color w:val="FF0000"/>
        </w:rPr>
        <w:t xml:space="preserve"> </w:t>
      </w:r>
      <w:r w:rsidR="0019587A" w:rsidRPr="00814634">
        <w:rPr>
          <w:rFonts w:ascii="Garamond" w:hAnsi="Garamond"/>
          <w:color w:val="FF0000"/>
        </w:rPr>
        <w:t>personalit</w:t>
      </w:r>
      <w:r w:rsidR="004E5E64" w:rsidRPr="00814634">
        <w:rPr>
          <w:rFonts w:ascii="Garamond" w:hAnsi="Garamond"/>
          <w:color w:val="FF0000"/>
        </w:rPr>
        <w:t>ies</w:t>
      </w:r>
      <w:r w:rsidR="007C43C5" w:rsidRPr="00814634">
        <w:rPr>
          <w:rFonts w:ascii="Garamond" w:hAnsi="Garamond"/>
          <w:color w:val="FF0000"/>
        </w:rPr>
        <w:t>, but</w:t>
      </w:r>
      <w:r w:rsidR="004E5E64" w:rsidRPr="00814634">
        <w:rPr>
          <w:rFonts w:ascii="Garamond" w:hAnsi="Garamond"/>
          <w:color w:val="FF0000"/>
        </w:rPr>
        <w:t xml:space="preserve"> </w:t>
      </w:r>
      <w:r w:rsidR="007C43C5" w:rsidRPr="00814634">
        <w:rPr>
          <w:rFonts w:ascii="Garamond" w:hAnsi="Garamond"/>
          <w:color w:val="FF0000"/>
        </w:rPr>
        <w:t xml:space="preserve">where males </w:t>
      </w:r>
      <w:r w:rsidR="0019587A" w:rsidRPr="00814634">
        <w:rPr>
          <w:rFonts w:ascii="Garamond" w:hAnsi="Garamond"/>
          <w:color w:val="FF0000"/>
        </w:rPr>
        <w:t>mate multiply and do not care for</w:t>
      </w:r>
      <w:r w:rsidR="007C43C5" w:rsidRPr="00814634">
        <w:rPr>
          <w:rFonts w:ascii="Garamond" w:hAnsi="Garamond"/>
          <w:color w:val="FF0000"/>
        </w:rPr>
        <w:t xml:space="preserve"> offspring </w:t>
      </w:r>
      <w:r w:rsidR="004E5E64" w:rsidRPr="00814634">
        <w:rPr>
          <w:rFonts w:ascii="Garamond" w:hAnsi="Garamond"/>
          <w:color w:val="FF0000"/>
        </w:rPr>
        <w:t xml:space="preserve">there might be more </w:t>
      </w:r>
      <w:r w:rsidR="0019587A" w:rsidRPr="00814634">
        <w:rPr>
          <w:rFonts w:ascii="Garamond" w:hAnsi="Garamond"/>
          <w:color w:val="FF0000"/>
        </w:rPr>
        <w:t>male-biased personality traits</w:t>
      </w:r>
      <w:r w:rsidR="007C43C5" w:rsidRPr="00814634">
        <w:rPr>
          <w:rFonts w:ascii="Garamond" w:hAnsi="Garamond"/>
          <w:color w:val="FF0000"/>
        </w:rPr>
        <w:t>.</w:t>
      </w:r>
      <w:r w:rsidR="00672CA3" w:rsidRPr="00814634">
        <w:rPr>
          <w:rFonts w:ascii="Garamond" w:hAnsi="Garamond"/>
          <w:color w:val="FF0000"/>
        </w:rPr>
        <w:t xml:space="preserve"> Regardless of the underlying mechanism, most hypotheses surrounding sex differences in all traits tend to focus on greater male variability, as males tend to benefit more, or incur greater costs, for having greater representation at the tail-ends of trait distributions. </w:t>
      </w:r>
      <w:r w:rsidR="007C43C5" w:rsidRPr="00814634">
        <w:rPr>
          <w:rFonts w:ascii="Garamond" w:hAnsi="Garamond"/>
          <w:color w:val="FF0000"/>
        </w:rPr>
        <w:t xml:space="preserve">  </w:t>
      </w:r>
    </w:p>
    <w:p w14:paraId="6BD294AA" w14:textId="77777777" w:rsidR="007C43C5" w:rsidRPr="00814634" w:rsidRDefault="007C43C5" w:rsidP="007C43C5">
      <w:pPr>
        <w:ind w:firstLine="720"/>
        <w:rPr>
          <w:rFonts w:ascii="Garamond" w:hAnsi="Garamond"/>
          <w:i/>
          <w:color w:val="FF0000"/>
        </w:rPr>
      </w:pPr>
    </w:p>
    <w:p w14:paraId="32B74066" w14:textId="1CB3C783" w:rsidR="007C43C5" w:rsidRPr="00814634" w:rsidRDefault="007C43C5" w:rsidP="007C43C5">
      <w:pPr>
        <w:ind w:firstLine="360"/>
        <w:rPr>
          <w:rFonts w:ascii="Garamond" w:hAnsi="Garamond"/>
          <w:color w:val="FF0000"/>
        </w:rPr>
      </w:pPr>
      <w:r w:rsidRPr="00814634">
        <w:rPr>
          <w:rFonts w:ascii="Garamond" w:hAnsi="Garamond"/>
          <w:color w:val="FF0000"/>
        </w:rPr>
        <w:t xml:space="preserve">To investigate the prevalence of male-biased sex differences in variability for shared behavioural traits, we chose to compare animal personality traits across five broad taxonomic groups. Personalities, as part of their definition, should be consistent over time (i.e. low intra-individual variation), making personality a useful trait for comparing sex differences in behaviours. Additionally, tests used to measure personality are often similar enough to enable comparison over many studies, allowing us to conduct a systematic review and meta-analysis of sex differences in personalities. Although sex differences in animal personalities have been the focus of a recent meta-analysis (Tarka </w:t>
      </w:r>
      <w:r w:rsidRPr="00814634">
        <w:rPr>
          <w:rFonts w:ascii="Garamond" w:hAnsi="Garamond"/>
          <w:i/>
          <w:color w:val="FF0000"/>
        </w:rPr>
        <w:t>et al</w:t>
      </w:r>
      <w:r w:rsidRPr="00814634">
        <w:rPr>
          <w:rFonts w:ascii="Garamond" w:hAnsi="Garamond"/>
          <w:color w:val="FF0000"/>
        </w:rPr>
        <w:t xml:space="preserve">. 2018), it’s unclear whether the mechanisms behind greater male variability in human personalities are similarly responsible for sex differences in animal personalities. Therefore, we chose to include SSD as an additional moderator in our meta-analysis because it is a good proxy for the strength of sexual selection (i.e. larger male size reflects a condition-dependent trait, polygynous mating system, and/or different sex roles; Reiss </w:t>
      </w:r>
      <w:r w:rsidRPr="00814634">
        <w:rPr>
          <w:rFonts w:ascii="Garamond" w:hAnsi="Garamond"/>
          <w:color w:val="FF0000"/>
        </w:rPr>
        <w:lastRenderedPageBreak/>
        <w:t xml:space="preserve">1986). Additionally, </w:t>
      </w:r>
      <w:r w:rsidR="000212E5" w:rsidRPr="00814634">
        <w:rPr>
          <w:rFonts w:ascii="Garamond" w:hAnsi="Garamond"/>
          <w:color w:val="FF0000"/>
        </w:rPr>
        <w:t xml:space="preserve">including </w:t>
      </w:r>
      <w:r w:rsidRPr="00814634">
        <w:rPr>
          <w:rFonts w:ascii="Garamond" w:hAnsi="Garamond"/>
          <w:color w:val="FF0000"/>
        </w:rPr>
        <w:t xml:space="preserve">SSD as a moderator </w:t>
      </w:r>
      <w:r w:rsidR="000212E5" w:rsidRPr="00814634">
        <w:rPr>
          <w:rFonts w:ascii="Garamond" w:hAnsi="Garamond"/>
          <w:color w:val="FF0000"/>
        </w:rPr>
        <w:t>can help</w:t>
      </w:r>
      <w:r w:rsidRPr="00814634">
        <w:rPr>
          <w:rFonts w:ascii="Garamond" w:hAnsi="Garamond"/>
          <w:color w:val="FF0000"/>
        </w:rPr>
        <w:t xml:space="preserve"> disentangle the expected roles of sexual selection and sex chromosomal arrangement on sex-biased variability. First, if males do have greater variability than females in their personality traits, because of sexual selection, then SSD </w:t>
      </w:r>
      <w:r w:rsidR="000212E5" w:rsidRPr="00814634">
        <w:rPr>
          <w:rFonts w:ascii="Garamond" w:hAnsi="Garamond"/>
          <w:color w:val="FF0000"/>
        </w:rPr>
        <w:t>sh</w:t>
      </w:r>
      <w:r w:rsidRPr="00814634">
        <w:rPr>
          <w:rFonts w:ascii="Garamond" w:hAnsi="Garamond"/>
          <w:color w:val="FF0000"/>
        </w:rPr>
        <w:t xml:space="preserve">ould be a significant moderator of such differences. Second, if sex chromosomal arrangement drives sex differences in behaviour, we should see greater male variability in taxonomic groups where males are the homogametic sex (i.e. mammals) and greater female variability in taxonomic groups where females are the homogametic sex (i.e. birds). </w:t>
      </w:r>
    </w:p>
    <w:p w14:paraId="1D71904C" w14:textId="77777777" w:rsidR="00D871B6" w:rsidRPr="00814634" w:rsidRDefault="00D871B6" w:rsidP="007C43C5">
      <w:pPr>
        <w:ind w:firstLine="360"/>
        <w:rPr>
          <w:rFonts w:ascii="Garamond" w:hAnsi="Garamond"/>
          <w:color w:val="FF0000"/>
        </w:rPr>
      </w:pPr>
    </w:p>
    <w:p w14:paraId="3B2E67FD" w14:textId="60685429" w:rsidR="007C43C5" w:rsidRPr="00814634" w:rsidRDefault="007C43C5" w:rsidP="007C43C5">
      <w:pPr>
        <w:ind w:firstLine="360"/>
        <w:rPr>
          <w:rFonts w:ascii="Garamond" w:hAnsi="Garamond"/>
          <w:i/>
          <w:color w:val="FF0000"/>
        </w:rPr>
      </w:pPr>
      <w:r w:rsidRPr="00814634">
        <w:rPr>
          <w:rFonts w:ascii="Garamond" w:hAnsi="Garamond"/>
          <w:color w:val="FF0000"/>
        </w:rPr>
        <w:t xml:space="preserve">We had three main </w:t>
      </w:r>
      <w:r w:rsidR="009D1A67" w:rsidRPr="00814634">
        <w:rPr>
          <w:rFonts w:ascii="Garamond" w:hAnsi="Garamond"/>
          <w:color w:val="FF0000"/>
        </w:rPr>
        <w:t>questions</w:t>
      </w:r>
      <w:r w:rsidRPr="00814634">
        <w:rPr>
          <w:rFonts w:ascii="Garamond" w:hAnsi="Garamond"/>
          <w:color w:val="FF0000"/>
        </w:rPr>
        <w:t xml:space="preserve"> </w:t>
      </w:r>
      <w:r w:rsidR="009D1A67" w:rsidRPr="00814634">
        <w:rPr>
          <w:rFonts w:ascii="Garamond" w:hAnsi="Garamond"/>
          <w:color w:val="FF0000"/>
        </w:rPr>
        <w:t xml:space="preserve">around which we formed </w:t>
      </w:r>
      <w:r w:rsidRPr="00814634">
        <w:rPr>
          <w:rFonts w:ascii="Garamond" w:hAnsi="Garamond"/>
          <w:color w:val="FF0000"/>
        </w:rPr>
        <w:t xml:space="preserve">our </w:t>
      </w:r>
      <w:r w:rsidR="009D1A67" w:rsidRPr="00814634">
        <w:rPr>
          <w:rFonts w:ascii="Garamond" w:hAnsi="Garamond"/>
          <w:color w:val="FF0000"/>
        </w:rPr>
        <w:t>three</w:t>
      </w:r>
      <w:r w:rsidRPr="00814634">
        <w:rPr>
          <w:rFonts w:ascii="Garamond" w:hAnsi="Garamond"/>
          <w:color w:val="FF0000"/>
        </w:rPr>
        <w:t xml:space="preserve"> meta-analytic models: 1) do males and females differ in either their mean trait expression, or variability in personality, 2) are there sex differences in mean or variability for the different personality types, and 3) does the degree of sexual size dimorphism explain sex differences in </w:t>
      </w:r>
      <w:r w:rsidR="009D1A67" w:rsidRPr="00814634">
        <w:rPr>
          <w:rFonts w:ascii="Garamond" w:hAnsi="Garamond"/>
          <w:color w:val="FF0000"/>
        </w:rPr>
        <w:t xml:space="preserve">personality </w:t>
      </w:r>
      <w:r w:rsidRPr="00814634">
        <w:rPr>
          <w:rFonts w:ascii="Garamond" w:hAnsi="Garamond"/>
          <w:color w:val="FF0000"/>
        </w:rPr>
        <w:t>mean</w:t>
      </w:r>
      <w:r w:rsidR="009D1A67" w:rsidRPr="00814634">
        <w:rPr>
          <w:rFonts w:ascii="Garamond" w:hAnsi="Garamond"/>
          <w:color w:val="FF0000"/>
        </w:rPr>
        <w:t>s</w:t>
      </w:r>
      <w:r w:rsidRPr="00814634">
        <w:rPr>
          <w:rFonts w:ascii="Garamond" w:hAnsi="Garamond"/>
          <w:color w:val="FF0000"/>
        </w:rPr>
        <w:t xml:space="preserve"> or variability?</w:t>
      </w:r>
      <w:r w:rsidRPr="00814634">
        <w:rPr>
          <w:rFonts w:ascii="Garamond" w:hAnsi="Garamond"/>
          <w:i/>
          <w:color w:val="FF0000"/>
        </w:rPr>
        <w:t xml:space="preserve"> </w:t>
      </w:r>
    </w:p>
    <w:p w14:paraId="2340702F" w14:textId="77777777" w:rsidR="000C6F77" w:rsidRDefault="000C6F77" w:rsidP="005C69F2">
      <w:pPr>
        <w:rPr>
          <w:rFonts w:ascii="Garamond" w:hAnsi="Garamond"/>
          <w:b/>
          <w:bCs/>
        </w:rPr>
      </w:pPr>
    </w:p>
    <w:p w14:paraId="2818309F" w14:textId="7A1C7810" w:rsidR="005C69F2" w:rsidRDefault="005C69F2" w:rsidP="005C69F2">
      <w:pPr>
        <w:rPr>
          <w:rFonts w:ascii="Garamond" w:hAnsi="Garamond"/>
          <w:b/>
          <w:bCs/>
        </w:rPr>
      </w:pPr>
      <w:r>
        <w:rPr>
          <w:rFonts w:ascii="Garamond" w:hAnsi="Garamond"/>
          <w:b/>
          <w:bCs/>
        </w:rPr>
        <w:t>Results</w:t>
      </w:r>
    </w:p>
    <w:p w14:paraId="1EE50AF3" w14:textId="49BBDDE6" w:rsidR="000F79E0" w:rsidRDefault="000F79E0" w:rsidP="000F79E0">
      <w:pPr>
        <w:rPr>
          <w:rFonts w:ascii="Garamond" w:hAnsi="Garamond"/>
          <w:i/>
        </w:rPr>
      </w:pPr>
    </w:p>
    <w:p w14:paraId="473CA961" w14:textId="24E6452A" w:rsidR="00AF23CE" w:rsidRDefault="008D0D86" w:rsidP="000F79E0">
      <w:pPr>
        <w:rPr>
          <w:rFonts w:ascii="Garamond" w:hAnsi="Garamond"/>
          <w:i/>
        </w:rPr>
      </w:pPr>
      <w:r>
        <w:rPr>
          <w:rFonts w:ascii="Garamond" w:hAnsi="Garamond"/>
          <w:i/>
        </w:rPr>
        <w:t xml:space="preserve">Summary of </w:t>
      </w:r>
      <w:r w:rsidR="00012953">
        <w:rPr>
          <w:rFonts w:ascii="Garamond" w:hAnsi="Garamond"/>
          <w:i/>
        </w:rPr>
        <w:t>the</w:t>
      </w:r>
      <w:r w:rsidR="00AF23CE">
        <w:rPr>
          <w:rFonts w:ascii="Garamond" w:hAnsi="Garamond"/>
          <w:i/>
        </w:rPr>
        <w:t xml:space="preserve"> Dataset</w:t>
      </w:r>
    </w:p>
    <w:p w14:paraId="00C277B7" w14:textId="77777777" w:rsidR="002B1FCE" w:rsidRDefault="002B1FCE" w:rsidP="002B1FCE">
      <w:pPr>
        <w:rPr>
          <w:rFonts w:ascii="Garamond" w:hAnsi="Garamond"/>
        </w:rPr>
      </w:pPr>
    </w:p>
    <w:p w14:paraId="4467067D" w14:textId="0355F5F1" w:rsidR="00AF23CE" w:rsidRPr="00AF23CE" w:rsidRDefault="00355A09" w:rsidP="00814634">
      <w:pPr>
        <w:rPr>
          <w:rFonts w:ascii="Garamond" w:hAnsi="Garamond"/>
        </w:rPr>
      </w:pPr>
      <w:r>
        <w:rPr>
          <w:rFonts w:ascii="Garamond" w:hAnsi="Garamond"/>
        </w:rPr>
        <w:t>O</w:t>
      </w:r>
      <w:r w:rsidR="00AF23CE">
        <w:rPr>
          <w:rFonts w:ascii="Garamond" w:hAnsi="Garamond"/>
        </w:rPr>
        <w:t xml:space="preserve">ur final dataset </w:t>
      </w:r>
      <w:r w:rsidR="007D6B3E">
        <w:rPr>
          <w:rFonts w:ascii="Garamond" w:hAnsi="Garamond"/>
        </w:rPr>
        <w:t xml:space="preserve">comprised </w:t>
      </w:r>
      <w:r w:rsidR="006667CD">
        <w:rPr>
          <w:rFonts w:ascii="Garamond" w:hAnsi="Garamond"/>
        </w:rPr>
        <w:t>2,248</w:t>
      </w:r>
      <w:r w:rsidR="008D0D86">
        <w:rPr>
          <w:rFonts w:ascii="Garamond" w:hAnsi="Garamond"/>
        </w:rPr>
        <w:t xml:space="preserve"> effect sizes </w:t>
      </w:r>
      <w:r w:rsidR="007D6B3E">
        <w:rPr>
          <w:rFonts w:ascii="Garamond" w:hAnsi="Garamond"/>
        </w:rPr>
        <w:t xml:space="preserve">from </w:t>
      </w:r>
      <w:r w:rsidR="00AF23CE">
        <w:rPr>
          <w:rFonts w:ascii="Garamond" w:hAnsi="Garamond"/>
        </w:rPr>
        <w:t xml:space="preserve">five </w:t>
      </w:r>
      <w:r w:rsidR="00054CE1">
        <w:rPr>
          <w:rFonts w:ascii="Garamond" w:hAnsi="Garamond"/>
        </w:rPr>
        <w:t xml:space="preserve">broad </w:t>
      </w:r>
      <w:r w:rsidR="00AF23CE">
        <w:rPr>
          <w:rFonts w:ascii="Garamond" w:hAnsi="Garamond"/>
        </w:rPr>
        <w:t xml:space="preserve">taxonomic groups: </w:t>
      </w:r>
      <w:r w:rsidR="00054CE1">
        <w:rPr>
          <w:rFonts w:ascii="Garamond" w:hAnsi="Garamond"/>
        </w:rPr>
        <w:t>mammals</w:t>
      </w:r>
      <w:r w:rsidR="00AF23CE">
        <w:rPr>
          <w:rFonts w:ascii="Garamond" w:hAnsi="Garamond"/>
        </w:rPr>
        <w:t xml:space="preserve">, </w:t>
      </w:r>
      <w:r w:rsidR="00054CE1">
        <w:rPr>
          <w:rFonts w:ascii="Garamond" w:hAnsi="Garamond"/>
        </w:rPr>
        <w:t>birds</w:t>
      </w:r>
      <w:r w:rsidR="00AF23CE">
        <w:rPr>
          <w:rFonts w:ascii="Garamond" w:hAnsi="Garamond"/>
        </w:rPr>
        <w:t xml:space="preserve">, </w:t>
      </w:r>
      <w:r w:rsidR="00054CE1">
        <w:rPr>
          <w:rFonts w:ascii="Garamond" w:hAnsi="Garamond"/>
        </w:rPr>
        <w:t xml:space="preserve">reptilia </w:t>
      </w:r>
      <w:r w:rsidR="00AF23CE">
        <w:rPr>
          <w:rFonts w:ascii="Garamond" w:hAnsi="Garamond"/>
        </w:rPr>
        <w:t xml:space="preserve">(amphibians and reptiles combined), </w:t>
      </w:r>
      <w:r w:rsidR="00054CE1">
        <w:rPr>
          <w:rFonts w:ascii="Garamond" w:hAnsi="Garamond"/>
        </w:rPr>
        <w:t xml:space="preserve">fish </w:t>
      </w:r>
      <w:r w:rsidR="00AF23CE">
        <w:rPr>
          <w:rFonts w:ascii="Garamond" w:hAnsi="Garamond"/>
        </w:rPr>
        <w:t xml:space="preserve">and </w:t>
      </w:r>
      <w:r w:rsidR="00054CE1">
        <w:rPr>
          <w:rFonts w:ascii="Garamond" w:hAnsi="Garamond"/>
        </w:rPr>
        <w:t>i</w:t>
      </w:r>
      <w:r w:rsidR="00AF23CE">
        <w:rPr>
          <w:rFonts w:ascii="Garamond" w:hAnsi="Garamond"/>
        </w:rPr>
        <w:t xml:space="preserve">nvertebrates. </w:t>
      </w:r>
      <w:r w:rsidR="00001733">
        <w:rPr>
          <w:rFonts w:ascii="Garamond" w:hAnsi="Garamond"/>
        </w:rPr>
        <w:t>The number of species (n = 10-106)</w:t>
      </w:r>
      <w:r w:rsidR="00115455">
        <w:rPr>
          <w:rFonts w:ascii="Garamond" w:hAnsi="Garamond"/>
        </w:rPr>
        <w:t xml:space="preserve">, </w:t>
      </w:r>
      <w:r w:rsidR="00001733">
        <w:rPr>
          <w:rFonts w:ascii="Garamond" w:hAnsi="Garamond"/>
        </w:rPr>
        <w:t xml:space="preserve">studies (n = </w:t>
      </w:r>
      <w:r w:rsidR="00115455">
        <w:rPr>
          <w:rFonts w:ascii="Garamond" w:hAnsi="Garamond"/>
        </w:rPr>
        <w:t>11</w:t>
      </w:r>
      <w:r w:rsidR="00001733">
        <w:rPr>
          <w:rFonts w:ascii="Garamond" w:hAnsi="Garamond"/>
        </w:rPr>
        <w:t>-</w:t>
      </w:r>
      <w:r w:rsidR="00115455">
        <w:rPr>
          <w:rFonts w:ascii="Garamond" w:hAnsi="Garamond"/>
        </w:rPr>
        <w:t>61</w:t>
      </w:r>
      <w:r w:rsidR="00001733">
        <w:rPr>
          <w:rFonts w:ascii="Garamond" w:hAnsi="Garamond"/>
        </w:rPr>
        <w:t>)</w:t>
      </w:r>
      <w:r w:rsidR="00115455">
        <w:rPr>
          <w:rFonts w:ascii="Garamond" w:hAnsi="Garamond"/>
        </w:rPr>
        <w:t xml:space="preserve"> and effect sizes (n = 95-684) </w:t>
      </w:r>
      <w:r w:rsidR="00001733">
        <w:rPr>
          <w:rFonts w:ascii="Garamond" w:hAnsi="Garamond"/>
        </w:rPr>
        <w:t xml:space="preserve">per taxa are shown in Table 1. </w:t>
      </w:r>
      <w:r w:rsidR="006667CD">
        <w:rPr>
          <w:rFonts w:ascii="Garamond" w:hAnsi="Garamond"/>
        </w:rPr>
        <w:t xml:space="preserve">Boldness was the most well-studied and </w:t>
      </w:r>
      <w:r w:rsidR="00503AD1">
        <w:rPr>
          <w:rFonts w:ascii="Garamond" w:hAnsi="Garamond"/>
        </w:rPr>
        <w:t xml:space="preserve">sociality </w:t>
      </w:r>
      <w:r w:rsidR="006667CD">
        <w:rPr>
          <w:rFonts w:ascii="Garamond" w:hAnsi="Garamond"/>
        </w:rPr>
        <w:t xml:space="preserve">the least-studied </w:t>
      </w:r>
      <w:r w:rsidR="00A04488">
        <w:rPr>
          <w:rFonts w:ascii="Garamond" w:hAnsi="Garamond"/>
        </w:rPr>
        <w:t xml:space="preserve">of the five </w:t>
      </w:r>
      <w:r w:rsidR="006667CD">
        <w:rPr>
          <w:rFonts w:ascii="Garamond" w:hAnsi="Garamond"/>
        </w:rPr>
        <w:t>personality type</w:t>
      </w:r>
      <w:r w:rsidR="00A04488">
        <w:rPr>
          <w:rFonts w:ascii="Garamond" w:hAnsi="Garamond"/>
        </w:rPr>
        <w:t xml:space="preserve"> (</w:t>
      </w:r>
      <w:r w:rsidR="006667CD">
        <w:rPr>
          <w:rFonts w:ascii="Garamond" w:hAnsi="Garamond"/>
        </w:rPr>
        <w:t>n=825 and 169 effect sizes, respectively</w:t>
      </w:r>
      <w:r w:rsidR="00A04488">
        <w:rPr>
          <w:rFonts w:ascii="Garamond" w:hAnsi="Garamond"/>
        </w:rPr>
        <w:t>)</w:t>
      </w:r>
      <w:r w:rsidR="002C6A3E">
        <w:rPr>
          <w:rFonts w:ascii="Garamond" w:hAnsi="Garamond"/>
        </w:rPr>
        <w:t xml:space="preserve"> (Table 2)</w:t>
      </w:r>
      <w:r w:rsidR="006667CD">
        <w:rPr>
          <w:rFonts w:ascii="Garamond" w:hAnsi="Garamond"/>
        </w:rPr>
        <w:t xml:space="preserve">. </w:t>
      </w:r>
    </w:p>
    <w:p w14:paraId="4213989C" w14:textId="30D23192" w:rsidR="00894CAD" w:rsidRDefault="00894CAD" w:rsidP="000F5ABF">
      <w:pPr>
        <w:ind w:firstLine="720"/>
        <w:rPr>
          <w:rFonts w:ascii="Garamond" w:hAnsi="Garamond"/>
        </w:rPr>
      </w:pPr>
    </w:p>
    <w:p w14:paraId="0AC47FA4" w14:textId="1AF75F2A" w:rsidR="004A4BC9" w:rsidRPr="004A4BC9" w:rsidRDefault="004A4BC9" w:rsidP="004A4BC9">
      <w:pPr>
        <w:rPr>
          <w:rFonts w:ascii="Garamond" w:hAnsi="Garamond"/>
          <w:i/>
        </w:rPr>
      </w:pPr>
      <w:r>
        <w:rPr>
          <w:rFonts w:ascii="Garamond" w:hAnsi="Garamond"/>
          <w:i/>
        </w:rPr>
        <w:t xml:space="preserve">Sex Differences </w:t>
      </w:r>
    </w:p>
    <w:p w14:paraId="4E5D9F64" w14:textId="77777777" w:rsidR="002B1FCE" w:rsidRDefault="002B1FCE" w:rsidP="002B1FCE">
      <w:pPr>
        <w:rPr>
          <w:rFonts w:ascii="Garamond" w:hAnsi="Garamond"/>
        </w:rPr>
      </w:pPr>
    </w:p>
    <w:p w14:paraId="6394F16E" w14:textId="086D1ABF" w:rsidR="000F79E0" w:rsidRDefault="003965BF" w:rsidP="00561A2D">
      <w:pPr>
        <w:rPr>
          <w:rFonts w:ascii="Garamond" w:hAnsi="Garamond"/>
        </w:rPr>
      </w:pPr>
      <w:r>
        <w:rPr>
          <w:rFonts w:ascii="Garamond" w:hAnsi="Garamond"/>
        </w:rPr>
        <w:t>Combin</w:t>
      </w:r>
      <w:r w:rsidR="00A04488">
        <w:rPr>
          <w:rFonts w:ascii="Garamond" w:hAnsi="Garamond"/>
        </w:rPr>
        <w:t>in</w:t>
      </w:r>
      <w:r>
        <w:rPr>
          <w:rFonts w:ascii="Garamond" w:hAnsi="Garamond"/>
        </w:rPr>
        <w:t xml:space="preserve">g </w:t>
      </w:r>
      <w:r w:rsidR="000F79E0">
        <w:rPr>
          <w:rFonts w:ascii="Garamond" w:hAnsi="Garamond"/>
        </w:rPr>
        <w:t xml:space="preserve">all </w:t>
      </w:r>
      <w:r w:rsidR="00012953">
        <w:rPr>
          <w:rFonts w:ascii="Garamond" w:hAnsi="Garamond"/>
        </w:rPr>
        <w:t xml:space="preserve">five personality </w:t>
      </w:r>
      <w:r w:rsidR="000F79E0">
        <w:rPr>
          <w:rFonts w:ascii="Garamond" w:hAnsi="Garamond"/>
        </w:rPr>
        <w:t xml:space="preserve">traits, males and females did not differ </w:t>
      </w:r>
      <w:r w:rsidR="00012953">
        <w:rPr>
          <w:rFonts w:ascii="Garamond" w:hAnsi="Garamond"/>
        </w:rPr>
        <w:t xml:space="preserve">significantly </w:t>
      </w:r>
      <w:r w:rsidR="000F79E0">
        <w:rPr>
          <w:rFonts w:ascii="Garamond" w:hAnsi="Garamond"/>
        </w:rPr>
        <w:t xml:space="preserve">in </w:t>
      </w:r>
      <w:r w:rsidR="00012953">
        <w:rPr>
          <w:rFonts w:ascii="Garamond" w:hAnsi="Garamond"/>
        </w:rPr>
        <w:t>the</w:t>
      </w:r>
      <w:r>
        <w:rPr>
          <w:rFonts w:ascii="Garamond" w:hAnsi="Garamond"/>
        </w:rPr>
        <w:t>ir</w:t>
      </w:r>
      <w:r w:rsidR="00012953">
        <w:rPr>
          <w:rFonts w:ascii="Garamond" w:hAnsi="Garamond"/>
        </w:rPr>
        <w:t xml:space="preserve"> mean </w:t>
      </w:r>
      <w:r w:rsidR="00A04488">
        <w:rPr>
          <w:rFonts w:ascii="Garamond" w:hAnsi="Garamond"/>
        </w:rPr>
        <w:t>personality</w:t>
      </w:r>
      <w:r w:rsidR="00012953">
        <w:rPr>
          <w:rFonts w:ascii="Garamond" w:hAnsi="Garamond"/>
        </w:rPr>
        <w:t xml:space="preserve"> </w:t>
      </w:r>
      <w:r w:rsidR="00A04488">
        <w:rPr>
          <w:rFonts w:ascii="Garamond" w:hAnsi="Garamond"/>
        </w:rPr>
        <w:t>in</w:t>
      </w:r>
      <w:r w:rsidR="00012953">
        <w:rPr>
          <w:rFonts w:ascii="Garamond" w:hAnsi="Garamond"/>
        </w:rPr>
        <w:t xml:space="preserve"> any of the five </w:t>
      </w:r>
      <w:r w:rsidR="000F79E0">
        <w:rPr>
          <w:rFonts w:ascii="Garamond" w:hAnsi="Garamond"/>
        </w:rPr>
        <w:t>tax</w:t>
      </w:r>
      <w:r>
        <w:rPr>
          <w:rFonts w:ascii="Garamond" w:hAnsi="Garamond"/>
        </w:rPr>
        <w:t>a</w:t>
      </w:r>
      <w:r w:rsidR="00A04488">
        <w:rPr>
          <w:rFonts w:ascii="Garamond" w:hAnsi="Garamond"/>
        </w:rPr>
        <w:t>, nor was there a</w:t>
      </w:r>
      <w:r w:rsidR="00012953">
        <w:rPr>
          <w:rFonts w:ascii="Garamond" w:hAnsi="Garamond"/>
        </w:rPr>
        <w:t xml:space="preserve"> significant sex difference in v</w:t>
      </w:r>
      <w:r w:rsidR="000F79E0">
        <w:rPr>
          <w:rFonts w:ascii="Garamond" w:hAnsi="Garamond"/>
        </w:rPr>
        <w:t xml:space="preserve">ariability </w:t>
      </w:r>
      <w:r w:rsidR="00E27A3B">
        <w:rPr>
          <w:rFonts w:ascii="Garamond" w:hAnsi="Garamond"/>
        </w:rPr>
        <w:t>(Table 1</w:t>
      </w:r>
      <w:r w:rsidR="00A20437">
        <w:rPr>
          <w:rFonts w:ascii="Garamond" w:hAnsi="Garamond"/>
        </w:rPr>
        <w:t xml:space="preserve"> and Supplementary Table </w:t>
      </w:r>
      <w:r w:rsidR="00D13642">
        <w:rPr>
          <w:rFonts w:ascii="Garamond" w:hAnsi="Garamond"/>
        </w:rPr>
        <w:t>S</w:t>
      </w:r>
      <w:r w:rsidR="00A20437">
        <w:rPr>
          <w:rFonts w:ascii="Garamond" w:hAnsi="Garamond"/>
        </w:rPr>
        <w:t>1</w:t>
      </w:r>
      <w:r w:rsidR="00E27A3B">
        <w:rPr>
          <w:rFonts w:ascii="Garamond" w:hAnsi="Garamond"/>
        </w:rPr>
        <w:t>)</w:t>
      </w:r>
      <w:r w:rsidR="000F79E0">
        <w:rPr>
          <w:rFonts w:ascii="Garamond" w:hAnsi="Garamond"/>
        </w:rPr>
        <w:t xml:space="preserve">. </w:t>
      </w:r>
      <w:r w:rsidR="002B1FCE" w:rsidRPr="00814634">
        <w:rPr>
          <w:rFonts w:ascii="Garamond" w:hAnsi="Garamond"/>
          <w:highlight w:val="green"/>
        </w:rPr>
        <w:t>Add something about Heterogeneity??</w:t>
      </w:r>
      <w:r w:rsidR="002B1FCE">
        <w:rPr>
          <w:rFonts w:ascii="Garamond" w:hAnsi="Garamond"/>
        </w:rPr>
        <w:t xml:space="preserve"> </w:t>
      </w:r>
      <w:r w:rsidR="00A04488">
        <w:rPr>
          <w:rFonts w:ascii="Garamond" w:hAnsi="Garamond"/>
        </w:rPr>
        <w:t>Th</w:t>
      </w:r>
      <w:r w:rsidR="002B1FCE">
        <w:rPr>
          <w:rFonts w:ascii="Garamond" w:hAnsi="Garamond"/>
        </w:rPr>
        <w:t xml:space="preserve">e lack of a sex difference in mean personality </w:t>
      </w:r>
      <w:r w:rsidR="00A04488">
        <w:rPr>
          <w:rFonts w:ascii="Garamond" w:hAnsi="Garamond"/>
        </w:rPr>
        <w:t>could</w:t>
      </w:r>
      <w:r w:rsidR="002B1FCE">
        <w:rPr>
          <w:rFonts w:ascii="Garamond" w:hAnsi="Garamond"/>
        </w:rPr>
        <w:t xml:space="preserve"> </w:t>
      </w:r>
      <w:r w:rsidR="00A04488">
        <w:rPr>
          <w:rFonts w:ascii="Garamond" w:hAnsi="Garamond"/>
        </w:rPr>
        <w:t xml:space="preserve">arise if the </w:t>
      </w:r>
      <w:r w:rsidR="002B1FCE">
        <w:rPr>
          <w:rFonts w:ascii="Garamond" w:hAnsi="Garamond"/>
        </w:rPr>
        <w:t xml:space="preserve">direction of any difference in sex-specific </w:t>
      </w:r>
      <w:r w:rsidR="00A04488">
        <w:rPr>
          <w:rFonts w:ascii="Garamond" w:hAnsi="Garamond"/>
        </w:rPr>
        <w:t>value</w:t>
      </w:r>
      <w:r w:rsidR="002B1FCE">
        <w:rPr>
          <w:rFonts w:ascii="Garamond" w:hAnsi="Garamond"/>
        </w:rPr>
        <w:t>s</w:t>
      </w:r>
      <w:r w:rsidR="00A04488">
        <w:rPr>
          <w:rFonts w:ascii="Garamond" w:hAnsi="Garamond"/>
        </w:rPr>
        <w:t xml:space="preserve"> </w:t>
      </w:r>
      <w:r w:rsidR="002B1FCE">
        <w:rPr>
          <w:rFonts w:ascii="Garamond" w:hAnsi="Garamond"/>
        </w:rPr>
        <w:t xml:space="preserve">varied </w:t>
      </w:r>
      <w:r w:rsidR="00A04488">
        <w:rPr>
          <w:rFonts w:ascii="Garamond" w:hAnsi="Garamond"/>
        </w:rPr>
        <w:t xml:space="preserve">across the five </w:t>
      </w:r>
      <w:r w:rsidR="002B1FCE">
        <w:rPr>
          <w:rFonts w:ascii="Garamond" w:hAnsi="Garamond"/>
        </w:rPr>
        <w:t xml:space="preserve">personality </w:t>
      </w:r>
      <w:r w:rsidR="00A04488">
        <w:rPr>
          <w:rFonts w:ascii="Garamond" w:hAnsi="Garamond"/>
        </w:rPr>
        <w:t xml:space="preserve">traits. </w:t>
      </w:r>
      <w:r w:rsidR="000F79E0">
        <w:rPr>
          <w:rFonts w:ascii="Garamond" w:hAnsi="Garamond"/>
        </w:rPr>
        <w:t xml:space="preserve">When </w:t>
      </w:r>
      <w:r w:rsidR="00012953">
        <w:rPr>
          <w:rFonts w:ascii="Garamond" w:hAnsi="Garamond"/>
        </w:rPr>
        <w:t xml:space="preserve">the </w:t>
      </w:r>
      <w:r w:rsidR="000F79E0">
        <w:rPr>
          <w:rFonts w:ascii="Garamond" w:hAnsi="Garamond"/>
        </w:rPr>
        <w:t xml:space="preserve">traits were </w:t>
      </w:r>
      <w:r w:rsidR="00012953">
        <w:rPr>
          <w:rFonts w:ascii="Garamond" w:hAnsi="Garamond"/>
        </w:rPr>
        <w:t xml:space="preserve">analysed separately </w:t>
      </w:r>
      <w:r w:rsidR="000F79E0">
        <w:rPr>
          <w:rFonts w:ascii="Garamond" w:hAnsi="Garamond"/>
        </w:rPr>
        <w:t xml:space="preserve">we found significant sex differences </w:t>
      </w:r>
      <w:r w:rsidR="006649A2">
        <w:rPr>
          <w:rFonts w:ascii="Garamond" w:hAnsi="Garamond"/>
        </w:rPr>
        <w:t>in</w:t>
      </w:r>
      <w:r w:rsidR="000F79E0">
        <w:rPr>
          <w:rFonts w:ascii="Garamond" w:hAnsi="Garamond"/>
        </w:rPr>
        <w:t xml:space="preserve"> mean</w:t>
      </w:r>
      <w:r w:rsidR="002B1FCE">
        <w:rPr>
          <w:rFonts w:ascii="Garamond" w:hAnsi="Garamond"/>
        </w:rPr>
        <w:t xml:space="preserve"> values</w:t>
      </w:r>
      <w:r w:rsidR="000F79E0">
        <w:rPr>
          <w:rFonts w:ascii="Garamond" w:hAnsi="Garamond"/>
        </w:rPr>
        <w:t xml:space="preserve"> </w:t>
      </w:r>
      <w:r w:rsidR="002B1FCE">
        <w:rPr>
          <w:rFonts w:ascii="Garamond" w:hAnsi="Garamond"/>
        </w:rPr>
        <w:t>in four cases</w:t>
      </w:r>
      <w:r w:rsidR="000F79E0">
        <w:rPr>
          <w:rFonts w:ascii="Garamond" w:hAnsi="Garamond"/>
        </w:rPr>
        <w:t>. Female</w:t>
      </w:r>
      <w:r w:rsidR="002B1FCE">
        <w:rPr>
          <w:rFonts w:ascii="Garamond" w:hAnsi="Garamond"/>
        </w:rPr>
        <w:t>s</w:t>
      </w:r>
      <w:r w:rsidR="000F79E0">
        <w:rPr>
          <w:rFonts w:ascii="Garamond" w:hAnsi="Garamond"/>
        </w:rPr>
        <w:t xml:space="preserve"> were </w:t>
      </w:r>
      <w:r w:rsidR="00012953">
        <w:rPr>
          <w:rFonts w:ascii="Garamond" w:hAnsi="Garamond"/>
        </w:rPr>
        <w:t xml:space="preserve">significantly </w:t>
      </w:r>
      <w:r w:rsidR="000F79E0">
        <w:rPr>
          <w:rFonts w:ascii="Garamond" w:hAnsi="Garamond"/>
        </w:rPr>
        <w:t xml:space="preserve">more sociable </w:t>
      </w:r>
      <w:r w:rsidR="002B1FCE">
        <w:rPr>
          <w:rFonts w:ascii="Garamond" w:hAnsi="Garamond"/>
        </w:rPr>
        <w:t xml:space="preserve">in birds </w:t>
      </w:r>
      <w:r w:rsidR="000F79E0">
        <w:rPr>
          <w:rFonts w:ascii="Garamond" w:hAnsi="Garamond"/>
        </w:rPr>
        <w:t>(</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SMD</m:t>
            </m:r>
          </m:sub>
        </m:sSub>
        <m:r>
          <w:rPr>
            <w:rFonts w:ascii="Cambria Math" w:hAnsi="Cambria Math"/>
          </w:rPr>
          <m:t xml:space="preserve"> </m:t>
        </m:r>
      </m:oMath>
      <w:r w:rsidR="000F79E0">
        <w:rPr>
          <w:rFonts w:ascii="Garamond" w:hAnsi="Garamond"/>
        </w:rPr>
        <w:t>=-0.</w:t>
      </w:r>
      <w:r w:rsidR="000B63EC">
        <w:rPr>
          <w:rFonts w:ascii="Garamond" w:hAnsi="Garamond"/>
        </w:rPr>
        <w:t>6</w:t>
      </w:r>
      <w:r w:rsidR="000F79E0">
        <w:rPr>
          <w:rFonts w:ascii="Garamond" w:hAnsi="Garamond"/>
        </w:rPr>
        <w:t xml:space="preserve">8, </w:t>
      </w:r>
      <w:r w:rsidR="000F79E0">
        <w:rPr>
          <w:rFonts w:ascii="Garamond" w:hAnsi="Garamond"/>
          <w:i/>
        </w:rPr>
        <w:t>p</w:t>
      </w:r>
      <w:r w:rsidR="000F79E0">
        <w:rPr>
          <w:rFonts w:ascii="Garamond" w:hAnsi="Garamond"/>
        </w:rPr>
        <w:t>=0.0</w:t>
      </w:r>
      <w:r w:rsidR="000B63EC">
        <w:rPr>
          <w:rFonts w:ascii="Garamond" w:hAnsi="Garamond"/>
        </w:rPr>
        <w:t>05</w:t>
      </w:r>
      <w:r w:rsidR="000F79E0">
        <w:rPr>
          <w:rFonts w:ascii="Garamond" w:hAnsi="Garamond"/>
        </w:rPr>
        <w:t xml:space="preserve">), </w:t>
      </w:r>
      <w:r w:rsidR="002B1FCE">
        <w:rPr>
          <w:rFonts w:ascii="Garamond" w:hAnsi="Garamond"/>
        </w:rPr>
        <w:t xml:space="preserve">less aggressive and less bold in </w:t>
      </w:r>
      <w:r w:rsidR="000F79E0">
        <w:rPr>
          <w:rFonts w:ascii="Garamond" w:hAnsi="Garamond"/>
        </w:rPr>
        <w:t xml:space="preserve">invertebrates </w:t>
      </w:r>
      <w:r w:rsidR="000B63EC">
        <w:rPr>
          <w:rFonts w:ascii="Garamond" w:hAnsi="Garamond"/>
        </w:rPr>
        <w:t>(</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SMD</m:t>
            </m:r>
          </m:sub>
        </m:sSub>
        <m:r>
          <w:rPr>
            <w:rFonts w:ascii="Cambria Math" w:hAnsi="Cambria Math"/>
          </w:rPr>
          <m:t xml:space="preserve"> </m:t>
        </m:r>
      </m:oMath>
      <w:r w:rsidR="000B63EC">
        <w:rPr>
          <w:rFonts w:ascii="Garamond" w:hAnsi="Garamond"/>
        </w:rPr>
        <w:t xml:space="preserve">=0.45, </w:t>
      </w:r>
      <w:r w:rsidR="000B63EC">
        <w:rPr>
          <w:rFonts w:ascii="Garamond" w:hAnsi="Garamond"/>
          <w:i/>
        </w:rPr>
        <w:t>p</w:t>
      </w:r>
      <w:r w:rsidR="000B63EC">
        <w:rPr>
          <w:rFonts w:ascii="Garamond" w:hAnsi="Garamond"/>
        </w:rPr>
        <w:t>=0.05</w:t>
      </w:r>
      <w:r w:rsidR="002B1FCE">
        <w:rPr>
          <w:rFonts w:ascii="Garamond" w:hAnsi="Garamond"/>
        </w:rPr>
        <w:t xml:space="preserv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SMD</m:t>
            </m:r>
          </m:sub>
        </m:sSub>
        <m:r>
          <w:rPr>
            <w:rFonts w:ascii="Cambria Math" w:hAnsi="Cambria Math"/>
          </w:rPr>
          <m:t xml:space="preserve"> </m:t>
        </m:r>
      </m:oMath>
      <w:r w:rsidR="000B63EC">
        <w:rPr>
          <w:rFonts w:ascii="Garamond" w:hAnsi="Garamond"/>
        </w:rPr>
        <w:t xml:space="preserve">=0.32, </w:t>
      </w:r>
      <w:r w:rsidR="000B63EC">
        <w:rPr>
          <w:rFonts w:ascii="Garamond" w:hAnsi="Garamond"/>
          <w:i/>
        </w:rPr>
        <w:t>p</w:t>
      </w:r>
      <w:r w:rsidR="000B63EC">
        <w:rPr>
          <w:rFonts w:ascii="Garamond" w:hAnsi="Garamond"/>
        </w:rPr>
        <w:t>=0.04)</w:t>
      </w:r>
      <w:r w:rsidR="00D90BB8">
        <w:rPr>
          <w:rFonts w:ascii="Garamond" w:hAnsi="Garamond"/>
        </w:rPr>
        <w:t xml:space="preserve">, </w:t>
      </w:r>
      <w:r w:rsidR="000F79E0">
        <w:rPr>
          <w:rFonts w:ascii="Garamond" w:hAnsi="Garamond"/>
        </w:rPr>
        <w:t xml:space="preserve">and </w:t>
      </w:r>
      <w:r w:rsidR="002B1FCE">
        <w:rPr>
          <w:rFonts w:ascii="Garamond" w:hAnsi="Garamond"/>
        </w:rPr>
        <w:t>less</w:t>
      </w:r>
      <w:r w:rsidR="000F79E0">
        <w:rPr>
          <w:rFonts w:ascii="Garamond" w:hAnsi="Garamond"/>
        </w:rPr>
        <w:t xml:space="preserve"> explorat</w:t>
      </w:r>
      <w:r w:rsidR="002B1FCE">
        <w:rPr>
          <w:rFonts w:ascii="Garamond" w:hAnsi="Garamond"/>
        </w:rPr>
        <w:t>ory</w:t>
      </w:r>
      <w:r w:rsidR="000F79E0">
        <w:rPr>
          <w:rFonts w:ascii="Garamond" w:hAnsi="Garamond"/>
        </w:rPr>
        <w:t xml:space="preserve"> </w:t>
      </w:r>
      <w:r w:rsidR="002B1FCE">
        <w:rPr>
          <w:rFonts w:ascii="Garamond" w:hAnsi="Garamond"/>
        </w:rPr>
        <w:t xml:space="preserve">in reptiles </w:t>
      </w:r>
      <w:r w:rsidR="000F79E0">
        <w:rPr>
          <w:rFonts w:ascii="Garamond" w:hAnsi="Garamond"/>
        </w:rPr>
        <w:t>(</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SMD</m:t>
            </m:r>
          </m:sub>
        </m:sSub>
        <m:r>
          <w:rPr>
            <w:rFonts w:ascii="Cambria Math" w:hAnsi="Cambria Math"/>
          </w:rPr>
          <m:t xml:space="preserve"> </m:t>
        </m:r>
      </m:oMath>
      <w:r w:rsidR="000F79E0">
        <w:rPr>
          <w:rFonts w:ascii="Garamond" w:hAnsi="Garamond"/>
        </w:rPr>
        <w:t>=</w:t>
      </w:r>
      <w:r w:rsidR="00C44A24">
        <w:rPr>
          <w:rFonts w:ascii="Garamond" w:hAnsi="Garamond"/>
        </w:rPr>
        <w:t xml:space="preserve"> </w:t>
      </w:r>
      <w:r w:rsidR="000F79E0">
        <w:rPr>
          <w:rFonts w:ascii="Garamond" w:hAnsi="Garamond"/>
        </w:rPr>
        <w:t xml:space="preserve">0.25, </w:t>
      </w:r>
      <w:r w:rsidR="000F79E0">
        <w:rPr>
          <w:rFonts w:ascii="Garamond" w:hAnsi="Garamond"/>
          <w:i/>
        </w:rPr>
        <w:t>p</w:t>
      </w:r>
      <w:r w:rsidR="000F79E0">
        <w:rPr>
          <w:rFonts w:ascii="Garamond" w:hAnsi="Garamond"/>
        </w:rPr>
        <w:t>=0.0</w:t>
      </w:r>
      <w:r w:rsidR="000B63EC">
        <w:rPr>
          <w:rFonts w:ascii="Garamond" w:hAnsi="Garamond"/>
        </w:rPr>
        <w:t>2</w:t>
      </w:r>
      <w:r w:rsidR="000F79E0">
        <w:rPr>
          <w:rFonts w:ascii="Garamond" w:hAnsi="Garamond"/>
        </w:rPr>
        <w:t xml:space="preserve">). </w:t>
      </w:r>
      <w:r w:rsidR="002B1FCE">
        <w:rPr>
          <w:rFonts w:ascii="Garamond" w:hAnsi="Garamond"/>
        </w:rPr>
        <w:t>There</w:t>
      </w:r>
      <w:r w:rsidR="000F79E0">
        <w:rPr>
          <w:rFonts w:ascii="Garamond" w:hAnsi="Garamond"/>
        </w:rPr>
        <w:t xml:space="preserve"> were no </w:t>
      </w:r>
      <w:r w:rsidR="008E6BDE">
        <w:rPr>
          <w:rFonts w:ascii="Garamond" w:hAnsi="Garamond"/>
        </w:rPr>
        <w:t>significant</w:t>
      </w:r>
      <w:r w:rsidR="000F79E0">
        <w:rPr>
          <w:rFonts w:ascii="Garamond" w:hAnsi="Garamond"/>
        </w:rPr>
        <w:t xml:space="preserve"> sex differences in mean </w:t>
      </w:r>
      <w:r w:rsidR="006649A2">
        <w:rPr>
          <w:rFonts w:ascii="Garamond" w:hAnsi="Garamond"/>
        </w:rPr>
        <w:t xml:space="preserve">values </w:t>
      </w:r>
      <w:r w:rsidR="000F79E0">
        <w:rPr>
          <w:rFonts w:ascii="Garamond" w:hAnsi="Garamond"/>
        </w:rPr>
        <w:t xml:space="preserve">for mammals or fish (Table </w:t>
      </w:r>
      <w:r w:rsidR="008E6BDE">
        <w:rPr>
          <w:rFonts w:ascii="Garamond" w:hAnsi="Garamond"/>
        </w:rPr>
        <w:t>2, Figures 1 &amp; 2</w:t>
      </w:r>
      <w:r w:rsidR="000F79E0">
        <w:rPr>
          <w:rFonts w:ascii="Garamond" w:hAnsi="Garamond"/>
        </w:rPr>
        <w:t>).</w:t>
      </w:r>
    </w:p>
    <w:p w14:paraId="3EA568EA" w14:textId="77777777" w:rsidR="006649A2" w:rsidRDefault="006649A2" w:rsidP="00814634">
      <w:pPr>
        <w:rPr>
          <w:rFonts w:ascii="Garamond" w:hAnsi="Garamond"/>
        </w:rPr>
      </w:pPr>
    </w:p>
    <w:p w14:paraId="5D61FF02" w14:textId="502BBCC8" w:rsidR="00A04E90" w:rsidRDefault="000F79E0" w:rsidP="000F79E0">
      <w:pPr>
        <w:rPr>
          <w:rFonts w:ascii="Garamond" w:hAnsi="Garamond"/>
        </w:rPr>
      </w:pPr>
      <w:r>
        <w:rPr>
          <w:rFonts w:ascii="Garamond" w:hAnsi="Garamond"/>
        </w:rPr>
        <w:tab/>
      </w:r>
      <w:r w:rsidR="002B1FCE">
        <w:rPr>
          <w:rFonts w:ascii="Garamond" w:hAnsi="Garamond"/>
        </w:rPr>
        <w:t>There were also</w:t>
      </w:r>
      <w:r w:rsidR="006649A2">
        <w:rPr>
          <w:rFonts w:ascii="Garamond" w:hAnsi="Garamond"/>
        </w:rPr>
        <w:t xml:space="preserve"> significant sex differences in variability </w:t>
      </w:r>
      <w:r w:rsidR="002E5053">
        <w:rPr>
          <w:rFonts w:ascii="Garamond" w:hAnsi="Garamond"/>
        </w:rPr>
        <w:t>in</w:t>
      </w:r>
      <w:r w:rsidR="006649A2">
        <w:rPr>
          <w:rFonts w:ascii="Garamond" w:hAnsi="Garamond"/>
        </w:rPr>
        <w:t xml:space="preserve"> </w:t>
      </w:r>
      <w:r w:rsidR="002E5053">
        <w:rPr>
          <w:rFonts w:ascii="Garamond" w:hAnsi="Garamond"/>
        </w:rPr>
        <w:t>personality in two</w:t>
      </w:r>
      <w:r w:rsidR="006649A2">
        <w:rPr>
          <w:rFonts w:ascii="Garamond" w:hAnsi="Garamond"/>
        </w:rPr>
        <w:t xml:space="preserve"> </w:t>
      </w:r>
      <w:r w:rsidR="002E5053">
        <w:rPr>
          <w:rFonts w:ascii="Garamond" w:hAnsi="Garamond"/>
        </w:rPr>
        <w:t>cases</w:t>
      </w:r>
      <w:r w:rsidR="006649A2">
        <w:rPr>
          <w:rFonts w:ascii="Garamond" w:hAnsi="Garamond"/>
        </w:rPr>
        <w:t xml:space="preserve">. </w:t>
      </w:r>
      <w:r>
        <w:rPr>
          <w:rFonts w:ascii="Garamond" w:hAnsi="Garamond"/>
        </w:rPr>
        <w:t xml:space="preserve">Female </w:t>
      </w:r>
      <w:r w:rsidR="002B1FCE">
        <w:rPr>
          <w:rFonts w:ascii="Garamond" w:hAnsi="Garamond"/>
        </w:rPr>
        <w:t>were more</w:t>
      </w:r>
      <w:r>
        <w:rPr>
          <w:rFonts w:ascii="Garamond" w:hAnsi="Garamond"/>
        </w:rPr>
        <w:t xml:space="preserve"> </w:t>
      </w:r>
      <w:r w:rsidR="002B1FCE">
        <w:rPr>
          <w:rFonts w:ascii="Garamond" w:hAnsi="Garamond"/>
        </w:rPr>
        <w:t xml:space="preserve">variable </w:t>
      </w:r>
      <w:r>
        <w:rPr>
          <w:rFonts w:ascii="Garamond" w:hAnsi="Garamond"/>
        </w:rPr>
        <w:t xml:space="preserve">in </w:t>
      </w:r>
      <w:r w:rsidR="006649A2">
        <w:rPr>
          <w:rFonts w:ascii="Garamond" w:hAnsi="Garamond"/>
        </w:rPr>
        <w:t xml:space="preserve">their </w:t>
      </w:r>
      <w:r>
        <w:rPr>
          <w:rFonts w:ascii="Garamond" w:hAnsi="Garamond"/>
        </w:rPr>
        <w:t xml:space="preserve">exploratory behaviour </w:t>
      </w:r>
      <w:r w:rsidR="002B1FCE">
        <w:rPr>
          <w:rFonts w:ascii="Garamond" w:hAnsi="Garamond"/>
        </w:rPr>
        <w:t xml:space="preserve">in birds </w:t>
      </w:r>
      <w:r>
        <w:rPr>
          <w:rFonts w:ascii="Garamond" w:hAnsi="Garamond"/>
        </w:rPr>
        <w:t>(</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lnCVR</m:t>
            </m:r>
          </m:sub>
        </m:sSub>
        <m:r>
          <w:rPr>
            <w:rFonts w:ascii="Cambria Math" w:hAnsi="Cambria Math"/>
          </w:rPr>
          <m:t xml:space="preserve"> </m:t>
        </m:r>
      </m:oMath>
      <w:r>
        <w:rPr>
          <w:rFonts w:ascii="Garamond" w:hAnsi="Garamond"/>
        </w:rPr>
        <w:t>=-0.</w:t>
      </w:r>
      <w:r w:rsidR="000B63EC">
        <w:rPr>
          <w:rFonts w:ascii="Garamond" w:hAnsi="Garamond"/>
        </w:rPr>
        <w:t>26</w:t>
      </w:r>
      <w:r>
        <w:rPr>
          <w:rFonts w:ascii="Garamond" w:hAnsi="Garamond"/>
        </w:rPr>
        <w:t xml:space="preserve">, </w:t>
      </w:r>
      <w:r>
        <w:rPr>
          <w:rFonts w:ascii="Garamond" w:hAnsi="Garamond"/>
          <w:i/>
        </w:rPr>
        <w:t>p</w:t>
      </w:r>
      <w:r>
        <w:rPr>
          <w:rFonts w:ascii="Garamond" w:hAnsi="Garamond"/>
        </w:rPr>
        <w:t>=0.0</w:t>
      </w:r>
      <w:r w:rsidR="000B63EC">
        <w:rPr>
          <w:rFonts w:ascii="Garamond" w:hAnsi="Garamond"/>
        </w:rPr>
        <w:t>5</w:t>
      </w:r>
      <w:r>
        <w:rPr>
          <w:rFonts w:ascii="Garamond" w:hAnsi="Garamond"/>
        </w:rPr>
        <w:t xml:space="preserve">), </w:t>
      </w:r>
      <w:r w:rsidR="002E5053">
        <w:rPr>
          <w:rFonts w:ascii="Garamond" w:hAnsi="Garamond"/>
        </w:rPr>
        <w:t xml:space="preserve">and </w:t>
      </w:r>
      <w:r w:rsidR="006649A2">
        <w:rPr>
          <w:rFonts w:ascii="Garamond" w:hAnsi="Garamond"/>
        </w:rPr>
        <w:t xml:space="preserve">their </w:t>
      </w:r>
      <w:r w:rsidR="00735476">
        <w:rPr>
          <w:rFonts w:ascii="Garamond" w:hAnsi="Garamond"/>
        </w:rPr>
        <w:t xml:space="preserve">aggressive behaviour </w:t>
      </w:r>
      <w:r w:rsidR="002E5053">
        <w:rPr>
          <w:rFonts w:ascii="Garamond" w:hAnsi="Garamond"/>
        </w:rPr>
        <w:t xml:space="preserve">in fish </w:t>
      </w:r>
      <w:r w:rsidR="00735476">
        <w:rPr>
          <w:rFonts w:ascii="Garamond" w:hAnsi="Garamond"/>
        </w:rPr>
        <w:t>(</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lnCVR</m:t>
            </m:r>
          </m:sub>
        </m:sSub>
        <m:r>
          <w:rPr>
            <w:rFonts w:ascii="Cambria Math" w:hAnsi="Cambria Math"/>
          </w:rPr>
          <m:t xml:space="preserve"> </m:t>
        </m:r>
      </m:oMath>
      <w:r w:rsidR="00735476">
        <w:rPr>
          <w:rFonts w:ascii="Garamond" w:hAnsi="Garamond"/>
        </w:rPr>
        <w:t xml:space="preserve">=-0.13, </w:t>
      </w:r>
      <w:r w:rsidR="00735476">
        <w:rPr>
          <w:rFonts w:ascii="Garamond" w:hAnsi="Garamond"/>
          <w:i/>
        </w:rPr>
        <w:t>p</w:t>
      </w:r>
      <w:r w:rsidR="00735476">
        <w:rPr>
          <w:rFonts w:ascii="Garamond" w:hAnsi="Garamond"/>
        </w:rPr>
        <w:t>=0.04). T</w:t>
      </w:r>
      <w:r w:rsidR="00097688">
        <w:rPr>
          <w:rFonts w:ascii="Garamond" w:hAnsi="Garamond"/>
        </w:rPr>
        <w:t>here were</w:t>
      </w:r>
      <w:r w:rsidR="002E5053">
        <w:rPr>
          <w:rFonts w:ascii="Garamond" w:hAnsi="Garamond"/>
        </w:rPr>
        <w:t xml:space="preserve"> </w:t>
      </w:r>
      <w:r>
        <w:rPr>
          <w:rFonts w:ascii="Garamond" w:hAnsi="Garamond"/>
        </w:rPr>
        <w:t xml:space="preserve">no </w:t>
      </w:r>
      <w:r w:rsidR="006649A2">
        <w:rPr>
          <w:rFonts w:ascii="Garamond" w:hAnsi="Garamond"/>
        </w:rPr>
        <w:t xml:space="preserve">significant </w:t>
      </w:r>
      <w:r>
        <w:rPr>
          <w:rFonts w:ascii="Garamond" w:hAnsi="Garamond"/>
        </w:rPr>
        <w:t xml:space="preserve">sex differences in variability </w:t>
      </w:r>
      <w:r w:rsidR="003965BF">
        <w:rPr>
          <w:rFonts w:ascii="Garamond" w:hAnsi="Garamond"/>
        </w:rPr>
        <w:t xml:space="preserve">in </w:t>
      </w:r>
      <w:r w:rsidR="000B63EC">
        <w:rPr>
          <w:rFonts w:ascii="Garamond" w:hAnsi="Garamond"/>
        </w:rPr>
        <w:t xml:space="preserve">invertebrates, </w:t>
      </w:r>
      <w:r>
        <w:rPr>
          <w:rFonts w:ascii="Garamond" w:hAnsi="Garamond"/>
        </w:rPr>
        <w:t>mammals</w:t>
      </w:r>
      <w:r w:rsidR="000B63EC">
        <w:rPr>
          <w:rFonts w:ascii="Garamond" w:hAnsi="Garamond"/>
        </w:rPr>
        <w:t xml:space="preserve"> or reptiles</w:t>
      </w:r>
      <w:r>
        <w:rPr>
          <w:rFonts w:ascii="Garamond" w:hAnsi="Garamond"/>
        </w:rPr>
        <w:t xml:space="preserve"> </w:t>
      </w:r>
      <w:r w:rsidR="008E6BDE">
        <w:rPr>
          <w:rFonts w:ascii="Garamond" w:hAnsi="Garamond"/>
        </w:rPr>
        <w:t>(Table 2, Figures 1 &amp; 2</w:t>
      </w:r>
      <w:r w:rsidR="000B63EC">
        <w:rPr>
          <w:rFonts w:ascii="Garamond" w:hAnsi="Garamond"/>
        </w:rPr>
        <w:t xml:space="preserve"> and Supplementary Table </w:t>
      </w:r>
      <w:r w:rsidR="00D13642">
        <w:rPr>
          <w:rFonts w:ascii="Garamond" w:hAnsi="Garamond"/>
        </w:rPr>
        <w:t>S</w:t>
      </w:r>
      <w:r w:rsidR="000B63EC">
        <w:rPr>
          <w:rFonts w:ascii="Garamond" w:hAnsi="Garamond"/>
        </w:rPr>
        <w:t>2</w:t>
      </w:r>
      <w:r w:rsidR="008E6BDE">
        <w:rPr>
          <w:rFonts w:ascii="Garamond" w:hAnsi="Garamond"/>
        </w:rPr>
        <w:t>)</w:t>
      </w:r>
      <w:r>
        <w:rPr>
          <w:rFonts w:ascii="Garamond" w:hAnsi="Garamond"/>
        </w:rPr>
        <w:t xml:space="preserve">. </w:t>
      </w:r>
      <w:r w:rsidR="002E5053" w:rsidRPr="00814634">
        <w:rPr>
          <w:rFonts w:ascii="Garamond" w:hAnsi="Garamond"/>
          <w:highlight w:val="green"/>
        </w:rPr>
        <w:t xml:space="preserve">Given that 50 tests for sex differences were conducted, none of the six sex differences were significant </w:t>
      </w:r>
      <w:r w:rsidR="006F32B5">
        <w:rPr>
          <w:rFonts w:ascii="Garamond" w:hAnsi="Garamond"/>
          <w:highlight w:val="green"/>
        </w:rPr>
        <w:t>after correcting for multiple testing (</w:t>
      </w:r>
      <w:r w:rsidR="002E5053" w:rsidRPr="00814634">
        <w:rPr>
          <w:rFonts w:ascii="Garamond" w:hAnsi="Garamond"/>
          <w:highlight w:val="green"/>
        </w:rPr>
        <w:t>critical Bonferroni P-value of 0.05/50 = 0.</w:t>
      </w:r>
      <w:commentRangeStart w:id="641"/>
      <w:r w:rsidR="002E5053" w:rsidRPr="00814634">
        <w:rPr>
          <w:rFonts w:ascii="Garamond" w:hAnsi="Garamond"/>
          <w:highlight w:val="green"/>
        </w:rPr>
        <w:t>001</w:t>
      </w:r>
      <w:commentRangeEnd w:id="641"/>
      <w:r w:rsidR="002E5053">
        <w:rPr>
          <w:rStyle w:val="CommentReference"/>
        </w:rPr>
        <w:commentReference w:id="641"/>
      </w:r>
      <w:r w:rsidR="002E5053" w:rsidRPr="00814634">
        <w:rPr>
          <w:rFonts w:ascii="Garamond" w:hAnsi="Garamond"/>
          <w:highlight w:val="green"/>
        </w:rPr>
        <w:t>).</w:t>
      </w:r>
      <w:r>
        <w:rPr>
          <w:rFonts w:ascii="Garamond" w:hAnsi="Garamond"/>
        </w:rPr>
        <w:tab/>
      </w:r>
    </w:p>
    <w:p w14:paraId="4E1AD8D9" w14:textId="77777777" w:rsidR="00A04E90" w:rsidRDefault="00A04E90" w:rsidP="000F79E0">
      <w:pPr>
        <w:rPr>
          <w:rFonts w:ascii="Garamond" w:hAnsi="Garamond"/>
        </w:rPr>
      </w:pPr>
    </w:p>
    <w:p w14:paraId="2E7613EB" w14:textId="55A09870" w:rsidR="00E45471" w:rsidRDefault="00A04E90" w:rsidP="000F79E0">
      <w:pPr>
        <w:rPr>
          <w:rFonts w:ascii="Garamond" w:hAnsi="Garamond"/>
          <w:i/>
        </w:rPr>
      </w:pPr>
      <w:r>
        <w:rPr>
          <w:rFonts w:ascii="Garamond" w:hAnsi="Garamond"/>
          <w:i/>
        </w:rPr>
        <w:t xml:space="preserve">Sexual Size Dimorphism </w:t>
      </w:r>
      <w:r w:rsidR="001F0DA1">
        <w:rPr>
          <w:rFonts w:ascii="Garamond" w:hAnsi="Garamond"/>
          <w:i/>
        </w:rPr>
        <w:t>and</w:t>
      </w:r>
      <w:r w:rsidR="003965BF">
        <w:rPr>
          <w:rFonts w:ascii="Garamond" w:hAnsi="Garamond"/>
          <w:i/>
        </w:rPr>
        <w:t xml:space="preserve"> </w:t>
      </w:r>
      <w:r>
        <w:rPr>
          <w:rFonts w:ascii="Garamond" w:hAnsi="Garamond"/>
          <w:i/>
        </w:rPr>
        <w:t xml:space="preserve">Personality Differences between </w:t>
      </w:r>
      <w:r w:rsidR="003965BF">
        <w:rPr>
          <w:rFonts w:ascii="Garamond" w:hAnsi="Garamond"/>
          <w:i/>
        </w:rPr>
        <w:t xml:space="preserve">the </w:t>
      </w:r>
      <w:r>
        <w:rPr>
          <w:rFonts w:ascii="Garamond" w:hAnsi="Garamond"/>
          <w:i/>
        </w:rPr>
        <w:t>Sexes</w:t>
      </w:r>
    </w:p>
    <w:p w14:paraId="4843769F" w14:textId="3905CC29" w:rsidR="000F79E0" w:rsidRDefault="000F79E0" w:rsidP="000F79E0">
      <w:pPr>
        <w:rPr>
          <w:rFonts w:ascii="Garamond" w:hAnsi="Garamond"/>
        </w:rPr>
      </w:pPr>
      <w:r>
        <w:rPr>
          <w:rFonts w:ascii="Garamond" w:hAnsi="Garamond"/>
        </w:rPr>
        <w:tab/>
      </w:r>
    </w:p>
    <w:p w14:paraId="16F971DC" w14:textId="2E94503A" w:rsidR="001F0DA1" w:rsidRDefault="000F79E0" w:rsidP="000F79E0">
      <w:pPr>
        <w:rPr>
          <w:rFonts w:ascii="Garamond" w:hAnsi="Garamond"/>
        </w:rPr>
      </w:pPr>
      <w:r>
        <w:rPr>
          <w:rFonts w:ascii="Garamond" w:hAnsi="Garamond"/>
        </w:rPr>
        <w:t xml:space="preserve">Sexual size dimorphism (SSD) </w:t>
      </w:r>
      <w:r w:rsidR="001F0DA1">
        <w:rPr>
          <w:rFonts w:ascii="Garamond" w:hAnsi="Garamond"/>
        </w:rPr>
        <w:t>had a</w:t>
      </w:r>
      <w:r>
        <w:rPr>
          <w:rFonts w:ascii="Garamond" w:hAnsi="Garamond"/>
        </w:rPr>
        <w:t xml:space="preserve"> </w:t>
      </w:r>
      <w:r w:rsidR="000F5ABF">
        <w:rPr>
          <w:rFonts w:ascii="Garamond" w:hAnsi="Garamond"/>
        </w:rPr>
        <w:t xml:space="preserve">significantly </w:t>
      </w:r>
      <w:r w:rsidR="001F0DA1">
        <w:rPr>
          <w:rFonts w:ascii="Garamond" w:hAnsi="Garamond"/>
        </w:rPr>
        <w:t xml:space="preserve">effect on </w:t>
      </w:r>
      <w:r>
        <w:rPr>
          <w:rFonts w:ascii="Garamond" w:hAnsi="Garamond"/>
        </w:rPr>
        <w:t xml:space="preserve">sex differences in </w:t>
      </w:r>
      <w:r w:rsidR="001F0DA1">
        <w:rPr>
          <w:rFonts w:ascii="Garamond" w:hAnsi="Garamond"/>
        </w:rPr>
        <w:t xml:space="preserve">mean </w:t>
      </w:r>
      <w:r>
        <w:rPr>
          <w:rFonts w:ascii="Garamond" w:hAnsi="Garamond"/>
        </w:rPr>
        <w:t xml:space="preserve">personality </w:t>
      </w:r>
      <w:r w:rsidR="00BC6934">
        <w:rPr>
          <w:rFonts w:ascii="Garamond" w:hAnsi="Garamond"/>
        </w:rPr>
        <w:t xml:space="preserve">in </w:t>
      </w:r>
      <w:r w:rsidR="001F0DA1">
        <w:rPr>
          <w:rFonts w:ascii="Garamond" w:hAnsi="Garamond"/>
        </w:rPr>
        <w:t>two</w:t>
      </w:r>
      <w:r w:rsidR="00BC6934">
        <w:rPr>
          <w:rFonts w:ascii="Garamond" w:hAnsi="Garamond"/>
        </w:rPr>
        <w:t xml:space="preserve"> of the </w:t>
      </w:r>
      <w:r w:rsidR="001F0DA1">
        <w:rPr>
          <w:rFonts w:ascii="Garamond" w:hAnsi="Garamond"/>
        </w:rPr>
        <w:t>four</w:t>
      </w:r>
      <w:r w:rsidR="00BC6934">
        <w:rPr>
          <w:rFonts w:ascii="Garamond" w:hAnsi="Garamond"/>
        </w:rPr>
        <w:t xml:space="preserve"> taxa</w:t>
      </w:r>
      <w:r w:rsidR="001F0DA1">
        <w:rPr>
          <w:rFonts w:ascii="Garamond" w:hAnsi="Garamond"/>
        </w:rPr>
        <w:t xml:space="preserve"> test</w:t>
      </w:r>
      <w:r w:rsidR="00BC6934">
        <w:rPr>
          <w:rFonts w:ascii="Garamond" w:hAnsi="Garamond"/>
        </w:rPr>
        <w:t xml:space="preserve"> </w:t>
      </w:r>
      <w:r>
        <w:rPr>
          <w:rFonts w:ascii="Garamond" w:hAnsi="Garamond"/>
        </w:rPr>
        <w:t>(</w:t>
      </w:r>
      <w:r w:rsidR="000F5ABF">
        <w:rPr>
          <w:rFonts w:ascii="Garamond" w:hAnsi="Garamond"/>
        </w:rPr>
        <w:t>Supplementary Table</w:t>
      </w:r>
      <w:r w:rsidR="000B63EC">
        <w:rPr>
          <w:rFonts w:ascii="Garamond" w:hAnsi="Garamond"/>
        </w:rPr>
        <w:t xml:space="preserve">s </w:t>
      </w:r>
      <w:r w:rsidR="00D13642">
        <w:rPr>
          <w:rFonts w:ascii="Garamond" w:hAnsi="Garamond"/>
        </w:rPr>
        <w:t>S</w:t>
      </w:r>
      <w:r w:rsidR="000B63EC">
        <w:rPr>
          <w:rFonts w:ascii="Garamond" w:hAnsi="Garamond"/>
        </w:rPr>
        <w:t xml:space="preserve">5 &amp; </w:t>
      </w:r>
      <w:r w:rsidR="00D13642">
        <w:rPr>
          <w:rFonts w:ascii="Garamond" w:hAnsi="Garamond"/>
        </w:rPr>
        <w:t>S</w:t>
      </w:r>
      <w:r w:rsidR="000B63EC">
        <w:rPr>
          <w:rFonts w:ascii="Garamond" w:hAnsi="Garamond"/>
        </w:rPr>
        <w:t>6</w:t>
      </w:r>
      <w:r>
        <w:rPr>
          <w:rFonts w:ascii="Garamond" w:hAnsi="Garamond"/>
        </w:rPr>
        <w:t xml:space="preserve">), but </w:t>
      </w:r>
      <w:r w:rsidR="001F0DA1">
        <w:rPr>
          <w:rFonts w:ascii="Garamond" w:hAnsi="Garamond"/>
        </w:rPr>
        <w:t xml:space="preserve">its influence depended on the </w:t>
      </w:r>
      <w:r>
        <w:rPr>
          <w:rFonts w:ascii="Garamond" w:hAnsi="Garamond"/>
        </w:rPr>
        <w:t xml:space="preserve"> personality traits</w:t>
      </w:r>
      <w:r w:rsidR="004931A6">
        <w:rPr>
          <w:rFonts w:ascii="Garamond" w:hAnsi="Garamond"/>
        </w:rPr>
        <w:t xml:space="preserve"> (Table 3). </w:t>
      </w:r>
      <w:r w:rsidR="001F0DA1">
        <w:rPr>
          <w:rFonts w:ascii="Garamond" w:hAnsi="Garamond"/>
        </w:rPr>
        <w:t>There was no effect of SSD in fish or birds. In invertebrates, the effect of SSD differed significantly for boldness and activity</w:t>
      </w:r>
      <w:r w:rsidR="00561A2D">
        <w:rPr>
          <w:rFonts w:ascii="Garamond" w:hAnsi="Garamond"/>
        </w:rPr>
        <w:t xml:space="preserve">. </w:t>
      </w:r>
      <w:r w:rsidR="008D63B6">
        <w:rPr>
          <w:rFonts w:ascii="Garamond" w:hAnsi="Garamond"/>
        </w:rPr>
        <w:t>When the sexes were the same size there was no difference in either boldness (</w:t>
      </w:r>
      <w:r w:rsidR="008D63B6" w:rsidRPr="005A0C61">
        <w:rPr>
          <w:rFonts w:ascii="Garamond" w:hAnsi="Garamond"/>
          <w:i/>
        </w:rPr>
        <w:sym w:font="Symbol" w:char="F062"/>
      </w:r>
      <w:r w:rsidR="008D63B6">
        <w:rPr>
          <w:rFonts w:ascii="Garamond" w:hAnsi="Garamond"/>
          <w:i/>
        </w:rPr>
        <w:t xml:space="preserve"> </w:t>
      </w:r>
      <w:r w:rsidR="008D63B6">
        <w:rPr>
          <w:rFonts w:ascii="Garamond" w:hAnsi="Garamond"/>
        </w:rPr>
        <w:t xml:space="preserve">=0.37, </w:t>
      </w:r>
      <w:r w:rsidR="008D63B6">
        <w:rPr>
          <w:rFonts w:ascii="Garamond" w:hAnsi="Garamond"/>
          <w:i/>
        </w:rPr>
        <w:t>p</w:t>
      </w:r>
      <w:r w:rsidR="008D63B6">
        <w:rPr>
          <w:rFonts w:ascii="Garamond" w:hAnsi="Garamond"/>
        </w:rPr>
        <w:t>=0.06) or activity (</w:t>
      </w:r>
      <w:r w:rsidR="008D63B6" w:rsidRPr="005A0C61">
        <w:rPr>
          <w:rFonts w:ascii="Garamond" w:hAnsi="Garamond"/>
          <w:i/>
        </w:rPr>
        <w:sym w:font="Symbol" w:char="F062"/>
      </w:r>
      <w:r w:rsidR="008D63B6">
        <w:rPr>
          <w:rFonts w:ascii="Garamond" w:hAnsi="Garamond"/>
          <w:i/>
        </w:rPr>
        <w:t xml:space="preserve"> </w:t>
      </w:r>
      <w:r w:rsidR="008D63B6">
        <w:rPr>
          <w:rFonts w:ascii="Garamond" w:hAnsi="Garamond"/>
        </w:rPr>
        <w:t xml:space="preserve">=0.03, </w:t>
      </w:r>
      <w:r w:rsidR="008D63B6">
        <w:rPr>
          <w:rFonts w:ascii="Garamond" w:hAnsi="Garamond"/>
          <w:i/>
        </w:rPr>
        <w:t>p</w:t>
      </w:r>
      <w:r w:rsidR="008D63B6">
        <w:rPr>
          <w:rFonts w:ascii="Garamond" w:hAnsi="Garamond"/>
        </w:rPr>
        <w:t xml:space="preserve">=0.90). </w:t>
      </w:r>
      <w:r w:rsidR="00561A2D">
        <w:rPr>
          <w:rFonts w:ascii="Garamond" w:hAnsi="Garamond"/>
        </w:rPr>
        <w:t>When</w:t>
      </w:r>
      <w:r w:rsidR="001F0DA1">
        <w:rPr>
          <w:rFonts w:ascii="Garamond" w:hAnsi="Garamond"/>
        </w:rPr>
        <w:t xml:space="preserve"> males </w:t>
      </w:r>
      <w:r w:rsidR="00561A2D">
        <w:rPr>
          <w:rFonts w:ascii="Garamond" w:hAnsi="Garamond"/>
        </w:rPr>
        <w:t>were</w:t>
      </w:r>
      <w:r w:rsidR="001F0DA1">
        <w:rPr>
          <w:rFonts w:ascii="Garamond" w:hAnsi="Garamond"/>
        </w:rPr>
        <w:t xml:space="preserve"> larger than females</w:t>
      </w:r>
      <w:r w:rsidR="008D63B6">
        <w:rPr>
          <w:rFonts w:ascii="Garamond" w:hAnsi="Garamond"/>
        </w:rPr>
        <w:t>,</w:t>
      </w:r>
      <w:r w:rsidR="001F0DA1">
        <w:rPr>
          <w:rFonts w:ascii="Garamond" w:hAnsi="Garamond"/>
        </w:rPr>
        <w:t xml:space="preserve"> </w:t>
      </w:r>
      <w:r w:rsidR="00561A2D">
        <w:rPr>
          <w:rFonts w:ascii="Garamond" w:hAnsi="Garamond"/>
        </w:rPr>
        <w:t>males were less active (</w:t>
      </w:r>
      <w:r w:rsidR="00561A2D" w:rsidRPr="005A0C61">
        <w:rPr>
          <w:rFonts w:ascii="Garamond" w:hAnsi="Garamond"/>
          <w:i/>
        </w:rPr>
        <w:sym w:font="Symbol" w:char="F062"/>
      </w:r>
      <w:r w:rsidR="00561A2D">
        <w:rPr>
          <w:rFonts w:ascii="Garamond" w:hAnsi="Garamond"/>
          <w:i/>
        </w:rPr>
        <w:t xml:space="preserve"> </w:t>
      </w:r>
      <w:r w:rsidR="00561A2D">
        <w:rPr>
          <w:rFonts w:ascii="Garamond" w:hAnsi="Garamond"/>
        </w:rPr>
        <w:t xml:space="preserve">=-0.87, </w:t>
      </w:r>
      <w:r w:rsidR="00561A2D">
        <w:rPr>
          <w:rFonts w:ascii="Garamond" w:hAnsi="Garamond"/>
          <w:i/>
        </w:rPr>
        <w:t>p</w:t>
      </w:r>
      <w:r w:rsidR="00561A2D">
        <w:rPr>
          <w:rFonts w:ascii="Garamond" w:hAnsi="Garamond"/>
        </w:rPr>
        <w:t>=0.19)</w:t>
      </w:r>
      <w:r w:rsidR="008D63B6">
        <w:rPr>
          <w:rFonts w:ascii="Garamond" w:hAnsi="Garamond"/>
        </w:rPr>
        <w:t xml:space="preserve"> but </w:t>
      </w:r>
      <w:r w:rsidR="00561A2D">
        <w:rPr>
          <w:rFonts w:ascii="Garamond" w:hAnsi="Garamond"/>
        </w:rPr>
        <w:t xml:space="preserve">bolder (SSD x </w:t>
      </w:r>
      <w:r w:rsidR="00561A2D">
        <w:rPr>
          <w:rFonts w:ascii="Garamond" w:hAnsi="Garamond"/>
        </w:rPr>
        <w:lastRenderedPageBreak/>
        <w:t xml:space="preserve">boldness: </w:t>
      </w:r>
      <w:r w:rsidR="00561A2D" w:rsidRPr="005A0C61">
        <w:rPr>
          <w:rFonts w:ascii="Garamond" w:hAnsi="Garamond"/>
          <w:i/>
        </w:rPr>
        <w:sym w:font="Symbol" w:char="F062"/>
      </w:r>
      <w:r w:rsidR="00561A2D">
        <w:rPr>
          <w:rFonts w:ascii="Garamond" w:hAnsi="Garamond"/>
          <w:i/>
        </w:rPr>
        <w:t xml:space="preserve"> </w:t>
      </w:r>
      <w:r w:rsidR="00561A2D">
        <w:rPr>
          <w:rFonts w:ascii="Garamond" w:hAnsi="Garamond"/>
        </w:rPr>
        <w:t xml:space="preserve">=1.29, </w:t>
      </w:r>
      <w:r w:rsidR="00561A2D">
        <w:rPr>
          <w:rFonts w:ascii="Garamond" w:hAnsi="Garamond"/>
          <w:i/>
        </w:rPr>
        <w:t>p</w:t>
      </w:r>
      <w:r w:rsidR="00561A2D">
        <w:rPr>
          <w:rFonts w:ascii="Garamond" w:hAnsi="Garamond"/>
        </w:rPr>
        <w:t xml:space="preserve">=0.02). In mammals, the effect of SSD differed significantly for </w:t>
      </w:r>
      <w:r w:rsidR="008D63B6">
        <w:rPr>
          <w:rFonts w:ascii="Garamond" w:hAnsi="Garamond"/>
        </w:rPr>
        <w:t xml:space="preserve">activity, </w:t>
      </w:r>
      <w:r w:rsidR="00561A2D">
        <w:rPr>
          <w:rFonts w:ascii="Garamond" w:hAnsi="Garamond"/>
        </w:rPr>
        <w:t>aggression, boldness and exploration.</w:t>
      </w:r>
      <w:r w:rsidR="008D63B6">
        <w:rPr>
          <w:rFonts w:ascii="Garamond" w:hAnsi="Garamond"/>
        </w:rPr>
        <w:t xml:space="preserve"> When the sexes were the same size, there was only a sex difference in activity, with males being more active (</w:t>
      </w:r>
      <w:r w:rsidR="008D63B6" w:rsidRPr="005A0C61">
        <w:rPr>
          <w:rFonts w:ascii="Garamond" w:hAnsi="Garamond"/>
          <w:i/>
        </w:rPr>
        <w:sym w:font="Symbol" w:char="F062"/>
      </w:r>
      <w:r w:rsidR="008D63B6">
        <w:rPr>
          <w:rFonts w:ascii="Garamond" w:hAnsi="Garamond"/>
          <w:i/>
        </w:rPr>
        <w:t xml:space="preserve"> </w:t>
      </w:r>
      <w:r w:rsidR="008D63B6">
        <w:rPr>
          <w:rFonts w:ascii="Garamond" w:hAnsi="Garamond"/>
        </w:rPr>
        <w:t xml:space="preserve">=0.27, </w:t>
      </w:r>
      <w:r w:rsidR="008D63B6">
        <w:rPr>
          <w:rFonts w:ascii="Garamond" w:hAnsi="Garamond"/>
          <w:i/>
        </w:rPr>
        <w:t>p</w:t>
      </w:r>
      <w:r w:rsidR="008D63B6">
        <w:rPr>
          <w:rFonts w:ascii="Garamond" w:hAnsi="Garamond"/>
        </w:rPr>
        <w:t>=0.05). When males were larger than females, males were less active (</w:t>
      </w:r>
      <w:r w:rsidR="008D63B6" w:rsidRPr="005A0C61">
        <w:rPr>
          <w:rFonts w:ascii="Garamond" w:hAnsi="Garamond"/>
          <w:i/>
        </w:rPr>
        <w:sym w:font="Symbol" w:char="F062"/>
      </w:r>
      <w:r w:rsidR="008D63B6">
        <w:rPr>
          <w:rFonts w:ascii="Garamond" w:hAnsi="Garamond"/>
          <w:i/>
        </w:rPr>
        <w:t xml:space="preserve"> </w:t>
      </w:r>
      <w:r w:rsidR="008D63B6">
        <w:rPr>
          <w:rFonts w:ascii="Garamond" w:hAnsi="Garamond"/>
        </w:rPr>
        <w:t xml:space="preserve">=-2.02, </w:t>
      </w:r>
      <w:r w:rsidR="008D63B6">
        <w:rPr>
          <w:rFonts w:ascii="Garamond" w:hAnsi="Garamond"/>
          <w:i/>
        </w:rPr>
        <w:t>p</w:t>
      </w:r>
      <w:r w:rsidR="008D63B6">
        <w:rPr>
          <w:rFonts w:ascii="Garamond" w:hAnsi="Garamond"/>
        </w:rPr>
        <w:t>&lt;0.0001), but tended to be more aggressive</w:t>
      </w:r>
      <w:r w:rsidR="008D63B6" w:rsidRPr="008D63B6">
        <w:rPr>
          <w:rFonts w:ascii="Garamond" w:hAnsi="Garamond"/>
        </w:rPr>
        <w:t xml:space="preserve"> </w:t>
      </w:r>
      <w:r w:rsidR="008D63B6">
        <w:rPr>
          <w:rFonts w:ascii="Garamond" w:hAnsi="Garamond"/>
        </w:rPr>
        <w:t xml:space="preserve">(SSD x aggression: </w:t>
      </w:r>
      <w:r w:rsidR="008D63B6" w:rsidRPr="005A0C61">
        <w:rPr>
          <w:rFonts w:ascii="Garamond" w:hAnsi="Garamond"/>
          <w:i/>
        </w:rPr>
        <w:sym w:font="Symbol" w:char="F062"/>
      </w:r>
      <w:r w:rsidR="008D63B6">
        <w:rPr>
          <w:rFonts w:ascii="Garamond" w:hAnsi="Garamond"/>
          <w:i/>
        </w:rPr>
        <w:t xml:space="preserve"> </w:t>
      </w:r>
      <w:r w:rsidR="008D63B6">
        <w:rPr>
          <w:rFonts w:ascii="Garamond" w:hAnsi="Garamond"/>
        </w:rPr>
        <w:t xml:space="preserve">=3.45, </w:t>
      </w:r>
      <w:r w:rsidR="008D63B6">
        <w:rPr>
          <w:rFonts w:ascii="Garamond" w:hAnsi="Garamond"/>
          <w:i/>
        </w:rPr>
        <w:t>p</w:t>
      </w:r>
      <w:r w:rsidR="008D63B6">
        <w:rPr>
          <w:rFonts w:ascii="Garamond" w:hAnsi="Garamond"/>
        </w:rPr>
        <w:t xml:space="preserve">&lt;0.0001), </w:t>
      </w:r>
      <w:commentRangeStart w:id="642"/>
      <w:r w:rsidR="008D63B6">
        <w:rPr>
          <w:rFonts w:ascii="Garamond" w:hAnsi="Garamond"/>
        </w:rPr>
        <w:t xml:space="preserve">but there was no effect of SSD on boldness (SSD x boldness: </w:t>
      </w:r>
      <w:r w:rsidR="008D63B6" w:rsidRPr="005A0C61">
        <w:rPr>
          <w:rFonts w:ascii="Garamond" w:hAnsi="Garamond"/>
          <w:i/>
        </w:rPr>
        <w:sym w:font="Symbol" w:char="F062"/>
      </w:r>
      <w:r w:rsidR="008D63B6">
        <w:rPr>
          <w:rFonts w:ascii="Garamond" w:hAnsi="Garamond"/>
          <w:i/>
        </w:rPr>
        <w:t xml:space="preserve"> </w:t>
      </w:r>
      <w:r w:rsidR="008D63B6">
        <w:rPr>
          <w:rFonts w:ascii="Garamond" w:hAnsi="Garamond"/>
        </w:rPr>
        <w:t xml:space="preserve">=1.96, </w:t>
      </w:r>
      <w:r w:rsidR="008D63B6">
        <w:rPr>
          <w:rFonts w:ascii="Garamond" w:hAnsi="Garamond"/>
          <w:i/>
        </w:rPr>
        <w:t>p</w:t>
      </w:r>
      <w:r w:rsidR="008D63B6">
        <w:rPr>
          <w:rFonts w:ascii="Garamond" w:hAnsi="Garamond"/>
        </w:rPr>
        <w:t xml:space="preserve">=0.0001) or exploration (SSD x exploration: </w:t>
      </w:r>
      <w:r w:rsidR="008D63B6" w:rsidRPr="005A0C61">
        <w:rPr>
          <w:rFonts w:ascii="Garamond" w:hAnsi="Garamond"/>
          <w:i/>
        </w:rPr>
        <w:sym w:font="Symbol" w:char="F062"/>
      </w:r>
      <w:r w:rsidR="008D63B6">
        <w:rPr>
          <w:rFonts w:ascii="Garamond" w:hAnsi="Garamond"/>
          <w:i/>
        </w:rPr>
        <w:t xml:space="preserve"> </w:t>
      </w:r>
      <w:r w:rsidR="008D63B6">
        <w:rPr>
          <w:rFonts w:ascii="Garamond" w:hAnsi="Garamond"/>
        </w:rPr>
        <w:t xml:space="preserve">=1.92, </w:t>
      </w:r>
      <w:r w:rsidR="008D63B6">
        <w:rPr>
          <w:rFonts w:ascii="Garamond" w:hAnsi="Garamond"/>
          <w:i/>
        </w:rPr>
        <w:t>p=</w:t>
      </w:r>
      <w:r w:rsidR="008D63B6">
        <w:rPr>
          <w:rFonts w:ascii="Garamond" w:hAnsi="Garamond"/>
        </w:rPr>
        <w:t>0.0002).</w:t>
      </w:r>
      <w:commentRangeEnd w:id="642"/>
      <w:r w:rsidR="0076479C">
        <w:rPr>
          <w:rStyle w:val="CommentReference"/>
        </w:rPr>
        <w:commentReference w:id="642"/>
      </w:r>
    </w:p>
    <w:p w14:paraId="4372BFA9" w14:textId="5630F9D9" w:rsidR="008D63B6" w:rsidRDefault="008D63B6" w:rsidP="000F79E0">
      <w:pPr>
        <w:rPr>
          <w:rFonts w:ascii="Garamond" w:hAnsi="Garamond"/>
        </w:rPr>
      </w:pPr>
    </w:p>
    <w:p w14:paraId="152A3A0C" w14:textId="49C1FA5C" w:rsidR="000F79E0" w:rsidRDefault="00C42249" w:rsidP="00814634">
      <w:pPr>
        <w:rPr>
          <w:rFonts w:ascii="Garamond" w:hAnsi="Garamond"/>
        </w:rPr>
      </w:pPr>
      <w:r>
        <w:rPr>
          <w:rFonts w:ascii="Garamond" w:hAnsi="Garamond"/>
        </w:rPr>
        <w:t xml:space="preserve">There </w:t>
      </w:r>
      <w:r w:rsidR="000F31D1">
        <w:rPr>
          <w:rFonts w:ascii="Garamond" w:hAnsi="Garamond"/>
        </w:rPr>
        <w:t xml:space="preserve">was no significant relationships between </w:t>
      </w:r>
      <w:r w:rsidR="009C7BBB">
        <w:rPr>
          <w:rFonts w:ascii="Garamond" w:hAnsi="Garamond"/>
        </w:rPr>
        <w:t xml:space="preserve">SSD </w:t>
      </w:r>
      <w:r w:rsidR="000F31D1">
        <w:rPr>
          <w:rFonts w:ascii="Garamond" w:hAnsi="Garamond"/>
        </w:rPr>
        <w:t xml:space="preserve">and sex-differences in </w:t>
      </w:r>
      <w:r>
        <w:rPr>
          <w:rFonts w:ascii="Garamond" w:hAnsi="Garamond"/>
        </w:rPr>
        <w:t xml:space="preserve">personality trait </w:t>
      </w:r>
      <w:r w:rsidR="000F31D1">
        <w:rPr>
          <w:rFonts w:ascii="Garamond" w:hAnsi="Garamond"/>
        </w:rPr>
        <w:t>variability in any of the four taxa</w:t>
      </w:r>
      <w:r w:rsidR="000F79E0">
        <w:rPr>
          <w:rFonts w:ascii="Garamond" w:hAnsi="Garamond"/>
        </w:rPr>
        <w:t xml:space="preserve"> (see Table </w:t>
      </w:r>
      <w:r w:rsidR="000F5ABF">
        <w:rPr>
          <w:rFonts w:ascii="Garamond" w:hAnsi="Garamond"/>
        </w:rPr>
        <w:t>3</w:t>
      </w:r>
      <w:r w:rsidR="007A01F5">
        <w:rPr>
          <w:rFonts w:ascii="Garamond" w:hAnsi="Garamond"/>
        </w:rPr>
        <w:t xml:space="preserve"> and </w:t>
      </w:r>
      <w:r w:rsidR="008D13D2">
        <w:rPr>
          <w:rFonts w:ascii="Garamond" w:hAnsi="Garamond"/>
        </w:rPr>
        <w:t xml:space="preserve">Supplementary Table </w:t>
      </w:r>
      <w:r w:rsidR="00D13642">
        <w:rPr>
          <w:rFonts w:ascii="Garamond" w:hAnsi="Garamond"/>
        </w:rPr>
        <w:t>S4</w:t>
      </w:r>
      <w:r w:rsidR="000F79E0">
        <w:rPr>
          <w:rFonts w:ascii="Garamond" w:hAnsi="Garamond"/>
        </w:rPr>
        <w:t xml:space="preserve">). </w:t>
      </w:r>
      <w:r w:rsidR="006F32B5">
        <w:rPr>
          <w:rFonts w:ascii="Garamond" w:hAnsi="Garamond"/>
        </w:rPr>
        <w:t>There was also no sex difference in variability when the sexes were the same size.</w:t>
      </w:r>
    </w:p>
    <w:p w14:paraId="3CD30A37" w14:textId="020ABCFC" w:rsidR="00E661EF" w:rsidRDefault="00E661EF" w:rsidP="000F79E0">
      <w:pPr>
        <w:rPr>
          <w:rFonts w:ascii="Garamond" w:hAnsi="Garamond"/>
          <w:i/>
        </w:rPr>
      </w:pPr>
    </w:p>
    <w:p w14:paraId="7100B83B" w14:textId="4ABF9894" w:rsidR="00E661EF" w:rsidRPr="006E4FC2" w:rsidRDefault="00320714" w:rsidP="000F79E0">
      <w:pPr>
        <w:rPr>
          <w:rFonts w:ascii="Garamond" w:hAnsi="Garamond"/>
          <w:i/>
          <w:color w:val="2E74B5" w:themeColor="accent5" w:themeShade="BF"/>
          <w:rPrChange w:id="643" w:author="Michael Jennions" w:date="2020-08-04T22:20:00Z">
            <w:rPr>
              <w:rFonts w:ascii="Garamond" w:hAnsi="Garamond"/>
              <w:i/>
            </w:rPr>
          </w:rPrChange>
        </w:rPr>
      </w:pPr>
      <w:ins w:id="644" w:author="Michael Jennions" w:date="2020-08-04T21:51:00Z">
        <w:r w:rsidRPr="006E4FC2">
          <w:rPr>
            <w:rFonts w:ascii="Garamond" w:hAnsi="Garamond"/>
            <w:i/>
            <w:color w:val="2E74B5" w:themeColor="accent5" w:themeShade="BF"/>
            <w:rPrChange w:id="645" w:author="Michael Jennions" w:date="2020-08-04T22:20:00Z">
              <w:rPr>
                <w:rFonts w:ascii="Garamond" w:hAnsi="Garamond"/>
                <w:i/>
              </w:rPr>
            </w:rPrChange>
          </w:rPr>
          <w:t>Moderating effects of m</w:t>
        </w:r>
      </w:ins>
      <w:commentRangeStart w:id="646"/>
      <w:del w:id="647" w:author="Michael Jennions" w:date="2020-08-04T21:51:00Z">
        <w:r w:rsidR="00E661EF" w:rsidRPr="006E4FC2" w:rsidDel="00320714">
          <w:rPr>
            <w:rFonts w:ascii="Garamond" w:hAnsi="Garamond"/>
            <w:i/>
            <w:color w:val="2E74B5" w:themeColor="accent5" w:themeShade="BF"/>
            <w:rPrChange w:id="648" w:author="Michael Jennions" w:date="2020-08-04T22:20:00Z">
              <w:rPr>
                <w:rFonts w:ascii="Garamond" w:hAnsi="Garamond"/>
                <w:i/>
              </w:rPr>
            </w:rPrChange>
          </w:rPr>
          <w:delText>M</w:delText>
        </w:r>
      </w:del>
      <w:r w:rsidR="00E661EF" w:rsidRPr="006E4FC2">
        <w:rPr>
          <w:rFonts w:ascii="Garamond" w:hAnsi="Garamond"/>
          <w:i/>
          <w:color w:val="2E74B5" w:themeColor="accent5" w:themeShade="BF"/>
          <w:rPrChange w:id="649" w:author="Michael Jennions" w:date="2020-08-04T22:20:00Z">
            <w:rPr>
              <w:rFonts w:ascii="Garamond" w:hAnsi="Garamond"/>
              <w:i/>
            </w:rPr>
          </w:rPrChange>
        </w:rPr>
        <w:t xml:space="preserve">ating system, age, population, study environment and study type </w:t>
      </w:r>
      <w:del w:id="650" w:author="Michael Jennions" w:date="2020-08-04T21:51:00Z">
        <w:r w:rsidR="00E661EF" w:rsidRPr="006E4FC2" w:rsidDel="00320714">
          <w:rPr>
            <w:rFonts w:ascii="Garamond" w:hAnsi="Garamond"/>
            <w:i/>
            <w:color w:val="2E74B5" w:themeColor="accent5" w:themeShade="BF"/>
            <w:rPrChange w:id="651" w:author="Michael Jennions" w:date="2020-08-04T22:20:00Z">
              <w:rPr>
                <w:rFonts w:ascii="Garamond" w:hAnsi="Garamond"/>
                <w:i/>
              </w:rPr>
            </w:rPrChange>
          </w:rPr>
          <w:delText>can influence</w:delText>
        </w:r>
      </w:del>
      <w:ins w:id="652" w:author="Michael Jennions" w:date="2020-08-04T21:51:00Z">
        <w:r w:rsidRPr="006E4FC2">
          <w:rPr>
            <w:rFonts w:ascii="Garamond" w:hAnsi="Garamond"/>
            <w:i/>
            <w:color w:val="2E74B5" w:themeColor="accent5" w:themeShade="BF"/>
            <w:rPrChange w:id="653" w:author="Michael Jennions" w:date="2020-08-04T22:20:00Z">
              <w:rPr>
                <w:rFonts w:ascii="Garamond" w:hAnsi="Garamond"/>
                <w:i/>
              </w:rPr>
            </w:rPrChange>
          </w:rPr>
          <w:t>on</w:t>
        </w:r>
      </w:ins>
      <w:r w:rsidR="00E661EF" w:rsidRPr="006E4FC2">
        <w:rPr>
          <w:rFonts w:ascii="Garamond" w:hAnsi="Garamond"/>
          <w:i/>
          <w:color w:val="2E74B5" w:themeColor="accent5" w:themeShade="BF"/>
          <w:rPrChange w:id="654" w:author="Michael Jennions" w:date="2020-08-04T22:20:00Z">
            <w:rPr>
              <w:rFonts w:ascii="Garamond" w:hAnsi="Garamond"/>
              <w:i/>
            </w:rPr>
          </w:rPrChange>
        </w:rPr>
        <w:t xml:space="preserve"> personality</w:t>
      </w:r>
    </w:p>
    <w:p w14:paraId="03461C4E" w14:textId="60B23919" w:rsidR="00F41E43" w:rsidRPr="006E4FC2" w:rsidRDefault="00E661EF" w:rsidP="000F79E0">
      <w:pPr>
        <w:rPr>
          <w:ins w:id="655" w:author="Michael Jennions" w:date="2020-08-04T21:58:00Z"/>
          <w:rFonts w:ascii="Garamond" w:hAnsi="Garamond"/>
          <w:color w:val="2E74B5" w:themeColor="accent5" w:themeShade="BF"/>
          <w:rPrChange w:id="656" w:author="Michael Jennions" w:date="2020-08-04T22:20:00Z">
            <w:rPr>
              <w:ins w:id="657" w:author="Michael Jennions" w:date="2020-08-04T21:58:00Z"/>
              <w:rFonts w:ascii="Garamond" w:hAnsi="Garamond"/>
            </w:rPr>
          </w:rPrChange>
        </w:rPr>
      </w:pPr>
      <w:r w:rsidRPr="006E4FC2">
        <w:rPr>
          <w:rFonts w:ascii="Garamond" w:hAnsi="Garamond"/>
          <w:color w:val="2E74B5" w:themeColor="accent5" w:themeShade="BF"/>
          <w:rPrChange w:id="658" w:author="Michael Jennions" w:date="2020-08-04T22:20:00Z">
            <w:rPr>
              <w:rFonts w:ascii="Garamond" w:hAnsi="Garamond"/>
            </w:rPr>
          </w:rPrChange>
        </w:rPr>
        <w:tab/>
      </w:r>
      <w:r w:rsidR="00E45471" w:rsidRPr="006E4FC2">
        <w:rPr>
          <w:rFonts w:ascii="Garamond" w:hAnsi="Garamond"/>
          <w:color w:val="2E74B5" w:themeColor="accent5" w:themeShade="BF"/>
          <w:rPrChange w:id="659" w:author="Michael Jennions" w:date="2020-08-04T22:20:00Z">
            <w:rPr>
              <w:rFonts w:ascii="Garamond" w:hAnsi="Garamond"/>
            </w:rPr>
          </w:rPrChange>
        </w:rPr>
        <w:br/>
      </w:r>
      <w:ins w:id="660" w:author="Michael Jennions" w:date="2020-08-04T21:54:00Z">
        <w:r w:rsidR="00F41E43" w:rsidRPr="006E4FC2">
          <w:rPr>
            <w:rFonts w:ascii="Garamond" w:hAnsi="Garamond"/>
            <w:color w:val="2E74B5" w:themeColor="accent5" w:themeShade="BF"/>
            <w:rPrChange w:id="661" w:author="Michael Jennions" w:date="2020-08-04T22:20:00Z">
              <w:rPr>
                <w:rFonts w:ascii="Garamond" w:hAnsi="Garamond"/>
              </w:rPr>
            </w:rPrChange>
          </w:rPr>
          <w:t>In all five taxa, t</w:t>
        </w:r>
      </w:ins>
      <w:ins w:id="662" w:author="Michael Jennions" w:date="2020-08-04T21:52:00Z">
        <w:r w:rsidR="00F41E43" w:rsidRPr="006E4FC2">
          <w:rPr>
            <w:rFonts w:ascii="Garamond" w:hAnsi="Garamond"/>
            <w:color w:val="2E74B5" w:themeColor="accent5" w:themeShade="BF"/>
            <w:rPrChange w:id="663" w:author="Michael Jennions" w:date="2020-08-04T22:20:00Z">
              <w:rPr>
                <w:rFonts w:ascii="Garamond" w:hAnsi="Garamond"/>
              </w:rPr>
            </w:rPrChange>
          </w:rPr>
          <w:t xml:space="preserve">he sex difference in the mean </w:t>
        </w:r>
      </w:ins>
      <w:ins w:id="664" w:author="Michael Jennions" w:date="2020-08-04T21:53:00Z">
        <w:r w:rsidR="00F41E43" w:rsidRPr="006E4FC2">
          <w:rPr>
            <w:rFonts w:ascii="Garamond" w:hAnsi="Garamond"/>
            <w:color w:val="2E74B5" w:themeColor="accent5" w:themeShade="BF"/>
            <w:rPrChange w:id="665" w:author="Michael Jennions" w:date="2020-08-04T22:20:00Z">
              <w:rPr>
                <w:rFonts w:ascii="Garamond" w:hAnsi="Garamond"/>
              </w:rPr>
            </w:rPrChange>
          </w:rPr>
          <w:t>or in the</w:t>
        </w:r>
      </w:ins>
      <w:ins w:id="666" w:author="Michael Jennions" w:date="2020-08-04T21:52:00Z">
        <w:r w:rsidR="00F41E43" w:rsidRPr="006E4FC2">
          <w:rPr>
            <w:rFonts w:ascii="Garamond" w:hAnsi="Garamond"/>
            <w:color w:val="2E74B5" w:themeColor="accent5" w:themeShade="BF"/>
            <w:rPrChange w:id="667" w:author="Michael Jennions" w:date="2020-08-04T22:20:00Z">
              <w:rPr>
                <w:rFonts w:ascii="Garamond" w:hAnsi="Garamond"/>
              </w:rPr>
            </w:rPrChange>
          </w:rPr>
          <w:t xml:space="preserve"> variability in personality traits did not differ be</w:t>
        </w:r>
      </w:ins>
      <w:ins w:id="668" w:author="Michael Jennions" w:date="2020-08-04T21:53:00Z">
        <w:r w:rsidR="00F41E43" w:rsidRPr="006E4FC2">
          <w:rPr>
            <w:rFonts w:ascii="Garamond" w:hAnsi="Garamond"/>
            <w:color w:val="2E74B5" w:themeColor="accent5" w:themeShade="BF"/>
            <w:rPrChange w:id="669" w:author="Michael Jennions" w:date="2020-08-04T22:20:00Z">
              <w:rPr>
                <w:rFonts w:ascii="Garamond" w:hAnsi="Garamond"/>
              </w:rPr>
            </w:rPrChange>
          </w:rPr>
          <w:t>tween species with m</w:t>
        </w:r>
      </w:ins>
      <w:del w:id="670" w:author="Michael Jennions" w:date="2020-08-04T21:53:00Z">
        <w:r w:rsidR="00B64659" w:rsidRPr="006E4FC2" w:rsidDel="00F41E43">
          <w:rPr>
            <w:rFonts w:ascii="Garamond" w:hAnsi="Garamond"/>
            <w:color w:val="2E74B5" w:themeColor="accent5" w:themeShade="BF"/>
            <w:rPrChange w:id="671" w:author="Michael Jennions" w:date="2020-08-04T22:20:00Z">
              <w:rPr>
                <w:rFonts w:ascii="Garamond" w:hAnsi="Garamond"/>
              </w:rPr>
            </w:rPrChange>
          </w:rPr>
          <w:delText>M</w:delText>
        </w:r>
      </w:del>
      <w:r w:rsidR="00B64659" w:rsidRPr="006E4FC2">
        <w:rPr>
          <w:rFonts w:ascii="Garamond" w:hAnsi="Garamond"/>
          <w:color w:val="2E74B5" w:themeColor="accent5" w:themeShade="BF"/>
          <w:rPrChange w:id="672" w:author="Michael Jennions" w:date="2020-08-04T22:20:00Z">
            <w:rPr>
              <w:rFonts w:ascii="Garamond" w:hAnsi="Garamond"/>
            </w:rPr>
          </w:rPrChange>
        </w:rPr>
        <w:t>onogam</w:t>
      </w:r>
      <w:r w:rsidR="00BB77C0" w:rsidRPr="006E4FC2">
        <w:rPr>
          <w:rFonts w:ascii="Garamond" w:hAnsi="Garamond"/>
          <w:color w:val="2E74B5" w:themeColor="accent5" w:themeShade="BF"/>
          <w:rPrChange w:id="673" w:author="Michael Jennions" w:date="2020-08-04T22:20:00Z">
            <w:rPr>
              <w:rFonts w:ascii="Garamond" w:hAnsi="Garamond"/>
            </w:rPr>
          </w:rPrChange>
        </w:rPr>
        <w:t>ous</w:t>
      </w:r>
      <w:r w:rsidR="00B64659" w:rsidRPr="006E4FC2">
        <w:rPr>
          <w:rFonts w:ascii="Garamond" w:hAnsi="Garamond"/>
          <w:color w:val="2E74B5" w:themeColor="accent5" w:themeShade="BF"/>
          <w:rPrChange w:id="674" w:author="Michael Jennions" w:date="2020-08-04T22:20:00Z">
            <w:rPr>
              <w:rFonts w:ascii="Garamond" w:hAnsi="Garamond"/>
            </w:rPr>
          </w:rPrChange>
        </w:rPr>
        <w:t xml:space="preserve"> and multiple mating </w:t>
      </w:r>
      <w:r w:rsidR="00BB77C0" w:rsidRPr="006E4FC2">
        <w:rPr>
          <w:rFonts w:ascii="Garamond" w:hAnsi="Garamond"/>
          <w:color w:val="2E74B5" w:themeColor="accent5" w:themeShade="BF"/>
          <w:rPrChange w:id="675" w:author="Michael Jennions" w:date="2020-08-04T22:20:00Z">
            <w:rPr>
              <w:rFonts w:ascii="Garamond" w:hAnsi="Garamond"/>
            </w:rPr>
          </w:rPrChange>
        </w:rPr>
        <w:t>systems</w:t>
      </w:r>
      <w:ins w:id="676" w:author="Michael Jennions" w:date="2020-08-04T21:55:00Z">
        <w:r w:rsidR="00F41E43" w:rsidRPr="006E4FC2">
          <w:rPr>
            <w:rFonts w:ascii="Garamond" w:hAnsi="Garamond"/>
            <w:color w:val="2E74B5" w:themeColor="accent5" w:themeShade="BF"/>
            <w:rPrChange w:id="677" w:author="Michael Jennions" w:date="2020-08-04T22:20:00Z">
              <w:rPr>
                <w:rFonts w:ascii="Garamond" w:hAnsi="Garamond"/>
              </w:rPr>
            </w:rPrChange>
          </w:rPr>
          <w:t>,</w:t>
        </w:r>
      </w:ins>
      <w:del w:id="678" w:author="Michael Jennions" w:date="2020-08-04T21:54:00Z">
        <w:r w:rsidR="00BB77C0" w:rsidRPr="006E4FC2" w:rsidDel="00F41E43">
          <w:rPr>
            <w:rFonts w:ascii="Garamond" w:hAnsi="Garamond"/>
            <w:color w:val="2E74B5" w:themeColor="accent5" w:themeShade="BF"/>
            <w:rPrChange w:id="679" w:author="Michael Jennions" w:date="2020-08-04T22:20:00Z">
              <w:rPr>
                <w:rFonts w:ascii="Garamond" w:hAnsi="Garamond"/>
              </w:rPr>
            </w:rPrChange>
          </w:rPr>
          <w:delText xml:space="preserve"> </w:delText>
        </w:r>
      </w:del>
      <w:del w:id="680" w:author="Michael Jennions" w:date="2020-08-04T21:53:00Z">
        <w:r w:rsidR="00B64659" w:rsidRPr="006E4FC2" w:rsidDel="00F41E43">
          <w:rPr>
            <w:rFonts w:ascii="Garamond" w:hAnsi="Garamond"/>
            <w:color w:val="2E74B5" w:themeColor="accent5" w:themeShade="BF"/>
            <w:rPrChange w:id="681" w:author="Michael Jennions" w:date="2020-08-04T22:20:00Z">
              <w:rPr>
                <w:rFonts w:ascii="Garamond" w:hAnsi="Garamond"/>
              </w:rPr>
            </w:rPrChange>
          </w:rPr>
          <w:delText xml:space="preserve">were not significantly different from each other for means or variability </w:delText>
        </w:r>
      </w:del>
      <w:del w:id="682" w:author="Michael Jennions" w:date="2020-08-04T21:54:00Z">
        <w:r w:rsidR="00B64659" w:rsidRPr="006E4FC2" w:rsidDel="00F41E43">
          <w:rPr>
            <w:rFonts w:ascii="Garamond" w:hAnsi="Garamond"/>
            <w:color w:val="2E74B5" w:themeColor="accent5" w:themeShade="BF"/>
            <w:rPrChange w:id="683" w:author="Michael Jennions" w:date="2020-08-04T22:20:00Z">
              <w:rPr>
                <w:rFonts w:ascii="Garamond" w:hAnsi="Garamond"/>
              </w:rPr>
            </w:rPrChange>
          </w:rPr>
          <w:delText xml:space="preserve">for any </w:delText>
        </w:r>
      </w:del>
      <w:del w:id="684" w:author="Michael Jennions" w:date="2020-08-04T21:51:00Z">
        <w:r w:rsidR="00B64659" w:rsidRPr="006E4FC2" w:rsidDel="00F41E43">
          <w:rPr>
            <w:rFonts w:ascii="Garamond" w:hAnsi="Garamond"/>
            <w:color w:val="2E74B5" w:themeColor="accent5" w:themeShade="BF"/>
            <w:rPrChange w:id="685" w:author="Michael Jennions" w:date="2020-08-04T22:20:00Z">
              <w:rPr>
                <w:rFonts w:ascii="Garamond" w:hAnsi="Garamond"/>
              </w:rPr>
            </w:rPrChange>
          </w:rPr>
          <w:delText>of the taxonomic groups</w:delText>
        </w:r>
      </w:del>
      <w:del w:id="686" w:author="Michael Jennions" w:date="2020-08-04T21:55:00Z">
        <w:r w:rsidR="00B64659" w:rsidRPr="006E4FC2" w:rsidDel="00F41E43">
          <w:rPr>
            <w:rFonts w:ascii="Garamond" w:hAnsi="Garamond"/>
            <w:color w:val="2E74B5" w:themeColor="accent5" w:themeShade="BF"/>
            <w:rPrChange w:id="687" w:author="Michael Jennions" w:date="2020-08-04T22:20:00Z">
              <w:rPr>
                <w:rFonts w:ascii="Garamond" w:hAnsi="Garamond"/>
              </w:rPr>
            </w:rPrChange>
          </w:rPr>
          <w:delText xml:space="preserve"> (Supplementary Table S</w:delText>
        </w:r>
        <w:r w:rsidR="00C663DD" w:rsidRPr="006E4FC2" w:rsidDel="00F41E43">
          <w:rPr>
            <w:rFonts w:ascii="Garamond" w:hAnsi="Garamond"/>
            <w:color w:val="2E74B5" w:themeColor="accent5" w:themeShade="BF"/>
            <w:rPrChange w:id="688" w:author="Michael Jennions" w:date="2020-08-04T22:20:00Z">
              <w:rPr>
                <w:rFonts w:ascii="Garamond" w:hAnsi="Garamond"/>
              </w:rPr>
            </w:rPrChange>
          </w:rPr>
          <w:delText>7</w:delText>
        </w:r>
        <w:r w:rsidR="00B64659" w:rsidRPr="006E4FC2" w:rsidDel="00F41E43">
          <w:rPr>
            <w:rFonts w:ascii="Garamond" w:hAnsi="Garamond"/>
            <w:color w:val="2E74B5" w:themeColor="accent5" w:themeShade="BF"/>
            <w:rPrChange w:id="689" w:author="Michael Jennions" w:date="2020-08-04T22:20:00Z">
              <w:rPr>
                <w:rFonts w:ascii="Garamond" w:hAnsi="Garamond"/>
              </w:rPr>
            </w:rPrChange>
          </w:rPr>
          <w:delText>)</w:delText>
        </w:r>
      </w:del>
      <w:ins w:id="690" w:author="Michael Jennions" w:date="2020-08-04T21:54:00Z">
        <w:r w:rsidR="00F41E43" w:rsidRPr="006E4FC2">
          <w:rPr>
            <w:rFonts w:ascii="Garamond" w:hAnsi="Garamond"/>
            <w:color w:val="2E74B5" w:themeColor="accent5" w:themeShade="BF"/>
            <w:rPrChange w:id="691" w:author="Michael Jennions" w:date="2020-08-04T22:20:00Z">
              <w:rPr>
                <w:rFonts w:ascii="Garamond" w:hAnsi="Garamond"/>
              </w:rPr>
            </w:rPrChange>
          </w:rPr>
          <w:t xml:space="preserve"> </w:t>
        </w:r>
      </w:ins>
      <w:ins w:id="692" w:author="Michael Jennions" w:date="2020-08-04T22:17:00Z">
        <w:r w:rsidR="007B3DC4" w:rsidRPr="006E4FC2">
          <w:rPr>
            <w:rFonts w:ascii="Garamond" w:hAnsi="Garamond"/>
            <w:color w:val="2E74B5" w:themeColor="accent5" w:themeShade="BF"/>
            <w:rPrChange w:id="693" w:author="Michael Jennions" w:date="2020-08-04T22:20:00Z">
              <w:rPr>
                <w:rFonts w:ascii="Garamond" w:hAnsi="Garamond"/>
              </w:rPr>
            </w:rPrChange>
          </w:rPr>
          <w:t>n</w:t>
        </w:r>
      </w:ins>
      <w:ins w:id="694" w:author="Michael Jennions" w:date="2020-08-04T21:54:00Z">
        <w:r w:rsidR="00F41E43" w:rsidRPr="006E4FC2">
          <w:rPr>
            <w:rFonts w:ascii="Garamond" w:hAnsi="Garamond"/>
            <w:color w:val="2E74B5" w:themeColor="accent5" w:themeShade="BF"/>
            <w:rPrChange w:id="695" w:author="Michael Jennions" w:date="2020-08-04T22:20:00Z">
              <w:rPr>
                <w:rFonts w:ascii="Garamond" w:hAnsi="Garamond"/>
              </w:rPr>
            </w:rPrChange>
          </w:rPr>
          <w:t xml:space="preserve">or between </w:t>
        </w:r>
      </w:ins>
      <w:del w:id="696" w:author="Michael Jennions" w:date="2020-08-04T21:54:00Z">
        <w:r w:rsidR="00B64659" w:rsidRPr="006E4FC2" w:rsidDel="00F41E43">
          <w:rPr>
            <w:rFonts w:ascii="Garamond" w:hAnsi="Garamond"/>
            <w:color w:val="2E74B5" w:themeColor="accent5" w:themeShade="BF"/>
            <w:rPrChange w:id="697" w:author="Michael Jennions" w:date="2020-08-04T22:20:00Z">
              <w:rPr>
                <w:rFonts w:ascii="Garamond" w:hAnsi="Garamond"/>
              </w:rPr>
            </w:rPrChange>
          </w:rPr>
          <w:delText xml:space="preserve">. Mean personality effect sizes for </w:delText>
        </w:r>
      </w:del>
      <w:r w:rsidR="00B64659" w:rsidRPr="006E4FC2">
        <w:rPr>
          <w:rFonts w:ascii="Garamond" w:hAnsi="Garamond"/>
          <w:color w:val="2E74B5" w:themeColor="accent5" w:themeShade="BF"/>
          <w:rPrChange w:id="698" w:author="Michael Jennions" w:date="2020-08-04T22:20:00Z">
            <w:rPr>
              <w:rFonts w:ascii="Garamond" w:hAnsi="Garamond"/>
            </w:rPr>
          </w:rPrChange>
        </w:rPr>
        <w:t>adult</w:t>
      </w:r>
      <w:r w:rsidR="00406ADE" w:rsidRPr="006E4FC2">
        <w:rPr>
          <w:rFonts w:ascii="Garamond" w:hAnsi="Garamond"/>
          <w:color w:val="2E74B5" w:themeColor="accent5" w:themeShade="BF"/>
          <w:rPrChange w:id="699" w:author="Michael Jennions" w:date="2020-08-04T22:20:00Z">
            <w:rPr>
              <w:rFonts w:ascii="Garamond" w:hAnsi="Garamond"/>
            </w:rPr>
          </w:rPrChange>
        </w:rPr>
        <w:t>s</w:t>
      </w:r>
      <w:r w:rsidR="00B64659" w:rsidRPr="006E4FC2">
        <w:rPr>
          <w:rFonts w:ascii="Garamond" w:hAnsi="Garamond"/>
          <w:color w:val="2E74B5" w:themeColor="accent5" w:themeShade="BF"/>
          <w:rPrChange w:id="700" w:author="Michael Jennions" w:date="2020-08-04T22:20:00Z">
            <w:rPr>
              <w:rFonts w:ascii="Garamond" w:hAnsi="Garamond"/>
            </w:rPr>
          </w:rPrChange>
        </w:rPr>
        <w:t xml:space="preserve"> </w:t>
      </w:r>
      <w:del w:id="701" w:author="Michael Jennions" w:date="2020-08-04T21:54:00Z">
        <w:r w:rsidR="00B64659" w:rsidRPr="006E4FC2" w:rsidDel="00F41E43">
          <w:rPr>
            <w:rFonts w:ascii="Garamond" w:hAnsi="Garamond"/>
            <w:color w:val="2E74B5" w:themeColor="accent5" w:themeShade="BF"/>
            <w:rPrChange w:id="702" w:author="Michael Jennions" w:date="2020-08-04T22:20:00Z">
              <w:rPr>
                <w:rFonts w:ascii="Garamond" w:hAnsi="Garamond"/>
              </w:rPr>
            </w:rPrChange>
          </w:rPr>
          <w:delText>were marginally significantly different to</w:delText>
        </w:r>
      </w:del>
      <w:ins w:id="703" w:author="Michael Jennions" w:date="2020-08-04T21:54:00Z">
        <w:r w:rsidR="00F41E43" w:rsidRPr="006E4FC2">
          <w:rPr>
            <w:rFonts w:ascii="Garamond" w:hAnsi="Garamond"/>
            <w:color w:val="2E74B5" w:themeColor="accent5" w:themeShade="BF"/>
            <w:rPrChange w:id="704" w:author="Michael Jennions" w:date="2020-08-04T22:20:00Z">
              <w:rPr>
                <w:rFonts w:ascii="Garamond" w:hAnsi="Garamond"/>
              </w:rPr>
            </w:rPrChange>
          </w:rPr>
          <w:t>and</w:t>
        </w:r>
      </w:ins>
      <w:r w:rsidR="00B64659" w:rsidRPr="006E4FC2">
        <w:rPr>
          <w:rFonts w:ascii="Garamond" w:hAnsi="Garamond"/>
          <w:color w:val="2E74B5" w:themeColor="accent5" w:themeShade="BF"/>
          <w:rPrChange w:id="705" w:author="Michael Jennions" w:date="2020-08-04T22:20:00Z">
            <w:rPr>
              <w:rFonts w:ascii="Garamond" w:hAnsi="Garamond"/>
            </w:rPr>
          </w:rPrChange>
        </w:rPr>
        <w:t xml:space="preserve"> juveniles </w:t>
      </w:r>
      <w:del w:id="706" w:author="Michael Jennions" w:date="2020-08-04T21:54:00Z">
        <w:r w:rsidR="00B64659" w:rsidRPr="006E4FC2" w:rsidDel="00F41E43">
          <w:rPr>
            <w:rFonts w:ascii="Garamond" w:hAnsi="Garamond"/>
            <w:color w:val="2E74B5" w:themeColor="accent5" w:themeShade="BF"/>
            <w:rPrChange w:id="707" w:author="Michael Jennions" w:date="2020-08-04T22:20:00Z">
              <w:rPr>
                <w:rFonts w:ascii="Garamond" w:hAnsi="Garamond"/>
              </w:rPr>
            </w:rPrChange>
          </w:rPr>
          <w:delText xml:space="preserve">for invertebrates (intercept: </w:delText>
        </w:r>
        <m:oMath>
          <m:sSub>
            <m:sSubPr>
              <m:ctrlPr>
                <w:rPr>
                  <w:rFonts w:ascii="Cambria Math" w:hAnsi="Cambria Math"/>
                  <w:i/>
                  <w:color w:val="2E74B5" w:themeColor="accent5" w:themeShade="BF"/>
                </w:rPr>
              </m:ctrlPr>
            </m:sSubPr>
            <m:e>
              <m:acc>
                <m:accPr>
                  <m:chr m:val="̅"/>
                  <m:ctrlPr>
                    <w:rPr>
                      <w:rFonts w:ascii="Cambria Math" w:hAnsi="Cambria Math"/>
                      <w:i/>
                      <w:color w:val="2E74B5" w:themeColor="accent5" w:themeShade="BF"/>
                    </w:rPr>
                  </m:ctrlPr>
                </m:accPr>
                <m:e>
                  <m:r>
                    <w:rPr>
                      <w:rFonts w:ascii="Cambria Math" w:hAnsi="Cambria Math"/>
                      <w:color w:val="2E74B5" w:themeColor="accent5" w:themeShade="BF"/>
                      <w:rPrChange w:id="708" w:author="Michael Jennions" w:date="2020-08-04T22:20:00Z">
                        <w:rPr>
                          <w:rFonts w:ascii="Cambria Math" w:hAnsi="Cambria Math"/>
                        </w:rPr>
                      </w:rPrChange>
                    </w:rPr>
                    <m:t>X</m:t>
                  </m:r>
                </m:e>
              </m:acc>
            </m:e>
            <m:sub>
              <m:r>
                <w:rPr>
                  <w:rFonts w:ascii="Cambria Math" w:hAnsi="Cambria Math"/>
                  <w:color w:val="2E74B5" w:themeColor="accent5" w:themeShade="BF"/>
                  <w:rPrChange w:id="709" w:author="Michael Jennions" w:date="2020-08-04T22:20:00Z">
                    <w:rPr>
                      <w:rFonts w:ascii="Cambria Math" w:hAnsi="Cambria Math"/>
                    </w:rPr>
                  </w:rPrChange>
                </w:rPr>
                <m:t>SMD</m:t>
              </m:r>
            </m:sub>
          </m:sSub>
          <m:r>
            <w:rPr>
              <w:rFonts w:ascii="Cambria Math" w:hAnsi="Cambria Math"/>
              <w:color w:val="2E74B5" w:themeColor="accent5" w:themeShade="BF"/>
              <w:rPrChange w:id="710" w:author="Michael Jennions" w:date="2020-08-04T22:20:00Z">
                <w:rPr>
                  <w:rFonts w:ascii="Cambria Math" w:hAnsi="Cambria Math"/>
                </w:rPr>
              </w:rPrChange>
            </w:rPr>
            <m:t xml:space="preserve"> </m:t>
          </m:r>
        </m:oMath>
        <w:r w:rsidR="00B64659" w:rsidRPr="006E4FC2" w:rsidDel="00F41E43">
          <w:rPr>
            <w:rFonts w:ascii="Garamond" w:hAnsi="Garamond"/>
            <w:color w:val="2E74B5" w:themeColor="accent5" w:themeShade="BF"/>
            <w:rPrChange w:id="711" w:author="Michael Jennions" w:date="2020-08-04T22:20:00Z">
              <w:rPr>
                <w:rFonts w:ascii="Garamond" w:hAnsi="Garamond"/>
              </w:rPr>
            </w:rPrChange>
          </w:rPr>
          <w:delText xml:space="preserve">=0.24, 95% CIs: -0.03, 0.51, </w:delText>
        </w:r>
        <w:r w:rsidR="00B64659" w:rsidRPr="006E4FC2" w:rsidDel="00F41E43">
          <w:rPr>
            <w:rFonts w:ascii="Garamond" w:hAnsi="Garamond"/>
            <w:i/>
            <w:color w:val="2E74B5" w:themeColor="accent5" w:themeShade="BF"/>
            <w:rPrChange w:id="712" w:author="Michael Jennions" w:date="2020-08-04T22:20:00Z">
              <w:rPr>
                <w:rFonts w:ascii="Garamond" w:hAnsi="Garamond"/>
                <w:i/>
              </w:rPr>
            </w:rPrChange>
          </w:rPr>
          <w:delText xml:space="preserve">t </w:delText>
        </w:r>
        <w:r w:rsidR="00B64659" w:rsidRPr="006E4FC2" w:rsidDel="00F41E43">
          <w:rPr>
            <w:rFonts w:ascii="Garamond" w:hAnsi="Garamond"/>
            <w:color w:val="2E74B5" w:themeColor="accent5" w:themeShade="BF"/>
            <w:rPrChange w:id="713" w:author="Michael Jennions" w:date="2020-08-04T22:20:00Z">
              <w:rPr>
                <w:rFonts w:ascii="Garamond" w:hAnsi="Garamond"/>
              </w:rPr>
            </w:rPrChange>
          </w:rPr>
          <w:delText xml:space="preserve">= 1.74, </w:delText>
        </w:r>
        <w:r w:rsidR="00B64659" w:rsidRPr="006E4FC2" w:rsidDel="00F41E43">
          <w:rPr>
            <w:rFonts w:ascii="Garamond" w:hAnsi="Garamond"/>
            <w:i/>
            <w:color w:val="2E74B5" w:themeColor="accent5" w:themeShade="BF"/>
            <w:rPrChange w:id="714" w:author="Michael Jennions" w:date="2020-08-04T22:20:00Z">
              <w:rPr>
                <w:rFonts w:ascii="Garamond" w:hAnsi="Garamond"/>
                <w:i/>
              </w:rPr>
            </w:rPrChange>
          </w:rPr>
          <w:delText>p</w:delText>
        </w:r>
        <w:r w:rsidR="00B64659" w:rsidRPr="006E4FC2" w:rsidDel="00F41E43">
          <w:rPr>
            <w:rFonts w:ascii="Garamond" w:hAnsi="Garamond"/>
            <w:color w:val="2E74B5" w:themeColor="accent5" w:themeShade="BF"/>
            <w:rPrChange w:id="715" w:author="Michael Jennions" w:date="2020-08-04T22:20:00Z">
              <w:rPr>
                <w:rFonts w:ascii="Garamond" w:hAnsi="Garamond"/>
              </w:rPr>
            </w:rPrChange>
          </w:rPr>
          <w:delText xml:space="preserve">=0.08; juvenile: </w:delText>
        </w:r>
        <m:oMath>
          <m:sSub>
            <m:sSubPr>
              <m:ctrlPr>
                <w:rPr>
                  <w:rFonts w:ascii="Cambria Math" w:hAnsi="Cambria Math"/>
                  <w:i/>
                  <w:color w:val="2E74B5" w:themeColor="accent5" w:themeShade="BF"/>
                </w:rPr>
              </m:ctrlPr>
            </m:sSubPr>
            <m:e>
              <m:acc>
                <m:accPr>
                  <m:chr m:val="̅"/>
                  <m:ctrlPr>
                    <w:rPr>
                      <w:rFonts w:ascii="Cambria Math" w:hAnsi="Cambria Math"/>
                      <w:i/>
                      <w:color w:val="2E74B5" w:themeColor="accent5" w:themeShade="BF"/>
                    </w:rPr>
                  </m:ctrlPr>
                </m:accPr>
                <m:e>
                  <m:r>
                    <w:rPr>
                      <w:rFonts w:ascii="Cambria Math" w:hAnsi="Cambria Math"/>
                      <w:color w:val="2E74B5" w:themeColor="accent5" w:themeShade="BF"/>
                      <w:rPrChange w:id="716" w:author="Michael Jennions" w:date="2020-08-04T22:20:00Z">
                        <w:rPr>
                          <w:rFonts w:ascii="Cambria Math" w:hAnsi="Cambria Math"/>
                        </w:rPr>
                      </w:rPrChange>
                    </w:rPr>
                    <m:t>X</m:t>
                  </m:r>
                </m:e>
              </m:acc>
            </m:e>
            <m:sub>
              <m:r>
                <w:rPr>
                  <w:rFonts w:ascii="Cambria Math" w:hAnsi="Cambria Math"/>
                  <w:color w:val="2E74B5" w:themeColor="accent5" w:themeShade="BF"/>
                  <w:rPrChange w:id="717" w:author="Michael Jennions" w:date="2020-08-04T22:20:00Z">
                    <w:rPr>
                      <w:rFonts w:ascii="Cambria Math" w:hAnsi="Cambria Math"/>
                    </w:rPr>
                  </w:rPrChange>
                </w:rPr>
                <m:t>SMD</m:t>
              </m:r>
            </m:sub>
          </m:sSub>
          <m:r>
            <w:rPr>
              <w:rFonts w:ascii="Cambria Math" w:hAnsi="Cambria Math"/>
              <w:color w:val="2E74B5" w:themeColor="accent5" w:themeShade="BF"/>
              <w:rPrChange w:id="718" w:author="Michael Jennions" w:date="2020-08-04T22:20:00Z">
                <w:rPr>
                  <w:rFonts w:ascii="Cambria Math" w:hAnsi="Cambria Math"/>
                </w:rPr>
              </w:rPrChange>
            </w:rPr>
            <m:t xml:space="preserve"> </m:t>
          </m:r>
        </m:oMath>
        <w:r w:rsidR="00B64659" w:rsidRPr="006E4FC2" w:rsidDel="00F41E43">
          <w:rPr>
            <w:rFonts w:ascii="Garamond" w:hAnsi="Garamond"/>
            <w:color w:val="2E74B5" w:themeColor="accent5" w:themeShade="BF"/>
            <w:rPrChange w:id="719" w:author="Michael Jennions" w:date="2020-08-04T22:20:00Z">
              <w:rPr>
                <w:rFonts w:ascii="Garamond" w:hAnsi="Garamond"/>
              </w:rPr>
            </w:rPrChange>
          </w:rPr>
          <w:delText xml:space="preserve">=-0.03, 95% CIs: -0.34, 0.28, </w:delText>
        </w:r>
        <w:r w:rsidR="00B64659" w:rsidRPr="006E4FC2" w:rsidDel="00F41E43">
          <w:rPr>
            <w:rFonts w:ascii="Garamond" w:hAnsi="Garamond"/>
            <w:i/>
            <w:color w:val="2E74B5" w:themeColor="accent5" w:themeShade="BF"/>
            <w:rPrChange w:id="720" w:author="Michael Jennions" w:date="2020-08-04T22:20:00Z">
              <w:rPr>
                <w:rFonts w:ascii="Garamond" w:hAnsi="Garamond"/>
                <w:i/>
              </w:rPr>
            </w:rPrChange>
          </w:rPr>
          <w:delText xml:space="preserve">t </w:delText>
        </w:r>
        <w:r w:rsidR="00B64659" w:rsidRPr="006E4FC2" w:rsidDel="00F41E43">
          <w:rPr>
            <w:rFonts w:ascii="Garamond" w:hAnsi="Garamond"/>
            <w:color w:val="2E74B5" w:themeColor="accent5" w:themeShade="BF"/>
            <w:rPrChange w:id="721" w:author="Michael Jennions" w:date="2020-08-04T22:20:00Z">
              <w:rPr>
                <w:rFonts w:ascii="Garamond" w:hAnsi="Garamond"/>
              </w:rPr>
            </w:rPrChange>
          </w:rPr>
          <w:delText xml:space="preserve">= -0.18, </w:delText>
        </w:r>
        <w:r w:rsidR="00B64659" w:rsidRPr="006E4FC2" w:rsidDel="00F41E43">
          <w:rPr>
            <w:rFonts w:ascii="Garamond" w:hAnsi="Garamond"/>
            <w:i/>
            <w:color w:val="2E74B5" w:themeColor="accent5" w:themeShade="BF"/>
            <w:rPrChange w:id="722" w:author="Michael Jennions" w:date="2020-08-04T22:20:00Z">
              <w:rPr>
                <w:rFonts w:ascii="Garamond" w:hAnsi="Garamond"/>
                <w:i/>
              </w:rPr>
            </w:rPrChange>
          </w:rPr>
          <w:delText>p</w:delText>
        </w:r>
        <w:r w:rsidR="00B64659" w:rsidRPr="006E4FC2" w:rsidDel="00F41E43">
          <w:rPr>
            <w:rFonts w:ascii="Garamond" w:hAnsi="Garamond"/>
            <w:color w:val="2E74B5" w:themeColor="accent5" w:themeShade="BF"/>
            <w:rPrChange w:id="723" w:author="Michael Jennions" w:date="2020-08-04T22:20:00Z">
              <w:rPr>
                <w:rFonts w:ascii="Garamond" w:hAnsi="Garamond"/>
              </w:rPr>
            </w:rPrChange>
          </w:rPr>
          <w:delText xml:space="preserve">=0.86), but not any other taxonomic group, and not for variability </w:delText>
        </w:r>
      </w:del>
      <w:r w:rsidR="00B64659" w:rsidRPr="006E4FC2">
        <w:rPr>
          <w:rFonts w:ascii="Garamond" w:hAnsi="Garamond"/>
          <w:color w:val="2E74B5" w:themeColor="accent5" w:themeShade="BF"/>
          <w:rPrChange w:id="724" w:author="Michael Jennions" w:date="2020-08-04T22:20:00Z">
            <w:rPr>
              <w:rFonts w:ascii="Garamond" w:hAnsi="Garamond"/>
            </w:rPr>
          </w:rPrChange>
        </w:rPr>
        <w:t>(Supplementary Table</w:t>
      </w:r>
      <w:ins w:id="725" w:author="Michael Jennions" w:date="2020-08-04T21:55:00Z">
        <w:r w:rsidR="00F41E43" w:rsidRPr="006E4FC2">
          <w:rPr>
            <w:rFonts w:ascii="Garamond" w:hAnsi="Garamond"/>
            <w:color w:val="2E74B5" w:themeColor="accent5" w:themeShade="BF"/>
            <w:rPrChange w:id="726" w:author="Michael Jennions" w:date="2020-08-04T22:20:00Z">
              <w:rPr>
                <w:rFonts w:ascii="Garamond" w:hAnsi="Garamond"/>
              </w:rPr>
            </w:rPrChange>
          </w:rPr>
          <w:t>s S7</w:t>
        </w:r>
      </w:ins>
      <w:ins w:id="727" w:author="Michael Jennions" w:date="2020-08-04T21:56:00Z">
        <w:r w:rsidR="00F41E43" w:rsidRPr="006E4FC2">
          <w:rPr>
            <w:rFonts w:ascii="Garamond" w:hAnsi="Garamond"/>
            <w:color w:val="2E74B5" w:themeColor="accent5" w:themeShade="BF"/>
            <w:rPrChange w:id="728" w:author="Michael Jennions" w:date="2020-08-04T22:20:00Z">
              <w:rPr>
                <w:rFonts w:ascii="Garamond" w:hAnsi="Garamond"/>
              </w:rPr>
            </w:rPrChange>
          </w:rPr>
          <w:t>,</w:t>
        </w:r>
      </w:ins>
      <w:ins w:id="729" w:author="Michael Jennions" w:date="2020-08-04T21:55:00Z">
        <w:r w:rsidR="00F41E43" w:rsidRPr="006E4FC2">
          <w:rPr>
            <w:rFonts w:ascii="Garamond" w:hAnsi="Garamond"/>
            <w:color w:val="2E74B5" w:themeColor="accent5" w:themeShade="BF"/>
            <w:rPrChange w:id="730" w:author="Michael Jennions" w:date="2020-08-04T22:20:00Z">
              <w:rPr>
                <w:rFonts w:ascii="Garamond" w:hAnsi="Garamond"/>
              </w:rPr>
            </w:rPrChange>
          </w:rPr>
          <w:t xml:space="preserve"> </w:t>
        </w:r>
      </w:ins>
      <w:del w:id="731" w:author="Michael Jennions" w:date="2020-08-04T21:56:00Z">
        <w:r w:rsidR="00B64659" w:rsidRPr="006E4FC2" w:rsidDel="00F41E43">
          <w:rPr>
            <w:rFonts w:ascii="Garamond" w:hAnsi="Garamond"/>
            <w:color w:val="2E74B5" w:themeColor="accent5" w:themeShade="BF"/>
            <w:rPrChange w:id="732" w:author="Michael Jennions" w:date="2020-08-04T22:20:00Z">
              <w:rPr>
                <w:rFonts w:ascii="Garamond" w:hAnsi="Garamond"/>
              </w:rPr>
            </w:rPrChange>
          </w:rPr>
          <w:delText xml:space="preserve"> </w:delText>
        </w:r>
      </w:del>
      <w:r w:rsidR="00B64659" w:rsidRPr="006E4FC2">
        <w:rPr>
          <w:rFonts w:ascii="Garamond" w:hAnsi="Garamond"/>
          <w:color w:val="2E74B5" w:themeColor="accent5" w:themeShade="BF"/>
          <w:rPrChange w:id="733" w:author="Michael Jennions" w:date="2020-08-04T22:20:00Z">
            <w:rPr>
              <w:rFonts w:ascii="Garamond" w:hAnsi="Garamond"/>
            </w:rPr>
          </w:rPrChange>
        </w:rPr>
        <w:t>S</w:t>
      </w:r>
      <w:r w:rsidR="00C663DD" w:rsidRPr="006E4FC2">
        <w:rPr>
          <w:rFonts w:ascii="Garamond" w:hAnsi="Garamond"/>
          <w:color w:val="2E74B5" w:themeColor="accent5" w:themeShade="BF"/>
          <w:rPrChange w:id="734" w:author="Michael Jennions" w:date="2020-08-04T22:20:00Z">
            <w:rPr>
              <w:rFonts w:ascii="Garamond" w:hAnsi="Garamond"/>
            </w:rPr>
          </w:rPrChange>
        </w:rPr>
        <w:t>8</w:t>
      </w:r>
      <w:r w:rsidR="00B64659" w:rsidRPr="006E4FC2">
        <w:rPr>
          <w:rFonts w:ascii="Garamond" w:hAnsi="Garamond"/>
          <w:color w:val="2E74B5" w:themeColor="accent5" w:themeShade="BF"/>
          <w:rPrChange w:id="735" w:author="Michael Jennions" w:date="2020-08-04T22:20:00Z">
            <w:rPr>
              <w:rFonts w:ascii="Garamond" w:hAnsi="Garamond"/>
            </w:rPr>
          </w:rPrChange>
        </w:rPr>
        <w:t>).</w:t>
      </w:r>
      <w:r w:rsidR="00406ADE" w:rsidRPr="006E4FC2">
        <w:rPr>
          <w:rFonts w:ascii="Garamond" w:hAnsi="Garamond"/>
          <w:color w:val="2E74B5" w:themeColor="accent5" w:themeShade="BF"/>
          <w:rPrChange w:id="736" w:author="Michael Jennions" w:date="2020-08-04T22:20:00Z">
            <w:rPr>
              <w:rFonts w:ascii="Garamond" w:hAnsi="Garamond"/>
            </w:rPr>
          </w:rPrChange>
        </w:rPr>
        <w:t xml:space="preserve"> </w:t>
      </w:r>
    </w:p>
    <w:p w14:paraId="331CE2E1" w14:textId="77777777" w:rsidR="00F41E43" w:rsidRPr="006E4FC2" w:rsidRDefault="00F41E43" w:rsidP="000F79E0">
      <w:pPr>
        <w:rPr>
          <w:ins w:id="737" w:author="Michael Jennions" w:date="2020-08-04T21:58:00Z"/>
          <w:rFonts w:ascii="Garamond" w:hAnsi="Garamond"/>
          <w:color w:val="2E74B5" w:themeColor="accent5" w:themeShade="BF"/>
          <w:rPrChange w:id="738" w:author="Michael Jennions" w:date="2020-08-04T22:20:00Z">
            <w:rPr>
              <w:ins w:id="739" w:author="Michael Jennions" w:date="2020-08-04T21:58:00Z"/>
              <w:rFonts w:ascii="Garamond" w:hAnsi="Garamond"/>
            </w:rPr>
          </w:rPrChange>
        </w:rPr>
      </w:pPr>
    </w:p>
    <w:p w14:paraId="013C29B7" w14:textId="5DB5A65B" w:rsidR="00AF0EAC" w:rsidRPr="006E4FC2" w:rsidRDefault="00AF0EAC" w:rsidP="00AF0EAC">
      <w:pPr>
        <w:rPr>
          <w:ins w:id="740" w:author="Michael Jennions" w:date="2020-08-04T22:01:00Z"/>
          <w:rFonts w:ascii="Garamond" w:hAnsi="Garamond"/>
          <w:color w:val="2E74B5" w:themeColor="accent5" w:themeShade="BF"/>
          <w:rPrChange w:id="741" w:author="Michael Jennions" w:date="2020-08-04T22:20:00Z">
            <w:rPr>
              <w:ins w:id="742" w:author="Michael Jennions" w:date="2020-08-04T22:01:00Z"/>
              <w:rFonts w:ascii="Garamond" w:hAnsi="Garamond"/>
            </w:rPr>
          </w:rPrChange>
        </w:rPr>
      </w:pPr>
      <w:ins w:id="743" w:author="Michael Jennions" w:date="2020-08-04T22:02:00Z">
        <w:r w:rsidRPr="006E4FC2">
          <w:rPr>
            <w:rFonts w:ascii="Garamond" w:hAnsi="Garamond"/>
            <w:color w:val="2E74B5" w:themeColor="accent5" w:themeShade="BF"/>
            <w:rPrChange w:id="744" w:author="Michael Jennions" w:date="2020-08-04T22:20:00Z">
              <w:rPr>
                <w:rFonts w:ascii="Garamond" w:hAnsi="Garamond"/>
              </w:rPr>
            </w:rPrChange>
          </w:rPr>
          <w:t xml:space="preserve">With one exception, there were no significant </w:t>
        </w:r>
      </w:ins>
      <w:ins w:id="745" w:author="Michael Jennions" w:date="2020-08-04T22:17:00Z">
        <w:r w:rsidR="007B3DC4" w:rsidRPr="006E4FC2">
          <w:rPr>
            <w:rFonts w:ascii="Garamond" w:hAnsi="Garamond"/>
            <w:color w:val="2E74B5" w:themeColor="accent5" w:themeShade="BF"/>
            <w:rPrChange w:id="746" w:author="Michael Jennions" w:date="2020-08-04T22:20:00Z">
              <w:rPr>
                <w:rFonts w:ascii="Garamond" w:hAnsi="Garamond"/>
              </w:rPr>
            </w:rPrChange>
          </w:rPr>
          <w:t xml:space="preserve">sex </w:t>
        </w:r>
      </w:ins>
      <w:ins w:id="747" w:author="Michael Jennions" w:date="2020-08-04T22:02:00Z">
        <w:r w:rsidRPr="006E4FC2">
          <w:rPr>
            <w:rFonts w:ascii="Garamond" w:hAnsi="Garamond"/>
            <w:color w:val="2E74B5" w:themeColor="accent5" w:themeShade="BF"/>
            <w:rPrChange w:id="748" w:author="Michael Jennions" w:date="2020-08-04T22:20:00Z">
              <w:rPr>
                <w:rFonts w:ascii="Garamond" w:hAnsi="Garamond"/>
              </w:rPr>
            </w:rPrChange>
          </w:rPr>
          <w:t>differences in the mean or in the variability in personality traits in any of the five taxa</w:t>
        </w:r>
      </w:ins>
      <w:ins w:id="749" w:author="Michael Jennions" w:date="2020-08-04T22:03:00Z">
        <w:r w:rsidRPr="006E4FC2">
          <w:rPr>
            <w:rFonts w:ascii="Garamond" w:hAnsi="Garamond"/>
            <w:color w:val="2E74B5" w:themeColor="accent5" w:themeShade="BF"/>
            <w:rPrChange w:id="750" w:author="Michael Jennions" w:date="2020-08-04T22:20:00Z">
              <w:rPr>
                <w:rFonts w:ascii="Garamond" w:hAnsi="Garamond"/>
              </w:rPr>
            </w:rPrChange>
          </w:rPr>
          <w:t xml:space="preserve"> </w:t>
        </w:r>
      </w:ins>
      <w:ins w:id="751" w:author="Michael Jennions" w:date="2020-08-04T22:12:00Z">
        <w:r w:rsidR="007B3DC4" w:rsidRPr="006E4FC2">
          <w:rPr>
            <w:rFonts w:ascii="Garamond" w:hAnsi="Garamond"/>
            <w:color w:val="2E74B5" w:themeColor="accent5" w:themeShade="BF"/>
            <w:rPrChange w:id="752" w:author="Michael Jennions" w:date="2020-08-04T22:20:00Z">
              <w:rPr>
                <w:rFonts w:ascii="Garamond" w:hAnsi="Garamond"/>
              </w:rPr>
            </w:rPrChange>
          </w:rPr>
          <w:t xml:space="preserve">that was </w:t>
        </w:r>
      </w:ins>
      <w:ins w:id="753" w:author="Michael Jennions" w:date="2020-08-04T22:11:00Z">
        <w:r w:rsidR="007B3DC4" w:rsidRPr="006E4FC2">
          <w:rPr>
            <w:rFonts w:ascii="Garamond" w:hAnsi="Garamond"/>
            <w:color w:val="2E74B5" w:themeColor="accent5" w:themeShade="BF"/>
            <w:rPrChange w:id="754" w:author="Michael Jennions" w:date="2020-08-04T22:20:00Z">
              <w:rPr>
                <w:rFonts w:ascii="Garamond" w:hAnsi="Garamond"/>
              </w:rPr>
            </w:rPrChange>
          </w:rPr>
          <w:t>associated with</w:t>
        </w:r>
      </w:ins>
      <w:ins w:id="755" w:author="Michael Jennions" w:date="2020-08-04T22:04:00Z">
        <w:r w:rsidRPr="006E4FC2">
          <w:rPr>
            <w:rFonts w:ascii="Garamond" w:hAnsi="Garamond"/>
            <w:color w:val="2E74B5" w:themeColor="accent5" w:themeShade="BF"/>
            <w:rPrChange w:id="756" w:author="Michael Jennions" w:date="2020-08-04T22:20:00Z">
              <w:rPr>
                <w:rFonts w:ascii="Garamond" w:hAnsi="Garamond"/>
              </w:rPr>
            </w:rPrChange>
          </w:rPr>
          <w:t xml:space="preserve"> the origin of the test animals</w:t>
        </w:r>
      </w:ins>
      <w:ins w:id="757" w:author="Michael Jennions" w:date="2020-08-04T22:02:00Z">
        <w:r w:rsidRPr="006E4FC2">
          <w:rPr>
            <w:rFonts w:ascii="Garamond" w:hAnsi="Garamond"/>
            <w:color w:val="2E74B5" w:themeColor="accent5" w:themeShade="BF"/>
            <w:rPrChange w:id="758" w:author="Michael Jennions" w:date="2020-08-04T22:20:00Z">
              <w:rPr>
                <w:rFonts w:ascii="Garamond" w:hAnsi="Garamond"/>
              </w:rPr>
            </w:rPrChange>
          </w:rPr>
          <w:t xml:space="preserve">. </w:t>
        </w:r>
      </w:ins>
      <w:ins w:id="759" w:author="Michael Jennions" w:date="2020-08-04T22:12:00Z">
        <w:r w:rsidR="007B3DC4" w:rsidRPr="006E4FC2">
          <w:rPr>
            <w:rFonts w:ascii="Garamond" w:hAnsi="Garamond"/>
            <w:color w:val="2E74B5" w:themeColor="accent5" w:themeShade="BF"/>
            <w:rPrChange w:id="760" w:author="Michael Jennions" w:date="2020-08-04T22:20:00Z">
              <w:rPr>
                <w:rFonts w:ascii="Garamond" w:hAnsi="Garamond"/>
              </w:rPr>
            </w:rPrChange>
          </w:rPr>
          <w:t>In fish, h</w:t>
        </w:r>
      </w:ins>
      <w:ins w:id="761" w:author="Michael Jennions" w:date="2020-08-04T22:11:00Z">
        <w:r w:rsidR="007B3DC4" w:rsidRPr="006E4FC2">
          <w:rPr>
            <w:rFonts w:ascii="Garamond" w:hAnsi="Garamond"/>
            <w:color w:val="2E74B5" w:themeColor="accent5" w:themeShade="BF"/>
            <w:rPrChange w:id="762" w:author="Michael Jennions" w:date="2020-08-04T22:20:00Z">
              <w:rPr>
                <w:rFonts w:ascii="Garamond" w:hAnsi="Garamond"/>
              </w:rPr>
            </w:rPrChange>
          </w:rPr>
          <w:t>owever,</w:t>
        </w:r>
      </w:ins>
      <w:ins w:id="763" w:author="Michael Jennions" w:date="2020-08-04T22:02:00Z">
        <w:r w:rsidRPr="006E4FC2">
          <w:rPr>
            <w:rFonts w:ascii="Garamond" w:hAnsi="Garamond"/>
            <w:color w:val="2E74B5" w:themeColor="accent5" w:themeShade="BF"/>
            <w:rPrChange w:id="764" w:author="Michael Jennions" w:date="2020-08-04T22:20:00Z">
              <w:rPr>
                <w:rFonts w:ascii="Garamond" w:hAnsi="Garamond"/>
              </w:rPr>
            </w:rPrChange>
          </w:rPr>
          <w:t xml:space="preserve"> </w:t>
        </w:r>
      </w:ins>
      <w:ins w:id="765" w:author="Michael Jennions" w:date="2020-08-04T22:18:00Z">
        <w:r w:rsidR="007B3DC4" w:rsidRPr="006E4FC2">
          <w:rPr>
            <w:rFonts w:ascii="Garamond" w:hAnsi="Garamond"/>
            <w:color w:val="2E74B5" w:themeColor="accent5" w:themeShade="BF"/>
            <w:rPrChange w:id="766" w:author="Michael Jennions" w:date="2020-08-04T22:20:00Z">
              <w:rPr>
                <w:rFonts w:ascii="Garamond" w:hAnsi="Garamond"/>
              </w:rPr>
            </w:rPrChange>
          </w:rPr>
          <w:t>populations</w:t>
        </w:r>
      </w:ins>
      <w:ins w:id="767" w:author="Michael Jennions" w:date="2020-08-04T22:12:00Z">
        <w:r w:rsidR="007B3DC4" w:rsidRPr="006E4FC2">
          <w:rPr>
            <w:rFonts w:ascii="Garamond" w:hAnsi="Garamond"/>
            <w:color w:val="2E74B5" w:themeColor="accent5" w:themeShade="BF"/>
            <w:rPrChange w:id="768" w:author="Michael Jennions" w:date="2020-08-04T22:20:00Z">
              <w:rPr>
                <w:rFonts w:ascii="Garamond" w:hAnsi="Garamond"/>
              </w:rPr>
            </w:rPrChange>
          </w:rPr>
          <w:t xml:space="preserve"> from</w:t>
        </w:r>
      </w:ins>
      <w:del w:id="769" w:author="Michael Jennions" w:date="2020-08-04T22:02:00Z">
        <w:r w:rsidR="00406ADE" w:rsidRPr="006E4FC2" w:rsidDel="00AF0EAC">
          <w:rPr>
            <w:rFonts w:ascii="Garamond" w:hAnsi="Garamond"/>
            <w:color w:val="2E74B5" w:themeColor="accent5" w:themeShade="BF"/>
            <w:rPrChange w:id="770" w:author="Michael Jennions" w:date="2020-08-04T22:20:00Z">
              <w:rPr>
                <w:rFonts w:ascii="Garamond" w:hAnsi="Garamond"/>
              </w:rPr>
            </w:rPrChange>
          </w:rPr>
          <w:delText>F</w:delText>
        </w:r>
      </w:del>
      <w:del w:id="771" w:author="Michael Jennions" w:date="2020-08-04T22:12:00Z">
        <w:r w:rsidR="00406ADE" w:rsidRPr="006E4FC2" w:rsidDel="007B3DC4">
          <w:rPr>
            <w:rFonts w:ascii="Garamond" w:hAnsi="Garamond"/>
            <w:color w:val="2E74B5" w:themeColor="accent5" w:themeShade="BF"/>
            <w:rPrChange w:id="772" w:author="Michael Jennions" w:date="2020-08-04T22:20:00Z">
              <w:rPr>
                <w:rFonts w:ascii="Garamond" w:hAnsi="Garamond"/>
              </w:rPr>
            </w:rPrChange>
          </w:rPr>
          <w:delText xml:space="preserve">ish </w:delText>
        </w:r>
      </w:del>
      <w:ins w:id="773" w:author="Michael Jennions" w:date="2020-08-04T22:03:00Z">
        <w:r w:rsidRPr="006E4FC2">
          <w:rPr>
            <w:rFonts w:ascii="Garamond" w:hAnsi="Garamond"/>
            <w:color w:val="2E74B5" w:themeColor="accent5" w:themeShade="BF"/>
            <w:rPrChange w:id="774" w:author="Michael Jennions" w:date="2020-08-04T22:20:00Z">
              <w:rPr>
                <w:rFonts w:ascii="Garamond" w:hAnsi="Garamond"/>
              </w:rPr>
            </w:rPrChange>
          </w:rPr>
          <w:t xml:space="preserve"> </w:t>
        </w:r>
      </w:ins>
      <w:del w:id="775" w:author="Michael Jennions" w:date="2020-08-04T22:03:00Z">
        <w:r w:rsidR="00406ADE" w:rsidRPr="006E4FC2" w:rsidDel="00AF0EAC">
          <w:rPr>
            <w:rFonts w:ascii="Garamond" w:hAnsi="Garamond"/>
            <w:color w:val="2E74B5" w:themeColor="accent5" w:themeShade="BF"/>
            <w:rPrChange w:id="776" w:author="Michael Jennions" w:date="2020-08-04T22:20:00Z">
              <w:rPr>
                <w:rFonts w:ascii="Garamond" w:hAnsi="Garamond"/>
              </w:rPr>
            </w:rPrChange>
          </w:rPr>
          <w:delText xml:space="preserve">from </w:delText>
        </w:r>
      </w:del>
      <w:r w:rsidR="00406ADE" w:rsidRPr="006E4FC2">
        <w:rPr>
          <w:rFonts w:ascii="Garamond" w:hAnsi="Garamond"/>
          <w:color w:val="2E74B5" w:themeColor="accent5" w:themeShade="BF"/>
          <w:rPrChange w:id="777" w:author="Michael Jennions" w:date="2020-08-04T22:20:00Z">
            <w:rPr>
              <w:rFonts w:ascii="Garamond" w:hAnsi="Garamond"/>
            </w:rPr>
          </w:rPrChange>
        </w:rPr>
        <w:t xml:space="preserve">the wild had </w:t>
      </w:r>
      <w:ins w:id="778" w:author="Michael Jennions" w:date="2020-08-04T21:58:00Z">
        <w:r w:rsidR="00F41E43" w:rsidRPr="006E4FC2">
          <w:rPr>
            <w:rFonts w:ascii="Garamond" w:hAnsi="Garamond"/>
            <w:color w:val="2E74B5" w:themeColor="accent5" w:themeShade="BF"/>
            <w:rPrChange w:id="779" w:author="Michael Jennions" w:date="2020-08-04T22:20:00Z">
              <w:rPr>
                <w:rFonts w:ascii="Garamond" w:hAnsi="Garamond"/>
              </w:rPr>
            </w:rPrChange>
          </w:rPr>
          <w:t xml:space="preserve">significantly </w:t>
        </w:r>
      </w:ins>
      <w:del w:id="780" w:author="Michael Jennions" w:date="2020-08-04T21:58:00Z">
        <w:r w:rsidR="00406ADE" w:rsidRPr="006E4FC2" w:rsidDel="00F41E43">
          <w:rPr>
            <w:rFonts w:ascii="Garamond" w:hAnsi="Garamond"/>
            <w:color w:val="2E74B5" w:themeColor="accent5" w:themeShade="BF"/>
            <w:rPrChange w:id="781" w:author="Michael Jennions" w:date="2020-08-04T22:20:00Z">
              <w:rPr>
                <w:rFonts w:ascii="Garamond" w:hAnsi="Garamond"/>
              </w:rPr>
            </w:rPrChange>
          </w:rPr>
          <w:delText xml:space="preserve">greater </w:delText>
        </w:r>
      </w:del>
      <w:ins w:id="782" w:author="Michael Jennions" w:date="2020-08-04T21:58:00Z">
        <w:r w:rsidR="00F41E43" w:rsidRPr="006E4FC2">
          <w:rPr>
            <w:rFonts w:ascii="Garamond" w:hAnsi="Garamond"/>
            <w:color w:val="2E74B5" w:themeColor="accent5" w:themeShade="BF"/>
            <w:rPrChange w:id="783" w:author="Michael Jennions" w:date="2020-08-04T22:20:00Z">
              <w:rPr>
                <w:rFonts w:ascii="Garamond" w:hAnsi="Garamond"/>
              </w:rPr>
            </w:rPrChange>
          </w:rPr>
          <w:t xml:space="preserve">less </w:t>
        </w:r>
      </w:ins>
      <w:del w:id="784" w:author="Michael Jennions" w:date="2020-08-04T21:58:00Z">
        <w:r w:rsidR="00406ADE" w:rsidRPr="006E4FC2" w:rsidDel="00F41E43">
          <w:rPr>
            <w:rFonts w:ascii="Garamond" w:hAnsi="Garamond"/>
            <w:color w:val="2E74B5" w:themeColor="accent5" w:themeShade="BF"/>
            <w:rPrChange w:id="785" w:author="Michael Jennions" w:date="2020-08-04T22:20:00Z">
              <w:rPr>
                <w:rFonts w:ascii="Garamond" w:hAnsi="Garamond"/>
              </w:rPr>
            </w:rPrChange>
          </w:rPr>
          <w:delText xml:space="preserve">differences in </w:delText>
        </w:r>
      </w:del>
      <w:r w:rsidR="00406ADE" w:rsidRPr="006E4FC2">
        <w:rPr>
          <w:rFonts w:ascii="Garamond" w:hAnsi="Garamond"/>
          <w:color w:val="2E74B5" w:themeColor="accent5" w:themeShade="BF"/>
          <w:rPrChange w:id="786" w:author="Michael Jennions" w:date="2020-08-04T22:20:00Z">
            <w:rPr>
              <w:rFonts w:ascii="Garamond" w:hAnsi="Garamond"/>
            </w:rPr>
          </w:rPrChange>
        </w:rPr>
        <w:t xml:space="preserve">variability </w:t>
      </w:r>
      <w:ins w:id="787" w:author="Michael Jennions" w:date="2020-08-04T21:58:00Z">
        <w:r w:rsidR="00F41E43" w:rsidRPr="006E4FC2">
          <w:rPr>
            <w:rFonts w:ascii="Garamond" w:hAnsi="Garamond"/>
            <w:color w:val="2E74B5" w:themeColor="accent5" w:themeShade="BF"/>
            <w:rPrChange w:id="788" w:author="Michael Jennions" w:date="2020-08-04T22:20:00Z">
              <w:rPr>
                <w:rFonts w:ascii="Garamond" w:hAnsi="Garamond"/>
              </w:rPr>
            </w:rPrChange>
          </w:rPr>
          <w:t xml:space="preserve">in </w:t>
        </w:r>
      </w:ins>
      <w:ins w:id="789" w:author="Michael Jennions" w:date="2020-08-04T22:02:00Z">
        <w:r w:rsidRPr="006E4FC2">
          <w:rPr>
            <w:rFonts w:ascii="Garamond" w:hAnsi="Garamond"/>
            <w:color w:val="2E74B5" w:themeColor="accent5" w:themeShade="BF"/>
            <w:rPrChange w:id="790" w:author="Michael Jennions" w:date="2020-08-04T22:20:00Z">
              <w:rPr>
                <w:rFonts w:ascii="Garamond" w:hAnsi="Garamond"/>
              </w:rPr>
            </w:rPrChange>
          </w:rPr>
          <w:t xml:space="preserve">male than female </w:t>
        </w:r>
      </w:ins>
      <w:ins w:id="791" w:author="Michael Jennions" w:date="2020-08-04T21:59:00Z">
        <w:r w:rsidR="00F41E43" w:rsidRPr="006E4FC2">
          <w:rPr>
            <w:rFonts w:ascii="Garamond" w:hAnsi="Garamond"/>
            <w:color w:val="2E74B5" w:themeColor="accent5" w:themeShade="BF"/>
            <w:rPrChange w:id="792" w:author="Michael Jennions" w:date="2020-08-04T22:20:00Z">
              <w:rPr>
                <w:rFonts w:ascii="Garamond" w:hAnsi="Garamond"/>
              </w:rPr>
            </w:rPrChange>
          </w:rPr>
          <w:t>personality traits</w:t>
        </w:r>
      </w:ins>
      <w:ins w:id="793" w:author="Michael Jennions" w:date="2020-08-04T22:09:00Z">
        <w:r w:rsidRPr="006E4FC2">
          <w:rPr>
            <w:rFonts w:ascii="Garamond" w:hAnsi="Garamond"/>
            <w:color w:val="2E74B5" w:themeColor="accent5" w:themeShade="BF"/>
            <w:rPrChange w:id="794" w:author="Michael Jennions" w:date="2020-08-04T22:20:00Z">
              <w:rPr>
                <w:rFonts w:ascii="Garamond" w:hAnsi="Garamond"/>
              </w:rPr>
            </w:rPrChange>
          </w:rPr>
          <w:t xml:space="preserve"> </w:t>
        </w:r>
      </w:ins>
      <w:ins w:id="795" w:author="Michael Jennions" w:date="2020-08-04T22:08:00Z">
        <w:r w:rsidRPr="006E4FC2">
          <w:rPr>
            <w:rFonts w:ascii="Garamond" w:hAnsi="Garamond"/>
            <w:color w:val="2E74B5" w:themeColor="accent5" w:themeShade="BF"/>
            <w:rPrChange w:id="796" w:author="Michael Jennions" w:date="2020-08-04T22:20:00Z">
              <w:rPr>
                <w:rFonts w:ascii="Garamond" w:hAnsi="Garamond"/>
              </w:rPr>
            </w:rPrChange>
          </w:rPr>
          <w:t>(</w:t>
        </w:r>
        <m:oMath>
          <m:sSub>
            <m:sSubPr>
              <m:ctrlPr>
                <w:rPr>
                  <w:rFonts w:ascii="Cambria Math" w:hAnsi="Cambria Math"/>
                  <w:i/>
                  <w:color w:val="2E74B5" w:themeColor="accent5" w:themeShade="BF"/>
                </w:rPr>
              </m:ctrlPr>
            </m:sSubPr>
            <m:e>
              <m:acc>
                <m:accPr>
                  <m:chr m:val="̅"/>
                  <m:ctrlPr>
                    <w:rPr>
                      <w:rFonts w:ascii="Cambria Math" w:hAnsi="Cambria Math"/>
                      <w:i/>
                      <w:color w:val="2E74B5" w:themeColor="accent5" w:themeShade="BF"/>
                    </w:rPr>
                  </m:ctrlPr>
                </m:accPr>
                <m:e>
                  <m:r>
                    <w:rPr>
                      <w:rFonts w:ascii="Cambria Math" w:hAnsi="Cambria Math"/>
                      <w:color w:val="2E74B5" w:themeColor="accent5" w:themeShade="BF"/>
                      <w:rPrChange w:id="797" w:author="Michael Jennions" w:date="2020-08-04T22:20:00Z">
                        <w:rPr>
                          <w:rFonts w:ascii="Cambria Math" w:hAnsi="Cambria Math"/>
                        </w:rPr>
                      </w:rPrChange>
                    </w:rPr>
                    <m:t>X</m:t>
                  </m:r>
                </m:e>
              </m:acc>
            </m:e>
            <m:sub>
              <m:r>
                <w:rPr>
                  <w:rFonts w:ascii="Cambria Math" w:hAnsi="Cambria Math"/>
                  <w:color w:val="2E74B5" w:themeColor="accent5" w:themeShade="BF"/>
                  <w:rPrChange w:id="798" w:author="Michael Jennions" w:date="2020-08-04T22:20:00Z">
                    <w:rPr>
                      <w:rFonts w:ascii="Cambria Math" w:hAnsi="Cambria Math"/>
                    </w:rPr>
                  </w:rPrChange>
                </w:rPr>
                <m:t>lnCVR</m:t>
              </m:r>
            </m:sub>
          </m:sSub>
          <m:r>
            <w:rPr>
              <w:rFonts w:ascii="Cambria Math" w:hAnsi="Cambria Math"/>
              <w:color w:val="2E74B5" w:themeColor="accent5" w:themeShade="BF"/>
              <w:rPrChange w:id="799" w:author="Michael Jennions" w:date="2020-08-04T22:20:00Z">
                <w:rPr>
                  <w:rFonts w:ascii="Cambria Math" w:hAnsi="Cambria Math"/>
                </w:rPr>
              </w:rPrChange>
            </w:rPr>
            <m:t xml:space="preserve"> </m:t>
          </m:r>
        </m:oMath>
        <w:r w:rsidRPr="006E4FC2">
          <w:rPr>
            <w:rFonts w:ascii="Garamond" w:hAnsi="Garamond"/>
            <w:color w:val="2E74B5" w:themeColor="accent5" w:themeShade="BF"/>
            <w:rPrChange w:id="800" w:author="Michael Jennions" w:date="2020-08-04T22:20:00Z">
              <w:rPr>
                <w:rFonts w:ascii="Garamond" w:hAnsi="Garamond"/>
              </w:rPr>
            </w:rPrChange>
          </w:rPr>
          <w:t xml:space="preserve">=-0.09, </w:t>
        </w:r>
        <w:r w:rsidRPr="006E4FC2">
          <w:rPr>
            <w:rFonts w:ascii="Garamond" w:hAnsi="Garamond"/>
            <w:i/>
            <w:color w:val="2E74B5" w:themeColor="accent5" w:themeShade="BF"/>
            <w:rPrChange w:id="801" w:author="Michael Jennions" w:date="2020-08-04T22:20:00Z">
              <w:rPr>
                <w:rFonts w:ascii="Garamond" w:hAnsi="Garamond"/>
                <w:i/>
              </w:rPr>
            </w:rPrChange>
          </w:rPr>
          <w:t>p</w:t>
        </w:r>
        <w:r w:rsidRPr="006E4FC2">
          <w:rPr>
            <w:rFonts w:ascii="Garamond" w:hAnsi="Garamond"/>
            <w:color w:val="2E74B5" w:themeColor="accent5" w:themeShade="BF"/>
            <w:rPrChange w:id="802" w:author="Michael Jennions" w:date="2020-08-04T22:20:00Z">
              <w:rPr>
                <w:rFonts w:ascii="Garamond" w:hAnsi="Garamond"/>
              </w:rPr>
            </w:rPrChange>
          </w:rPr>
          <w:t>=0.04)</w:t>
        </w:r>
      </w:ins>
      <w:ins w:id="803" w:author="Michael Jennions" w:date="2020-08-04T21:59:00Z">
        <w:r w:rsidR="00F41E43" w:rsidRPr="006E4FC2">
          <w:rPr>
            <w:rFonts w:ascii="Garamond" w:hAnsi="Garamond"/>
            <w:color w:val="2E74B5" w:themeColor="accent5" w:themeShade="BF"/>
            <w:rPrChange w:id="804" w:author="Michael Jennions" w:date="2020-08-04T22:20:00Z">
              <w:rPr>
                <w:rFonts w:ascii="Garamond" w:hAnsi="Garamond"/>
              </w:rPr>
            </w:rPrChange>
          </w:rPr>
          <w:t xml:space="preserve">, </w:t>
        </w:r>
      </w:ins>
      <w:ins w:id="805" w:author="Michael Jennions" w:date="2020-08-04T22:12:00Z">
        <w:r w:rsidR="007B3DC4" w:rsidRPr="006E4FC2">
          <w:rPr>
            <w:rFonts w:ascii="Garamond" w:hAnsi="Garamond"/>
            <w:color w:val="2E74B5" w:themeColor="accent5" w:themeShade="BF"/>
            <w:rPrChange w:id="806" w:author="Michael Jennions" w:date="2020-08-04T22:20:00Z">
              <w:rPr>
                <w:rFonts w:ascii="Garamond" w:hAnsi="Garamond"/>
              </w:rPr>
            </w:rPrChange>
          </w:rPr>
          <w:t>but</w:t>
        </w:r>
      </w:ins>
      <w:ins w:id="807" w:author="Michael Jennions" w:date="2020-08-04T21:59:00Z">
        <w:r w:rsidR="00F41E43" w:rsidRPr="006E4FC2">
          <w:rPr>
            <w:rFonts w:ascii="Garamond" w:hAnsi="Garamond"/>
            <w:color w:val="2E74B5" w:themeColor="accent5" w:themeShade="BF"/>
            <w:rPrChange w:id="808" w:author="Michael Jennions" w:date="2020-08-04T22:20:00Z">
              <w:rPr>
                <w:rFonts w:ascii="Garamond" w:hAnsi="Garamond"/>
              </w:rPr>
            </w:rPrChange>
          </w:rPr>
          <w:t xml:space="preserve"> this was the not the case for </w:t>
        </w:r>
      </w:ins>
      <w:del w:id="809" w:author="Michael Jennions" w:date="2020-08-04T21:59:00Z">
        <w:r w:rsidR="00406ADE" w:rsidRPr="006E4FC2" w:rsidDel="00F41E43">
          <w:rPr>
            <w:rFonts w:ascii="Garamond" w:hAnsi="Garamond"/>
            <w:color w:val="2E74B5" w:themeColor="accent5" w:themeShade="BF"/>
            <w:rPrChange w:id="810" w:author="Michael Jennions" w:date="2020-08-04T22:20:00Z">
              <w:rPr>
                <w:rFonts w:ascii="Garamond" w:hAnsi="Garamond"/>
              </w:rPr>
            </w:rPrChange>
          </w:rPr>
          <w:delText xml:space="preserve">than fish from </w:delText>
        </w:r>
      </w:del>
      <w:r w:rsidR="00406ADE" w:rsidRPr="006E4FC2">
        <w:rPr>
          <w:rFonts w:ascii="Garamond" w:hAnsi="Garamond"/>
          <w:color w:val="2E74B5" w:themeColor="accent5" w:themeShade="BF"/>
          <w:rPrChange w:id="811" w:author="Michael Jennions" w:date="2020-08-04T22:20:00Z">
            <w:rPr>
              <w:rFonts w:ascii="Garamond" w:hAnsi="Garamond"/>
            </w:rPr>
          </w:rPrChange>
        </w:rPr>
        <w:t>lab</w:t>
      </w:r>
      <w:ins w:id="812" w:author="Michael Jennions" w:date="2020-08-04T22:03:00Z">
        <w:r w:rsidRPr="006E4FC2">
          <w:rPr>
            <w:rFonts w:ascii="Garamond" w:hAnsi="Garamond"/>
            <w:color w:val="2E74B5" w:themeColor="accent5" w:themeShade="BF"/>
            <w:rPrChange w:id="813" w:author="Michael Jennions" w:date="2020-08-04T22:20:00Z">
              <w:rPr>
                <w:rFonts w:ascii="Garamond" w:hAnsi="Garamond"/>
              </w:rPr>
            </w:rPrChange>
          </w:rPr>
          <w:t>-reared</w:t>
        </w:r>
      </w:ins>
      <w:ins w:id="814" w:author="Michael Jennions" w:date="2020-08-04T22:08:00Z">
        <w:r w:rsidRPr="006E4FC2">
          <w:rPr>
            <w:rFonts w:ascii="Garamond" w:hAnsi="Garamond"/>
            <w:color w:val="2E74B5" w:themeColor="accent5" w:themeShade="BF"/>
            <w:rPrChange w:id="815" w:author="Michael Jennions" w:date="2020-08-04T22:20:00Z">
              <w:rPr>
                <w:rFonts w:ascii="Garamond" w:hAnsi="Garamond"/>
              </w:rPr>
            </w:rPrChange>
          </w:rPr>
          <w:t>/</w:t>
        </w:r>
      </w:ins>
      <w:ins w:id="816" w:author="Michael Jennions" w:date="2020-08-04T22:03:00Z">
        <w:r w:rsidRPr="006E4FC2">
          <w:rPr>
            <w:rFonts w:ascii="Garamond" w:hAnsi="Garamond"/>
            <w:color w:val="2E74B5" w:themeColor="accent5" w:themeShade="BF"/>
            <w:rPrChange w:id="817" w:author="Michael Jennions" w:date="2020-08-04T22:20:00Z">
              <w:rPr>
                <w:rFonts w:ascii="Garamond" w:hAnsi="Garamond"/>
              </w:rPr>
            </w:rPrChange>
          </w:rPr>
          <w:t xml:space="preserve">captive </w:t>
        </w:r>
      </w:ins>
      <w:del w:id="818" w:author="Michael Jennions" w:date="2020-08-04T22:03:00Z">
        <w:r w:rsidR="00406ADE" w:rsidRPr="006E4FC2" w:rsidDel="00AF0EAC">
          <w:rPr>
            <w:rFonts w:ascii="Garamond" w:hAnsi="Garamond"/>
            <w:color w:val="2E74B5" w:themeColor="accent5" w:themeShade="BF"/>
            <w:rPrChange w:id="819" w:author="Michael Jennions" w:date="2020-08-04T22:20:00Z">
              <w:rPr>
                <w:rFonts w:ascii="Garamond" w:hAnsi="Garamond"/>
              </w:rPr>
            </w:rPrChange>
          </w:rPr>
          <w:delText xml:space="preserve"> </w:delText>
        </w:r>
      </w:del>
      <w:r w:rsidR="00406ADE" w:rsidRPr="006E4FC2">
        <w:rPr>
          <w:rFonts w:ascii="Garamond" w:hAnsi="Garamond"/>
          <w:color w:val="2E74B5" w:themeColor="accent5" w:themeShade="BF"/>
          <w:rPrChange w:id="820" w:author="Michael Jennions" w:date="2020-08-04T22:20:00Z">
            <w:rPr>
              <w:rFonts w:ascii="Garamond" w:hAnsi="Garamond"/>
            </w:rPr>
          </w:rPrChange>
        </w:rPr>
        <w:t xml:space="preserve">populations </w:t>
      </w:r>
      <w:commentRangeStart w:id="821"/>
      <w:r w:rsidR="00406ADE" w:rsidRPr="006E4FC2">
        <w:rPr>
          <w:rFonts w:ascii="Garamond" w:hAnsi="Garamond"/>
          <w:color w:val="2E74B5" w:themeColor="accent5" w:themeShade="BF"/>
          <w:rPrChange w:id="822" w:author="Michael Jennions" w:date="2020-08-04T22:20:00Z">
            <w:rPr>
              <w:rFonts w:ascii="Garamond" w:hAnsi="Garamond"/>
            </w:rPr>
          </w:rPrChange>
        </w:rPr>
        <w:t>(</w:t>
      </w:r>
      <w:del w:id="823" w:author="Michael Jennions" w:date="2020-08-04T22:09:00Z">
        <w:r w:rsidR="00850065" w:rsidRPr="006E4FC2" w:rsidDel="00AF0EAC">
          <w:rPr>
            <w:rFonts w:ascii="Garamond" w:hAnsi="Garamond"/>
            <w:color w:val="2E74B5" w:themeColor="accent5" w:themeShade="BF"/>
            <w:rPrChange w:id="824" w:author="Michael Jennions" w:date="2020-08-04T22:20:00Z">
              <w:rPr>
                <w:rFonts w:ascii="Garamond" w:hAnsi="Garamond"/>
              </w:rPr>
            </w:rPrChange>
          </w:rPr>
          <w:delText>intercept:</w:delText>
        </w:r>
      </w:del>
      <w:del w:id="825" w:author="Michael Jennions" w:date="2020-08-04T22:08:00Z">
        <w:r w:rsidR="00850065" w:rsidRPr="006E4FC2" w:rsidDel="00AF0EAC">
          <w:rPr>
            <w:rFonts w:ascii="Garamond" w:hAnsi="Garamond"/>
            <w:color w:val="2E74B5" w:themeColor="accent5" w:themeShade="BF"/>
            <w:rPrChange w:id="826" w:author="Michael Jennions" w:date="2020-08-04T22:20:00Z">
              <w:rPr>
                <w:rFonts w:ascii="Garamond" w:hAnsi="Garamond"/>
              </w:rPr>
            </w:rPrChange>
          </w:rPr>
          <w:delText xml:space="preserve"> </w:delText>
        </w:r>
        <m:oMath>
          <m:sSub>
            <m:sSubPr>
              <m:ctrlPr>
                <w:rPr>
                  <w:rFonts w:ascii="Cambria Math" w:hAnsi="Cambria Math"/>
                  <w:i/>
                  <w:color w:val="2E74B5" w:themeColor="accent5" w:themeShade="BF"/>
                </w:rPr>
              </m:ctrlPr>
            </m:sSubPr>
            <m:e>
              <m:acc>
                <m:accPr>
                  <m:chr m:val="̅"/>
                  <m:ctrlPr>
                    <w:rPr>
                      <w:rFonts w:ascii="Cambria Math" w:hAnsi="Cambria Math"/>
                      <w:i/>
                      <w:color w:val="2E74B5" w:themeColor="accent5" w:themeShade="BF"/>
                    </w:rPr>
                  </m:ctrlPr>
                </m:accPr>
                <m:e>
                  <m:r>
                    <w:rPr>
                      <w:rFonts w:ascii="Cambria Math" w:hAnsi="Cambria Math"/>
                      <w:color w:val="2E74B5" w:themeColor="accent5" w:themeShade="BF"/>
                      <w:rPrChange w:id="827" w:author="Michael Jennions" w:date="2020-08-04T22:20:00Z">
                        <w:rPr>
                          <w:rFonts w:ascii="Cambria Math" w:hAnsi="Cambria Math"/>
                        </w:rPr>
                      </w:rPrChange>
                    </w:rPr>
                    <m:t>X</m:t>
                  </m:r>
                </m:e>
              </m:acc>
            </m:e>
            <m:sub>
              <m:r>
                <w:rPr>
                  <w:rFonts w:ascii="Cambria Math" w:hAnsi="Cambria Math"/>
                  <w:color w:val="2E74B5" w:themeColor="accent5" w:themeShade="BF"/>
                  <w:rPrChange w:id="828" w:author="Michael Jennions" w:date="2020-08-04T22:20:00Z">
                    <w:rPr>
                      <w:rFonts w:ascii="Cambria Math" w:hAnsi="Cambria Math"/>
                    </w:rPr>
                  </w:rPrChange>
                </w:rPr>
                <m:t>lnCVR</m:t>
              </m:r>
            </m:sub>
          </m:sSub>
          <m:r>
            <w:rPr>
              <w:rFonts w:ascii="Cambria Math" w:hAnsi="Cambria Math"/>
              <w:color w:val="2E74B5" w:themeColor="accent5" w:themeShade="BF"/>
              <w:rPrChange w:id="829" w:author="Michael Jennions" w:date="2020-08-04T22:20:00Z">
                <w:rPr>
                  <w:rFonts w:ascii="Cambria Math" w:hAnsi="Cambria Math"/>
                </w:rPr>
              </w:rPrChange>
            </w:rPr>
            <m:t xml:space="preserve"> </m:t>
          </m:r>
        </m:oMath>
        <w:r w:rsidR="00850065" w:rsidRPr="006E4FC2" w:rsidDel="00AF0EAC">
          <w:rPr>
            <w:rFonts w:ascii="Garamond" w:hAnsi="Garamond"/>
            <w:color w:val="2E74B5" w:themeColor="accent5" w:themeShade="BF"/>
            <w:rPrChange w:id="830" w:author="Michael Jennions" w:date="2020-08-04T22:20:00Z">
              <w:rPr>
                <w:rFonts w:ascii="Garamond" w:hAnsi="Garamond"/>
              </w:rPr>
            </w:rPrChange>
          </w:rPr>
          <w:delText xml:space="preserve">=-0.09, </w:delText>
        </w:r>
      </w:del>
      <w:del w:id="831" w:author="Michael Jennions" w:date="2020-08-04T22:06:00Z">
        <w:r w:rsidR="00850065" w:rsidRPr="006E4FC2" w:rsidDel="00AF0EAC">
          <w:rPr>
            <w:rFonts w:ascii="Garamond" w:hAnsi="Garamond"/>
            <w:color w:val="2E74B5" w:themeColor="accent5" w:themeShade="BF"/>
            <w:rPrChange w:id="832" w:author="Michael Jennions" w:date="2020-08-04T22:20:00Z">
              <w:rPr>
                <w:rFonts w:ascii="Garamond" w:hAnsi="Garamond"/>
              </w:rPr>
            </w:rPrChange>
          </w:rPr>
          <w:delText xml:space="preserve">95% CIs: -0.18, -0.01, </w:delText>
        </w:r>
        <w:r w:rsidR="00850065" w:rsidRPr="006E4FC2" w:rsidDel="00AF0EAC">
          <w:rPr>
            <w:rFonts w:ascii="Garamond" w:hAnsi="Garamond"/>
            <w:i/>
            <w:color w:val="2E74B5" w:themeColor="accent5" w:themeShade="BF"/>
            <w:rPrChange w:id="833" w:author="Michael Jennions" w:date="2020-08-04T22:20:00Z">
              <w:rPr>
                <w:rFonts w:ascii="Garamond" w:hAnsi="Garamond"/>
                <w:i/>
              </w:rPr>
            </w:rPrChange>
          </w:rPr>
          <w:delText xml:space="preserve">t </w:delText>
        </w:r>
        <w:r w:rsidR="00850065" w:rsidRPr="006E4FC2" w:rsidDel="00AF0EAC">
          <w:rPr>
            <w:rFonts w:ascii="Garamond" w:hAnsi="Garamond"/>
            <w:color w:val="2E74B5" w:themeColor="accent5" w:themeShade="BF"/>
            <w:rPrChange w:id="834" w:author="Michael Jennions" w:date="2020-08-04T22:20:00Z">
              <w:rPr>
                <w:rFonts w:ascii="Garamond" w:hAnsi="Garamond"/>
              </w:rPr>
            </w:rPrChange>
          </w:rPr>
          <w:delText xml:space="preserve">= -2.11, </w:delText>
        </w:r>
      </w:del>
      <w:del w:id="835" w:author="Michael Jennions" w:date="2020-08-04T22:08:00Z">
        <w:r w:rsidR="00850065" w:rsidRPr="006E4FC2" w:rsidDel="00AF0EAC">
          <w:rPr>
            <w:rFonts w:ascii="Garamond" w:hAnsi="Garamond"/>
            <w:i/>
            <w:color w:val="2E74B5" w:themeColor="accent5" w:themeShade="BF"/>
            <w:rPrChange w:id="836" w:author="Michael Jennions" w:date="2020-08-04T22:20:00Z">
              <w:rPr>
                <w:rFonts w:ascii="Garamond" w:hAnsi="Garamond"/>
                <w:i/>
              </w:rPr>
            </w:rPrChange>
          </w:rPr>
          <w:delText>p</w:delText>
        </w:r>
        <w:r w:rsidR="00850065" w:rsidRPr="006E4FC2" w:rsidDel="00AF0EAC">
          <w:rPr>
            <w:rFonts w:ascii="Garamond" w:hAnsi="Garamond"/>
            <w:color w:val="2E74B5" w:themeColor="accent5" w:themeShade="BF"/>
            <w:rPrChange w:id="837" w:author="Michael Jennions" w:date="2020-08-04T22:20:00Z">
              <w:rPr>
                <w:rFonts w:ascii="Garamond" w:hAnsi="Garamond"/>
              </w:rPr>
            </w:rPrChange>
          </w:rPr>
          <w:delText>=0.04</w:delText>
        </w:r>
      </w:del>
      <w:del w:id="838" w:author="Michael Jennions" w:date="2020-08-04T22:09:00Z">
        <w:r w:rsidR="00850065" w:rsidRPr="006E4FC2" w:rsidDel="00AF0EAC">
          <w:rPr>
            <w:rFonts w:ascii="Garamond" w:hAnsi="Garamond"/>
            <w:color w:val="2E74B5" w:themeColor="accent5" w:themeShade="BF"/>
            <w:rPrChange w:id="839" w:author="Michael Jennions" w:date="2020-08-04T22:20:00Z">
              <w:rPr>
                <w:rFonts w:ascii="Garamond" w:hAnsi="Garamond"/>
              </w:rPr>
            </w:rPrChange>
          </w:rPr>
          <w:delText xml:space="preserve">; lab: </w:delText>
        </w:r>
      </w:del>
      <m:oMath>
        <m:sSub>
          <m:sSubPr>
            <m:ctrlPr>
              <w:rPr>
                <w:rFonts w:ascii="Cambria Math" w:hAnsi="Cambria Math"/>
                <w:i/>
                <w:color w:val="2E74B5" w:themeColor="accent5" w:themeShade="BF"/>
              </w:rPr>
            </m:ctrlPr>
          </m:sSubPr>
          <m:e>
            <m:acc>
              <m:accPr>
                <m:chr m:val="̅"/>
                <m:ctrlPr>
                  <w:rPr>
                    <w:rFonts w:ascii="Cambria Math" w:hAnsi="Cambria Math"/>
                    <w:i/>
                    <w:color w:val="2E74B5" w:themeColor="accent5" w:themeShade="BF"/>
                  </w:rPr>
                </m:ctrlPr>
              </m:accPr>
              <m:e>
                <m:r>
                  <w:rPr>
                    <w:rFonts w:ascii="Cambria Math" w:hAnsi="Cambria Math"/>
                    <w:color w:val="2E74B5" w:themeColor="accent5" w:themeShade="BF"/>
                    <w:rPrChange w:id="840" w:author="Michael Jennions" w:date="2020-08-04T22:20:00Z">
                      <w:rPr>
                        <w:rFonts w:ascii="Cambria Math" w:hAnsi="Cambria Math"/>
                      </w:rPr>
                    </w:rPrChange>
                  </w:rPr>
                  <m:t>X</m:t>
                </m:r>
              </m:e>
            </m:acc>
          </m:e>
          <m:sub>
            <m:r>
              <w:rPr>
                <w:rFonts w:ascii="Cambria Math" w:hAnsi="Cambria Math"/>
                <w:color w:val="2E74B5" w:themeColor="accent5" w:themeShade="BF"/>
                <w:rPrChange w:id="841" w:author="Michael Jennions" w:date="2020-08-04T22:20:00Z">
                  <w:rPr>
                    <w:rFonts w:ascii="Cambria Math" w:hAnsi="Cambria Math"/>
                  </w:rPr>
                </w:rPrChange>
              </w:rPr>
              <m:t>lnCVR</m:t>
            </m:r>
          </m:sub>
        </m:sSub>
        <m:r>
          <w:rPr>
            <w:rFonts w:ascii="Cambria Math" w:hAnsi="Cambria Math"/>
            <w:color w:val="2E74B5" w:themeColor="accent5" w:themeShade="BF"/>
            <w:rPrChange w:id="842" w:author="Michael Jennions" w:date="2020-08-04T22:20:00Z">
              <w:rPr>
                <w:rFonts w:ascii="Cambria Math" w:hAnsi="Cambria Math"/>
              </w:rPr>
            </w:rPrChange>
          </w:rPr>
          <m:t xml:space="preserve"> </m:t>
        </m:r>
      </m:oMath>
      <w:r w:rsidR="00850065" w:rsidRPr="006E4FC2">
        <w:rPr>
          <w:rFonts w:ascii="Garamond" w:hAnsi="Garamond"/>
          <w:color w:val="2E74B5" w:themeColor="accent5" w:themeShade="BF"/>
          <w:rPrChange w:id="843" w:author="Michael Jennions" w:date="2020-08-04T22:20:00Z">
            <w:rPr>
              <w:rFonts w:ascii="Garamond" w:hAnsi="Garamond"/>
            </w:rPr>
          </w:rPrChange>
        </w:rPr>
        <w:t xml:space="preserve">=0.08, </w:t>
      </w:r>
      <w:del w:id="844" w:author="Michael Jennions" w:date="2020-08-04T22:06:00Z">
        <w:r w:rsidR="00850065" w:rsidRPr="006E4FC2" w:rsidDel="00AF0EAC">
          <w:rPr>
            <w:rFonts w:ascii="Garamond" w:hAnsi="Garamond"/>
            <w:color w:val="2E74B5" w:themeColor="accent5" w:themeShade="BF"/>
            <w:rPrChange w:id="845" w:author="Michael Jennions" w:date="2020-08-04T22:20:00Z">
              <w:rPr>
                <w:rFonts w:ascii="Garamond" w:hAnsi="Garamond"/>
              </w:rPr>
            </w:rPrChange>
          </w:rPr>
          <w:delText xml:space="preserve">95% CIs: -0.02, 0.19, </w:delText>
        </w:r>
        <w:r w:rsidR="00850065" w:rsidRPr="006E4FC2" w:rsidDel="00AF0EAC">
          <w:rPr>
            <w:rFonts w:ascii="Garamond" w:hAnsi="Garamond"/>
            <w:i/>
            <w:color w:val="2E74B5" w:themeColor="accent5" w:themeShade="BF"/>
            <w:rPrChange w:id="846" w:author="Michael Jennions" w:date="2020-08-04T22:20:00Z">
              <w:rPr>
                <w:rFonts w:ascii="Garamond" w:hAnsi="Garamond"/>
                <w:i/>
              </w:rPr>
            </w:rPrChange>
          </w:rPr>
          <w:delText xml:space="preserve">t </w:delText>
        </w:r>
        <w:r w:rsidR="00850065" w:rsidRPr="006E4FC2" w:rsidDel="00AF0EAC">
          <w:rPr>
            <w:rFonts w:ascii="Garamond" w:hAnsi="Garamond"/>
            <w:color w:val="2E74B5" w:themeColor="accent5" w:themeShade="BF"/>
            <w:rPrChange w:id="847" w:author="Michael Jennions" w:date="2020-08-04T22:20:00Z">
              <w:rPr>
                <w:rFonts w:ascii="Garamond" w:hAnsi="Garamond"/>
              </w:rPr>
            </w:rPrChange>
          </w:rPr>
          <w:delText xml:space="preserve">= 1.55, </w:delText>
        </w:r>
      </w:del>
      <w:r w:rsidR="00850065" w:rsidRPr="006E4FC2">
        <w:rPr>
          <w:rFonts w:ascii="Garamond" w:hAnsi="Garamond"/>
          <w:i/>
          <w:color w:val="2E74B5" w:themeColor="accent5" w:themeShade="BF"/>
          <w:rPrChange w:id="848" w:author="Michael Jennions" w:date="2020-08-04T22:20:00Z">
            <w:rPr>
              <w:rFonts w:ascii="Garamond" w:hAnsi="Garamond"/>
              <w:i/>
            </w:rPr>
          </w:rPrChange>
        </w:rPr>
        <w:t>p</w:t>
      </w:r>
      <w:r w:rsidR="00850065" w:rsidRPr="006E4FC2">
        <w:rPr>
          <w:rFonts w:ascii="Garamond" w:hAnsi="Garamond"/>
          <w:color w:val="2E74B5" w:themeColor="accent5" w:themeShade="BF"/>
          <w:rPrChange w:id="849" w:author="Michael Jennions" w:date="2020-08-04T22:20:00Z">
            <w:rPr>
              <w:rFonts w:ascii="Garamond" w:hAnsi="Garamond"/>
            </w:rPr>
          </w:rPrChange>
        </w:rPr>
        <w:t>=0.12</w:t>
      </w:r>
      <w:r w:rsidR="00406ADE" w:rsidRPr="006E4FC2">
        <w:rPr>
          <w:rFonts w:ascii="Garamond" w:hAnsi="Garamond"/>
          <w:color w:val="2E74B5" w:themeColor="accent5" w:themeShade="BF"/>
          <w:rPrChange w:id="850" w:author="Michael Jennions" w:date="2020-08-04T22:20:00Z">
            <w:rPr>
              <w:rFonts w:ascii="Garamond" w:hAnsi="Garamond"/>
            </w:rPr>
          </w:rPrChange>
        </w:rPr>
        <w:t>)</w:t>
      </w:r>
      <w:ins w:id="851" w:author="Michael Jennions" w:date="2020-08-04T21:59:00Z">
        <w:r w:rsidR="00F41E43" w:rsidRPr="006E4FC2">
          <w:rPr>
            <w:rFonts w:ascii="Garamond" w:hAnsi="Garamond"/>
            <w:color w:val="2E74B5" w:themeColor="accent5" w:themeShade="BF"/>
            <w:rPrChange w:id="852" w:author="Michael Jennions" w:date="2020-08-04T22:20:00Z">
              <w:rPr>
                <w:rFonts w:ascii="Garamond" w:hAnsi="Garamond"/>
              </w:rPr>
            </w:rPrChange>
          </w:rPr>
          <w:t xml:space="preserve">. </w:t>
        </w:r>
      </w:ins>
      <w:commentRangeEnd w:id="821"/>
      <w:ins w:id="853" w:author="Michael Jennions" w:date="2020-08-04T22:00:00Z">
        <w:r w:rsidR="00F41E43" w:rsidRPr="006E4FC2">
          <w:rPr>
            <w:rStyle w:val="CommentReference"/>
            <w:color w:val="2E74B5" w:themeColor="accent5" w:themeShade="BF"/>
            <w:rPrChange w:id="854" w:author="Michael Jennions" w:date="2020-08-04T22:20:00Z">
              <w:rPr>
                <w:rStyle w:val="CommentReference"/>
              </w:rPr>
            </w:rPrChange>
          </w:rPr>
          <w:commentReference w:id="821"/>
        </w:r>
      </w:ins>
      <w:del w:id="855" w:author="Michael Jennions" w:date="2020-08-04T22:00:00Z">
        <w:r w:rsidR="00406ADE" w:rsidRPr="006E4FC2" w:rsidDel="00F41E43">
          <w:rPr>
            <w:rFonts w:ascii="Garamond" w:hAnsi="Garamond"/>
            <w:color w:val="2E74B5" w:themeColor="accent5" w:themeShade="BF"/>
            <w:rPrChange w:id="856" w:author="Michael Jennions" w:date="2020-08-04T22:20:00Z">
              <w:rPr>
                <w:rFonts w:ascii="Garamond" w:hAnsi="Garamond"/>
              </w:rPr>
            </w:rPrChange>
          </w:rPr>
          <w:delText>,</w:delText>
        </w:r>
      </w:del>
      <w:r w:rsidR="00406ADE" w:rsidRPr="006E4FC2">
        <w:rPr>
          <w:rFonts w:ascii="Garamond" w:hAnsi="Garamond"/>
          <w:color w:val="2E74B5" w:themeColor="accent5" w:themeShade="BF"/>
          <w:rPrChange w:id="857" w:author="Michael Jennions" w:date="2020-08-04T22:20:00Z">
            <w:rPr>
              <w:rFonts w:ascii="Garamond" w:hAnsi="Garamond"/>
            </w:rPr>
          </w:rPrChange>
        </w:rPr>
        <w:t xml:space="preserve"> </w:t>
      </w:r>
      <w:del w:id="858" w:author="Michael Jennions" w:date="2020-08-04T22:01:00Z">
        <w:r w:rsidR="00406ADE" w:rsidRPr="006E4FC2" w:rsidDel="00AF0EAC">
          <w:rPr>
            <w:rFonts w:ascii="Garamond" w:hAnsi="Garamond"/>
            <w:color w:val="2E74B5" w:themeColor="accent5" w:themeShade="BF"/>
            <w:rPrChange w:id="859" w:author="Michael Jennions" w:date="2020-08-04T22:20:00Z">
              <w:rPr>
                <w:rFonts w:ascii="Garamond" w:hAnsi="Garamond"/>
              </w:rPr>
            </w:rPrChange>
          </w:rPr>
          <w:delText xml:space="preserve">but not for mean personality differences </w:delText>
        </w:r>
      </w:del>
      <w:r w:rsidR="00406ADE" w:rsidRPr="006E4FC2">
        <w:rPr>
          <w:rFonts w:ascii="Garamond" w:hAnsi="Garamond"/>
          <w:color w:val="2E74B5" w:themeColor="accent5" w:themeShade="BF"/>
          <w:rPrChange w:id="860" w:author="Michael Jennions" w:date="2020-08-04T22:20:00Z">
            <w:rPr>
              <w:rFonts w:ascii="Garamond" w:hAnsi="Garamond"/>
            </w:rPr>
          </w:rPrChange>
        </w:rPr>
        <w:t>(Supplementary Table S</w:t>
      </w:r>
      <w:r w:rsidR="00C663DD" w:rsidRPr="006E4FC2">
        <w:rPr>
          <w:rFonts w:ascii="Garamond" w:hAnsi="Garamond"/>
          <w:color w:val="2E74B5" w:themeColor="accent5" w:themeShade="BF"/>
          <w:rPrChange w:id="861" w:author="Michael Jennions" w:date="2020-08-04T22:20:00Z">
            <w:rPr>
              <w:rFonts w:ascii="Garamond" w:hAnsi="Garamond"/>
            </w:rPr>
          </w:rPrChange>
        </w:rPr>
        <w:t>9</w:t>
      </w:r>
      <w:r w:rsidR="00406ADE" w:rsidRPr="006E4FC2">
        <w:rPr>
          <w:rFonts w:ascii="Garamond" w:hAnsi="Garamond"/>
          <w:color w:val="2E74B5" w:themeColor="accent5" w:themeShade="BF"/>
          <w:rPrChange w:id="862" w:author="Michael Jennions" w:date="2020-08-04T22:20:00Z">
            <w:rPr>
              <w:rFonts w:ascii="Garamond" w:hAnsi="Garamond"/>
            </w:rPr>
          </w:rPrChange>
        </w:rPr>
        <w:t>).</w:t>
      </w:r>
      <w:r w:rsidR="00BB77C0" w:rsidRPr="006E4FC2">
        <w:rPr>
          <w:rFonts w:ascii="Garamond" w:hAnsi="Garamond"/>
          <w:color w:val="2E74B5" w:themeColor="accent5" w:themeShade="BF"/>
          <w:rPrChange w:id="863" w:author="Michael Jennions" w:date="2020-08-04T22:20:00Z">
            <w:rPr>
              <w:rFonts w:ascii="Garamond" w:hAnsi="Garamond"/>
            </w:rPr>
          </w:rPrChange>
        </w:rPr>
        <w:t xml:space="preserve"> </w:t>
      </w:r>
    </w:p>
    <w:p w14:paraId="16476346" w14:textId="77777777" w:rsidR="00AF0EAC" w:rsidRPr="006E4FC2" w:rsidRDefault="00AF0EAC" w:rsidP="00AF0EAC">
      <w:pPr>
        <w:rPr>
          <w:ins w:id="864" w:author="Michael Jennions" w:date="2020-08-04T22:01:00Z"/>
          <w:rFonts w:ascii="Garamond" w:hAnsi="Garamond"/>
          <w:color w:val="2E74B5" w:themeColor="accent5" w:themeShade="BF"/>
          <w:rPrChange w:id="865" w:author="Michael Jennions" w:date="2020-08-04T22:20:00Z">
            <w:rPr>
              <w:ins w:id="866" w:author="Michael Jennions" w:date="2020-08-04T22:01:00Z"/>
              <w:rFonts w:ascii="Garamond" w:hAnsi="Garamond"/>
            </w:rPr>
          </w:rPrChange>
        </w:rPr>
      </w:pPr>
    </w:p>
    <w:p w14:paraId="609AA856" w14:textId="7C32AF7A" w:rsidR="00AF0EAC" w:rsidRPr="006E4FC2" w:rsidRDefault="00AF0EAC" w:rsidP="00AF0EAC">
      <w:pPr>
        <w:rPr>
          <w:ins w:id="867" w:author="Michael Jennions" w:date="2020-08-04T22:07:00Z"/>
          <w:rFonts w:ascii="Garamond" w:hAnsi="Garamond"/>
          <w:color w:val="2E74B5" w:themeColor="accent5" w:themeShade="BF"/>
          <w:rPrChange w:id="868" w:author="Michael Jennions" w:date="2020-08-04T22:20:00Z">
            <w:rPr>
              <w:ins w:id="869" w:author="Michael Jennions" w:date="2020-08-04T22:07:00Z"/>
              <w:rFonts w:ascii="Garamond" w:hAnsi="Garamond"/>
            </w:rPr>
          </w:rPrChange>
        </w:rPr>
      </w:pPr>
      <w:ins w:id="870" w:author="Michael Jennions" w:date="2020-08-04T22:04:00Z">
        <w:r w:rsidRPr="006E4FC2">
          <w:rPr>
            <w:rFonts w:ascii="Garamond" w:hAnsi="Garamond"/>
            <w:color w:val="2E74B5" w:themeColor="accent5" w:themeShade="BF"/>
            <w:rPrChange w:id="871" w:author="Michael Jennions" w:date="2020-08-04T22:20:00Z">
              <w:rPr>
                <w:rFonts w:ascii="Garamond" w:hAnsi="Garamond"/>
              </w:rPr>
            </w:rPrChange>
          </w:rPr>
          <w:t xml:space="preserve">With one exception, there were no significant </w:t>
        </w:r>
      </w:ins>
      <w:ins w:id="872" w:author="Michael Jennions" w:date="2020-08-04T22:18:00Z">
        <w:r w:rsidR="007B3DC4" w:rsidRPr="006E4FC2">
          <w:rPr>
            <w:rFonts w:ascii="Garamond" w:hAnsi="Garamond"/>
            <w:color w:val="2E74B5" w:themeColor="accent5" w:themeShade="BF"/>
            <w:rPrChange w:id="873" w:author="Michael Jennions" w:date="2020-08-04T22:20:00Z">
              <w:rPr>
                <w:rFonts w:ascii="Garamond" w:hAnsi="Garamond"/>
              </w:rPr>
            </w:rPrChange>
          </w:rPr>
          <w:t xml:space="preserve">sex </w:t>
        </w:r>
      </w:ins>
      <w:ins w:id="874" w:author="Michael Jennions" w:date="2020-08-04T22:04:00Z">
        <w:r w:rsidRPr="006E4FC2">
          <w:rPr>
            <w:rFonts w:ascii="Garamond" w:hAnsi="Garamond"/>
            <w:color w:val="2E74B5" w:themeColor="accent5" w:themeShade="BF"/>
            <w:rPrChange w:id="875" w:author="Michael Jennions" w:date="2020-08-04T22:20:00Z">
              <w:rPr>
                <w:rFonts w:ascii="Garamond" w:hAnsi="Garamond"/>
              </w:rPr>
            </w:rPrChange>
          </w:rPr>
          <w:t xml:space="preserve">differences in the mean or in the variability in personality traits in any of the five taxa </w:t>
        </w:r>
      </w:ins>
      <w:ins w:id="876" w:author="Michael Jennions" w:date="2020-08-04T22:18:00Z">
        <w:r w:rsidR="007B3DC4" w:rsidRPr="006E4FC2">
          <w:rPr>
            <w:rFonts w:ascii="Garamond" w:hAnsi="Garamond"/>
            <w:color w:val="2E74B5" w:themeColor="accent5" w:themeShade="BF"/>
            <w:rPrChange w:id="877" w:author="Michael Jennions" w:date="2020-08-04T22:20:00Z">
              <w:rPr>
                <w:rFonts w:ascii="Garamond" w:hAnsi="Garamond"/>
              </w:rPr>
            </w:rPrChange>
          </w:rPr>
          <w:t xml:space="preserve">attributable to </w:t>
        </w:r>
      </w:ins>
      <w:ins w:id="878" w:author="Michael Jennions" w:date="2020-08-04T22:13:00Z">
        <w:r w:rsidR="007B3DC4" w:rsidRPr="006E4FC2">
          <w:rPr>
            <w:rFonts w:ascii="Garamond" w:hAnsi="Garamond"/>
            <w:color w:val="2E74B5" w:themeColor="accent5" w:themeShade="BF"/>
            <w:rPrChange w:id="879" w:author="Michael Jennions" w:date="2020-08-04T22:20:00Z">
              <w:rPr>
                <w:rFonts w:ascii="Garamond" w:hAnsi="Garamond"/>
              </w:rPr>
            </w:rPrChange>
          </w:rPr>
          <w:t>where</w:t>
        </w:r>
      </w:ins>
      <w:ins w:id="880" w:author="Michael Jennions" w:date="2020-08-04T22:04:00Z">
        <w:r w:rsidRPr="006E4FC2">
          <w:rPr>
            <w:rFonts w:ascii="Garamond" w:hAnsi="Garamond"/>
            <w:color w:val="2E74B5" w:themeColor="accent5" w:themeShade="BF"/>
            <w:rPrChange w:id="881" w:author="Michael Jennions" w:date="2020-08-04T22:20:00Z">
              <w:rPr>
                <w:rFonts w:ascii="Garamond" w:hAnsi="Garamond"/>
              </w:rPr>
            </w:rPrChange>
          </w:rPr>
          <w:t xml:space="preserve"> </w:t>
        </w:r>
      </w:ins>
      <w:ins w:id="882" w:author="Michael Jennions" w:date="2020-08-04T22:07:00Z">
        <w:r w:rsidRPr="006E4FC2">
          <w:rPr>
            <w:rFonts w:ascii="Garamond" w:hAnsi="Garamond"/>
            <w:color w:val="2E74B5" w:themeColor="accent5" w:themeShade="BF"/>
            <w:rPrChange w:id="883" w:author="Michael Jennions" w:date="2020-08-04T22:20:00Z">
              <w:rPr>
                <w:rFonts w:ascii="Garamond" w:hAnsi="Garamond"/>
              </w:rPr>
            </w:rPrChange>
          </w:rPr>
          <w:t xml:space="preserve">the </w:t>
        </w:r>
      </w:ins>
      <w:ins w:id="884" w:author="Michael Jennions" w:date="2020-08-04T22:04:00Z">
        <w:r w:rsidRPr="006E4FC2">
          <w:rPr>
            <w:rFonts w:ascii="Garamond" w:hAnsi="Garamond"/>
            <w:color w:val="2E74B5" w:themeColor="accent5" w:themeShade="BF"/>
            <w:rPrChange w:id="885" w:author="Michael Jennions" w:date="2020-08-04T22:20:00Z">
              <w:rPr>
                <w:rFonts w:ascii="Garamond" w:hAnsi="Garamond"/>
              </w:rPr>
            </w:rPrChange>
          </w:rPr>
          <w:t xml:space="preserve">animals were tested (lab or field).  </w:t>
        </w:r>
      </w:ins>
      <w:ins w:id="886" w:author="Michael Jennions" w:date="2020-08-04T22:12:00Z">
        <w:r w:rsidR="007B3DC4" w:rsidRPr="006E4FC2">
          <w:rPr>
            <w:rFonts w:ascii="Garamond" w:hAnsi="Garamond"/>
            <w:color w:val="2E74B5" w:themeColor="accent5" w:themeShade="BF"/>
            <w:rPrChange w:id="887" w:author="Michael Jennions" w:date="2020-08-04T22:20:00Z">
              <w:rPr>
                <w:rFonts w:ascii="Garamond" w:hAnsi="Garamond"/>
              </w:rPr>
            </w:rPrChange>
          </w:rPr>
          <w:t>I</w:t>
        </w:r>
      </w:ins>
      <w:ins w:id="888" w:author="Michael Jennions" w:date="2020-08-04T22:04:00Z">
        <w:r w:rsidRPr="006E4FC2">
          <w:rPr>
            <w:rFonts w:ascii="Garamond" w:hAnsi="Garamond"/>
            <w:color w:val="2E74B5" w:themeColor="accent5" w:themeShade="BF"/>
            <w:rPrChange w:id="889" w:author="Michael Jennions" w:date="2020-08-04T22:20:00Z">
              <w:rPr>
                <w:rFonts w:ascii="Garamond" w:hAnsi="Garamond"/>
              </w:rPr>
            </w:rPrChange>
          </w:rPr>
          <w:t xml:space="preserve">n mammals, </w:t>
        </w:r>
      </w:ins>
      <w:ins w:id="890" w:author="Michael Jennions" w:date="2020-08-04T22:12:00Z">
        <w:r w:rsidR="007B3DC4" w:rsidRPr="006E4FC2">
          <w:rPr>
            <w:rFonts w:ascii="Garamond" w:hAnsi="Garamond"/>
            <w:color w:val="2E74B5" w:themeColor="accent5" w:themeShade="BF"/>
            <w:rPrChange w:id="891" w:author="Michael Jennions" w:date="2020-08-04T22:20:00Z">
              <w:rPr>
                <w:rFonts w:ascii="Garamond" w:hAnsi="Garamond"/>
              </w:rPr>
            </w:rPrChange>
          </w:rPr>
          <w:t xml:space="preserve">however, </w:t>
        </w:r>
      </w:ins>
      <w:ins w:id="892" w:author="Michael Jennions" w:date="2020-08-04T22:05:00Z">
        <w:r w:rsidRPr="006E4FC2">
          <w:rPr>
            <w:rFonts w:ascii="Garamond" w:hAnsi="Garamond"/>
            <w:color w:val="2E74B5" w:themeColor="accent5" w:themeShade="BF"/>
            <w:rPrChange w:id="893" w:author="Michael Jennions" w:date="2020-08-04T22:20:00Z">
              <w:rPr>
                <w:rFonts w:ascii="Garamond" w:hAnsi="Garamond"/>
              </w:rPr>
            </w:rPrChange>
          </w:rPr>
          <w:t xml:space="preserve">the mean value was significantly lower in males than females </w:t>
        </w:r>
      </w:ins>
      <w:ins w:id="894" w:author="Michael Jennions" w:date="2020-08-04T22:06:00Z">
        <w:r w:rsidRPr="006E4FC2">
          <w:rPr>
            <w:rFonts w:ascii="Garamond" w:hAnsi="Garamond"/>
            <w:color w:val="2E74B5" w:themeColor="accent5" w:themeShade="BF"/>
            <w:rPrChange w:id="895" w:author="Michael Jennions" w:date="2020-08-04T22:20:00Z">
              <w:rPr>
                <w:rFonts w:ascii="Garamond" w:hAnsi="Garamond"/>
              </w:rPr>
            </w:rPrChange>
          </w:rPr>
          <w:t>tested in the laboratory (</w:t>
        </w:r>
        <m:oMath>
          <m:sSub>
            <m:sSubPr>
              <m:ctrlPr>
                <w:rPr>
                  <w:rFonts w:ascii="Cambria Math" w:hAnsi="Cambria Math"/>
                  <w:i/>
                  <w:color w:val="2E74B5" w:themeColor="accent5" w:themeShade="BF"/>
                </w:rPr>
              </m:ctrlPr>
            </m:sSubPr>
            <m:e>
              <m:acc>
                <m:accPr>
                  <m:chr m:val="̅"/>
                  <m:ctrlPr>
                    <w:rPr>
                      <w:rFonts w:ascii="Cambria Math" w:hAnsi="Cambria Math"/>
                      <w:i/>
                      <w:color w:val="2E74B5" w:themeColor="accent5" w:themeShade="BF"/>
                    </w:rPr>
                  </m:ctrlPr>
                </m:accPr>
                <m:e>
                  <m:r>
                    <w:rPr>
                      <w:rFonts w:ascii="Cambria Math" w:hAnsi="Cambria Math"/>
                      <w:color w:val="2E74B5" w:themeColor="accent5" w:themeShade="BF"/>
                      <w:rPrChange w:id="896" w:author="Michael Jennions" w:date="2020-08-04T22:20:00Z">
                        <w:rPr>
                          <w:rFonts w:ascii="Cambria Math" w:hAnsi="Cambria Math"/>
                        </w:rPr>
                      </w:rPrChange>
                    </w:rPr>
                    <m:t>X</m:t>
                  </m:r>
                </m:e>
              </m:acc>
            </m:e>
            <m:sub>
              <m:r>
                <w:rPr>
                  <w:rFonts w:ascii="Cambria Math" w:hAnsi="Cambria Math"/>
                  <w:color w:val="2E74B5" w:themeColor="accent5" w:themeShade="BF"/>
                  <w:rPrChange w:id="897" w:author="Michael Jennions" w:date="2020-08-04T22:20:00Z">
                    <w:rPr>
                      <w:rFonts w:ascii="Cambria Math" w:hAnsi="Cambria Math"/>
                    </w:rPr>
                  </w:rPrChange>
                </w:rPr>
                <m:t>SMD</m:t>
              </m:r>
            </m:sub>
          </m:sSub>
        </m:oMath>
        <w:r w:rsidRPr="006E4FC2">
          <w:rPr>
            <w:rFonts w:ascii="Garamond" w:hAnsi="Garamond"/>
            <w:color w:val="2E74B5" w:themeColor="accent5" w:themeShade="BF"/>
            <w:rPrChange w:id="898" w:author="Michael Jennions" w:date="2020-08-04T22:20:00Z">
              <w:rPr>
                <w:rFonts w:ascii="Garamond" w:hAnsi="Garamond"/>
              </w:rPr>
            </w:rPrChange>
          </w:rPr>
          <w:t xml:space="preserve">-0.31 , </w:t>
        </w:r>
        <w:r w:rsidRPr="006E4FC2">
          <w:rPr>
            <w:rFonts w:ascii="Garamond" w:hAnsi="Garamond"/>
            <w:i/>
            <w:color w:val="2E74B5" w:themeColor="accent5" w:themeShade="BF"/>
            <w:rPrChange w:id="899" w:author="Michael Jennions" w:date="2020-08-04T22:20:00Z">
              <w:rPr>
                <w:rFonts w:ascii="Garamond" w:hAnsi="Garamond"/>
                <w:i/>
              </w:rPr>
            </w:rPrChange>
          </w:rPr>
          <w:t>p</w:t>
        </w:r>
        <w:r w:rsidRPr="006E4FC2">
          <w:rPr>
            <w:rFonts w:ascii="Garamond" w:hAnsi="Garamond"/>
            <w:color w:val="2E74B5" w:themeColor="accent5" w:themeShade="BF"/>
            <w:rPrChange w:id="900" w:author="Michael Jennions" w:date="2020-08-04T22:20:00Z">
              <w:rPr>
                <w:rFonts w:ascii="Garamond" w:hAnsi="Garamond"/>
              </w:rPr>
            </w:rPrChange>
          </w:rPr>
          <w:t>=0.02)</w:t>
        </w:r>
      </w:ins>
      <w:ins w:id="901" w:author="Michael Jennions" w:date="2020-08-04T22:07:00Z">
        <w:r w:rsidRPr="006E4FC2">
          <w:rPr>
            <w:rFonts w:ascii="Garamond" w:hAnsi="Garamond"/>
            <w:color w:val="2E74B5" w:themeColor="accent5" w:themeShade="BF"/>
            <w:rPrChange w:id="902" w:author="Michael Jennions" w:date="2020-08-04T22:20:00Z">
              <w:rPr>
                <w:rFonts w:ascii="Garamond" w:hAnsi="Garamond"/>
              </w:rPr>
            </w:rPrChange>
          </w:rPr>
          <w:t xml:space="preserve">, but not when tested in the field </w:t>
        </w:r>
      </w:ins>
      <w:del w:id="903" w:author="Michael Jennions" w:date="2020-08-04T22:07:00Z">
        <w:r w:rsidR="00BB77C0" w:rsidRPr="006E4FC2" w:rsidDel="00AF0EAC">
          <w:rPr>
            <w:rFonts w:ascii="Garamond" w:hAnsi="Garamond"/>
            <w:color w:val="2E74B5" w:themeColor="accent5" w:themeShade="BF"/>
            <w:rPrChange w:id="904" w:author="Michael Jennions" w:date="2020-08-04T22:20:00Z">
              <w:rPr>
                <w:rFonts w:ascii="Garamond" w:hAnsi="Garamond"/>
              </w:rPr>
            </w:rPrChange>
          </w:rPr>
          <w:delText xml:space="preserve">Studies conducted in the lab were significantly different to field studies for mammals </w:delText>
        </w:r>
      </w:del>
      <w:r w:rsidR="00BB77C0" w:rsidRPr="006E4FC2">
        <w:rPr>
          <w:rFonts w:ascii="Garamond" w:hAnsi="Garamond"/>
          <w:color w:val="2E74B5" w:themeColor="accent5" w:themeShade="BF"/>
          <w:rPrChange w:id="905" w:author="Michael Jennions" w:date="2020-08-04T22:20:00Z">
            <w:rPr>
              <w:rFonts w:ascii="Garamond" w:hAnsi="Garamond"/>
            </w:rPr>
          </w:rPrChange>
        </w:rPr>
        <w:t>(</w:t>
      </w:r>
      <w:del w:id="906" w:author="Michael Jennions" w:date="2020-08-04T22:07:00Z">
        <w:r w:rsidR="00B04316" w:rsidRPr="006E4FC2" w:rsidDel="00AF0EAC">
          <w:rPr>
            <w:rFonts w:ascii="Garamond" w:hAnsi="Garamond"/>
            <w:color w:val="2E74B5" w:themeColor="accent5" w:themeShade="BF"/>
            <w:rPrChange w:id="907" w:author="Michael Jennions" w:date="2020-08-04T22:20:00Z">
              <w:rPr>
                <w:rFonts w:ascii="Garamond" w:hAnsi="Garamond"/>
              </w:rPr>
            </w:rPrChange>
          </w:rPr>
          <w:delText xml:space="preserve">intercept: </w:delText>
        </w:r>
      </w:del>
      <m:oMath>
        <m:sSub>
          <m:sSubPr>
            <m:ctrlPr>
              <w:rPr>
                <w:rFonts w:ascii="Cambria Math" w:hAnsi="Cambria Math"/>
                <w:i/>
                <w:color w:val="2E74B5" w:themeColor="accent5" w:themeShade="BF"/>
              </w:rPr>
            </m:ctrlPr>
          </m:sSubPr>
          <m:e>
            <m:acc>
              <m:accPr>
                <m:chr m:val="̅"/>
                <m:ctrlPr>
                  <w:rPr>
                    <w:rFonts w:ascii="Cambria Math" w:hAnsi="Cambria Math"/>
                    <w:i/>
                    <w:color w:val="2E74B5" w:themeColor="accent5" w:themeShade="BF"/>
                  </w:rPr>
                </m:ctrlPr>
              </m:accPr>
              <m:e>
                <m:r>
                  <w:rPr>
                    <w:rFonts w:ascii="Cambria Math" w:hAnsi="Cambria Math"/>
                    <w:color w:val="2E74B5" w:themeColor="accent5" w:themeShade="BF"/>
                    <w:rPrChange w:id="908" w:author="Michael Jennions" w:date="2020-08-04T22:20:00Z">
                      <w:rPr>
                        <w:rFonts w:ascii="Cambria Math" w:hAnsi="Cambria Math"/>
                      </w:rPr>
                    </w:rPrChange>
                  </w:rPr>
                  <m:t>X</m:t>
                </m:r>
              </m:e>
            </m:acc>
          </m:e>
          <m:sub>
            <m:r>
              <w:rPr>
                <w:rFonts w:ascii="Cambria Math" w:hAnsi="Cambria Math"/>
                <w:color w:val="2E74B5" w:themeColor="accent5" w:themeShade="BF"/>
                <w:rPrChange w:id="909" w:author="Michael Jennions" w:date="2020-08-04T22:20:00Z">
                  <w:rPr>
                    <w:rFonts w:ascii="Cambria Math" w:hAnsi="Cambria Math"/>
                  </w:rPr>
                </w:rPrChange>
              </w:rPr>
              <m:t>SMD</m:t>
            </m:r>
          </m:sub>
        </m:sSub>
        <m:r>
          <w:rPr>
            <w:rFonts w:ascii="Cambria Math" w:hAnsi="Cambria Math"/>
            <w:color w:val="2E74B5" w:themeColor="accent5" w:themeShade="BF"/>
            <w:rPrChange w:id="910" w:author="Michael Jennions" w:date="2020-08-04T22:20:00Z">
              <w:rPr>
                <w:rFonts w:ascii="Cambria Math" w:hAnsi="Cambria Math"/>
              </w:rPr>
            </w:rPrChange>
          </w:rPr>
          <m:t xml:space="preserve"> </m:t>
        </m:r>
      </m:oMath>
      <w:r w:rsidR="00B04316" w:rsidRPr="006E4FC2">
        <w:rPr>
          <w:rFonts w:ascii="Garamond" w:hAnsi="Garamond"/>
          <w:color w:val="2E74B5" w:themeColor="accent5" w:themeShade="BF"/>
          <w:rPrChange w:id="911" w:author="Michael Jennions" w:date="2020-08-04T22:20:00Z">
            <w:rPr>
              <w:rFonts w:ascii="Garamond" w:hAnsi="Garamond"/>
            </w:rPr>
          </w:rPrChange>
        </w:rPr>
        <w:t xml:space="preserve">=0.24, </w:t>
      </w:r>
      <w:del w:id="912" w:author="Michael Jennions" w:date="2020-08-04T22:07:00Z">
        <w:r w:rsidR="00B04316" w:rsidRPr="006E4FC2" w:rsidDel="00AF0EAC">
          <w:rPr>
            <w:rFonts w:ascii="Garamond" w:hAnsi="Garamond"/>
            <w:color w:val="2E74B5" w:themeColor="accent5" w:themeShade="BF"/>
            <w:rPrChange w:id="913" w:author="Michael Jennions" w:date="2020-08-04T22:20:00Z">
              <w:rPr>
                <w:rFonts w:ascii="Garamond" w:hAnsi="Garamond"/>
              </w:rPr>
            </w:rPrChange>
          </w:rPr>
          <w:delText xml:space="preserve">95% CIs: -0.09, 0.57, </w:delText>
        </w:r>
        <w:r w:rsidR="00B04316" w:rsidRPr="006E4FC2" w:rsidDel="00AF0EAC">
          <w:rPr>
            <w:rFonts w:ascii="Garamond" w:hAnsi="Garamond"/>
            <w:i/>
            <w:color w:val="2E74B5" w:themeColor="accent5" w:themeShade="BF"/>
            <w:rPrChange w:id="914" w:author="Michael Jennions" w:date="2020-08-04T22:20:00Z">
              <w:rPr>
                <w:rFonts w:ascii="Garamond" w:hAnsi="Garamond"/>
                <w:i/>
              </w:rPr>
            </w:rPrChange>
          </w:rPr>
          <w:delText xml:space="preserve">t </w:delText>
        </w:r>
        <w:r w:rsidR="00B04316" w:rsidRPr="006E4FC2" w:rsidDel="00AF0EAC">
          <w:rPr>
            <w:rFonts w:ascii="Garamond" w:hAnsi="Garamond"/>
            <w:color w:val="2E74B5" w:themeColor="accent5" w:themeShade="BF"/>
            <w:rPrChange w:id="915" w:author="Michael Jennions" w:date="2020-08-04T22:20:00Z">
              <w:rPr>
                <w:rFonts w:ascii="Garamond" w:hAnsi="Garamond"/>
              </w:rPr>
            </w:rPrChange>
          </w:rPr>
          <w:delText xml:space="preserve">= 1.44, </w:delText>
        </w:r>
      </w:del>
      <w:r w:rsidR="00B04316" w:rsidRPr="006E4FC2">
        <w:rPr>
          <w:rFonts w:ascii="Garamond" w:hAnsi="Garamond"/>
          <w:i/>
          <w:color w:val="2E74B5" w:themeColor="accent5" w:themeShade="BF"/>
          <w:rPrChange w:id="916" w:author="Michael Jennions" w:date="2020-08-04T22:20:00Z">
            <w:rPr>
              <w:rFonts w:ascii="Garamond" w:hAnsi="Garamond"/>
              <w:i/>
            </w:rPr>
          </w:rPrChange>
        </w:rPr>
        <w:t>p</w:t>
      </w:r>
      <w:r w:rsidR="00B04316" w:rsidRPr="006E4FC2">
        <w:rPr>
          <w:rFonts w:ascii="Garamond" w:hAnsi="Garamond"/>
          <w:color w:val="2E74B5" w:themeColor="accent5" w:themeShade="BF"/>
          <w:rPrChange w:id="917" w:author="Michael Jennions" w:date="2020-08-04T22:20:00Z">
            <w:rPr>
              <w:rFonts w:ascii="Garamond" w:hAnsi="Garamond"/>
            </w:rPr>
          </w:rPrChange>
        </w:rPr>
        <w:t>=0.15</w:t>
      </w:r>
      <w:del w:id="918" w:author="Michael Jennions" w:date="2020-08-04T22:07:00Z">
        <w:r w:rsidR="00B04316" w:rsidRPr="006E4FC2" w:rsidDel="00AF0EAC">
          <w:rPr>
            <w:rFonts w:ascii="Garamond" w:hAnsi="Garamond"/>
            <w:color w:val="2E74B5" w:themeColor="accent5" w:themeShade="BF"/>
            <w:rPrChange w:id="919" w:author="Michael Jennions" w:date="2020-08-04T22:20:00Z">
              <w:rPr>
                <w:rFonts w:ascii="Garamond" w:hAnsi="Garamond"/>
              </w:rPr>
            </w:rPrChange>
          </w:rPr>
          <w:delText>; lab:</w:delText>
        </w:r>
      </w:del>
      <w:del w:id="920" w:author="Michael Jennions" w:date="2020-08-04T22:06:00Z">
        <w:r w:rsidR="00B04316" w:rsidRPr="006E4FC2" w:rsidDel="00AF0EAC">
          <w:rPr>
            <w:rFonts w:ascii="Garamond" w:hAnsi="Garamond"/>
            <w:color w:val="2E74B5" w:themeColor="accent5" w:themeShade="BF"/>
            <w:rPrChange w:id="921" w:author="Michael Jennions" w:date="2020-08-04T22:20:00Z">
              <w:rPr>
                <w:rFonts w:ascii="Garamond" w:hAnsi="Garamond"/>
              </w:rPr>
            </w:rPrChange>
          </w:rPr>
          <w:delText xml:space="preserve"> </w:delText>
        </w:r>
        <m:oMath>
          <m:sSub>
            <m:sSubPr>
              <m:ctrlPr>
                <w:rPr>
                  <w:rFonts w:ascii="Cambria Math" w:hAnsi="Cambria Math"/>
                  <w:i/>
                  <w:color w:val="2E74B5" w:themeColor="accent5" w:themeShade="BF"/>
                </w:rPr>
              </m:ctrlPr>
            </m:sSubPr>
            <m:e>
              <m:acc>
                <m:accPr>
                  <m:chr m:val="̅"/>
                  <m:ctrlPr>
                    <w:rPr>
                      <w:rFonts w:ascii="Cambria Math" w:hAnsi="Cambria Math"/>
                      <w:i/>
                      <w:color w:val="2E74B5" w:themeColor="accent5" w:themeShade="BF"/>
                    </w:rPr>
                  </m:ctrlPr>
                </m:accPr>
                <m:e>
                  <m:r>
                    <w:rPr>
                      <w:rFonts w:ascii="Cambria Math" w:hAnsi="Cambria Math"/>
                      <w:color w:val="2E74B5" w:themeColor="accent5" w:themeShade="BF"/>
                      <w:rPrChange w:id="922" w:author="Michael Jennions" w:date="2020-08-04T22:20:00Z">
                        <w:rPr>
                          <w:rFonts w:ascii="Cambria Math" w:hAnsi="Cambria Math"/>
                        </w:rPr>
                      </w:rPrChange>
                    </w:rPr>
                    <m:t>X</m:t>
                  </m:r>
                </m:e>
              </m:acc>
            </m:e>
            <m:sub>
              <m:r>
                <w:rPr>
                  <w:rFonts w:ascii="Cambria Math" w:hAnsi="Cambria Math"/>
                  <w:color w:val="2E74B5" w:themeColor="accent5" w:themeShade="BF"/>
                  <w:rPrChange w:id="923" w:author="Michael Jennions" w:date="2020-08-04T22:20:00Z">
                    <w:rPr>
                      <w:rFonts w:ascii="Cambria Math" w:hAnsi="Cambria Math"/>
                    </w:rPr>
                  </w:rPrChange>
                </w:rPr>
                <m:t>SMD</m:t>
              </m:r>
            </m:sub>
          </m:sSub>
          <m:r>
            <w:rPr>
              <w:rFonts w:ascii="Cambria Math" w:hAnsi="Cambria Math"/>
              <w:color w:val="2E74B5" w:themeColor="accent5" w:themeShade="BF"/>
              <w:rPrChange w:id="924" w:author="Michael Jennions" w:date="2020-08-04T22:20:00Z">
                <w:rPr>
                  <w:rFonts w:ascii="Cambria Math" w:hAnsi="Cambria Math"/>
                </w:rPr>
              </w:rPrChange>
            </w:rPr>
            <m:t xml:space="preserve"> </m:t>
          </m:r>
        </m:oMath>
        <w:r w:rsidR="00B04316" w:rsidRPr="006E4FC2" w:rsidDel="00AF0EAC">
          <w:rPr>
            <w:rFonts w:ascii="Garamond" w:hAnsi="Garamond"/>
            <w:color w:val="2E74B5" w:themeColor="accent5" w:themeShade="BF"/>
            <w:rPrChange w:id="925" w:author="Michael Jennions" w:date="2020-08-04T22:20:00Z">
              <w:rPr>
                <w:rFonts w:ascii="Garamond" w:hAnsi="Garamond"/>
              </w:rPr>
            </w:rPrChange>
          </w:rPr>
          <w:delText xml:space="preserve">= -0.31, 95% CIs: -0.56, -0.05, </w:delText>
        </w:r>
        <w:r w:rsidR="00B04316" w:rsidRPr="006E4FC2" w:rsidDel="00AF0EAC">
          <w:rPr>
            <w:rFonts w:ascii="Garamond" w:hAnsi="Garamond"/>
            <w:i/>
            <w:color w:val="2E74B5" w:themeColor="accent5" w:themeShade="BF"/>
            <w:rPrChange w:id="926" w:author="Michael Jennions" w:date="2020-08-04T22:20:00Z">
              <w:rPr>
                <w:rFonts w:ascii="Garamond" w:hAnsi="Garamond"/>
                <w:i/>
              </w:rPr>
            </w:rPrChange>
          </w:rPr>
          <w:delText xml:space="preserve">t </w:delText>
        </w:r>
        <w:r w:rsidR="00B04316" w:rsidRPr="006E4FC2" w:rsidDel="00AF0EAC">
          <w:rPr>
            <w:rFonts w:ascii="Garamond" w:hAnsi="Garamond"/>
            <w:color w:val="2E74B5" w:themeColor="accent5" w:themeShade="BF"/>
            <w:rPrChange w:id="927" w:author="Michael Jennions" w:date="2020-08-04T22:20:00Z">
              <w:rPr>
                <w:rFonts w:ascii="Garamond" w:hAnsi="Garamond"/>
              </w:rPr>
            </w:rPrChange>
          </w:rPr>
          <w:delText xml:space="preserve">= -2.34, </w:delText>
        </w:r>
        <w:r w:rsidR="00B04316" w:rsidRPr="006E4FC2" w:rsidDel="00AF0EAC">
          <w:rPr>
            <w:rFonts w:ascii="Garamond" w:hAnsi="Garamond"/>
            <w:i/>
            <w:color w:val="2E74B5" w:themeColor="accent5" w:themeShade="BF"/>
            <w:rPrChange w:id="928" w:author="Michael Jennions" w:date="2020-08-04T22:20:00Z">
              <w:rPr>
                <w:rFonts w:ascii="Garamond" w:hAnsi="Garamond"/>
                <w:i/>
              </w:rPr>
            </w:rPrChange>
          </w:rPr>
          <w:delText>p</w:delText>
        </w:r>
        <w:r w:rsidR="00B04316" w:rsidRPr="006E4FC2" w:rsidDel="00AF0EAC">
          <w:rPr>
            <w:rFonts w:ascii="Garamond" w:hAnsi="Garamond"/>
            <w:color w:val="2E74B5" w:themeColor="accent5" w:themeShade="BF"/>
            <w:rPrChange w:id="929" w:author="Michael Jennions" w:date="2020-08-04T22:20:00Z">
              <w:rPr>
                <w:rFonts w:ascii="Garamond" w:hAnsi="Garamond"/>
              </w:rPr>
            </w:rPrChange>
          </w:rPr>
          <w:delText>=0.02</w:delText>
        </w:r>
      </w:del>
      <w:r w:rsidR="00BB77C0" w:rsidRPr="006E4FC2">
        <w:rPr>
          <w:rFonts w:ascii="Garamond" w:hAnsi="Garamond"/>
          <w:color w:val="2E74B5" w:themeColor="accent5" w:themeShade="BF"/>
          <w:rPrChange w:id="930" w:author="Michael Jennions" w:date="2020-08-04T22:20:00Z">
            <w:rPr>
              <w:rFonts w:ascii="Garamond" w:hAnsi="Garamond"/>
            </w:rPr>
          </w:rPrChange>
        </w:rPr>
        <w:t>)</w:t>
      </w:r>
      <w:del w:id="931" w:author="Michael Jennions" w:date="2020-08-04T22:07:00Z">
        <w:r w:rsidR="00BB77C0" w:rsidRPr="006E4FC2" w:rsidDel="00AF0EAC">
          <w:rPr>
            <w:rFonts w:ascii="Garamond" w:hAnsi="Garamond"/>
            <w:color w:val="2E74B5" w:themeColor="accent5" w:themeShade="BF"/>
            <w:rPrChange w:id="932" w:author="Michael Jennions" w:date="2020-08-04T22:20:00Z">
              <w:rPr>
                <w:rFonts w:ascii="Garamond" w:hAnsi="Garamond"/>
              </w:rPr>
            </w:rPrChange>
          </w:rPr>
          <w:delText>,</w:delText>
        </w:r>
      </w:del>
      <w:r w:rsidR="00071011" w:rsidRPr="006E4FC2">
        <w:rPr>
          <w:rFonts w:ascii="Garamond" w:hAnsi="Garamond"/>
          <w:color w:val="2E74B5" w:themeColor="accent5" w:themeShade="BF"/>
          <w:rPrChange w:id="933" w:author="Michael Jennions" w:date="2020-08-04T22:20:00Z">
            <w:rPr>
              <w:rFonts w:ascii="Garamond" w:hAnsi="Garamond"/>
            </w:rPr>
          </w:rPrChange>
        </w:rPr>
        <w:t xml:space="preserve"> </w:t>
      </w:r>
      <w:del w:id="934" w:author="Michael Jennions" w:date="2020-08-04T22:07:00Z">
        <w:r w:rsidR="00071011" w:rsidRPr="006E4FC2" w:rsidDel="00AF0EAC">
          <w:rPr>
            <w:rFonts w:ascii="Garamond" w:hAnsi="Garamond"/>
            <w:color w:val="2E74B5" w:themeColor="accent5" w:themeShade="BF"/>
            <w:rPrChange w:id="935" w:author="Michael Jennions" w:date="2020-08-04T22:20:00Z">
              <w:rPr>
                <w:rFonts w:ascii="Garamond" w:hAnsi="Garamond"/>
              </w:rPr>
            </w:rPrChange>
          </w:rPr>
          <w:delText xml:space="preserve">but not for variability, and not for any other taxonomic group </w:delText>
        </w:r>
      </w:del>
      <w:r w:rsidR="00071011" w:rsidRPr="006E4FC2">
        <w:rPr>
          <w:rFonts w:ascii="Garamond" w:hAnsi="Garamond"/>
          <w:color w:val="2E74B5" w:themeColor="accent5" w:themeShade="BF"/>
          <w:rPrChange w:id="936" w:author="Michael Jennions" w:date="2020-08-04T22:20:00Z">
            <w:rPr>
              <w:rFonts w:ascii="Garamond" w:hAnsi="Garamond"/>
            </w:rPr>
          </w:rPrChange>
        </w:rPr>
        <w:t>(Supplementary Table S</w:t>
      </w:r>
      <w:r w:rsidR="00C663DD" w:rsidRPr="006E4FC2">
        <w:rPr>
          <w:rFonts w:ascii="Garamond" w:hAnsi="Garamond"/>
          <w:color w:val="2E74B5" w:themeColor="accent5" w:themeShade="BF"/>
          <w:rPrChange w:id="937" w:author="Michael Jennions" w:date="2020-08-04T22:20:00Z">
            <w:rPr>
              <w:rFonts w:ascii="Garamond" w:hAnsi="Garamond"/>
            </w:rPr>
          </w:rPrChange>
        </w:rPr>
        <w:t>10</w:t>
      </w:r>
      <w:r w:rsidR="00071011" w:rsidRPr="006E4FC2">
        <w:rPr>
          <w:rFonts w:ascii="Garamond" w:hAnsi="Garamond"/>
          <w:color w:val="2E74B5" w:themeColor="accent5" w:themeShade="BF"/>
          <w:rPrChange w:id="938" w:author="Michael Jennions" w:date="2020-08-04T22:20:00Z">
            <w:rPr>
              <w:rFonts w:ascii="Garamond" w:hAnsi="Garamond"/>
            </w:rPr>
          </w:rPrChange>
        </w:rPr>
        <w:t xml:space="preserve">). </w:t>
      </w:r>
    </w:p>
    <w:p w14:paraId="104F5789" w14:textId="38F02872" w:rsidR="00C97497" w:rsidRPr="006E4FC2" w:rsidRDefault="00B04316">
      <w:pPr>
        <w:rPr>
          <w:rFonts w:ascii="Garamond" w:hAnsi="Garamond"/>
          <w:color w:val="2E74B5" w:themeColor="accent5" w:themeShade="BF"/>
          <w:rPrChange w:id="939" w:author="Michael Jennions" w:date="2020-08-04T22:20:00Z">
            <w:rPr>
              <w:rFonts w:ascii="Garamond" w:hAnsi="Garamond"/>
            </w:rPr>
          </w:rPrChange>
        </w:rPr>
      </w:pPr>
      <w:r w:rsidRPr="006E4FC2">
        <w:rPr>
          <w:rFonts w:ascii="Garamond" w:hAnsi="Garamond"/>
          <w:color w:val="2E74B5" w:themeColor="accent5" w:themeShade="BF"/>
          <w:rPrChange w:id="940" w:author="Michael Jennions" w:date="2020-08-04T22:20:00Z">
            <w:rPr>
              <w:rFonts w:ascii="Garamond" w:hAnsi="Garamond"/>
            </w:rPr>
          </w:rPrChange>
        </w:rPr>
        <w:t xml:space="preserve">Finally, </w:t>
      </w:r>
      <w:ins w:id="941" w:author="Michael Jennions" w:date="2020-08-04T22:10:00Z">
        <w:r w:rsidR="00AF0EAC" w:rsidRPr="006E4FC2">
          <w:rPr>
            <w:rFonts w:ascii="Garamond" w:hAnsi="Garamond"/>
            <w:color w:val="2E74B5" w:themeColor="accent5" w:themeShade="BF"/>
            <w:rPrChange w:id="942" w:author="Michael Jennions" w:date="2020-08-04T22:20:00Z">
              <w:rPr>
                <w:rFonts w:ascii="Garamond" w:hAnsi="Garamond"/>
              </w:rPr>
            </w:rPrChange>
          </w:rPr>
          <w:t xml:space="preserve">with one exception, there were no significant </w:t>
        </w:r>
      </w:ins>
      <w:ins w:id="943" w:author="Michael Jennions" w:date="2020-08-04T22:19:00Z">
        <w:r w:rsidR="007B3DC4" w:rsidRPr="006E4FC2">
          <w:rPr>
            <w:rFonts w:ascii="Garamond" w:hAnsi="Garamond"/>
            <w:color w:val="2E74B5" w:themeColor="accent5" w:themeShade="BF"/>
            <w:rPrChange w:id="944" w:author="Michael Jennions" w:date="2020-08-04T22:20:00Z">
              <w:rPr>
                <w:rFonts w:ascii="Garamond" w:hAnsi="Garamond"/>
              </w:rPr>
            </w:rPrChange>
          </w:rPr>
          <w:t xml:space="preserve">sex </w:t>
        </w:r>
      </w:ins>
      <w:ins w:id="945" w:author="Michael Jennions" w:date="2020-08-04T22:10:00Z">
        <w:r w:rsidR="00AF0EAC" w:rsidRPr="006E4FC2">
          <w:rPr>
            <w:rFonts w:ascii="Garamond" w:hAnsi="Garamond"/>
            <w:color w:val="2E74B5" w:themeColor="accent5" w:themeShade="BF"/>
            <w:rPrChange w:id="946" w:author="Michael Jennions" w:date="2020-08-04T22:20:00Z">
              <w:rPr>
                <w:rFonts w:ascii="Garamond" w:hAnsi="Garamond"/>
              </w:rPr>
            </w:rPrChange>
          </w:rPr>
          <w:t xml:space="preserve">differences in the mean or in the variability in personality traits in any taxa that was explained by </w:t>
        </w:r>
      </w:ins>
      <w:ins w:id="947" w:author="Michael Jennions" w:date="2020-08-04T22:14:00Z">
        <w:r w:rsidR="007B3DC4" w:rsidRPr="006E4FC2">
          <w:rPr>
            <w:rFonts w:ascii="Garamond" w:hAnsi="Garamond"/>
            <w:color w:val="2E74B5" w:themeColor="accent5" w:themeShade="BF"/>
            <w:rPrChange w:id="948" w:author="Michael Jennions" w:date="2020-08-04T22:20:00Z">
              <w:rPr>
                <w:rFonts w:ascii="Garamond" w:hAnsi="Garamond"/>
              </w:rPr>
            </w:rPrChange>
          </w:rPr>
          <w:t>whether behavioural data was from an observational or experimental study. In mammals</w:t>
        </w:r>
      </w:ins>
      <w:ins w:id="949" w:author="Michael Jennions" w:date="2020-08-04T22:15:00Z">
        <w:r w:rsidR="007B3DC4" w:rsidRPr="006E4FC2">
          <w:rPr>
            <w:rFonts w:ascii="Garamond" w:hAnsi="Garamond"/>
            <w:color w:val="2E74B5" w:themeColor="accent5" w:themeShade="BF"/>
            <w:rPrChange w:id="950" w:author="Michael Jennions" w:date="2020-08-04T22:20:00Z">
              <w:rPr>
                <w:rFonts w:ascii="Garamond" w:hAnsi="Garamond"/>
              </w:rPr>
            </w:rPrChange>
          </w:rPr>
          <w:t>, however,</w:t>
        </w:r>
      </w:ins>
      <w:ins w:id="951" w:author="Michael Jennions" w:date="2020-08-04T22:10:00Z">
        <w:r w:rsidR="00AF0EAC" w:rsidRPr="006E4FC2">
          <w:rPr>
            <w:rFonts w:ascii="Garamond" w:hAnsi="Garamond"/>
            <w:color w:val="2E74B5" w:themeColor="accent5" w:themeShade="BF"/>
            <w:rPrChange w:id="952" w:author="Michael Jennions" w:date="2020-08-04T22:20:00Z">
              <w:rPr>
                <w:rFonts w:ascii="Garamond" w:hAnsi="Garamond"/>
              </w:rPr>
            </w:rPrChange>
          </w:rPr>
          <w:t xml:space="preserve"> </w:t>
        </w:r>
      </w:ins>
      <w:ins w:id="953" w:author="Michael Jennions" w:date="2020-08-04T22:15:00Z">
        <w:r w:rsidR="007B3DC4" w:rsidRPr="006E4FC2">
          <w:rPr>
            <w:rFonts w:ascii="Garamond" w:hAnsi="Garamond"/>
            <w:color w:val="2E74B5" w:themeColor="accent5" w:themeShade="BF"/>
            <w:rPrChange w:id="954" w:author="Michael Jennions" w:date="2020-08-04T22:20:00Z">
              <w:rPr>
                <w:rFonts w:ascii="Garamond" w:hAnsi="Garamond"/>
              </w:rPr>
            </w:rPrChange>
          </w:rPr>
          <w:t xml:space="preserve">the mean value was significantly greater in males than females </w:t>
        </w:r>
      </w:ins>
      <w:ins w:id="955" w:author="Michael Jennions" w:date="2020-08-04T22:16:00Z">
        <w:r w:rsidR="007B3DC4" w:rsidRPr="006E4FC2">
          <w:rPr>
            <w:rFonts w:ascii="Garamond" w:hAnsi="Garamond"/>
            <w:color w:val="2E74B5" w:themeColor="accent5" w:themeShade="BF"/>
            <w:rPrChange w:id="956" w:author="Michael Jennions" w:date="2020-08-04T22:20:00Z">
              <w:rPr>
                <w:rFonts w:ascii="Garamond" w:hAnsi="Garamond"/>
              </w:rPr>
            </w:rPrChange>
          </w:rPr>
          <w:t>in observational studies (</w:t>
        </w:r>
        <m:oMath>
          <m:sSub>
            <m:sSubPr>
              <m:ctrlPr>
                <w:rPr>
                  <w:rFonts w:ascii="Cambria Math" w:hAnsi="Cambria Math"/>
                  <w:i/>
                  <w:color w:val="2E74B5" w:themeColor="accent5" w:themeShade="BF"/>
                </w:rPr>
              </m:ctrlPr>
            </m:sSubPr>
            <m:e>
              <m:acc>
                <m:accPr>
                  <m:chr m:val="̅"/>
                  <m:ctrlPr>
                    <w:rPr>
                      <w:rFonts w:ascii="Cambria Math" w:hAnsi="Cambria Math"/>
                      <w:i/>
                      <w:color w:val="2E74B5" w:themeColor="accent5" w:themeShade="BF"/>
                    </w:rPr>
                  </m:ctrlPr>
                </m:accPr>
                <m:e>
                  <m:r>
                    <w:rPr>
                      <w:rFonts w:ascii="Cambria Math" w:hAnsi="Cambria Math"/>
                      <w:color w:val="2E74B5" w:themeColor="accent5" w:themeShade="BF"/>
                      <w:rPrChange w:id="957" w:author="Michael Jennions" w:date="2020-08-04T22:20:00Z">
                        <w:rPr>
                          <w:rFonts w:ascii="Cambria Math" w:hAnsi="Cambria Math"/>
                        </w:rPr>
                      </w:rPrChange>
                    </w:rPr>
                    <m:t>X</m:t>
                  </m:r>
                </m:e>
              </m:acc>
            </m:e>
            <m:sub>
              <m:r>
                <w:rPr>
                  <w:rFonts w:ascii="Cambria Math" w:hAnsi="Cambria Math"/>
                  <w:color w:val="2E74B5" w:themeColor="accent5" w:themeShade="BF"/>
                  <w:rPrChange w:id="958" w:author="Michael Jennions" w:date="2020-08-04T22:20:00Z">
                    <w:rPr>
                      <w:rFonts w:ascii="Cambria Math" w:hAnsi="Cambria Math"/>
                    </w:rPr>
                  </w:rPrChange>
                </w:rPr>
                <m:t>SMD</m:t>
              </m:r>
            </m:sub>
          </m:sSub>
          <m:r>
            <w:rPr>
              <w:rFonts w:ascii="Cambria Math" w:hAnsi="Cambria Math"/>
              <w:color w:val="2E74B5" w:themeColor="accent5" w:themeShade="BF"/>
              <w:rPrChange w:id="959" w:author="Michael Jennions" w:date="2020-08-04T22:20:00Z">
                <w:rPr>
                  <w:rFonts w:ascii="Cambria Math" w:hAnsi="Cambria Math"/>
                </w:rPr>
              </w:rPrChange>
            </w:rPr>
            <m:t xml:space="preserve"> </m:t>
          </m:r>
        </m:oMath>
        <w:r w:rsidR="007B3DC4" w:rsidRPr="006E4FC2">
          <w:rPr>
            <w:rFonts w:ascii="Garamond" w:hAnsi="Garamond"/>
            <w:color w:val="2E74B5" w:themeColor="accent5" w:themeShade="BF"/>
            <w:rPrChange w:id="960" w:author="Michael Jennions" w:date="2020-08-04T22:20:00Z">
              <w:rPr>
                <w:rFonts w:ascii="Garamond" w:hAnsi="Garamond"/>
              </w:rPr>
            </w:rPrChange>
          </w:rPr>
          <w:t xml:space="preserve">= 0.39, , </w:t>
        </w:r>
        <w:r w:rsidR="007B3DC4" w:rsidRPr="006E4FC2">
          <w:rPr>
            <w:rFonts w:ascii="Garamond" w:hAnsi="Garamond"/>
            <w:i/>
            <w:color w:val="2E74B5" w:themeColor="accent5" w:themeShade="BF"/>
            <w:rPrChange w:id="961" w:author="Michael Jennions" w:date="2020-08-04T22:20:00Z">
              <w:rPr>
                <w:rFonts w:ascii="Garamond" w:hAnsi="Garamond"/>
                <w:i/>
              </w:rPr>
            </w:rPrChange>
          </w:rPr>
          <w:t>p</w:t>
        </w:r>
        <w:r w:rsidR="007B3DC4" w:rsidRPr="006E4FC2">
          <w:rPr>
            <w:rFonts w:ascii="Garamond" w:hAnsi="Garamond"/>
            <w:color w:val="2E74B5" w:themeColor="accent5" w:themeShade="BF"/>
            <w:rPrChange w:id="962" w:author="Michael Jennions" w:date="2020-08-04T22:20:00Z">
              <w:rPr>
                <w:rFonts w:ascii="Garamond" w:hAnsi="Garamond"/>
              </w:rPr>
            </w:rPrChange>
          </w:rPr>
          <w:t xml:space="preserve">=0.004), but not in </w:t>
        </w:r>
      </w:ins>
      <w:del w:id="963" w:author="Michael Jennions" w:date="2020-08-04T22:15:00Z">
        <w:r w:rsidRPr="006E4FC2" w:rsidDel="007B3DC4">
          <w:rPr>
            <w:rFonts w:ascii="Garamond" w:hAnsi="Garamond"/>
            <w:color w:val="2E74B5" w:themeColor="accent5" w:themeShade="BF"/>
            <w:rPrChange w:id="964" w:author="Michael Jennions" w:date="2020-08-04T22:20:00Z">
              <w:rPr>
                <w:rFonts w:ascii="Garamond" w:hAnsi="Garamond"/>
              </w:rPr>
            </w:rPrChange>
          </w:rPr>
          <w:delText xml:space="preserve">effect sizes </w:delText>
        </w:r>
      </w:del>
      <w:del w:id="965" w:author="Michael Jennions" w:date="2020-08-04T22:16:00Z">
        <w:r w:rsidRPr="006E4FC2" w:rsidDel="007B3DC4">
          <w:rPr>
            <w:rFonts w:ascii="Garamond" w:hAnsi="Garamond"/>
            <w:color w:val="2E74B5" w:themeColor="accent5" w:themeShade="BF"/>
            <w:rPrChange w:id="966" w:author="Michael Jennions" w:date="2020-08-04T22:20:00Z">
              <w:rPr>
                <w:rFonts w:ascii="Garamond" w:hAnsi="Garamond"/>
              </w:rPr>
            </w:rPrChange>
          </w:rPr>
          <w:delText xml:space="preserve">from observational studies were significantly different from </w:delText>
        </w:r>
      </w:del>
      <w:r w:rsidRPr="006E4FC2">
        <w:rPr>
          <w:rFonts w:ascii="Garamond" w:hAnsi="Garamond"/>
          <w:color w:val="2E74B5" w:themeColor="accent5" w:themeShade="BF"/>
          <w:rPrChange w:id="967" w:author="Michael Jennions" w:date="2020-08-04T22:20:00Z">
            <w:rPr>
              <w:rFonts w:ascii="Garamond" w:hAnsi="Garamond"/>
            </w:rPr>
          </w:rPrChange>
        </w:rPr>
        <w:t xml:space="preserve">experimental studies </w:t>
      </w:r>
      <w:del w:id="968" w:author="Michael Jennions" w:date="2020-08-04T22:16:00Z">
        <w:r w:rsidRPr="006E4FC2" w:rsidDel="007B3DC4">
          <w:rPr>
            <w:rFonts w:ascii="Garamond" w:hAnsi="Garamond"/>
            <w:color w:val="2E74B5" w:themeColor="accent5" w:themeShade="BF"/>
            <w:rPrChange w:id="969" w:author="Michael Jennions" w:date="2020-08-04T22:20:00Z">
              <w:rPr>
                <w:rFonts w:ascii="Garamond" w:hAnsi="Garamond"/>
              </w:rPr>
            </w:rPrChange>
          </w:rPr>
          <w:delText xml:space="preserve">for mammals </w:delText>
        </w:r>
      </w:del>
      <w:r w:rsidRPr="006E4FC2">
        <w:rPr>
          <w:rFonts w:ascii="Garamond" w:hAnsi="Garamond"/>
          <w:color w:val="2E74B5" w:themeColor="accent5" w:themeShade="BF"/>
          <w:rPrChange w:id="970" w:author="Michael Jennions" w:date="2020-08-04T22:20:00Z">
            <w:rPr>
              <w:rFonts w:ascii="Garamond" w:hAnsi="Garamond"/>
            </w:rPr>
          </w:rPrChange>
        </w:rPr>
        <w:t>(</w:t>
      </w:r>
      <w:del w:id="971" w:author="Michael Jennions" w:date="2020-08-04T22:16:00Z">
        <w:r w:rsidRPr="006E4FC2" w:rsidDel="007B3DC4">
          <w:rPr>
            <w:rFonts w:ascii="Garamond" w:hAnsi="Garamond"/>
            <w:color w:val="2E74B5" w:themeColor="accent5" w:themeShade="BF"/>
            <w:rPrChange w:id="972" w:author="Michael Jennions" w:date="2020-08-04T22:20:00Z">
              <w:rPr>
                <w:rFonts w:ascii="Garamond" w:hAnsi="Garamond"/>
              </w:rPr>
            </w:rPrChange>
          </w:rPr>
          <w:delText xml:space="preserve">intercept: </w:delText>
        </w:r>
      </w:del>
      <m:oMath>
        <m:sSub>
          <m:sSubPr>
            <m:ctrlPr>
              <w:rPr>
                <w:rFonts w:ascii="Cambria Math" w:hAnsi="Cambria Math"/>
                <w:i/>
                <w:color w:val="2E74B5" w:themeColor="accent5" w:themeShade="BF"/>
              </w:rPr>
            </m:ctrlPr>
          </m:sSubPr>
          <m:e>
            <m:acc>
              <m:accPr>
                <m:chr m:val="̅"/>
                <m:ctrlPr>
                  <w:rPr>
                    <w:rFonts w:ascii="Cambria Math" w:hAnsi="Cambria Math"/>
                    <w:i/>
                    <w:color w:val="2E74B5" w:themeColor="accent5" w:themeShade="BF"/>
                  </w:rPr>
                </m:ctrlPr>
              </m:accPr>
              <m:e>
                <m:r>
                  <w:rPr>
                    <w:rFonts w:ascii="Cambria Math" w:hAnsi="Cambria Math"/>
                    <w:color w:val="2E74B5" w:themeColor="accent5" w:themeShade="BF"/>
                    <w:rPrChange w:id="973" w:author="Michael Jennions" w:date="2020-08-04T22:20:00Z">
                      <w:rPr>
                        <w:rFonts w:ascii="Cambria Math" w:hAnsi="Cambria Math"/>
                      </w:rPr>
                    </w:rPrChange>
                  </w:rPr>
                  <m:t>X</m:t>
                </m:r>
              </m:e>
            </m:acc>
          </m:e>
          <m:sub>
            <m:r>
              <w:rPr>
                <w:rFonts w:ascii="Cambria Math" w:hAnsi="Cambria Math"/>
                <w:color w:val="2E74B5" w:themeColor="accent5" w:themeShade="BF"/>
                <w:rPrChange w:id="974" w:author="Michael Jennions" w:date="2020-08-04T22:20:00Z">
                  <w:rPr>
                    <w:rFonts w:ascii="Cambria Math" w:hAnsi="Cambria Math"/>
                  </w:rPr>
                </w:rPrChange>
              </w:rPr>
              <m:t>SMD</m:t>
            </m:r>
          </m:sub>
        </m:sSub>
        <m:r>
          <w:rPr>
            <w:rFonts w:ascii="Cambria Math" w:hAnsi="Cambria Math"/>
            <w:color w:val="2E74B5" w:themeColor="accent5" w:themeShade="BF"/>
            <w:rPrChange w:id="975" w:author="Michael Jennions" w:date="2020-08-04T22:20:00Z">
              <w:rPr>
                <w:rFonts w:ascii="Cambria Math" w:hAnsi="Cambria Math"/>
              </w:rPr>
            </w:rPrChange>
          </w:rPr>
          <m:t xml:space="preserve"> </m:t>
        </m:r>
      </m:oMath>
      <w:r w:rsidRPr="006E4FC2">
        <w:rPr>
          <w:rFonts w:ascii="Garamond" w:hAnsi="Garamond"/>
          <w:color w:val="2E74B5" w:themeColor="accent5" w:themeShade="BF"/>
          <w:rPrChange w:id="976" w:author="Michael Jennions" w:date="2020-08-04T22:20:00Z">
            <w:rPr>
              <w:rFonts w:ascii="Garamond" w:hAnsi="Garamond"/>
            </w:rPr>
          </w:rPrChange>
        </w:rPr>
        <w:t xml:space="preserve">=0.00, </w:t>
      </w:r>
      <w:del w:id="977" w:author="Michael Jennions" w:date="2020-08-04T22:16:00Z">
        <w:r w:rsidRPr="006E4FC2" w:rsidDel="007B3DC4">
          <w:rPr>
            <w:rFonts w:ascii="Garamond" w:hAnsi="Garamond"/>
            <w:color w:val="2E74B5" w:themeColor="accent5" w:themeShade="BF"/>
            <w:rPrChange w:id="978" w:author="Michael Jennions" w:date="2020-08-04T22:20:00Z">
              <w:rPr>
                <w:rFonts w:ascii="Garamond" w:hAnsi="Garamond"/>
              </w:rPr>
            </w:rPrChange>
          </w:rPr>
          <w:delText xml:space="preserve">95% CIs: -0.21, 0.22, </w:delText>
        </w:r>
        <w:r w:rsidRPr="006E4FC2" w:rsidDel="007B3DC4">
          <w:rPr>
            <w:rFonts w:ascii="Garamond" w:hAnsi="Garamond"/>
            <w:i/>
            <w:color w:val="2E74B5" w:themeColor="accent5" w:themeShade="BF"/>
            <w:rPrChange w:id="979" w:author="Michael Jennions" w:date="2020-08-04T22:20:00Z">
              <w:rPr>
                <w:rFonts w:ascii="Garamond" w:hAnsi="Garamond"/>
                <w:i/>
              </w:rPr>
            </w:rPrChange>
          </w:rPr>
          <w:delText xml:space="preserve">t </w:delText>
        </w:r>
        <w:r w:rsidRPr="006E4FC2" w:rsidDel="007B3DC4">
          <w:rPr>
            <w:rFonts w:ascii="Garamond" w:hAnsi="Garamond"/>
            <w:color w:val="2E74B5" w:themeColor="accent5" w:themeShade="BF"/>
            <w:rPrChange w:id="980" w:author="Michael Jennions" w:date="2020-08-04T22:20:00Z">
              <w:rPr>
                <w:rFonts w:ascii="Garamond" w:hAnsi="Garamond"/>
              </w:rPr>
            </w:rPrChange>
          </w:rPr>
          <w:delText xml:space="preserve">= 0.03, </w:delText>
        </w:r>
      </w:del>
      <w:r w:rsidRPr="006E4FC2">
        <w:rPr>
          <w:rFonts w:ascii="Garamond" w:hAnsi="Garamond"/>
          <w:i/>
          <w:color w:val="2E74B5" w:themeColor="accent5" w:themeShade="BF"/>
          <w:rPrChange w:id="981" w:author="Michael Jennions" w:date="2020-08-04T22:20:00Z">
            <w:rPr>
              <w:rFonts w:ascii="Garamond" w:hAnsi="Garamond"/>
              <w:i/>
            </w:rPr>
          </w:rPrChange>
        </w:rPr>
        <w:t>p</w:t>
      </w:r>
      <w:r w:rsidRPr="006E4FC2">
        <w:rPr>
          <w:rFonts w:ascii="Garamond" w:hAnsi="Garamond"/>
          <w:color w:val="2E74B5" w:themeColor="accent5" w:themeShade="BF"/>
          <w:rPrChange w:id="982" w:author="Michael Jennions" w:date="2020-08-04T22:20:00Z">
            <w:rPr>
              <w:rFonts w:ascii="Garamond" w:hAnsi="Garamond"/>
            </w:rPr>
          </w:rPrChange>
        </w:rPr>
        <w:t>=0.98</w:t>
      </w:r>
      <w:del w:id="983" w:author="Michael Jennions" w:date="2020-08-04T22:16:00Z">
        <w:r w:rsidRPr="006E4FC2" w:rsidDel="007B3DC4">
          <w:rPr>
            <w:rFonts w:ascii="Garamond" w:hAnsi="Garamond"/>
            <w:color w:val="2E74B5" w:themeColor="accent5" w:themeShade="BF"/>
            <w:rPrChange w:id="984" w:author="Michael Jennions" w:date="2020-08-04T22:20:00Z">
              <w:rPr>
                <w:rFonts w:ascii="Garamond" w:hAnsi="Garamond"/>
              </w:rPr>
            </w:rPrChange>
          </w:rPr>
          <w:delText xml:space="preserve">; observation: </w:delText>
        </w:r>
        <m:oMath>
          <m:sSub>
            <m:sSubPr>
              <m:ctrlPr>
                <w:rPr>
                  <w:rFonts w:ascii="Cambria Math" w:hAnsi="Cambria Math"/>
                  <w:i/>
                  <w:color w:val="2E74B5" w:themeColor="accent5" w:themeShade="BF"/>
                </w:rPr>
              </m:ctrlPr>
            </m:sSubPr>
            <m:e>
              <m:acc>
                <m:accPr>
                  <m:chr m:val="̅"/>
                  <m:ctrlPr>
                    <w:rPr>
                      <w:rFonts w:ascii="Cambria Math" w:hAnsi="Cambria Math"/>
                      <w:i/>
                      <w:color w:val="2E74B5" w:themeColor="accent5" w:themeShade="BF"/>
                    </w:rPr>
                  </m:ctrlPr>
                </m:accPr>
                <m:e>
                  <m:r>
                    <w:rPr>
                      <w:rFonts w:ascii="Cambria Math" w:hAnsi="Cambria Math"/>
                      <w:color w:val="2E74B5" w:themeColor="accent5" w:themeShade="BF"/>
                      <w:rPrChange w:id="985" w:author="Michael Jennions" w:date="2020-08-04T22:20:00Z">
                        <w:rPr>
                          <w:rFonts w:ascii="Cambria Math" w:hAnsi="Cambria Math"/>
                        </w:rPr>
                      </w:rPrChange>
                    </w:rPr>
                    <m:t>X</m:t>
                  </m:r>
                </m:e>
              </m:acc>
            </m:e>
            <m:sub>
              <m:r>
                <w:rPr>
                  <w:rFonts w:ascii="Cambria Math" w:hAnsi="Cambria Math"/>
                  <w:color w:val="2E74B5" w:themeColor="accent5" w:themeShade="BF"/>
                  <w:rPrChange w:id="986" w:author="Michael Jennions" w:date="2020-08-04T22:20:00Z">
                    <w:rPr>
                      <w:rFonts w:ascii="Cambria Math" w:hAnsi="Cambria Math"/>
                    </w:rPr>
                  </w:rPrChange>
                </w:rPr>
                <m:t>SMD</m:t>
              </m:r>
            </m:sub>
          </m:sSub>
          <m:r>
            <w:rPr>
              <w:rFonts w:ascii="Cambria Math" w:hAnsi="Cambria Math"/>
              <w:color w:val="2E74B5" w:themeColor="accent5" w:themeShade="BF"/>
              <w:rPrChange w:id="987" w:author="Michael Jennions" w:date="2020-08-04T22:20:00Z">
                <w:rPr>
                  <w:rFonts w:ascii="Cambria Math" w:hAnsi="Cambria Math"/>
                </w:rPr>
              </w:rPrChange>
            </w:rPr>
            <m:t xml:space="preserve"> </m:t>
          </m:r>
        </m:oMath>
        <w:r w:rsidRPr="006E4FC2" w:rsidDel="007B3DC4">
          <w:rPr>
            <w:rFonts w:ascii="Garamond" w:hAnsi="Garamond"/>
            <w:color w:val="2E74B5" w:themeColor="accent5" w:themeShade="BF"/>
            <w:rPrChange w:id="988" w:author="Michael Jennions" w:date="2020-08-04T22:20:00Z">
              <w:rPr>
                <w:rFonts w:ascii="Garamond" w:hAnsi="Garamond"/>
              </w:rPr>
            </w:rPrChange>
          </w:rPr>
          <w:delText xml:space="preserve">= 0.39, </w:delText>
        </w:r>
      </w:del>
      <w:del w:id="989" w:author="Michael Jennions" w:date="2020-08-04T22:15:00Z">
        <w:r w:rsidRPr="006E4FC2" w:rsidDel="007B3DC4">
          <w:rPr>
            <w:rFonts w:ascii="Garamond" w:hAnsi="Garamond"/>
            <w:color w:val="2E74B5" w:themeColor="accent5" w:themeShade="BF"/>
            <w:rPrChange w:id="990" w:author="Michael Jennions" w:date="2020-08-04T22:20:00Z">
              <w:rPr>
                <w:rFonts w:ascii="Garamond" w:hAnsi="Garamond"/>
              </w:rPr>
            </w:rPrChange>
          </w:rPr>
          <w:delText xml:space="preserve">95% CIs: 0.13, 0.64, </w:delText>
        </w:r>
        <w:r w:rsidRPr="006E4FC2" w:rsidDel="007B3DC4">
          <w:rPr>
            <w:rFonts w:ascii="Garamond" w:hAnsi="Garamond"/>
            <w:i/>
            <w:color w:val="2E74B5" w:themeColor="accent5" w:themeShade="BF"/>
            <w:rPrChange w:id="991" w:author="Michael Jennions" w:date="2020-08-04T22:20:00Z">
              <w:rPr>
                <w:rFonts w:ascii="Garamond" w:hAnsi="Garamond"/>
                <w:i/>
              </w:rPr>
            </w:rPrChange>
          </w:rPr>
          <w:delText xml:space="preserve">t </w:delText>
        </w:r>
        <w:r w:rsidRPr="006E4FC2" w:rsidDel="007B3DC4">
          <w:rPr>
            <w:rFonts w:ascii="Garamond" w:hAnsi="Garamond"/>
            <w:color w:val="2E74B5" w:themeColor="accent5" w:themeShade="BF"/>
            <w:rPrChange w:id="992" w:author="Michael Jennions" w:date="2020-08-04T22:20:00Z">
              <w:rPr>
                <w:rFonts w:ascii="Garamond" w:hAnsi="Garamond"/>
              </w:rPr>
            </w:rPrChange>
          </w:rPr>
          <w:delText>= 2.39</w:delText>
        </w:r>
      </w:del>
      <w:del w:id="993" w:author="Michael Jennions" w:date="2020-08-04T22:16:00Z">
        <w:r w:rsidRPr="006E4FC2" w:rsidDel="007B3DC4">
          <w:rPr>
            <w:rFonts w:ascii="Garamond" w:hAnsi="Garamond"/>
            <w:color w:val="2E74B5" w:themeColor="accent5" w:themeShade="BF"/>
            <w:rPrChange w:id="994" w:author="Michael Jennions" w:date="2020-08-04T22:20:00Z">
              <w:rPr>
                <w:rFonts w:ascii="Garamond" w:hAnsi="Garamond"/>
              </w:rPr>
            </w:rPrChange>
          </w:rPr>
          <w:delText xml:space="preserve">, </w:delText>
        </w:r>
        <w:r w:rsidRPr="006E4FC2" w:rsidDel="007B3DC4">
          <w:rPr>
            <w:rFonts w:ascii="Garamond" w:hAnsi="Garamond"/>
            <w:i/>
            <w:color w:val="2E74B5" w:themeColor="accent5" w:themeShade="BF"/>
            <w:rPrChange w:id="995" w:author="Michael Jennions" w:date="2020-08-04T22:20:00Z">
              <w:rPr>
                <w:rFonts w:ascii="Garamond" w:hAnsi="Garamond"/>
                <w:i/>
              </w:rPr>
            </w:rPrChange>
          </w:rPr>
          <w:delText>p</w:delText>
        </w:r>
        <w:r w:rsidRPr="006E4FC2" w:rsidDel="007B3DC4">
          <w:rPr>
            <w:rFonts w:ascii="Garamond" w:hAnsi="Garamond"/>
            <w:color w:val="2E74B5" w:themeColor="accent5" w:themeShade="BF"/>
            <w:rPrChange w:id="996" w:author="Michael Jennions" w:date="2020-08-04T22:20:00Z">
              <w:rPr>
                <w:rFonts w:ascii="Garamond" w:hAnsi="Garamond"/>
              </w:rPr>
            </w:rPrChange>
          </w:rPr>
          <w:delText>=0.004), but not for variability, and not for any other taxonomic group</w:delText>
        </w:r>
      </w:del>
      <w:ins w:id="997" w:author="Michael Jennions" w:date="2020-08-04T22:16:00Z">
        <w:r w:rsidR="007B3DC4" w:rsidRPr="006E4FC2">
          <w:rPr>
            <w:rFonts w:ascii="Garamond" w:hAnsi="Garamond"/>
            <w:color w:val="2E74B5" w:themeColor="accent5" w:themeShade="BF"/>
            <w:rPrChange w:id="998" w:author="Michael Jennions" w:date="2020-08-04T22:20:00Z">
              <w:rPr>
                <w:rFonts w:ascii="Garamond" w:hAnsi="Garamond"/>
              </w:rPr>
            </w:rPrChange>
          </w:rPr>
          <w:t>)</w:t>
        </w:r>
      </w:ins>
      <w:r w:rsidRPr="006E4FC2">
        <w:rPr>
          <w:rFonts w:ascii="Garamond" w:hAnsi="Garamond"/>
          <w:color w:val="2E74B5" w:themeColor="accent5" w:themeShade="BF"/>
          <w:rPrChange w:id="999" w:author="Michael Jennions" w:date="2020-08-04T22:20:00Z">
            <w:rPr>
              <w:rFonts w:ascii="Garamond" w:hAnsi="Garamond"/>
            </w:rPr>
          </w:rPrChange>
        </w:rPr>
        <w:t xml:space="preserve"> (Supplementary Table S</w:t>
      </w:r>
      <w:r w:rsidR="00C663DD" w:rsidRPr="006E4FC2">
        <w:rPr>
          <w:rFonts w:ascii="Garamond" w:hAnsi="Garamond"/>
          <w:color w:val="2E74B5" w:themeColor="accent5" w:themeShade="BF"/>
          <w:rPrChange w:id="1000" w:author="Michael Jennions" w:date="2020-08-04T22:20:00Z">
            <w:rPr>
              <w:rFonts w:ascii="Garamond" w:hAnsi="Garamond"/>
            </w:rPr>
          </w:rPrChange>
        </w:rPr>
        <w:t>11</w:t>
      </w:r>
      <w:r w:rsidRPr="006E4FC2">
        <w:rPr>
          <w:rFonts w:ascii="Garamond" w:hAnsi="Garamond"/>
          <w:color w:val="2E74B5" w:themeColor="accent5" w:themeShade="BF"/>
          <w:rPrChange w:id="1001" w:author="Michael Jennions" w:date="2020-08-04T22:20:00Z">
            <w:rPr>
              <w:rFonts w:ascii="Garamond" w:hAnsi="Garamond"/>
            </w:rPr>
          </w:rPrChange>
        </w:rPr>
        <w:t xml:space="preserve">).   </w:t>
      </w:r>
      <w:r w:rsidR="00BB77C0" w:rsidRPr="006E4FC2">
        <w:rPr>
          <w:rFonts w:ascii="Garamond" w:hAnsi="Garamond"/>
          <w:color w:val="2E74B5" w:themeColor="accent5" w:themeShade="BF"/>
          <w:rPrChange w:id="1002" w:author="Michael Jennions" w:date="2020-08-04T22:20:00Z">
            <w:rPr>
              <w:rFonts w:ascii="Garamond" w:hAnsi="Garamond"/>
            </w:rPr>
          </w:rPrChange>
        </w:rPr>
        <w:t xml:space="preserve"> </w:t>
      </w:r>
      <w:commentRangeEnd w:id="646"/>
      <w:r w:rsidR="0074595B" w:rsidRPr="006E4FC2">
        <w:rPr>
          <w:rStyle w:val="CommentReference"/>
          <w:color w:val="2E74B5" w:themeColor="accent5" w:themeShade="BF"/>
          <w:rPrChange w:id="1003" w:author="Michael Jennions" w:date="2020-08-04T22:20:00Z">
            <w:rPr>
              <w:rStyle w:val="CommentReference"/>
            </w:rPr>
          </w:rPrChange>
        </w:rPr>
        <w:commentReference w:id="646"/>
      </w:r>
    </w:p>
    <w:p w14:paraId="2DE73247" w14:textId="77777777" w:rsidR="00C97497" w:rsidRDefault="00C97497" w:rsidP="000F79E0">
      <w:pPr>
        <w:rPr>
          <w:rFonts w:ascii="Garamond" w:hAnsi="Garamond"/>
        </w:rPr>
      </w:pPr>
    </w:p>
    <w:p w14:paraId="7430F876" w14:textId="77777777" w:rsidR="00C97497" w:rsidRDefault="00C97497" w:rsidP="000F79E0">
      <w:pPr>
        <w:rPr>
          <w:rFonts w:ascii="Garamond" w:hAnsi="Garamond"/>
        </w:rPr>
      </w:pPr>
      <w:r>
        <w:rPr>
          <w:rFonts w:ascii="Garamond" w:hAnsi="Garamond"/>
          <w:i/>
        </w:rPr>
        <w:t>Publication bias</w:t>
      </w:r>
    </w:p>
    <w:p w14:paraId="605E12CB" w14:textId="77777777" w:rsidR="00E45471" w:rsidRDefault="00E45471" w:rsidP="000F79E0">
      <w:pPr>
        <w:rPr>
          <w:rFonts w:ascii="Garamond" w:hAnsi="Garamond"/>
        </w:rPr>
      </w:pPr>
    </w:p>
    <w:p w14:paraId="480A7373" w14:textId="7EC8D3F8" w:rsidR="00E661EF" w:rsidRPr="00E661EF" w:rsidRDefault="00FF54B7" w:rsidP="000F79E0">
      <w:pPr>
        <w:rPr>
          <w:rFonts w:ascii="Garamond" w:hAnsi="Garamond"/>
        </w:rPr>
      </w:pPr>
      <w:r>
        <w:rPr>
          <w:rFonts w:ascii="Garamond" w:hAnsi="Garamond"/>
        </w:rPr>
        <w:t xml:space="preserve">We found evidence of publication bias for </w:t>
      </w:r>
      <w:r w:rsidR="00E45471">
        <w:rPr>
          <w:rFonts w:ascii="Garamond" w:hAnsi="Garamond"/>
        </w:rPr>
        <w:t xml:space="preserve">estimates of sex differences in </w:t>
      </w:r>
      <w:r>
        <w:rPr>
          <w:rFonts w:ascii="Garamond" w:hAnsi="Garamond"/>
        </w:rPr>
        <w:t>mean</w:t>
      </w:r>
      <w:r w:rsidR="00E45471">
        <w:rPr>
          <w:rFonts w:ascii="Garamond" w:hAnsi="Garamond"/>
        </w:rPr>
        <w:t xml:space="preserve"> or variances for personality traits in only one of 10 tests. The precision of the study predicted the effect size for the sex difference in the mean for </w:t>
      </w:r>
      <w:r>
        <w:rPr>
          <w:rFonts w:ascii="Garamond" w:hAnsi="Garamond"/>
        </w:rPr>
        <w:t>invertebrate</w:t>
      </w:r>
      <w:r w:rsidR="00E45471">
        <w:rPr>
          <w:rFonts w:ascii="Garamond" w:hAnsi="Garamond"/>
        </w:rPr>
        <w:t>s</w:t>
      </w:r>
      <w:r>
        <w:rPr>
          <w:rFonts w:ascii="Garamond" w:hAnsi="Garamond"/>
        </w:rPr>
        <w:t xml:space="preserve"> </w:t>
      </w:r>
      <w:r w:rsidR="00DC4281">
        <w:rPr>
          <w:rFonts w:ascii="Garamond" w:hAnsi="Garamond"/>
        </w:rPr>
        <w:t>(</w:t>
      </w:r>
      <w:r w:rsidR="00E45471">
        <w:rPr>
          <w:rFonts w:ascii="Garamond" w:hAnsi="Garamond"/>
        </w:rPr>
        <w:t xml:space="preserve">p = 0.004; </w:t>
      </w:r>
      <w:r w:rsidR="00DC4281">
        <w:rPr>
          <w:rFonts w:ascii="Garamond" w:hAnsi="Garamond"/>
        </w:rPr>
        <w:t>Supplementary Table S</w:t>
      </w:r>
      <w:r w:rsidR="00C663DD">
        <w:rPr>
          <w:rFonts w:ascii="Garamond" w:hAnsi="Garamond"/>
        </w:rPr>
        <w:t>12</w:t>
      </w:r>
      <w:r w:rsidR="00DC4281">
        <w:rPr>
          <w:rFonts w:ascii="Garamond" w:hAnsi="Garamond"/>
        </w:rPr>
        <w:t>)</w:t>
      </w:r>
      <w:r>
        <w:rPr>
          <w:rFonts w:ascii="Garamond" w:hAnsi="Garamond"/>
        </w:rPr>
        <w:t xml:space="preserve">. </w:t>
      </w:r>
      <w:r w:rsidR="00E45471">
        <w:rPr>
          <w:rFonts w:ascii="Garamond" w:hAnsi="Garamond"/>
        </w:rPr>
        <w:t>The test remained significant after correcting for multiple testing (</w:t>
      </w:r>
      <w:r w:rsidR="00E45471" w:rsidRPr="00B47FE6">
        <w:rPr>
          <w:rFonts w:ascii="Garamond" w:hAnsi="Garamond"/>
          <w:highlight w:val="green"/>
        </w:rPr>
        <w:t>critical Bonferroni P-value of 0.05/</w:t>
      </w:r>
      <w:r w:rsidR="00E45471">
        <w:rPr>
          <w:rFonts w:ascii="Garamond" w:hAnsi="Garamond"/>
          <w:highlight w:val="green"/>
        </w:rPr>
        <w:t>1</w:t>
      </w:r>
      <w:r w:rsidR="00E45471" w:rsidRPr="00B47FE6">
        <w:rPr>
          <w:rFonts w:ascii="Garamond" w:hAnsi="Garamond"/>
          <w:highlight w:val="green"/>
        </w:rPr>
        <w:t>0 = 0.00</w:t>
      </w:r>
      <w:r w:rsidR="00E45471">
        <w:rPr>
          <w:rFonts w:ascii="Garamond" w:hAnsi="Garamond"/>
          <w:highlight w:val="green"/>
        </w:rPr>
        <w:t>5</w:t>
      </w:r>
      <w:r w:rsidR="00E45471" w:rsidRPr="00B47FE6">
        <w:rPr>
          <w:rFonts w:ascii="Garamond" w:hAnsi="Garamond"/>
          <w:highlight w:val="green"/>
        </w:rPr>
        <w:t>)</w:t>
      </w:r>
      <w:r w:rsidR="00E45471">
        <w:rPr>
          <w:rFonts w:ascii="Garamond" w:hAnsi="Garamond"/>
          <w:highlight w:val="green"/>
        </w:rPr>
        <w:t>.</w:t>
      </w:r>
    </w:p>
    <w:p w14:paraId="63C0F996" w14:textId="7D33CDD3" w:rsidR="006F090E" w:rsidRDefault="006F090E" w:rsidP="000F79E0">
      <w:pPr>
        <w:rPr>
          <w:rFonts w:ascii="Garamond" w:hAnsi="Garamond"/>
          <w:i/>
        </w:rPr>
      </w:pPr>
    </w:p>
    <w:p w14:paraId="50491141" w14:textId="77777777" w:rsidR="000C6F77" w:rsidRDefault="000C6F77" w:rsidP="000C6F77">
      <w:pPr>
        <w:rPr>
          <w:rFonts w:ascii="Garamond" w:hAnsi="Garamond"/>
          <w:b/>
        </w:rPr>
      </w:pPr>
      <w:r>
        <w:rPr>
          <w:rFonts w:ascii="Garamond" w:hAnsi="Garamond"/>
          <w:b/>
        </w:rPr>
        <w:t xml:space="preserve">Discussion </w:t>
      </w:r>
    </w:p>
    <w:p w14:paraId="1E27B8C4" w14:textId="77777777" w:rsidR="000C6F77" w:rsidRDefault="000C6F77" w:rsidP="000C6F77">
      <w:pPr>
        <w:rPr>
          <w:rFonts w:ascii="Garamond" w:hAnsi="Garamond"/>
          <w:b/>
        </w:rPr>
      </w:pPr>
    </w:p>
    <w:p w14:paraId="74E7FBFC" w14:textId="6C3F2887" w:rsidR="000C6F77" w:rsidRPr="00814634" w:rsidRDefault="000C6F77" w:rsidP="000C6F77">
      <w:pPr>
        <w:ind w:firstLine="720"/>
        <w:rPr>
          <w:rFonts w:ascii="Garamond" w:hAnsi="Garamond"/>
          <w:color w:val="FF0000"/>
        </w:rPr>
      </w:pPr>
      <w:r w:rsidRPr="00814634">
        <w:rPr>
          <w:rFonts w:ascii="Garamond" w:hAnsi="Garamond"/>
          <w:color w:val="FF0000"/>
        </w:rPr>
        <w:t xml:space="preserve">Surprisingly, our meta-analysis failed to find significant sex differences in either trait means or trait variability for personality-like behaviours. When personalities were divided into their respective trait type (the Big Five) we found several significant sex differences in means for some personality types within some taxonomic groups (birds: Sociality; reptilia: Exploration; invertebrates: Aggression, Boldness). However, only exploratory behaviour for birds and aggressive behaviour for fish had significant sex differences in variability, both skewing towards </w:t>
      </w:r>
      <w:r w:rsidRPr="00814634">
        <w:rPr>
          <w:rFonts w:ascii="Garamond" w:hAnsi="Garamond"/>
          <w:color w:val="FF0000"/>
        </w:rPr>
        <w:lastRenderedPageBreak/>
        <w:t xml:space="preserve">females. Finally, personality and SSD interacted significantly to show strong sex-bias for mean personality, yet only within mammals (male-bias for all personality types except activity, which had a female-bias) and </w:t>
      </w:r>
      <w:r w:rsidR="00AA1B61" w:rsidRPr="00814634">
        <w:rPr>
          <w:rFonts w:ascii="Garamond" w:hAnsi="Garamond"/>
          <w:color w:val="FF0000"/>
        </w:rPr>
        <w:t>invertebrates</w:t>
      </w:r>
      <w:r w:rsidRPr="00814634">
        <w:rPr>
          <w:rFonts w:ascii="Garamond" w:hAnsi="Garamond"/>
          <w:color w:val="FF0000"/>
        </w:rPr>
        <w:t xml:space="preserve"> (male-biased aggression), and did not moderate sex differences in variability for any personality type or taxonomic group.  </w:t>
      </w:r>
    </w:p>
    <w:p w14:paraId="02BAE903" w14:textId="26F2D0B3" w:rsidR="000C6F77" w:rsidRPr="00814634" w:rsidRDefault="000C6F77" w:rsidP="000C6F77">
      <w:pPr>
        <w:rPr>
          <w:rFonts w:ascii="Garamond" w:hAnsi="Garamond"/>
          <w:color w:val="FF0000"/>
        </w:rPr>
      </w:pPr>
    </w:p>
    <w:p w14:paraId="25D2C8A2" w14:textId="580EA046" w:rsidR="00945ECA" w:rsidRPr="00814634" w:rsidRDefault="00945ECA" w:rsidP="00945ECA">
      <w:pPr>
        <w:ind w:firstLine="360"/>
        <w:rPr>
          <w:rFonts w:ascii="Garamond" w:hAnsi="Garamond"/>
          <w:i/>
          <w:color w:val="FF0000"/>
        </w:rPr>
      </w:pPr>
      <w:r w:rsidRPr="00814634">
        <w:rPr>
          <w:rFonts w:ascii="Garamond" w:hAnsi="Garamond"/>
          <w:color w:val="FF0000"/>
        </w:rPr>
        <w:t xml:space="preserve">The sex chromosome hypothesis suggests that variability for shared traits should reflect sex chromosomal arrangement. While we did observe a tendency for mean variability estimates to skew towards the heterogametic sex (especially mammals and birds), most estimates were nonsignificant. This was surprising considering the number of studies that </w:t>
      </w:r>
      <w:r w:rsidR="00BA2247" w:rsidRPr="00814634">
        <w:rPr>
          <w:rFonts w:ascii="Garamond" w:hAnsi="Garamond"/>
          <w:color w:val="FF0000"/>
        </w:rPr>
        <w:t>suggest</w:t>
      </w:r>
      <w:r w:rsidRPr="00814634">
        <w:rPr>
          <w:rFonts w:ascii="Garamond" w:hAnsi="Garamond"/>
          <w:color w:val="FF0000"/>
        </w:rPr>
        <w:t xml:space="preserve"> </w:t>
      </w:r>
      <w:r w:rsidR="0079338B" w:rsidRPr="00814634">
        <w:rPr>
          <w:rFonts w:ascii="Garamond" w:hAnsi="Garamond"/>
          <w:color w:val="FF0000"/>
        </w:rPr>
        <w:t>heterogamety</w:t>
      </w:r>
      <w:r w:rsidRPr="00814634">
        <w:rPr>
          <w:rFonts w:ascii="Garamond" w:hAnsi="Garamond"/>
          <w:color w:val="FF0000"/>
        </w:rPr>
        <w:t xml:space="preserve"> </w:t>
      </w:r>
      <w:r w:rsidR="00BA2247" w:rsidRPr="00814634">
        <w:rPr>
          <w:rFonts w:ascii="Garamond" w:hAnsi="Garamond"/>
          <w:color w:val="FF0000"/>
        </w:rPr>
        <w:t>is</w:t>
      </w:r>
      <w:r w:rsidRPr="00814634">
        <w:rPr>
          <w:rFonts w:ascii="Garamond" w:hAnsi="Garamond"/>
          <w:color w:val="FF0000"/>
        </w:rPr>
        <w:t xml:space="preserve"> the mechanism </w:t>
      </w:r>
      <w:r w:rsidR="00BA2247" w:rsidRPr="00814634">
        <w:rPr>
          <w:rFonts w:ascii="Garamond" w:hAnsi="Garamond"/>
          <w:color w:val="FF0000"/>
        </w:rPr>
        <w:t>driving</w:t>
      </w:r>
      <w:r w:rsidRPr="00814634">
        <w:rPr>
          <w:rFonts w:ascii="Garamond" w:hAnsi="Garamond"/>
          <w:color w:val="FF0000"/>
        </w:rPr>
        <w:t xml:space="preserve"> greater male variability. For example, greater male than female variability has been reported for traits like personality types in humans </w:t>
      </w:r>
      <w:r w:rsidRPr="00814634">
        <w:rPr>
          <w:rFonts w:ascii="Garamond" w:hAnsi="Garamond"/>
          <w:color w:val="FF0000"/>
        </w:rPr>
        <w:fldChar w:fldCharType="begin" w:fldLock="1"/>
      </w:r>
      <w:r w:rsidR="009074EF" w:rsidRPr="00814634">
        <w:rPr>
          <w:rFonts w:ascii="Garamond" w:hAnsi="Garamond"/>
          <w:color w:val="FF0000"/>
        </w:rPr>
        <w:instrText>ADDIN CSL_CITATION {"citationItems":[{"id":"ITEM-1","itemData":{"DOI":"10.1037/1089-2680.7.3.219","ISSN":"10892680","abstract":"Greater male than female variability is found in behavioral and morphological traits in animals. A theory that greater male variability is associated with variability in parental investment is described and contrasted with sexual strategies theory, which posits no sex differences in variability. Predictions from the theories were tested through meta- analyses of variance ratios for data sets involving sexually selected characteristics (physical aggression and 5 aspects of mate choice) and 2 unlikely to have resulted from sexual selection (anger and self-esteem). Variation was significantly greater among men than women in 5 of the 6 former data sets and was similar for men and women in the latter 2 data sets, broadly supporting the predictions. A further analysis extends the theory to intellectual abilities. References marked with an asterisk indicate studies included in the meta-analyses.","author":[{"dropping-particle":"","family":"Archer","given":"John","non-dropping-particle":"","parse-names":false,"suffix":""},{"dropping-particle":"","family":"Mehdikhani","given":"Mani","non-dropping-particle":"","parse-names":false,"suffix":""}],"container-title":"Review of General Psychology","id":"ITEM-1","issue":"3","issued":{"date-parts":[["2003"]]},"page":"219-236","title":"Variability among Males in Sexually Selected Attributes","type":"article-journal","volume":"7"},"uris":["http://www.mendeley.com/documents/?uuid=d41f6bdd-9e6e-4c75-a544-ce99987f5a44"]},{"id":"ITEM-2","itemData":{"DOI":"10.1080/10400419.2016.1229978","ISSN":"10400419","abstract":"Recent studies in creativity literature have demonstrated higher variability of creative ability between males and females, despite the lack of systematic sex differences in average scores on creativity tests. However, little is known about the causes of this variability and its generalizability beyond industrialized societies. This study presents the first evidence of the greater male variability in a sample of nonindustrialized, traditional Meru people residing in Kenya, Africa. The effect size of this difference was even greater than that reported in the majority of studies conducted on industrialized populations. Implications of these findings are discussed.","author":[{"dropping-particle":"","family":"Karwowski","given":"Maciej","non-dropping-particle":"","parse-names":false,"suffix":""},{"dropping-particle":"","family":"Jankowska","given":"Dorota M.","non-dropping-particle":"","parse-names":false,"suffix":""},{"dropping-particle":"","family":"Gajda","given":"Aleksandra","non-dropping-particle":"","parse-names":false,"suffix":""},{"dropping-particle":"","family":"Marczak","given":"Michalina","non-dropping-particle":"","parse-names":false,"suffix":""},{"dropping-particle":"","family":"Groyecka","given":"Agata","non-dropping-particle":"","parse-names":false,"suffix":""},{"dropping-particle":"","family":"Sorokowski","given":"Piotr","non-dropping-particle":"","parse-names":false,"suffix":""}],"container-title":"Creativity Research Journal","id":"ITEM-2","issue":"4","issued":{"date-parts":[["2016"]]},"page":"467-470","title":"Greater Male Variability in Creativity Outside the WEIRD World","type":"article-journal","volume":"28"},"uris":["http://www.mendeley.com/documents/?uuid=e2b9092f-e014-4fbc-bea0-a6e24928a0e5"]}],"mendeley":{"formattedCitation":"(Archer &amp; Mehdikhani 2003; Karwowski &lt;i&gt;et al.&lt;/i&gt; 2016)","plainTextFormattedCitation":"(Archer &amp; Mehdikhani 2003; Karwowski et al. 2016)","previouslyFormattedCitation":"(Archer &amp; Mehdikhani 2003; Karwowski &lt;i&gt;et al.&lt;/i&gt; 2016)"},"properties":{"noteIndex":0},"schema":"https://github.com/citation-style-language/schema/raw/master/csl-citation.json"}</w:instrText>
      </w:r>
      <w:r w:rsidRPr="00814634">
        <w:rPr>
          <w:rFonts w:ascii="Garamond" w:hAnsi="Garamond"/>
          <w:color w:val="FF0000"/>
        </w:rPr>
        <w:fldChar w:fldCharType="separate"/>
      </w:r>
      <w:r w:rsidR="00967FCB" w:rsidRPr="00814634">
        <w:rPr>
          <w:rFonts w:ascii="Garamond" w:hAnsi="Garamond"/>
          <w:noProof/>
          <w:color w:val="FF0000"/>
        </w:rPr>
        <w:t xml:space="preserve">(Archer &amp; Mehdikhani 2003; Karwowski </w:t>
      </w:r>
      <w:r w:rsidR="00967FCB" w:rsidRPr="00814634">
        <w:rPr>
          <w:rFonts w:ascii="Garamond" w:hAnsi="Garamond"/>
          <w:i/>
          <w:noProof/>
          <w:color w:val="FF0000"/>
        </w:rPr>
        <w:t>et al.</w:t>
      </w:r>
      <w:r w:rsidR="00967FCB" w:rsidRPr="00814634">
        <w:rPr>
          <w:rFonts w:ascii="Garamond" w:hAnsi="Garamond"/>
          <w:noProof/>
          <w:color w:val="FF0000"/>
        </w:rPr>
        <w:t xml:space="preserve"> 2016)</w:t>
      </w:r>
      <w:r w:rsidRPr="00814634">
        <w:rPr>
          <w:rFonts w:ascii="Garamond" w:hAnsi="Garamond"/>
          <w:color w:val="FF0000"/>
        </w:rPr>
        <w:fldChar w:fldCharType="end"/>
      </w:r>
      <w:r w:rsidRPr="00814634">
        <w:rPr>
          <w:rFonts w:ascii="Garamond" w:hAnsi="Garamond"/>
          <w:color w:val="FF0000"/>
        </w:rPr>
        <w:t xml:space="preserve">, cognition and intelligence </w:t>
      </w:r>
      <w:r w:rsidRPr="00814634">
        <w:rPr>
          <w:rFonts w:ascii="Garamond" w:hAnsi="Garamond"/>
          <w:color w:val="FF0000"/>
        </w:rPr>
        <w:fldChar w:fldCharType="begin" w:fldLock="1"/>
      </w:r>
      <w:r w:rsidRPr="00814634">
        <w:rPr>
          <w:rFonts w:ascii="Garamond" w:hAnsi="Garamond"/>
          <w:color w:val="FF0000"/>
        </w:rPr>
        <w:instrText>ADDIN CSL_CITATION {"citationItems":[{"id":"ITEM-1","itemData":{"author":[{"dropping-particle":"","family":"Halpern","given":"Diane F","non-dropping-particle":"","parse-names":false,"suffix":""},{"dropping-particle":"","family":"LaMay","given":"Mary L","non-dropping-particle":"","parse-names":false,"suffix":""}],"container-title":"Educational Psychology Review","id":"ITEM-1","issue":"2","issued":{"date-parts":[["2000"]]},"page":"229","title":"The Smarter Sex: A Critical Review of Sex Differences in Intelligence","type":"article-journal","volume":"12"},"uris":["http://www.mendeley.com/documents/?uuid=1e96fe86-f14a-4d4c-81fa-376291472660"]},{"id":"ITEM-2","itemData":{"author":[{"dropping-particle":"","family":"Jones","given":"C M","non-dropping-particle":"","parse-names":false,"suffix":""},{"dropping-particle":"","family":"Braithwaite","given":"V A","non-dropping-particle":"","parse-names":false,"suffix":""},{"dropping-particle":"","family":"Healy","given":"S D","non-dropping-particle":"","parse-names":false,"suffix":""}],"container-title":"Behavioral Neuroscience","id":"ITEM-2","issue":"3","issued":{"date-parts":[["2003"]]},"page":"403-411","title":"The evolution of sex differences in spatial ability","type":"article-journal","volume":"117"},"uris":["http://www.mendeley.com/documents/?uuid=804bf7d6-5c8f-4090-9177-67ed43343fb3"]},{"id":"ITEM-3","itemData":{"DOI":"10.1016/j.paid.2005.11.027","ISSN":"01918869","abstract":"Why are males over-represented at the upper extremes of intelligence? One possibility for which there is some empirical support is that variance is greater among adult males. There is little published evidence of the development of that variability - is it manifest in early childhood or does it develop later? We explored sex differences in phenotypic variance in scores on a general ability factor extracted from several tests of verbal and non-verbal ability at ages 2, 3, 4, 7, 9 and 10 (Ns from &gt; 10,000 to &gt; 2000) in a sample of British children. We found greater variance, by Levene's test of homogeneity of variance, among boys at every age except age two despite the girls' mean advantage from ages two to seven. Girls are significantly over-represented, as measured by chi-square tests, at the high tail and boys at the low tail at ages 2, 3 and 4. By age 10 the boys have a higher mean, greater variance and are over-represented in the high tail. Sex differences in variance emerge early - even before pre-school - suggesting that they are not determined by educational influences. © 2006 Elsevier Ltd. All rights reserved.","author":[{"dropping-particle":"","family":"Arden","given":"Rosalind","non-dropping-particle":"","parse-names":false,"suffix":""},{"dropping-particle":"","family":"Plomin","given":"Robert","non-dropping-particle":"","parse-names":false,"suffix":""}],"container-title":"Personality and Individual Differences","id":"ITEM-3","issue":"1","issued":{"date-parts":[["2006"]]},"page":"39-48","title":"Sex differences in variance of intelligence across childhood","type":"article-journal","volume":"41"},"uris":["http://www.mendeley.com/documents/?uuid=5109a522-2960-4fae-a9ee-b728714c3ca6"]},{"id":"ITEM-4","itemData":{"DOI":"10.1111/j.1745-6924.2008.00096.x","ISSN":"17456924","abstract":"The idea that general intelligence may be more variable in males than in females has a long history. In recent years it has been presented as a reason that there is little, if any, mean sex difference in general intelligence, yet males tend to be overrepresented at both the top and bottom ends of its overall, presumably normal, distribution. Clear analysis of the actual distribution of general intelligence based on large and appropriately population-representative samples is rare, however. Using two population-wide surveys of general intelligence in 11-year-olds in Scotland, we showed that there were substantial departures from normality in the distribution, with less variability in the higher range than in the lower. Despite mean IQ-scale scores of 100, modal scores were about 105. Even above modal level, males showed more variability than females. This is consistent with a model of the population distribution of general intelligence as a mixture of two essentially normal distributions, one reflecting normal variation in general intelligence and one refecting normal variation in effects of genetic and environmental conditions involving mental retardation. Though present at the high end of the distribution, sex differences in variability did not appear to account for sex differences in high-level achievement. © 2008, Association for Psychological Science. All rights reserved.","author":[{"dropping-particle":"","family":"Johnson","given":"Wendy","non-dropping-particle":"","parse-names":false,"suffix":""},{"dropping-particle":"","family":"Deary","given":"Ian J.","non-dropping-particle":"","parse-names":false,"suffix":""},{"dropping-particle":"","family":"Carothers","given":"Andrew","non-dropping-particle":"","parse-names":false,"suffix":""}],"container-title":"Perspectives on Psychological Science","id":"ITEM-4","issue":"6","issued":{"date-parts":[["2008"]]},"page":"518-531","title":"Sex Differences in Variability in General Intelligence: A New Look at the Old Question","type":"article-journal","volume":"3"},"uris":["http://www.mendeley.com/documents/?uuid=b947f25f-deec-4898-84f7-81f1360eb4d0"]},{"id":"ITEM-5","itemData":{"DOI":"10.1111/j.1745-6924.2009.01168.x","ISSN":"17456924","abstract":"There is substantial evidence that males are more variable than females in general intelligence. In recent years, researchers have presented this as a reason that, although there is little, if any, mean sex difference in general intelligence, males tend to be overrepresented at both ends of its overall distribution. Part of the explanation could be the presence of genes on the X chromosome related both to syndromal disorders involving mental retardation and to population variation in general intelligence occurring normally. Genes on the X chromosome appear overrepresented among genes with known involvement in mental retardation, which is consistent with a model we developed of the population distribution of general intelligence as a mixture of two normal distributions. Using this model, we explored the expected ratios of males to females at various points in the distribution and estimated the proportion of variance in general intelligence potentially due to genes on the X chromosome. These estimates provide clues to the extent to which biologically based sex differences could be manifested in the environment as sex differences in displayed intellectual abilities. We discuss these observations in the context of sex differences in specific cognitive abilities and evolutionary theories of sexual selection. © 2009, Association for Psychological Science. All rights reserved.","author":[{"dropping-particle":"","family":"Johnson","given":"Wendy","non-dropping-particle":"","parse-names":false,"suffix":""},{"dropping-particle":"","family":"Deary","given":"Ian J.","non-dropping-particle":"","parse-names":false,"suffix":""},{"dropping-particle":"","family":"Carothers","given":"Andrew","non-dropping-particle":"","parse-names":false,"suffix":""}],"container-title":"Perspectives on Psychological Science","id":"ITEM-5","issue":"6","issued":{"date-parts":[["2009"]]},"page":"598-611","title":"A Role for the X Chromosome in Sex Differences in Variability in General Intelligence?","type":"article-journal","volume":"4"},"uris":["http://www.mendeley.com/documents/?uuid=73693120-fa3a-4ecc-8232-32248b482c15"]}],"mendeley":{"formattedCitation":"(Halpern &amp; LaMay 2000; Jones &lt;i&gt;et al.&lt;/i&gt; 2003; Arden &amp; Plomin 2006; Johnson &lt;i&gt;et al.&lt;/i&gt; 2008, 2009)","plainTextFormattedCitation":"(Halpern &amp; LaMay 2000; Jones et al. 2003; Arden &amp; Plomin 2006; Johnson et al. 2008, 2009)","previouslyFormattedCitation":"(Halpern &amp; LaMay 2000; Jones &lt;i&gt;et al.&lt;/i&gt; 2003; Arden &amp; Plomin 2006; Johnson &lt;i&gt;et al.&lt;/i&gt; 2008, 2009)"},"properties":{"noteIndex":0},"schema":"https://github.com/citation-style-language/schema/raw/master/csl-citation.json"}</w:instrText>
      </w:r>
      <w:r w:rsidRPr="00814634">
        <w:rPr>
          <w:rFonts w:ascii="Garamond" w:hAnsi="Garamond"/>
          <w:color w:val="FF0000"/>
        </w:rPr>
        <w:fldChar w:fldCharType="separate"/>
      </w:r>
      <w:r w:rsidRPr="00814634">
        <w:rPr>
          <w:rFonts w:ascii="Garamond" w:hAnsi="Garamond"/>
          <w:noProof/>
          <w:color w:val="FF0000"/>
        </w:rPr>
        <w:t xml:space="preserve">(Halpern &amp; LaMay 2000; Jones </w:t>
      </w:r>
      <w:r w:rsidRPr="00814634">
        <w:rPr>
          <w:rFonts w:ascii="Garamond" w:hAnsi="Garamond"/>
          <w:i/>
          <w:noProof/>
          <w:color w:val="FF0000"/>
        </w:rPr>
        <w:t>et al.</w:t>
      </w:r>
      <w:r w:rsidRPr="00814634">
        <w:rPr>
          <w:rFonts w:ascii="Garamond" w:hAnsi="Garamond"/>
          <w:noProof/>
          <w:color w:val="FF0000"/>
        </w:rPr>
        <w:t xml:space="preserve"> 2003; Arden &amp; Plomin 2006; Johnson </w:t>
      </w:r>
      <w:r w:rsidRPr="00814634">
        <w:rPr>
          <w:rFonts w:ascii="Garamond" w:hAnsi="Garamond"/>
          <w:i/>
          <w:noProof/>
          <w:color w:val="FF0000"/>
        </w:rPr>
        <w:t>et al.</w:t>
      </w:r>
      <w:r w:rsidRPr="00814634">
        <w:rPr>
          <w:rFonts w:ascii="Garamond" w:hAnsi="Garamond"/>
          <w:noProof/>
          <w:color w:val="FF0000"/>
        </w:rPr>
        <w:t xml:space="preserve"> 2008, 2009)</w:t>
      </w:r>
      <w:r w:rsidRPr="00814634">
        <w:rPr>
          <w:rFonts w:ascii="Garamond" w:hAnsi="Garamond"/>
          <w:color w:val="FF0000"/>
        </w:rPr>
        <w:fldChar w:fldCharType="end"/>
      </w:r>
      <w:r w:rsidRPr="00814634">
        <w:rPr>
          <w:rFonts w:ascii="Garamond" w:hAnsi="Garamond"/>
          <w:color w:val="FF0000"/>
        </w:rPr>
        <w:t xml:space="preserve">, and for morphological traits like body size </w:t>
      </w:r>
      <w:r w:rsidRPr="00814634">
        <w:rPr>
          <w:rFonts w:ascii="Garamond" w:hAnsi="Garamond"/>
          <w:color w:val="FF0000"/>
        </w:rPr>
        <w:fldChar w:fldCharType="begin" w:fldLock="1"/>
      </w:r>
      <w:r w:rsidRPr="00814634">
        <w:rPr>
          <w:rFonts w:ascii="Garamond" w:hAnsi="Garamond"/>
          <w:color w:val="FF0000"/>
        </w:rPr>
        <w:instrText>ADDIN CSL_CITATION {"citationItems":[{"id":"ITEM-1","itemData":{"DOI":"10.1111/evo.12224","ISBN":"0014-3820","ISSN":"00143820","PMID":"24299417","abstract":"Sex differences in the mean trait expression are well documented, not only for traits that are directly associated with reproduction. Less is known about how the variability of traits differs between males and females. In species with sex chromosomes and dosage compensation, the heterogametic sex is expected to show larger trait variability (sex-chromosome hypothesis), yet this central prediction, based on fundamental genetic principles, has never been evaluated in detail. Here we show that in species with heterogametic males, male variability in body size is significantly larger than in females, whereas the opposite can be shown for species with heterogametic females. These results support the prediction of the sex-chromosome hypothesis that individuals of the heterogametic sex should be more variable. We argue that the pattern demonstrated here for sex-specific body size variability is likely to apply to any trait and needs to be considered when testing predictions about sex-specific variability and sexual selection.","author":[{"dropping-particle":"","family":"Reinhold","given":"Klaus","non-dropping-particle":"","parse-names":false,"suffix":""},{"dropping-particle":"","family":"Engqvist","given":"Leif","non-dropping-particle":"","parse-names":false,"suffix":""}],"container-title":"Evolution","id":"ITEM-1","issue":"12","issued":{"date-parts":[["2013"]]},"page":"3662-3668","title":"The variability is in the sex chromosomes","type":"article-journal","volume":"67"},"uris":["http://www.mendeley.com/documents/?uuid=48fc62fc-17a8-4c1b-8ebd-1292e83908c3"]}],"mendeley":{"formattedCitation":"(Reinhold &amp; Engqvist 2013)","plainTextFormattedCitation":"(Reinhold &amp; Engqvist 2013)","previouslyFormattedCitation":"(Reinhold &amp; Engqvist 2013)"},"properties":{"noteIndex":0},"schema":"https://github.com/citation-style-language/schema/raw/master/csl-citation.json"}</w:instrText>
      </w:r>
      <w:r w:rsidRPr="00814634">
        <w:rPr>
          <w:rFonts w:ascii="Garamond" w:hAnsi="Garamond"/>
          <w:color w:val="FF0000"/>
        </w:rPr>
        <w:fldChar w:fldCharType="separate"/>
      </w:r>
      <w:r w:rsidRPr="00814634">
        <w:rPr>
          <w:rFonts w:ascii="Garamond" w:hAnsi="Garamond"/>
          <w:noProof/>
          <w:color w:val="FF0000"/>
        </w:rPr>
        <w:t>(Reinhold &amp; Engqvist 2013)</w:t>
      </w:r>
      <w:r w:rsidRPr="00814634">
        <w:rPr>
          <w:rFonts w:ascii="Garamond" w:hAnsi="Garamond"/>
          <w:color w:val="FF0000"/>
        </w:rPr>
        <w:fldChar w:fldCharType="end"/>
      </w:r>
      <w:r w:rsidRPr="00814634">
        <w:rPr>
          <w:rFonts w:ascii="Garamond" w:hAnsi="Garamond"/>
          <w:color w:val="FF0000"/>
        </w:rPr>
        <w:t xml:space="preserve">, and brain structure </w:t>
      </w:r>
      <w:r w:rsidRPr="00814634">
        <w:rPr>
          <w:rFonts w:ascii="Garamond" w:hAnsi="Garamond"/>
          <w:color w:val="FF0000"/>
        </w:rPr>
        <w:fldChar w:fldCharType="begin" w:fldLock="1"/>
      </w:r>
      <w:r w:rsidRPr="00814634">
        <w:rPr>
          <w:rFonts w:ascii="Garamond" w:hAnsi="Garamond"/>
          <w:color w:val="FF0000"/>
        </w:rPr>
        <w:instrText>ADDIN CSL_CITATION {"citationItems":[{"id":"ITEM-1","itemData":{"DOI":"10.1038/nrn1494","ISSN":"1471003X","abstract":"In birds and mammals, differences in development between the sexes arise from the differential actions of genes that are encoded on the sex chromosomes. These genes are differentially represented in the cells of males and females, and have been selected for sex-specific roles. The brain is a sexually dimorphic organ and is also shaped by sex-specific selection pressures. Genes on the sex chromosomes probably determine the gender (sexually dimorphic phenotype) of the brain in two ways: by acting on the gonads to induce sex differences in levels of gonadal secretions that have sex-specific effects on the brain, and by acting in the brain itself to differentiate XX and XY brain cells.","author":[{"dropping-particle":"","family":"Arnold","given":"Arthur P.","non-dropping-particle":"","parse-names":false,"suffix":""}],"container-title":"Nature Reviews Neuroscience","id":"ITEM-1","issue":"9","issued":{"date-parts":[["2004"]]},"page":"701-708","title":"Sex chromosomes and brain gender","type":"article-journal","volume":"5"},"uris":["http://www.mendeley.com/documents/?uuid=c14a5295-6543-437d-b5b7-724a896dbd43"]},{"id":"ITEM-2","itemData":{"author":[{"dropping-particle":"","family":"Linden","given":"D","non-dropping-particle":"van der","parse-names":false,"suffix":""},{"dropping-particle":"","family":"Dunkel","given":"C S","non-dropping-particle":"","parse-names":false,"suffix":""},{"dropping-particle":"","family":"Madison","given":"G","non-dropping-particle":"","parse-names":false,"suffix":""}],"container-title":"Intelligence","id":"ITEM-2","issued":{"date-parts":[["2017"]]},"page":"78-88","title":"Sex differences in brain size and general intelligence (g)","type":"article-journal","volume":"63"},"uris":["http://www.mendeley.com/documents/?uuid=6a952dc4-a33b-42f3-b742-0b65d059b4c8"]},{"id":"ITEM-3","itemData":{"DOI":"10.1098/rspb.2019.2858","ISBN":"0000000167","ISSN":"0962-8452","abstract":"Across the animal kingdom, males tend to exhibit more behavioural and morphological variability than females, consistent with the ‘greater male variability hypothesis'. This may reflect multiple mechanisms operating at different levels, including selective mechanisms that produce and maintain variation, extended male development, and X chromosome effects. Interestingly, human neuroanatomy shows greater male variability, but this pattern has not been demonstrated in any other species. To address this issue, we investigated sex-specific neuroanatomical variability in chimpanzees by examining relative and absolute surface areas of 23 cortical sulci across 226 individuals (135F/91M), using permutation tests of the male-to-female variance ratio of residuals from MCMC generalized linear mixed models controlling for relatedness. We used these models to estimate sulcal size heritability, simulations to assess the significance of heritability, and Pearson correlations to examine inter-sulcal correlations. Our results show that: (i) male brain structure is relatively more variable; (ii) sulcal surface areas are heritable and therefore potentially subject to selection; (iii) males exhibit lower heritability values, possibly reflecting longer development; and (iv) males exhibit stronger inter-sulcal correlations, providing indirect support for sex chromosome effects. These results provide evidence that greater male neuroanatomical variability extends beyond humans, and suggest both evolutionary and developmental explanations for this phenomenon.","author":[{"dropping-particle":"","family":"DeCasien","given":"Alex R.","non-dropping-particle":"","parse-names":false,"suffix":""},{"dropping-particle":"","family":"Sherwood","given":"Chet C.","non-dropping-particle":"","parse-names":false,"suffix":""},{"dropping-particle":"","family":"Schapiro","given":"Steven J.","non-dropping-particle":"","parse-names":false,"suffix":""},{"dropping-particle":"","family":"Higham","given":"James P.","non-dropping-particle":"","parse-names":false,"suffix":""}],"container-title":"Proceedings of the Royal Society B: Biological Sciences","id":"ITEM-3","issue":"1925","issued":{"date-parts":[["2020"]]},"page":"20192858","title":"Greater variability in chimpanzee (Pan troglodytes) brain structure among males","type":"article-journal","volume":"287"},"uris":["http://www.mendeley.com/documents/?uuid=23765dd6-95c1-4551-8ce6-1989a91548ce"]}],"mendeley":{"formattedCitation":"(Arnold 2004; van der Linden &lt;i&gt;et al.&lt;/i&gt; 2017; DeCasien &lt;i&gt;et al.&lt;/i&gt; 2020)","plainTextFormattedCitation":"(Arnold 2004; van der Linden et al. 2017; DeCasien et al. 2020)","previouslyFormattedCitation":"(Arnold 2004; van der Linden &lt;i&gt;et al.&lt;/i&gt; 2017; DeCasien &lt;i&gt;et al.&lt;/i&gt; 2020)"},"properties":{"noteIndex":0},"schema":"https://github.com/citation-style-language/schema/raw/master/csl-citation.json"}</w:instrText>
      </w:r>
      <w:r w:rsidRPr="00814634">
        <w:rPr>
          <w:rFonts w:ascii="Garamond" w:hAnsi="Garamond"/>
          <w:color w:val="FF0000"/>
        </w:rPr>
        <w:fldChar w:fldCharType="separate"/>
      </w:r>
      <w:r w:rsidRPr="00814634">
        <w:rPr>
          <w:rFonts w:ascii="Garamond" w:hAnsi="Garamond"/>
          <w:noProof/>
          <w:color w:val="FF0000"/>
        </w:rPr>
        <w:t xml:space="preserve">(Arnold 2004; van der Linden </w:t>
      </w:r>
      <w:r w:rsidRPr="00814634">
        <w:rPr>
          <w:rFonts w:ascii="Garamond" w:hAnsi="Garamond"/>
          <w:i/>
          <w:noProof/>
          <w:color w:val="FF0000"/>
        </w:rPr>
        <w:t>et al.</w:t>
      </w:r>
      <w:r w:rsidRPr="00814634">
        <w:rPr>
          <w:rFonts w:ascii="Garamond" w:hAnsi="Garamond"/>
          <w:noProof/>
          <w:color w:val="FF0000"/>
        </w:rPr>
        <w:t xml:space="preserve"> 2017; DeCasien </w:t>
      </w:r>
      <w:r w:rsidRPr="00814634">
        <w:rPr>
          <w:rFonts w:ascii="Garamond" w:hAnsi="Garamond"/>
          <w:i/>
          <w:noProof/>
          <w:color w:val="FF0000"/>
        </w:rPr>
        <w:t>et al.</w:t>
      </w:r>
      <w:r w:rsidRPr="00814634">
        <w:rPr>
          <w:rFonts w:ascii="Garamond" w:hAnsi="Garamond"/>
          <w:noProof/>
          <w:color w:val="FF0000"/>
        </w:rPr>
        <w:t xml:space="preserve"> 2020)</w:t>
      </w:r>
      <w:r w:rsidRPr="00814634">
        <w:rPr>
          <w:rFonts w:ascii="Garamond" w:hAnsi="Garamond"/>
          <w:color w:val="FF0000"/>
        </w:rPr>
        <w:fldChar w:fldCharType="end"/>
      </w:r>
      <w:r w:rsidRPr="00814634">
        <w:rPr>
          <w:rFonts w:ascii="Garamond" w:hAnsi="Garamond"/>
          <w:color w:val="FF0000"/>
        </w:rPr>
        <w:t xml:space="preserve">. Importantly, these traits are also considered important for reproduction; in men, extraversion and creative personality types attract more mating opportunities </w:t>
      </w:r>
      <w:r w:rsidRPr="00814634">
        <w:rPr>
          <w:rFonts w:ascii="Garamond" w:hAnsi="Garamond"/>
          <w:color w:val="FF0000"/>
        </w:rPr>
        <w:fldChar w:fldCharType="begin" w:fldLock="1"/>
      </w:r>
      <w:r w:rsidRPr="00814634">
        <w:rPr>
          <w:rFonts w:ascii="Garamond" w:hAnsi="Garamond"/>
          <w:color w:val="FF0000"/>
        </w:rPr>
        <w:instrText>ADDIN CSL_CITATION {"citationItems":[{"id":"ITEM-1","itemData":{"DOI":"10.1037/0003-066X.50.3.164","ISBN":"0003-066X","ISSN":"0003066X","PMID":"7726470","abstract":"Men and women clearly differ in some psychological domains. A. H. Eagly (1995) shows that these differences are not artifactual or unstable. Ideally, the next scientific step is to develop a cogent explanatory framework for understanding why the sexes differ in some psychological domains and not in others and for generating accurate predictions about sex differences as yet undiscovered. This article offers a brief outline of an explanatory framework for psychological sex differences--one that is anchored in the new theoretical paradigm of evolutionary psychology. Men and women differ, in this view, in domains in which they have faced different adaptive problems over human evolutionary history. In all other domains, the sexes are predicted to be psychologically similar. Evolutionary psychology jettisons the false dichotomy between biology and environment and provides a powerful metatheory of why sex differences exist, where they exist, and in what contexts they are expressed (D. M. Buss, 1995).","author":[{"dropping-particle":"","family":"Buss","given":"David M.","non-dropping-particle":"","parse-names":false,"suffix":""}],"container-title":"American Psychologist","id":"ITEM-1","issue":"3","issued":{"date-parts":[["1995"]]},"page":"164-168","title":"Psychological Sex Differences: Origins Through Sexual Selection","type":"article-journal","volume":"50"},"uris":["http://www.mendeley.com/documents/?uuid=7d49228a-5968-4c23-9053-0caddc770990"]},{"id":"ITEM-2","itemData":{"author":[{"dropping-particle":"","family":"Nettle","given":"Daniel","non-dropping-particle":"","parse-names":false,"suffix":""}],"container-title":"American Psychologist","id":"ITEM-2","issue":"6","issued":{"date-parts":[["2006"]]},"note":"it's useful to think of the persistance of personalities as trade-offs with costs and benefits for fitness, but we could also think of personalities as fitness indicators. For example, intelligence is correlated with physical symmetry, which itself is an indicator of quality, suggesting that intelligence is also a fitness indicator... both can explain the relatively high amount of heritable variation present in these traits despite the action of selection.","page":"622-631","title":"The evolution of personality variation in humans and other animals","type":"article-journal","volume":"61"},"uris":["http://www.mendeley.com/documents/?uuid=3267fa47-2f79-4b55-84dd-90862ba2cdec"]}],"mendeley":{"formattedCitation":"(Buss 1995; Nettle 2006)","plainTextFormattedCitation":"(Buss 1995; Nettle 2006)","previouslyFormattedCitation":"(Buss 1995; Nettle 2006)"},"properties":{"noteIndex":0},"schema":"https://github.com/citation-style-language/schema/raw/master/csl-citation.json"}</w:instrText>
      </w:r>
      <w:r w:rsidRPr="00814634">
        <w:rPr>
          <w:rFonts w:ascii="Garamond" w:hAnsi="Garamond"/>
          <w:color w:val="FF0000"/>
        </w:rPr>
        <w:fldChar w:fldCharType="separate"/>
      </w:r>
      <w:r w:rsidRPr="00814634">
        <w:rPr>
          <w:rFonts w:ascii="Garamond" w:hAnsi="Garamond"/>
          <w:noProof/>
          <w:color w:val="FF0000"/>
        </w:rPr>
        <w:t>(Buss 1995; Nettle 2006)</w:t>
      </w:r>
      <w:r w:rsidRPr="00814634">
        <w:rPr>
          <w:rFonts w:ascii="Garamond" w:hAnsi="Garamond"/>
          <w:color w:val="FF0000"/>
        </w:rPr>
        <w:fldChar w:fldCharType="end"/>
      </w:r>
      <w:r w:rsidRPr="00814634">
        <w:rPr>
          <w:rFonts w:ascii="Garamond" w:hAnsi="Garamond"/>
          <w:color w:val="FF0000"/>
        </w:rPr>
        <w:t>, while body size is important for male-male competition (</w:t>
      </w:r>
      <w:r w:rsidR="0079338B" w:rsidRPr="00814634">
        <w:rPr>
          <w:rFonts w:ascii="Garamond" w:hAnsi="Garamond"/>
          <w:color w:val="FF0000"/>
        </w:rPr>
        <w:t>Darwin 1871</w:t>
      </w:r>
      <w:r w:rsidRPr="00814634">
        <w:rPr>
          <w:rFonts w:ascii="Garamond" w:hAnsi="Garamond"/>
          <w:color w:val="FF0000"/>
        </w:rPr>
        <w:t xml:space="preserve">). Therefore, we should expect traits related to reproduction to have greater male variability, </w:t>
      </w:r>
      <w:r w:rsidR="0079338B" w:rsidRPr="00814634">
        <w:rPr>
          <w:rFonts w:ascii="Garamond" w:hAnsi="Garamond"/>
          <w:color w:val="FF0000"/>
        </w:rPr>
        <w:t>n</w:t>
      </w:r>
      <w:r w:rsidRPr="00814634">
        <w:rPr>
          <w:rFonts w:ascii="Garamond" w:hAnsi="Garamond"/>
          <w:color w:val="FF0000"/>
        </w:rPr>
        <w:t xml:space="preserve">ot </w:t>
      </w:r>
      <w:r w:rsidR="00382588" w:rsidRPr="00814634">
        <w:rPr>
          <w:rFonts w:ascii="Garamond" w:hAnsi="Garamond"/>
          <w:color w:val="FF0000"/>
        </w:rPr>
        <w:t>just</w:t>
      </w:r>
      <w:r w:rsidR="0079338B" w:rsidRPr="00814634">
        <w:rPr>
          <w:rFonts w:ascii="Garamond" w:hAnsi="Garamond"/>
          <w:color w:val="FF0000"/>
        </w:rPr>
        <w:t xml:space="preserve"> </w:t>
      </w:r>
      <w:r w:rsidRPr="00814634">
        <w:rPr>
          <w:rFonts w:ascii="Garamond" w:hAnsi="Garamond"/>
          <w:color w:val="FF0000"/>
        </w:rPr>
        <w:t xml:space="preserve">because of sex chromosomal arrangement. </w:t>
      </w:r>
    </w:p>
    <w:p w14:paraId="4C3D390B" w14:textId="77777777" w:rsidR="00945ECA" w:rsidRPr="00814634" w:rsidRDefault="00945ECA" w:rsidP="000C6F77">
      <w:pPr>
        <w:rPr>
          <w:rFonts w:ascii="Garamond" w:hAnsi="Garamond"/>
          <w:color w:val="FF0000"/>
        </w:rPr>
      </w:pPr>
    </w:p>
    <w:p w14:paraId="6DFC9BF5" w14:textId="05AB40F7" w:rsidR="005F153B" w:rsidRPr="00814634" w:rsidRDefault="000C6F77" w:rsidP="000C6F77">
      <w:pPr>
        <w:ind w:firstLine="360"/>
        <w:rPr>
          <w:rFonts w:ascii="Garamond" w:hAnsi="Garamond"/>
          <w:color w:val="FF0000"/>
        </w:rPr>
      </w:pPr>
      <w:r w:rsidRPr="00814634">
        <w:rPr>
          <w:rFonts w:ascii="Garamond" w:hAnsi="Garamond"/>
          <w:color w:val="FF0000"/>
        </w:rPr>
        <w:t xml:space="preserve">Despite suggestions that </w:t>
      </w:r>
      <w:r w:rsidR="00BB0490" w:rsidRPr="00814634">
        <w:rPr>
          <w:rFonts w:ascii="Garamond" w:hAnsi="Garamond"/>
          <w:color w:val="FF0000"/>
        </w:rPr>
        <w:t xml:space="preserve">most shared traits should have </w:t>
      </w:r>
      <w:r w:rsidRPr="00814634">
        <w:rPr>
          <w:rFonts w:ascii="Garamond" w:hAnsi="Garamond"/>
          <w:color w:val="FF0000"/>
        </w:rPr>
        <w:t xml:space="preserve">greater male variability, </w:t>
      </w:r>
      <w:r w:rsidR="00BB0490" w:rsidRPr="00814634">
        <w:rPr>
          <w:rFonts w:ascii="Garamond" w:hAnsi="Garamond"/>
          <w:color w:val="FF0000"/>
        </w:rPr>
        <w:t xml:space="preserve">our meta-analysis found no </w:t>
      </w:r>
      <w:r w:rsidR="00616178" w:rsidRPr="00814634">
        <w:rPr>
          <w:rFonts w:ascii="Garamond" w:hAnsi="Garamond"/>
          <w:color w:val="FF0000"/>
        </w:rPr>
        <w:t xml:space="preserve">evidence for </w:t>
      </w:r>
      <w:r w:rsidR="00BB0490" w:rsidRPr="00814634">
        <w:rPr>
          <w:rFonts w:ascii="Garamond" w:hAnsi="Garamond"/>
          <w:color w:val="FF0000"/>
        </w:rPr>
        <w:t xml:space="preserve">male-biased variability for </w:t>
      </w:r>
      <w:r w:rsidR="00616178" w:rsidRPr="00814634">
        <w:rPr>
          <w:rFonts w:ascii="Garamond" w:hAnsi="Garamond"/>
          <w:color w:val="FF0000"/>
        </w:rPr>
        <w:t xml:space="preserve">any </w:t>
      </w:r>
      <w:r w:rsidR="00BB0490" w:rsidRPr="00814634">
        <w:rPr>
          <w:rFonts w:ascii="Garamond" w:hAnsi="Garamond"/>
          <w:color w:val="FF0000"/>
        </w:rPr>
        <w:t xml:space="preserve">personality trait. </w:t>
      </w:r>
      <w:r w:rsidR="00770E7A" w:rsidRPr="00814634">
        <w:rPr>
          <w:rFonts w:ascii="Garamond" w:hAnsi="Garamond"/>
          <w:color w:val="FF0000"/>
        </w:rPr>
        <w:t>W</w:t>
      </w:r>
      <w:r w:rsidRPr="00814634">
        <w:rPr>
          <w:rFonts w:ascii="Garamond" w:hAnsi="Garamond"/>
          <w:color w:val="FF0000"/>
        </w:rPr>
        <w:t xml:space="preserve">e </w:t>
      </w:r>
      <w:r w:rsidR="009F51BB" w:rsidRPr="00814634">
        <w:rPr>
          <w:rFonts w:ascii="Garamond" w:hAnsi="Garamond"/>
          <w:color w:val="FF0000"/>
        </w:rPr>
        <w:t>expected aggression</w:t>
      </w:r>
      <w:r w:rsidR="00616178" w:rsidRPr="00814634">
        <w:rPr>
          <w:rFonts w:ascii="Garamond" w:hAnsi="Garamond"/>
          <w:color w:val="FF0000"/>
        </w:rPr>
        <w:t xml:space="preserve"> </w:t>
      </w:r>
      <w:r w:rsidR="009F51BB" w:rsidRPr="00814634">
        <w:rPr>
          <w:rFonts w:ascii="Garamond" w:hAnsi="Garamond"/>
          <w:color w:val="FF0000"/>
        </w:rPr>
        <w:t xml:space="preserve">to show strong male bias within all taxonomic groups </w:t>
      </w:r>
      <w:r w:rsidR="004D74EA" w:rsidRPr="00814634">
        <w:rPr>
          <w:rFonts w:ascii="Garamond" w:hAnsi="Garamond"/>
          <w:color w:val="FF0000"/>
        </w:rPr>
        <w:t>for mean differences and variability</w:t>
      </w:r>
      <w:r w:rsidR="00616178" w:rsidRPr="00814634">
        <w:rPr>
          <w:rFonts w:ascii="Garamond" w:hAnsi="Garamond"/>
          <w:color w:val="FF0000"/>
        </w:rPr>
        <w:t>, y</w:t>
      </w:r>
      <w:r w:rsidR="004D74EA" w:rsidRPr="00814634">
        <w:rPr>
          <w:rFonts w:ascii="Garamond" w:hAnsi="Garamond"/>
          <w:color w:val="FF0000"/>
        </w:rPr>
        <w:t>et</w:t>
      </w:r>
      <w:r w:rsidR="009F51BB" w:rsidRPr="00814634">
        <w:rPr>
          <w:rFonts w:ascii="Garamond" w:hAnsi="Garamond"/>
          <w:color w:val="FF0000"/>
        </w:rPr>
        <w:t xml:space="preserve"> only invertebrates had significant sex differences in mean aggression, and </w:t>
      </w:r>
      <w:r w:rsidR="001D64AB" w:rsidRPr="00814634">
        <w:rPr>
          <w:rFonts w:ascii="Garamond" w:hAnsi="Garamond"/>
          <w:color w:val="FF0000"/>
        </w:rPr>
        <w:t xml:space="preserve">only fish </w:t>
      </w:r>
      <w:r w:rsidR="00FE075B" w:rsidRPr="00814634">
        <w:rPr>
          <w:rFonts w:ascii="Garamond" w:hAnsi="Garamond"/>
          <w:color w:val="FF0000"/>
        </w:rPr>
        <w:t>had significant</w:t>
      </w:r>
      <w:r w:rsidR="009F51BB" w:rsidRPr="00814634">
        <w:rPr>
          <w:rFonts w:ascii="Garamond" w:hAnsi="Garamond"/>
          <w:color w:val="FF0000"/>
        </w:rPr>
        <w:t xml:space="preserve"> sex differences in variability </w:t>
      </w:r>
      <w:r w:rsidR="00FE075B" w:rsidRPr="00814634">
        <w:rPr>
          <w:rFonts w:ascii="Garamond" w:hAnsi="Garamond"/>
          <w:color w:val="FF0000"/>
        </w:rPr>
        <w:t>for</w:t>
      </w:r>
      <w:r w:rsidR="009F51BB" w:rsidRPr="00814634">
        <w:rPr>
          <w:rFonts w:ascii="Garamond" w:hAnsi="Garamond"/>
          <w:color w:val="FF0000"/>
        </w:rPr>
        <w:t xml:space="preserve"> aggression</w:t>
      </w:r>
      <w:r w:rsidR="001D64AB" w:rsidRPr="00814634">
        <w:rPr>
          <w:rFonts w:ascii="Garamond" w:hAnsi="Garamond"/>
          <w:color w:val="FF0000"/>
        </w:rPr>
        <w:t xml:space="preserve"> (female-biased)</w:t>
      </w:r>
      <w:r w:rsidRPr="00814634">
        <w:rPr>
          <w:rFonts w:ascii="Garamond" w:hAnsi="Garamond"/>
          <w:color w:val="FF0000"/>
        </w:rPr>
        <w:t xml:space="preserve">. </w:t>
      </w:r>
      <w:r w:rsidR="00FE075B" w:rsidRPr="00814634">
        <w:rPr>
          <w:rFonts w:ascii="Garamond" w:hAnsi="Garamond"/>
          <w:color w:val="FF0000"/>
        </w:rPr>
        <w:t xml:space="preserve">These results </w:t>
      </w:r>
      <w:r w:rsidR="00616178" w:rsidRPr="00814634">
        <w:rPr>
          <w:rFonts w:ascii="Garamond" w:hAnsi="Garamond"/>
          <w:color w:val="FF0000"/>
        </w:rPr>
        <w:t>were</w:t>
      </w:r>
      <w:r w:rsidRPr="00814634">
        <w:rPr>
          <w:rFonts w:ascii="Garamond" w:hAnsi="Garamond"/>
          <w:color w:val="FF0000"/>
        </w:rPr>
        <w:t xml:space="preserve"> surprising given that male aggression should correlate with male-male competition and </w:t>
      </w:r>
      <w:r w:rsidR="001D64AB" w:rsidRPr="00814634">
        <w:rPr>
          <w:rFonts w:ascii="Garamond" w:hAnsi="Garamond"/>
          <w:color w:val="FF0000"/>
        </w:rPr>
        <w:t>sexual selection</w:t>
      </w:r>
      <w:r w:rsidR="00D40DD1" w:rsidRPr="00814634">
        <w:rPr>
          <w:rFonts w:ascii="Garamond" w:hAnsi="Garamond"/>
          <w:color w:val="FF0000"/>
        </w:rPr>
        <w:t xml:space="preserve"> (e.g. Schuett </w:t>
      </w:r>
      <w:r w:rsidR="00D40DD1" w:rsidRPr="00814634">
        <w:rPr>
          <w:rFonts w:ascii="Garamond" w:hAnsi="Garamond"/>
          <w:i/>
          <w:color w:val="FF0000"/>
        </w:rPr>
        <w:t>et al</w:t>
      </w:r>
      <w:r w:rsidR="00D40DD1" w:rsidRPr="00814634">
        <w:rPr>
          <w:rFonts w:ascii="Garamond" w:hAnsi="Garamond"/>
          <w:color w:val="FF0000"/>
        </w:rPr>
        <w:t>. 2010)</w:t>
      </w:r>
      <w:r w:rsidRPr="00814634">
        <w:rPr>
          <w:rFonts w:ascii="Garamond" w:hAnsi="Garamond"/>
          <w:color w:val="FF0000"/>
        </w:rPr>
        <w:t xml:space="preserve">. </w:t>
      </w:r>
      <w:r w:rsidR="00DF3272" w:rsidRPr="00814634">
        <w:rPr>
          <w:rFonts w:ascii="Garamond" w:hAnsi="Garamond"/>
          <w:color w:val="FF0000"/>
        </w:rPr>
        <w:t xml:space="preserve">However, </w:t>
      </w:r>
      <w:r w:rsidR="005F153B" w:rsidRPr="00814634">
        <w:rPr>
          <w:rFonts w:ascii="Garamond" w:hAnsi="Garamond"/>
          <w:color w:val="FF0000"/>
        </w:rPr>
        <w:t xml:space="preserve">female aggression is common for establishing social hierarchies and for defending offspring </w:t>
      </w:r>
      <w:r w:rsidR="005F153B" w:rsidRPr="00814634">
        <w:rPr>
          <w:rFonts w:ascii="Garamond" w:hAnsi="Garamond"/>
          <w:color w:val="FF0000"/>
        </w:rPr>
        <w:fldChar w:fldCharType="begin" w:fldLock="1"/>
      </w:r>
      <w:r w:rsidR="00967FCB" w:rsidRPr="00814634">
        <w:rPr>
          <w:rFonts w:ascii="Garamond" w:hAnsi="Garamond"/>
          <w:color w:val="FF0000"/>
        </w:rPr>
        <w:instrText>ADDIN CSL_CITATION {"citationItems":[{"id":"ITEM-1","itemData":{"abstract":"Females’ tendency to place a high value on protecting their own lives enhanced their reproductive success in the environment of evolutionary adaptation because infant survival depended more upon maternal than on paternal care and defence. The evolved mechanism by which the costs of aggression (and other forms of risk taking) are weighted more heavily for females may be a lower threshold for fear in situations which pose a direct threat of bodily injury. Females’ concern with personal survival also has implications for sex differences in dominance hierarchies because the risks associated with hierarchy formation in nonbonded exogamous females are not offset by increased reproductive success. Hence among females, disputes do not carry implications for status with them as they do among males, but are chiefly connected with the acquisition and defence of scarce resources. Consequently, female competition is more likely to take the form of indirect aggression or low-level direct combat than among males. Under patriarchy, men have held the power to prop- agate images and attributions which are favourable to the continuance of their control. Women’s aggression has been viewed as a gender-incongruent aberration or dismissed as evidence of irrationality. These cultural interpretations have “enhanced” evolutionarily based sex differences by a process of imposition which stigmatises the expression of aggression by females and causes women to offer exculpatory (rather than justificatory) accounts of their own aggression.","author":[{"dropping-particle":"","family":"Campbell","given":"Anne","non-dropping-particle":"","parse-names":false,"suffix":""}],"container-title":"Behavioral &amp; Brain Sciences","id":"ITEM-1","issued":{"date-parts":[["1999"]]},"page":"203-252","title":"Staying alive: Evolution, culture, and women’s intrasexual aggression","type":"article-journal","volume":"22"},"uris":["http://www.mendeley.com/documents/?uuid=9d165d1b-2d4c-4712-994c-e769318615b8"]}],"mendeley":{"formattedCitation":"(Campbell 1999)","manualFormatting":"(e.g. Campbell 1999)","plainTextFormattedCitation":"(Campbell 1999)","previouslyFormattedCitation":"(Campbell 1999)"},"properties":{"noteIndex":0},"schema":"https://github.com/citation-style-language/schema/raw/master/csl-citation.json"}</w:instrText>
      </w:r>
      <w:r w:rsidR="005F153B" w:rsidRPr="00814634">
        <w:rPr>
          <w:rFonts w:ascii="Garamond" w:hAnsi="Garamond"/>
          <w:color w:val="FF0000"/>
        </w:rPr>
        <w:fldChar w:fldCharType="separate"/>
      </w:r>
      <w:r w:rsidR="005F153B" w:rsidRPr="00814634">
        <w:rPr>
          <w:rFonts w:ascii="Garamond" w:hAnsi="Garamond"/>
          <w:noProof/>
          <w:color w:val="FF0000"/>
        </w:rPr>
        <w:t>(e.g. Campbell 1999)</w:t>
      </w:r>
      <w:r w:rsidR="005F153B" w:rsidRPr="00814634">
        <w:rPr>
          <w:rFonts w:ascii="Garamond" w:hAnsi="Garamond"/>
          <w:color w:val="FF0000"/>
        </w:rPr>
        <w:fldChar w:fldCharType="end"/>
      </w:r>
      <w:r w:rsidR="005F153B" w:rsidRPr="00814634">
        <w:rPr>
          <w:rFonts w:ascii="Garamond" w:hAnsi="Garamond"/>
          <w:color w:val="FF0000"/>
        </w:rPr>
        <w:t xml:space="preserve">. Although sex roles can vary across the animal kingdom, females </w:t>
      </w:r>
      <w:r w:rsidR="00AE1627" w:rsidRPr="00814634">
        <w:rPr>
          <w:rFonts w:ascii="Garamond" w:hAnsi="Garamond"/>
          <w:color w:val="FF0000"/>
        </w:rPr>
        <w:t xml:space="preserve">generally </w:t>
      </w:r>
      <w:r w:rsidR="005F153B" w:rsidRPr="00814634">
        <w:rPr>
          <w:rFonts w:ascii="Garamond" w:hAnsi="Garamond"/>
          <w:color w:val="FF0000"/>
        </w:rPr>
        <w:t xml:space="preserve">have the greatest investment in offspring (via anisogamy, </w:t>
      </w:r>
      <w:r w:rsidR="004923C5" w:rsidRPr="00814634">
        <w:rPr>
          <w:rFonts w:ascii="Garamond" w:hAnsi="Garamond"/>
          <w:color w:val="FF0000"/>
        </w:rPr>
        <w:fldChar w:fldCharType="begin" w:fldLock="1"/>
      </w:r>
      <w:r w:rsidR="004923C5" w:rsidRPr="00814634">
        <w:rPr>
          <w:rFonts w:ascii="Garamond" w:hAnsi="Garamond"/>
          <w:color w:val="FF0000"/>
        </w:rPr>
        <w:instrText>ADDIN CSL_CITATION {"citationItems":[{"id":"ITEM-1","itemData":{"DOI":"10.1126/sciadv.1500983","ISSN":"23752548","abstract":"Since Darwin’s conception of sexual selection theory, scientists have struggled to identify the evolutionary forces underlying the pervasive differences between male and female behavior, morphology, and physiology. The Darwin-Bateman paradigm predicts that anisogamy imposes stronger sexual selection on males, which, in turn, drives the evolution of conventional sex roles in terms of female-biased parental care and male-biased sexual dimorphism. Although this paradigm forms the cornerstone of modern sexual selection theory, it still remains untested across the animal tree of life. This lack of evidence has promoted the rise of alternative hypotheses arguing that sex differences are entirely driven by environmental factors or chance. We demonstrate that, across the animal kingdom, sexual selection, as captured by standard Bateman metrics, is indeed stronger in males than in females and that it is evolutionarily tied to sex biases in parental care and sexual dimorphism. Our findings provide the first comprehensive evidence that Darwin’s concept of conventional sex roles is accurate and refute recent criticism of sexual selection theory.","author":[{"dropping-particle":"","family":"Janicke","given":"Tim","non-dropping-particle":"","parse-names":false,"suffix":""},{"dropping-particle":"","family":"Häderer","given":"Ines K.","non-dropping-particle":"","parse-names":false,"suffix":""},{"dropping-particle":"","family":"Lajeunesse","given":"Marc J.","non-dropping-particle":"","parse-names":false,"suffix":""},{"dropping-particle":"","family":"Anthes","given":"Nils","non-dropping-particle":"","parse-names":false,"suffix":""}],"container-title":"Science Advances","id":"ITEM-1","issue":"2","issued":{"date-parts":[["2016"]]},"note":"summary of main findings:\n\n1. when females care, the opportunity for selection, for sexual selection, and Bateman's gradient for sex. selection are all significantly male-baised\n2. Sexual dimorphism significantly changes the sex-biased opportunity for selection (species where males are bigger have strong male-biased selection, also in monomorphic species, but female-biased dimorphism shows stronger opportunity for selection on females than males)","page":"1-11","title":"Evolutionary Biology: Darwinian sex roles confirmed across the animal kingdom","type":"article-journal","volume":"2"},"uris":["http://www.mendeley.com/documents/?uuid=0ef10d29-994f-4967-a364-93d5365ded21"]}],"mendeley":{"formattedCitation":"(Janicke &lt;i&gt;et al.&lt;/i&gt; 2016)","manualFormatting":"Janicke et al. 2016)","plainTextFormattedCitation":"(Janicke et al. 2016)","previouslyFormattedCitation":"(Janicke &lt;i&gt;et al.&lt;/i&gt; 2016)"},"properties":{"noteIndex":0},"schema":"https://github.com/citation-style-language/schema/raw/master/csl-citation.json"}</w:instrText>
      </w:r>
      <w:r w:rsidR="004923C5" w:rsidRPr="00814634">
        <w:rPr>
          <w:rFonts w:ascii="Garamond" w:hAnsi="Garamond"/>
          <w:color w:val="FF0000"/>
        </w:rPr>
        <w:fldChar w:fldCharType="separate"/>
      </w:r>
      <w:r w:rsidR="004923C5" w:rsidRPr="00814634">
        <w:rPr>
          <w:rFonts w:ascii="Garamond" w:hAnsi="Garamond"/>
          <w:noProof/>
          <w:color w:val="FF0000"/>
        </w:rPr>
        <w:t xml:space="preserve">Janicke </w:t>
      </w:r>
      <w:r w:rsidR="004923C5" w:rsidRPr="00814634">
        <w:rPr>
          <w:rFonts w:ascii="Garamond" w:hAnsi="Garamond"/>
          <w:i/>
          <w:noProof/>
          <w:color w:val="FF0000"/>
        </w:rPr>
        <w:t>et al.</w:t>
      </w:r>
      <w:r w:rsidR="004923C5" w:rsidRPr="00814634">
        <w:rPr>
          <w:rFonts w:ascii="Garamond" w:hAnsi="Garamond"/>
          <w:noProof/>
          <w:color w:val="FF0000"/>
        </w:rPr>
        <w:t xml:space="preserve"> 2016)</w:t>
      </w:r>
      <w:r w:rsidR="004923C5" w:rsidRPr="00814634">
        <w:rPr>
          <w:rFonts w:ascii="Garamond" w:hAnsi="Garamond"/>
          <w:color w:val="FF0000"/>
        </w:rPr>
        <w:fldChar w:fldCharType="end"/>
      </w:r>
      <w:r w:rsidR="005F153B" w:rsidRPr="00814634">
        <w:rPr>
          <w:rFonts w:ascii="Garamond" w:hAnsi="Garamond"/>
          <w:color w:val="FF0000"/>
        </w:rPr>
        <w:t xml:space="preserve">, so females who provide parental care should be more aggressive than males in this context. Parental care could </w:t>
      </w:r>
      <w:r w:rsidR="002B74A4" w:rsidRPr="00814634">
        <w:rPr>
          <w:rFonts w:ascii="Garamond" w:hAnsi="Garamond"/>
          <w:color w:val="FF0000"/>
        </w:rPr>
        <w:t xml:space="preserve">also </w:t>
      </w:r>
      <w:r w:rsidR="005F153B" w:rsidRPr="00814634">
        <w:rPr>
          <w:rFonts w:ascii="Garamond" w:hAnsi="Garamond"/>
          <w:color w:val="FF0000"/>
        </w:rPr>
        <w:t xml:space="preserve">potentially explain why only invertebrate males were significantly more aggressive than females; </w:t>
      </w:r>
      <w:r w:rsidR="002B74A4" w:rsidRPr="00814634">
        <w:rPr>
          <w:rFonts w:ascii="Garamond" w:hAnsi="Garamond"/>
          <w:color w:val="FF0000"/>
        </w:rPr>
        <w:t xml:space="preserve">in many species, </w:t>
      </w:r>
      <w:r w:rsidR="005F153B" w:rsidRPr="00814634">
        <w:rPr>
          <w:rFonts w:ascii="Garamond" w:hAnsi="Garamond"/>
          <w:color w:val="FF0000"/>
        </w:rPr>
        <w:t>female</w:t>
      </w:r>
      <w:r w:rsidR="002B74A4" w:rsidRPr="00814634">
        <w:rPr>
          <w:rFonts w:ascii="Garamond" w:hAnsi="Garamond"/>
          <w:color w:val="FF0000"/>
        </w:rPr>
        <w:t>s</w:t>
      </w:r>
      <w:r w:rsidR="005F153B" w:rsidRPr="00814634">
        <w:rPr>
          <w:rFonts w:ascii="Garamond" w:hAnsi="Garamond"/>
          <w:color w:val="FF0000"/>
        </w:rPr>
        <w:t xml:space="preserve"> don’t often provide care beyond egg-laying. However, we lacked suitable data to test this idea. </w:t>
      </w:r>
    </w:p>
    <w:p w14:paraId="3249CD83" w14:textId="23146E18" w:rsidR="007A6079" w:rsidRPr="00814634" w:rsidRDefault="00B842C1" w:rsidP="007A6079">
      <w:pPr>
        <w:ind w:firstLine="360"/>
        <w:rPr>
          <w:rFonts w:ascii="Garamond" w:hAnsi="Garamond"/>
          <w:color w:val="FF0000"/>
        </w:rPr>
      </w:pPr>
      <w:r w:rsidRPr="00814634">
        <w:rPr>
          <w:rFonts w:ascii="Garamond" w:hAnsi="Garamond"/>
          <w:color w:val="FF0000"/>
        </w:rPr>
        <w:t xml:space="preserve">An additional explanation for the absence of sex differences comes from the human personality literature. </w:t>
      </w:r>
      <w:r w:rsidR="00EB55C9" w:rsidRPr="00814634">
        <w:rPr>
          <w:rFonts w:ascii="Garamond" w:hAnsi="Garamond"/>
          <w:color w:val="FF0000"/>
        </w:rPr>
        <w:t xml:space="preserve">Creativity and </w:t>
      </w:r>
      <w:r w:rsidR="003054AD" w:rsidRPr="00814634">
        <w:rPr>
          <w:rFonts w:ascii="Garamond" w:hAnsi="Garamond"/>
          <w:color w:val="FF0000"/>
        </w:rPr>
        <w:t>a</w:t>
      </w:r>
      <w:r w:rsidR="00EB55C9" w:rsidRPr="00814634">
        <w:rPr>
          <w:rFonts w:ascii="Garamond" w:hAnsi="Garamond"/>
          <w:color w:val="FF0000"/>
        </w:rPr>
        <w:t xml:space="preserve">ggressive personality types have greater male variability and are important for female mate choice. </w:t>
      </w:r>
      <w:r w:rsidRPr="00814634">
        <w:rPr>
          <w:rFonts w:ascii="Garamond" w:hAnsi="Garamond"/>
          <w:color w:val="FF0000"/>
        </w:rPr>
        <w:t xml:space="preserve">Yet other personality traits frequently show no sex differences in either trait means or their variability. </w:t>
      </w:r>
      <w:r w:rsidR="000C6F77" w:rsidRPr="00814634">
        <w:rPr>
          <w:rFonts w:ascii="Garamond" w:hAnsi="Garamond"/>
          <w:color w:val="FF0000"/>
        </w:rPr>
        <w:t>Archer and Mehdikhani (2003) compare</w:t>
      </w:r>
      <w:r w:rsidRPr="00814634">
        <w:rPr>
          <w:rFonts w:ascii="Garamond" w:hAnsi="Garamond"/>
          <w:color w:val="FF0000"/>
        </w:rPr>
        <w:t>d</w:t>
      </w:r>
      <w:r w:rsidR="000C6F77" w:rsidRPr="00814634">
        <w:rPr>
          <w:rFonts w:ascii="Garamond" w:hAnsi="Garamond"/>
          <w:color w:val="FF0000"/>
        </w:rPr>
        <w:t xml:space="preserve"> means and variances </w:t>
      </w:r>
      <w:r w:rsidRPr="00814634">
        <w:rPr>
          <w:rFonts w:ascii="Garamond" w:hAnsi="Garamond"/>
          <w:color w:val="FF0000"/>
        </w:rPr>
        <w:t xml:space="preserve">for </w:t>
      </w:r>
      <w:r w:rsidR="000C6F77" w:rsidRPr="00814634">
        <w:rPr>
          <w:rFonts w:ascii="Garamond" w:hAnsi="Garamond"/>
          <w:color w:val="FF0000"/>
        </w:rPr>
        <w:t xml:space="preserve">males and females for </w:t>
      </w:r>
      <w:r w:rsidR="003054AD" w:rsidRPr="00814634">
        <w:rPr>
          <w:rFonts w:ascii="Garamond" w:hAnsi="Garamond"/>
          <w:color w:val="FF0000"/>
        </w:rPr>
        <w:t xml:space="preserve">a range of </w:t>
      </w:r>
      <w:r w:rsidR="000C6F77" w:rsidRPr="00814634">
        <w:rPr>
          <w:rFonts w:ascii="Garamond" w:hAnsi="Garamond"/>
          <w:color w:val="FF0000"/>
        </w:rPr>
        <w:t xml:space="preserve">personality-like traits </w:t>
      </w:r>
      <w:r w:rsidR="008B2CB6" w:rsidRPr="00814634">
        <w:rPr>
          <w:rFonts w:ascii="Garamond" w:hAnsi="Garamond"/>
          <w:color w:val="FF0000"/>
        </w:rPr>
        <w:t xml:space="preserve">and </w:t>
      </w:r>
      <w:r w:rsidR="000C6F77" w:rsidRPr="00814634">
        <w:rPr>
          <w:rFonts w:ascii="Garamond" w:hAnsi="Garamond"/>
          <w:color w:val="FF0000"/>
        </w:rPr>
        <w:t xml:space="preserve">found that traits related to sexual selection (directly like physical aggression, or indirectly through a change in reproductive strategy) consistently had significant greater male variability, while traits unrelated to sexual selection had no </w:t>
      </w:r>
      <w:r w:rsidR="003054AD" w:rsidRPr="00814634">
        <w:rPr>
          <w:rFonts w:ascii="Garamond" w:hAnsi="Garamond"/>
          <w:color w:val="FF0000"/>
        </w:rPr>
        <w:t xml:space="preserve">sex </w:t>
      </w:r>
      <w:r w:rsidR="000C6F77" w:rsidRPr="00814634">
        <w:rPr>
          <w:rFonts w:ascii="Garamond" w:hAnsi="Garamond"/>
          <w:color w:val="FF0000"/>
        </w:rPr>
        <w:t>difference</w:t>
      </w:r>
      <w:r w:rsidR="003054AD" w:rsidRPr="00814634">
        <w:rPr>
          <w:rFonts w:ascii="Garamond" w:hAnsi="Garamond"/>
          <w:color w:val="FF0000"/>
        </w:rPr>
        <w:t>s</w:t>
      </w:r>
      <w:r w:rsidR="000C6F77" w:rsidRPr="00814634">
        <w:rPr>
          <w:rFonts w:ascii="Garamond" w:hAnsi="Garamond"/>
          <w:color w:val="FF0000"/>
        </w:rPr>
        <w:t xml:space="preserve"> in variability</w:t>
      </w:r>
      <w:r w:rsidR="00BB7C87" w:rsidRPr="00814634">
        <w:rPr>
          <w:rFonts w:ascii="Garamond" w:hAnsi="Garamond"/>
          <w:color w:val="FF0000"/>
        </w:rPr>
        <w:t xml:space="preserve"> </w:t>
      </w:r>
      <w:r w:rsidR="004923C5" w:rsidRPr="00814634">
        <w:rPr>
          <w:rFonts w:ascii="Garamond" w:hAnsi="Garamond"/>
          <w:color w:val="FF0000"/>
        </w:rPr>
        <w:fldChar w:fldCharType="begin" w:fldLock="1"/>
      </w:r>
      <w:r w:rsidR="004923C5" w:rsidRPr="00814634">
        <w:rPr>
          <w:rFonts w:ascii="Garamond" w:hAnsi="Garamond"/>
          <w:color w:val="FF0000"/>
        </w:rPr>
        <w:instrText>ADDIN CSL_CITATION {"citationItems":[{"id":"ITEM-1","itemData":{"DOI":"10.1037/1089-2680.7.3.219","ISSN":"10892680","abstract":"Greater male than female variability is found in behavioral and morphological traits in animals. A theory that greater male variability is associated with variability in parental investment is described and contrasted with sexual strategies theory, which posits no sex differences in variability. Predictions from the theories were tested through meta- analyses of variance ratios for data sets involving sexually selected characteristics (physical aggression and 5 aspects of mate choice) and 2 unlikely to have resulted from sexual selection (anger and self-esteem). Variation was significantly greater among men than women in 5 of the 6 former data sets and was similar for men and women in the latter 2 data sets, broadly supporting the predictions. A further analysis extends the theory to intellectual abilities. References marked with an asterisk indicate studies included in the meta-analyses.","author":[{"dropping-particle":"","family":"Archer","given":"John","non-dropping-particle":"","parse-names":false,"suffix":""},{"dropping-particle":"","family":"Mehdikhani","given":"Mani","non-dropping-particle":"","parse-names":false,"suffix":""}],"container-title":"Review of General Psychology","id":"ITEM-1","issue":"3","issued":{"date-parts":[["2003"]]},"page":"219-236","title":"Variability among Males in Sexually Selected Attributes","type":"article-journal","volume":"7"},"uris":["http://www.mendeley.com/documents/?uuid=d41f6bdd-9e6e-4c75-a544-ce99987f5a44"]}],"mendeley":{"formattedCitation":"(Archer &amp; Mehdikhani 2003)","plainTextFormattedCitation":"(Archer &amp; Mehdikhani 2003)","previouslyFormattedCitation":"(Archer &amp; Mehdikhani 2003)"},"properties":{"noteIndex":0},"schema":"https://github.com/citation-style-language/schema/raw/master/csl-citation.json"}</w:instrText>
      </w:r>
      <w:r w:rsidR="004923C5" w:rsidRPr="00814634">
        <w:rPr>
          <w:rFonts w:ascii="Garamond" w:hAnsi="Garamond"/>
          <w:color w:val="FF0000"/>
        </w:rPr>
        <w:fldChar w:fldCharType="separate"/>
      </w:r>
      <w:r w:rsidR="004923C5" w:rsidRPr="00814634">
        <w:rPr>
          <w:rFonts w:ascii="Garamond" w:hAnsi="Garamond"/>
          <w:noProof/>
          <w:color w:val="FF0000"/>
        </w:rPr>
        <w:t>(Archer &amp; Mehdikhani 2003)</w:t>
      </w:r>
      <w:r w:rsidR="004923C5" w:rsidRPr="00814634">
        <w:rPr>
          <w:rFonts w:ascii="Garamond" w:hAnsi="Garamond"/>
          <w:color w:val="FF0000"/>
        </w:rPr>
        <w:fldChar w:fldCharType="end"/>
      </w:r>
      <w:r w:rsidR="000C6F77" w:rsidRPr="00814634">
        <w:rPr>
          <w:rFonts w:ascii="Garamond" w:hAnsi="Garamond"/>
          <w:color w:val="FF0000"/>
        </w:rPr>
        <w:t>.</w:t>
      </w:r>
      <w:r w:rsidRPr="00814634">
        <w:rPr>
          <w:rFonts w:ascii="Garamond" w:hAnsi="Garamond"/>
          <w:color w:val="FF0000"/>
        </w:rPr>
        <w:t xml:space="preserve"> </w:t>
      </w:r>
      <w:r w:rsidR="007A6079" w:rsidRPr="00814634">
        <w:rPr>
          <w:rFonts w:ascii="Garamond" w:hAnsi="Garamond"/>
          <w:color w:val="FF0000"/>
        </w:rPr>
        <w:t xml:space="preserve">Our chosen sexual selection moderators (SSD and mating system) did not significantly change either mean trait expression or variability; while SSD did interact with personality trait type for mean trait expression in mammals, SSD had no significant effect on variability for any taxonomic group. </w:t>
      </w:r>
      <w:r w:rsidR="00945ECA" w:rsidRPr="00814634">
        <w:rPr>
          <w:rFonts w:ascii="Garamond" w:hAnsi="Garamond"/>
          <w:color w:val="FF0000"/>
        </w:rPr>
        <w:t xml:space="preserve">If sexual selection operates to maintain inter-individual variation in animal personalities </w:t>
      </w:r>
      <w:r w:rsidR="004923C5" w:rsidRPr="00814634">
        <w:rPr>
          <w:rFonts w:ascii="Garamond" w:hAnsi="Garamond"/>
          <w:color w:val="FF0000"/>
        </w:rPr>
        <w:fldChar w:fldCharType="begin" w:fldLock="1"/>
      </w:r>
      <w:r w:rsidR="004923C5" w:rsidRPr="00814634">
        <w:rPr>
          <w:rFonts w:ascii="Garamond" w:hAnsi="Garamond"/>
          <w:color w:val="FF0000"/>
        </w:rPr>
        <w:instrText>ADDIN CSL_CITATION {"citationItems":[{"id":"ITEM-1","itemData":{"DOI":"10.1111/j.1469-185X.2009.00101.x","ISBN":"1469-185X","ISSN":"14647931","PMID":"19922534","abstract":"Consistent individual behavioural tendencies, termed \"personalities\", have been identified in a wide range of animals. Functional explanations for personality have been proposed, but as yet, very little consideration has been given to a possible role for sexual selection in maintaining differences in personality and its stability within individuals. We provide an overview of the available literature on the role of personality traits in intrasexual competition and mate choice in both human and non-human animals and integrate this into a framework for considering how sexual selection can generate and maintain personality. For this, we consider the evolution and maintenance of both main aspects of animal personality: inter-individual variation and intra-individual consistency.","author":[{"dropping-particle":"","family":"Schuett","given":"Wiebke","non-dropping-particle":"","parse-names":false,"suffix":""},{"dropping-particle":"","family":"Tregenza","given":"Tom","non-dropping-particle":"","parse-names":false,"suffix":""},{"dropping-particle":"","family":"Dall","given":"Sasha R.X.","non-dropping-particle":"","parse-names":false,"suffix":""}],"container-title":"Biological Reviews","id":"ITEM-1","issue":"2","issued":{"date-parts":[["2010"]]},"page":"217-246","title":"Sexual selection and animal personality","type":"article-journal","volume":"85"},"uris":["http://www.mendeley.com/documents/?uuid=add096ae-05fb-4bf8-bc3e-6d85cf38e970"]}],"mendeley":{"formattedCitation":"(Schuett &lt;i&gt;et al.&lt;/i&gt; 2010)","plainTextFormattedCitation":"(Schuett et al. 2010)","previouslyFormattedCitation":"(Schuett &lt;i&gt;et al.&lt;/i&gt; 2010)"},"properties":{"noteIndex":0},"schema":"https://github.com/citation-style-language/schema/raw/master/csl-citation.json"}</w:instrText>
      </w:r>
      <w:r w:rsidR="004923C5" w:rsidRPr="00814634">
        <w:rPr>
          <w:rFonts w:ascii="Garamond" w:hAnsi="Garamond"/>
          <w:color w:val="FF0000"/>
        </w:rPr>
        <w:fldChar w:fldCharType="separate"/>
      </w:r>
      <w:r w:rsidR="004923C5" w:rsidRPr="00814634">
        <w:rPr>
          <w:rFonts w:ascii="Garamond" w:hAnsi="Garamond"/>
          <w:noProof/>
          <w:color w:val="FF0000"/>
        </w:rPr>
        <w:t xml:space="preserve">(Schuett </w:t>
      </w:r>
      <w:r w:rsidR="004923C5" w:rsidRPr="00814634">
        <w:rPr>
          <w:rFonts w:ascii="Garamond" w:hAnsi="Garamond"/>
          <w:i/>
          <w:noProof/>
          <w:color w:val="FF0000"/>
        </w:rPr>
        <w:t>et al.</w:t>
      </w:r>
      <w:r w:rsidR="004923C5" w:rsidRPr="00814634">
        <w:rPr>
          <w:rFonts w:ascii="Garamond" w:hAnsi="Garamond"/>
          <w:noProof/>
          <w:color w:val="FF0000"/>
        </w:rPr>
        <w:t xml:space="preserve"> 2010)</w:t>
      </w:r>
      <w:r w:rsidR="004923C5" w:rsidRPr="00814634">
        <w:rPr>
          <w:rFonts w:ascii="Garamond" w:hAnsi="Garamond"/>
          <w:color w:val="FF0000"/>
        </w:rPr>
        <w:fldChar w:fldCharType="end"/>
      </w:r>
      <w:r w:rsidR="00945ECA" w:rsidRPr="00814634">
        <w:rPr>
          <w:rFonts w:ascii="Garamond" w:hAnsi="Garamond"/>
          <w:color w:val="FF0000"/>
        </w:rPr>
        <w:t>, we would then expect greater variability for those traits in the sex under sexual selection. Since we did not observe significant sex differences in variability, animal personalities could instead reflect behaviours that don’t differentially affect reproductive outcomes.</w:t>
      </w:r>
    </w:p>
    <w:p w14:paraId="2E06AF45" w14:textId="77777777" w:rsidR="007A6079" w:rsidRPr="00814634" w:rsidRDefault="007A6079" w:rsidP="007A6079">
      <w:pPr>
        <w:ind w:firstLine="360"/>
        <w:rPr>
          <w:rFonts w:ascii="Garamond" w:hAnsi="Garamond"/>
          <w:color w:val="FF0000"/>
        </w:rPr>
      </w:pPr>
    </w:p>
    <w:p w14:paraId="22E846AE" w14:textId="1D211D96" w:rsidR="000C6F77" w:rsidRPr="00814634" w:rsidRDefault="000C6F77" w:rsidP="009074EF">
      <w:pPr>
        <w:ind w:firstLine="360"/>
        <w:rPr>
          <w:rFonts w:ascii="Garamond" w:hAnsi="Garamond"/>
          <w:color w:val="FF0000"/>
        </w:rPr>
      </w:pPr>
      <w:r w:rsidRPr="00814634">
        <w:rPr>
          <w:rFonts w:ascii="Garamond" w:hAnsi="Garamond"/>
          <w:color w:val="FF0000"/>
        </w:rPr>
        <w:lastRenderedPageBreak/>
        <w:t xml:space="preserve">Personality traits are frequently measured under the context of survival; personality encompasses antipredator responses (‘risky’ behaviour, or Boldness), foraging (Activity/Exploration), and other behaviours related to survival that are important for both sexes. Indeed, we found no sex differences in </w:t>
      </w:r>
      <w:r w:rsidR="00C666D2" w:rsidRPr="00814634">
        <w:rPr>
          <w:rFonts w:ascii="Garamond" w:hAnsi="Garamond"/>
          <w:color w:val="FF0000"/>
        </w:rPr>
        <w:t>a</w:t>
      </w:r>
      <w:r w:rsidRPr="00814634">
        <w:rPr>
          <w:rFonts w:ascii="Garamond" w:hAnsi="Garamond"/>
          <w:color w:val="FF0000"/>
        </w:rPr>
        <w:t xml:space="preserve">ctivity and only one instance of male-biased </w:t>
      </w:r>
      <w:r w:rsidR="00C666D2" w:rsidRPr="00814634">
        <w:rPr>
          <w:rFonts w:ascii="Garamond" w:hAnsi="Garamond"/>
          <w:color w:val="FF0000"/>
        </w:rPr>
        <w:t>b</w:t>
      </w:r>
      <w:r w:rsidRPr="00814634">
        <w:rPr>
          <w:rFonts w:ascii="Garamond" w:hAnsi="Garamond"/>
          <w:color w:val="FF0000"/>
        </w:rPr>
        <w:t xml:space="preserve">oldness behaviour for invertebrates. Where we did find sex differences in personality, the traits and their direction tended to reflect life-history differences between the sexes. For example, male reptiles were more explorative than females which might indicate male-biased dispersal (e.g. </w:t>
      </w:r>
      <w:r w:rsidR="00FE4079" w:rsidRPr="00814634">
        <w:rPr>
          <w:rFonts w:ascii="Garamond" w:hAnsi="Garamond"/>
          <w:color w:val="FF0000"/>
        </w:rPr>
        <w:t>salamanders</w:t>
      </w:r>
      <w:r w:rsidRPr="00814634">
        <w:rPr>
          <w:rFonts w:ascii="Garamond" w:hAnsi="Garamond"/>
          <w:color w:val="FF0000"/>
        </w:rPr>
        <w:t xml:space="preserve"> </w:t>
      </w:r>
      <w:r w:rsidR="00FE4079" w:rsidRPr="00814634">
        <w:rPr>
          <w:rFonts w:ascii="Garamond" w:hAnsi="Garamond"/>
          <w:i/>
          <w:color w:val="FF0000"/>
        </w:rPr>
        <w:t>Plethodon cinereus</w:t>
      </w:r>
      <w:r w:rsidRPr="00814634">
        <w:rPr>
          <w:rFonts w:ascii="Garamond" w:hAnsi="Garamond"/>
          <w:color w:val="FF0000"/>
        </w:rPr>
        <w:t xml:space="preserve">; </w:t>
      </w:r>
      <w:r w:rsidR="004923C5" w:rsidRPr="00814634">
        <w:rPr>
          <w:rFonts w:ascii="Garamond" w:hAnsi="Garamond"/>
          <w:color w:val="FF0000"/>
        </w:rPr>
        <w:fldChar w:fldCharType="begin" w:fldLock="1"/>
      </w:r>
      <w:r w:rsidR="004923C5" w:rsidRPr="00814634">
        <w:rPr>
          <w:rFonts w:ascii="Garamond" w:hAnsi="Garamond"/>
          <w:color w:val="FF0000"/>
        </w:rPr>
        <w:instrText>ADDIN CSL_CITATION {"citationItems":[{"id":"ITEM-1","itemData":{"DOI":"10.1111/j.1365-294X.2010.04946.x","ISSN":"09621083","abstract":"The local resource competition hypothesis and the local mate competition hypothesis were developed based on avian and mammalian systems to explain sex-biased dispersal. Most avian species show a female bias in dispersal, ostensibly due to resource defence, and most mammals show a male bias, ostensibly due to male-male competition. These findings confound phylogeny with mating strategy; little is known about sex-biased dispersal in other taxa. Resource defence and male-male competition are both intense in Plethodon cinereus, a direct-developing salamander, so we tested whether sex-biased dispersal in this amphibian is consistent with the local resource competition hypothesis (female-biased) or the local mate competition hypothesis (male-biased). Using fine-scale genetic spatial autocorrelation analyses, we found that females were philopatric, showing significant positive genetic structure in the shortest distance classes, with stronger patterns apparent when only territorial females were tested. Males showed no spatial genetic structure over the shortest distances. Mark-recapture observations of P. cinereus over 5 years were consistent with the genetic data: males dispersed farther than females during natal dispersal and 44% of females were recaptured within 1 m of their juvenile locations. We conclude that, in this population of a direct-developing amphibian, females are philopatric and dispersal is male-biased, consistent with the local mate competition hypothesis. © 2010 Blackwell Publishing Ltd.","author":[{"dropping-particle":"","family":"Liebgold","given":"Eric B.","non-dropping-particle":"","parse-names":false,"suffix":""},{"dropping-particle":"","family":"Brodie","given":"Edmund D.","non-dropping-particle":"","parse-names":false,"suffix":""},{"dropping-particle":"","family":"Cabe","given":"Paul R.","non-dropping-particle":"","parse-names":false,"suffix":""}],"container-title":"Molecular Ecology","id":"ITEM-1","issue":"2","issued":{"date-parts":[["2011"]]},"page":"249-257","title":"Female philopatry and male-biased dispersal in a direct-developing salamander, Plethodon cinereus","type":"article-journal","volume":"20"},"uris":["http://www.mendeley.com/documents/?uuid=d0236aba-592d-4778-a9ca-330892edb78e"]}],"mendeley":{"formattedCitation":"(Liebgold &lt;i&gt;et al.&lt;/i&gt; 2011)","manualFormatting":"Liebgold et al. 2011)","plainTextFormattedCitation":"(Liebgold et al. 2011)","previouslyFormattedCitation":"(Liebgold &lt;i&gt;et al.&lt;/i&gt; 2011)"},"properties":{"noteIndex":0},"schema":"https://github.com/citation-style-language/schema/raw/master/csl-citation.json"}</w:instrText>
      </w:r>
      <w:r w:rsidR="004923C5" w:rsidRPr="00814634">
        <w:rPr>
          <w:rFonts w:ascii="Garamond" w:hAnsi="Garamond"/>
          <w:color w:val="FF0000"/>
        </w:rPr>
        <w:fldChar w:fldCharType="separate"/>
      </w:r>
      <w:r w:rsidR="004923C5" w:rsidRPr="00814634">
        <w:rPr>
          <w:rFonts w:ascii="Garamond" w:hAnsi="Garamond"/>
          <w:noProof/>
          <w:color w:val="FF0000"/>
        </w:rPr>
        <w:t xml:space="preserve">Liebgold </w:t>
      </w:r>
      <w:r w:rsidR="004923C5" w:rsidRPr="00814634">
        <w:rPr>
          <w:rFonts w:ascii="Garamond" w:hAnsi="Garamond"/>
          <w:i/>
          <w:noProof/>
          <w:color w:val="FF0000"/>
        </w:rPr>
        <w:t>et al.</w:t>
      </w:r>
      <w:r w:rsidR="004923C5" w:rsidRPr="00814634">
        <w:rPr>
          <w:rFonts w:ascii="Garamond" w:hAnsi="Garamond"/>
          <w:noProof/>
          <w:color w:val="FF0000"/>
        </w:rPr>
        <w:t xml:space="preserve"> 2011)</w:t>
      </w:r>
      <w:r w:rsidR="004923C5" w:rsidRPr="00814634">
        <w:rPr>
          <w:rFonts w:ascii="Garamond" w:hAnsi="Garamond"/>
          <w:color w:val="FF0000"/>
        </w:rPr>
        <w:fldChar w:fldCharType="end"/>
      </w:r>
      <w:r w:rsidRPr="00814634">
        <w:rPr>
          <w:rFonts w:ascii="Garamond" w:hAnsi="Garamond"/>
          <w:color w:val="FF0000"/>
        </w:rPr>
        <w:t xml:space="preserve">, while female birds were more sociable than males </w:t>
      </w:r>
      <w:r w:rsidR="00C666D2" w:rsidRPr="00814634">
        <w:rPr>
          <w:rFonts w:ascii="Garamond" w:hAnsi="Garamond"/>
          <w:color w:val="FF0000"/>
        </w:rPr>
        <w:t>that</w:t>
      </w:r>
      <w:r w:rsidRPr="00814634">
        <w:rPr>
          <w:rFonts w:ascii="Garamond" w:hAnsi="Garamond"/>
          <w:color w:val="FF0000"/>
        </w:rPr>
        <w:t xml:space="preserve"> </w:t>
      </w:r>
      <w:r w:rsidR="00463A39" w:rsidRPr="00814634">
        <w:rPr>
          <w:rFonts w:ascii="Garamond" w:hAnsi="Garamond"/>
          <w:color w:val="FF0000"/>
        </w:rPr>
        <w:t>r</w:t>
      </w:r>
      <w:r w:rsidR="00F42A22" w:rsidRPr="00814634">
        <w:rPr>
          <w:rFonts w:ascii="Garamond" w:hAnsi="Garamond"/>
          <w:color w:val="FF0000"/>
        </w:rPr>
        <w:t>eflect</w:t>
      </w:r>
      <w:r w:rsidR="00463A39" w:rsidRPr="00814634">
        <w:rPr>
          <w:rFonts w:ascii="Garamond" w:hAnsi="Garamond"/>
          <w:color w:val="FF0000"/>
        </w:rPr>
        <w:t>s</w:t>
      </w:r>
      <w:r w:rsidRPr="00814634">
        <w:rPr>
          <w:rFonts w:ascii="Garamond" w:hAnsi="Garamond"/>
          <w:color w:val="FF0000"/>
        </w:rPr>
        <w:t xml:space="preserve"> </w:t>
      </w:r>
      <w:r w:rsidR="00463A39" w:rsidRPr="00814634">
        <w:rPr>
          <w:rFonts w:ascii="Garamond" w:hAnsi="Garamond"/>
          <w:color w:val="FF0000"/>
        </w:rPr>
        <w:t xml:space="preserve">different </w:t>
      </w:r>
      <w:r w:rsidRPr="00814634">
        <w:rPr>
          <w:rFonts w:ascii="Garamond" w:hAnsi="Garamond"/>
          <w:color w:val="FF0000"/>
        </w:rPr>
        <w:t xml:space="preserve">social group behaviour (e.g. zebra finches </w:t>
      </w:r>
      <w:r w:rsidRPr="00814634">
        <w:rPr>
          <w:rFonts w:ascii="Garamond" w:hAnsi="Garamond"/>
          <w:i/>
          <w:color w:val="FF0000"/>
        </w:rPr>
        <w:t>Taeniopygia guttata</w:t>
      </w:r>
      <w:r w:rsidRPr="00814634">
        <w:rPr>
          <w:rFonts w:ascii="Garamond" w:hAnsi="Garamond"/>
          <w:color w:val="FF0000"/>
        </w:rPr>
        <w:t xml:space="preserve">; </w:t>
      </w:r>
      <w:r w:rsidR="004923C5" w:rsidRPr="00814634">
        <w:rPr>
          <w:rFonts w:ascii="Garamond" w:hAnsi="Garamond"/>
          <w:color w:val="FF0000"/>
        </w:rPr>
        <w:fldChar w:fldCharType="begin" w:fldLock="1"/>
      </w:r>
      <w:r w:rsidR="004923C5" w:rsidRPr="00814634">
        <w:rPr>
          <w:rFonts w:ascii="Garamond" w:hAnsi="Garamond"/>
          <w:color w:val="FF0000"/>
        </w:rPr>
        <w:instrText>ADDIN CSL_CITATION {"citationItems":[{"id":"ITEM-1","itemData":{"DOI":"10.1016/j.anbehav.2008.12.024","abstract":"Despite burgeoning interest in consistent individual differences in behaviour (animal 'personality'), the influence of social interactions on the performance of different behavioural types is poorly understood. Similarly, the ecological and evolutionary consequences of personality differences in social contexts remain unexplored. Moreover, the possibility that the sexes differ in the degree to which they exhibit personality in both social and nonsocial contexts has not yet received serious attention, despite the sexes usually being subject to differing selection pressures. Using a highly gregarious species, the zebra finch, we tested for consistent behavioural differences (in exploration) between individuals of both sexes in both nonsocial and social contexts, the latter considering the behavioural influence of opposite-sex companions. We then investigated how exploratory tendencies relate to behaviour in a potentially risky foraging context in mixed-sex dyads of individuals with differing personalities. Males were not more exploratory on average but were more consistent in their exploratory tendencies than females. Additionally, males behaved more consistently across the social and asocial contexts than females, even though individuals of both sexes similarly influenced each other's exploratory behaviour within the social context: the more exploratory the companion, the more exploratory the focal individual (relative to its level of exploration in the asocial context). An individual's exploration also affected its performance in the social foraging context. Our results stress the importance of looking for sex differences in personality and of considering the influence of social context in animal personality studies. We discuss our findings and their implications in the light of the biology of the species and set them in a broader ecological and evolutionary context. © 2009 The Association for the Study of Animal Behaviour.","author":[{"dropping-particle":"","family":"Schuett","given":"W","non-dropping-particle":"","parse-names":false,"suffix":""},{"dropping-particle":"","family":"Dall","given":"S R X","non-dropping-particle":"","parse-names":false,"suffix":""}],"container-title":"Animal Behaviour","id":"ITEM-1","issue":"5","issued":{"date-parts":[["2009"]]},"note":"Cited By :134\n\nExport Date: 11 December 2018","page":"1041-1050","publisher-place":"Centre for Ecology and Conservation, University of Exeter, Cornwall Campus, United Kingdom","title":"Sex differences, social context and personality in zebra finches, Taeniopygia guttata","type":"article-journal","volume":"77"},"uris":["http://www.mendeley.com/documents/?uuid=cd29fba5-f6c2-4166-a4cd-4501dc904c7a"]}],"mendeley":{"formattedCitation":"(Schuett &amp; Dall 2009)","manualFormatting":"Schuett &amp; Dall 2009)","plainTextFormattedCitation":"(Schuett &amp; Dall 2009)","previouslyFormattedCitation":"(Schuett &amp; Dall 2009)"},"properties":{"noteIndex":0},"schema":"https://github.com/citation-style-language/schema/raw/master/csl-citation.json"}</w:instrText>
      </w:r>
      <w:r w:rsidR="004923C5" w:rsidRPr="00814634">
        <w:rPr>
          <w:rFonts w:ascii="Garamond" w:hAnsi="Garamond"/>
          <w:color w:val="FF0000"/>
        </w:rPr>
        <w:fldChar w:fldCharType="separate"/>
      </w:r>
      <w:r w:rsidR="004923C5" w:rsidRPr="00814634">
        <w:rPr>
          <w:rFonts w:ascii="Garamond" w:hAnsi="Garamond"/>
          <w:noProof/>
          <w:color w:val="FF0000"/>
        </w:rPr>
        <w:t>Schuett &amp; Dall 2009)</w:t>
      </w:r>
      <w:r w:rsidR="004923C5" w:rsidRPr="00814634">
        <w:rPr>
          <w:rFonts w:ascii="Garamond" w:hAnsi="Garamond"/>
          <w:color w:val="FF0000"/>
        </w:rPr>
        <w:fldChar w:fldCharType="end"/>
      </w:r>
      <w:r w:rsidRPr="00814634">
        <w:rPr>
          <w:rFonts w:ascii="Garamond" w:hAnsi="Garamond"/>
          <w:color w:val="FF0000"/>
        </w:rPr>
        <w:t xml:space="preserve">. Additionally, because there are costs (e.g. energetic investment) and benefits (e.g. faster growth, more feeding opportunities) associated with the expression of personality types </w:t>
      </w:r>
      <w:r w:rsidR="004923C5" w:rsidRPr="00814634">
        <w:rPr>
          <w:rFonts w:ascii="Garamond" w:hAnsi="Garamond"/>
          <w:color w:val="FF0000"/>
        </w:rPr>
        <w:fldChar w:fldCharType="begin" w:fldLock="1"/>
      </w:r>
      <w:r w:rsidR="004923C5" w:rsidRPr="00814634">
        <w:rPr>
          <w:rFonts w:ascii="Garamond" w:hAnsi="Garamond"/>
          <w:color w:val="FF0000"/>
        </w:rPr>
        <w:instrText>ADDIN CSL_CITATION {"citationItems":[{"id":"ITEM-1","itemData":{"DOI":"10.1038/nature05835","abstract":"In recent years evidence has been accumulating that personalities are not only found in humans but also in a wide range of other animal species. Individuals differ consistently in their behavioural tendencies and the behaviour in one context is correlated with the behaviour in multiple other contexts. From an adaptive perspective, the evolution of animal personalities is still a mystery, because a more flexible structure of behaviour should provide a selective advantage. Accordingly, many researchers view personalities as resulting from constraints imposed by the architecture of behaviour (but see ref. 12). In contrast, we show here that animal personalities can be given an adaptive explanation. Our argument is based on the insight that the trade-off between current and future reproduction often results in polymorphic populations in which some individuals put more emphasis on future fitness returns than others. Life-history theory predicts that such differences in fitness expectations should result in systematic differences in risk-taking behaviour. Individuals with high future expectations (who have much to lose) should be more risk-averse than individuals with low expectations. This applies to all kinds of risky situations, so individuals should consistently differ in their behaviour. By means of an evolutionary model we demonstrate that this basic principle results in the evolution of animal personalities. It simultaneously explains the coexistence of behavioural types, the consistency of behaviour through time and the structure of behavioural correlations across contexts. Moreover, it explains the common finding that explorative behaviour and risk-related traits like boldness and aggressiveness are common characteristics of animal personalities. ©2007 Nature Publishing Group.","author":[{"dropping-particle":"","family":"Wolf","given":"M","non-dropping-particle":"","parse-names":false,"suffix":""},{"dropping-particle":"","family":"Doorn","given":"G S","non-dropping-particle":"Van","parse-names":false,"suffix":""},{"dropping-particle":"","family":"Leimar","given":"O","non-dropping-particle":"","parse-names":false,"suffix":""},{"dropping-particle":"","family":"Weissing","given":"F J","non-dropping-particle":"","parse-names":false,"suffix":""}],"container-title":"Nature","id":"ITEM-1","issue":"7144","issued":{"date-parts":[["2007"]]},"note":"Cited By :637\n\nExport Date: 8 November 2018","page":"581-584","publisher-place":"Theoretical Biology Group, Centre for Ecological and Evolutionary Studies, University of Groningen, Kerklaan 30, 9751 NN Haren, Netherlands","title":"Life-history trade-offs favour the evolution of animal personalities","type":"article-journal","volume":"447"},"uris":["http://www.mendeley.com/documents/?uuid=e27a53af-e8c7-41b9-8d9b-d7843591cbe0"]}],"mendeley":{"formattedCitation":"(Wolf &lt;i&gt;et al.&lt;/i&gt; 2007)","plainTextFormattedCitation":"(Wolf et al. 2007)","previouslyFormattedCitation":"(Wolf &lt;i&gt;et al.&lt;/i&gt; 2007)"},"properties":{"noteIndex":0},"schema":"https://github.com/citation-style-language/schema/raw/master/csl-citation.json"}</w:instrText>
      </w:r>
      <w:r w:rsidR="004923C5" w:rsidRPr="00814634">
        <w:rPr>
          <w:rFonts w:ascii="Garamond" w:hAnsi="Garamond"/>
          <w:color w:val="FF0000"/>
        </w:rPr>
        <w:fldChar w:fldCharType="separate"/>
      </w:r>
      <w:r w:rsidR="004923C5" w:rsidRPr="00814634">
        <w:rPr>
          <w:rFonts w:ascii="Garamond" w:hAnsi="Garamond"/>
          <w:noProof/>
          <w:color w:val="FF0000"/>
        </w:rPr>
        <w:t xml:space="preserve">(Wolf </w:t>
      </w:r>
      <w:r w:rsidR="004923C5" w:rsidRPr="00814634">
        <w:rPr>
          <w:rFonts w:ascii="Garamond" w:hAnsi="Garamond"/>
          <w:i/>
          <w:noProof/>
          <w:color w:val="FF0000"/>
        </w:rPr>
        <w:t>et al.</w:t>
      </w:r>
      <w:r w:rsidR="004923C5" w:rsidRPr="00814634">
        <w:rPr>
          <w:rFonts w:ascii="Garamond" w:hAnsi="Garamond"/>
          <w:noProof/>
          <w:color w:val="FF0000"/>
        </w:rPr>
        <w:t xml:space="preserve"> 2007)</w:t>
      </w:r>
      <w:r w:rsidR="004923C5" w:rsidRPr="00814634">
        <w:rPr>
          <w:rFonts w:ascii="Garamond" w:hAnsi="Garamond"/>
          <w:color w:val="FF0000"/>
        </w:rPr>
        <w:fldChar w:fldCharType="end"/>
      </w:r>
      <w:r w:rsidRPr="00814634">
        <w:rPr>
          <w:rFonts w:ascii="Garamond" w:hAnsi="Garamond"/>
          <w:color w:val="FF0000"/>
        </w:rPr>
        <w:t xml:space="preserve">, both sexes likely experience trade-offs that lead to similar trait means and variabilities. Previous meta-analyses have found evidence of trade-offs between personality and survival </w:t>
      </w:r>
      <w:r w:rsidR="0000262E" w:rsidRPr="00814634">
        <w:rPr>
          <w:rFonts w:ascii="Garamond" w:hAnsi="Garamond"/>
          <w:color w:val="FF0000"/>
        </w:rPr>
        <w:fldChar w:fldCharType="begin" w:fldLock="1"/>
      </w:r>
      <w:r w:rsidR="0000262E" w:rsidRPr="00814634">
        <w:rPr>
          <w:rFonts w:ascii="Garamond" w:hAnsi="Garamond"/>
          <w:color w:val="FF0000"/>
        </w:rPr>
        <w:instrText>ADDIN CSL_CITATION {"citationItems":[{"id":"ITEM-1","itemData":{"DOI":"10.1093/beheco/arm144","abstract":"The study of nonhuman personality capitalizes on the fact that individuals of many species behave in predictable, variable, and quantifiable ways. Although a few empirical studies have examined the ultimate consequences of personality differences, there has been no synthesis of results. We conducted a formal meta-analysis of published studies reporting fitness consequences of single personality dimensions to identify general trends across species. We found bolder individuals had increased reproductive success, particularly in males, but incurred a survival cost, thus, supporting the hypothesis that variation in boldness was maintained due to a \"trade-off\" in fitness consequences across contexts. Potential mechanisms maintaining variation in exploration and aggression are not as clear. Exploration had a positive effect only on survival, whereas aggression had a positive effect on both reproductive success and, not significantly, on survival. Such results would suggest that selection is driving populations to become more explorative and aggressive. However, limitations in meta-analytic techniques preclude us from testing for the effects of fluctuating environmental conditions or other forms of selection on these dimensions. Results do, however, provide evidence for general relationships between personality and fitness, and we provide a framework for future studies to follow in the hopes of spurring more in-depth, long-term research into the evolutionary mechanisms maintaining variation in personality dimensions and overall behavioral syndromes. We conclude with a discussion on how understanding and managing personality traits may play a key role in the captive breeding and recovery programs of endangered species. © The Author 2008. Published by Oxford University Press on behalf of the International Society for Behavioral Ecology. All rights reserved.","author":[{"dropping-particle":"","family":"Smith","given":"B R","non-dropping-particle":"","parse-names":false,"suffix":""},{"dropping-particle":"","family":"Blumstein","given":"D T","non-dropping-particle":"","parse-names":false,"suffix":""}],"container-title":"Behavioral Ecology","id":"ITEM-1","issue":"2","issued":{"date-parts":[["2008"]]},"note":"Cited By :619\n\nExport Date: 8 November 2018","page":"448-455","publisher-place":"Department of Ecology and Evolutionary Biology, University of California, 621 Young Drive South, Los Angeles, CA 90095-1606, United States","title":"Fitness consequences of personality: A meta-analysis","type":"article-journal","volume":"19"},"uris":["http://www.mendeley.com/documents/?uuid=1ec6bac3-5bb6-46c1-adb7-2cb9514eabf1"]},{"id":"ITEM-2","itemData":{"DOI":"10.1111/ele.13438","ISSN":"14610248","PMID":"31811699","abstract":"Research focusing on among-individual differences in behaviour (‘animal personality’) has been blooming for over a decade. Central theories explaining the maintenance of such behavioural variation posits that individuals expressing greater “risky” behaviours should suffer higher mortality. Here, for the first time, we synthesize the existing empirical evidence for this key prediction. Our results did not support this prediction as there was no directional relationship between riskier behaviour and greater mortality; however there was a significant absolute relationship between behaviour and survival. In total, behaviour explained a significant, but small, portion (5.8%) of the variance in survival. We also found that risky (vs. “shy”) behavioural types live significantly longer in the wild, but not in the laboratory. This suggests that individuals expressing risky behaviours might be of overall higher quality but the lack of predation pressure and resource restrictions mask this effect in laboratory environments. Our work demonstrates that individual differences in behaviour explain important differences in survival but not in the direction predicted by theory. Importantly, this suggests that models predicting behaviour to be a mediator of reproduction-survival trade-offs may need revision and/or empiricists may need to reconsider their proxies of risky behaviours when testing such theory.","author":[{"dropping-particle":"","family":"Moiron","given":"Maria","non-dropping-particle":"","parse-names":false,"suffix":""},{"dropping-particle":"","family":"Laskowski","given":"Kate L.","non-dropping-particle":"","parse-names":false,"suffix":""},{"dropping-particle":"","family":"Niemelä","given":"Petri T.","non-dropping-particle":"","parse-names":false,"suffix":""}],"container-title":"Ecology Letters","id":"ITEM-2","issue":"2","issued":{"date-parts":[["2020"]]},"page":"399-408","title":"Individual differences in behaviour explain variation in survival: a meta-analysis","type":"article-journal","volume":"23"},"uris":["http://www.mendeley.com/documents/?uuid=f0f26d6d-2357-48ab-ba02-33c6c0c510a5"]}],"mendeley":{"formattedCitation":"(Smith &amp; Blumstein 2008; Moiron &lt;i&gt;et al.&lt;/i&gt; 2020)","plainTextFormattedCitation":"(Smith &amp; Blumstein 2008; Moiron et al. 2020)","previouslyFormattedCitation":"(Smith &amp; Blumstein 2008; Moiron &lt;i&gt;et al.&lt;/i&gt; 2020)"},"properties":{"noteIndex":0},"schema":"https://github.com/citation-style-language/schema/raw/master/csl-citation.json"}</w:instrText>
      </w:r>
      <w:r w:rsidR="0000262E" w:rsidRPr="00814634">
        <w:rPr>
          <w:rFonts w:ascii="Garamond" w:hAnsi="Garamond"/>
          <w:color w:val="FF0000"/>
        </w:rPr>
        <w:fldChar w:fldCharType="separate"/>
      </w:r>
      <w:r w:rsidR="0000262E" w:rsidRPr="00814634">
        <w:rPr>
          <w:rFonts w:ascii="Garamond" w:hAnsi="Garamond"/>
          <w:noProof/>
          <w:color w:val="FF0000"/>
        </w:rPr>
        <w:t xml:space="preserve">(Smith &amp; Blumstein 2008; Moiron </w:t>
      </w:r>
      <w:r w:rsidR="0000262E" w:rsidRPr="00814634">
        <w:rPr>
          <w:rFonts w:ascii="Garamond" w:hAnsi="Garamond"/>
          <w:i/>
          <w:noProof/>
          <w:color w:val="FF0000"/>
        </w:rPr>
        <w:t>et al.</w:t>
      </w:r>
      <w:r w:rsidR="0000262E" w:rsidRPr="00814634">
        <w:rPr>
          <w:rFonts w:ascii="Garamond" w:hAnsi="Garamond"/>
          <w:noProof/>
          <w:color w:val="FF0000"/>
        </w:rPr>
        <w:t xml:space="preserve"> 2020)</w:t>
      </w:r>
      <w:r w:rsidR="0000262E" w:rsidRPr="00814634">
        <w:rPr>
          <w:rFonts w:ascii="Garamond" w:hAnsi="Garamond"/>
          <w:color w:val="FF0000"/>
        </w:rPr>
        <w:fldChar w:fldCharType="end"/>
      </w:r>
      <w:r w:rsidRPr="00814634">
        <w:rPr>
          <w:rFonts w:ascii="Garamond" w:hAnsi="Garamond"/>
          <w:color w:val="FF0000"/>
        </w:rPr>
        <w:t xml:space="preserve">, and we found some evidence that the degree of SSD might impact trade-offs between personality and survival for the sexes differently. For example, strong interactions between SSD and personality trait types for mammals, and between boldness and SSD for invertebrates, show that </w:t>
      </w:r>
      <w:r w:rsidR="00C666D2" w:rsidRPr="00814634">
        <w:rPr>
          <w:rFonts w:ascii="Garamond" w:hAnsi="Garamond"/>
          <w:color w:val="FF0000"/>
        </w:rPr>
        <w:t xml:space="preserve">species with </w:t>
      </w:r>
      <w:r w:rsidRPr="00814634">
        <w:rPr>
          <w:rFonts w:ascii="Garamond" w:hAnsi="Garamond"/>
          <w:color w:val="FF0000"/>
        </w:rPr>
        <w:t xml:space="preserve">larger males trade-off </w:t>
      </w:r>
      <w:r w:rsidR="00C666D2" w:rsidRPr="00814634">
        <w:rPr>
          <w:rFonts w:ascii="Garamond" w:hAnsi="Garamond"/>
          <w:color w:val="FF0000"/>
        </w:rPr>
        <w:t>‘shy’</w:t>
      </w:r>
      <w:r w:rsidRPr="00814634">
        <w:rPr>
          <w:rFonts w:ascii="Garamond" w:hAnsi="Garamond"/>
          <w:color w:val="FF0000"/>
        </w:rPr>
        <w:t xml:space="preserve"> behaviour for larger body size. </w:t>
      </w:r>
      <w:r w:rsidR="00C666D2" w:rsidRPr="00814634">
        <w:rPr>
          <w:rFonts w:ascii="Garamond" w:hAnsi="Garamond"/>
          <w:color w:val="FF0000"/>
        </w:rPr>
        <w:t xml:space="preserve">Larger animals are less likely to suffer mortality from predation, but also require more food to fuel their bigger bodies, thus need to feed more often and cannot play it safe. </w:t>
      </w:r>
      <w:r w:rsidRPr="00814634">
        <w:rPr>
          <w:rFonts w:ascii="Garamond" w:hAnsi="Garamond"/>
          <w:color w:val="FF0000"/>
        </w:rPr>
        <w:t xml:space="preserve">In mammals, as males became larger than females, males became bolder, more explorative and more aggressive than females. Male mammals are quite often the larger sex, due to sexual selection, so as males become larger they likely face more intense male-male competition </w:t>
      </w:r>
      <w:r w:rsidR="004923C5" w:rsidRPr="00814634">
        <w:rPr>
          <w:rFonts w:ascii="Garamond" w:hAnsi="Garamond"/>
          <w:color w:val="FF0000"/>
        </w:rPr>
        <w:fldChar w:fldCharType="begin" w:fldLock="1"/>
      </w:r>
      <w:r w:rsidR="004923C5" w:rsidRPr="00814634">
        <w:rPr>
          <w:rFonts w:ascii="Garamond" w:hAnsi="Garamond"/>
          <w:color w:val="FF0000"/>
        </w:rPr>
        <w:instrText>ADDIN CSL_CITATION {"citationItems":[{"id":"ITEM-1","itemData":{"author":[{"dropping-particle":"","family":"Darwin","given":"C","non-dropping-particle":"","parse-names":false,"suffix":""}],"id":"ITEM-1","issued":{"date-parts":[["1871"]]},"publisher":"Murray","publisher-place":"London","title":"The descent of man, and selection in relation to sex","type":"book"},"uris":["http://www.mendeley.com/documents/?uuid=fb7b9a7c-eefe-4e0f-b410-404a132c84da"]}],"mendeley":{"formattedCitation":"(Darwin 1871)","plainTextFormattedCitation":"(Darwin 1871)","previouslyFormattedCitation":"(Darwin 1871)"},"properties":{"noteIndex":0},"schema":"https://github.com/citation-style-language/schema/raw/master/csl-citation.json"}</w:instrText>
      </w:r>
      <w:r w:rsidR="004923C5" w:rsidRPr="00814634">
        <w:rPr>
          <w:rFonts w:ascii="Garamond" w:hAnsi="Garamond"/>
          <w:color w:val="FF0000"/>
        </w:rPr>
        <w:fldChar w:fldCharType="separate"/>
      </w:r>
      <w:r w:rsidR="004923C5" w:rsidRPr="00814634">
        <w:rPr>
          <w:rFonts w:ascii="Garamond" w:hAnsi="Garamond"/>
          <w:noProof/>
          <w:color w:val="FF0000"/>
        </w:rPr>
        <w:t>(Darwin 1871)</w:t>
      </w:r>
      <w:r w:rsidR="004923C5" w:rsidRPr="00814634">
        <w:rPr>
          <w:rFonts w:ascii="Garamond" w:hAnsi="Garamond"/>
          <w:color w:val="FF0000"/>
        </w:rPr>
        <w:fldChar w:fldCharType="end"/>
      </w:r>
      <w:r w:rsidRPr="00814634">
        <w:rPr>
          <w:rFonts w:ascii="Garamond" w:hAnsi="Garamond"/>
          <w:color w:val="FF0000"/>
        </w:rPr>
        <w:t xml:space="preserve">). </w:t>
      </w:r>
      <w:r w:rsidR="00C666D2" w:rsidRPr="00814634">
        <w:rPr>
          <w:rFonts w:ascii="Garamond" w:hAnsi="Garamond"/>
          <w:color w:val="FF0000"/>
        </w:rPr>
        <w:t xml:space="preserve">However, SSD encompasses several different forms of selection, not just sexual </w:t>
      </w:r>
      <w:r w:rsidR="006C7ED2" w:rsidRPr="00814634">
        <w:rPr>
          <w:rFonts w:ascii="Garamond" w:hAnsi="Garamond"/>
          <w:color w:val="FF0000"/>
        </w:rPr>
        <w:t xml:space="preserve">selection </w:t>
      </w:r>
      <w:r w:rsidR="009074EF" w:rsidRPr="00814634">
        <w:rPr>
          <w:rFonts w:ascii="Garamond" w:hAnsi="Garamond"/>
          <w:color w:val="FF0000"/>
        </w:rPr>
        <w:fldChar w:fldCharType="begin" w:fldLock="1"/>
      </w:r>
      <w:r w:rsidR="004923C5" w:rsidRPr="00814634">
        <w:rPr>
          <w:rFonts w:ascii="Garamond" w:hAnsi="Garamond"/>
          <w:color w:val="FF0000"/>
        </w:rPr>
        <w:instrText>ADDIN CSL_CITATION {"citationItems":[{"id":"ITEM-1","itemData":{"DOI":"10.1111/j.1439-0310.2005.01147.x","ISSN":"01791613","abstract":"Sexual size dimorphism (SSD) is widespread and variable among animals. According to the differential equilibrium model, SSD in a given species is expected to result if opposing selection forces equilibrate differently in both sexes. Here I review the factors that affect the evolution of SSD specifically as they relate to behavior. Taking the approach that SSD results as an epiphenomenon from separate but related selection on male and female body size, the advantages and disadvantages of large size in terms of the standard components of individual fitness (mating success, fecundity, viability, growth, foraging success) are discussed to help guiding future research on the subject. This includes a discussion of intra-SSDs. The main conclusions are: (1) Evidence for disadvan- tages of large body size is still sparse and requires more research. In contrast, evidence for sexual or fecundity selection favoring large body size is overwhelm- ing, so these mechanisms do no longer require special attention, but need to be documented nonetheless to acquire a complete picture. (2) Some hypotheses suggesting that small size is favored are not well investigated at all, because they apply only to some species or restricted situations, may be difficult to study, or have simply been disregarded. Evidence for these cryptic hypotheses is best revealed using experiments under multiple environmental (food, temperature, etc.) stresses with particularly well-suited model species. (3) The evolution of SSD ultimately depends on processes generating variation within as well as between the sexes, so studies should always investigate and report effects on both sexes separately, in addition to size-dependent effects within each sex; within sexes the key issue is whether small individuals under, over- or perfectly compensate their general fitness disadvantage. (4) Tests of several hypotheses should be integrated in case studies of well-suited model species to investigate selection on body size comprehensively. For example, all episodes of sexual selection (mate search,competition, pre- and post-copulatory choice) should be addressed in conjunc- tion. Investigations of size-selective and sex-dependent predation should take the viewpoint of the prey rather than the predator to permit integration of effect","author":[{"dropping-particle":"","family":"Blanckenhorn","given":"Wolf U.","non-dropping-particle":"","parse-names":false,"suffix":""}],"container-title":"Ethology","id":"ITEM-1","issue":"11","issued":{"date-parts":[["2005"]]},"page":"977-1016","title":"Behavioral causes and consequences of sexual size dimorphism","type":"article-journal","volume":"111"},"uris":["http://www.mendeley.com/documents/?uuid=c91b9467-6b1c-4978-a3fd-d3894126e5ed"]}],"mendeley":{"formattedCitation":"(Blanckenhorn 2005)","plainTextFormattedCitation":"(Blanckenhorn 2005)","previouslyFormattedCitation":"(Blanckenhorn 2005)"},"properties":{"noteIndex":0},"schema":"https://github.com/citation-style-language/schema/raw/master/csl-citation.json"}</w:instrText>
      </w:r>
      <w:r w:rsidR="009074EF" w:rsidRPr="00814634">
        <w:rPr>
          <w:rFonts w:ascii="Garamond" w:hAnsi="Garamond"/>
          <w:color w:val="FF0000"/>
        </w:rPr>
        <w:fldChar w:fldCharType="separate"/>
      </w:r>
      <w:r w:rsidR="009074EF" w:rsidRPr="00814634">
        <w:rPr>
          <w:rFonts w:ascii="Garamond" w:hAnsi="Garamond"/>
          <w:noProof/>
          <w:color w:val="FF0000"/>
        </w:rPr>
        <w:t>(Blanckenhorn 2005)</w:t>
      </w:r>
      <w:r w:rsidR="009074EF" w:rsidRPr="00814634">
        <w:rPr>
          <w:rFonts w:ascii="Garamond" w:hAnsi="Garamond"/>
          <w:color w:val="FF0000"/>
        </w:rPr>
        <w:fldChar w:fldCharType="end"/>
      </w:r>
      <w:r w:rsidR="006C7ED2" w:rsidRPr="00814634">
        <w:rPr>
          <w:rFonts w:ascii="Garamond" w:hAnsi="Garamond"/>
          <w:color w:val="FF0000"/>
        </w:rPr>
        <w:t xml:space="preserve">. Because </w:t>
      </w:r>
      <w:r w:rsidR="00C666D2" w:rsidRPr="00814634">
        <w:rPr>
          <w:rFonts w:ascii="Garamond" w:hAnsi="Garamond"/>
          <w:color w:val="FF0000"/>
        </w:rPr>
        <w:t>SSD did not interact significantly with trait variability</w:t>
      </w:r>
      <w:r w:rsidR="005060E3" w:rsidRPr="00814634">
        <w:rPr>
          <w:rFonts w:ascii="Garamond" w:hAnsi="Garamond"/>
          <w:color w:val="FF0000"/>
        </w:rPr>
        <w:t>,</w:t>
      </w:r>
      <w:r w:rsidR="00C666D2" w:rsidRPr="00814634">
        <w:rPr>
          <w:rFonts w:ascii="Garamond" w:hAnsi="Garamond"/>
          <w:color w:val="FF0000"/>
        </w:rPr>
        <w:t xml:space="preserve"> </w:t>
      </w:r>
      <w:r w:rsidR="005060E3" w:rsidRPr="00814634">
        <w:rPr>
          <w:rFonts w:ascii="Garamond" w:hAnsi="Garamond"/>
          <w:color w:val="FF0000"/>
        </w:rPr>
        <w:t xml:space="preserve">the </w:t>
      </w:r>
      <w:r w:rsidR="00C666D2" w:rsidRPr="00814634">
        <w:rPr>
          <w:rFonts w:ascii="Garamond" w:hAnsi="Garamond"/>
          <w:color w:val="FF0000"/>
        </w:rPr>
        <w:t xml:space="preserve">sex differences in </w:t>
      </w:r>
      <w:r w:rsidR="006C7ED2" w:rsidRPr="00814634">
        <w:rPr>
          <w:rFonts w:ascii="Garamond" w:hAnsi="Garamond"/>
          <w:color w:val="FF0000"/>
        </w:rPr>
        <w:t xml:space="preserve">mean </w:t>
      </w:r>
      <w:r w:rsidR="00C666D2" w:rsidRPr="00814634">
        <w:rPr>
          <w:rFonts w:ascii="Garamond" w:hAnsi="Garamond"/>
          <w:color w:val="FF0000"/>
        </w:rPr>
        <w:t>personalit</w:t>
      </w:r>
      <w:r w:rsidR="006C7ED2" w:rsidRPr="00814634">
        <w:rPr>
          <w:rFonts w:ascii="Garamond" w:hAnsi="Garamond"/>
          <w:color w:val="FF0000"/>
        </w:rPr>
        <w:t>y expression</w:t>
      </w:r>
      <w:r w:rsidR="00C666D2" w:rsidRPr="00814634">
        <w:rPr>
          <w:rFonts w:ascii="Garamond" w:hAnsi="Garamond"/>
          <w:color w:val="FF0000"/>
        </w:rPr>
        <w:t xml:space="preserve"> </w:t>
      </w:r>
      <w:r w:rsidR="00892661" w:rsidRPr="00814634">
        <w:rPr>
          <w:rFonts w:ascii="Garamond" w:hAnsi="Garamond"/>
          <w:color w:val="FF0000"/>
        </w:rPr>
        <w:t xml:space="preserve">could </w:t>
      </w:r>
      <w:r w:rsidR="009074EF" w:rsidRPr="00814634">
        <w:rPr>
          <w:rFonts w:ascii="Garamond" w:hAnsi="Garamond"/>
          <w:color w:val="FF0000"/>
        </w:rPr>
        <w:t>instead</w:t>
      </w:r>
      <w:r w:rsidR="00892661" w:rsidRPr="00814634">
        <w:rPr>
          <w:rFonts w:ascii="Garamond" w:hAnsi="Garamond"/>
          <w:color w:val="FF0000"/>
        </w:rPr>
        <w:t xml:space="preserve"> be </w:t>
      </w:r>
      <w:r w:rsidR="002A3946" w:rsidRPr="00814634">
        <w:rPr>
          <w:rFonts w:ascii="Garamond" w:hAnsi="Garamond"/>
          <w:color w:val="FF0000"/>
        </w:rPr>
        <w:t>explained by</w:t>
      </w:r>
      <w:r w:rsidR="009074EF" w:rsidRPr="00814634">
        <w:rPr>
          <w:rFonts w:ascii="Garamond" w:hAnsi="Garamond"/>
          <w:color w:val="FF0000"/>
        </w:rPr>
        <w:t xml:space="preserve"> </w:t>
      </w:r>
      <w:r w:rsidR="0051582B" w:rsidRPr="00814634">
        <w:rPr>
          <w:rFonts w:ascii="Garamond" w:hAnsi="Garamond"/>
          <w:color w:val="FF0000"/>
        </w:rPr>
        <w:t xml:space="preserve">adaptive, </w:t>
      </w:r>
      <w:r w:rsidR="00C666D2" w:rsidRPr="00814634">
        <w:rPr>
          <w:rFonts w:ascii="Garamond" w:hAnsi="Garamond"/>
          <w:color w:val="FF0000"/>
        </w:rPr>
        <w:t>life-histor</w:t>
      </w:r>
      <w:r w:rsidR="005060E3" w:rsidRPr="00814634">
        <w:rPr>
          <w:rFonts w:ascii="Garamond" w:hAnsi="Garamond"/>
          <w:color w:val="FF0000"/>
        </w:rPr>
        <w:t>y differences</w:t>
      </w:r>
      <w:r w:rsidR="00C666D2" w:rsidRPr="00814634">
        <w:rPr>
          <w:rFonts w:ascii="Garamond" w:hAnsi="Garamond"/>
          <w:color w:val="FF0000"/>
        </w:rPr>
        <w:t xml:space="preserve">. </w:t>
      </w:r>
    </w:p>
    <w:p w14:paraId="43EC362F" w14:textId="77777777" w:rsidR="000C6F77" w:rsidRPr="00814634" w:rsidRDefault="000C6F77" w:rsidP="000C6F77">
      <w:pPr>
        <w:ind w:firstLine="360"/>
        <w:rPr>
          <w:rFonts w:ascii="Garamond" w:hAnsi="Garamond"/>
          <w:color w:val="FF0000"/>
        </w:rPr>
      </w:pPr>
    </w:p>
    <w:p w14:paraId="6A0020DF" w14:textId="02DFDF3A" w:rsidR="000C6F77" w:rsidRPr="00814634" w:rsidRDefault="007D2733" w:rsidP="007D2733">
      <w:pPr>
        <w:ind w:firstLine="360"/>
        <w:rPr>
          <w:rFonts w:ascii="Garamond" w:hAnsi="Garamond"/>
          <w:color w:val="FF0000"/>
        </w:rPr>
      </w:pPr>
      <w:r w:rsidRPr="00814634">
        <w:rPr>
          <w:rFonts w:ascii="Garamond" w:hAnsi="Garamond"/>
          <w:color w:val="FF0000"/>
        </w:rPr>
        <w:t xml:space="preserve">Finally, phylogenetic </w:t>
      </w:r>
      <w:r w:rsidR="001141CE" w:rsidRPr="00814634">
        <w:rPr>
          <w:rFonts w:ascii="Garamond" w:hAnsi="Garamond"/>
          <w:color w:val="FF0000"/>
        </w:rPr>
        <w:t>variance</w:t>
      </w:r>
      <w:r w:rsidRPr="00814634">
        <w:rPr>
          <w:rFonts w:ascii="Garamond" w:hAnsi="Garamond"/>
          <w:color w:val="FF0000"/>
        </w:rPr>
        <w:t xml:space="preserve"> (</w:t>
      </w:r>
      <w:r w:rsidRPr="00814634">
        <w:rPr>
          <w:rFonts w:ascii="Garamond" w:hAnsi="Garamond"/>
          <w:i/>
          <w:color w:val="FF0000"/>
        </w:rPr>
        <w:t>I</w:t>
      </w:r>
      <w:r w:rsidRPr="00814634">
        <w:rPr>
          <w:rFonts w:ascii="Garamond" w:hAnsi="Garamond"/>
          <w:color w:val="FF0000"/>
          <w:vertAlign w:val="superscript"/>
        </w:rPr>
        <w:t>2</w:t>
      </w:r>
      <w:r w:rsidR="002A067B" w:rsidRPr="00814634">
        <w:rPr>
          <w:rFonts w:ascii="Garamond" w:hAnsi="Garamond"/>
          <w:color w:val="FF0000"/>
          <w:vertAlign w:val="subscript"/>
        </w:rPr>
        <w:t>p</w:t>
      </w:r>
      <w:r w:rsidRPr="00814634">
        <w:rPr>
          <w:rFonts w:ascii="Garamond" w:hAnsi="Garamond"/>
          <w:color w:val="FF0000"/>
          <w:vertAlign w:val="subscript"/>
        </w:rPr>
        <w:t>hylo</w:t>
      </w:r>
      <w:r w:rsidRPr="00814634">
        <w:rPr>
          <w:rFonts w:ascii="Garamond" w:hAnsi="Garamond"/>
          <w:color w:val="FF0000"/>
        </w:rPr>
        <w:t xml:space="preserve">) explained a large proportion of variance </w:t>
      </w:r>
      <w:r w:rsidR="000C6F77" w:rsidRPr="00814634">
        <w:rPr>
          <w:rFonts w:ascii="Garamond" w:hAnsi="Garamond"/>
          <w:color w:val="FF0000"/>
        </w:rPr>
        <w:t xml:space="preserve">for </w:t>
      </w:r>
      <w:r w:rsidRPr="00814634">
        <w:rPr>
          <w:rFonts w:ascii="Garamond" w:hAnsi="Garamond"/>
          <w:color w:val="FF0000"/>
        </w:rPr>
        <w:t>personality variability</w:t>
      </w:r>
      <w:r w:rsidR="000C6F77" w:rsidRPr="00814634">
        <w:rPr>
          <w:rFonts w:ascii="Garamond" w:hAnsi="Garamond"/>
          <w:color w:val="FF0000"/>
        </w:rPr>
        <w:t xml:space="preserve"> </w:t>
      </w:r>
      <w:r w:rsidRPr="00814634">
        <w:rPr>
          <w:rFonts w:ascii="Garamond" w:hAnsi="Garamond"/>
          <w:color w:val="FF0000"/>
        </w:rPr>
        <w:t>(</w:t>
      </w:r>
      <w:r w:rsidRPr="00814634">
        <w:rPr>
          <w:rFonts w:ascii="Garamond" w:hAnsi="Garamond"/>
          <w:i/>
          <w:color w:val="FF0000"/>
        </w:rPr>
        <w:t>lnCVR</w:t>
      </w:r>
      <w:r w:rsidRPr="00814634">
        <w:rPr>
          <w:rFonts w:ascii="Garamond" w:hAnsi="Garamond"/>
          <w:color w:val="FF0000"/>
        </w:rPr>
        <w:t xml:space="preserve">) </w:t>
      </w:r>
      <w:r w:rsidR="000C6F77" w:rsidRPr="00814634">
        <w:rPr>
          <w:rFonts w:ascii="Garamond" w:hAnsi="Garamond"/>
          <w:color w:val="FF0000"/>
        </w:rPr>
        <w:t xml:space="preserve">in </w:t>
      </w:r>
      <w:r w:rsidRPr="00814634">
        <w:rPr>
          <w:rFonts w:ascii="Garamond" w:hAnsi="Garamond"/>
          <w:color w:val="FF0000"/>
        </w:rPr>
        <w:t xml:space="preserve">both </w:t>
      </w:r>
      <w:r w:rsidR="000C6F77" w:rsidRPr="00814634">
        <w:rPr>
          <w:rFonts w:ascii="Garamond" w:hAnsi="Garamond"/>
          <w:color w:val="FF0000"/>
        </w:rPr>
        <w:t>birds and mammals</w:t>
      </w:r>
      <w:r w:rsidRPr="00814634">
        <w:rPr>
          <w:rFonts w:ascii="Garamond" w:hAnsi="Garamond"/>
          <w:color w:val="FF0000"/>
        </w:rPr>
        <w:t xml:space="preserve">. This would suggest that variability in personality traits are heritable in endotherms and not ectotherms (Supplementary Table S1). </w:t>
      </w:r>
      <w:r w:rsidR="007C4E8B" w:rsidRPr="00814634">
        <w:rPr>
          <w:rFonts w:ascii="Garamond" w:hAnsi="Garamond"/>
          <w:color w:val="FF0000"/>
        </w:rPr>
        <w:t>P</w:t>
      </w:r>
      <w:r w:rsidR="001141CE" w:rsidRPr="00814634">
        <w:rPr>
          <w:rFonts w:ascii="Garamond" w:hAnsi="Garamond"/>
          <w:color w:val="FF0000"/>
        </w:rPr>
        <w:t xml:space="preserve">ersonality behaviours </w:t>
      </w:r>
      <w:r w:rsidR="007C4E8B" w:rsidRPr="00814634">
        <w:rPr>
          <w:rFonts w:ascii="Garamond" w:hAnsi="Garamond"/>
          <w:color w:val="FF0000"/>
        </w:rPr>
        <w:t>are</w:t>
      </w:r>
      <w:r w:rsidR="001141CE" w:rsidRPr="00814634">
        <w:rPr>
          <w:rFonts w:ascii="Garamond" w:hAnsi="Garamond"/>
          <w:color w:val="FF0000"/>
        </w:rPr>
        <w:t xml:space="preserve"> heritable </w:t>
      </w:r>
      <w:r w:rsidR="004923C5" w:rsidRPr="00814634">
        <w:rPr>
          <w:rFonts w:ascii="Garamond" w:hAnsi="Garamond"/>
          <w:color w:val="FF0000"/>
        </w:rPr>
        <w:fldChar w:fldCharType="begin" w:fldLock="1"/>
      </w:r>
      <w:r w:rsidR="004923C5" w:rsidRPr="00814634">
        <w:rPr>
          <w:rFonts w:ascii="Garamond" w:hAnsi="Garamond"/>
          <w:color w:val="FF0000"/>
        </w:rPr>
        <w:instrText>ADDIN CSL_CITATION {"citationItems":[{"id":"ITEM-1","itemData":{"DOI":"10.1098/rspb.2014.2201","ISBN":"0962-8452","ISSN":"14712954","PMID":"25392476","abstract":"Individual animals frequently exhibit repeatable differences from other members of their population, differences now commonly referred to as 'animal personality'. Personality differences can arise, for example, from differences in permanent environmental effects--including parental and epigenetic contributors--and the effect of additive genetic variation. Although several studies have evaluated the heritability of behaviour, less is known about general patterns of heritability and additive genetic variation in animal personality. As overall variation in behaviour includes both the among-individual differences that reflect different personalities and temporary environmental effects, it is possible for personality to be largely genetically influenced even when heritability of behaviour per se is quite low. The relative contribution of additive genetic variation to personality variation can be estimated whenever both repeatability and heritability are estimated for the same data. Using published estimates to address this issue, we found that approximately 52% of animal personality variation was attributable to additive genetic variation. Thus, while the heritability of behaviour is often moderate or low, the heritability of personality is much higher. Our results therefore (i) demonstrate that genetic differences are likely to be a major contributor to variation in animal personality and (ii) support the phenotypic gambit: that evolutionary inferences drawn from repeatability estimates may often be justified.","author":[{"dropping-particle":"","family":"Dochtermann","given":"Ned A.","non-dropping-particle":"","parse-names":false,"suffix":""},{"dropping-particle":"","family":"Schwab","given":"Tori","non-dropping-particle":"","parse-names":false,"suffix":""},{"dropping-particle":"","family":"Sih","given":"Andrew","non-dropping-particle":"","parse-names":false,"suffix":""}],"container-title":"Proceedings of the Royal Society B: Biological Sciences","id":"ITEM-1","issue":"1798","issued":{"date-parts":[["2014"]]},"title":"The contribution of additive genetic variation to personality variation: Heritability of personality","type":"article-journal","volume":"282"},"uris":["http://www.mendeley.com/documents/?uuid=12e7fefc-522e-4337-a2fa-a3a268f67e41"]}],"mendeley":{"formattedCitation":"(Dochtermann &lt;i&gt;et al.&lt;/i&gt; 2014)","plainTextFormattedCitation":"(Dochtermann et al. 2014)","previouslyFormattedCitation":"(Dochtermann &lt;i&gt;et al.&lt;/i&gt; 2014)"},"properties":{"noteIndex":0},"schema":"https://github.com/citation-style-language/schema/raw/master/csl-citation.json"}</w:instrText>
      </w:r>
      <w:r w:rsidR="004923C5" w:rsidRPr="00814634">
        <w:rPr>
          <w:rFonts w:ascii="Garamond" w:hAnsi="Garamond"/>
          <w:color w:val="FF0000"/>
        </w:rPr>
        <w:fldChar w:fldCharType="separate"/>
      </w:r>
      <w:r w:rsidR="004923C5" w:rsidRPr="00814634">
        <w:rPr>
          <w:rFonts w:ascii="Garamond" w:hAnsi="Garamond"/>
          <w:noProof/>
          <w:color w:val="FF0000"/>
        </w:rPr>
        <w:t xml:space="preserve">(Dochtermann </w:t>
      </w:r>
      <w:r w:rsidR="004923C5" w:rsidRPr="00814634">
        <w:rPr>
          <w:rFonts w:ascii="Garamond" w:hAnsi="Garamond"/>
          <w:i/>
          <w:noProof/>
          <w:color w:val="FF0000"/>
        </w:rPr>
        <w:t>et al.</w:t>
      </w:r>
      <w:r w:rsidR="004923C5" w:rsidRPr="00814634">
        <w:rPr>
          <w:rFonts w:ascii="Garamond" w:hAnsi="Garamond"/>
          <w:noProof/>
          <w:color w:val="FF0000"/>
        </w:rPr>
        <w:t xml:space="preserve"> 2014)</w:t>
      </w:r>
      <w:r w:rsidR="004923C5" w:rsidRPr="00814634">
        <w:rPr>
          <w:rFonts w:ascii="Garamond" w:hAnsi="Garamond"/>
          <w:color w:val="FF0000"/>
        </w:rPr>
        <w:fldChar w:fldCharType="end"/>
      </w:r>
      <w:r w:rsidR="007C4E8B" w:rsidRPr="00814634">
        <w:rPr>
          <w:rFonts w:ascii="Garamond" w:hAnsi="Garamond"/>
          <w:color w:val="FF0000"/>
        </w:rPr>
        <w:t>, so a</w:t>
      </w:r>
      <w:r w:rsidR="001141CE" w:rsidRPr="00814634">
        <w:rPr>
          <w:rFonts w:ascii="Garamond" w:hAnsi="Garamond"/>
          <w:color w:val="FF0000"/>
        </w:rPr>
        <w:t xml:space="preserve">ssortative mating or mate choice for similar personality types could potentially allow variation in personality traits to persist, while keeping means and their variances relatively similar for both males and females </w:t>
      </w:r>
      <w:r w:rsidR="004923C5" w:rsidRPr="00814634">
        <w:rPr>
          <w:rFonts w:ascii="Garamond" w:hAnsi="Garamond"/>
          <w:color w:val="FF0000"/>
        </w:rPr>
        <w:fldChar w:fldCharType="begin" w:fldLock="1"/>
      </w:r>
      <w:r w:rsidR="004923C5" w:rsidRPr="00814634">
        <w:rPr>
          <w:rFonts w:ascii="Garamond" w:hAnsi="Garamond"/>
          <w:color w:val="FF0000"/>
        </w:rPr>
        <w:instrText>ADDIN CSL_CITATION {"citationItems":[{"id":"ITEM-1","itemData":{"DOI":"10.1111/j.1469-185X.2009.00101.x","ISBN":"1469-185X","ISSN":"14647931","PMID":"19922534","abstract":"Consistent individual behavioural tendencies, termed \"personalities\", have been identified in a wide range of animals. Functional explanations for personality have been proposed, but as yet, very little consideration has been given to a possible role for sexual selection in maintaining differences in personality and its stability within individuals. We provide an overview of the available literature on the role of personality traits in intrasexual competition and mate choice in both human and non-human animals and integrate this into a framework for considering how sexual selection can generate and maintain personality. For this, we consider the evolution and maintenance of both main aspects of animal personality: inter-individual variation and intra-individual consistency.","author":[{"dropping-particle":"","family":"Schuett","given":"Wiebke","non-dropping-particle":"","parse-names":false,"suffix":""},{"dropping-particle":"","family":"Tregenza","given":"Tom","non-dropping-particle":"","parse-names":false,"suffix":""},{"dropping-particle":"","family":"Dall","given":"Sasha R.X.","non-dropping-particle":"","parse-names":false,"suffix":""}],"container-title":"Biological Reviews","id":"ITEM-1","issue":"2","issued":{"date-parts":[["2010"]]},"page":"217-246","title":"Sexual selection and animal personality","type":"article-journal","volume":"85"},"uris":["http://www.mendeley.com/documents/?uuid=add096ae-05fb-4bf8-bc3e-6d85cf38e970"]},{"id":"ITEM-2","itemData":{"DOI":"10.1016/j.tree.2020.04.010","ISSN":"0169-5347","author":[{"dropping-particle":"","family":"Munson","given":"Amelia A","non-dropping-particle":"","parse-names":false,"suffix":""},{"dropping-particle":"","family":"Jones","given":"Cameron","non-dropping-particle":"","parse-names":false,"suffix":""},{"dropping-particle":"","family":"Schraft","given":"Hannes","non-dropping-particle":"","parse-names":false,"suffix":""},{"dropping-particle":"","family":"Sih","given":"Andrew","non-dropping-particle":"","parse-names":false,"suffix":""}],"container-title":"Trends in Ecology &amp; Evolution","id":"ITEM-2","issued":{"date-parts":[["2020"]]},"page":"1-11","publisher":"Elsevier Ltd","title":"You ’ re Just My Type : Mate Choice and Behavioral Types","type":"article-journal"},"uris":["http://www.mendeley.com/documents/?uuid=5efb3b81-d31e-416e-80a7-7255af8b5e6d"]}],"mendeley":{"formattedCitation":"(Schuett &lt;i&gt;et al.&lt;/i&gt; 2010; Munson &lt;i&gt;et al.&lt;/i&gt; 2020)","plainTextFormattedCitation":"(Schuett et al. 2010; Munson et al. 2020)","previouslyFormattedCitation":"(Schuett &lt;i&gt;et al.&lt;/i&gt; 2010; Munson &lt;i&gt;et al.&lt;/i&gt; 2020)"},"properties":{"noteIndex":0},"schema":"https://github.com/citation-style-language/schema/raw/master/csl-citation.json"}</w:instrText>
      </w:r>
      <w:r w:rsidR="004923C5" w:rsidRPr="00814634">
        <w:rPr>
          <w:rFonts w:ascii="Garamond" w:hAnsi="Garamond"/>
          <w:color w:val="FF0000"/>
        </w:rPr>
        <w:fldChar w:fldCharType="separate"/>
      </w:r>
      <w:r w:rsidR="004923C5" w:rsidRPr="00814634">
        <w:rPr>
          <w:rFonts w:ascii="Garamond" w:hAnsi="Garamond"/>
          <w:noProof/>
          <w:color w:val="FF0000"/>
        </w:rPr>
        <w:t xml:space="preserve">(Schuett </w:t>
      </w:r>
      <w:r w:rsidR="004923C5" w:rsidRPr="00814634">
        <w:rPr>
          <w:rFonts w:ascii="Garamond" w:hAnsi="Garamond"/>
          <w:i/>
          <w:noProof/>
          <w:color w:val="FF0000"/>
        </w:rPr>
        <w:t>et al.</w:t>
      </w:r>
      <w:r w:rsidR="004923C5" w:rsidRPr="00814634">
        <w:rPr>
          <w:rFonts w:ascii="Garamond" w:hAnsi="Garamond"/>
          <w:noProof/>
          <w:color w:val="FF0000"/>
        </w:rPr>
        <w:t xml:space="preserve"> 2010; Munson </w:t>
      </w:r>
      <w:r w:rsidR="004923C5" w:rsidRPr="00814634">
        <w:rPr>
          <w:rFonts w:ascii="Garamond" w:hAnsi="Garamond"/>
          <w:i/>
          <w:noProof/>
          <w:color w:val="FF0000"/>
        </w:rPr>
        <w:t>et al.</w:t>
      </w:r>
      <w:r w:rsidR="004923C5" w:rsidRPr="00814634">
        <w:rPr>
          <w:rFonts w:ascii="Garamond" w:hAnsi="Garamond"/>
          <w:noProof/>
          <w:color w:val="FF0000"/>
        </w:rPr>
        <w:t xml:space="preserve"> 2020)</w:t>
      </w:r>
      <w:r w:rsidR="004923C5" w:rsidRPr="00814634">
        <w:rPr>
          <w:rFonts w:ascii="Garamond" w:hAnsi="Garamond"/>
          <w:color w:val="FF0000"/>
        </w:rPr>
        <w:fldChar w:fldCharType="end"/>
      </w:r>
      <w:r w:rsidR="001141CE" w:rsidRPr="00814634">
        <w:rPr>
          <w:rFonts w:ascii="Garamond" w:hAnsi="Garamond"/>
          <w:color w:val="FF0000"/>
        </w:rPr>
        <w:t>.</w:t>
      </w:r>
    </w:p>
    <w:p w14:paraId="0AB7BCD0" w14:textId="77777777" w:rsidR="000C6F77" w:rsidRDefault="000C6F77" w:rsidP="005C69F2">
      <w:pPr>
        <w:rPr>
          <w:rFonts w:ascii="Garamond" w:hAnsi="Garamond"/>
          <w:b/>
          <w:bCs/>
        </w:rPr>
      </w:pPr>
    </w:p>
    <w:p w14:paraId="6E024D9C" w14:textId="77777777" w:rsidR="00B2071D" w:rsidRDefault="00B2071D" w:rsidP="005C69F2">
      <w:pPr>
        <w:rPr>
          <w:rFonts w:ascii="Garamond" w:hAnsi="Garamond"/>
          <w:b/>
          <w:bCs/>
        </w:rPr>
      </w:pPr>
    </w:p>
    <w:p w14:paraId="74DC30CD" w14:textId="57D052B8" w:rsidR="005C69F2" w:rsidRDefault="005C69F2" w:rsidP="005C69F2">
      <w:pPr>
        <w:rPr>
          <w:rFonts w:ascii="Garamond" w:hAnsi="Garamond"/>
        </w:rPr>
      </w:pPr>
      <w:r w:rsidRPr="00780052">
        <w:rPr>
          <w:rFonts w:ascii="Garamond" w:hAnsi="Garamond"/>
          <w:b/>
          <w:bCs/>
        </w:rPr>
        <w:t>Materials and Methods</w:t>
      </w:r>
    </w:p>
    <w:p w14:paraId="3E492262" w14:textId="77777777" w:rsidR="005C69F2" w:rsidRDefault="005C69F2" w:rsidP="005C69F2">
      <w:pPr>
        <w:rPr>
          <w:rFonts w:ascii="Garamond" w:hAnsi="Garamond"/>
        </w:rPr>
      </w:pPr>
    </w:p>
    <w:p w14:paraId="16B8D176" w14:textId="433DE418" w:rsidR="005C69F2" w:rsidRDefault="005C69F2" w:rsidP="005C69F2">
      <w:pPr>
        <w:rPr>
          <w:rFonts w:ascii="Garamond" w:hAnsi="Garamond"/>
          <w:i/>
          <w:iCs/>
        </w:rPr>
      </w:pPr>
      <w:r w:rsidRPr="00780052">
        <w:rPr>
          <w:rFonts w:ascii="Garamond" w:hAnsi="Garamond"/>
          <w:i/>
          <w:iCs/>
        </w:rPr>
        <w:t xml:space="preserve">Literature search and </w:t>
      </w:r>
      <w:r>
        <w:rPr>
          <w:rFonts w:ascii="Garamond" w:hAnsi="Garamond"/>
          <w:i/>
          <w:iCs/>
        </w:rPr>
        <w:t xml:space="preserve">data </w:t>
      </w:r>
      <w:r w:rsidRPr="00780052">
        <w:rPr>
          <w:rFonts w:ascii="Garamond" w:hAnsi="Garamond"/>
          <w:i/>
          <w:iCs/>
        </w:rPr>
        <w:t>collection</w:t>
      </w:r>
    </w:p>
    <w:p w14:paraId="38644F66" w14:textId="77777777" w:rsidR="00EA6C0E" w:rsidRDefault="00EA6C0E" w:rsidP="005C69F2">
      <w:pPr>
        <w:rPr>
          <w:rFonts w:ascii="Garamond" w:hAnsi="Garamond"/>
        </w:rPr>
      </w:pPr>
    </w:p>
    <w:p w14:paraId="4B4856C3" w14:textId="539D0E98" w:rsidR="005C69F2" w:rsidRDefault="005C69F2" w:rsidP="002609FE">
      <w:pPr>
        <w:ind w:firstLine="720"/>
        <w:contextualSpacing/>
        <w:rPr>
          <w:rFonts w:ascii="Garamond" w:hAnsi="Garamond"/>
        </w:rPr>
      </w:pPr>
      <w:r>
        <w:rPr>
          <w:rFonts w:ascii="Garamond" w:hAnsi="Garamond"/>
        </w:rPr>
        <w:t>We conducted a systematic search</w:t>
      </w:r>
      <w:r w:rsidR="00537DAA">
        <w:rPr>
          <w:rFonts w:ascii="Garamond" w:hAnsi="Garamond"/>
        </w:rPr>
        <w:t xml:space="preserve"> of </w:t>
      </w:r>
      <w:r w:rsidRPr="00407717">
        <w:rPr>
          <w:rFonts w:ascii="Garamond" w:hAnsi="Garamond"/>
        </w:rPr>
        <w:t xml:space="preserve">the literature for empirical studies </w:t>
      </w:r>
      <w:r w:rsidR="00537DAA">
        <w:rPr>
          <w:rFonts w:ascii="Garamond" w:hAnsi="Garamond"/>
        </w:rPr>
        <w:t xml:space="preserve">of wild animals </w:t>
      </w:r>
      <w:r w:rsidR="00C510BD">
        <w:rPr>
          <w:rFonts w:ascii="Garamond" w:hAnsi="Garamond"/>
        </w:rPr>
        <w:t xml:space="preserve">that </w:t>
      </w:r>
      <w:r>
        <w:rPr>
          <w:rFonts w:ascii="Garamond" w:hAnsi="Garamond"/>
        </w:rPr>
        <w:t>quantify</w:t>
      </w:r>
      <w:r w:rsidRPr="00407717">
        <w:rPr>
          <w:rFonts w:ascii="Garamond" w:hAnsi="Garamond"/>
        </w:rPr>
        <w:t xml:space="preserve"> personality traits</w:t>
      </w:r>
      <w:r w:rsidR="002609FE">
        <w:rPr>
          <w:rFonts w:ascii="Garamond" w:hAnsi="Garamond"/>
        </w:rPr>
        <w:t xml:space="preserve">, which </w:t>
      </w:r>
      <w:r w:rsidR="00B4557F">
        <w:rPr>
          <w:rFonts w:ascii="Garamond" w:hAnsi="Garamond"/>
        </w:rPr>
        <w:t xml:space="preserve">were categorised into five </w:t>
      </w:r>
      <w:r w:rsidR="00B4557F" w:rsidRPr="00BB22AF">
        <w:rPr>
          <w:rFonts w:ascii="Garamond" w:hAnsi="Garamond"/>
        </w:rPr>
        <w:t>types</w:t>
      </w:r>
      <w:r w:rsidR="00B4557F">
        <w:rPr>
          <w:rFonts w:ascii="Garamond" w:hAnsi="Garamond"/>
        </w:rPr>
        <w:t>:</w:t>
      </w:r>
      <w:r w:rsidR="00B4557F" w:rsidRPr="00BB22AF">
        <w:rPr>
          <w:rFonts w:ascii="Garamond" w:hAnsi="Garamond"/>
        </w:rPr>
        <w:t xml:space="preserve"> </w:t>
      </w:r>
      <w:r w:rsidR="00B4557F">
        <w:rPr>
          <w:rFonts w:ascii="Garamond" w:hAnsi="Garamond"/>
        </w:rPr>
        <w:t>‘b</w:t>
      </w:r>
      <w:r w:rsidR="00B4557F" w:rsidRPr="00BB22AF">
        <w:rPr>
          <w:rFonts w:ascii="Garamond" w:hAnsi="Garamond"/>
        </w:rPr>
        <w:t>oldness</w:t>
      </w:r>
      <w:r w:rsidR="00B4557F">
        <w:rPr>
          <w:rFonts w:ascii="Garamond" w:hAnsi="Garamond"/>
        </w:rPr>
        <w:t>’</w:t>
      </w:r>
      <w:r w:rsidR="00B4557F" w:rsidRPr="00BB22AF">
        <w:rPr>
          <w:rFonts w:ascii="Garamond" w:hAnsi="Garamond"/>
        </w:rPr>
        <w:t xml:space="preserve">, </w:t>
      </w:r>
      <w:r w:rsidR="00B4557F">
        <w:rPr>
          <w:rFonts w:ascii="Garamond" w:hAnsi="Garamond"/>
        </w:rPr>
        <w:t>‘a</w:t>
      </w:r>
      <w:r w:rsidR="00B4557F" w:rsidRPr="00BB22AF">
        <w:rPr>
          <w:rFonts w:ascii="Garamond" w:hAnsi="Garamond"/>
        </w:rPr>
        <w:t>ggression</w:t>
      </w:r>
      <w:r w:rsidR="00B4557F">
        <w:rPr>
          <w:rFonts w:ascii="Garamond" w:hAnsi="Garamond"/>
        </w:rPr>
        <w:t>’</w:t>
      </w:r>
      <w:r w:rsidR="00B4557F" w:rsidRPr="00BB22AF">
        <w:rPr>
          <w:rFonts w:ascii="Garamond" w:hAnsi="Garamond"/>
        </w:rPr>
        <w:t xml:space="preserve">, </w:t>
      </w:r>
      <w:r w:rsidR="00B4557F">
        <w:rPr>
          <w:rFonts w:ascii="Garamond" w:hAnsi="Garamond"/>
        </w:rPr>
        <w:t>‘a</w:t>
      </w:r>
      <w:r w:rsidR="00B4557F" w:rsidRPr="00BB22AF">
        <w:rPr>
          <w:rFonts w:ascii="Garamond" w:hAnsi="Garamond"/>
        </w:rPr>
        <w:t>ctivity</w:t>
      </w:r>
      <w:r w:rsidR="00B4557F">
        <w:rPr>
          <w:rFonts w:ascii="Garamond" w:hAnsi="Garamond"/>
        </w:rPr>
        <w:t>’</w:t>
      </w:r>
      <w:r w:rsidR="00B4557F" w:rsidRPr="00BB22AF">
        <w:rPr>
          <w:rFonts w:ascii="Garamond" w:hAnsi="Garamond"/>
        </w:rPr>
        <w:t xml:space="preserve">, </w:t>
      </w:r>
      <w:r w:rsidR="00B4557F">
        <w:rPr>
          <w:rFonts w:ascii="Garamond" w:hAnsi="Garamond"/>
        </w:rPr>
        <w:t>‘s</w:t>
      </w:r>
      <w:r w:rsidR="00B4557F" w:rsidRPr="00BB22AF">
        <w:rPr>
          <w:rFonts w:ascii="Garamond" w:hAnsi="Garamond"/>
        </w:rPr>
        <w:t>ociality</w:t>
      </w:r>
      <w:r w:rsidR="00B4557F">
        <w:rPr>
          <w:rFonts w:ascii="Garamond" w:hAnsi="Garamond"/>
        </w:rPr>
        <w:t>’</w:t>
      </w:r>
      <w:r w:rsidR="00B4557F" w:rsidRPr="00BB22AF">
        <w:rPr>
          <w:rFonts w:ascii="Garamond" w:hAnsi="Garamond"/>
        </w:rPr>
        <w:t xml:space="preserve"> and </w:t>
      </w:r>
      <w:r w:rsidR="00B4557F">
        <w:rPr>
          <w:rFonts w:ascii="Garamond" w:hAnsi="Garamond"/>
        </w:rPr>
        <w:t>‘e</w:t>
      </w:r>
      <w:r w:rsidR="00B4557F" w:rsidRPr="00BB22AF">
        <w:rPr>
          <w:rFonts w:ascii="Garamond" w:hAnsi="Garamond"/>
        </w:rPr>
        <w:t>xploration</w:t>
      </w:r>
      <w:r w:rsidR="00B4557F">
        <w:rPr>
          <w:rFonts w:ascii="Garamond" w:hAnsi="Garamond"/>
        </w:rPr>
        <w:t>’</w:t>
      </w:r>
      <w:r w:rsidR="006F48F9">
        <w:rPr>
          <w:rFonts w:ascii="Garamond" w:hAnsi="Garamond"/>
        </w:rPr>
        <w:t xml:space="preserve"> (</w:t>
      </w:r>
      <w:r w:rsidR="006F48F9" w:rsidRPr="00814634">
        <w:rPr>
          <w:rFonts w:ascii="Garamond" w:hAnsi="Garamond"/>
          <w:highlight w:val="yellow"/>
        </w:rPr>
        <w:t>REF</w:t>
      </w:r>
      <w:r w:rsidR="006F48F9">
        <w:rPr>
          <w:rFonts w:ascii="Garamond" w:hAnsi="Garamond"/>
        </w:rPr>
        <w:t>)</w:t>
      </w:r>
      <w:r w:rsidR="00B4557F">
        <w:rPr>
          <w:rFonts w:ascii="Garamond" w:hAnsi="Garamond"/>
        </w:rPr>
        <w:t xml:space="preserve">. </w:t>
      </w:r>
      <w:r w:rsidR="000F05DC">
        <w:rPr>
          <w:rFonts w:ascii="Garamond" w:hAnsi="Garamond"/>
        </w:rPr>
        <w:t xml:space="preserve">We ran </w:t>
      </w:r>
      <w:r w:rsidR="000F05DC" w:rsidRPr="00AC6EE2">
        <w:rPr>
          <w:rFonts w:ascii="Garamond" w:hAnsi="Garamond"/>
        </w:rPr>
        <w:t>primary and secondary keyword search</w:t>
      </w:r>
      <w:r w:rsidR="000F05DC">
        <w:rPr>
          <w:rFonts w:ascii="Garamond" w:hAnsi="Garamond"/>
        </w:rPr>
        <w:t xml:space="preserve">es using the search strings shown in </w:t>
      </w:r>
      <w:commentRangeStart w:id="1004"/>
      <w:r w:rsidR="000F05DC">
        <w:rPr>
          <w:rFonts w:ascii="Garamond" w:hAnsi="Garamond"/>
        </w:rPr>
        <w:t>Table 4</w:t>
      </w:r>
      <w:commentRangeEnd w:id="1004"/>
      <w:r w:rsidR="008E1066">
        <w:rPr>
          <w:rStyle w:val="CommentReference"/>
        </w:rPr>
        <w:commentReference w:id="1004"/>
      </w:r>
      <w:r w:rsidR="000F05DC">
        <w:rPr>
          <w:rFonts w:ascii="Garamond" w:hAnsi="Garamond"/>
        </w:rPr>
        <w:t>.</w:t>
      </w:r>
      <w:r w:rsidR="000F05DC" w:rsidRPr="00537DAA">
        <w:rPr>
          <w:rFonts w:ascii="Garamond" w:hAnsi="Garamond"/>
        </w:rPr>
        <w:t xml:space="preserve"> </w:t>
      </w:r>
      <w:r w:rsidR="000F05DC">
        <w:rPr>
          <w:rFonts w:ascii="Garamond" w:hAnsi="Garamond"/>
        </w:rPr>
        <w:t>In the primary searches w</w:t>
      </w:r>
      <w:r w:rsidR="002609FE">
        <w:rPr>
          <w:rFonts w:ascii="Garamond" w:hAnsi="Garamond"/>
        </w:rPr>
        <w:t xml:space="preserve">e </w:t>
      </w:r>
      <w:r w:rsidR="000F05DC">
        <w:rPr>
          <w:rFonts w:ascii="Garamond" w:hAnsi="Garamond"/>
        </w:rPr>
        <w:t xml:space="preserve">looked </w:t>
      </w:r>
      <w:r w:rsidR="002609FE">
        <w:rPr>
          <w:rFonts w:ascii="Garamond" w:hAnsi="Garamond"/>
        </w:rPr>
        <w:t xml:space="preserve">for operational </w:t>
      </w:r>
      <w:r w:rsidR="00233674">
        <w:rPr>
          <w:rFonts w:ascii="Garamond" w:hAnsi="Garamond"/>
        </w:rPr>
        <w:t xml:space="preserve">behavioural </w:t>
      </w:r>
      <w:r w:rsidR="002609FE">
        <w:rPr>
          <w:rFonts w:ascii="Garamond" w:hAnsi="Garamond"/>
        </w:rPr>
        <w:t>measure</w:t>
      </w:r>
      <w:r w:rsidR="000F05DC">
        <w:rPr>
          <w:rFonts w:ascii="Garamond" w:hAnsi="Garamond"/>
        </w:rPr>
        <w:t>s commonly</w:t>
      </w:r>
      <w:r w:rsidR="002609FE">
        <w:rPr>
          <w:rFonts w:ascii="Garamond" w:hAnsi="Garamond"/>
        </w:rPr>
        <w:t xml:space="preserve"> used by those studying animal personality to quantify each of the five personality types, such as ‘hiding time’ as a </w:t>
      </w:r>
      <w:r w:rsidR="000F05DC">
        <w:rPr>
          <w:rFonts w:ascii="Garamond" w:hAnsi="Garamond"/>
        </w:rPr>
        <w:t>index</w:t>
      </w:r>
      <w:r w:rsidR="002609FE">
        <w:rPr>
          <w:rFonts w:ascii="Garamond" w:hAnsi="Garamond"/>
        </w:rPr>
        <w:t xml:space="preserve"> of boldness or ‘distance moved’ as a</w:t>
      </w:r>
      <w:r w:rsidR="000F05DC">
        <w:rPr>
          <w:rFonts w:ascii="Garamond" w:hAnsi="Garamond"/>
        </w:rPr>
        <w:t>n</w:t>
      </w:r>
      <w:r w:rsidR="002609FE">
        <w:rPr>
          <w:rFonts w:ascii="Garamond" w:hAnsi="Garamond"/>
        </w:rPr>
        <w:t xml:space="preserve"> </w:t>
      </w:r>
      <w:r w:rsidR="000F05DC">
        <w:rPr>
          <w:rFonts w:ascii="Garamond" w:hAnsi="Garamond"/>
        </w:rPr>
        <w:t>index</w:t>
      </w:r>
      <w:r w:rsidR="002609FE">
        <w:rPr>
          <w:rFonts w:ascii="Garamond" w:hAnsi="Garamond"/>
        </w:rPr>
        <w:t xml:space="preserve"> of exploration (see  </w:t>
      </w:r>
      <w:commentRangeStart w:id="1005"/>
      <w:r w:rsidR="002609FE">
        <w:rPr>
          <w:rFonts w:ascii="Garamond" w:hAnsi="Garamond"/>
        </w:rPr>
        <w:fldChar w:fldCharType="begin" w:fldLock="1"/>
      </w:r>
      <w:r w:rsidR="002609FE">
        <w:rPr>
          <w:rFonts w:ascii="Garamond" w:hAnsi="Garamond"/>
        </w:rPr>
        <w:instrText>ADDIN CSL_CITATION {"citationItems":[{"id":"ITEM-1","itemData":{"DOI":"10.1111/j.1469-185X.2007.00010.x","ISBN":"1464-7931","ISSN":"14647931","PMID":"17437562","abstract":"Temperament describes the idea that individual behavioural differences are repeatable over time and across situations. This common phenomenon covers numerous traits, such as aggressiveness, avoidance of novelty, willingness to take risks, exploration, and sociality. The study of temperament is central to animal psychology, behavioural genetics, pharmacology, and animal husbandry, but relatively few studies have examined the ecology and evolution of temperament traits. This situation is surprising, given that temperament is likely to exert an important influence on many aspects of animal ecology and evolution, and that individual variation in temperament appears to be pervasive amongst animal species. Possible explanations for this neglect of temperament include a perceived irrelevance, an insufficient understanding of the link between temperament traits and fitness, and a lack of coherence in terminology with similar traits often given different names, or different traits given the same name. We propose that temperament can and should be studied within an evolutionary ecology framework and provide a terminology that could be used as a working tool for ecological studies of temperament. Our terminology includes five major temperament trait categories: shyness-boldness, exploration-avoidance, activity, sociability and aggressiveness. This terminology does not make inferences regarding underlying dispositions or psychological processes, which may have restrained ecologists and evolutionary biologists from working on these traits. We present extensive literature reviews that demonstrate that temperament traits are heritable, and linked to fitness and to several other traits of importance to ecology and evolution. Furthermore, we describe ecologically relevant measurement methods and point to several ecological and evolutionary topics that would benefit from considering temperament, such as phenotypic plasticity, conservation biology, population sampling, and invasion biology.","author":[{"dropping-particle":"","family":"Réale","given":"Denis","non-dropping-particle":"","parse-names":false,"suffix":""},{"dropping-particle":"","family":"Reader","given":"Simon M.","non-dropping-particle":"","parse-names":false,"suffix":""},{"dropping-particle":"","family":"Sol","given":"Daniel","non-dropping-particle":"","parse-names":false,"suffix":""},{"dropping-particle":"","family":"McDougall","given":"Peter T.","non-dropping-particle":"","parse-names":false,"suffix":""},{"dropping-particle":"","family":"Dingemanse","given":"Niels J.","non-dropping-particle":"","parse-names":false,"suffix":""}],"container-title":"Biological Reviews","id":"ITEM-1","issue":"2","issued":{"date-parts":[["2007"]]},"note":"Personality traits:\n\n1. shyness-boldness: reaction to any risky situation (not new ones)\n\n2. exploration-avoidance: individual's reaction to a new situation (neophobia). Can be habitat, food, novel objects\n\n3. activity: general activity levels\n\n4. aggressiveness: agonistic reactions to conspecifics\n\n5. sociability: reaction to the presence or absence of conspecifics (not including aggressive behaviour)\n\nTests to use:\n\n&amp;gt; mirror test - aggression, sociability\n&amp;gt; handling? - boldness\n&amp;gt; tonic-immobility - boldness\n&amp;gt; open-field? - boldness, activity, exploration\n&amp;gt; novel-object - boldness, exploration\n\nOR:\n\n&amp;gt; startle test - risk-taking\n&amp;gt; novel object - boldness\n&amp;gt; open field - exploration\n&amp;gt; novel conspecific - aggression or sociability","page":"291-318","title":"Integrating animal temperament within ecology and evolution","type":"article-journal","volume":"82"},"uris":["http://www.mendeley.com/documents/?uuid=e37bd63b-d542-41ef-8233-37410d9d7937"]},{"id":"ITEM-2","itemData":{"author":[{"dropping-particle":"","family":"Sih","given":"A","non-dropping-particle":"","parse-names":false,"suffix":""},{"dropping-particle":"","family":"Bell","given":"A M","non-dropping-particle":"","parse-names":false,"suffix":""},{"dropping-particle":"","family":"Johnson","given":"J C","non-dropping-particle":"","parse-names":false,"suffix":""}],"container-title":"TREE","id":"ITEM-2","issue":"7","issued":{"date-parts":[["2004"]]},"page":"372-378","title":"Behavioral syndromes: an ecological and evolutionary overview","type":"article-journal","volume":"19"},"uris":["http://www.mendeley.com/documents/?uuid=d985c37b-9c60-486d-8eaf-204e8ef39d01"]}],"mendeley":{"formattedCitation":"(Sih &lt;i&gt;et al.&lt;/i&gt; 2004; Réale &lt;i&gt;et al.&lt;/i&gt; 2007)","manualFormatting":"Sih et al. 2004; Réale et al. 2007)","plainTextFormattedCitation":"(Sih et al. 2004; Réale et al. 2007)","previouslyFormattedCitation":"(Sih &lt;i&gt;et al.&lt;/i&gt; 2004; Réale &lt;i&gt;et al.&lt;/i&gt; 2007)"},"properties":{"noteIndex":0},"schema":"https://github.com/citation-style-language/schema/raw/master/csl-citation.json"}</w:instrText>
      </w:r>
      <w:r w:rsidR="002609FE">
        <w:rPr>
          <w:rFonts w:ascii="Garamond" w:hAnsi="Garamond"/>
        </w:rPr>
        <w:fldChar w:fldCharType="separate"/>
      </w:r>
      <w:r w:rsidR="002609FE" w:rsidRPr="004923C5">
        <w:rPr>
          <w:rFonts w:ascii="Garamond" w:hAnsi="Garamond"/>
          <w:noProof/>
        </w:rPr>
        <w:t xml:space="preserve">Sih </w:t>
      </w:r>
      <w:r w:rsidR="002609FE" w:rsidRPr="004923C5">
        <w:rPr>
          <w:rFonts w:ascii="Garamond" w:hAnsi="Garamond"/>
          <w:i/>
          <w:noProof/>
        </w:rPr>
        <w:t>et al.</w:t>
      </w:r>
      <w:r w:rsidR="002609FE" w:rsidRPr="004923C5">
        <w:rPr>
          <w:rFonts w:ascii="Garamond" w:hAnsi="Garamond"/>
          <w:noProof/>
        </w:rPr>
        <w:t xml:space="preserve"> 2004; Réale </w:t>
      </w:r>
      <w:r w:rsidR="002609FE" w:rsidRPr="004923C5">
        <w:rPr>
          <w:rFonts w:ascii="Garamond" w:hAnsi="Garamond"/>
          <w:i/>
          <w:noProof/>
        </w:rPr>
        <w:t>et al.</w:t>
      </w:r>
      <w:r w:rsidR="002609FE" w:rsidRPr="004923C5">
        <w:rPr>
          <w:rFonts w:ascii="Garamond" w:hAnsi="Garamond"/>
          <w:noProof/>
        </w:rPr>
        <w:t xml:space="preserve"> 2007)</w:t>
      </w:r>
      <w:r w:rsidR="002609FE">
        <w:rPr>
          <w:rFonts w:ascii="Garamond" w:hAnsi="Garamond"/>
        </w:rPr>
        <w:fldChar w:fldCharType="end"/>
      </w:r>
      <w:commentRangeEnd w:id="1005"/>
      <w:r w:rsidR="002609FE">
        <w:rPr>
          <w:rStyle w:val="CommentReference"/>
        </w:rPr>
        <w:commentReference w:id="1005"/>
      </w:r>
      <w:r w:rsidR="002609FE">
        <w:rPr>
          <w:rFonts w:ascii="Garamond" w:hAnsi="Garamond"/>
        </w:rPr>
        <w:t>. Our</w:t>
      </w:r>
      <w:r w:rsidR="00537DAA">
        <w:rPr>
          <w:rFonts w:ascii="Garamond" w:hAnsi="Garamond"/>
        </w:rPr>
        <w:t xml:space="preserve"> secondary searches were designed to locate studies of ‘personality-like’ behaviours that were </w:t>
      </w:r>
      <w:r w:rsidR="000F05DC">
        <w:rPr>
          <w:rFonts w:ascii="Garamond" w:hAnsi="Garamond"/>
        </w:rPr>
        <w:t xml:space="preserve">alternate </w:t>
      </w:r>
      <w:r w:rsidR="00537DAA">
        <w:rPr>
          <w:rFonts w:ascii="Garamond" w:hAnsi="Garamond"/>
        </w:rPr>
        <w:t>measures of activity, aggression, boldness, exploration or sociality.</w:t>
      </w:r>
      <w:r w:rsidR="00537DAA" w:rsidRPr="00537DAA">
        <w:rPr>
          <w:rFonts w:ascii="Garamond" w:hAnsi="Garamond"/>
        </w:rPr>
        <w:t xml:space="preserve"> </w:t>
      </w:r>
      <w:r w:rsidR="00537DAA">
        <w:rPr>
          <w:rFonts w:ascii="Garamond" w:hAnsi="Garamond"/>
        </w:rPr>
        <w:t xml:space="preserve">We </w:t>
      </w:r>
      <w:r w:rsidR="000F05DC">
        <w:rPr>
          <w:rFonts w:ascii="Garamond" w:hAnsi="Garamond"/>
        </w:rPr>
        <w:t>then</w:t>
      </w:r>
      <w:r w:rsidR="00537DAA">
        <w:rPr>
          <w:rFonts w:ascii="Garamond" w:hAnsi="Garamond"/>
        </w:rPr>
        <w:t xml:space="preserve"> conducted </w:t>
      </w:r>
      <w:r w:rsidR="000F05DC">
        <w:rPr>
          <w:rFonts w:ascii="Garamond" w:hAnsi="Garamond"/>
        </w:rPr>
        <w:t xml:space="preserve">additional </w:t>
      </w:r>
      <w:r w:rsidR="00537DAA">
        <w:rPr>
          <w:rFonts w:ascii="Garamond" w:hAnsi="Garamond"/>
        </w:rPr>
        <w:t>forward citation search</w:t>
      </w:r>
      <w:r w:rsidR="000F05DC">
        <w:rPr>
          <w:rFonts w:ascii="Garamond" w:hAnsi="Garamond"/>
        </w:rPr>
        <w:t>e</w:t>
      </w:r>
      <w:r w:rsidR="002609FE">
        <w:rPr>
          <w:rFonts w:ascii="Garamond" w:hAnsi="Garamond"/>
        </w:rPr>
        <w:t>s</w:t>
      </w:r>
      <w:r w:rsidR="00537DAA">
        <w:rPr>
          <w:rFonts w:ascii="Garamond" w:hAnsi="Garamond"/>
        </w:rPr>
        <w:t xml:space="preserve"> to include</w:t>
      </w:r>
      <w:r w:rsidR="00537DAA" w:rsidRPr="00AC6EE2">
        <w:rPr>
          <w:rFonts w:ascii="Garamond" w:hAnsi="Garamond"/>
        </w:rPr>
        <w:t xml:space="preserve"> </w:t>
      </w:r>
      <w:r w:rsidR="002609FE">
        <w:rPr>
          <w:rFonts w:ascii="Garamond" w:hAnsi="Garamond"/>
        </w:rPr>
        <w:t>all</w:t>
      </w:r>
      <w:r w:rsidR="00537DAA" w:rsidRPr="00AC6EE2">
        <w:rPr>
          <w:rFonts w:ascii="Garamond" w:hAnsi="Garamond"/>
        </w:rPr>
        <w:t xml:space="preserve"> </w:t>
      </w:r>
      <w:r w:rsidR="00537DAA">
        <w:rPr>
          <w:rFonts w:ascii="Garamond" w:hAnsi="Garamond"/>
        </w:rPr>
        <w:t>article</w:t>
      </w:r>
      <w:r w:rsidR="002609FE">
        <w:rPr>
          <w:rFonts w:ascii="Garamond" w:hAnsi="Garamond"/>
        </w:rPr>
        <w:t>s</w:t>
      </w:r>
      <w:r w:rsidR="00537DAA" w:rsidRPr="00AC6EE2">
        <w:rPr>
          <w:rFonts w:ascii="Garamond" w:hAnsi="Garamond"/>
        </w:rPr>
        <w:t xml:space="preserve"> that </w:t>
      </w:r>
      <w:r w:rsidR="00537DAA">
        <w:rPr>
          <w:rFonts w:ascii="Garamond" w:hAnsi="Garamond"/>
        </w:rPr>
        <w:t xml:space="preserve">had </w:t>
      </w:r>
      <w:r w:rsidR="00537DAA" w:rsidRPr="00AC6EE2">
        <w:rPr>
          <w:rFonts w:ascii="Garamond" w:hAnsi="Garamond"/>
        </w:rPr>
        <w:t xml:space="preserve">cited one of </w:t>
      </w:r>
      <w:r w:rsidR="00537DAA">
        <w:rPr>
          <w:rFonts w:ascii="Garamond" w:hAnsi="Garamond"/>
        </w:rPr>
        <w:t xml:space="preserve">five </w:t>
      </w:r>
      <w:r w:rsidR="002609FE">
        <w:rPr>
          <w:rFonts w:ascii="Garamond" w:hAnsi="Garamond"/>
        </w:rPr>
        <w:t>influential</w:t>
      </w:r>
      <w:r w:rsidR="00537DAA">
        <w:rPr>
          <w:rFonts w:ascii="Garamond" w:hAnsi="Garamond"/>
        </w:rPr>
        <w:t xml:space="preserve"> </w:t>
      </w:r>
      <w:r w:rsidR="002609FE">
        <w:rPr>
          <w:rFonts w:ascii="Garamond" w:hAnsi="Garamond"/>
        </w:rPr>
        <w:t xml:space="preserve">reviews of </w:t>
      </w:r>
      <w:r w:rsidR="00537DAA">
        <w:rPr>
          <w:rFonts w:ascii="Garamond" w:hAnsi="Garamond"/>
        </w:rPr>
        <w:t xml:space="preserve">animal personality: </w:t>
      </w:r>
      <w:r w:rsidR="00537DAA">
        <w:rPr>
          <w:rFonts w:ascii="Garamond" w:hAnsi="Garamond"/>
        </w:rPr>
        <w:fldChar w:fldCharType="begin" w:fldLock="1"/>
      </w:r>
      <w:r w:rsidR="00537DAA">
        <w:rPr>
          <w:rFonts w:ascii="Garamond" w:hAnsi="Garamond"/>
        </w:rPr>
        <w:instrText>ADDIN CSL_CITATION {"citationItems":[{"id":"ITEM-1","itemData":{"author":[{"dropping-particle":"","family":"Sih","given":"A","non-dropping-particle":"","parse-names":false,"suffix":""},{"dropping-particle":"","family":"Bell","given":"A M","non-dropping-particle":"","parse-names":false,"suffix":""},{"dropping-particle":"","family":"Johnson","given":"J C","non-dropping-particle":"","parse-names":false,"suffix":""}],"container-title":"TREE","id":"ITEM-1","issue":"7","issued":{"date-parts":[["2004"]]},"page":"372-378","title":"Behavioral syndromes: an ecological and evolutionary overview","type":"article-journal","volume":"19"},"uris":["http://www.mendeley.com/documents/?uuid=d985c37b-9c60-486d-8eaf-204e8ef39d01"]},{"id":"ITEM-2","itemData":{"DOI":"10.1111/j.1461-0248.2004.00618.x","ISBN":"0169-5347","ISSN":"1461023X","PMID":"1546","abstract":"The existence of 'animal personality', i.e. consistent individual differences in behaviour across time and contexts, is an evolutionary puzzle that has recently generated considerable research interest. Although social factors are generally considered to be important, it is as yet unclear how they might select for personality. Drawing from ecological niche theory, we explore how social conflict and alternative social options can be key factors in the evolution and development of consistent individual differences in behaviour. We discuss how animal personality research might benefit from insights into the study of alternative tactics and illustrate how selection can favour behavioural diversification and consistency due to fitness benefits resulting from conflict reduction among social partners. © 2010 Elsevier Ltd.","author":[{"dropping-particle":"","family":"Dall","given":"Sasha R X","non-dropping-particle":"","parse-names":false,"suffix":""},{"dropping-particle":"","family":"Houston","given":"Alasdair I.","non-dropping-particle":"","parse-names":false,"suffix":""},{"dropping-particle":"","family":"McNamara","given":"John M.","non-dropping-particle":"","parse-names":false,"suffix":""}],"container-title":"Ecology Letters","id":"ITEM-2","issue":"8","issued":{"date-parts":[["2004"]]},"page":"734-739","title":"The behavioural ecology of personality: Consistent individual differences from an adaptive perspective","type":"article-journal","volume":"7"},"uris":["http://www.mendeley.com/documents/?uuid=1281c839-5688-4592-ae9e-721bc0417bf2"]},{"id":"ITEM-3","itemData":{"DOI":"10.1111/j.1469-185X.2007.00010.x","ISBN":"1464-7931","ISSN":"14647931","PMID":"17437562","abstract":"Temperament describes the idea that individual behavioural differences are repeatable over time and across situations. This common phenomenon covers numerous traits, such as aggressiveness, avoidance of novelty, willingness to take risks, exploration, and sociality. The study of temperament is central to animal psychology, behavioural genetics, pharmacology, and animal husbandry, but relatively few studies have examined the ecology and evolution of temperament traits. This situation is surprising, given that temperament is likely to exert an important influence on many aspects of animal ecology and evolution, and that individual variation in temperament appears to be pervasive amongst animal species. Possible explanations for this neglect of temperament include a perceived irrelevance, an insufficient understanding of the link between temperament traits and fitness, and a lack of coherence in terminology with similar traits often given different names, or different traits given the same name. We propose that temperament can and should be studied within an evolutionary ecology framework and provide a terminology that could be used as a working tool for ecological studies of temperament. Our terminology includes five major temperament trait categories: shyness-boldness, exploration-avoidance, activity, sociability and aggressiveness. This terminology does not make inferences regarding underlying dispositions or psychological processes, which may have restrained ecologists and evolutionary biologists from working on these traits. We present extensive literature reviews that demonstrate that temperament traits are heritable, and linked to fitness and to several other traits of importance to ecology and evolution. Furthermore, we describe ecologically relevant measurement methods and point to several ecological and evolutionary topics that would benefit from considering temperament, such as phenotypic plasticity, conservation biology, population sampling, and invasion biology.","author":[{"dropping-particle":"","family":"Réale","given":"Denis","non-dropping-particle":"","parse-names":false,"suffix":""},{"dropping-particle":"","family":"Reader","given":"Simon M.","non-dropping-particle":"","parse-names":false,"suffix":""},{"dropping-particle":"","family":"Sol","given":"Daniel","non-dropping-particle":"","parse-names":false,"suffix":""},{"dropping-particle":"","family":"McDougall","given":"Peter T.","non-dropping-particle":"","parse-names":false,"suffix":""},{"dropping-particle":"","family":"Dingemanse","given":"Niels J.","non-dropping-particle":"","parse-names":false,"suffix":""}],"container-title":"Biological Reviews","id":"ITEM-3","issue":"2","issued":{"date-parts":[["2007"]]},"note":"Personality traits:\n\n1. shyness-boldness: reaction to any risky situation (not new ones)\n\n2. exploration-avoidance: individual's reaction to a new situation (neophobia). Can be habitat, food, novel objects\n\n3. activity: general activity levels\n\n4. aggressiveness: agonistic reactions to conspecifics\n\n5. sociability: reaction to the presence or absence of conspecifics (not including aggressive behaviour)\n\nTests to use:\n\n&amp;gt; mirror test - aggression, sociability\n&amp;gt; handling? - boldness\n&amp;gt; tonic-immobility - boldness\n&amp;gt; open-field? - boldness, activity, exploration\n&amp;gt; novel-object - boldness, exploration\n\nOR:\n\n&amp;gt; startle test - risk-taking\n&amp;gt; novel object - boldness\n&amp;gt; open field - exploration\n&amp;gt; novel conspecific - aggression or sociability","page":"291-318","title":"Integrating animal temperament within ecology and evolution","type":"article-journal","volume":"82"},"uris":["http://www.mendeley.com/documents/?uuid=e37bd63b-d542-41ef-8233-37410d9d7937"]},{"id":"ITEM-4","itemData":{"DOI":"10.1111/j.1469-185X.2009.00101.x","ISBN":"1469-185X","ISSN":"14647931","PMID":"19922534","abstract":"Consistent individual behavioural tendencies, termed \"personalities\", have been identified in a wide range of animals. Functional explanations for personality have been proposed, but as yet, very little consideration has been given to a possible role for sexual selection in maintaining differences in personality and its stability within individuals. We provide an overview of the available literature on the role of personality traits in intrasexual competition and mate choice in both human and non-human animals and integrate this into a framework for considering how sexual selection can generate and maintain personality. For this, we consider the evolution and maintenance of both main aspects of animal personality: inter-individual variation and intra-individual consistency.","author":[{"dropping-particle":"","family":"Schuett","given":"Wiebke","non-dropping-particle":"","parse-names":false,"suffix":""},{"dropping-particle":"","family":"Tregenza","given":"Tom","non-dropping-particle":"","parse-names":false,"suffix":""},{"dropping-particle":"","family":"Dall","given":"Sasha R.X.","non-dropping-particle":"","parse-names":false,"suffix":""}],"container-title":"Biological Reviews","id":"ITEM-4","issue":"2","issued":{"date-parts":[["2010"]]},"page":"217-246","title":"Sexual selection and animal personality","type":"article-journal","volume":"85"},"uris":["http://www.mendeley.com/documents/?uuid=add096ae-05fb-4bf8-bc3e-6d85cf38e970"]},{"id":"ITEM-5","itemData":{"DOI":"10.1098/rstb.2010.0221","ISBN":"0962-8436","ISSN":"14712970","PMID":"21078647","abstract":"In this paper we review recent models that provide adaptive explanations for animal personalities: individual differences in behaviour (or suites of correlated behaviours) that are consistent over time or contexts. We start by briefly discussing patterns of variation in behaviour that have been documented in natural populations. In the main part of the paper we discuss models for personality differences that (i) explain animal personalities as adaptive behavioural responses to differences in state, (ii) investigate how feedbacks between state and behaviour can stabilize initial differences among individuals and (iii) provide adaptive explanations for animal personalities that are not based on state differences. Throughout, we focus on two basic questions. First, what is the basic conceptual idea underlying the model? Second, what are the key assumptions and predictions of the model? We conclude by discussing empirical features of personalities that have not yet been addressed by formal modelling. While this paper is primarily intended to guide empiricists through current adaptive theory, thereby stimulating empirical tests of these models, we hope it also inspires theoreticians to address aspects of personalities that have received little attention up to now.","author":[{"dropping-particle":"","family":"Dingemanse","given":"Niels J.","non-dropping-particle":"","parse-names":false,"suffix":""},{"dropping-particle":"","family":"Wolf","given":"Max","non-dropping-particle":"","parse-names":false,"suffix":""}],"container-title":"Philosophical Transactions of the Royal Society B: Biological Sciences","id":"ITEM-5","issue":"1560","issued":{"date-parts":[["2010"]]},"note":"Key Review Paper #5\n\nplasticity syndromes: individual variation in plasticity might be correlated across traits (some individuals are more plastic in some functionally distinct behaviours than others) resulting in plasticity syndromes.\n\nimportant point: individual variation in plasticity may also covary with mean levels of behaviour (if you, on average, show a particular behaviour then maybe you have more plasticity in that behaviour?) - not super clear\n\nState-based approaches seem to be a feature of personality models. Wolf et al (2007) found that natural selection should favour individuals with low reproductive value to act consistently more boldly and aggressivey compared to individuals with a high reproductive value\n\nAdditionally, Stamps (2007) suggests that individuals with high growth rates should differ in the suites of risk-taking behaviours compared to individuals with low growth rates (because you need to be risky to get enough food?)","page":"3947-3958","title":"Recent models for adaptive personality differences: A review","type":"article-journal","volume":"365"},"uris":["http://www.mendeley.com/documents/?uuid=440ffd2d-6b5e-4ae3-9d83-e159e53d95b0"]}],"mendeley":{"formattedCitation":"(Dall &lt;i&gt;et al.&lt;/i&gt; 2004; Sih &lt;i&gt;et al.&lt;/i&gt; 2004; Réale &lt;i&gt;et al.&lt;/i&gt; 2007; Dingemanse &amp; Wolf 2010; Schuett &lt;i&gt;et al.&lt;/i&gt; 2010)","manualFormatting":"(Dall et al. 2004; Sih et al. 2004; Réale et al. 2007; Schuett et al. 2010; Dingemanse &amp; Wolf 2010)","plainTextFormattedCitation":"(Dall et al. 2004; Sih et al. 2004; Réale et al. 2007; Dingemanse &amp; Wolf 2010; Schuett et al. 2010)","previouslyFormattedCitation":"(Dall &lt;i&gt;et al.&lt;/i&gt; 2004; Sih &lt;i&gt;et al.&lt;/i&gt; 2004; Réale &lt;i&gt;et al.&lt;/i&gt; 2007; Dingemanse &amp; Wolf 2010; Schuett &lt;i&gt;et al.&lt;/i&gt; 2010)"},"properties":{"noteIndex":0},"schema":"https://github.com/citation-style-language/schema/raw/master/csl-citation.json"}</w:instrText>
      </w:r>
      <w:r w:rsidR="00537DAA">
        <w:rPr>
          <w:rFonts w:ascii="Garamond" w:hAnsi="Garamond"/>
        </w:rPr>
        <w:fldChar w:fldCharType="separate"/>
      </w:r>
      <w:r w:rsidR="00537DAA" w:rsidRPr="00BB3A1D">
        <w:rPr>
          <w:rFonts w:ascii="Garamond" w:hAnsi="Garamond"/>
          <w:noProof/>
        </w:rPr>
        <w:t xml:space="preserve">(Dall </w:t>
      </w:r>
      <w:r w:rsidR="00537DAA" w:rsidRPr="00BB3A1D">
        <w:rPr>
          <w:rFonts w:ascii="Garamond" w:hAnsi="Garamond"/>
          <w:i/>
          <w:noProof/>
        </w:rPr>
        <w:t>et al.</w:t>
      </w:r>
      <w:r w:rsidR="00537DAA" w:rsidRPr="00BB3A1D">
        <w:rPr>
          <w:rFonts w:ascii="Garamond" w:hAnsi="Garamond"/>
          <w:noProof/>
        </w:rPr>
        <w:t xml:space="preserve"> 2004; Sih </w:t>
      </w:r>
      <w:r w:rsidR="00537DAA" w:rsidRPr="00BB3A1D">
        <w:rPr>
          <w:rFonts w:ascii="Garamond" w:hAnsi="Garamond"/>
          <w:i/>
          <w:noProof/>
        </w:rPr>
        <w:t>et al.</w:t>
      </w:r>
      <w:r w:rsidR="00537DAA" w:rsidRPr="00BB3A1D">
        <w:rPr>
          <w:rFonts w:ascii="Garamond" w:hAnsi="Garamond"/>
          <w:noProof/>
        </w:rPr>
        <w:t xml:space="preserve"> 2004; Réale </w:t>
      </w:r>
      <w:r w:rsidR="00537DAA" w:rsidRPr="00BB3A1D">
        <w:rPr>
          <w:rFonts w:ascii="Garamond" w:hAnsi="Garamond"/>
          <w:i/>
          <w:noProof/>
        </w:rPr>
        <w:t>et al.</w:t>
      </w:r>
      <w:r w:rsidR="00537DAA" w:rsidRPr="00BB3A1D">
        <w:rPr>
          <w:rFonts w:ascii="Garamond" w:hAnsi="Garamond"/>
          <w:noProof/>
        </w:rPr>
        <w:t xml:space="preserve"> 2007; Schuett </w:t>
      </w:r>
      <w:r w:rsidR="00537DAA" w:rsidRPr="00BB3A1D">
        <w:rPr>
          <w:rFonts w:ascii="Garamond" w:hAnsi="Garamond"/>
          <w:i/>
          <w:noProof/>
        </w:rPr>
        <w:t>et al.</w:t>
      </w:r>
      <w:r w:rsidR="00537DAA" w:rsidRPr="00BB3A1D">
        <w:rPr>
          <w:rFonts w:ascii="Garamond" w:hAnsi="Garamond"/>
          <w:noProof/>
        </w:rPr>
        <w:t xml:space="preserve"> 2010</w:t>
      </w:r>
      <w:r w:rsidR="00537DAA">
        <w:rPr>
          <w:rFonts w:ascii="Garamond" w:hAnsi="Garamond"/>
          <w:noProof/>
        </w:rPr>
        <w:t>; Dingemanse &amp; Wolf 2010</w:t>
      </w:r>
      <w:r w:rsidR="00537DAA" w:rsidRPr="00BB3A1D">
        <w:rPr>
          <w:rFonts w:ascii="Garamond" w:hAnsi="Garamond"/>
          <w:noProof/>
        </w:rPr>
        <w:t>)</w:t>
      </w:r>
      <w:r w:rsidR="00537DAA">
        <w:rPr>
          <w:rFonts w:ascii="Garamond" w:hAnsi="Garamond"/>
        </w:rPr>
        <w:fldChar w:fldCharType="end"/>
      </w:r>
      <w:r w:rsidR="00537DAA">
        <w:rPr>
          <w:rFonts w:ascii="Garamond" w:hAnsi="Garamond"/>
        </w:rPr>
        <w:t xml:space="preserve">. </w:t>
      </w:r>
      <w:r w:rsidR="000F05DC">
        <w:rPr>
          <w:rFonts w:ascii="Garamond" w:hAnsi="Garamond"/>
        </w:rPr>
        <w:lastRenderedPageBreak/>
        <w:t>In all cases we searched for studies that collected data on both males and females so that the sexes could be compared in data collected by the same researchers from the same population using equivalent methods.</w:t>
      </w:r>
      <w:r w:rsidR="000F05DC" w:rsidRPr="00B4557F">
        <w:rPr>
          <w:rFonts w:ascii="Garamond" w:hAnsi="Garamond"/>
        </w:rPr>
        <w:t xml:space="preserve"> </w:t>
      </w:r>
      <w:r w:rsidR="000F05DC">
        <w:rPr>
          <w:rFonts w:ascii="Garamond" w:hAnsi="Garamond"/>
        </w:rPr>
        <w:t>In total, we</w:t>
      </w:r>
      <w:r w:rsidR="000F05DC" w:rsidRPr="00AC6EE2">
        <w:rPr>
          <w:rFonts w:ascii="Garamond" w:hAnsi="Garamond"/>
        </w:rPr>
        <w:t xml:space="preserve"> collected </w:t>
      </w:r>
      <w:r w:rsidR="000F05DC">
        <w:rPr>
          <w:rFonts w:ascii="Garamond" w:hAnsi="Garamond"/>
        </w:rPr>
        <w:t>9,698</w:t>
      </w:r>
      <w:r w:rsidR="000F05DC" w:rsidRPr="00AC6EE2">
        <w:rPr>
          <w:rFonts w:ascii="Garamond" w:hAnsi="Garamond"/>
        </w:rPr>
        <w:t xml:space="preserve"> </w:t>
      </w:r>
      <w:r w:rsidR="000F05DC">
        <w:rPr>
          <w:rFonts w:ascii="Garamond" w:hAnsi="Garamond"/>
        </w:rPr>
        <w:t>records</w:t>
      </w:r>
      <w:r w:rsidR="000F05DC" w:rsidRPr="00AC6EE2">
        <w:rPr>
          <w:rFonts w:ascii="Garamond" w:hAnsi="Garamond"/>
        </w:rPr>
        <w:t xml:space="preserve"> from </w:t>
      </w:r>
      <w:r w:rsidR="000F05DC">
        <w:rPr>
          <w:rFonts w:ascii="Garamond" w:hAnsi="Garamond"/>
        </w:rPr>
        <w:t>the</w:t>
      </w:r>
      <w:r w:rsidR="000F05DC" w:rsidRPr="00AC6EE2">
        <w:rPr>
          <w:rFonts w:ascii="Garamond" w:hAnsi="Garamond"/>
        </w:rPr>
        <w:t xml:space="preserve"> </w:t>
      </w:r>
      <w:r w:rsidR="000F05DC" w:rsidRPr="00814634">
        <w:rPr>
          <w:rFonts w:ascii="Garamond" w:hAnsi="Garamond"/>
          <w:i/>
        </w:rPr>
        <w:t>ISI Web of Science</w:t>
      </w:r>
      <w:r w:rsidR="000F05DC" w:rsidRPr="00AC6EE2">
        <w:rPr>
          <w:rFonts w:ascii="Garamond" w:hAnsi="Garamond"/>
        </w:rPr>
        <w:t xml:space="preserve"> and </w:t>
      </w:r>
      <w:r w:rsidR="000F05DC" w:rsidRPr="00814634">
        <w:rPr>
          <w:rFonts w:ascii="Garamond" w:hAnsi="Garamond"/>
          <w:i/>
        </w:rPr>
        <w:t>SCOPUS</w:t>
      </w:r>
      <w:r w:rsidR="000F05DC">
        <w:rPr>
          <w:rFonts w:ascii="Garamond" w:hAnsi="Garamond"/>
        </w:rPr>
        <w:t xml:space="preserve"> </w:t>
      </w:r>
      <w:r w:rsidR="000F05DC" w:rsidRPr="00AC6EE2">
        <w:rPr>
          <w:rFonts w:ascii="Garamond" w:hAnsi="Garamond"/>
        </w:rPr>
        <w:t>databases</w:t>
      </w:r>
      <w:r w:rsidR="000F05DC">
        <w:rPr>
          <w:rFonts w:ascii="Garamond" w:hAnsi="Garamond"/>
        </w:rPr>
        <w:t xml:space="preserve"> on 11 December 2018.</w:t>
      </w:r>
      <w:r w:rsidR="000F05DC" w:rsidRPr="000F05DC">
        <w:rPr>
          <w:rFonts w:ascii="Garamond" w:hAnsi="Garamond"/>
        </w:rPr>
        <w:t xml:space="preserve"> </w:t>
      </w:r>
      <w:r w:rsidR="000F05DC">
        <w:rPr>
          <w:rFonts w:ascii="Garamond" w:hAnsi="Garamond"/>
        </w:rPr>
        <w:t xml:space="preserve">The </w:t>
      </w:r>
      <w:r w:rsidR="000F05DC" w:rsidRPr="00763764">
        <w:rPr>
          <w:rFonts w:ascii="Garamond" w:hAnsi="Garamond"/>
        </w:rPr>
        <w:t xml:space="preserve">PRISMA </w:t>
      </w:r>
      <w:r w:rsidR="000F05DC">
        <w:rPr>
          <w:rFonts w:ascii="Garamond" w:hAnsi="Garamond"/>
        </w:rPr>
        <w:t xml:space="preserve">diagram summarising our search protocol and the number of articles located using each search method is shown </w:t>
      </w:r>
      <w:r w:rsidR="000F05DC" w:rsidRPr="00763764">
        <w:rPr>
          <w:rFonts w:ascii="Garamond" w:hAnsi="Garamond"/>
        </w:rPr>
        <w:t>in Fig</w:t>
      </w:r>
      <w:r w:rsidR="000F05DC">
        <w:rPr>
          <w:rFonts w:ascii="Garamond" w:hAnsi="Garamond"/>
        </w:rPr>
        <w:t>.</w:t>
      </w:r>
      <w:r w:rsidR="000F05DC" w:rsidRPr="00763764">
        <w:rPr>
          <w:rFonts w:ascii="Garamond" w:hAnsi="Garamond"/>
        </w:rPr>
        <w:t xml:space="preserve"> </w:t>
      </w:r>
      <w:r w:rsidR="000F05DC">
        <w:rPr>
          <w:rFonts w:ascii="Garamond" w:hAnsi="Garamond"/>
        </w:rPr>
        <w:t>3.</w:t>
      </w:r>
    </w:p>
    <w:p w14:paraId="5F96A980" w14:textId="77777777" w:rsidR="002609FE" w:rsidRDefault="002609FE" w:rsidP="00753BDD">
      <w:pPr>
        <w:ind w:firstLine="720"/>
        <w:contextualSpacing/>
        <w:rPr>
          <w:rFonts w:ascii="Garamond" w:hAnsi="Garamond"/>
        </w:rPr>
      </w:pPr>
    </w:p>
    <w:p w14:paraId="313547D7" w14:textId="4B40F2D0" w:rsidR="005C69F2" w:rsidRDefault="005C69F2" w:rsidP="005C69F2">
      <w:pPr>
        <w:ind w:firstLine="720"/>
        <w:contextualSpacing/>
        <w:rPr>
          <w:rFonts w:ascii="Garamond" w:hAnsi="Garamond"/>
        </w:rPr>
      </w:pPr>
      <w:r>
        <w:rPr>
          <w:rFonts w:ascii="Garamond" w:hAnsi="Garamond"/>
        </w:rPr>
        <w:t xml:space="preserve">After removing duplicates, 3,739 </w:t>
      </w:r>
      <w:r w:rsidR="001A473E">
        <w:rPr>
          <w:rFonts w:ascii="Garamond" w:hAnsi="Garamond"/>
        </w:rPr>
        <w:t>articles</w:t>
      </w:r>
      <w:r w:rsidR="00526290">
        <w:rPr>
          <w:rFonts w:ascii="Garamond" w:hAnsi="Garamond"/>
        </w:rPr>
        <w:t xml:space="preserve"> were available</w:t>
      </w:r>
      <w:r>
        <w:rPr>
          <w:rFonts w:ascii="Garamond" w:hAnsi="Garamond"/>
        </w:rPr>
        <w:t xml:space="preserve"> for title and abstract screening by LH. </w:t>
      </w:r>
      <w:r w:rsidR="00526290">
        <w:rPr>
          <w:rFonts w:ascii="Garamond" w:hAnsi="Garamond"/>
        </w:rPr>
        <w:t xml:space="preserve">Of these, </w:t>
      </w:r>
      <w:r>
        <w:rPr>
          <w:rFonts w:ascii="Garamond" w:hAnsi="Garamond"/>
        </w:rPr>
        <w:t xml:space="preserve">942 were excluded at the title/abstract screening stage because they were: </w:t>
      </w:r>
      <w:r w:rsidR="001A473E">
        <w:rPr>
          <w:rFonts w:ascii="Garamond" w:hAnsi="Garamond"/>
        </w:rPr>
        <w:t>a</w:t>
      </w:r>
      <w:r>
        <w:rPr>
          <w:rFonts w:ascii="Garamond" w:hAnsi="Garamond"/>
        </w:rPr>
        <w:t>) duplicates (</w:t>
      </w:r>
      <w:r w:rsidRPr="002B41FA">
        <w:rPr>
          <w:rFonts w:ascii="Garamond" w:hAnsi="Garamond"/>
          <w:i/>
        </w:rPr>
        <w:t>n</w:t>
      </w:r>
      <w:r>
        <w:rPr>
          <w:rFonts w:ascii="Garamond" w:hAnsi="Garamond"/>
        </w:rPr>
        <w:t xml:space="preserve"> = 130), </w:t>
      </w:r>
      <w:r w:rsidR="001A473E">
        <w:rPr>
          <w:rFonts w:ascii="Garamond" w:hAnsi="Garamond"/>
        </w:rPr>
        <w:t>b</w:t>
      </w:r>
      <w:r>
        <w:rPr>
          <w:rFonts w:ascii="Garamond" w:hAnsi="Garamond"/>
        </w:rPr>
        <w:t>) non-animal studies (</w:t>
      </w:r>
      <w:r w:rsidRPr="002B41FA">
        <w:rPr>
          <w:rFonts w:ascii="Garamond" w:hAnsi="Garamond"/>
          <w:i/>
        </w:rPr>
        <w:t>n</w:t>
      </w:r>
      <w:r>
        <w:rPr>
          <w:rFonts w:ascii="Garamond" w:hAnsi="Garamond"/>
        </w:rPr>
        <w:t xml:space="preserve"> = 256), </w:t>
      </w:r>
      <w:r w:rsidR="001A473E">
        <w:rPr>
          <w:rFonts w:ascii="Garamond" w:hAnsi="Garamond"/>
        </w:rPr>
        <w:t>c</w:t>
      </w:r>
      <w:r>
        <w:rPr>
          <w:rFonts w:ascii="Garamond" w:hAnsi="Garamond"/>
        </w:rPr>
        <w:t>) reviews or non-empirical studies (</w:t>
      </w:r>
      <w:r w:rsidRPr="002B41FA">
        <w:rPr>
          <w:rFonts w:ascii="Garamond" w:hAnsi="Garamond"/>
          <w:i/>
        </w:rPr>
        <w:t>n</w:t>
      </w:r>
      <w:r w:rsidR="000941A1">
        <w:rPr>
          <w:rFonts w:ascii="Garamond" w:hAnsi="Garamond"/>
        </w:rPr>
        <w:t xml:space="preserve"> </w:t>
      </w:r>
      <w:r>
        <w:rPr>
          <w:rFonts w:ascii="Garamond" w:hAnsi="Garamond"/>
        </w:rPr>
        <w:t xml:space="preserve">= 516), </w:t>
      </w:r>
      <w:r w:rsidR="001A473E">
        <w:rPr>
          <w:rFonts w:ascii="Garamond" w:hAnsi="Garamond"/>
        </w:rPr>
        <w:t>d</w:t>
      </w:r>
      <w:r>
        <w:rPr>
          <w:rFonts w:ascii="Garamond" w:hAnsi="Garamond"/>
        </w:rPr>
        <w:t>) not in English (</w:t>
      </w:r>
      <w:r w:rsidRPr="002B41FA">
        <w:rPr>
          <w:rFonts w:ascii="Garamond" w:hAnsi="Garamond"/>
          <w:i/>
        </w:rPr>
        <w:t>n</w:t>
      </w:r>
      <w:r>
        <w:rPr>
          <w:rFonts w:ascii="Garamond" w:hAnsi="Garamond"/>
        </w:rPr>
        <w:t xml:space="preserve"> = 8), or </w:t>
      </w:r>
      <w:r w:rsidR="001A473E">
        <w:rPr>
          <w:rFonts w:ascii="Garamond" w:hAnsi="Garamond"/>
        </w:rPr>
        <w:t>e</w:t>
      </w:r>
      <w:r>
        <w:rPr>
          <w:rFonts w:ascii="Garamond" w:hAnsi="Garamond"/>
        </w:rPr>
        <w:t xml:space="preserve">) </w:t>
      </w:r>
      <w:r w:rsidR="00777768">
        <w:rPr>
          <w:rFonts w:ascii="Garamond" w:hAnsi="Garamond"/>
        </w:rPr>
        <w:t>inaccessible</w:t>
      </w:r>
      <w:r>
        <w:rPr>
          <w:rFonts w:ascii="Garamond" w:hAnsi="Garamond"/>
        </w:rPr>
        <w:t xml:space="preserve"> (</w:t>
      </w:r>
      <w:r w:rsidRPr="002B41FA">
        <w:rPr>
          <w:rFonts w:ascii="Garamond" w:hAnsi="Garamond"/>
          <w:i/>
        </w:rPr>
        <w:t>n</w:t>
      </w:r>
      <w:r>
        <w:rPr>
          <w:rFonts w:ascii="Garamond" w:hAnsi="Garamond"/>
        </w:rPr>
        <w:t xml:space="preserve"> = 32). </w:t>
      </w:r>
      <w:r w:rsidR="00526290">
        <w:rPr>
          <w:rFonts w:ascii="Garamond" w:hAnsi="Garamond"/>
        </w:rPr>
        <w:t xml:space="preserve">We then carried out a full-text screening of the remaining </w:t>
      </w:r>
      <w:r>
        <w:rPr>
          <w:rFonts w:ascii="Garamond" w:hAnsi="Garamond"/>
        </w:rPr>
        <w:t xml:space="preserve">2,797 </w:t>
      </w:r>
      <w:r w:rsidR="005F0106">
        <w:rPr>
          <w:rFonts w:ascii="Garamond" w:hAnsi="Garamond"/>
        </w:rPr>
        <w:t>articles</w:t>
      </w:r>
      <w:r>
        <w:rPr>
          <w:rFonts w:ascii="Garamond" w:hAnsi="Garamond"/>
        </w:rPr>
        <w:t xml:space="preserve">. We included </w:t>
      </w:r>
      <w:r w:rsidR="005F0106">
        <w:rPr>
          <w:rFonts w:ascii="Garamond" w:hAnsi="Garamond"/>
        </w:rPr>
        <w:t xml:space="preserve">articles </w:t>
      </w:r>
      <w:r>
        <w:rPr>
          <w:rFonts w:ascii="Garamond" w:hAnsi="Garamond"/>
        </w:rPr>
        <w:t xml:space="preserve">in the final dataset only if they provided raw </w:t>
      </w:r>
      <w:r w:rsidRPr="00407717">
        <w:rPr>
          <w:rFonts w:ascii="Garamond" w:hAnsi="Garamond"/>
        </w:rPr>
        <w:t>mean</w:t>
      </w:r>
      <w:r>
        <w:rPr>
          <w:rFonts w:ascii="Garamond" w:hAnsi="Garamond"/>
        </w:rPr>
        <w:t>s</w:t>
      </w:r>
      <w:r w:rsidRPr="00407717">
        <w:rPr>
          <w:rFonts w:ascii="Garamond" w:hAnsi="Garamond"/>
        </w:rPr>
        <w:t xml:space="preserve"> and </w:t>
      </w:r>
      <w:r w:rsidR="00526290">
        <w:rPr>
          <w:rFonts w:ascii="Garamond" w:hAnsi="Garamond"/>
        </w:rPr>
        <w:t>variances (i.e. standard error or standard deviation)</w:t>
      </w:r>
      <w:r w:rsidRPr="00407717">
        <w:rPr>
          <w:rFonts w:ascii="Garamond" w:hAnsi="Garamond"/>
        </w:rPr>
        <w:t xml:space="preserve"> </w:t>
      </w:r>
      <w:r>
        <w:rPr>
          <w:rFonts w:ascii="Garamond" w:hAnsi="Garamond"/>
        </w:rPr>
        <w:t xml:space="preserve">for </w:t>
      </w:r>
      <w:r w:rsidR="001A473E">
        <w:rPr>
          <w:rFonts w:ascii="Garamond" w:hAnsi="Garamond"/>
        </w:rPr>
        <w:t xml:space="preserve">operational </w:t>
      </w:r>
      <w:r w:rsidR="00233674">
        <w:rPr>
          <w:rFonts w:ascii="Garamond" w:hAnsi="Garamond"/>
        </w:rPr>
        <w:t xml:space="preserve">behavioural </w:t>
      </w:r>
      <w:r w:rsidR="001A473E">
        <w:rPr>
          <w:rFonts w:ascii="Garamond" w:hAnsi="Garamond"/>
        </w:rPr>
        <w:t xml:space="preserve">measures of personality for </w:t>
      </w:r>
      <w:r>
        <w:rPr>
          <w:rFonts w:ascii="Garamond" w:hAnsi="Garamond"/>
        </w:rPr>
        <w:t>both males and females</w:t>
      </w:r>
      <w:r w:rsidR="00526290">
        <w:rPr>
          <w:rFonts w:ascii="Garamond" w:hAnsi="Garamond"/>
        </w:rPr>
        <w:t>. Ra</w:t>
      </w:r>
      <w:r>
        <w:rPr>
          <w:rFonts w:ascii="Garamond" w:hAnsi="Garamond"/>
        </w:rPr>
        <w:t xml:space="preserve">w summary statistics are required </w:t>
      </w:r>
      <w:r w:rsidR="00526290">
        <w:rPr>
          <w:rFonts w:ascii="Garamond" w:hAnsi="Garamond"/>
        </w:rPr>
        <w:t>to calculate</w:t>
      </w:r>
      <w:r>
        <w:rPr>
          <w:rFonts w:ascii="Garamond" w:hAnsi="Garamond"/>
        </w:rPr>
        <w:t xml:space="preserve"> variance-based effect size</w:t>
      </w:r>
      <w:r w:rsidR="00526290">
        <w:rPr>
          <w:rFonts w:ascii="Garamond" w:hAnsi="Garamond"/>
        </w:rPr>
        <w:t>s,</w:t>
      </w:r>
      <w:r>
        <w:rPr>
          <w:rFonts w:ascii="Garamond" w:hAnsi="Garamond"/>
        </w:rPr>
        <w:t xml:space="preserve"> </w:t>
      </w:r>
      <w:r w:rsidR="001A473E">
        <w:rPr>
          <w:rFonts w:ascii="Garamond" w:hAnsi="Garamond"/>
        </w:rPr>
        <w:t>which</w:t>
      </w:r>
      <w:r w:rsidR="00526290">
        <w:rPr>
          <w:rFonts w:ascii="Garamond" w:hAnsi="Garamond"/>
        </w:rPr>
        <w:t xml:space="preserve"> also </w:t>
      </w:r>
      <w:r>
        <w:rPr>
          <w:rFonts w:ascii="Garamond" w:hAnsi="Garamond"/>
        </w:rPr>
        <w:t xml:space="preserve">provide </w:t>
      </w:r>
      <w:commentRangeStart w:id="1006"/>
      <w:r>
        <w:rPr>
          <w:rFonts w:ascii="Garamond" w:hAnsi="Garamond"/>
        </w:rPr>
        <w:t>greater opportunities to control for sources of non-independence</w:t>
      </w:r>
      <w:commentRangeEnd w:id="1006"/>
      <w:r w:rsidR="003F4985">
        <w:rPr>
          <w:rStyle w:val="CommentReference"/>
        </w:rPr>
        <w:commentReference w:id="1006"/>
      </w:r>
      <w:r>
        <w:rPr>
          <w:rFonts w:ascii="Garamond" w:hAnsi="Garamond"/>
        </w:rPr>
        <w:t xml:space="preserve"> </w:t>
      </w:r>
      <w:r w:rsidR="000941A1">
        <w:rPr>
          <w:rFonts w:ascii="Garamond" w:eastAsiaTheme="minorEastAsia" w:hAnsi="Garamond"/>
          <w:noProof/>
        </w:rPr>
        <w:fldChar w:fldCharType="begin" w:fldLock="1"/>
      </w:r>
      <w:r w:rsidR="000941A1">
        <w:rPr>
          <w:rFonts w:ascii="Garamond" w:eastAsiaTheme="minorEastAsia" w:hAnsi="Garamond"/>
          <w:noProof/>
        </w:rPr>
        <w:instrText>ADDIN CSL_CITATION {"citationItems":[{"id":"ITEM-1","itemData":{"DOI":"10.1111/2041-210X.12309","ISBN":"2041-210X","ISSN":"2041210X","abstract":"* Meta-analysis has become a standard way of summarizing empirical studies in many fields, including ecology and evolution. In ecology and evolution, meta-analyses comparing two groups (usually experimental and control groups) have almost exclusively focused on comparing the means, using standardized metrics such as Cohen's / Hedges’ d or the response ratio. * However, an experimental treatment may not only affect the mean but also the variance. Investigating differences in the variance between two groups may be informative, especially when a treatment influences the variance in addition to or instead of the mean. * In this paper, we propose the effect size statistic lnCVR (the natural logarithm of the ratio between the coefficients of variation, CV, from two groups), which enables us to meta-analytically compare differences between the variability of two groups. We illustrate the use of lnCVR with examples from ecology and evolution. * Further, as an alternative approach to the use of lnCVR, we propose the combined use of ln s (the log standard deviation) and lnx¯ (the log mean) in a hierarchical (linear mixed) model. The use of ln s with lnx¯ overcomes potential limitations of lnCVR and it provides a more flexible, albeit more complex, way to examine variation beyond two-group comparisons. Relevantly, we also refer to the potential use of ln s and lnCV (the log CV) in the context of comparative analysis. * Our approaches to compare variability could be applied to already published meta-analytic data sets that compare two-group means to uncover potentially overlooked effects on the variance. Additionally, our approaches should be applied to future meta-analyses, especially when one suspects a treatment has an effect not only on the mean, but also on the variance. Notably, the application of the proposed methods extends beyond the fields of ecology and evolution.","author":[{"dropping-particle":"","family":"Nakagawa","given":"Shinichi","non-dropping-particle":"","parse-names":false,"suffix":""},{"dropping-particle":"","family":"Poulin","given":"Robert","non-dropping-particle":"","parse-names":false,"suffix":""},{"dropping-particle":"","family":"Mengersen","given":"Kerrie","non-dropping-particle":"","parse-names":false,"suffix":""},{"dropping-particle":"","family":"Reinhold","given":"Klaus","non-dropping-particle":"","parse-names":false,"suffix":""},{"dropping-particle":"","family":"Engqvist","given":"Leif","non-dropping-particle":"","parse-names":false,"suffix":""},{"dropping-particle":"","family":"Lagisz","given":"Malgorzata","non-dropping-particle":"","parse-names":false,"suffix":""},{"dropping-particle":"","family":"Senior","given":"Alistair M.","non-dropping-particle":"","parse-names":false,"suffix":""}],"container-title":"Methods in Ecology and Evolution","id":"ITEM-1","issue":"2","issued":{"date-parts":[["2015"]]},"page":"143-152","title":"Meta-analysis of variation: Ecological and evolutionary applications and beyond","type":"article-journal","volume":"6"},"uris":["http://www.mendeley.com/documents/?uuid=684d65b2-7f00-4936-a486-1031f7621779"]},{"id":"ITEM-2","itemData":{"DOI":"10.1111/mec.14031","ISSN":"1365294X","abstract":"Meta-analysis is an important tool for synthesizing research on a variety of topics in ecology and evolution, including molecular ecology, but can be susceptible to nonindependence. Nonindependence can affect two major interrelated components of a meta-analysis: (i) the calculation of effect size statistics and (ii) the estimation of overall meta-analytic estimates and their uncertainty. While some solutions to nonindependence exist at the statistical analysis stages, there is little advice on what to do when complex analyses are not possible, or when studies with nonindependent experimental designs exist in the data. Here we argue that exploring the effects of procedural decisions in a meta-analysis (e.g. inclusion of different quality data, choice of effect size) and statistical assumptions (e.g. assuming no phylogenetic covariance) using sensitivity analyses are extremely important in assessing the impact of nonindependence. Sensitivity analyses can provide greater confidence in results and highlight important limitations of empirical work (e.g. impact of study design on overall effects). Despite their importance, sensitivity analyses are seldom applied to problems of nonindependence. To encourage better practice for dealing with nonindependence in meta-analytic studies, we present accessible examples demonstrating the impact that ignoring nonindependence can have on meta-analytic estimates. We also provide pragmatic solutions for dealing with nonindependent study designs, and for analysing dependent effect sizes. Additionally, we offer reporting guidelines that will facilitate disclosure of the sources of nonindependence in meta-analyses, leading to greater transparency and more robust conclusions.","author":[{"dropping-particle":"","family":"Noble","given":"Daniel W.A.","non-dropping-particle":"","parse-names":false,"suffix":""},{"dropping-particle":"","family":"Lagisz","given":"Malgorzata","non-dropping-particle":"","parse-names":false,"suffix":""},{"dropping-particle":"","family":"O'dea","given":"Rose E.","non-dropping-particle":"","parse-names":false,"suffix":""},{"dropping-particle":"","family":"Nakagawa","given":"Shinichi","non-dropping-particle":"","parse-names":false,"suffix":""}],"container-title":"Molecular Ecology","id":"ITEM-2","issued":{"date-parts":[["2017"]]},"page":"2410-2425","title":"Nonindependence and sensitivity analyses in ecological and evolutionary meta-analyses","type":"article-journal"},"uris":["http://www.mendeley.com/documents/?uuid=c85604ff-260e-4fa6-b429-6c5ec6f7f994"]}],"mendeley":{"formattedCitation":"(Nakagawa &lt;i&gt;et al.&lt;/i&gt; 2015; Noble &lt;i&gt;et al.&lt;/i&gt; 2017)","plainTextFormattedCitation":"(Nakagawa et al. 2015; Noble et al. 2017)","previouslyFormattedCitation":"(Nakagawa &lt;i&gt;et al.&lt;/i&gt; 2015; Noble &lt;i&gt;et al.&lt;/i&gt; 2017)"},"properties":{"noteIndex":0},"schema":"https://github.com/citation-style-language/schema/raw/master/csl-citation.json"}</w:instrText>
      </w:r>
      <w:r w:rsidR="000941A1">
        <w:rPr>
          <w:rFonts w:ascii="Garamond" w:eastAsiaTheme="minorEastAsia" w:hAnsi="Garamond"/>
          <w:noProof/>
        </w:rPr>
        <w:fldChar w:fldCharType="separate"/>
      </w:r>
      <w:r w:rsidR="000941A1" w:rsidRPr="000941A1">
        <w:rPr>
          <w:rFonts w:ascii="Garamond" w:eastAsiaTheme="minorEastAsia" w:hAnsi="Garamond"/>
          <w:noProof/>
        </w:rPr>
        <w:t xml:space="preserve">(Nakagawa </w:t>
      </w:r>
      <w:r w:rsidR="000941A1" w:rsidRPr="000941A1">
        <w:rPr>
          <w:rFonts w:ascii="Garamond" w:eastAsiaTheme="minorEastAsia" w:hAnsi="Garamond"/>
          <w:i/>
          <w:noProof/>
        </w:rPr>
        <w:t>et al.</w:t>
      </w:r>
      <w:r w:rsidR="000941A1" w:rsidRPr="000941A1">
        <w:rPr>
          <w:rFonts w:ascii="Garamond" w:eastAsiaTheme="minorEastAsia" w:hAnsi="Garamond"/>
          <w:noProof/>
        </w:rPr>
        <w:t xml:space="preserve"> 2015; Noble </w:t>
      </w:r>
      <w:r w:rsidR="000941A1" w:rsidRPr="000941A1">
        <w:rPr>
          <w:rFonts w:ascii="Garamond" w:eastAsiaTheme="minorEastAsia" w:hAnsi="Garamond"/>
          <w:i/>
          <w:noProof/>
        </w:rPr>
        <w:t>et al.</w:t>
      </w:r>
      <w:r w:rsidR="000941A1" w:rsidRPr="000941A1">
        <w:rPr>
          <w:rFonts w:ascii="Garamond" w:eastAsiaTheme="minorEastAsia" w:hAnsi="Garamond"/>
          <w:noProof/>
        </w:rPr>
        <w:t xml:space="preserve"> 2017)</w:t>
      </w:r>
      <w:r w:rsidR="000941A1">
        <w:rPr>
          <w:rFonts w:ascii="Garamond" w:eastAsiaTheme="minorEastAsia" w:hAnsi="Garamond"/>
          <w:noProof/>
        </w:rPr>
        <w:fldChar w:fldCharType="end"/>
      </w:r>
      <w:r w:rsidRPr="00407717">
        <w:rPr>
          <w:rFonts w:ascii="Garamond" w:hAnsi="Garamond"/>
        </w:rPr>
        <w:t>.</w:t>
      </w:r>
      <w:ins w:id="1007" w:author="Michael Jennions" w:date="2020-08-04T23:02:00Z">
        <w:r w:rsidR="00097792">
          <w:rPr>
            <w:rFonts w:ascii="Garamond" w:hAnsi="Garamond"/>
          </w:rPr>
          <w:t xml:space="preserve"> </w:t>
        </w:r>
      </w:ins>
      <w:del w:id="1008" w:author="Michael Jennions" w:date="2020-08-04T23:02:00Z">
        <w:r w:rsidRPr="00407717" w:rsidDel="00097792">
          <w:rPr>
            <w:rFonts w:ascii="Garamond" w:hAnsi="Garamond"/>
          </w:rPr>
          <w:delText xml:space="preserve"> </w:delText>
        </w:r>
      </w:del>
      <w:r w:rsidR="00526290">
        <w:rPr>
          <w:rFonts w:ascii="Garamond" w:hAnsi="Garamond"/>
        </w:rPr>
        <w:t>Consequently, s</w:t>
      </w:r>
      <w:r>
        <w:rPr>
          <w:rFonts w:ascii="Garamond" w:hAnsi="Garamond"/>
        </w:rPr>
        <w:t xml:space="preserve">tudies that only report </w:t>
      </w:r>
      <w:r w:rsidR="00526290">
        <w:rPr>
          <w:rFonts w:ascii="Garamond" w:hAnsi="Garamond"/>
        </w:rPr>
        <w:t xml:space="preserve">principle components or </w:t>
      </w:r>
      <w:r w:rsidRPr="00407717">
        <w:rPr>
          <w:rFonts w:ascii="Garamond" w:hAnsi="Garamond"/>
        </w:rPr>
        <w:t>factor loadings</w:t>
      </w:r>
      <w:r>
        <w:rPr>
          <w:rFonts w:ascii="Garamond" w:hAnsi="Garamond"/>
        </w:rPr>
        <w:t xml:space="preserve"> were</w:t>
      </w:r>
      <w:r w:rsidRPr="00407717">
        <w:rPr>
          <w:rFonts w:ascii="Garamond" w:hAnsi="Garamond"/>
        </w:rPr>
        <w:t xml:space="preserve"> excluded </w:t>
      </w:r>
      <w:r w:rsidR="000941A1">
        <w:rPr>
          <w:rFonts w:ascii="Garamond" w:hAnsi="Garamond"/>
        </w:rPr>
        <w:fldChar w:fldCharType="begin" w:fldLock="1"/>
      </w:r>
      <w:r w:rsidR="000941A1">
        <w:rPr>
          <w:rFonts w:ascii="Garamond" w:hAnsi="Garamond"/>
        </w:rPr>
        <w:instrText>ADDIN CSL_CITATION {"citationItems":[{"id":"ITEM-1","itemData":{"DOI":"10.1007/s00265-018-2534-2","ISBN":"0340-5443 1432-0762","ISSN":"03405443","abstract":"The pace-of-life syndrome (POLS) hypothesis predicts that behavior and physiology covary with life history. Evidence for such covariation is contradictory, possibly because systematic sources of variation (e.g. sex) have been neglected. Sexes often experience different selection pressures leading to sex-specific allocation between reproduction and self-maintenance, facilitating divergence in life-history. Sex-specific differences in means and possibly variances may therefore play a key role in the POLS framework. We investigate whether sexes differ in means and variances along the fast-slow pace-of-life continuum for life history and physiological and behavioral traits. In addition, we test whether social and environmental characteristics such as breeding strategy, mating system, and study environment explain heterogeneity between the sexes. Using meta-analytic methods, we found that populations with a polygynous mating system or for studies conducted on wild populations, males had a faster pace-of-life for developmental life-history traits (e.g., growth rate), behavior, and physiology. In contrast, adult life-history traits (e.g., lifespan) were shifted towards faster pace-of-life in females, deviating from the other trait categories. Phenotypic variances were similar between the sexes across trait categories and were not affected by mating system or study environment. Breeding strategy did not influence sex differences in variances or means. We discuss our results in the light of sex-specific selection that might drive sex-specific differences in pace-of-life and ultimately POLS.","author":[{"dropping-particle":"","family":"Tarka","given":"Maja","non-dropping-particle":"","parse-names":false,"suffix":""},{"dropping-particle":"","family":"Guenther","given":"Anja","non-dropping-particle":"","parse-names":false,"suffix":""},{"dropping-particle":"","family":"Niemelä","given":"Petri T.","non-dropping-particle":"","parse-names":false,"suffix":""},{"dropping-particle":"","family":"Nakagawa","given":"Shinichi","non-dropping-particle":"","parse-names":false,"suffix":""},{"dropping-particle":"","family":"Noble","given":"Daniel W.A.","non-dropping-particle":"","parse-names":false,"suffix":""}],"container-title":"Behavioral Ecology and Sociobiology","id":"ITEM-1","issue":"8","issued":{"date-parts":[["2018"]]},"page":"132","publisher":"Behavioral Ecology and Sociobiology","title":"Sex differences in life history, behavior, and physiology along a slow-fast continuum: a meta-analysis","type":"article-journal","volume":"72"},"uris":["http://www.mendeley.com/documents/?uuid=94132fea-aed3-46a0-b2f0-b783927bd9eb"]}],"mendeley":{"formattedCitation":"(Tarka &lt;i&gt;et al.&lt;/i&gt; 2018)","manualFormatting":"(e.g. Tarka et al. 2018)","plainTextFormattedCitation":"(Tarka et al. 2018)","previouslyFormattedCitation":"(Tarka &lt;i&gt;et al.&lt;/i&gt; 2018)"},"properties":{"noteIndex":0},"schema":"https://github.com/citation-style-language/schema/raw/master/csl-citation.json"}</w:instrText>
      </w:r>
      <w:r w:rsidR="000941A1">
        <w:rPr>
          <w:rFonts w:ascii="Garamond" w:hAnsi="Garamond"/>
        </w:rPr>
        <w:fldChar w:fldCharType="separate"/>
      </w:r>
      <w:r w:rsidR="000941A1" w:rsidRPr="000941A1">
        <w:rPr>
          <w:rFonts w:ascii="Garamond" w:hAnsi="Garamond"/>
          <w:noProof/>
        </w:rPr>
        <w:t>(</w:t>
      </w:r>
      <w:r w:rsidR="00526290">
        <w:rPr>
          <w:rFonts w:ascii="Garamond" w:hAnsi="Garamond"/>
          <w:noProof/>
        </w:rPr>
        <w:t>see</w:t>
      </w:r>
      <w:r w:rsidR="000941A1">
        <w:rPr>
          <w:rFonts w:ascii="Garamond" w:hAnsi="Garamond"/>
          <w:noProof/>
        </w:rPr>
        <w:t xml:space="preserve"> </w:t>
      </w:r>
      <w:r w:rsidR="000941A1" w:rsidRPr="000941A1">
        <w:rPr>
          <w:rFonts w:ascii="Garamond" w:hAnsi="Garamond"/>
          <w:noProof/>
        </w:rPr>
        <w:t xml:space="preserve">Tarka </w:t>
      </w:r>
      <w:r w:rsidR="000941A1" w:rsidRPr="000941A1">
        <w:rPr>
          <w:rFonts w:ascii="Garamond" w:hAnsi="Garamond"/>
          <w:i/>
          <w:noProof/>
        </w:rPr>
        <w:t>et al.</w:t>
      </w:r>
      <w:r w:rsidR="000941A1" w:rsidRPr="000941A1">
        <w:rPr>
          <w:rFonts w:ascii="Garamond" w:hAnsi="Garamond"/>
          <w:noProof/>
        </w:rPr>
        <w:t xml:space="preserve"> 2018)</w:t>
      </w:r>
      <w:r w:rsidR="000941A1">
        <w:rPr>
          <w:rFonts w:ascii="Garamond" w:hAnsi="Garamond"/>
        </w:rPr>
        <w:fldChar w:fldCharType="end"/>
      </w:r>
      <w:r>
        <w:rPr>
          <w:rFonts w:ascii="Garamond" w:hAnsi="Garamond"/>
        </w:rPr>
        <w:t xml:space="preserve">. </w:t>
      </w:r>
      <w:commentRangeStart w:id="1009"/>
      <w:r>
        <w:rPr>
          <w:rFonts w:ascii="Garamond" w:hAnsi="Garamond"/>
        </w:rPr>
        <w:t>Briefly,</w:t>
      </w:r>
      <w:commentRangeEnd w:id="1009"/>
      <w:r w:rsidR="00526290">
        <w:rPr>
          <w:rStyle w:val="CommentReference"/>
        </w:rPr>
        <w:commentReference w:id="1009"/>
      </w:r>
      <w:r>
        <w:rPr>
          <w:rFonts w:ascii="Garamond" w:hAnsi="Garamond"/>
        </w:rPr>
        <w:t xml:space="preserve"> we excluded </w:t>
      </w:r>
      <w:r w:rsidR="005F0106">
        <w:rPr>
          <w:rFonts w:ascii="Garamond" w:hAnsi="Garamond"/>
        </w:rPr>
        <w:t xml:space="preserve">articles </w:t>
      </w:r>
      <w:r w:rsidR="00526290">
        <w:rPr>
          <w:rFonts w:ascii="Garamond" w:hAnsi="Garamond"/>
        </w:rPr>
        <w:t>during</w:t>
      </w:r>
      <w:r>
        <w:rPr>
          <w:rFonts w:ascii="Garamond" w:hAnsi="Garamond"/>
        </w:rPr>
        <w:t xml:space="preserve"> full-text </w:t>
      </w:r>
      <w:r w:rsidR="00526290">
        <w:rPr>
          <w:rFonts w:ascii="Garamond" w:hAnsi="Garamond"/>
        </w:rPr>
        <w:t xml:space="preserve">screening </w:t>
      </w:r>
      <w:r w:rsidR="001A473E">
        <w:rPr>
          <w:rFonts w:ascii="Garamond" w:hAnsi="Garamond"/>
        </w:rPr>
        <w:t>using</w:t>
      </w:r>
      <w:r w:rsidR="00526290">
        <w:rPr>
          <w:rFonts w:ascii="Garamond" w:hAnsi="Garamond"/>
        </w:rPr>
        <w:t xml:space="preserve"> the</w:t>
      </w:r>
      <w:r>
        <w:rPr>
          <w:rFonts w:ascii="Garamond" w:hAnsi="Garamond"/>
        </w:rPr>
        <w:t xml:space="preserve"> following criteria: 1) </w:t>
      </w:r>
      <w:r w:rsidR="00526290">
        <w:rPr>
          <w:rFonts w:ascii="Garamond" w:hAnsi="Garamond"/>
        </w:rPr>
        <w:t xml:space="preserve">it was </w:t>
      </w:r>
      <w:r>
        <w:rPr>
          <w:rFonts w:ascii="Garamond" w:hAnsi="Garamond"/>
        </w:rPr>
        <w:t xml:space="preserve">not </w:t>
      </w:r>
      <w:r w:rsidR="00526290">
        <w:rPr>
          <w:rFonts w:ascii="Garamond" w:hAnsi="Garamond"/>
        </w:rPr>
        <w:t xml:space="preserve">a </w:t>
      </w:r>
      <w:r>
        <w:rPr>
          <w:rFonts w:ascii="Garamond" w:hAnsi="Garamond"/>
        </w:rPr>
        <w:t xml:space="preserve">personality </w:t>
      </w:r>
      <w:r w:rsidR="00526290">
        <w:rPr>
          <w:rFonts w:ascii="Garamond" w:hAnsi="Garamond"/>
        </w:rPr>
        <w:t xml:space="preserve">study </w:t>
      </w:r>
      <w:r w:rsidR="0003118C">
        <w:rPr>
          <w:rFonts w:ascii="Garamond" w:hAnsi="Garamond"/>
        </w:rPr>
        <w:t xml:space="preserve">(i.e. </w:t>
      </w:r>
      <w:r w:rsidR="00526290">
        <w:rPr>
          <w:rFonts w:ascii="Garamond" w:hAnsi="Garamond"/>
        </w:rPr>
        <w:t xml:space="preserve">reported </w:t>
      </w:r>
      <w:r w:rsidR="0003118C">
        <w:rPr>
          <w:rFonts w:ascii="Garamond" w:hAnsi="Garamond"/>
        </w:rPr>
        <w:t xml:space="preserve">a behaviour that </w:t>
      </w:r>
      <w:r w:rsidR="001A473E">
        <w:rPr>
          <w:rFonts w:ascii="Garamond" w:hAnsi="Garamond"/>
        </w:rPr>
        <w:t xml:space="preserve">could not be assigned to </w:t>
      </w:r>
      <w:r w:rsidR="0003118C">
        <w:rPr>
          <w:rFonts w:ascii="Garamond" w:hAnsi="Garamond"/>
        </w:rPr>
        <w:t xml:space="preserve">any of the ‘Big Five’ categories, </w:t>
      </w:r>
      <w:r w:rsidR="001A473E">
        <w:rPr>
          <w:rFonts w:ascii="Garamond" w:hAnsi="Garamond"/>
        </w:rPr>
        <w:t>e.g.</w:t>
      </w:r>
      <w:r w:rsidR="00526290">
        <w:rPr>
          <w:rFonts w:ascii="Garamond" w:hAnsi="Garamond"/>
        </w:rPr>
        <w:t xml:space="preserve"> ‘</w:t>
      </w:r>
      <w:r w:rsidR="0003118C">
        <w:rPr>
          <w:rFonts w:ascii="Garamond" w:hAnsi="Garamond"/>
        </w:rPr>
        <w:t>social node position</w:t>
      </w:r>
      <w:r w:rsidR="00526290">
        <w:rPr>
          <w:rFonts w:ascii="Garamond" w:hAnsi="Garamond"/>
        </w:rPr>
        <w:t>’</w:t>
      </w:r>
      <w:r w:rsidR="0003118C">
        <w:rPr>
          <w:rFonts w:ascii="Garamond" w:hAnsi="Garamond"/>
        </w:rPr>
        <w:t>)</w:t>
      </w:r>
      <w:r>
        <w:rPr>
          <w:rFonts w:ascii="Garamond" w:hAnsi="Garamond"/>
        </w:rPr>
        <w:t xml:space="preserve">, 2) </w:t>
      </w:r>
      <w:r w:rsidR="00CB0112">
        <w:rPr>
          <w:rFonts w:ascii="Garamond" w:hAnsi="Garamond"/>
        </w:rPr>
        <w:t xml:space="preserve">the </w:t>
      </w:r>
      <w:r>
        <w:rPr>
          <w:rFonts w:ascii="Garamond" w:hAnsi="Garamond"/>
        </w:rPr>
        <w:t>stud</w:t>
      </w:r>
      <w:r w:rsidR="00CB0112">
        <w:rPr>
          <w:rFonts w:ascii="Garamond" w:hAnsi="Garamond"/>
        </w:rPr>
        <w:t>y was on</w:t>
      </w:r>
      <w:r>
        <w:rPr>
          <w:rFonts w:ascii="Garamond" w:hAnsi="Garamond"/>
        </w:rPr>
        <w:t xml:space="preserve"> domestic</w:t>
      </w:r>
      <w:r w:rsidR="003F4985">
        <w:rPr>
          <w:rFonts w:ascii="Garamond" w:hAnsi="Garamond"/>
        </w:rPr>
        <w:t>ated</w:t>
      </w:r>
      <w:r>
        <w:rPr>
          <w:rFonts w:ascii="Garamond" w:hAnsi="Garamond"/>
        </w:rPr>
        <w:t xml:space="preserve"> or agricultural animals </w:t>
      </w:r>
      <w:commentRangeStart w:id="1010"/>
      <w:r>
        <w:rPr>
          <w:rFonts w:ascii="Garamond" w:hAnsi="Garamond"/>
        </w:rPr>
        <w:t>where individuals were neutered</w:t>
      </w:r>
      <w:commentRangeEnd w:id="1010"/>
      <w:r w:rsidR="00526290">
        <w:rPr>
          <w:rStyle w:val="CommentReference"/>
        </w:rPr>
        <w:commentReference w:id="1010"/>
      </w:r>
      <w:r>
        <w:rPr>
          <w:rFonts w:ascii="Garamond" w:hAnsi="Garamond"/>
        </w:rPr>
        <w:t xml:space="preserve">, 3) </w:t>
      </w:r>
      <w:r w:rsidR="00CB0112">
        <w:rPr>
          <w:rFonts w:ascii="Garamond" w:hAnsi="Garamond"/>
        </w:rPr>
        <w:t xml:space="preserve">the </w:t>
      </w:r>
      <w:r>
        <w:rPr>
          <w:rFonts w:ascii="Garamond" w:hAnsi="Garamond"/>
        </w:rPr>
        <w:t>stud</w:t>
      </w:r>
      <w:r w:rsidR="00CB0112">
        <w:rPr>
          <w:rFonts w:ascii="Garamond" w:hAnsi="Garamond"/>
        </w:rPr>
        <w:t xml:space="preserve">y </w:t>
      </w:r>
      <w:r>
        <w:rPr>
          <w:rFonts w:ascii="Garamond" w:hAnsi="Garamond"/>
        </w:rPr>
        <w:t xml:space="preserve">did not </w:t>
      </w:r>
      <w:r w:rsidR="00CB0112">
        <w:rPr>
          <w:rFonts w:ascii="Garamond" w:hAnsi="Garamond"/>
        </w:rPr>
        <w:t xml:space="preserve">report separate data for </w:t>
      </w:r>
      <w:r>
        <w:rPr>
          <w:rFonts w:ascii="Garamond" w:hAnsi="Garamond"/>
        </w:rPr>
        <w:t xml:space="preserve">males and females (i.e. </w:t>
      </w:r>
      <w:r w:rsidR="003F4985">
        <w:rPr>
          <w:rFonts w:ascii="Garamond" w:hAnsi="Garamond"/>
        </w:rPr>
        <w:t xml:space="preserve">the </w:t>
      </w:r>
      <w:r>
        <w:rPr>
          <w:rFonts w:ascii="Garamond" w:hAnsi="Garamond"/>
        </w:rPr>
        <w:t>stud</w:t>
      </w:r>
      <w:r w:rsidR="003F4985">
        <w:rPr>
          <w:rFonts w:ascii="Garamond" w:hAnsi="Garamond"/>
        </w:rPr>
        <w:t xml:space="preserve">y was </w:t>
      </w:r>
      <w:r w:rsidR="00CB0112">
        <w:rPr>
          <w:rFonts w:ascii="Garamond" w:hAnsi="Garamond"/>
        </w:rPr>
        <w:t>on</w:t>
      </w:r>
      <w:r>
        <w:rPr>
          <w:rFonts w:ascii="Garamond" w:hAnsi="Garamond"/>
        </w:rPr>
        <w:t xml:space="preserve"> </w:t>
      </w:r>
      <w:r w:rsidR="00CB0112">
        <w:rPr>
          <w:rFonts w:ascii="Garamond" w:hAnsi="Garamond"/>
        </w:rPr>
        <w:t>hermaphrodites</w:t>
      </w:r>
      <w:r>
        <w:rPr>
          <w:rFonts w:ascii="Garamond" w:hAnsi="Garamond"/>
        </w:rPr>
        <w:t xml:space="preserve">, </w:t>
      </w:r>
      <w:r w:rsidR="00CB0112">
        <w:rPr>
          <w:rFonts w:ascii="Garamond" w:hAnsi="Garamond"/>
        </w:rPr>
        <w:t xml:space="preserve">clones </w:t>
      </w:r>
      <w:r>
        <w:rPr>
          <w:rFonts w:ascii="Garamond" w:hAnsi="Garamond"/>
        </w:rPr>
        <w:t>or gynandromorphs</w:t>
      </w:r>
      <w:r w:rsidR="00CB0112">
        <w:rPr>
          <w:rFonts w:ascii="Garamond" w:hAnsi="Garamond"/>
        </w:rPr>
        <w:t>;</w:t>
      </w:r>
      <w:r>
        <w:rPr>
          <w:rFonts w:ascii="Garamond" w:hAnsi="Garamond"/>
        </w:rPr>
        <w:t xml:space="preserve"> or </w:t>
      </w:r>
      <w:r w:rsidR="00CB0112">
        <w:rPr>
          <w:rFonts w:ascii="Garamond" w:hAnsi="Garamond"/>
        </w:rPr>
        <w:t xml:space="preserve">data from </w:t>
      </w:r>
      <w:r>
        <w:rPr>
          <w:rFonts w:ascii="Garamond" w:hAnsi="Garamond"/>
        </w:rPr>
        <w:t xml:space="preserve">both sexes were </w:t>
      </w:r>
      <w:r w:rsidR="00CB0112">
        <w:rPr>
          <w:rFonts w:ascii="Garamond" w:hAnsi="Garamond"/>
        </w:rPr>
        <w:t>combined</w:t>
      </w:r>
      <w:r w:rsidR="003F4985">
        <w:rPr>
          <w:rFonts w:ascii="Garamond" w:hAnsi="Garamond"/>
        </w:rPr>
        <w:t>;</w:t>
      </w:r>
      <w:r>
        <w:rPr>
          <w:rFonts w:ascii="Garamond" w:hAnsi="Garamond"/>
        </w:rPr>
        <w:t xml:space="preserve"> or only one sex was </w:t>
      </w:r>
      <w:r w:rsidR="00CB0112">
        <w:rPr>
          <w:rFonts w:ascii="Garamond" w:hAnsi="Garamond"/>
        </w:rPr>
        <w:t>measured</w:t>
      </w:r>
      <w:r w:rsidR="003F4985">
        <w:rPr>
          <w:rFonts w:ascii="Garamond" w:hAnsi="Garamond"/>
        </w:rPr>
        <w:t>; or data was only reported for one sex</w:t>
      </w:r>
      <w:r>
        <w:rPr>
          <w:rFonts w:ascii="Garamond" w:hAnsi="Garamond"/>
        </w:rPr>
        <w:t xml:space="preserve">), or 4) </w:t>
      </w:r>
      <w:commentRangeStart w:id="1011"/>
      <w:r>
        <w:rPr>
          <w:rFonts w:ascii="Garamond" w:hAnsi="Garamond"/>
        </w:rPr>
        <w:t>data were unsuitable</w:t>
      </w:r>
      <w:r w:rsidR="007E35EB">
        <w:rPr>
          <w:rFonts w:ascii="Garamond" w:hAnsi="Garamond"/>
        </w:rPr>
        <w:t>/</w:t>
      </w:r>
      <w:r>
        <w:rPr>
          <w:rFonts w:ascii="Garamond" w:hAnsi="Garamond"/>
        </w:rPr>
        <w:t xml:space="preserve">missing </w:t>
      </w:r>
      <w:commentRangeEnd w:id="1011"/>
      <w:r w:rsidR="007E35EB">
        <w:rPr>
          <w:rStyle w:val="CommentReference"/>
        </w:rPr>
        <w:commentReference w:id="1011"/>
      </w:r>
      <w:r>
        <w:rPr>
          <w:rFonts w:ascii="Garamond" w:hAnsi="Garamond"/>
        </w:rPr>
        <w:t>(</w:t>
      </w:r>
      <w:r w:rsidR="00CB0112">
        <w:rPr>
          <w:rFonts w:ascii="Garamond" w:hAnsi="Garamond"/>
        </w:rPr>
        <w:t>see</w:t>
      </w:r>
      <w:r w:rsidRPr="00763764">
        <w:rPr>
          <w:rFonts w:ascii="Garamond" w:hAnsi="Garamond"/>
        </w:rPr>
        <w:t xml:space="preserve"> Figure </w:t>
      </w:r>
      <w:r>
        <w:rPr>
          <w:rFonts w:ascii="Garamond" w:hAnsi="Garamond"/>
        </w:rPr>
        <w:t xml:space="preserve">3). </w:t>
      </w:r>
      <w:r w:rsidR="00450F38">
        <w:rPr>
          <w:rFonts w:ascii="Garamond" w:hAnsi="Garamond"/>
        </w:rPr>
        <w:t>By definition</w:t>
      </w:r>
      <w:r w:rsidR="00CB0112">
        <w:rPr>
          <w:rFonts w:ascii="Garamond" w:hAnsi="Garamond"/>
        </w:rPr>
        <w:t>,</w:t>
      </w:r>
      <w:r w:rsidR="00450F38">
        <w:rPr>
          <w:rFonts w:ascii="Garamond" w:hAnsi="Garamond"/>
        </w:rPr>
        <w:t xml:space="preserve"> personality traits </w:t>
      </w:r>
      <w:r w:rsidR="00FD27A5">
        <w:rPr>
          <w:rFonts w:ascii="Garamond" w:hAnsi="Garamond"/>
        </w:rPr>
        <w:t>are</w:t>
      </w:r>
      <w:r w:rsidR="00450F38">
        <w:rPr>
          <w:rFonts w:ascii="Garamond" w:hAnsi="Garamond"/>
        </w:rPr>
        <w:t xml:space="preserve"> repeatable (</w:t>
      </w:r>
      <w:r w:rsidR="00F37091" w:rsidRPr="00F37091">
        <w:rPr>
          <w:rFonts w:ascii="Garamond" w:hAnsi="Garamond"/>
        </w:rPr>
        <w:t xml:space="preserve">Sih </w:t>
      </w:r>
      <w:r w:rsidR="00F37091" w:rsidRPr="00F37091">
        <w:rPr>
          <w:rFonts w:ascii="Garamond" w:hAnsi="Garamond"/>
          <w:i/>
        </w:rPr>
        <w:t>et al</w:t>
      </w:r>
      <w:r w:rsidR="00F37091" w:rsidRPr="00F37091">
        <w:rPr>
          <w:rFonts w:ascii="Garamond" w:hAnsi="Garamond"/>
        </w:rPr>
        <w:t>. 2004</w:t>
      </w:r>
      <w:r w:rsidR="00450F38">
        <w:rPr>
          <w:rFonts w:ascii="Garamond" w:hAnsi="Garamond"/>
        </w:rPr>
        <w:t xml:space="preserve">), </w:t>
      </w:r>
      <w:r w:rsidR="00CB0112">
        <w:rPr>
          <w:rFonts w:ascii="Garamond" w:hAnsi="Garamond"/>
        </w:rPr>
        <w:t xml:space="preserve">but </w:t>
      </w:r>
      <w:r w:rsidR="00FD27A5">
        <w:rPr>
          <w:rFonts w:ascii="Garamond" w:hAnsi="Garamond"/>
        </w:rPr>
        <w:t xml:space="preserve">very </w:t>
      </w:r>
      <w:r w:rsidR="00CB0112">
        <w:rPr>
          <w:rFonts w:ascii="Garamond" w:hAnsi="Garamond"/>
        </w:rPr>
        <w:t xml:space="preserve">few </w:t>
      </w:r>
      <w:r w:rsidR="007E35EB">
        <w:rPr>
          <w:rFonts w:ascii="Garamond" w:hAnsi="Garamond"/>
        </w:rPr>
        <w:t xml:space="preserve">of the available </w:t>
      </w:r>
      <w:r w:rsidR="005F0106">
        <w:rPr>
          <w:rFonts w:ascii="Garamond" w:hAnsi="Garamond"/>
        </w:rPr>
        <w:t xml:space="preserve">studies </w:t>
      </w:r>
      <w:r w:rsidR="00F37091">
        <w:rPr>
          <w:rFonts w:ascii="Garamond" w:hAnsi="Garamond"/>
        </w:rPr>
        <w:t>report</w:t>
      </w:r>
      <w:r w:rsidR="007E35EB">
        <w:rPr>
          <w:rFonts w:ascii="Garamond" w:hAnsi="Garamond"/>
        </w:rPr>
        <w:t>ed</w:t>
      </w:r>
      <w:r w:rsidR="00F37091">
        <w:rPr>
          <w:rFonts w:ascii="Garamond" w:hAnsi="Garamond"/>
        </w:rPr>
        <w:t xml:space="preserve"> repeatability</w:t>
      </w:r>
      <w:r w:rsidR="007E35EB">
        <w:rPr>
          <w:rFonts w:ascii="Garamond" w:hAnsi="Garamond"/>
        </w:rPr>
        <w:t xml:space="preserve">, </w:t>
      </w:r>
      <w:r w:rsidR="00450F38">
        <w:rPr>
          <w:rFonts w:ascii="Garamond" w:hAnsi="Garamond"/>
        </w:rPr>
        <w:t xml:space="preserve">or </w:t>
      </w:r>
      <w:r w:rsidR="00CB0112">
        <w:rPr>
          <w:rFonts w:ascii="Garamond" w:hAnsi="Garamond"/>
        </w:rPr>
        <w:t>cite</w:t>
      </w:r>
      <w:r w:rsidR="007E35EB">
        <w:rPr>
          <w:rFonts w:ascii="Garamond" w:hAnsi="Garamond"/>
        </w:rPr>
        <w:t>d</w:t>
      </w:r>
      <w:r w:rsidR="00450F38">
        <w:rPr>
          <w:rFonts w:ascii="Garamond" w:hAnsi="Garamond"/>
        </w:rPr>
        <w:t xml:space="preserve"> previous </w:t>
      </w:r>
      <w:r w:rsidR="00CB0112">
        <w:rPr>
          <w:rFonts w:ascii="Garamond" w:hAnsi="Garamond"/>
        </w:rPr>
        <w:t xml:space="preserve">work </w:t>
      </w:r>
      <w:r w:rsidR="00450F38">
        <w:rPr>
          <w:rFonts w:ascii="Garamond" w:hAnsi="Garamond"/>
        </w:rPr>
        <w:t xml:space="preserve">that </w:t>
      </w:r>
      <w:r w:rsidR="00CB0112">
        <w:rPr>
          <w:rFonts w:ascii="Garamond" w:hAnsi="Garamond"/>
        </w:rPr>
        <w:t>has documented</w:t>
      </w:r>
      <w:r w:rsidR="00450F38">
        <w:rPr>
          <w:rFonts w:ascii="Garamond" w:hAnsi="Garamond"/>
        </w:rPr>
        <w:t xml:space="preserve"> repeatab</w:t>
      </w:r>
      <w:r w:rsidR="00CB0112">
        <w:rPr>
          <w:rFonts w:ascii="Garamond" w:hAnsi="Garamond"/>
        </w:rPr>
        <w:t>ility</w:t>
      </w:r>
      <w:r w:rsidR="007E35EB">
        <w:rPr>
          <w:rFonts w:ascii="Garamond" w:hAnsi="Garamond"/>
        </w:rPr>
        <w:t xml:space="preserve"> of the </w:t>
      </w:r>
      <w:r w:rsidR="00F33CE6">
        <w:rPr>
          <w:rFonts w:ascii="Garamond" w:hAnsi="Garamond"/>
        </w:rPr>
        <w:t xml:space="preserve">behavioural measure used to quantify personality. </w:t>
      </w:r>
      <w:r w:rsidR="00450F38">
        <w:rPr>
          <w:rFonts w:ascii="Garamond" w:hAnsi="Garamond"/>
        </w:rPr>
        <w:t>We therefore include</w:t>
      </w:r>
      <w:r w:rsidR="00CB0112">
        <w:rPr>
          <w:rFonts w:ascii="Garamond" w:hAnsi="Garamond"/>
        </w:rPr>
        <w:t>d</w:t>
      </w:r>
      <w:r w:rsidR="00450F38">
        <w:rPr>
          <w:rFonts w:ascii="Garamond" w:hAnsi="Garamond"/>
        </w:rPr>
        <w:t xml:space="preserve"> </w:t>
      </w:r>
      <w:r w:rsidR="00CB0112">
        <w:rPr>
          <w:rFonts w:ascii="Garamond" w:hAnsi="Garamond"/>
        </w:rPr>
        <w:t>all</w:t>
      </w:r>
      <w:r w:rsidR="00450F38">
        <w:rPr>
          <w:rFonts w:ascii="Garamond" w:hAnsi="Garamond"/>
        </w:rPr>
        <w:t xml:space="preserve"> behaviour</w:t>
      </w:r>
      <w:r w:rsidR="00CB0112">
        <w:rPr>
          <w:rFonts w:ascii="Garamond" w:hAnsi="Garamond"/>
        </w:rPr>
        <w:t xml:space="preserve">s </w:t>
      </w:r>
      <w:r w:rsidR="00450F38">
        <w:rPr>
          <w:rFonts w:ascii="Garamond" w:hAnsi="Garamond"/>
        </w:rPr>
        <w:t xml:space="preserve">that </w:t>
      </w:r>
      <w:r w:rsidR="00CB0112">
        <w:rPr>
          <w:rFonts w:ascii="Garamond" w:hAnsi="Garamond"/>
        </w:rPr>
        <w:t xml:space="preserve">are </w:t>
      </w:r>
      <w:r w:rsidR="00F33CE6">
        <w:rPr>
          <w:rFonts w:ascii="Garamond" w:hAnsi="Garamond"/>
        </w:rPr>
        <w:t xml:space="preserve">commonly </w:t>
      </w:r>
      <w:r w:rsidR="00FD27A5">
        <w:rPr>
          <w:rFonts w:ascii="Garamond" w:hAnsi="Garamond"/>
        </w:rPr>
        <w:t>described</w:t>
      </w:r>
      <w:r w:rsidR="00CB0112">
        <w:rPr>
          <w:rFonts w:ascii="Garamond" w:hAnsi="Garamond"/>
        </w:rPr>
        <w:t xml:space="preserve"> as </w:t>
      </w:r>
      <w:r w:rsidR="00F33CE6">
        <w:rPr>
          <w:rFonts w:ascii="Garamond" w:hAnsi="Garamond"/>
        </w:rPr>
        <w:t>being indices</w:t>
      </w:r>
      <w:r w:rsidR="00CB0112">
        <w:rPr>
          <w:rFonts w:ascii="Garamond" w:hAnsi="Garamond"/>
        </w:rPr>
        <w:t xml:space="preserve"> of animal</w:t>
      </w:r>
      <w:r w:rsidR="00450F38">
        <w:rPr>
          <w:rFonts w:ascii="Garamond" w:hAnsi="Garamond"/>
        </w:rPr>
        <w:t xml:space="preserve"> personalit</w:t>
      </w:r>
      <w:r w:rsidR="00F33CE6">
        <w:rPr>
          <w:rFonts w:ascii="Garamond" w:hAnsi="Garamond"/>
        </w:rPr>
        <w:t>y</w:t>
      </w:r>
      <w:r w:rsidR="00CB0112">
        <w:rPr>
          <w:rFonts w:ascii="Garamond" w:hAnsi="Garamond"/>
        </w:rPr>
        <w:t xml:space="preserve"> (see </w:t>
      </w:r>
      <w:r w:rsidR="00CB0112">
        <w:rPr>
          <w:rFonts w:ascii="Garamond" w:hAnsi="Garamond"/>
        </w:rPr>
        <w:fldChar w:fldCharType="begin" w:fldLock="1"/>
      </w:r>
      <w:r w:rsidR="00CB0112">
        <w:rPr>
          <w:rFonts w:ascii="Garamond" w:hAnsi="Garamond"/>
        </w:rPr>
        <w:instrText>ADDIN CSL_CITATION {"citationItems":[{"id":"ITEM-1","itemData":{"DOI":"10.1111/j.1469-185X.2007.00010.x","ISBN":"1464-7931","ISSN":"14647931","PMID":"17437562","abstract":"Temperament describes the idea that individual behavioural differences are repeatable over time and across situations. This common phenomenon covers numerous traits, such as aggressiveness, avoidance of novelty, willingness to take risks, exploration, and sociality. The study of temperament is central to animal psychology, behavioural genetics, pharmacology, and animal husbandry, but relatively few studies have examined the ecology and evolution of temperament traits. This situation is surprising, given that temperament is likely to exert an important influence on many aspects of animal ecology and evolution, and that individual variation in temperament appears to be pervasive amongst animal species. Possible explanations for this neglect of temperament include a perceived irrelevance, an insufficient understanding of the link between temperament traits and fitness, and a lack of coherence in terminology with similar traits often given different names, or different traits given the same name. We propose that temperament can and should be studied within an evolutionary ecology framework and provide a terminology that could be used as a working tool for ecological studies of temperament. Our terminology includes five major temperament trait categories: shyness-boldness, exploration-avoidance, activity, sociability and aggressiveness. This terminology does not make inferences regarding underlying dispositions or psychological processes, which may have restrained ecologists and evolutionary biologists from working on these traits. We present extensive literature reviews that demonstrate that temperament traits are heritable, and linked to fitness and to several other traits of importance to ecology and evolution. Furthermore, we describe ecologically relevant measurement methods and point to several ecological and evolutionary topics that would benefit from considering temperament, such as phenotypic plasticity, conservation biology, population sampling, and invasion biology.","author":[{"dropping-particle":"","family":"Réale","given":"Denis","non-dropping-particle":"","parse-names":false,"suffix":""},{"dropping-particle":"","family":"Reader","given":"Simon M.","non-dropping-particle":"","parse-names":false,"suffix":""},{"dropping-particle":"","family":"Sol","given":"Daniel","non-dropping-particle":"","parse-names":false,"suffix":""},{"dropping-particle":"","family":"McDougall","given":"Peter T.","non-dropping-particle":"","parse-names":false,"suffix":""},{"dropping-particle":"","family":"Dingemanse","given":"Niels J.","non-dropping-particle":"","parse-names":false,"suffix":""}],"container-title":"Biological Reviews","id":"ITEM-1","issue":"2","issued":{"date-parts":[["2007"]]},"note":"Personality traits:\n\n1. shyness-boldness: reaction to any risky situation (not new ones)\n\n2. exploration-avoidance: individual's reaction to a new situation (neophobia). Can be habitat, food, novel objects\n\n3. activity: general activity levels\n\n4. aggressiveness: agonistic reactions to conspecifics\n\n5. sociability: reaction to the presence or absence of conspecifics (not including aggressive behaviour)\n\nTests to use:\n\n&amp;gt; mirror test - aggression, sociability\n&amp;gt; handling? - boldness\n&amp;gt; tonic-immobility - boldness\n&amp;gt; open-field? - boldness, activity, exploration\n&amp;gt; novel-object - boldness, exploration\n\nOR:\n\n&amp;gt; startle test - risk-taking\n&amp;gt; novel object - boldness\n&amp;gt; open field - exploration\n&amp;gt; novel conspecific - aggression or sociability","page":"291-318","title":"Integrating animal temperament within ecology and evolution","type":"article-journal","volume":"82"},"uris":["http://www.mendeley.com/documents/?uuid=e37bd63b-d542-41ef-8233-37410d9d7937"]},{"id":"ITEM-2","itemData":{"author":[{"dropping-particle":"","family":"Sih","given":"A","non-dropping-particle":"","parse-names":false,"suffix":""},{"dropping-particle":"","family":"Bell","given":"A M","non-dropping-particle":"","parse-names":false,"suffix":""},{"dropping-particle":"","family":"Johnson","given":"J C","non-dropping-particle":"","parse-names":false,"suffix":""}],"container-title":"TREE","id":"ITEM-2","issue":"7","issued":{"date-parts":[["2004"]]},"page":"372-378","title":"Behavioral syndromes: an ecological and evolutionary overview","type":"article-journal","volume":"19"},"uris":["http://www.mendeley.com/documents/?uuid=d985c37b-9c60-486d-8eaf-204e8ef39d01"]}],"mendeley":{"formattedCitation":"(Sih &lt;i&gt;et al.&lt;/i&gt; 2004; Réale &lt;i&gt;et al.&lt;/i&gt; 2007)","manualFormatting":"Sih et al. 2004; Réale et al. 2007)","plainTextFormattedCitation":"(Sih et al. 2004; Réale et al. 2007)","previouslyFormattedCitation":"(Sih &lt;i&gt;et al.&lt;/i&gt; 2004; Réale &lt;i&gt;et al.&lt;/i&gt; 2007)"},"properties":{"noteIndex":0},"schema":"https://github.com/citation-style-language/schema/raw/master/csl-citation.json"}</w:instrText>
      </w:r>
      <w:r w:rsidR="00CB0112">
        <w:rPr>
          <w:rFonts w:ascii="Garamond" w:hAnsi="Garamond"/>
        </w:rPr>
        <w:fldChar w:fldCharType="separate"/>
      </w:r>
      <w:r w:rsidR="00CB0112" w:rsidRPr="004923C5">
        <w:rPr>
          <w:rFonts w:ascii="Garamond" w:hAnsi="Garamond"/>
          <w:noProof/>
        </w:rPr>
        <w:t xml:space="preserve">Sih </w:t>
      </w:r>
      <w:r w:rsidR="00CB0112" w:rsidRPr="004923C5">
        <w:rPr>
          <w:rFonts w:ascii="Garamond" w:hAnsi="Garamond"/>
          <w:i/>
          <w:noProof/>
        </w:rPr>
        <w:t>et al.</w:t>
      </w:r>
      <w:r w:rsidR="00CB0112" w:rsidRPr="004923C5">
        <w:rPr>
          <w:rFonts w:ascii="Garamond" w:hAnsi="Garamond"/>
          <w:noProof/>
        </w:rPr>
        <w:t xml:space="preserve"> 2004; Réale </w:t>
      </w:r>
      <w:r w:rsidR="00CB0112" w:rsidRPr="004923C5">
        <w:rPr>
          <w:rFonts w:ascii="Garamond" w:hAnsi="Garamond"/>
          <w:i/>
          <w:noProof/>
        </w:rPr>
        <w:t>et al.</w:t>
      </w:r>
      <w:r w:rsidR="00CB0112" w:rsidRPr="004923C5">
        <w:rPr>
          <w:rFonts w:ascii="Garamond" w:hAnsi="Garamond"/>
          <w:noProof/>
        </w:rPr>
        <w:t xml:space="preserve"> 2007)</w:t>
      </w:r>
      <w:r w:rsidR="00CB0112">
        <w:rPr>
          <w:rFonts w:ascii="Garamond" w:hAnsi="Garamond"/>
        </w:rPr>
        <w:fldChar w:fldCharType="end"/>
      </w:r>
      <w:r w:rsidR="00450F38">
        <w:rPr>
          <w:rFonts w:ascii="Garamond" w:hAnsi="Garamond"/>
        </w:rPr>
        <w:t>.</w:t>
      </w:r>
    </w:p>
    <w:p w14:paraId="48738C73" w14:textId="77777777" w:rsidR="00941604" w:rsidRDefault="00941604" w:rsidP="005C69F2">
      <w:pPr>
        <w:ind w:firstLine="720"/>
        <w:contextualSpacing/>
        <w:rPr>
          <w:rFonts w:ascii="Garamond" w:hAnsi="Garamond"/>
        </w:rPr>
      </w:pPr>
    </w:p>
    <w:p w14:paraId="6411C424" w14:textId="111F8A79" w:rsidR="005C69F2" w:rsidRDefault="005C69F2" w:rsidP="005C69F2">
      <w:pPr>
        <w:ind w:firstLine="720"/>
        <w:contextualSpacing/>
        <w:rPr>
          <w:rFonts w:ascii="Garamond" w:hAnsi="Garamond"/>
        </w:rPr>
      </w:pPr>
      <w:r>
        <w:rPr>
          <w:rFonts w:ascii="Garamond" w:hAnsi="Garamond"/>
        </w:rPr>
        <w:t xml:space="preserve">In total, </w:t>
      </w:r>
      <w:r w:rsidR="00CB0112">
        <w:rPr>
          <w:rFonts w:ascii="Garamond" w:hAnsi="Garamond"/>
        </w:rPr>
        <w:t>we identified</w:t>
      </w:r>
      <w:r>
        <w:rPr>
          <w:rFonts w:ascii="Garamond" w:hAnsi="Garamond"/>
        </w:rPr>
        <w:t xml:space="preserve"> 211 eligible </w:t>
      </w:r>
      <w:r w:rsidR="005F0106">
        <w:rPr>
          <w:rFonts w:ascii="Garamond" w:hAnsi="Garamond"/>
        </w:rPr>
        <w:t xml:space="preserve">articles </w:t>
      </w:r>
      <w:r w:rsidR="00941604">
        <w:rPr>
          <w:rFonts w:ascii="Garamond" w:hAnsi="Garamond"/>
        </w:rPr>
        <w:t xml:space="preserve">that </w:t>
      </w:r>
      <w:r w:rsidR="00F33CE6">
        <w:rPr>
          <w:rFonts w:ascii="Garamond" w:hAnsi="Garamond"/>
        </w:rPr>
        <w:t xml:space="preserve">provided us with </w:t>
      </w:r>
      <w:r>
        <w:rPr>
          <w:rFonts w:ascii="Garamond" w:hAnsi="Garamond"/>
        </w:rPr>
        <w:t xml:space="preserve">suitable data </w:t>
      </w:r>
      <w:r w:rsidR="00CB0112">
        <w:rPr>
          <w:rFonts w:ascii="Garamond" w:hAnsi="Garamond"/>
        </w:rPr>
        <w:t>to calculate effect sizes</w:t>
      </w:r>
      <w:r>
        <w:rPr>
          <w:rFonts w:ascii="Garamond" w:hAnsi="Garamond"/>
        </w:rPr>
        <w:t xml:space="preserve"> (</w:t>
      </w:r>
      <w:r w:rsidR="00CB0112" w:rsidRPr="00763764">
        <w:rPr>
          <w:rFonts w:ascii="Garamond" w:hAnsi="Garamond"/>
        </w:rPr>
        <w:t>Fig</w:t>
      </w:r>
      <w:r w:rsidR="00CB0112">
        <w:rPr>
          <w:rFonts w:ascii="Garamond" w:hAnsi="Garamond"/>
        </w:rPr>
        <w:t>.</w:t>
      </w:r>
      <w:r w:rsidR="00CB0112" w:rsidRPr="00763764">
        <w:rPr>
          <w:rFonts w:ascii="Garamond" w:hAnsi="Garamond"/>
        </w:rPr>
        <w:t xml:space="preserve"> </w:t>
      </w:r>
      <w:r>
        <w:rPr>
          <w:rFonts w:ascii="Garamond" w:hAnsi="Garamond"/>
        </w:rPr>
        <w:t xml:space="preserve">3). We extracted means, </w:t>
      </w:r>
      <w:r w:rsidR="00CB0112">
        <w:rPr>
          <w:rFonts w:ascii="Garamond" w:hAnsi="Garamond"/>
        </w:rPr>
        <w:t xml:space="preserve">measures of variance </w:t>
      </w:r>
      <w:r>
        <w:rPr>
          <w:rFonts w:ascii="Garamond" w:hAnsi="Garamond"/>
        </w:rPr>
        <w:t>(standard deviation</w:t>
      </w:r>
      <w:r w:rsidR="00CB0112">
        <w:rPr>
          <w:rFonts w:ascii="Garamond" w:hAnsi="Garamond"/>
        </w:rPr>
        <w:t xml:space="preserve"> or</w:t>
      </w:r>
      <w:r>
        <w:rPr>
          <w:rFonts w:ascii="Garamond" w:hAnsi="Garamond"/>
        </w:rPr>
        <w:t xml:space="preserve"> standard error) and sample sizes from </w:t>
      </w:r>
      <w:r w:rsidR="00CB0112">
        <w:rPr>
          <w:rFonts w:ascii="Garamond" w:hAnsi="Garamond"/>
        </w:rPr>
        <w:t xml:space="preserve">the </w:t>
      </w:r>
      <w:r>
        <w:rPr>
          <w:rFonts w:ascii="Garamond" w:hAnsi="Garamond"/>
        </w:rPr>
        <w:t xml:space="preserve">text, tables, figures </w:t>
      </w:r>
      <w:r w:rsidR="00CB0112">
        <w:rPr>
          <w:rFonts w:ascii="Garamond" w:hAnsi="Garamond"/>
        </w:rPr>
        <w:t xml:space="preserve">or </w:t>
      </w:r>
      <w:r>
        <w:rPr>
          <w:rFonts w:ascii="Garamond" w:hAnsi="Garamond"/>
        </w:rPr>
        <w:t xml:space="preserve">supplementary data files for both </w:t>
      </w:r>
      <w:r w:rsidR="00F33CE6">
        <w:rPr>
          <w:rFonts w:ascii="Garamond" w:hAnsi="Garamond"/>
        </w:rPr>
        <w:t>sexes</w:t>
      </w:r>
      <w:r>
        <w:rPr>
          <w:rFonts w:ascii="Garamond" w:hAnsi="Garamond"/>
        </w:rPr>
        <w:t xml:space="preserve"> </w:t>
      </w:r>
      <w:r w:rsidR="00CB0112">
        <w:rPr>
          <w:rFonts w:ascii="Garamond" w:hAnsi="Garamond"/>
        </w:rPr>
        <w:t xml:space="preserve">for </w:t>
      </w:r>
      <w:r>
        <w:rPr>
          <w:rFonts w:ascii="Garamond" w:hAnsi="Garamond"/>
        </w:rPr>
        <w:t xml:space="preserve">all </w:t>
      </w:r>
      <w:r w:rsidR="00233674">
        <w:rPr>
          <w:rFonts w:ascii="Garamond" w:hAnsi="Garamond"/>
        </w:rPr>
        <w:t xml:space="preserve">relevant behavioural </w:t>
      </w:r>
      <w:r w:rsidR="00941604">
        <w:rPr>
          <w:rFonts w:ascii="Garamond" w:hAnsi="Garamond"/>
        </w:rPr>
        <w:t xml:space="preserve">measures of </w:t>
      </w:r>
      <w:r>
        <w:rPr>
          <w:rFonts w:ascii="Garamond" w:hAnsi="Garamond"/>
        </w:rPr>
        <w:t xml:space="preserve">personality traits </w:t>
      </w:r>
      <w:r w:rsidR="00941604">
        <w:rPr>
          <w:rFonts w:ascii="Garamond" w:hAnsi="Garamond"/>
        </w:rPr>
        <w:t xml:space="preserve">that were reported </w:t>
      </w:r>
      <w:r>
        <w:rPr>
          <w:rFonts w:ascii="Garamond" w:hAnsi="Garamond"/>
        </w:rPr>
        <w:t xml:space="preserve">by the authors. We used the R package </w:t>
      </w:r>
      <w:r w:rsidRPr="005E13DD">
        <w:rPr>
          <w:rFonts w:ascii="Garamond" w:hAnsi="Garamond"/>
          <w:i/>
          <w:iCs/>
        </w:rPr>
        <w:t>metaDigitise</w:t>
      </w:r>
      <w:r>
        <w:rPr>
          <w:rFonts w:ascii="Garamond" w:hAnsi="Garamond"/>
        </w:rPr>
        <w:t xml:space="preserve"> (v1.0.0, </w:t>
      </w:r>
      <w:r w:rsidR="000941A1">
        <w:rPr>
          <w:rFonts w:ascii="Garamond" w:hAnsi="Garamond"/>
        </w:rPr>
        <w:fldChar w:fldCharType="begin" w:fldLock="1"/>
      </w:r>
      <w:r w:rsidR="000941A1">
        <w:rPr>
          <w:rFonts w:ascii="Garamond" w:hAnsi="Garamond"/>
        </w:rPr>
        <w:instrText>ADDIN CSL_CITATION {"citationItems":[{"id":"ITEM-1","itemData":{"DOI":"10.1111/2041-210X.13118","ISSN":"2041210X","abstract":"Research synthesis, such as comparative and meta-analyses, requires the extraction of effect sizes from primary literature, which are commonly calculated from descriptive statistics. However, the exact values of such statistics are commonly hidden in figures. Extracting descriptive statistics from figures can be a slow process that is not easily reproducible. Additionally, current software lacks an ability to incorporate important metadata (e.g. sample sizes, treatment/variable names) about experiments and is not integrated with other software to streamline analysis pipelines. Here we present the r package metaDigitise which extracts descriptive statistics such as means, standard deviations and correlations from four plot types: (a) mean/error plots (e.g. bar graphs with standard errors), (b) box plots, (c) scatter plots and (d) histograms. metaDigitise is user-friendly and easy to learn as it interactively guides the user through the data extraction process. Notably, it enables large-scale extraction by automatically loading image files, letting the user stop processing, edit and add to the resulting data-frame at any point. Digitised data can be easily re-plotted and checked, facilitating reproducible data extraction from plots with little inter-observer bias. We hope that by making the process of figure extraction more flexible and easy to conduct, it will improve the transparency and quality of meta-analyses in the future.","author":[{"dropping-particle":"","family":"Pick","given":"Joel L.","non-dropping-particle":"","parse-names":false,"suffix":""},{"dropping-particle":"","family":"Nakagawa","given":"Shinichi","non-dropping-particle":"","parse-names":false,"suffix":""},{"dropping-particle":"","family":"Noble","given":"Daniel W.A.","non-dropping-particle":"","parse-names":false,"suffix":""}],"container-title":"Methods in Ecology and Evolution","id":"ITEM-1","issue":"3","issued":{"date-parts":[["2019"]]},"page":"426-431","title":"Reproducible, flexible and high-throughput data extraction from primary literature: The metaDigitise r package","type":"article-journal","volume":"10"},"uris":["http://www.mendeley.com/documents/?uuid=b8723f81-9fcf-4233-b0ec-de2f3a04b7b6"]}],"mendeley":{"formattedCitation":"(Pick &lt;i&gt;et al.&lt;/i&gt; 2019)","manualFormatting":"Pick et al. 2019)","plainTextFormattedCitation":"(Pick et al. 2019)","previouslyFormattedCitation":"(Pick &lt;i&gt;et al.&lt;/i&gt; 2019)"},"properties":{"noteIndex":0},"schema":"https://github.com/citation-style-language/schema/raw/master/csl-citation.json"}</w:instrText>
      </w:r>
      <w:r w:rsidR="000941A1">
        <w:rPr>
          <w:rFonts w:ascii="Garamond" w:hAnsi="Garamond"/>
        </w:rPr>
        <w:fldChar w:fldCharType="separate"/>
      </w:r>
      <w:r w:rsidR="000941A1" w:rsidRPr="000941A1">
        <w:rPr>
          <w:rFonts w:ascii="Garamond" w:hAnsi="Garamond"/>
          <w:noProof/>
        </w:rPr>
        <w:t xml:space="preserve">Pick </w:t>
      </w:r>
      <w:r w:rsidR="000941A1" w:rsidRPr="000941A1">
        <w:rPr>
          <w:rFonts w:ascii="Garamond" w:hAnsi="Garamond"/>
          <w:i/>
          <w:noProof/>
        </w:rPr>
        <w:t>et al.</w:t>
      </w:r>
      <w:r w:rsidR="000941A1" w:rsidRPr="000941A1">
        <w:rPr>
          <w:rFonts w:ascii="Garamond" w:hAnsi="Garamond"/>
          <w:noProof/>
        </w:rPr>
        <w:t xml:space="preserve"> 2019)</w:t>
      </w:r>
      <w:r w:rsidR="000941A1">
        <w:rPr>
          <w:rFonts w:ascii="Garamond" w:hAnsi="Garamond"/>
        </w:rPr>
        <w:fldChar w:fldCharType="end"/>
      </w:r>
      <w:r>
        <w:rPr>
          <w:rFonts w:ascii="Garamond" w:hAnsi="Garamond"/>
        </w:rPr>
        <w:t xml:space="preserve"> to extract summary statistics from figures.</w:t>
      </w:r>
      <w:r w:rsidR="005F0106">
        <w:rPr>
          <w:rFonts w:ascii="Garamond" w:hAnsi="Garamond"/>
        </w:rPr>
        <w:t xml:space="preserve"> The location of the </w:t>
      </w:r>
      <w:r w:rsidR="00233674">
        <w:rPr>
          <w:rFonts w:ascii="Garamond" w:hAnsi="Garamond"/>
        </w:rPr>
        <w:t>data</w:t>
      </w:r>
      <w:r>
        <w:rPr>
          <w:rFonts w:ascii="Garamond" w:hAnsi="Garamond"/>
        </w:rPr>
        <w:t xml:space="preserve"> </w:t>
      </w:r>
      <w:r w:rsidR="005F0106">
        <w:rPr>
          <w:rFonts w:ascii="Garamond" w:hAnsi="Garamond"/>
        </w:rPr>
        <w:t xml:space="preserve">in the original article is provided in </w:t>
      </w:r>
      <w:r w:rsidR="005F0106" w:rsidRPr="00814634">
        <w:rPr>
          <w:rFonts w:ascii="Garamond" w:hAnsi="Garamond"/>
          <w:highlight w:val="yellow"/>
        </w:rPr>
        <w:t>XXXXX</w:t>
      </w:r>
      <w:r w:rsidR="005F0106">
        <w:rPr>
          <w:rFonts w:ascii="Garamond" w:hAnsi="Garamond"/>
          <w:highlight w:val="yellow"/>
        </w:rPr>
        <w:t>.</w:t>
      </w:r>
    </w:p>
    <w:p w14:paraId="189E8C65" w14:textId="77777777" w:rsidR="005C69F2" w:rsidRDefault="005C69F2" w:rsidP="005C69F2">
      <w:pPr>
        <w:contextualSpacing/>
        <w:rPr>
          <w:rFonts w:ascii="Garamond" w:hAnsi="Garamond"/>
        </w:rPr>
      </w:pPr>
    </w:p>
    <w:p w14:paraId="157CC713" w14:textId="3C09B2AD" w:rsidR="005C69F2" w:rsidRDefault="005C69F2" w:rsidP="005C69F2">
      <w:pPr>
        <w:contextualSpacing/>
        <w:rPr>
          <w:rFonts w:ascii="Garamond" w:hAnsi="Garamond"/>
          <w:i/>
          <w:iCs/>
        </w:rPr>
      </w:pPr>
      <w:r w:rsidRPr="00B166AE">
        <w:rPr>
          <w:rFonts w:ascii="Garamond" w:hAnsi="Garamond"/>
          <w:i/>
          <w:iCs/>
        </w:rPr>
        <w:t>Effect size</w:t>
      </w:r>
      <w:r w:rsidR="00047AC3">
        <w:rPr>
          <w:rFonts w:ascii="Garamond" w:hAnsi="Garamond"/>
          <w:i/>
          <w:iCs/>
        </w:rPr>
        <w:t>s</w:t>
      </w:r>
      <w:r w:rsidRPr="00B166AE">
        <w:rPr>
          <w:rFonts w:ascii="Garamond" w:hAnsi="Garamond"/>
          <w:i/>
          <w:iCs/>
        </w:rPr>
        <w:t xml:space="preserve"> and sampling </w:t>
      </w:r>
      <w:r w:rsidR="00047AC3">
        <w:rPr>
          <w:rFonts w:ascii="Garamond" w:hAnsi="Garamond"/>
          <w:i/>
          <w:iCs/>
        </w:rPr>
        <w:t>variances</w:t>
      </w:r>
    </w:p>
    <w:p w14:paraId="1C9C1C84" w14:textId="77777777" w:rsidR="00EA6C0E" w:rsidRPr="00B166AE" w:rsidRDefault="00EA6C0E" w:rsidP="005C69F2">
      <w:pPr>
        <w:contextualSpacing/>
        <w:rPr>
          <w:rFonts w:ascii="Garamond" w:hAnsi="Garamond"/>
          <w:i/>
          <w:iCs/>
        </w:rPr>
      </w:pPr>
    </w:p>
    <w:p w14:paraId="6EEDE935" w14:textId="17FB43E2" w:rsidR="005C69F2" w:rsidRDefault="005C69F2" w:rsidP="00873DA0">
      <w:pPr>
        <w:ind w:firstLine="720"/>
        <w:contextualSpacing/>
        <w:rPr>
          <w:rFonts w:ascii="Garamond" w:hAnsi="Garamond"/>
        </w:rPr>
      </w:pPr>
      <w:r>
        <w:rPr>
          <w:rFonts w:ascii="Garamond" w:hAnsi="Garamond"/>
        </w:rPr>
        <w:t xml:space="preserve">To </w:t>
      </w:r>
      <w:r w:rsidR="00671CF9">
        <w:rPr>
          <w:rFonts w:ascii="Garamond" w:hAnsi="Garamond"/>
        </w:rPr>
        <w:t xml:space="preserve">quantify </w:t>
      </w:r>
      <w:r w:rsidR="00EC63BF">
        <w:rPr>
          <w:rFonts w:ascii="Garamond" w:hAnsi="Garamond"/>
        </w:rPr>
        <w:t>sex</w:t>
      </w:r>
      <w:r>
        <w:rPr>
          <w:rFonts w:ascii="Garamond" w:hAnsi="Garamond"/>
        </w:rPr>
        <w:t xml:space="preserve"> differ</w:t>
      </w:r>
      <w:r w:rsidR="00EC63BF">
        <w:rPr>
          <w:rFonts w:ascii="Garamond" w:hAnsi="Garamond"/>
        </w:rPr>
        <w:t>ences</w:t>
      </w:r>
      <w:r>
        <w:rPr>
          <w:rFonts w:ascii="Garamond" w:hAnsi="Garamond"/>
        </w:rPr>
        <w:t xml:space="preserve"> in mean</w:t>
      </w:r>
      <w:r w:rsidR="00EC63BF">
        <w:rPr>
          <w:rFonts w:ascii="Garamond" w:hAnsi="Garamond"/>
        </w:rPr>
        <w:t>s</w:t>
      </w:r>
      <w:r>
        <w:rPr>
          <w:rFonts w:ascii="Garamond" w:hAnsi="Garamond"/>
        </w:rPr>
        <w:t xml:space="preserve"> </w:t>
      </w:r>
      <w:r w:rsidR="00EC63BF">
        <w:rPr>
          <w:rFonts w:ascii="Garamond" w:hAnsi="Garamond"/>
        </w:rPr>
        <w:t xml:space="preserve">and variances for </w:t>
      </w:r>
      <w:r>
        <w:rPr>
          <w:rFonts w:ascii="Garamond" w:hAnsi="Garamond"/>
        </w:rPr>
        <w:t xml:space="preserve">personality traits we used </w:t>
      </w:r>
      <w:r w:rsidR="00113447">
        <w:rPr>
          <w:rFonts w:ascii="Garamond" w:hAnsi="Garamond"/>
        </w:rPr>
        <w:t xml:space="preserve">unbiased </w:t>
      </w:r>
      <w:r w:rsidR="00671CF9">
        <w:rPr>
          <w:rFonts w:ascii="Garamond" w:hAnsi="Garamond"/>
        </w:rPr>
        <w:t xml:space="preserve">standardised </w:t>
      </w:r>
      <w:r>
        <w:rPr>
          <w:rFonts w:ascii="Garamond" w:hAnsi="Garamond"/>
        </w:rPr>
        <w:t>effect size</w:t>
      </w:r>
      <w:r w:rsidR="00EC63BF">
        <w:rPr>
          <w:rFonts w:ascii="Garamond" w:hAnsi="Garamond"/>
        </w:rPr>
        <w:t>s</w:t>
      </w:r>
      <w:r>
        <w:rPr>
          <w:rFonts w:ascii="Garamond" w:hAnsi="Garamond"/>
        </w:rPr>
        <w:t xml:space="preserve">. </w:t>
      </w:r>
      <w:r w:rsidR="00047AC3">
        <w:rPr>
          <w:rFonts w:ascii="Garamond" w:hAnsi="Garamond"/>
        </w:rPr>
        <w:t>First, t</w:t>
      </w:r>
      <w:r>
        <w:rPr>
          <w:rFonts w:ascii="Garamond" w:hAnsi="Garamond"/>
        </w:rPr>
        <w:t xml:space="preserve">o </w:t>
      </w:r>
      <w:r w:rsidR="00EC63BF">
        <w:rPr>
          <w:rFonts w:ascii="Garamond" w:hAnsi="Garamond"/>
        </w:rPr>
        <w:t xml:space="preserve">quantify </w:t>
      </w:r>
      <w:r w:rsidR="00671CF9">
        <w:rPr>
          <w:rFonts w:ascii="Garamond" w:hAnsi="Garamond"/>
        </w:rPr>
        <w:t xml:space="preserve">the </w:t>
      </w:r>
      <w:r w:rsidR="00EC63BF">
        <w:rPr>
          <w:rFonts w:ascii="Garamond" w:hAnsi="Garamond"/>
        </w:rPr>
        <w:t xml:space="preserve">difference </w:t>
      </w:r>
      <w:r>
        <w:rPr>
          <w:rFonts w:ascii="Garamond" w:hAnsi="Garamond"/>
        </w:rPr>
        <w:t xml:space="preserve">between the sexes </w:t>
      </w:r>
      <w:r w:rsidR="00671CF9">
        <w:rPr>
          <w:rFonts w:ascii="Garamond" w:hAnsi="Garamond"/>
        </w:rPr>
        <w:t xml:space="preserve">in the mean value of personality traits </w:t>
      </w:r>
      <w:r>
        <w:rPr>
          <w:rFonts w:ascii="Garamond" w:hAnsi="Garamond"/>
        </w:rPr>
        <w:t xml:space="preserve">we calculated </w:t>
      </w:r>
      <w:commentRangeStart w:id="1012"/>
      <w:r>
        <w:rPr>
          <w:rFonts w:ascii="Garamond" w:hAnsi="Garamond"/>
        </w:rPr>
        <w:t xml:space="preserve">Hedges’ </w:t>
      </w:r>
      <w:r w:rsidRPr="008F7F1B">
        <w:rPr>
          <w:rFonts w:ascii="Garamond" w:hAnsi="Garamond"/>
          <w:i/>
        </w:rPr>
        <w:t>g</w:t>
      </w:r>
      <w:r>
        <w:rPr>
          <w:rFonts w:ascii="Garamond" w:hAnsi="Garamond"/>
        </w:rPr>
        <w:t xml:space="preserve"> (</w:t>
      </w:r>
      <w:commentRangeEnd w:id="1012"/>
      <w:r w:rsidR="00210080">
        <w:rPr>
          <w:rStyle w:val="CommentReference"/>
        </w:rPr>
        <w:commentReference w:id="1012"/>
      </w:r>
      <w:r>
        <w:rPr>
          <w:rFonts w:ascii="Garamond" w:hAnsi="Garamond"/>
        </w:rPr>
        <w:t xml:space="preserve">sample size adjusted standardised mean difference; </w:t>
      </w:r>
      <w:r w:rsidR="000941A1">
        <w:rPr>
          <w:rFonts w:ascii="Garamond" w:hAnsi="Garamond"/>
        </w:rPr>
        <w:fldChar w:fldCharType="begin" w:fldLock="1"/>
      </w:r>
      <w:r w:rsidR="000941A1">
        <w:rPr>
          <w:rFonts w:ascii="Garamond" w:hAnsi="Garamond"/>
        </w:rPr>
        <w:instrText>ADDIN CSL_CITATION {"citationItems":[{"id":"ITEM-1","itemData":{"DOI":"10.2307/2531069","ISSN":"0006341X","abstract":"Our understanding of induced resistance against herbivores has grown immeasurably during the last several decades. Based upon the emerging literature, we argue that induced resistance represents a continuum of phenotypes that is determined by the plant’s ability to integrate multiple suites of signals of plant and herbivore origin. We present a model that illustrates the range of signals arising from early detection through herbivore feeding, and then through subsequent plant generations.","author":[{"dropping-particle":"V.","family":"Hedges","given":"L.","non-dropping-particle":"","parse-names":false,"suffix":""},{"dropping-particle":"","family":"Olkin","given":"I.","non-dropping-particle":"","parse-names":false,"suffix":""}],"container-title":"Biometrics","id":"ITEM-1","issue":"2","issued":{"date-parts":[["1985"]]},"number-of-pages":"454","publisher":"Academic Press","publisher-place":"New York","title":"Statistical Methods for Meta-Analysis","type":"book","volume":"42"},"uris":["http://www.mendeley.com/documents/?uuid=08e1b905-3351-45a2-ab57-e83ea29dfed3"]}],"mendeley":{"formattedCitation":"(Hedges &amp; Olkin 1985)","manualFormatting":"Hedges &amp; Olkin 1985)","plainTextFormattedCitation":"(Hedges &amp; Olkin 1985)","previouslyFormattedCitation":"(Hedges &amp; Olkin 1985)"},"properties":{"noteIndex":0},"schema":"https://github.com/citation-style-language/schema/raw/master/csl-citation.json"}</w:instrText>
      </w:r>
      <w:r w:rsidR="000941A1">
        <w:rPr>
          <w:rFonts w:ascii="Garamond" w:hAnsi="Garamond"/>
        </w:rPr>
        <w:fldChar w:fldCharType="separate"/>
      </w:r>
      <w:r w:rsidR="000941A1" w:rsidRPr="000941A1">
        <w:rPr>
          <w:rFonts w:ascii="Garamond" w:hAnsi="Garamond"/>
          <w:noProof/>
        </w:rPr>
        <w:t>Hedges &amp; Olkin 1985)</w:t>
      </w:r>
      <w:r w:rsidR="000941A1">
        <w:rPr>
          <w:rFonts w:ascii="Garamond" w:hAnsi="Garamond"/>
        </w:rPr>
        <w:fldChar w:fldCharType="end"/>
      </w:r>
      <w:r>
        <w:rPr>
          <w:rFonts w:ascii="Garamond" w:hAnsi="Garamond"/>
        </w:rPr>
        <w:t xml:space="preserve"> as follows: </w:t>
      </w:r>
    </w:p>
    <w:p w14:paraId="38189722" w14:textId="6362DCBF" w:rsidR="005C69F2" w:rsidRPr="006C2D94" w:rsidRDefault="005C69F2" w:rsidP="00814634">
      <w:pPr>
        <w:contextualSpacing/>
        <w:jc w:val="right"/>
        <w:rPr>
          <w:rFonts w:ascii="Garamond" w:eastAsiaTheme="minorEastAsia" w:hAnsi="Garamond"/>
          <w:i/>
          <w:sz w:val="20"/>
          <w:szCs w:val="20"/>
        </w:rPr>
      </w:pP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m:oMath>
        <m:r>
          <w:rPr>
            <w:rFonts w:ascii="Cambria Math" w:hAnsi="Cambria Math"/>
            <w:sz w:val="20"/>
            <w:szCs w:val="20"/>
          </w:rPr>
          <m:t xml:space="preserve">g= </m:t>
        </m:r>
        <m:f>
          <m:fPr>
            <m:ctrlPr>
              <w:rPr>
                <w:rFonts w:ascii="Cambria Math" w:hAnsi="Cambria Math"/>
                <w:i/>
                <w:sz w:val="20"/>
                <w:szCs w:val="20"/>
              </w:rPr>
            </m:ctrlPr>
          </m:fPr>
          <m:num>
            <m:sSub>
              <m:sSubPr>
                <m:ctrlPr>
                  <w:rPr>
                    <w:rFonts w:ascii="Cambria Math" w:hAnsi="Cambria Math"/>
                    <w:i/>
                    <w:sz w:val="20"/>
                    <w:szCs w:val="20"/>
                  </w:rPr>
                </m:ctrlPr>
              </m:sSubPr>
              <m:e>
                <m:acc>
                  <m:accPr>
                    <m:chr m:val="̅"/>
                    <m:ctrlPr>
                      <w:rPr>
                        <w:rFonts w:ascii="Cambria Math" w:hAnsi="Cambria Math"/>
                        <w:i/>
                        <w:sz w:val="20"/>
                        <w:szCs w:val="20"/>
                      </w:rPr>
                    </m:ctrlPr>
                  </m:accPr>
                  <m:e>
                    <m:r>
                      <w:rPr>
                        <w:rFonts w:ascii="Cambria Math" w:hAnsi="Cambria Math"/>
                        <w:sz w:val="20"/>
                        <w:szCs w:val="20"/>
                      </w:rPr>
                      <m:t>X</m:t>
                    </m:r>
                  </m:e>
                </m:acc>
              </m:e>
              <m:sub>
                <m:r>
                  <w:rPr>
                    <w:rFonts w:ascii="Cambria Math" w:hAnsi="Cambria Math"/>
                    <w:sz w:val="20"/>
                    <w:szCs w:val="20"/>
                  </w:rPr>
                  <m:t>M</m:t>
                </m:r>
              </m:sub>
            </m:sSub>
            <m:r>
              <w:rPr>
                <w:rFonts w:ascii="Cambria Math" w:hAnsi="Cambria Math"/>
                <w:sz w:val="20"/>
                <w:szCs w:val="20"/>
              </w:rPr>
              <m:t xml:space="preserve">- </m:t>
            </m:r>
            <m:sSub>
              <m:sSubPr>
                <m:ctrlPr>
                  <w:rPr>
                    <w:rFonts w:ascii="Cambria Math" w:hAnsi="Cambria Math"/>
                    <w:i/>
                    <w:sz w:val="20"/>
                    <w:szCs w:val="20"/>
                  </w:rPr>
                </m:ctrlPr>
              </m:sSubPr>
              <m:e>
                <m:acc>
                  <m:accPr>
                    <m:chr m:val="̅"/>
                    <m:ctrlPr>
                      <w:rPr>
                        <w:rFonts w:ascii="Cambria Math" w:hAnsi="Cambria Math"/>
                        <w:i/>
                        <w:sz w:val="20"/>
                        <w:szCs w:val="20"/>
                      </w:rPr>
                    </m:ctrlPr>
                  </m:accPr>
                  <m:e>
                    <m:r>
                      <w:rPr>
                        <w:rFonts w:ascii="Cambria Math" w:hAnsi="Cambria Math"/>
                        <w:sz w:val="20"/>
                        <w:szCs w:val="20"/>
                      </w:rPr>
                      <m:t>X</m:t>
                    </m:r>
                  </m:e>
                </m:acc>
              </m:e>
              <m:sub>
                <m:r>
                  <w:rPr>
                    <w:rFonts w:ascii="Cambria Math" w:hAnsi="Cambria Math"/>
                    <w:sz w:val="20"/>
                    <w:szCs w:val="20"/>
                  </w:rPr>
                  <m:t>F</m:t>
                </m:r>
              </m:sub>
            </m:sSub>
          </m:num>
          <m:den>
            <m:sSub>
              <m:sSubPr>
                <m:ctrlPr>
                  <w:rPr>
                    <w:rFonts w:ascii="Cambria Math" w:hAnsi="Cambria Math"/>
                    <w:i/>
                    <w:sz w:val="20"/>
                    <w:szCs w:val="20"/>
                  </w:rPr>
                </m:ctrlPr>
              </m:sSubPr>
              <m:e>
                <m:r>
                  <w:rPr>
                    <w:rFonts w:ascii="Cambria Math" w:hAnsi="Cambria Math"/>
                    <w:sz w:val="20"/>
                    <w:szCs w:val="20"/>
                  </w:rPr>
                  <m:t>SD</m:t>
                </m:r>
              </m:e>
              <m:sub>
                <m:r>
                  <w:rPr>
                    <w:rFonts w:ascii="Cambria Math" w:hAnsi="Cambria Math"/>
                    <w:sz w:val="20"/>
                    <w:szCs w:val="20"/>
                  </w:rPr>
                  <m:t>p</m:t>
                </m:r>
              </m:sub>
            </m:sSub>
          </m:den>
        </m:f>
      </m:oMath>
      <w:r w:rsidRPr="006E283D">
        <w:rPr>
          <w:rFonts w:ascii="Garamond" w:eastAsiaTheme="minorEastAsia" w:hAnsi="Garamond"/>
          <w:sz w:val="20"/>
          <w:szCs w:val="20"/>
        </w:rPr>
        <w:t xml:space="preserve"> , </w:t>
      </w:r>
      <w:r w:rsidR="006C2D94">
        <w:rPr>
          <w:rFonts w:ascii="Garamond" w:eastAsiaTheme="minorEastAsia" w:hAnsi="Garamond"/>
          <w:sz w:val="20"/>
          <w:szCs w:val="20"/>
        </w:rPr>
        <w:tab/>
      </w:r>
      <w:r w:rsidR="006C2D94">
        <w:rPr>
          <w:rFonts w:ascii="Garamond" w:eastAsiaTheme="minorEastAsia" w:hAnsi="Garamond"/>
          <w:sz w:val="20"/>
          <w:szCs w:val="20"/>
        </w:rPr>
        <w:tab/>
      </w:r>
      <w:r w:rsidR="006C2D94">
        <w:rPr>
          <w:rFonts w:ascii="Garamond" w:eastAsiaTheme="minorEastAsia" w:hAnsi="Garamond"/>
          <w:sz w:val="20"/>
          <w:szCs w:val="20"/>
        </w:rPr>
        <w:tab/>
      </w:r>
      <w:r w:rsidR="006C2D94">
        <w:rPr>
          <w:rFonts w:ascii="Garamond" w:eastAsiaTheme="minorEastAsia" w:hAnsi="Garamond"/>
          <w:sz w:val="20"/>
          <w:szCs w:val="20"/>
        </w:rPr>
        <w:tab/>
      </w:r>
      <w:r w:rsidR="006C2D94">
        <w:rPr>
          <w:rFonts w:ascii="Garamond" w:eastAsiaTheme="minorEastAsia" w:hAnsi="Garamond"/>
          <w:sz w:val="20"/>
          <w:szCs w:val="20"/>
        </w:rPr>
        <w:tab/>
      </w:r>
      <w:r w:rsidR="006C2D94">
        <w:rPr>
          <w:rFonts w:ascii="Garamond" w:eastAsiaTheme="minorEastAsia" w:hAnsi="Garamond"/>
          <w:i/>
          <w:sz w:val="20"/>
          <w:szCs w:val="20"/>
        </w:rPr>
        <w:t>Eq. 1</w:t>
      </w:r>
    </w:p>
    <w:p w14:paraId="226AB704" w14:textId="217D6D32" w:rsidR="005C69F2" w:rsidRPr="006C2D94" w:rsidRDefault="00310529" w:rsidP="005C69F2">
      <w:pPr>
        <w:contextualSpacing/>
        <w:rPr>
          <w:rFonts w:ascii="Garamond" w:eastAsiaTheme="minorEastAsia" w:hAnsi="Garamond"/>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 xml:space="preserve"> SD</m:t>
              </m:r>
            </m:e>
            <m:sub>
              <m:r>
                <w:rPr>
                  <w:rFonts w:ascii="Cambria Math" w:eastAsiaTheme="minorEastAsia" w:hAnsi="Cambria Math"/>
                  <w:sz w:val="20"/>
                  <w:szCs w:val="20"/>
                </w:rPr>
                <m:t>p</m:t>
              </m:r>
            </m:sub>
          </m:sSub>
          <m:r>
            <w:rPr>
              <w:rFonts w:ascii="Cambria Math" w:eastAsiaTheme="minorEastAsia" w:hAnsi="Cambria Math"/>
              <w:sz w:val="20"/>
              <w:szCs w:val="20"/>
            </w:rPr>
            <m:t xml:space="preserve">= </m:t>
          </m:r>
          <m:rad>
            <m:radPr>
              <m:degHide m:val="1"/>
              <m:ctrlPr>
                <w:rPr>
                  <w:rFonts w:ascii="Cambria Math" w:eastAsiaTheme="minorEastAsia" w:hAnsi="Cambria Math"/>
                  <w:i/>
                  <w:sz w:val="20"/>
                  <w:szCs w:val="20"/>
                </w:rPr>
              </m:ctrlPr>
            </m:radPr>
            <m:deg/>
            <m:e>
              <m:f>
                <m:fPr>
                  <m:ctrlPr>
                    <w:rPr>
                      <w:rFonts w:ascii="Cambria Math" w:eastAsiaTheme="minorEastAsia" w:hAnsi="Cambria Math"/>
                      <w:i/>
                      <w:sz w:val="20"/>
                      <w:szCs w:val="20"/>
                    </w:rPr>
                  </m:ctrlPr>
                </m:fPr>
                <m:num>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M</m:t>
                      </m:r>
                    </m:sub>
                  </m:sSub>
                  <m:r>
                    <w:rPr>
                      <w:rFonts w:ascii="Cambria Math" w:eastAsiaTheme="minorEastAsia" w:hAnsi="Cambria Math"/>
                      <w:sz w:val="20"/>
                      <w:szCs w:val="20"/>
                    </w:rPr>
                    <m:t>-1)</m:t>
                  </m:r>
                  <m:sSubSup>
                    <m:sSubSupPr>
                      <m:ctrlPr>
                        <w:rPr>
                          <w:rFonts w:ascii="Cambria Math" w:eastAsiaTheme="minorEastAsia" w:hAnsi="Cambria Math"/>
                          <w:i/>
                          <w:sz w:val="20"/>
                          <w:szCs w:val="20"/>
                        </w:rPr>
                      </m:ctrlPr>
                    </m:sSubSupPr>
                    <m:e>
                      <m:r>
                        <w:rPr>
                          <w:rFonts w:ascii="Cambria Math" w:eastAsiaTheme="minorEastAsia" w:hAnsi="Cambria Math"/>
                          <w:sz w:val="20"/>
                          <w:szCs w:val="20"/>
                        </w:rPr>
                        <m:t>SD</m:t>
                      </m:r>
                    </m:e>
                    <m:sub>
                      <m:r>
                        <w:rPr>
                          <w:rFonts w:ascii="Cambria Math" w:eastAsiaTheme="minorEastAsia" w:hAnsi="Cambria Math"/>
                          <w:sz w:val="20"/>
                          <w:szCs w:val="20"/>
                        </w:rPr>
                        <m:t>M</m:t>
                      </m:r>
                    </m:sub>
                    <m:sup>
                      <m:r>
                        <w:rPr>
                          <w:rFonts w:ascii="Cambria Math" w:eastAsiaTheme="minorEastAsia" w:hAnsi="Cambria Math"/>
                          <w:sz w:val="20"/>
                          <w:szCs w:val="20"/>
                        </w:rPr>
                        <m:t>2</m:t>
                      </m:r>
                    </m:sup>
                  </m:sSubSup>
                  <m:r>
                    <w:rPr>
                      <w:rFonts w:ascii="Cambria Math" w:eastAsiaTheme="minorEastAsia" w:hAnsi="Cambria Math"/>
                      <w:sz w:val="20"/>
                      <w:szCs w:val="20"/>
                    </w:rPr>
                    <m:t xml:space="preserve">+ </m:t>
                  </m:r>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F</m:t>
                      </m:r>
                    </m:sub>
                  </m:sSub>
                  <m:r>
                    <w:rPr>
                      <w:rFonts w:ascii="Cambria Math" w:eastAsiaTheme="minorEastAsia" w:hAnsi="Cambria Math"/>
                      <w:sz w:val="20"/>
                      <w:szCs w:val="20"/>
                    </w:rPr>
                    <m:t>-1)</m:t>
                  </m:r>
                  <m:sSubSup>
                    <m:sSubSupPr>
                      <m:ctrlPr>
                        <w:rPr>
                          <w:rFonts w:ascii="Cambria Math" w:eastAsiaTheme="minorEastAsia" w:hAnsi="Cambria Math"/>
                          <w:i/>
                          <w:sz w:val="20"/>
                          <w:szCs w:val="20"/>
                        </w:rPr>
                      </m:ctrlPr>
                    </m:sSubSupPr>
                    <m:e>
                      <m:r>
                        <w:rPr>
                          <w:rFonts w:ascii="Cambria Math" w:eastAsiaTheme="minorEastAsia" w:hAnsi="Cambria Math"/>
                          <w:sz w:val="20"/>
                          <w:szCs w:val="20"/>
                        </w:rPr>
                        <m:t>SD</m:t>
                      </m:r>
                    </m:e>
                    <m:sub>
                      <m:r>
                        <w:rPr>
                          <w:rFonts w:ascii="Cambria Math" w:eastAsiaTheme="minorEastAsia" w:hAnsi="Cambria Math"/>
                          <w:sz w:val="20"/>
                          <w:szCs w:val="20"/>
                        </w:rPr>
                        <m:t>F</m:t>
                      </m:r>
                    </m:sub>
                    <m:sup>
                      <m:r>
                        <w:rPr>
                          <w:rFonts w:ascii="Cambria Math" w:eastAsiaTheme="minorEastAsia" w:hAnsi="Cambria Math"/>
                          <w:sz w:val="20"/>
                          <w:szCs w:val="20"/>
                        </w:rPr>
                        <m:t>2</m:t>
                      </m:r>
                    </m:sup>
                  </m:sSubSup>
                  <m:r>
                    <w:rPr>
                      <w:rFonts w:ascii="Cambria Math" w:eastAsiaTheme="minorEastAsia" w:hAnsi="Cambria Math"/>
                      <w:sz w:val="20"/>
                      <w:szCs w:val="20"/>
                    </w:rPr>
                    <m:t xml:space="preserve"> </m:t>
                  </m:r>
                </m:num>
                <m:den>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M</m:t>
                      </m:r>
                    </m:sub>
                  </m:sSub>
                  <m:r>
                    <w:rPr>
                      <w:rFonts w:ascii="Cambria Math" w:eastAsiaTheme="minorEastAsia" w:hAnsi="Cambria Math"/>
                      <w:sz w:val="20"/>
                      <w:szCs w:val="20"/>
                    </w:rPr>
                    <m:t xml:space="preserve">+ </m:t>
                  </m:r>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F</m:t>
                      </m:r>
                    </m:sub>
                  </m:sSub>
                  <m:r>
                    <w:rPr>
                      <w:rFonts w:ascii="Cambria Math" w:eastAsiaTheme="minorEastAsia" w:hAnsi="Cambria Math"/>
                      <w:sz w:val="20"/>
                      <w:szCs w:val="20"/>
                    </w:rPr>
                    <m:t>-2</m:t>
                  </m:r>
                </m:den>
              </m:f>
            </m:e>
          </m:rad>
        </m:oMath>
      </m:oMathPara>
    </w:p>
    <w:p w14:paraId="63D2ED68" w14:textId="3988A4CF" w:rsidR="006C2D94" w:rsidRPr="006C2D94" w:rsidRDefault="006C2D94" w:rsidP="00814634">
      <w:pPr>
        <w:contextualSpacing/>
        <w:jc w:val="right"/>
        <w:rPr>
          <w:rFonts w:ascii="Garamond" w:hAnsi="Garamond"/>
          <w:i/>
          <w:sz w:val="20"/>
          <w:szCs w:val="20"/>
        </w:rPr>
      </w:pP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i/>
          <w:sz w:val="20"/>
          <w:szCs w:val="20"/>
        </w:rPr>
        <w:t>Eq. 2</w:t>
      </w:r>
    </w:p>
    <w:p w14:paraId="42B67648" w14:textId="1924A8B9" w:rsidR="00432690" w:rsidRDefault="005C69F2" w:rsidP="005C69F2">
      <w:pPr>
        <w:contextualSpacing/>
        <w:rPr>
          <w:rFonts w:ascii="Garamond" w:eastAsiaTheme="minorEastAsia" w:hAnsi="Garamond"/>
        </w:rPr>
      </w:pPr>
      <w:r>
        <w:rPr>
          <w:rFonts w:ascii="Garamond" w:hAnsi="Garamond"/>
        </w:rPr>
        <w:t>Where</w:t>
      </w:r>
      <m:oMath>
        <m:r>
          <w:rPr>
            <w:rFonts w:ascii="Cambria Math" w:hAnsi="Cambria Math"/>
          </w:rPr>
          <m:t xml:space="preserve"> </m:t>
        </m:r>
        <m:acc>
          <m:accPr>
            <m:chr m:val="̅"/>
            <m:ctrlPr>
              <w:rPr>
                <w:rFonts w:ascii="Cambria Math" w:hAnsi="Cambria Math"/>
                <w:i/>
              </w:rPr>
            </m:ctrlPr>
          </m:accPr>
          <m:e>
            <m:r>
              <w:rPr>
                <w:rFonts w:ascii="Cambria Math" w:hAnsi="Cambria Math"/>
              </w:rPr>
              <m:t>X</m:t>
            </m:r>
          </m:e>
        </m:acc>
      </m:oMath>
      <w:r>
        <w:rPr>
          <w:rFonts w:ascii="Garamond" w:eastAsiaTheme="minorEastAsia" w:hAnsi="Garamond"/>
        </w:rPr>
        <w:t xml:space="preserve"> is the mean</w:t>
      </w:r>
      <w:r w:rsidR="00233674">
        <w:rPr>
          <w:rFonts w:ascii="Garamond" w:eastAsiaTheme="minorEastAsia" w:hAnsi="Garamond"/>
        </w:rPr>
        <w:t xml:space="preserve"> of the behavioural measure</w:t>
      </w:r>
      <w:r>
        <w:rPr>
          <w:rFonts w:ascii="Garamond" w:eastAsiaTheme="minorEastAsia" w:hAnsi="Garamond"/>
        </w:rPr>
        <w:t xml:space="preserve">, </w:t>
      </w:r>
      <m:oMath>
        <m:sSub>
          <m:sSubPr>
            <m:ctrlPr>
              <w:rPr>
                <w:rFonts w:ascii="Cambria Math" w:hAnsi="Cambria Math"/>
                <w:i/>
              </w:rPr>
            </m:ctrlPr>
          </m:sSubPr>
          <m:e>
            <m:r>
              <w:rPr>
                <w:rFonts w:ascii="Cambria Math" w:hAnsi="Cambria Math"/>
              </w:rPr>
              <m:t>SD</m:t>
            </m:r>
          </m:e>
          <m:sub>
            <m:r>
              <w:rPr>
                <w:rFonts w:ascii="Cambria Math" w:hAnsi="Cambria Math"/>
              </w:rPr>
              <m:t>p</m:t>
            </m:r>
          </m:sub>
        </m:sSub>
      </m:oMath>
      <w:r>
        <w:rPr>
          <w:rFonts w:ascii="Garamond" w:eastAsiaTheme="minorEastAsia" w:hAnsi="Garamond"/>
        </w:rPr>
        <w:t xml:space="preserve"> is the pooled standard deviation and N and SD are the sample size and standard deviation for males (M) and females (F), respectively. </w:t>
      </w:r>
      <w:r w:rsidR="00432690">
        <w:rPr>
          <w:rFonts w:ascii="Garamond" w:eastAsiaTheme="minorEastAsia" w:hAnsi="Garamond"/>
        </w:rPr>
        <w:t xml:space="preserve">The </w:t>
      </w:r>
      <w:r w:rsidR="00D94658">
        <w:rPr>
          <w:rFonts w:ascii="Garamond" w:eastAsiaTheme="minorEastAsia" w:hAnsi="Garamond"/>
        </w:rPr>
        <w:t xml:space="preserve">associated </w:t>
      </w:r>
      <w:r w:rsidR="00432690">
        <w:rPr>
          <w:rFonts w:ascii="Garamond" w:eastAsiaTheme="minorEastAsia" w:hAnsi="Garamond"/>
        </w:rPr>
        <w:t xml:space="preserve">sampling error variance of Hedges </w:t>
      </w:r>
      <w:r w:rsidR="00432690" w:rsidRPr="00814634">
        <w:rPr>
          <w:rFonts w:ascii="Garamond" w:eastAsiaTheme="minorEastAsia" w:hAnsi="Garamond"/>
          <w:i/>
        </w:rPr>
        <w:t>g</w:t>
      </w:r>
      <w:r w:rsidR="00432690">
        <w:rPr>
          <w:rFonts w:ascii="Garamond" w:eastAsiaTheme="minorEastAsia" w:hAnsi="Garamond"/>
        </w:rPr>
        <w:t xml:space="preserve"> is:</w:t>
      </w:r>
    </w:p>
    <w:p w14:paraId="689EE8F7" w14:textId="2F33F912" w:rsidR="00432690" w:rsidRDefault="00432690" w:rsidP="005C69F2">
      <w:pPr>
        <w:contextualSpacing/>
        <w:rPr>
          <w:rFonts w:ascii="Garamond" w:eastAsiaTheme="minorEastAsia" w:hAnsi="Garamond"/>
        </w:rPr>
      </w:pPr>
    </w:p>
    <w:p w14:paraId="576053E9" w14:textId="1E416B93" w:rsidR="00ED3216" w:rsidRPr="006C2D94" w:rsidRDefault="00432690" w:rsidP="00814634">
      <w:pPr>
        <w:contextualSpacing/>
        <w:jc w:val="right"/>
        <w:rPr>
          <w:rFonts w:ascii="Garamond" w:hAnsi="Garamond"/>
          <w:i/>
          <w:sz w:val="20"/>
          <w:szCs w:val="20"/>
        </w:rPr>
      </w:pPr>
      <w:r w:rsidRPr="00814634">
        <w:rPr>
          <w:rFonts w:ascii="Garamond" w:eastAsiaTheme="minorEastAsia" w:hAnsi="Garamond"/>
          <w:highlight w:val="yellow"/>
        </w:rPr>
        <w:t>ADD EQUATION</w:t>
      </w:r>
      <w:r w:rsidR="00ED3216" w:rsidRPr="00ED3216">
        <w:rPr>
          <w:rFonts w:ascii="Garamond" w:hAnsi="Garamond"/>
          <w:i/>
          <w:sz w:val="20"/>
          <w:szCs w:val="20"/>
        </w:rPr>
        <w:t xml:space="preserve"> </w:t>
      </w:r>
      <w:r w:rsidR="00ED3216">
        <w:rPr>
          <w:rFonts w:ascii="Garamond" w:hAnsi="Garamond"/>
          <w:i/>
          <w:sz w:val="20"/>
          <w:szCs w:val="20"/>
        </w:rPr>
        <w:tab/>
      </w:r>
      <w:r w:rsidR="00ED3216">
        <w:rPr>
          <w:rFonts w:ascii="Garamond" w:hAnsi="Garamond"/>
          <w:i/>
          <w:sz w:val="20"/>
          <w:szCs w:val="20"/>
        </w:rPr>
        <w:tab/>
      </w:r>
      <w:r w:rsidR="00ED3216">
        <w:rPr>
          <w:rFonts w:ascii="Garamond" w:hAnsi="Garamond"/>
          <w:i/>
          <w:sz w:val="20"/>
          <w:szCs w:val="20"/>
        </w:rPr>
        <w:tab/>
      </w:r>
      <w:r w:rsidR="00ED3216">
        <w:rPr>
          <w:rFonts w:ascii="Garamond" w:hAnsi="Garamond"/>
          <w:i/>
          <w:sz w:val="20"/>
          <w:szCs w:val="20"/>
        </w:rPr>
        <w:tab/>
      </w:r>
      <w:r w:rsidR="00ED3216">
        <w:rPr>
          <w:rFonts w:ascii="Garamond" w:hAnsi="Garamond"/>
          <w:i/>
          <w:sz w:val="20"/>
          <w:szCs w:val="20"/>
        </w:rPr>
        <w:tab/>
      </w:r>
      <w:r w:rsidR="00ED3216">
        <w:rPr>
          <w:rFonts w:ascii="Garamond" w:hAnsi="Garamond"/>
          <w:i/>
          <w:sz w:val="20"/>
          <w:szCs w:val="20"/>
        </w:rPr>
        <w:tab/>
      </w:r>
      <w:r w:rsidR="00ED3216">
        <w:rPr>
          <w:rFonts w:ascii="Garamond" w:hAnsi="Garamond"/>
          <w:i/>
          <w:sz w:val="20"/>
          <w:szCs w:val="20"/>
        </w:rPr>
        <w:tab/>
      </w:r>
      <w:r w:rsidR="00ED3216">
        <w:rPr>
          <w:rFonts w:ascii="Garamond" w:hAnsi="Garamond"/>
          <w:i/>
          <w:sz w:val="20"/>
          <w:szCs w:val="20"/>
        </w:rPr>
        <w:tab/>
      </w:r>
      <w:r w:rsidR="00ED3216">
        <w:rPr>
          <w:rFonts w:ascii="Garamond" w:hAnsi="Garamond"/>
          <w:i/>
          <w:sz w:val="20"/>
          <w:szCs w:val="20"/>
        </w:rPr>
        <w:tab/>
        <w:t>Eq. 3</w:t>
      </w:r>
    </w:p>
    <w:p w14:paraId="2249AB6B" w14:textId="77777777" w:rsidR="00432690" w:rsidRDefault="00432690" w:rsidP="005C69F2">
      <w:pPr>
        <w:contextualSpacing/>
        <w:rPr>
          <w:rFonts w:ascii="Garamond" w:eastAsiaTheme="minorEastAsia" w:hAnsi="Garamond"/>
        </w:rPr>
      </w:pPr>
    </w:p>
    <w:p w14:paraId="72B5C5EC" w14:textId="6BECD457" w:rsidR="005F230A" w:rsidRDefault="005C69F2" w:rsidP="005F230A">
      <w:pPr>
        <w:contextualSpacing/>
        <w:rPr>
          <w:rFonts w:ascii="Garamond" w:eastAsiaTheme="minorEastAsia" w:hAnsi="Garamond"/>
          <w:highlight w:val="yellow"/>
        </w:rPr>
      </w:pPr>
      <w:r>
        <w:rPr>
          <w:rFonts w:ascii="Garamond" w:eastAsiaTheme="minorEastAsia" w:hAnsi="Garamond"/>
        </w:rPr>
        <w:t xml:space="preserve">We used Hedges </w:t>
      </w:r>
      <w:r w:rsidRPr="00E43911">
        <w:rPr>
          <w:rFonts w:ascii="Garamond" w:eastAsiaTheme="minorEastAsia" w:hAnsi="Garamond"/>
          <w:i/>
        </w:rPr>
        <w:t>g</w:t>
      </w:r>
      <w:r>
        <w:rPr>
          <w:rFonts w:ascii="Garamond" w:eastAsiaTheme="minorEastAsia" w:hAnsi="Garamond"/>
        </w:rPr>
        <w:t xml:space="preserve"> instead of log response ratios as </w:t>
      </w:r>
      <w:commentRangeStart w:id="1013"/>
      <w:r w:rsidR="00F66D01">
        <w:rPr>
          <w:rFonts w:ascii="Garamond" w:eastAsiaTheme="minorEastAsia" w:hAnsi="Garamond"/>
        </w:rPr>
        <w:t xml:space="preserve">some </w:t>
      </w:r>
      <w:r w:rsidR="00233674">
        <w:rPr>
          <w:rFonts w:ascii="Garamond" w:eastAsiaTheme="minorEastAsia" w:hAnsi="Garamond"/>
        </w:rPr>
        <w:t xml:space="preserve">behavioural </w:t>
      </w:r>
      <w:r w:rsidR="00F66D01">
        <w:rPr>
          <w:rFonts w:ascii="Garamond" w:eastAsiaTheme="minorEastAsia" w:hAnsi="Garamond"/>
        </w:rPr>
        <w:t>measures</w:t>
      </w:r>
      <w:r>
        <w:rPr>
          <w:rFonts w:ascii="Garamond" w:eastAsiaTheme="minorEastAsia" w:hAnsi="Garamond"/>
        </w:rPr>
        <w:t xml:space="preserve"> </w:t>
      </w:r>
      <w:r w:rsidR="00F66D01">
        <w:rPr>
          <w:rFonts w:ascii="Garamond" w:eastAsiaTheme="minorEastAsia" w:hAnsi="Garamond"/>
        </w:rPr>
        <w:t xml:space="preserve">were based on ranks or scores, </w:t>
      </w:r>
      <w:r w:rsidR="00233674">
        <w:rPr>
          <w:rFonts w:ascii="Garamond" w:eastAsiaTheme="minorEastAsia" w:hAnsi="Garamond"/>
        </w:rPr>
        <w:t>meaning</w:t>
      </w:r>
      <w:r w:rsidR="00F66D01">
        <w:rPr>
          <w:rFonts w:ascii="Garamond" w:eastAsiaTheme="minorEastAsia" w:hAnsi="Garamond"/>
        </w:rPr>
        <w:t xml:space="preserve"> that </w:t>
      </w:r>
      <w:r>
        <w:rPr>
          <w:rFonts w:ascii="Garamond" w:eastAsiaTheme="minorEastAsia" w:hAnsi="Garamond"/>
        </w:rPr>
        <w:t>response ratio</w:t>
      </w:r>
      <w:r w:rsidR="00D92118">
        <w:rPr>
          <w:rFonts w:ascii="Garamond" w:eastAsiaTheme="minorEastAsia" w:hAnsi="Garamond"/>
        </w:rPr>
        <w:t>s</w:t>
      </w:r>
      <w:r>
        <w:rPr>
          <w:rFonts w:ascii="Garamond" w:eastAsiaTheme="minorEastAsia" w:hAnsi="Garamond"/>
        </w:rPr>
        <w:t xml:space="preserve"> could not be calculated</w:t>
      </w:r>
      <w:commentRangeEnd w:id="1013"/>
      <w:r w:rsidR="00BA5521">
        <w:rPr>
          <w:rStyle w:val="CommentReference"/>
        </w:rPr>
        <w:commentReference w:id="1013"/>
      </w:r>
      <w:r>
        <w:rPr>
          <w:rFonts w:ascii="Garamond" w:eastAsiaTheme="minorEastAsia" w:hAnsi="Garamond"/>
        </w:rPr>
        <w:t xml:space="preserve">. </w:t>
      </w:r>
      <w:r w:rsidR="00D92118">
        <w:rPr>
          <w:rFonts w:ascii="Garamond" w:eastAsiaTheme="minorEastAsia" w:hAnsi="Garamond"/>
        </w:rPr>
        <w:t xml:space="preserve">The </w:t>
      </w:r>
      <w:r w:rsidR="00047AC3">
        <w:rPr>
          <w:rFonts w:ascii="Garamond" w:eastAsiaTheme="minorEastAsia" w:hAnsi="Garamond"/>
        </w:rPr>
        <w:t xml:space="preserve">relevant </w:t>
      </w:r>
      <w:r w:rsidR="00233674">
        <w:rPr>
          <w:rFonts w:ascii="Garamond" w:eastAsiaTheme="minorEastAsia" w:hAnsi="Garamond"/>
        </w:rPr>
        <w:t xml:space="preserve">direction of the </w:t>
      </w:r>
      <w:r w:rsidR="00D92118">
        <w:rPr>
          <w:rFonts w:ascii="Garamond" w:eastAsiaTheme="minorEastAsia" w:hAnsi="Garamond"/>
        </w:rPr>
        <w:t>e</w:t>
      </w:r>
      <w:r>
        <w:rPr>
          <w:rFonts w:ascii="Garamond" w:eastAsiaTheme="minorEastAsia" w:hAnsi="Garamond"/>
        </w:rPr>
        <w:t xml:space="preserve">ffect size </w:t>
      </w:r>
      <w:r w:rsidR="00233674">
        <w:rPr>
          <w:rFonts w:ascii="Garamond" w:eastAsiaTheme="minorEastAsia" w:hAnsi="Garamond"/>
        </w:rPr>
        <w:t>varies depending on the focal</w:t>
      </w:r>
      <w:r>
        <w:rPr>
          <w:rFonts w:ascii="Garamond" w:eastAsiaTheme="minorEastAsia" w:hAnsi="Garamond"/>
        </w:rPr>
        <w:t xml:space="preserve"> </w:t>
      </w:r>
      <w:r w:rsidR="00233674">
        <w:rPr>
          <w:rFonts w:ascii="Garamond" w:eastAsiaTheme="minorEastAsia" w:hAnsi="Garamond"/>
        </w:rPr>
        <w:t xml:space="preserve">behavioural measure of </w:t>
      </w:r>
      <w:r w:rsidR="00674A55">
        <w:rPr>
          <w:rFonts w:ascii="Garamond" w:eastAsiaTheme="minorEastAsia" w:hAnsi="Garamond"/>
        </w:rPr>
        <w:t>personality</w:t>
      </w:r>
      <w:r>
        <w:rPr>
          <w:rFonts w:ascii="Garamond" w:eastAsiaTheme="minorEastAsia" w:hAnsi="Garamond"/>
        </w:rPr>
        <w:t xml:space="preserve">. For example, boldness </w:t>
      </w:r>
      <w:r w:rsidR="00047AC3">
        <w:rPr>
          <w:rFonts w:ascii="Garamond" w:eastAsiaTheme="minorEastAsia" w:hAnsi="Garamond"/>
        </w:rPr>
        <w:t xml:space="preserve">is often </w:t>
      </w:r>
      <w:r>
        <w:rPr>
          <w:rFonts w:ascii="Garamond" w:eastAsiaTheme="minorEastAsia" w:hAnsi="Garamond"/>
        </w:rPr>
        <w:t xml:space="preserve">measured as </w:t>
      </w:r>
      <w:r w:rsidR="00674A55">
        <w:rPr>
          <w:rFonts w:ascii="Garamond" w:eastAsiaTheme="minorEastAsia" w:hAnsi="Garamond"/>
        </w:rPr>
        <w:t xml:space="preserve">either </w:t>
      </w:r>
      <w:r w:rsidR="005F230A">
        <w:rPr>
          <w:rFonts w:ascii="Garamond" w:eastAsiaTheme="minorEastAsia" w:hAnsi="Garamond"/>
        </w:rPr>
        <w:t>‘</w:t>
      </w:r>
      <w:r>
        <w:rPr>
          <w:rFonts w:ascii="Garamond" w:eastAsiaTheme="minorEastAsia" w:hAnsi="Garamond"/>
        </w:rPr>
        <w:t>latency to flee</w:t>
      </w:r>
      <w:r w:rsidR="005F230A">
        <w:rPr>
          <w:rFonts w:ascii="Garamond" w:eastAsiaTheme="minorEastAsia" w:hAnsi="Garamond"/>
        </w:rPr>
        <w:t>’</w:t>
      </w:r>
      <w:r w:rsidR="00674A55" w:rsidRPr="00674A55">
        <w:rPr>
          <w:rFonts w:ascii="Garamond" w:eastAsiaTheme="minorEastAsia" w:hAnsi="Garamond"/>
        </w:rPr>
        <w:t xml:space="preserve"> </w:t>
      </w:r>
      <w:r w:rsidR="00674A55">
        <w:rPr>
          <w:rFonts w:ascii="Garamond" w:eastAsiaTheme="minorEastAsia" w:hAnsi="Garamond"/>
        </w:rPr>
        <w:t xml:space="preserve">or </w:t>
      </w:r>
      <w:r w:rsidR="005F230A">
        <w:rPr>
          <w:rFonts w:ascii="Garamond" w:eastAsiaTheme="minorEastAsia" w:hAnsi="Garamond"/>
        </w:rPr>
        <w:t>‘</w:t>
      </w:r>
      <w:r w:rsidR="00674A55">
        <w:rPr>
          <w:rFonts w:ascii="Garamond" w:eastAsiaTheme="minorEastAsia" w:hAnsi="Garamond"/>
        </w:rPr>
        <w:t xml:space="preserve">time to resume </w:t>
      </w:r>
      <w:r w:rsidR="005F230A">
        <w:rPr>
          <w:rFonts w:ascii="Garamond" w:eastAsiaTheme="minorEastAsia" w:hAnsi="Garamond"/>
        </w:rPr>
        <w:t xml:space="preserve">a </w:t>
      </w:r>
      <w:r w:rsidR="00674A55">
        <w:rPr>
          <w:rFonts w:ascii="Garamond" w:eastAsiaTheme="minorEastAsia" w:hAnsi="Garamond"/>
        </w:rPr>
        <w:t>behaviour</w:t>
      </w:r>
      <w:r w:rsidR="005F230A">
        <w:rPr>
          <w:rFonts w:ascii="Garamond" w:eastAsiaTheme="minorEastAsia" w:hAnsi="Garamond"/>
        </w:rPr>
        <w:t>’</w:t>
      </w:r>
      <w:r w:rsidR="00674A55">
        <w:rPr>
          <w:rFonts w:ascii="Garamond" w:eastAsiaTheme="minorEastAsia" w:hAnsi="Garamond"/>
        </w:rPr>
        <w:t xml:space="preserve"> following a simulated predator approach. </w:t>
      </w:r>
      <w:r w:rsidR="005F230A">
        <w:rPr>
          <w:rFonts w:ascii="Garamond" w:eastAsiaTheme="minorEastAsia" w:hAnsi="Garamond"/>
        </w:rPr>
        <w:t>Here a</w:t>
      </w:r>
      <w:r w:rsidR="00674A55">
        <w:rPr>
          <w:rFonts w:ascii="Garamond" w:eastAsiaTheme="minorEastAsia" w:hAnsi="Garamond"/>
        </w:rPr>
        <w:t xml:space="preserve"> </w:t>
      </w:r>
      <w:r w:rsidR="005F230A">
        <w:rPr>
          <w:rFonts w:ascii="Garamond" w:eastAsiaTheme="minorEastAsia" w:hAnsi="Garamond"/>
        </w:rPr>
        <w:t xml:space="preserve">bolder </w:t>
      </w:r>
      <w:r w:rsidR="00674A55">
        <w:rPr>
          <w:rFonts w:ascii="Garamond" w:eastAsiaTheme="minorEastAsia" w:hAnsi="Garamond"/>
        </w:rPr>
        <w:t xml:space="preserve">individual is therefore indicted by </w:t>
      </w:r>
      <w:r>
        <w:rPr>
          <w:rFonts w:ascii="Garamond" w:eastAsiaTheme="minorEastAsia" w:hAnsi="Garamond"/>
        </w:rPr>
        <w:t xml:space="preserve">a </w:t>
      </w:r>
      <w:r w:rsidR="005F230A">
        <w:rPr>
          <w:rFonts w:ascii="Garamond" w:eastAsiaTheme="minorEastAsia" w:hAnsi="Garamond"/>
        </w:rPr>
        <w:t>larger</w:t>
      </w:r>
      <w:r w:rsidR="00674A55">
        <w:rPr>
          <w:rFonts w:ascii="Garamond" w:eastAsiaTheme="minorEastAsia" w:hAnsi="Garamond"/>
        </w:rPr>
        <w:t xml:space="preserve"> or a </w:t>
      </w:r>
      <w:r w:rsidR="005F230A">
        <w:rPr>
          <w:rFonts w:ascii="Garamond" w:eastAsiaTheme="minorEastAsia" w:hAnsi="Garamond"/>
        </w:rPr>
        <w:t>smaller</w:t>
      </w:r>
      <w:r w:rsidR="00674A55">
        <w:rPr>
          <w:rFonts w:ascii="Garamond" w:eastAsiaTheme="minorEastAsia" w:hAnsi="Garamond"/>
        </w:rPr>
        <w:t xml:space="preserve"> value respectively</w:t>
      </w:r>
      <w:r>
        <w:rPr>
          <w:rFonts w:ascii="Garamond" w:eastAsiaTheme="minorEastAsia" w:hAnsi="Garamond"/>
        </w:rPr>
        <w:t xml:space="preserve">. </w:t>
      </w:r>
      <w:r w:rsidR="00047AC3">
        <w:rPr>
          <w:rFonts w:ascii="Garamond" w:eastAsiaTheme="minorEastAsia" w:hAnsi="Garamond"/>
        </w:rPr>
        <w:t xml:space="preserve">We </w:t>
      </w:r>
      <w:r>
        <w:rPr>
          <w:rFonts w:ascii="Garamond" w:eastAsiaTheme="minorEastAsia" w:hAnsi="Garamond"/>
        </w:rPr>
        <w:t xml:space="preserve">examined all </w:t>
      </w:r>
      <w:r w:rsidR="00047AC3">
        <w:rPr>
          <w:rFonts w:ascii="Garamond" w:eastAsiaTheme="minorEastAsia" w:hAnsi="Garamond"/>
        </w:rPr>
        <w:t xml:space="preserve">measurement protocols </w:t>
      </w:r>
      <w:r>
        <w:rPr>
          <w:rFonts w:ascii="Garamond" w:eastAsiaTheme="minorEastAsia" w:hAnsi="Garamond"/>
        </w:rPr>
        <w:t>and</w:t>
      </w:r>
      <w:r w:rsidR="00047AC3">
        <w:rPr>
          <w:rFonts w:ascii="Garamond" w:eastAsiaTheme="minorEastAsia" w:hAnsi="Garamond"/>
        </w:rPr>
        <w:t>, where necessary</w:t>
      </w:r>
      <w:r w:rsidR="00674A55">
        <w:rPr>
          <w:rFonts w:ascii="Garamond" w:eastAsiaTheme="minorEastAsia" w:hAnsi="Garamond"/>
        </w:rPr>
        <w:t>,</w:t>
      </w:r>
      <w:r w:rsidR="00047AC3">
        <w:rPr>
          <w:rFonts w:ascii="Garamond" w:eastAsiaTheme="minorEastAsia" w:hAnsi="Garamond"/>
        </w:rPr>
        <w:t xml:space="preserve"> reversed the </w:t>
      </w:r>
      <w:r w:rsidR="005F230A">
        <w:rPr>
          <w:rFonts w:ascii="Garamond" w:eastAsiaTheme="minorEastAsia" w:hAnsi="Garamond"/>
        </w:rPr>
        <w:t xml:space="preserve">sign </w:t>
      </w:r>
      <w:r w:rsidR="00047AC3">
        <w:rPr>
          <w:rFonts w:ascii="Garamond" w:eastAsiaTheme="minorEastAsia" w:hAnsi="Garamond"/>
        </w:rPr>
        <w:t xml:space="preserve">of the </w:t>
      </w:r>
      <w:r w:rsidR="00674A55">
        <w:rPr>
          <w:rFonts w:ascii="Garamond" w:eastAsiaTheme="minorEastAsia" w:hAnsi="Garamond"/>
        </w:rPr>
        <w:t xml:space="preserve">male-female difference </w:t>
      </w:r>
      <w:r w:rsidR="00047AC3">
        <w:rPr>
          <w:rFonts w:ascii="Garamond" w:eastAsiaTheme="minorEastAsia" w:hAnsi="Garamond"/>
        </w:rPr>
        <w:t xml:space="preserve">to </w:t>
      </w:r>
      <w:r>
        <w:rPr>
          <w:rFonts w:ascii="Garamond" w:eastAsiaTheme="minorEastAsia" w:hAnsi="Garamond"/>
        </w:rPr>
        <w:t xml:space="preserve">ensure that </w:t>
      </w:r>
      <w:r w:rsidR="00674A55">
        <w:rPr>
          <w:rFonts w:ascii="Garamond" w:eastAsiaTheme="minorEastAsia" w:hAnsi="Garamond"/>
        </w:rPr>
        <w:t xml:space="preserve">the direction of the effect size </w:t>
      </w:r>
      <w:r w:rsidR="00047AC3">
        <w:rPr>
          <w:rFonts w:ascii="Garamond" w:eastAsiaTheme="minorEastAsia" w:hAnsi="Garamond"/>
        </w:rPr>
        <w:t xml:space="preserve">had a consistent </w:t>
      </w:r>
      <w:r w:rsidR="00EC541D">
        <w:rPr>
          <w:rFonts w:ascii="Garamond" w:eastAsiaTheme="minorEastAsia" w:hAnsi="Garamond"/>
        </w:rPr>
        <w:t>int</w:t>
      </w:r>
      <w:r w:rsidR="00674A55">
        <w:rPr>
          <w:rFonts w:ascii="Garamond" w:eastAsiaTheme="minorEastAsia" w:hAnsi="Garamond"/>
        </w:rPr>
        <w:t>e</w:t>
      </w:r>
      <w:r w:rsidR="00EC541D">
        <w:rPr>
          <w:rFonts w:ascii="Garamond" w:eastAsiaTheme="minorEastAsia" w:hAnsi="Garamond"/>
        </w:rPr>
        <w:t>rpretation</w:t>
      </w:r>
      <w:r w:rsidR="00047AC3">
        <w:rPr>
          <w:rFonts w:ascii="Garamond" w:eastAsiaTheme="minorEastAsia" w:hAnsi="Garamond"/>
        </w:rPr>
        <w:t xml:space="preserve"> for </w:t>
      </w:r>
      <w:r w:rsidR="005F230A">
        <w:rPr>
          <w:rFonts w:ascii="Garamond" w:eastAsiaTheme="minorEastAsia" w:hAnsi="Garamond"/>
        </w:rPr>
        <w:t>each</w:t>
      </w:r>
      <w:r w:rsidR="00047AC3">
        <w:rPr>
          <w:rFonts w:ascii="Garamond" w:eastAsiaTheme="minorEastAsia" w:hAnsi="Garamond"/>
        </w:rPr>
        <w:t xml:space="preserve"> personality trait. Specifically, a </w:t>
      </w:r>
      <w:r w:rsidR="005F230A">
        <w:rPr>
          <w:rFonts w:ascii="Garamond" w:eastAsiaTheme="minorEastAsia" w:hAnsi="Garamond"/>
        </w:rPr>
        <w:t>positive</w:t>
      </w:r>
      <w:r w:rsidR="00047AC3">
        <w:rPr>
          <w:rFonts w:ascii="Garamond" w:eastAsiaTheme="minorEastAsia" w:hAnsi="Garamond"/>
        </w:rPr>
        <w:t xml:space="preserve"> </w:t>
      </w:r>
      <w:r w:rsidR="00006FA9">
        <w:rPr>
          <w:rFonts w:ascii="Garamond" w:eastAsiaTheme="minorEastAsia" w:hAnsi="Garamond"/>
        </w:rPr>
        <w:t xml:space="preserve">value of </w:t>
      </w:r>
      <w:r w:rsidR="00006FA9" w:rsidRPr="00814634">
        <w:rPr>
          <w:rFonts w:ascii="Garamond" w:eastAsiaTheme="minorEastAsia" w:hAnsi="Garamond"/>
          <w:i/>
        </w:rPr>
        <w:t>g</w:t>
      </w:r>
      <w:r w:rsidR="00006FA9">
        <w:rPr>
          <w:rFonts w:ascii="Garamond" w:eastAsiaTheme="minorEastAsia" w:hAnsi="Garamond"/>
        </w:rPr>
        <w:t xml:space="preserve"> </w:t>
      </w:r>
      <w:r w:rsidR="00EC541D">
        <w:rPr>
          <w:rFonts w:ascii="Garamond" w:eastAsiaTheme="minorEastAsia" w:hAnsi="Garamond"/>
        </w:rPr>
        <w:t>indicat</w:t>
      </w:r>
      <w:r w:rsidR="005F230A">
        <w:rPr>
          <w:rFonts w:ascii="Garamond" w:eastAsiaTheme="minorEastAsia" w:hAnsi="Garamond"/>
        </w:rPr>
        <w:t>es</w:t>
      </w:r>
      <w:r w:rsidR="00EC541D">
        <w:rPr>
          <w:rFonts w:ascii="Garamond" w:eastAsiaTheme="minorEastAsia" w:hAnsi="Garamond"/>
        </w:rPr>
        <w:t xml:space="preserve"> </w:t>
      </w:r>
      <w:r w:rsidR="005F230A">
        <w:rPr>
          <w:rFonts w:ascii="Garamond" w:eastAsiaTheme="minorEastAsia" w:hAnsi="Garamond"/>
        </w:rPr>
        <w:t>that males are more social, aggressive, exploratory, active or bold.</w:t>
      </w:r>
    </w:p>
    <w:p w14:paraId="72FBC8C0" w14:textId="10D688C1" w:rsidR="005C69F2" w:rsidRDefault="005C69F2" w:rsidP="00753BDD">
      <w:pPr>
        <w:contextualSpacing/>
        <w:rPr>
          <w:rFonts w:ascii="Garamond" w:eastAsiaTheme="minorEastAsia" w:hAnsi="Garamond"/>
        </w:rPr>
      </w:pPr>
      <w:r>
        <w:rPr>
          <w:rFonts w:ascii="Garamond" w:eastAsiaTheme="minorEastAsia" w:hAnsi="Garamond"/>
        </w:rPr>
        <w:t xml:space="preserve"> </w:t>
      </w:r>
    </w:p>
    <w:p w14:paraId="0DB7C99E" w14:textId="7B707950" w:rsidR="005C69F2" w:rsidRPr="00753BDD" w:rsidRDefault="00D94658" w:rsidP="006F48F9">
      <w:pPr>
        <w:ind w:firstLine="720"/>
        <w:contextualSpacing/>
        <w:rPr>
          <w:rFonts w:ascii="Garamond" w:eastAsiaTheme="minorEastAsia" w:hAnsi="Garamond"/>
        </w:rPr>
      </w:pPr>
      <w:r>
        <w:rPr>
          <w:rFonts w:ascii="Garamond" w:hAnsi="Garamond"/>
        </w:rPr>
        <w:t xml:space="preserve">Second, to quantify </w:t>
      </w:r>
      <w:r w:rsidR="00753BDD">
        <w:rPr>
          <w:rFonts w:ascii="Garamond" w:hAnsi="Garamond"/>
        </w:rPr>
        <w:t>a sex</w:t>
      </w:r>
      <w:r>
        <w:rPr>
          <w:rFonts w:ascii="Garamond" w:hAnsi="Garamond"/>
        </w:rPr>
        <w:t xml:space="preserve"> difference in the variance in personality traits we </w:t>
      </w:r>
      <w:r w:rsidR="005C69F2">
        <w:rPr>
          <w:rFonts w:ascii="Garamond" w:eastAsiaTheme="minorEastAsia" w:hAnsi="Garamond"/>
        </w:rPr>
        <w:t xml:space="preserve">used the log coefficient of variation (lnCVR) </w:t>
      </w:r>
      <w:r w:rsidR="000941A1">
        <w:rPr>
          <w:rFonts w:ascii="Garamond" w:eastAsiaTheme="minorEastAsia" w:hAnsi="Garamond"/>
        </w:rPr>
        <w:fldChar w:fldCharType="begin" w:fldLock="1"/>
      </w:r>
      <w:r w:rsidR="000941A1">
        <w:rPr>
          <w:rFonts w:ascii="Garamond" w:eastAsiaTheme="minorEastAsia" w:hAnsi="Garamond"/>
        </w:rPr>
        <w:instrText>ADDIN CSL_CITATION {"citationItems":[{"id":"ITEM-1","itemData":{"DOI":"10.1111/2041-210X.12309","ISBN":"2041-210X","ISSN":"2041210X","abstract":"* Meta-analysis has become a standard way of summarizing empirical studies in many fields, including ecology and evolution. In ecology and evolution, meta-analyses comparing two groups (usually experimental and control groups) have almost exclusively focused on comparing the means, using standardized metrics such as Cohen's / Hedges’ d or the response ratio. * However, an experimental treatment may not only affect the mean but also the variance. Investigating differences in the variance between two groups may be informative, especially when a treatment influences the variance in addition to or instead of the mean. * In this paper, we propose the effect size statistic lnCVR (the natural logarithm of the ratio between the coefficients of variation, CV, from two groups), which enables us to meta-analytically compare differences between the variability of two groups. We illustrate the use of lnCVR with examples from ecology and evolution. * Further, as an alternative approach to the use of lnCVR, we propose the combined use of ln s (the log standard deviation) and lnx¯ (the log mean) in a hierarchical (linear mixed) model. The use of ln s with lnx¯ overcomes potential limitations of lnCVR and it provides a more flexible, albeit more complex, way to examine variation beyond two-group comparisons. Relevantly, we also refer to the potential use of ln s and lnCV (the log CV) in the context of comparative analysis. * Our approaches to compare variability could be applied to already published meta-analytic data sets that compare two-group means to uncover potentially overlooked effects on the variance. Additionally, our approaches should be applied to future meta-analyses, especially when one suspects a treatment has an effect not only on the mean, but also on the variance. Notably, the application of the proposed methods extends beyond the fields of ecology and evolution.","author":[{"dropping-particle":"","family":"Nakagawa","given":"Shinichi","non-dropping-particle":"","parse-names":false,"suffix":""},{"dropping-particle":"","family":"Poulin","given":"Robert","non-dropping-particle":"","parse-names":false,"suffix":""},{"dropping-particle":"","family":"Mengersen","given":"Kerrie","non-dropping-particle":"","parse-names":false,"suffix":""},{"dropping-particle":"","family":"Reinhold","given":"Klaus","non-dropping-particle":"","parse-names":false,"suffix":""},{"dropping-particle":"","family":"Engqvist","given":"Leif","non-dropping-particle":"","parse-names":false,"suffix":""},{"dropping-particle":"","family":"Lagisz","given":"Malgorzata","non-dropping-particle":"","parse-names":false,"suffix":""},{"dropping-particle":"","family":"Senior","given":"Alistair M.","non-dropping-particle":"","parse-names":false,"suffix":""}],"container-title":"Methods in Ecology and Evolution","id":"ITEM-1","issue":"2","issued":{"date-parts":[["2015"]]},"page":"143-152","title":"Meta-analysis of variation: Ecological and evolutionary applications and beyond","type":"article-journal","volume":"6"},"uris":["http://www.mendeley.com/documents/?uuid=684d65b2-7f00-4936-a486-1031f7621779"]}],"mendeley":{"formattedCitation":"(Nakagawa &lt;i&gt;et al.&lt;/i&gt; 2015)","plainTextFormattedCitation":"(Nakagawa et al. 2015)","previouslyFormattedCitation":"(Nakagawa &lt;i&gt;et al.&lt;/i&gt; 2015)"},"properties":{"noteIndex":0},"schema":"https://github.com/citation-style-language/schema/raw/master/csl-citation.json"}</w:instrText>
      </w:r>
      <w:r w:rsidR="000941A1">
        <w:rPr>
          <w:rFonts w:ascii="Garamond" w:eastAsiaTheme="minorEastAsia" w:hAnsi="Garamond"/>
        </w:rPr>
        <w:fldChar w:fldCharType="separate"/>
      </w:r>
      <w:r w:rsidR="000941A1" w:rsidRPr="000941A1">
        <w:rPr>
          <w:rFonts w:ascii="Garamond" w:eastAsiaTheme="minorEastAsia" w:hAnsi="Garamond"/>
          <w:noProof/>
        </w:rPr>
        <w:t xml:space="preserve">(Nakagawa </w:t>
      </w:r>
      <w:r w:rsidR="000941A1" w:rsidRPr="000941A1">
        <w:rPr>
          <w:rFonts w:ascii="Garamond" w:eastAsiaTheme="minorEastAsia" w:hAnsi="Garamond"/>
          <w:i/>
          <w:noProof/>
        </w:rPr>
        <w:t>et al.</w:t>
      </w:r>
      <w:r w:rsidR="000941A1" w:rsidRPr="000941A1">
        <w:rPr>
          <w:rFonts w:ascii="Garamond" w:eastAsiaTheme="minorEastAsia" w:hAnsi="Garamond"/>
          <w:noProof/>
        </w:rPr>
        <w:t xml:space="preserve"> 2015)</w:t>
      </w:r>
      <w:r w:rsidR="000941A1">
        <w:rPr>
          <w:rFonts w:ascii="Garamond" w:eastAsiaTheme="minorEastAsia" w:hAnsi="Garamond"/>
        </w:rPr>
        <w:fldChar w:fldCharType="end"/>
      </w:r>
      <w:r>
        <w:rPr>
          <w:rFonts w:ascii="Garamond" w:eastAsiaTheme="minorEastAsia" w:hAnsi="Garamond"/>
          <w:noProof/>
        </w:rPr>
        <w:t>.</w:t>
      </w:r>
      <w:r w:rsidR="005C69F2">
        <w:rPr>
          <w:rFonts w:ascii="Garamond" w:eastAsiaTheme="minorEastAsia" w:hAnsi="Garamond"/>
          <w:noProof/>
        </w:rPr>
        <w:t xml:space="preserve"> </w:t>
      </w:r>
      <w:r>
        <w:rPr>
          <w:rFonts w:ascii="Garamond" w:eastAsiaTheme="minorEastAsia" w:hAnsi="Garamond"/>
        </w:rPr>
        <w:t xml:space="preserve">We </w:t>
      </w:r>
      <w:r w:rsidR="000B57B0">
        <w:rPr>
          <w:rFonts w:ascii="Garamond" w:eastAsiaTheme="minorEastAsia" w:hAnsi="Garamond"/>
        </w:rPr>
        <w:t xml:space="preserve">used this effect size rather than the lnCV to control for any </w:t>
      </w:r>
      <w:r>
        <w:rPr>
          <w:rFonts w:ascii="Garamond" w:eastAsiaTheme="minorEastAsia" w:hAnsi="Garamond"/>
        </w:rPr>
        <w:t>mean-variance relationship</w:t>
      </w:r>
      <w:r w:rsidR="000B57B0">
        <w:rPr>
          <w:rFonts w:ascii="Garamond" w:eastAsiaTheme="minorEastAsia" w:hAnsi="Garamond"/>
        </w:rPr>
        <w:t xml:space="preserve">s </w:t>
      </w:r>
      <w:r w:rsidR="00A31B91">
        <w:rPr>
          <w:rFonts w:ascii="Garamond" w:eastAsiaTheme="minorEastAsia" w:hAnsi="Garamond"/>
        </w:rPr>
        <w:t>and quantify sex difference in variances independent of the mean (</w:t>
      </w:r>
      <w:r w:rsidR="00A31B91" w:rsidRPr="00EB7537">
        <w:rPr>
          <w:rFonts w:ascii="Garamond" w:eastAsiaTheme="minorEastAsia" w:hAnsi="Garamond"/>
          <w:noProof/>
        </w:rPr>
        <w:t xml:space="preserve">Nakagawa </w:t>
      </w:r>
      <w:r w:rsidR="00A31B91" w:rsidRPr="00EB7537">
        <w:rPr>
          <w:rFonts w:ascii="Garamond" w:eastAsiaTheme="minorEastAsia" w:hAnsi="Garamond"/>
          <w:i/>
          <w:noProof/>
        </w:rPr>
        <w:t>et al.</w:t>
      </w:r>
      <w:r w:rsidR="00A31B91" w:rsidRPr="00EB7537">
        <w:rPr>
          <w:rFonts w:ascii="Garamond" w:eastAsiaTheme="minorEastAsia" w:hAnsi="Garamond"/>
          <w:noProof/>
        </w:rPr>
        <w:t xml:space="preserve"> 2015</w:t>
      </w:r>
      <w:r w:rsidR="00A31B91">
        <w:rPr>
          <w:rFonts w:ascii="Garamond" w:eastAsiaTheme="minorEastAsia" w:hAnsi="Garamond"/>
          <w:noProof/>
        </w:rPr>
        <w:t xml:space="preserve">; </w:t>
      </w:r>
      <w:r w:rsidR="000B57B0" w:rsidRPr="00814634">
        <w:rPr>
          <w:rFonts w:ascii="Garamond" w:eastAsiaTheme="minorEastAsia" w:hAnsi="Garamond"/>
          <w:highlight w:val="yellow"/>
        </w:rPr>
        <w:t>see Senior et al. 2020</w:t>
      </w:r>
      <w:r w:rsidR="000B57B0">
        <w:rPr>
          <w:rFonts w:ascii="Garamond" w:eastAsiaTheme="minorEastAsia" w:hAnsi="Garamond"/>
        </w:rPr>
        <w:t>)</w:t>
      </w:r>
      <w:r>
        <w:rPr>
          <w:rFonts w:ascii="Garamond" w:eastAsiaTheme="minorEastAsia" w:hAnsi="Garamond"/>
        </w:rPr>
        <w:t xml:space="preserve">. </w:t>
      </w:r>
      <w:r w:rsidR="00753BDD">
        <w:rPr>
          <w:rFonts w:ascii="Garamond" w:eastAsiaTheme="minorEastAsia" w:hAnsi="Garamond"/>
        </w:rPr>
        <w:t xml:space="preserve">In our data set there was a positive relationship between the mean and variance in personality measurements </w:t>
      </w:r>
      <w:commentRangeStart w:id="1014"/>
      <w:r w:rsidR="00753BDD">
        <w:rPr>
          <w:rFonts w:ascii="Garamond" w:eastAsiaTheme="minorEastAsia" w:hAnsi="Garamond"/>
        </w:rPr>
        <w:t>(</w:t>
      </w:r>
      <w:r w:rsidR="00753BDD" w:rsidRPr="00814634">
        <w:rPr>
          <w:rFonts w:ascii="Garamond" w:eastAsiaTheme="minorEastAsia" w:hAnsi="Garamond"/>
          <w:highlight w:val="yellow"/>
        </w:rPr>
        <w:t>see XXX</w:t>
      </w:r>
      <w:r w:rsidR="00753BDD">
        <w:rPr>
          <w:rFonts w:ascii="Garamond" w:eastAsiaTheme="minorEastAsia" w:hAnsi="Garamond"/>
        </w:rPr>
        <w:t xml:space="preserve">). </w:t>
      </w:r>
      <w:commentRangeEnd w:id="1014"/>
      <w:r w:rsidR="00E83378">
        <w:rPr>
          <w:rStyle w:val="CommentReference"/>
        </w:rPr>
        <w:commentReference w:id="1014"/>
      </w:r>
      <w:r w:rsidR="000B57B0">
        <w:rPr>
          <w:rFonts w:ascii="Garamond" w:eastAsiaTheme="minorEastAsia" w:hAnsi="Garamond"/>
        </w:rPr>
        <w:t>We</w:t>
      </w:r>
      <w:r>
        <w:rPr>
          <w:rFonts w:ascii="Garamond" w:eastAsiaTheme="minorEastAsia" w:hAnsi="Garamond"/>
        </w:rPr>
        <w:t xml:space="preserve"> </w:t>
      </w:r>
      <w:r w:rsidR="005C69F2">
        <w:rPr>
          <w:rFonts w:ascii="Garamond" w:eastAsiaTheme="minorEastAsia" w:hAnsi="Garamond"/>
          <w:noProof/>
        </w:rPr>
        <w:t>calculat</w:t>
      </w:r>
      <w:r w:rsidR="000B57B0">
        <w:rPr>
          <w:rFonts w:ascii="Garamond" w:eastAsiaTheme="minorEastAsia" w:hAnsi="Garamond"/>
          <w:noProof/>
        </w:rPr>
        <w:t>ed</w:t>
      </w:r>
      <w:r w:rsidR="005C69F2">
        <w:rPr>
          <w:rFonts w:ascii="Garamond" w:eastAsiaTheme="minorEastAsia" w:hAnsi="Garamond"/>
          <w:noProof/>
        </w:rPr>
        <w:t xml:space="preserve"> the effect size </w:t>
      </w:r>
      <w:r w:rsidR="000B57B0">
        <w:rPr>
          <w:rFonts w:ascii="Garamond" w:eastAsiaTheme="minorEastAsia" w:hAnsi="Garamond"/>
          <w:noProof/>
        </w:rPr>
        <w:t xml:space="preserve">(lnCVR) </w:t>
      </w:r>
      <w:r w:rsidR="005C69F2">
        <w:rPr>
          <w:rFonts w:ascii="Garamond" w:eastAsiaTheme="minorEastAsia" w:hAnsi="Garamond"/>
          <w:noProof/>
        </w:rPr>
        <w:t xml:space="preserve">and </w:t>
      </w:r>
      <w:r w:rsidR="000B57B0">
        <w:rPr>
          <w:rFonts w:ascii="Garamond" w:eastAsiaTheme="minorEastAsia" w:hAnsi="Garamond"/>
          <w:noProof/>
        </w:rPr>
        <w:t xml:space="preserve">its associated </w:t>
      </w:r>
      <w:r w:rsidR="005C69F2">
        <w:rPr>
          <w:rFonts w:ascii="Garamond" w:eastAsiaTheme="minorEastAsia" w:hAnsi="Garamond"/>
          <w:noProof/>
        </w:rPr>
        <w:t xml:space="preserve">samping variance </w:t>
      </w:r>
      <w:r w:rsidR="000B57B0">
        <w:rPr>
          <w:rFonts w:ascii="Garamond" w:eastAsiaTheme="minorEastAsia" w:hAnsi="Garamond"/>
          <w:noProof/>
        </w:rPr>
        <w:t>(</w:t>
      </w:r>
      <m:oMath>
        <m:sSubSup>
          <m:sSubSupPr>
            <m:ctrlPr>
              <w:rPr>
                <w:rFonts w:ascii="Cambria Math" w:hAnsi="Cambria Math"/>
                <w:sz w:val="20"/>
                <w:szCs w:val="20"/>
              </w:rPr>
            </m:ctrlPr>
          </m:sSubSupPr>
          <m:e>
            <m:r>
              <w:rPr>
                <w:rFonts w:ascii="Cambria Math" w:hAnsi="Cambria Math"/>
                <w:sz w:val="20"/>
                <w:szCs w:val="20"/>
              </w:rPr>
              <m:t>s</m:t>
            </m:r>
          </m:e>
          <m:sub>
            <m:r>
              <w:rPr>
                <w:rFonts w:ascii="Cambria Math" w:hAnsi="Cambria Math"/>
                <w:sz w:val="20"/>
                <w:szCs w:val="20"/>
              </w:rPr>
              <m:t>lnCVR</m:t>
            </m:r>
          </m:sub>
          <m:sup>
            <m:r>
              <w:rPr>
                <w:rFonts w:ascii="Cambria Math" w:hAnsi="Cambria Math"/>
                <w:sz w:val="20"/>
                <w:szCs w:val="20"/>
              </w:rPr>
              <m:t>2</m:t>
            </m:r>
          </m:sup>
        </m:sSubSup>
      </m:oMath>
      <w:r w:rsidR="000B57B0">
        <w:rPr>
          <w:rFonts w:ascii="Garamond" w:eastAsiaTheme="minorEastAsia" w:hAnsi="Garamond"/>
          <w:noProof/>
        </w:rPr>
        <w:t>) a</w:t>
      </w:r>
      <w:r w:rsidR="005C69F2">
        <w:rPr>
          <w:rFonts w:ascii="Garamond" w:eastAsiaTheme="minorEastAsia" w:hAnsi="Garamond"/>
          <w:noProof/>
        </w:rPr>
        <w:t>s follows:</w:t>
      </w:r>
    </w:p>
    <w:p w14:paraId="5F040FDB" w14:textId="77777777" w:rsidR="003E19EF" w:rsidRDefault="003E19EF" w:rsidP="005C69F2">
      <w:pPr>
        <w:contextualSpacing/>
        <w:rPr>
          <w:rFonts w:ascii="Garamond" w:eastAsiaTheme="minorEastAsia" w:hAnsi="Garamond"/>
          <w:noProof/>
        </w:rPr>
      </w:pPr>
    </w:p>
    <w:p w14:paraId="5EBE6559" w14:textId="232793C2" w:rsidR="005C69F2" w:rsidRDefault="005C69F2" w:rsidP="006C2D94">
      <w:pPr>
        <w:tabs>
          <w:tab w:val="center" w:pos="4510"/>
          <w:tab w:val="right" w:pos="9020"/>
        </w:tabs>
        <w:contextualSpacing/>
        <w:jc w:val="center"/>
        <w:rPr>
          <w:rFonts w:ascii="Garamond" w:eastAsiaTheme="minorEastAsia" w:hAnsi="Garamond"/>
          <w:sz w:val="20"/>
          <w:szCs w:val="20"/>
        </w:rPr>
      </w:pPr>
      <m:oMath>
        <m:r>
          <m:rPr>
            <m:sty m:val="p"/>
          </m:rPr>
          <w:rPr>
            <w:rFonts w:ascii="Cambria Math" w:hAnsi="Cambria Math"/>
            <w:sz w:val="20"/>
            <w:szCs w:val="20"/>
          </w:rPr>
          <m:t>lnCVR</m:t>
        </m:r>
        <m:r>
          <w:rPr>
            <w:rFonts w:ascii="Cambria Math" w:hAnsi="Cambria Math"/>
            <w:sz w:val="20"/>
            <w:szCs w:val="20"/>
          </w:rPr>
          <m:t>=</m:t>
        </m:r>
        <m:func>
          <m:funcPr>
            <m:ctrlPr>
              <w:rPr>
                <w:rFonts w:ascii="Cambria Math" w:hAnsi="Cambria Math"/>
                <w:i/>
                <w:sz w:val="20"/>
                <w:szCs w:val="20"/>
              </w:rPr>
            </m:ctrlPr>
          </m:funcPr>
          <m:fName>
            <m:r>
              <m:rPr>
                <m:sty m:val="p"/>
              </m:rPr>
              <w:rPr>
                <w:rFonts w:ascii="Cambria Math" w:hAnsi="Cambria Math"/>
                <w:sz w:val="20"/>
                <w:szCs w:val="20"/>
              </w:rPr>
              <m:t>ln</m:t>
            </m:r>
          </m:fName>
          <m:e>
            <m:d>
              <m:dPr>
                <m:ctrlPr>
                  <w:rPr>
                    <w:rFonts w:ascii="Cambria Math" w:hAnsi="Cambria Math"/>
                    <w:i/>
                    <w:sz w:val="20"/>
                    <w:szCs w:val="20"/>
                  </w:rPr>
                </m:ctrlPr>
              </m:dPr>
              <m:e>
                <m:f>
                  <m:fPr>
                    <m:ctrlPr>
                      <w:rPr>
                        <w:rFonts w:ascii="Cambria Math" w:hAnsi="Cambria Math"/>
                        <w:sz w:val="20"/>
                        <w:szCs w:val="20"/>
                      </w:rPr>
                    </m:ctrlPr>
                  </m:fPr>
                  <m:num>
                    <m:sSub>
                      <m:sSubPr>
                        <m:ctrlPr>
                          <w:rPr>
                            <w:rFonts w:ascii="Cambria Math" w:hAnsi="Cambria Math"/>
                            <w:sz w:val="20"/>
                            <w:szCs w:val="20"/>
                          </w:rPr>
                        </m:ctrlPr>
                      </m:sSubPr>
                      <m:e>
                        <m:r>
                          <m:rPr>
                            <m:sty m:val="p"/>
                          </m:rPr>
                          <w:rPr>
                            <w:rFonts w:ascii="Cambria Math" w:hAnsi="Cambria Math"/>
                            <w:sz w:val="20"/>
                            <w:szCs w:val="20"/>
                          </w:rPr>
                          <m:t>CV</m:t>
                        </m:r>
                      </m:e>
                      <m:sub>
                        <m:r>
                          <w:rPr>
                            <w:rFonts w:ascii="Cambria Math" w:hAnsi="Cambria Math"/>
                            <w:sz w:val="20"/>
                            <w:szCs w:val="20"/>
                          </w:rPr>
                          <m:t>M</m:t>
                        </m:r>
                      </m:sub>
                    </m:sSub>
                  </m:num>
                  <m:den>
                    <m:sSub>
                      <m:sSubPr>
                        <m:ctrlPr>
                          <w:rPr>
                            <w:rFonts w:ascii="Cambria Math" w:hAnsi="Cambria Math"/>
                            <w:sz w:val="20"/>
                            <w:szCs w:val="20"/>
                          </w:rPr>
                        </m:ctrlPr>
                      </m:sSubPr>
                      <m:e>
                        <m:r>
                          <m:rPr>
                            <m:sty m:val="p"/>
                          </m:rPr>
                          <w:rPr>
                            <w:rFonts w:ascii="Cambria Math" w:hAnsi="Cambria Math"/>
                            <w:sz w:val="20"/>
                            <w:szCs w:val="20"/>
                          </w:rPr>
                          <m:t>CV</m:t>
                        </m:r>
                      </m:e>
                      <m:sub>
                        <m:r>
                          <w:rPr>
                            <w:rFonts w:ascii="Cambria Math" w:hAnsi="Cambria Math"/>
                            <w:sz w:val="20"/>
                            <w:szCs w:val="20"/>
                          </w:rPr>
                          <m:t>F</m:t>
                        </m:r>
                      </m:sub>
                    </m:sSub>
                  </m:den>
                </m:f>
              </m:e>
            </m:d>
          </m:e>
        </m:func>
        <m:r>
          <w:rPr>
            <w:rFonts w:ascii="Cambria Math" w:hAnsi="Cambria Math"/>
            <w:sz w:val="20"/>
            <w:szCs w:val="20"/>
          </w:rPr>
          <m:t xml:space="preserve">+ </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2(</m:t>
            </m:r>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M</m:t>
                </m:r>
              </m:sub>
            </m:sSub>
            <m:r>
              <w:rPr>
                <w:rFonts w:ascii="Cambria Math" w:hAnsi="Cambria Math"/>
                <w:sz w:val="20"/>
                <w:szCs w:val="20"/>
              </w:rPr>
              <m:t>-1)</m:t>
            </m:r>
          </m:den>
        </m:f>
        <m:r>
          <w:rPr>
            <w:rFonts w:ascii="Cambria Math" w:hAnsi="Cambria Math"/>
            <w:sz w:val="20"/>
            <w:szCs w:val="20"/>
          </w:rPr>
          <m:t xml:space="preserve">- </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2</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F</m:t>
                    </m:r>
                  </m:sub>
                </m:sSub>
                <m:r>
                  <w:rPr>
                    <w:rFonts w:ascii="Cambria Math" w:hAnsi="Cambria Math"/>
                    <w:sz w:val="20"/>
                    <w:szCs w:val="20"/>
                  </w:rPr>
                  <m:t>-1</m:t>
                </m:r>
              </m:e>
            </m:d>
          </m:den>
        </m:f>
        <m:r>
          <w:rPr>
            <w:rFonts w:ascii="Cambria Math" w:hAnsi="Cambria Math"/>
            <w:sz w:val="20"/>
            <w:szCs w:val="20"/>
          </w:rPr>
          <m:t xml:space="preserve">  </m:t>
        </m:r>
      </m:oMath>
      <w:r w:rsidRPr="003E19EF">
        <w:rPr>
          <w:rFonts w:ascii="Garamond" w:eastAsiaTheme="minorEastAsia" w:hAnsi="Garamond"/>
          <w:sz w:val="20"/>
          <w:szCs w:val="20"/>
        </w:rPr>
        <w:t>,</w:t>
      </w:r>
    </w:p>
    <w:p w14:paraId="405C478D" w14:textId="24EADCC3" w:rsidR="006C2D94" w:rsidRPr="006C2D94" w:rsidRDefault="006C2D94" w:rsidP="006C2D94">
      <w:pPr>
        <w:tabs>
          <w:tab w:val="center" w:pos="4510"/>
          <w:tab w:val="right" w:pos="9020"/>
        </w:tabs>
        <w:contextualSpacing/>
        <w:jc w:val="center"/>
        <w:rPr>
          <w:rFonts w:ascii="Garamond" w:eastAsiaTheme="minorEastAsia" w:hAnsi="Garamond"/>
          <w:i/>
          <w:sz w:val="20"/>
          <w:szCs w:val="20"/>
        </w:rPr>
      </w:pPr>
      <w:r>
        <w:rPr>
          <w:rFonts w:ascii="Garamond" w:eastAsiaTheme="minorEastAsia" w:hAnsi="Garamond"/>
          <w:sz w:val="20"/>
          <w:szCs w:val="20"/>
        </w:rPr>
        <w:tab/>
      </w:r>
      <w:r>
        <w:rPr>
          <w:rFonts w:ascii="Garamond" w:eastAsiaTheme="minorEastAsia" w:hAnsi="Garamond"/>
          <w:sz w:val="20"/>
          <w:szCs w:val="20"/>
        </w:rPr>
        <w:tab/>
      </w:r>
      <w:r w:rsidRPr="006C2D94">
        <w:rPr>
          <w:rFonts w:ascii="Garamond" w:eastAsiaTheme="minorEastAsia" w:hAnsi="Garamond"/>
          <w:i/>
          <w:sz w:val="20"/>
          <w:szCs w:val="20"/>
        </w:rPr>
        <w:t>Eq</w:t>
      </w:r>
      <w:r>
        <w:rPr>
          <w:rFonts w:ascii="Garamond" w:eastAsiaTheme="minorEastAsia" w:hAnsi="Garamond"/>
          <w:i/>
          <w:sz w:val="20"/>
          <w:szCs w:val="20"/>
        </w:rPr>
        <w:t>.</w:t>
      </w:r>
      <w:r w:rsidRPr="006C2D94">
        <w:rPr>
          <w:rFonts w:ascii="Garamond" w:eastAsiaTheme="minorEastAsia" w:hAnsi="Garamond"/>
          <w:i/>
          <w:sz w:val="20"/>
          <w:szCs w:val="20"/>
        </w:rPr>
        <w:t xml:space="preserve"> </w:t>
      </w:r>
      <w:r w:rsidR="00ED3216">
        <w:rPr>
          <w:rFonts w:ascii="Garamond" w:eastAsiaTheme="minorEastAsia" w:hAnsi="Garamond"/>
          <w:i/>
          <w:sz w:val="20"/>
          <w:szCs w:val="20"/>
        </w:rPr>
        <w:t>4</w:t>
      </w:r>
    </w:p>
    <w:p w14:paraId="29B34382" w14:textId="5D319F54" w:rsidR="003E19EF" w:rsidRDefault="003E19EF" w:rsidP="005C69F2">
      <w:pPr>
        <w:contextualSpacing/>
        <w:jc w:val="center"/>
        <w:rPr>
          <w:rFonts w:ascii="Garamond" w:eastAsiaTheme="minorEastAsia" w:hAnsi="Garamond"/>
          <w:sz w:val="21"/>
          <w:szCs w:val="21"/>
        </w:rPr>
      </w:pPr>
    </w:p>
    <w:p w14:paraId="60B35C91" w14:textId="77777777" w:rsidR="006C2D94" w:rsidRDefault="00310529" w:rsidP="005C69F2">
      <w:pPr>
        <w:contextualSpacing/>
        <w:jc w:val="center"/>
        <w:rPr>
          <w:rFonts w:ascii="Garamond" w:eastAsiaTheme="minorEastAsia" w:hAnsi="Garamond"/>
          <w:sz w:val="20"/>
          <w:szCs w:val="20"/>
        </w:rPr>
      </w:pPr>
      <m:oMath>
        <m:sSubSup>
          <m:sSubSupPr>
            <m:ctrlPr>
              <w:rPr>
                <w:rFonts w:ascii="Cambria Math" w:hAnsi="Cambria Math"/>
                <w:sz w:val="20"/>
                <w:szCs w:val="20"/>
              </w:rPr>
            </m:ctrlPr>
          </m:sSubSupPr>
          <m:e>
            <m:r>
              <w:rPr>
                <w:rFonts w:ascii="Cambria Math" w:hAnsi="Cambria Math"/>
                <w:sz w:val="20"/>
                <w:szCs w:val="20"/>
              </w:rPr>
              <m:t>s</m:t>
            </m:r>
          </m:e>
          <m:sub>
            <m:r>
              <w:rPr>
                <w:rFonts w:ascii="Cambria Math" w:hAnsi="Cambria Math"/>
                <w:sz w:val="20"/>
                <w:szCs w:val="20"/>
              </w:rPr>
              <m:t>lnCVR</m:t>
            </m:r>
          </m:sub>
          <m:sup>
            <m:r>
              <w:rPr>
                <w:rFonts w:ascii="Cambria Math" w:hAnsi="Cambria Math"/>
                <w:sz w:val="20"/>
                <w:szCs w:val="20"/>
              </w:rPr>
              <m:t>2</m:t>
            </m:r>
          </m:sup>
        </m:sSubSup>
        <m:r>
          <w:rPr>
            <w:rFonts w:ascii="Cambria Math" w:hAnsi="Cambria Math"/>
            <w:sz w:val="20"/>
            <w:szCs w:val="20"/>
          </w:rPr>
          <m:t>=</m:t>
        </m:r>
        <m:f>
          <m:fPr>
            <m:ctrlPr>
              <w:rPr>
                <w:rFonts w:ascii="Cambria Math" w:hAnsi="Cambria Math"/>
                <w:sz w:val="20"/>
                <w:szCs w:val="20"/>
              </w:rPr>
            </m:ctrlPr>
          </m:fPr>
          <m:num>
            <m:r>
              <w:rPr>
                <w:rFonts w:ascii="Cambria Math" w:hAnsi="Cambria Math"/>
                <w:sz w:val="20"/>
                <w:szCs w:val="20"/>
              </w:rPr>
              <m:t>S</m:t>
            </m:r>
            <m:sSubSup>
              <m:sSubSupPr>
                <m:ctrlPr>
                  <w:rPr>
                    <w:rFonts w:ascii="Cambria Math" w:hAnsi="Cambria Math"/>
                    <w:sz w:val="20"/>
                    <w:szCs w:val="20"/>
                  </w:rPr>
                </m:ctrlPr>
              </m:sSubSupPr>
              <m:e>
                <m:r>
                  <w:rPr>
                    <w:rFonts w:ascii="Cambria Math" w:hAnsi="Cambria Math"/>
                    <w:sz w:val="20"/>
                    <w:szCs w:val="20"/>
                  </w:rPr>
                  <m:t>D</m:t>
                </m:r>
              </m:e>
              <m:sub>
                <m:r>
                  <w:rPr>
                    <w:rFonts w:ascii="Cambria Math" w:hAnsi="Cambria Math"/>
                    <w:sz w:val="20"/>
                    <w:szCs w:val="20"/>
                  </w:rPr>
                  <m:t>M</m:t>
                </m:r>
              </m:sub>
              <m:sup>
                <m:r>
                  <w:rPr>
                    <w:rFonts w:ascii="Cambria Math" w:hAnsi="Cambria Math"/>
                    <w:sz w:val="20"/>
                    <w:szCs w:val="20"/>
                  </w:rPr>
                  <m:t>2</m:t>
                </m:r>
              </m:sup>
            </m:sSubSup>
          </m:num>
          <m:den>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M</m:t>
                </m:r>
              </m:sub>
            </m:sSub>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X</m:t>
                    </m:r>
                  </m:e>
                </m:bar>
              </m:e>
              <m:sub>
                <m:r>
                  <w:rPr>
                    <w:rFonts w:ascii="Cambria Math" w:hAnsi="Cambria Math"/>
                    <w:sz w:val="20"/>
                    <w:szCs w:val="20"/>
                  </w:rPr>
                  <m:t>M</m:t>
                </m:r>
              </m:sub>
              <m:sup>
                <m:r>
                  <w:rPr>
                    <w:rFonts w:ascii="Cambria Math" w:hAnsi="Cambria Math"/>
                    <w:sz w:val="20"/>
                    <w:szCs w:val="20"/>
                  </w:rPr>
                  <m:t>2</m:t>
                </m:r>
              </m:sup>
            </m:sSubSup>
          </m:den>
        </m:f>
        <m:r>
          <w:rPr>
            <w:rFonts w:ascii="Cambria Math" w:hAnsi="Cambria Math"/>
            <w:sz w:val="20"/>
            <w:szCs w:val="20"/>
          </w:rPr>
          <m:t>+</m:t>
        </m:r>
        <m:f>
          <m:fPr>
            <m:ctrlPr>
              <w:rPr>
                <w:rFonts w:ascii="Cambria Math" w:hAnsi="Cambria Math"/>
                <w:sz w:val="20"/>
                <w:szCs w:val="20"/>
              </w:rPr>
            </m:ctrlPr>
          </m:fPr>
          <m:num>
            <m:r>
              <w:rPr>
                <w:rFonts w:ascii="Cambria Math" w:hAnsi="Cambria Math"/>
                <w:sz w:val="20"/>
                <w:szCs w:val="20"/>
              </w:rPr>
              <m:t>1</m:t>
            </m:r>
          </m:num>
          <m:den>
            <m:r>
              <w:rPr>
                <w:rFonts w:ascii="Cambria Math" w:hAnsi="Cambria Math"/>
                <w:sz w:val="20"/>
                <w:szCs w:val="20"/>
              </w:rPr>
              <m:t>2</m:t>
            </m:r>
            <m:d>
              <m:dPr>
                <m:ctrlPr>
                  <w:rPr>
                    <w:rFonts w:ascii="Cambria Math" w:hAnsi="Cambria Math"/>
                    <w:i/>
                    <w:sz w:val="20"/>
                    <w:szCs w:val="20"/>
                  </w:rPr>
                </m:ctrlPr>
              </m:dPr>
              <m:e>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M</m:t>
                    </m:r>
                  </m:sub>
                </m:sSub>
                <m:r>
                  <w:rPr>
                    <w:rFonts w:ascii="Cambria Math" w:hAnsi="Cambria Math"/>
                    <w:sz w:val="20"/>
                    <w:szCs w:val="20"/>
                  </w:rPr>
                  <m:t>-1</m:t>
                </m:r>
              </m:e>
            </m:d>
          </m:den>
        </m:f>
        <m:r>
          <w:rPr>
            <w:rFonts w:ascii="Cambria Math" w:hAnsi="Cambria Math"/>
            <w:sz w:val="20"/>
            <w:szCs w:val="20"/>
          </w:rPr>
          <m:t>-2</m:t>
        </m:r>
        <m:sSub>
          <m:sSubPr>
            <m:ctrlPr>
              <w:rPr>
                <w:rFonts w:ascii="Cambria Math" w:hAnsi="Cambria Math"/>
                <w:sz w:val="20"/>
                <w:szCs w:val="20"/>
              </w:rPr>
            </m:ctrlPr>
          </m:sSubPr>
          <m:e>
            <m:r>
              <w:rPr>
                <w:rFonts w:ascii="Cambria Math" w:hAnsi="Cambria Math"/>
                <w:sz w:val="20"/>
                <w:szCs w:val="20"/>
              </w:rPr>
              <m:t>ρ</m:t>
            </m:r>
          </m:e>
          <m:sub>
            <m:r>
              <w:rPr>
                <w:rFonts w:ascii="Cambria Math" w:hAnsi="Cambria Math"/>
                <w:sz w:val="20"/>
                <w:szCs w:val="20"/>
              </w:rPr>
              <m:t>ln</m:t>
            </m:r>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X</m:t>
                    </m:r>
                  </m:e>
                </m:bar>
              </m:e>
              <m:sub>
                <m:r>
                  <w:rPr>
                    <w:rFonts w:ascii="Cambria Math" w:hAnsi="Cambria Math"/>
                    <w:sz w:val="20"/>
                    <w:szCs w:val="20"/>
                  </w:rPr>
                  <m:t>M</m:t>
                </m:r>
              </m:sub>
              <m:sup>
                <m:r>
                  <w:rPr>
                    <w:rFonts w:ascii="Cambria Math" w:hAnsi="Cambria Math"/>
                    <w:sz w:val="20"/>
                    <w:szCs w:val="20"/>
                  </w:rPr>
                  <m:t>2</m:t>
                </m:r>
              </m:sup>
            </m:sSubSup>
            <m:r>
              <w:rPr>
                <w:rFonts w:ascii="Cambria Math" w:hAnsi="Cambria Math"/>
                <w:sz w:val="20"/>
                <w:szCs w:val="20"/>
              </w:rPr>
              <m:t>,</m:t>
            </m:r>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SD</m:t>
                    </m:r>
                  </m:e>
                </m:bar>
              </m:e>
              <m:sub>
                <m:r>
                  <w:rPr>
                    <w:rFonts w:ascii="Cambria Math" w:hAnsi="Cambria Math"/>
                    <w:sz w:val="20"/>
                    <w:szCs w:val="20"/>
                  </w:rPr>
                  <m:t>M</m:t>
                </m:r>
              </m:sub>
              <m:sup>
                <m:r>
                  <w:rPr>
                    <w:rFonts w:ascii="Cambria Math" w:hAnsi="Cambria Math"/>
                    <w:sz w:val="20"/>
                    <w:szCs w:val="20"/>
                  </w:rPr>
                  <m:t>2</m:t>
                </m:r>
              </m:sup>
            </m:sSubSup>
          </m:sub>
        </m:sSub>
        <m:rad>
          <m:radPr>
            <m:degHide m:val="1"/>
            <m:ctrlPr>
              <w:rPr>
                <w:rFonts w:ascii="Cambria Math" w:hAnsi="Cambria Math"/>
                <w:sz w:val="20"/>
                <w:szCs w:val="20"/>
              </w:rPr>
            </m:ctrlPr>
          </m:radPr>
          <m:deg/>
          <m:e>
            <m:f>
              <m:fPr>
                <m:ctrlPr>
                  <w:rPr>
                    <w:rFonts w:ascii="Cambria Math" w:hAnsi="Cambria Math"/>
                    <w:sz w:val="20"/>
                    <w:szCs w:val="20"/>
                  </w:rPr>
                </m:ctrlPr>
              </m:fPr>
              <m:num>
                <m:r>
                  <w:rPr>
                    <w:rFonts w:ascii="Cambria Math" w:hAnsi="Cambria Math"/>
                    <w:sz w:val="20"/>
                    <w:szCs w:val="20"/>
                  </w:rPr>
                  <m:t>S</m:t>
                </m:r>
                <m:sSubSup>
                  <m:sSubSupPr>
                    <m:ctrlPr>
                      <w:rPr>
                        <w:rFonts w:ascii="Cambria Math" w:hAnsi="Cambria Math"/>
                        <w:sz w:val="20"/>
                        <w:szCs w:val="20"/>
                      </w:rPr>
                    </m:ctrlPr>
                  </m:sSubSupPr>
                  <m:e>
                    <m:r>
                      <w:rPr>
                        <w:rFonts w:ascii="Cambria Math" w:hAnsi="Cambria Math"/>
                        <w:sz w:val="20"/>
                        <w:szCs w:val="20"/>
                      </w:rPr>
                      <m:t>D</m:t>
                    </m:r>
                  </m:e>
                  <m:sub>
                    <m:r>
                      <w:rPr>
                        <w:rFonts w:ascii="Cambria Math" w:hAnsi="Cambria Math"/>
                        <w:sz w:val="20"/>
                        <w:szCs w:val="20"/>
                      </w:rPr>
                      <m:t>M</m:t>
                    </m:r>
                  </m:sub>
                  <m:sup>
                    <m:r>
                      <w:rPr>
                        <w:rFonts w:ascii="Cambria Math" w:hAnsi="Cambria Math"/>
                        <w:sz w:val="20"/>
                        <w:szCs w:val="20"/>
                      </w:rPr>
                      <m:t>2</m:t>
                    </m:r>
                  </m:sup>
                </m:sSubSup>
              </m:num>
              <m:den>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M</m:t>
                    </m:r>
                  </m:sub>
                </m:sSub>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X</m:t>
                        </m:r>
                      </m:e>
                    </m:bar>
                  </m:e>
                  <m:sub>
                    <m:r>
                      <w:rPr>
                        <w:rFonts w:ascii="Cambria Math" w:hAnsi="Cambria Math"/>
                        <w:sz w:val="20"/>
                        <w:szCs w:val="20"/>
                      </w:rPr>
                      <m:t>M</m:t>
                    </m:r>
                  </m:sub>
                  <m:sup>
                    <m:r>
                      <w:rPr>
                        <w:rFonts w:ascii="Cambria Math" w:hAnsi="Cambria Math"/>
                        <w:sz w:val="20"/>
                        <w:szCs w:val="20"/>
                      </w:rPr>
                      <m:t>2</m:t>
                    </m:r>
                  </m:sup>
                </m:sSubSup>
              </m:den>
            </m:f>
            <m:f>
              <m:fPr>
                <m:ctrlPr>
                  <w:rPr>
                    <w:rFonts w:ascii="Cambria Math" w:hAnsi="Cambria Math"/>
                    <w:sz w:val="20"/>
                    <w:szCs w:val="20"/>
                  </w:rPr>
                </m:ctrlPr>
              </m:fPr>
              <m:num>
                <m:r>
                  <w:rPr>
                    <w:rFonts w:ascii="Cambria Math" w:hAnsi="Cambria Math"/>
                    <w:sz w:val="20"/>
                    <w:szCs w:val="20"/>
                  </w:rPr>
                  <m:t>1</m:t>
                </m:r>
              </m:num>
              <m:den>
                <m:r>
                  <w:rPr>
                    <w:rFonts w:ascii="Cambria Math" w:hAnsi="Cambria Math"/>
                    <w:sz w:val="20"/>
                    <w:szCs w:val="20"/>
                  </w:rPr>
                  <m:t>2</m:t>
                </m:r>
                <m:d>
                  <m:dPr>
                    <m:ctrlPr>
                      <w:rPr>
                        <w:rFonts w:ascii="Cambria Math" w:hAnsi="Cambria Math"/>
                        <w:i/>
                        <w:sz w:val="20"/>
                        <w:szCs w:val="20"/>
                      </w:rPr>
                    </m:ctrlPr>
                  </m:dPr>
                  <m:e>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M</m:t>
                        </m:r>
                      </m:sub>
                    </m:sSub>
                    <m:r>
                      <w:rPr>
                        <w:rFonts w:ascii="Cambria Math" w:hAnsi="Cambria Math"/>
                        <w:sz w:val="20"/>
                        <w:szCs w:val="20"/>
                      </w:rPr>
                      <m:t>-1</m:t>
                    </m:r>
                  </m:e>
                </m:d>
              </m:den>
            </m:f>
          </m:e>
        </m:rad>
        <m:r>
          <w:rPr>
            <w:rFonts w:ascii="Cambria Math" w:hAnsi="Cambria Math"/>
            <w:sz w:val="20"/>
            <w:szCs w:val="20"/>
          </w:rPr>
          <m:t>+</m:t>
        </m:r>
        <m:f>
          <m:fPr>
            <m:ctrlPr>
              <w:rPr>
                <w:rFonts w:ascii="Cambria Math" w:hAnsi="Cambria Math"/>
                <w:sz w:val="20"/>
                <w:szCs w:val="20"/>
              </w:rPr>
            </m:ctrlPr>
          </m:fPr>
          <m:num>
            <m:r>
              <w:rPr>
                <w:rFonts w:ascii="Cambria Math" w:hAnsi="Cambria Math"/>
                <w:sz w:val="20"/>
                <w:szCs w:val="20"/>
              </w:rPr>
              <m:t>S</m:t>
            </m:r>
            <m:sSubSup>
              <m:sSubSupPr>
                <m:ctrlPr>
                  <w:rPr>
                    <w:rFonts w:ascii="Cambria Math" w:hAnsi="Cambria Math"/>
                    <w:sz w:val="20"/>
                    <w:szCs w:val="20"/>
                  </w:rPr>
                </m:ctrlPr>
              </m:sSubSupPr>
              <m:e>
                <m:r>
                  <w:rPr>
                    <w:rFonts w:ascii="Cambria Math" w:hAnsi="Cambria Math"/>
                    <w:sz w:val="20"/>
                    <w:szCs w:val="20"/>
                  </w:rPr>
                  <m:t>D</m:t>
                </m:r>
              </m:e>
              <m:sub>
                <m:r>
                  <w:rPr>
                    <w:rFonts w:ascii="Cambria Math" w:hAnsi="Cambria Math"/>
                    <w:sz w:val="20"/>
                    <w:szCs w:val="20"/>
                  </w:rPr>
                  <m:t>F</m:t>
                </m:r>
              </m:sub>
              <m:sup>
                <m:r>
                  <w:rPr>
                    <w:rFonts w:ascii="Cambria Math" w:hAnsi="Cambria Math"/>
                    <w:sz w:val="20"/>
                    <w:szCs w:val="20"/>
                  </w:rPr>
                  <m:t>2</m:t>
                </m:r>
              </m:sup>
            </m:sSubSup>
          </m:num>
          <m:den>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F</m:t>
                </m:r>
              </m:sub>
            </m:sSub>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X</m:t>
                    </m:r>
                  </m:e>
                </m:bar>
              </m:e>
              <m:sub>
                <m:r>
                  <w:rPr>
                    <w:rFonts w:ascii="Cambria Math" w:hAnsi="Cambria Math"/>
                    <w:sz w:val="20"/>
                    <w:szCs w:val="20"/>
                  </w:rPr>
                  <m:t>F</m:t>
                </m:r>
              </m:sub>
              <m:sup>
                <m:r>
                  <w:rPr>
                    <w:rFonts w:ascii="Cambria Math" w:hAnsi="Cambria Math"/>
                    <w:sz w:val="20"/>
                    <w:szCs w:val="20"/>
                  </w:rPr>
                  <m:t>2</m:t>
                </m:r>
              </m:sup>
            </m:sSubSup>
          </m:den>
        </m:f>
        <m:r>
          <w:rPr>
            <w:rFonts w:ascii="Cambria Math" w:hAnsi="Cambria Math"/>
            <w:sz w:val="20"/>
            <w:szCs w:val="20"/>
          </w:rPr>
          <m:t>+</m:t>
        </m:r>
        <m:f>
          <m:fPr>
            <m:ctrlPr>
              <w:rPr>
                <w:rFonts w:ascii="Cambria Math" w:hAnsi="Cambria Math"/>
                <w:sz w:val="20"/>
                <w:szCs w:val="20"/>
              </w:rPr>
            </m:ctrlPr>
          </m:fPr>
          <m:num>
            <m:r>
              <w:rPr>
                <w:rFonts w:ascii="Cambria Math" w:hAnsi="Cambria Math"/>
                <w:sz w:val="20"/>
                <w:szCs w:val="20"/>
              </w:rPr>
              <m:t>1</m:t>
            </m:r>
          </m:num>
          <m:den>
            <m:r>
              <w:rPr>
                <w:rFonts w:ascii="Cambria Math" w:hAnsi="Cambria Math"/>
                <w:sz w:val="20"/>
                <w:szCs w:val="20"/>
              </w:rPr>
              <m:t>2(</m:t>
            </m:r>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F</m:t>
                </m:r>
              </m:sub>
            </m:sSub>
            <m:r>
              <w:rPr>
                <w:rFonts w:ascii="Cambria Math" w:hAnsi="Cambria Math"/>
                <w:sz w:val="20"/>
                <w:szCs w:val="20"/>
              </w:rPr>
              <m:t>-1)</m:t>
            </m:r>
          </m:den>
        </m:f>
        <m:r>
          <w:rPr>
            <w:rFonts w:ascii="Cambria Math" w:hAnsi="Cambria Math"/>
            <w:sz w:val="20"/>
            <w:szCs w:val="20"/>
          </w:rPr>
          <m:t>-2</m:t>
        </m:r>
        <m:sSub>
          <m:sSubPr>
            <m:ctrlPr>
              <w:rPr>
                <w:rFonts w:ascii="Cambria Math" w:hAnsi="Cambria Math"/>
                <w:sz w:val="20"/>
                <w:szCs w:val="20"/>
              </w:rPr>
            </m:ctrlPr>
          </m:sSubPr>
          <m:e>
            <m:r>
              <w:rPr>
                <w:rFonts w:ascii="Cambria Math" w:hAnsi="Cambria Math"/>
                <w:sz w:val="20"/>
                <w:szCs w:val="20"/>
              </w:rPr>
              <m:t>ρ</m:t>
            </m:r>
          </m:e>
          <m:sub>
            <m:r>
              <w:rPr>
                <w:rFonts w:ascii="Cambria Math" w:hAnsi="Cambria Math"/>
                <w:sz w:val="20"/>
                <w:szCs w:val="20"/>
              </w:rPr>
              <m:t>ln</m:t>
            </m:r>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X</m:t>
                    </m:r>
                  </m:e>
                </m:bar>
              </m:e>
              <m:sub>
                <m:r>
                  <w:rPr>
                    <w:rFonts w:ascii="Cambria Math" w:hAnsi="Cambria Math"/>
                    <w:sz w:val="20"/>
                    <w:szCs w:val="20"/>
                  </w:rPr>
                  <m:t>F</m:t>
                </m:r>
              </m:sub>
              <m:sup>
                <m:r>
                  <w:rPr>
                    <w:rFonts w:ascii="Cambria Math" w:hAnsi="Cambria Math"/>
                    <w:sz w:val="20"/>
                    <w:szCs w:val="20"/>
                  </w:rPr>
                  <m:t>2</m:t>
                </m:r>
              </m:sup>
            </m:sSubSup>
            <m:r>
              <w:rPr>
                <w:rFonts w:ascii="Cambria Math" w:hAnsi="Cambria Math"/>
                <w:sz w:val="20"/>
                <w:szCs w:val="20"/>
              </w:rPr>
              <m:t>,</m:t>
            </m:r>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SD</m:t>
                    </m:r>
                  </m:e>
                </m:bar>
              </m:e>
              <m:sub>
                <m:r>
                  <w:rPr>
                    <w:rFonts w:ascii="Cambria Math" w:hAnsi="Cambria Math"/>
                    <w:sz w:val="20"/>
                    <w:szCs w:val="20"/>
                  </w:rPr>
                  <m:t>F</m:t>
                </m:r>
              </m:sub>
              <m:sup>
                <m:r>
                  <w:rPr>
                    <w:rFonts w:ascii="Cambria Math" w:hAnsi="Cambria Math"/>
                    <w:sz w:val="20"/>
                    <w:szCs w:val="20"/>
                  </w:rPr>
                  <m:t>2</m:t>
                </m:r>
              </m:sup>
            </m:sSubSup>
          </m:sub>
        </m:sSub>
        <m:rad>
          <m:radPr>
            <m:degHide m:val="1"/>
            <m:ctrlPr>
              <w:rPr>
                <w:rFonts w:ascii="Cambria Math" w:hAnsi="Cambria Math"/>
                <w:sz w:val="20"/>
                <w:szCs w:val="20"/>
              </w:rPr>
            </m:ctrlPr>
          </m:radPr>
          <m:deg/>
          <m:e>
            <m:f>
              <m:fPr>
                <m:ctrlPr>
                  <w:rPr>
                    <w:rFonts w:ascii="Cambria Math" w:hAnsi="Cambria Math"/>
                    <w:sz w:val="20"/>
                    <w:szCs w:val="20"/>
                  </w:rPr>
                </m:ctrlPr>
              </m:fPr>
              <m:num>
                <m:r>
                  <w:rPr>
                    <w:rFonts w:ascii="Cambria Math" w:hAnsi="Cambria Math"/>
                    <w:sz w:val="20"/>
                    <w:szCs w:val="20"/>
                  </w:rPr>
                  <m:t>S</m:t>
                </m:r>
                <m:sSubSup>
                  <m:sSubSupPr>
                    <m:ctrlPr>
                      <w:rPr>
                        <w:rFonts w:ascii="Cambria Math" w:hAnsi="Cambria Math"/>
                        <w:sz w:val="20"/>
                        <w:szCs w:val="20"/>
                      </w:rPr>
                    </m:ctrlPr>
                  </m:sSubSupPr>
                  <m:e>
                    <m:r>
                      <w:rPr>
                        <w:rFonts w:ascii="Cambria Math" w:hAnsi="Cambria Math"/>
                        <w:sz w:val="20"/>
                        <w:szCs w:val="20"/>
                      </w:rPr>
                      <m:t>D</m:t>
                    </m:r>
                  </m:e>
                  <m:sub>
                    <m:r>
                      <w:rPr>
                        <w:rFonts w:ascii="Cambria Math" w:hAnsi="Cambria Math"/>
                        <w:sz w:val="20"/>
                        <w:szCs w:val="20"/>
                      </w:rPr>
                      <m:t>F</m:t>
                    </m:r>
                  </m:sub>
                  <m:sup>
                    <m:r>
                      <w:rPr>
                        <w:rFonts w:ascii="Cambria Math" w:hAnsi="Cambria Math"/>
                        <w:sz w:val="20"/>
                        <w:szCs w:val="20"/>
                      </w:rPr>
                      <m:t>2</m:t>
                    </m:r>
                  </m:sup>
                </m:sSubSup>
              </m:num>
              <m:den>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F</m:t>
                    </m:r>
                  </m:sub>
                </m:sSub>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X</m:t>
                        </m:r>
                      </m:e>
                    </m:bar>
                  </m:e>
                  <m:sub>
                    <m:r>
                      <w:rPr>
                        <w:rFonts w:ascii="Cambria Math" w:hAnsi="Cambria Math"/>
                        <w:sz w:val="20"/>
                        <w:szCs w:val="20"/>
                      </w:rPr>
                      <m:t>F</m:t>
                    </m:r>
                  </m:sub>
                  <m:sup>
                    <m:r>
                      <w:rPr>
                        <w:rFonts w:ascii="Cambria Math" w:hAnsi="Cambria Math"/>
                        <w:sz w:val="20"/>
                        <w:szCs w:val="20"/>
                      </w:rPr>
                      <m:t>2</m:t>
                    </m:r>
                  </m:sup>
                </m:sSubSup>
              </m:den>
            </m:f>
            <m:f>
              <m:fPr>
                <m:ctrlPr>
                  <w:rPr>
                    <w:rFonts w:ascii="Cambria Math" w:hAnsi="Cambria Math"/>
                    <w:sz w:val="20"/>
                    <w:szCs w:val="20"/>
                  </w:rPr>
                </m:ctrlPr>
              </m:fPr>
              <m:num>
                <m:r>
                  <w:rPr>
                    <w:rFonts w:ascii="Cambria Math" w:hAnsi="Cambria Math"/>
                    <w:sz w:val="20"/>
                    <w:szCs w:val="20"/>
                  </w:rPr>
                  <m:t>1</m:t>
                </m:r>
              </m:num>
              <m:den>
                <m:r>
                  <w:rPr>
                    <w:rFonts w:ascii="Cambria Math" w:hAnsi="Cambria Math"/>
                    <w:sz w:val="20"/>
                    <w:szCs w:val="20"/>
                  </w:rPr>
                  <m:t>2(</m:t>
                </m:r>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F</m:t>
                    </m:r>
                  </m:sub>
                </m:sSub>
                <m:r>
                  <w:rPr>
                    <w:rFonts w:ascii="Cambria Math" w:hAnsi="Cambria Math"/>
                    <w:sz w:val="20"/>
                    <w:szCs w:val="20"/>
                  </w:rPr>
                  <m:t>-1)</m:t>
                </m:r>
              </m:den>
            </m:f>
          </m:e>
        </m:rad>
      </m:oMath>
      <w:r w:rsidR="006C2D94">
        <w:rPr>
          <w:rFonts w:ascii="Garamond" w:eastAsiaTheme="minorEastAsia" w:hAnsi="Garamond"/>
          <w:sz w:val="20"/>
          <w:szCs w:val="20"/>
        </w:rPr>
        <w:t xml:space="preserve">   </w:t>
      </w:r>
    </w:p>
    <w:p w14:paraId="53BA2FD5" w14:textId="3AF441A5" w:rsidR="003E19EF" w:rsidRPr="003E19EF" w:rsidRDefault="006C2D94" w:rsidP="006C2D94">
      <w:pPr>
        <w:ind w:left="7920"/>
        <w:contextualSpacing/>
        <w:rPr>
          <w:rFonts w:ascii="Garamond" w:eastAsiaTheme="minorEastAsia" w:hAnsi="Garamond"/>
          <w:sz w:val="21"/>
          <w:szCs w:val="21"/>
        </w:rPr>
      </w:pPr>
      <w:r>
        <w:rPr>
          <w:rFonts w:ascii="Garamond" w:eastAsiaTheme="minorEastAsia" w:hAnsi="Garamond"/>
          <w:i/>
          <w:sz w:val="20"/>
          <w:szCs w:val="20"/>
        </w:rPr>
        <w:t xml:space="preserve">             Eq. </w:t>
      </w:r>
      <w:r w:rsidR="00ED3216">
        <w:rPr>
          <w:rFonts w:ascii="Garamond" w:eastAsiaTheme="minorEastAsia" w:hAnsi="Garamond"/>
          <w:i/>
          <w:sz w:val="20"/>
          <w:szCs w:val="20"/>
        </w:rPr>
        <w:t>5</w:t>
      </w:r>
      <w:r w:rsidR="00ED3216">
        <w:rPr>
          <w:rFonts w:ascii="Garamond" w:eastAsiaTheme="minorEastAsia" w:hAnsi="Garamond"/>
          <w:sz w:val="20"/>
          <w:szCs w:val="20"/>
        </w:rPr>
        <w:t xml:space="preserve"> </w:t>
      </w:r>
    </w:p>
    <w:p w14:paraId="4942F4F4" w14:textId="77777777" w:rsidR="005C69F2" w:rsidRPr="00EF6FF6" w:rsidRDefault="005C69F2" w:rsidP="005C69F2">
      <w:pPr>
        <w:contextualSpacing/>
        <w:rPr>
          <w:rFonts w:ascii="Garamond" w:hAnsi="Garamond"/>
          <w:sz w:val="21"/>
          <w:szCs w:val="21"/>
        </w:rPr>
      </w:pPr>
    </w:p>
    <w:p w14:paraId="4366B764" w14:textId="20411071" w:rsidR="00006FA9" w:rsidRDefault="005C69F2" w:rsidP="00006FA9">
      <w:pPr>
        <w:contextualSpacing/>
        <w:rPr>
          <w:rFonts w:ascii="Garamond" w:eastAsiaTheme="minorEastAsia" w:hAnsi="Garamond"/>
          <w:highlight w:val="yellow"/>
        </w:rPr>
      </w:pPr>
      <w:r>
        <w:rPr>
          <w:rFonts w:ascii="Garamond" w:hAnsi="Garamond"/>
        </w:rPr>
        <w:t>where CV</w:t>
      </w:r>
      <w:r>
        <w:rPr>
          <w:rFonts w:ascii="Garamond" w:hAnsi="Garamond"/>
          <w:i/>
          <w:vertAlign w:val="subscript"/>
        </w:rPr>
        <w:t>M</w:t>
      </w:r>
      <w:r>
        <w:rPr>
          <w:rFonts w:ascii="Garamond" w:hAnsi="Garamond"/>
        </w:rPr>
        <w:t xml:space="preserve"> and CV</w:t>
      </w:r>
      <w:r>
        <w:rPr>
          <w:rFonts w:ascii="Garamond" w:hAnsi="Garamond"/>
          <w:i/>
          <w:vertAlign w:val="subscript"/>
        </w:rPr>
        <w:t>F</w:t>
      </w:r>
      <w:r>
        <w:rPr>
          <w:rFonts w:ascii="Garamond" w:hAnsi="Garamond"/>
        </w:rPr>
        <w:t xml:space="preserve"> </w:t>
      </w:r>
      <w:r>
        <w:rPr>
          <w:rFonts w:ascii="Garamond" w:eastAsiaTheme="minorEastAsia" w:hAnsi="Garamond"/>
        </w:rPr>
        <w:t xml:space="preserve">are </w:t>
      </w:r>
      <w:r w:rsidRPr="00F46F7E">
        <w:rPr>
          <w:rFonts w:ascii="Garamond" w:eastAsiaTheme="minorEastAsia" w:hAnsi="Garamond"/>
          <w:i/>
        </w:rPr>
        <w:t>S</w:t>
      </w:r>
      <w:r>
        <w:rPr>
          <w:rFonts w:ascii="Garamond" w:eastAsiaTheme="minorEastAsia" w:hAnsi="Garamond"/>
          <w:i/>
        </w:rPr>
        <w:t>D</w:t>
      </w:r>
      <w:r>
        <w:rPr>
          <w:rFonts w:ascii="Garamond" w:eastAsiaTheme="minorEastAsia" w:hAnsi="Garamond"/>
          <w:i/>
          <w:vertAlign w:val="subscript"/>
        </w:rPr>
        <w:t>M</w:t>
      </w:r>
      <w:r>
        <w:rPr>
          <w:rFonts w:ascii="Garamond" w:eastAsiaTheme="minorEastAsia" w:hAnsi="Garamond"/>
          <w:i/>
        </w:rPr>
        <w:t xml:space="preserve"> /</w:t>
      </w:r>
      <m:oMath>
        <m:acc>
          <m:accPr>
            <m:chr m:val="̅"/>
            <m:ctrlPr>
              <w:rPr>
                <w:rFonts w:ascii="Cambria Math" w:eastAsiaTheme="minorEastAsia" w:hAnsi="Cambria Math"/>
                <w:i/>
              </w:rPr>
            </m:ctrlPr>
          </m:accPr>
          <m:e>
            <m:r>
              <w:rPr>
                <w:rFonts w:ascii="Cambria Math" w:eastAsiaTheme="minorEastAsia" w:hAnsi="Cambria Math"/>
              </w:rPr>
              <m:t>X</m:t>
            </m:r>
          </m:e>
        </m:acc>
      </m:oMath>
      <w:r>
        <w:rPr>
          <w:rFonts w:ascii="Garamond" w:eastAsiaTheme="minorEastAsia" w:hAnsi="Garamond"/>
          <w:i/>
          <w:vertAlign w:val="subscript"/>
        </w:rPr>
        <w:t xml:space="preserve">M </w:t>
      </w:r>
      <w:r>
        <w:rPr>
          <w:rFonts w:ascii="Garamond" w:eastAsiaTheme="minorEastAsia" w:hAnsi="Garamond"/>
        </w:rPr>
        <w:t xml:space="preserve">and </w:t>
      </w:r>
      <w:r w:rsidRPr="00F46F7E">
        <w:rPr>
          <w:rFonts w:ascii="Garamond" w:eastAsiaTheme="minorEastAsia" w:hAnsi="Garamond"/>
          <w:i/>
        </w:rPr>
        <w:t>S</w:t>
      </w:r>
      <w:r>
        <w:rPr>
          <w:rFonts w:ascii="Garamond" w:eastAsiaTheme="minorEastAsia" w:hAnsi="Garamond"/>
          <w:i/>
        </w:rPr>
        <w:t>D</w:t>
      </w:r>
      <w:r>
        <w:rPr>
          <w:rFonts w:ascii="Garamond" w:eastAsiaTheme="minorEastAsia" w:hAnsi="Garamond"/>
          <w:i/>
          <w:vertAlign w:val="subscript"/>
        </w:rPr>
        <w:t>F</w:t>
      </w:r>
      <w:r>
        <w:rPr>
          <w:rFonts w:ascii="Garamond" w:eastAsiaTheme="minorEastAsia" w:hAnsi="Garamond"/>
          <w:i/>
        </w:rPr>
        <w:t xml:space="preserve"> /</w:t>
      </w:r>
      <m:oMath>
        <m:acc>
          <m:accPr>
            <m:chr m:val="̅"/>
            <m:ctrlPr>
              <w:rPr>
                <w:rFonts w:ascii="Cambria Math" w:eastAsiaTheme="minorEastAsia" w:hAnsi="Cambria Math"/>
                <w:i/>
              </w:rPr>
            </m:ctrlPr>
          </m:accPr>
          <m:e>
            <m:r>
              <w:rPr>
                <w:rFonts w:ascii="Cambria Math" w:eastAsiaTheme="minorEastAsia" w:hAnsi="Cambria Math"/>
              </w:rPr>
              <m:t>X</m:t>
            </m:r>
          </m:e>
        </m:acc>
      </m:oMath>
      <w:r>
        <w:rPr>
          <w:rFonts w:ascii="Garamond" w:eastAsiaTheme="minorEastAsia" w:hAnsi="Garamond"/>
          <w:i/>
          <w:vertAlign w:val="subscript"/>
        </w:rPr>
        <w:t xml:space="preserve">F </w:t>
      </w:r>
      <w:r>
        <w:rPr>
          <w:rFonts w:ascii="Garamond" w:eastAsiaTheme="minorEastAsia" w:hAnsi="Garamond"/>
        </w:rPr>
        <w:t>, respectively</w:t>
      </w:r>
      <w:r w:rsidR="00546DD9">
        <w:rPr>
          <w:rFonts w:ascii="Garamond" w:eastAsiaTheme="minorEastAsia" w:hAnsi="Garamond"/>
        </w:rPr>
        <w:t xml:space="preserve">; and </w:t>
      </w:r>
      <m:oMath>
        <m:sSub>
          <m:sSubPr>
            <m:ctrlPr>
              <w:rPr>
                <w:rFonts w:ascii="Cambria Math" w:hAnsi="Cambria Math"/>
                <w:sz w:val="20"/>
                <w:szCs w:val="20"/>
              </w:rPr>
            </m:ctrlPr>
          </m:sSubPr>
          <m:e>
            <m:r>
              <w:rPr>
                <w:rFonts w:ascii="Cambria Math" w:hAnsi="Cambria Math"/>
                <w:sz w:val="20"/>
                <w:szCs w:val="20"/>
              </w:rPr>
              <m:t>ρ</m:t>
            </m:r>
          </m:e>
          <m:sub>
            <m:r>
              <w:rPr>
                <w:rFonts w:ascii="Cambria Math" w:hAnsi="Cambria Math"/>
                <w:sz w:val="20"/>
                <w:szCs w:val="20"/>
              </w:rPr>
              <m:t>ln</m:t>
            </m:r>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X</m:t>
                    </m:r>
                  </m:e>
                </m:bar>
              </m:e>
              <m:sub>
                <m:r>
                  <w:rPr>
                    <w:rFonts w:ascii="Cambria Math" w:hAnsi="Cambria Math"/>
                    <w:sz w:val="20"/>
                    <w:szCs w:val="20"/>
                  </w:rPr>
                  <m:t>M</m:t>
                </m:r>
              </m:sub>
              <m:sup>
                <m:r>
                  <w:rPr>
                    <w:rFonts w:ascii="Cambria Math" w:hAnsi="Cambria Math"/>
                    <w:sz w:val="20"/>
                    <w:szCs w:val="20"/>
                  </w:rPr>
                  <m:t>2</m:t>
                </m:r>
              </m:sup>
            </m:sSubSup>
            <m:r>
              <w:rPr>
                <w:rFonts w:ascii="Cambria Math" w:hAnsi="Cambria Math"/>
                <w:sz w:val="20"/>
                <w:szCs w:val="20"/>
              </w:rPr>
              <m:t>,</m:t>
            </m:r>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SD</m:t>
                    </m:r>
                  </m:e>
                </m:bar>
              </m:e>
              <m:sub>
                <m:r>
                  <w:rPr>
                    <w:rFonts w:ascii="Cambria Math" w:hAnsi="Cambria Math"/>
                    <w:sz w:val="20"/>
                    <w:szCs w:val="20"/>
                  </w:rPr>
                  <m:t>M</m:t>
                </m:r>
              </m:sub>
              <m:sup>
                <m:r>
                  <w:rPr>
                    <w:rFonts w:ascii="Cambria Math" w:hAnsi="Cambria Math"/>
                    <w:sz w:val="20"/>
                    <w:szCs w:val="20"/>
                  </w:rPr>
                  <m:t>2</m:t>
                </m:r>
              </m:sup>
            </m:sSubSup>
          </m:sub>
        </m:sSub>
      </m:oMath>
      <w:r>
        <w:rPr>
          <w:rFonts w:ascii="Garamond" w:eastAsiaTheme="minorEastAsia" w:hAnsi="Garamond"/>
        </w:rPr>
        <w:t xml:space="preserve">. </w:t>
      </w:r>
      <w:r w:rsidR="00546DD9">
        <w:rPr>
          <w:rFonts w:ascii="Garamond" w:eastAsiaTheme="minorEastAsia" w:hAnsi="Garamond"/>
        </w:rPr>
        <w:t>and</w:t>
      </w:r>
      <w:r w:rsidR="00546DD9">
        <w:rPr>
          <w:rFonts w:ascii="Garamond" w:eastAsiaTheme="minorEastAsia" w:hAnsi="Garamond"/>
          <w:sz w:val="20"/>
          <w:szCs w:val="20"/>
        </w:rPr>
        <w:t xml:space="preserve"> </w:t>
      </w:r>
      <m:oMath>
        <m:sSub>
          <m:sSubPr>
            <m:ctrlPr>
              <w:rPr>
                <w:rFonts w:ascii="Cambria Math" w:hAnsi="Cambria Math"/>
                <w:sz w:val="20"/>
                <w:szCs w:val="20"/>
              </w:rPr>
            </m:ctrlPr>
          </m:sSubPr>
          <m:e>
            <m:r>
              <w:rPr>
                <w:rFonts w:ascii="Cambria Math" w:hAnsi="Cambria Math"/>
                <w:sz w:val="20"/>
                <w:szCs w:val="20"/>
              </w:rPr>
              <m:t>ρ</m:t>
            </m:r>
          </m:e>
          <m:sub>
            <m:r>
              <w:rPr>
                <w:rFonts w:ascii="Cambria Math" w:hAnsi="Cambria Math"/>
                <w:sz w:val="20"/>
                <w:szCs w:val="20"/>
              </w:rPr>
              <m:t>ln</m:t>
            </m:r>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X</m:t>
                    </m:r>
                  </m:e>
                </m:bar>
              </m:e>
              <m:sub>
                <m:r>
                  <w:rPr>
                    <w:rFonts w:ascii="Cambria Math" w:hAnsi="Cambria Math"/>
                    <w:sz w:val="20"/>
                    <w:szCs w:val="20"/>
                  </w:rPr>
                  <m:t>F</m:t>
                </m:r>
              </m:sub>
              <m:sup>
                <m:r>
                  <w:rPr>
                    <w:rFonts w:ascii="Cambria Math" w:hAnsi="Cambria Math"/>
                    <w:sz w:val="20"/>
                    <w:szCs w:val="20"/>
                  </w:rPr>
                  <m:t>2</m:t>
                </m:r>
              </m:sup>
            </m:sSubSup>
            <m:r>
              <w:rPr>
                <w:rFonts w:ascii="Cambria Math" w:hAnsi="Cambria Math"/>
                <w:sz w:val="20"/>
                <w:szCs w:val="20"/>
              </w:rPr>
              <m:t>,</m:t>
            </m:r>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SD</m:t>
                    </m:r>
                  </m:e>
                </m:bar>
              </m:e>
              <m:sub>
                <m:r>
                  <w:rPr>
                    <w:rFonts w:ascii="Cambria Math" w:hAnsi="Cambria Math"/>
                    <w:sz w:val="20"/>
                    <w:szCs w:val="20"/>
                  </w:rPr>
                  <m:t>F</m:t>
                </m:r>
              </m:sub>
              <m:sup>
                <m:r>
                  <w:rPr>
                    <w:rFonts w:ascii="Cambria Math" w:hAnsi="Cambria Math"/>
                    <w:sz w:val="20"/>
                    <w:szCs w:val="20"/>
                  </w:rPr>
                  <m:t>2</m:t>
                </m:r>
              </m:sup>
            </m:sSubSup>
          </m:sub>
        </m:sSub>
      </m:oMath>
      <w:r w:rsidR="00546DD9">
        <w:rPr>
          <w:rFonts w:ascii="Garamond" w:eastAsiaTheme="minorEastAsia" w:hAnsi="Garamond"/>
        </w:rPr>
        <w:t xml:space="preserve"> are the correlation between the logged means and standard deviations of males and females respectively. </w:t>
      </w:r>
      <w:r w:rsidR="00006FA9">
        <w:rPr>
          <w:rFonts w:ascii="Garamond" w:eastAsiaTheme="minorEastAsia" w:hAnsi="Garamond"/>
        </w:rPr>
        <w:t xml:space="preserve">A positive value of </w:t>
      </w:r>
      <w:r w:rsidR="00006FA9" w:rsidRPr="006F48F9">
        <w:rPr>
          <w:rFonts w:ascii="Garamond" w:eastAsiaTheme="minorEastAsia" w:hAnsi="Garamond"/>
        </w:rPr>
        <w:t>l</w:t>
      </w:r>
      <w:r w:rsidR="00006FA9" w:rsidRPr="00561A2D">
        <w:rPr>
          <w:rFonts w:ascii="Garamond" w:eastAsiaTheme="minorEastAsia" w:hAnsi="Garamond"/>
        </w:rPr>
        <w:t>nCVR</w:t>
      </w:r>
      <w:r w:rsidR="00006FA9">
        <w:rPr>
          <w:rFonts w:ascii="Garamond" w:eastAsiaTheme="minorEastAsia" w:hAnsi="Garamond"/>
        </w:rPr>
        <w:t xml:space="preserve"> indicates that males are variable than females.</w:t>
      </w:r>
    </w:p>
    <w:p w14:paraId="606016AD" w14:textId="4BB5D267" w:rsidR="00E53669" w:rsidRDefault="00E53669" w:rsidP="005C69F2">
      <w:pPr>
        <w:contextualSpacing/>
        <w:rPr>
          <w:rFonts w:ascii="Garamond" w:eastAsiaTheme="minorEastAsia" w:hAnsi="Garamond"/>
          <w:noProof/>
        </w:rPr>
      </w:pPr>
    </w:p>
    <w:p w14:paraId="19559D26" w14:textId="7DCDAF5C" w:rsidR="002429AC" w:rsidRDefault="002429AC" w:rsidP="005C69F2">
      <w:pPr>
        <w:contextualSpacing/>
        <w:rPr>
          <w:rFonts w:ascii="Garamond" w:eastAsiaTheme="minorEastAsia" w:hAnsi="Garamond"/>
          <w:i/>
          <w:noProof/>
        </w:rPr>
      </w:pPr>
      <w:r>
        <w:rPr>
          <w:rFonts w:ascii="Garamond" w:eastAsiaTheme="minorEastAsia" w:hAnsi="Garamond"/>
          <w:i/>
          <w:noProof/>
        </w:rPr>
        <w:t>Data transformations</w:t>
      </w:r>
    </w:p>
    <w:p w14:paraId="56CD5667" w14:textId="77777777" w:rsidR="00EA6C0E" w:rsidRPr="002429AC" w:rsidRDefault="00EA6C0E" w:rsidP="005C69F2">
      <w:pPr>
        <w:contextualSpacing/>
        <w:rPr>
          <w:rFonts w:ascii="Garamond" w:eastAsiaTheme="minorEastAsia" w:hAnsi="Garamond"/>
          <w:noProof/>
        </w:rPr>
      </w:pPr>
    </w:p>
    <w:p w14:paraId="3FD49FA9" w14:textId="3EF207FB" w:rsidR="00E53669" w:rsidRDefault="00E53669" w:rsidP="001B22D0">
      <w:pPr>
        <w:ind w:firstLine="720"/>
        <w:contextualSpacing/>
        <w:rPr>
          <w:rFonts w:ascii="Garamond" w:eastAsiaTheme="minorEastAsia" w:hAnsi="Garamond"/>
          <w:noProof/>
        </w:rPr>
      </w:pPr>
      <w:r>
        <w:rPr>
          <w:rFonts w:ascii="Garamond" w:eastAsiaTheme="minorEastAsia" w:hAnsi="Garamond"/>
          <w:noProof/>
        </w:rPr>
        <w:t>Our dataset contained some means</w:t>
      </w:r>
      <w:r w:rsidR="001B22D0">
        <w:rPr>
          <w:rFonts w:ascii="Garamond" w:eastAsiaTheme="minorEastAsia" w:hAnsi="Garamond"/>
          <w:noProof/>
        </w:rPr>
        <w:t>,</w:t>
      </w:r>
      <w:r>
        <w:rPr>
          <w:rFonts w:ascii="Garamond" w:eastAsiaTheme="minorEastAsia" w:hAnsi="Garamond"/>
          <w:noProof/>
        </w:rPr>
        <w:t xml:space="preserve"> and their variances</w:t>
      </w:r>
      <w:r w:rsidR="001B22D0">
        <w:rPr>
          <w:rFonts w:ascii="Garamond" w:eastAsiaTheme="minorEastAsia" w:hAnsi="Garamond"/>
          <w:noProof/>
        </w:rPr>
        <w:t>,</w:t>
      </w:r>
      <w:r>
        <w:rPr>
          <w:rFonts w:ascii="Garamond" w:eastAsiaTheme="minorEastAsia" w:hAnsi="Garamond"/>
          <w:noProof/>
        </w:rPr>
        <w:t xml:space="preserve"> that needed to be </w:t>
      </w:r>
      <w:r w:rsidR="00A54802">
        <w:rPr>
          <w:rFonts w:ascii="Garamond" w:eastAsiaTheme="minorEastAsia" w:hAnsi="Garamond"/>
          <w:noProof/>
        </w:rPr>
        <w:t xml:space="preserve">transfromed to </w:t>
      </w:r>
      <w:r w:rsidR="00A54802" w:rsidRPr="00814634">
        <w:rPr>
          <w:rFonts w:ascii="Garamond" w:eastAsiaTheme="minorEastAsia" w:hAnsi="Garamond"/>
          <w:noProof/>
          <w:highlight w:val="yellow"/>
        </w:rPr>
        <w:t>fulfil distribution assumptions about normality</w:t>
      </w:r>
      <w:r w:rsidR="00A54802">
        <w:rPr>
          <w:rFonts w:ascii="Garamond" w:eastAsiaTheme="minorEastAsia" w:hAnsi="Garamond"/>
          <w:noProof/>
        </w:rPr>
        <w:t xml:space="preserve"> </w:t>
      </w:r>
      <w:r>
        <w:rPr>
          <w:rFonts w:ascii="Garamond" w:eastAsiaTheme="minorEastAsia" w:hAnsi="Garamond"/>
          <w:noProof/>
        </w:rPr>
        <w:t>before we could calculate</w:t>
      </w:r>
      <w:r w:rsidR="00DB6759">
        <w:rPr>
          <w:rFonts w:ascii="Garamond" w:eastAsiaTheme="minorEastAsia" w:hAnsi="Garamond"/>
          <w:noProof/>
        </w:rPr>
        <w:t xml:space="preserve"> </w:t>
      </w:r>
      <w:r w:rsidR="00DB6759" w:rsidRPr="00814634">
        <w:rPr>
          <w:rFonts w:ascii="Garamond" w:eastAsiaTheme="minorEastAsia" w:hAnsi="Garamond"/>
          <w:i/>
          <w:noProof/>
        </w:rPr>
        <w:t>g</w:t>
      </w:r>
      <w:r>
        <w:rPr>
          <w:rFonts w:ascii="Garamond" w:eastAsiaTheme="minorEastAsia" w:hAnsi="Garamond"/>
          <w:noProof/>
        </w:rPr>
        <w:t xml:space="preserve"> </w:t>
      </w:r>
      <w:r w:rsidR="00DB6759">
        <w:rPr>
          <w:rFonts w:ascii="Garamond" w:eastAsiaTheme="minorEastAsia" w:hAnsi="Garamond"/>
          <w:noProof/>
        </w:rPr>
        <w:t>or</w:t>
      </w:r>
      <w:r>
        <w:rPr>
          <w:rFonts w:ascii="Garamond" w:eastAsiaTheme="minorEastAsia" w:hAnsi="Garamond"/>
          <w:noProof/>
        </w:rPr>
        <w:t xml:space="preserve"> lnCVR. First, </w:t>
      </w:r>
      <w:r w:rsidR="005F5410">
        <w:rPr>
          <w:rFonts w:ascii="Garamond" w:eastAsiaTheme="minorEastAsia" w:hAnsi="Garamond"/>
          <w:noProof/>
        </w:rPr>
        <w:t xml:space="preserve">any </w:t>
      </w:r>
      <w:r>
        <w:rPr>
          <w:rFonts w:ascii="Garamond" w:eastAsiaTheme="minorEastAsia" w:hAnsi="Garamond"/>
          <w:noProof/>
        </w:rPr>
        <w:t xml:space="preserve">latency data (e.g. time to resume </w:t>
      </w:r>
      <w:r w:rsidR="00592C7C">
        <w:rPr>
          <w:rFonts w:ascii="Garamond" w:eastAsiaTheme="minorEastAsia" w:hAnsi="Garamond"/>
          <w:noProof/>
        </w:rPr>
        <w:t>behaviour</w:t>
      </w:r>
      <w:r>
        <w:rPr>
          <w:rFonts w:ascii="Garamond" w:eastAsiaTheme="minorEastAsia" w:hAnsi="Garamond"/>
          <w:noProof/>
        </w:rPr>
        <w:t xml:space="preserve">) that </w:t>
      </w:r>
      <w:r w:rsidR="00DB6759">
        <w:rPr>
          <w:rFonts w:ascii="Garamond" w:eastAsiaTheme="minorEastAsia" w:hAnsi="Garamond"/>
          <w:noProof/>
        </w:rPr>
        <w:t>was</w:t>
      </w:r>
      <w:r>
        <w:rPr>
          <w:rFonts w:ascii="Garamond" w:eastAsiaTheme="minorEastAsia" w:hAnsi="Garamond"/>
          <w:noProof/>
        </w:rPr>
        <w:t xml:space="preserve"> right-skewed was log-transformed using the </w:t>
      </w:r>
      <w:r w:rsidR="00670340">
        <w:rPr>
          <w:rFonts w:ascii="Garamond" w:eastAsiaTheme="minorEastAsia" w:hAnsi="Garamond"/>
          <w:noProof/>
        </w:rPr>
        <w:t xml:space="preserve">following </w:t>
      </w:r>
      <w:r>
        <w:rPr>
          <w:rFonts w:ascii="Garamond" w:eastAsiaTheme="minorEastAsia" w:hAnsi="Garamond"/>
          <w:noProof/>
        </w:rPr>
        <w:t>calculation</w:t>
      </w:r>
      <w:r w:rsidR="001921D4">
        <w:rPr>
          <w:rFonts w:ascii="Garamond" w:eastAsiaTheme="minorEastAsia" w:hAnsi="Garamond"/>
          <w:noProof/>
        </w:rPr>
        <w:t>s</w:t>
      </w:r>
      <w:r>
        <w:rPr>
          <w:rFonts w:ascii="Garamond" w:eastAsiaTheme="minorEastAsia" w:hAnsi="Garamond"/>
          <w:noProof/>
        </w:rPr>
        <w:t xml:space="preserve"> </w:t>
      </w:r>
      <w:r w:rsidR="00DB6759">
        <w:rPr>
          <w:rFonts w:ascii="Garamond" w:eastAsiaTheme="minorEastAsia" w:hAnsi="Garamond"/>
          <w:noProof/>
        </w:rPr>
        <w:t xml:space="preserve">to obtain </w:t>
      </w:r>
      <w:r>
        <w:rPr>
          <w:rFonts w:ascii="Garamond" w:eastAsiaTheme="minorEastAsia" w:hAnsi="Garamond"/>
          <w:noProof/>
        </w:rPr>
        <w:t>means and standard deviations</w:t>
      </w:r>
      <w:r w:rsidR="001921D4">
        <w:rPr>
          <w:rFonts w:ascii="Garamond" w:eastAsiaTheme="minorEastAsia" w:hAnsi="Garamond"/>
          <w:noProof/>
        </w:rPr>
        <w:t>,</w:t>
      </w:r>
      <w:r>
        <w:rPr>
          <w:rFonts w:ascii="Garamond" w:eastAsiaTheme="minorEastAsia" w:hAnsi="Garamond"/>
          <w:noProof/>
        </w:rPr>
        <w:t xml:space="preserve"> respectively:</w:t>
      </w:r>
    </w:p>
    <w:p w14:paraId="74DD4C34" w14:textId="68C154F5" w:rsidR="00E53669" w:rsidRPr="003E19EF" w:rsidRDefault="00E53669" w:rsidP="005C69F2">
      <w:pPr>
        <w:contextualSpacing/>
        <w:rPr>
          <w:rFonts w:ascii="Garamond" w:eastAsiaTheme="minorEastAsia" w:hAnsi="Garamond"/>
          <w:noProof/>
          <w:sz w:val="20"/>
          <w:szCs w:val="20"/>
        </w:rPr>
      </w:pPr>
    </w:p>
    <w:p w14:paraId="5BE534C3" w14:textId="17A97ED9" w:rsidR="00E53669" w:rsidRDefault="00E53669" w:rsidP="003E19EF">
      <w:pPr>
        <w:contextualSpacing/>
        <w:jc w:val="center"/>
        <w:rPr>
          <w:rFonts w:ascii="Garamond" w:eastAsiaTheme="minorEastAsia" w:hAnsi="Garamond"/>
          <w:noProof/>
          <w:sz w:val="20"/>
          <w:szCs w:val="20"/>
        </w:rPr>
      </w:pPr>
      <m:oMath>
        <m:r>
          <w:rPr>
            <w:rFonts w:ascii="Cambria Math" w:eastAsiaTheme="minorEastAsia" w:hAnsi="Cambria Math"/>
            <w:noProof/>
            <w:sz w:val="20"/>
            <w:szCs w:val="20"/>
          </w:rPr>
          <m:t>ln</m:t>
        </m:r>
        <m:acc>
          <m:accPr>
            <m:chr m:val="̅"/>
            <m:ctrlPr>
              <w:rPr>
                <w:rFonts w:ascii="Cambria Math" w:eastAsiaTheme="minorEastAsia" w:hAnsi="Cambria Math"/>
                <w:i/>
                <w:noProof/>
                <w:sz w:val="20"/>
                <w:szCs w:val="20"/>
              </w:rPr>
            </m:ctrlPr>
          </m:accPr>
          <m:e>
            <m:r>
              <w:rPr>
                <w:rFonts w:ascii="Cambria Math" w:eastAsiaTheme="minorEastAsia" w:hAnsi="Cambria Math"/>
                <w:noProof/>
                <w:sz w:val="20"/>
                <w:szCs w:val="20"/>
              </w:rPr>
              <m:t>Χ</m:t>
            </m:r>
          </m:e>
        </m:acc>
        <m:r>
          <w:rPr>
            <w:rFonts w:ascii="Cambria Math" w:eastAsiaTheme="minorEastAsia" w:hAnsi="Cambria Math"/>
            <w:noProof/>
            <w:sz w:val="20"/>
            <w:szCs w:val="20"/>
          </w:rPr>
          <m:t>=</m:t>
        </m:r>
        <m:func>
          <m:funcPr>
            <m:ctrlPr>
              <w:rPr>
                <w:rFonts w:ascii="Cambria Math" w:eastAsiaTheme="minorEastAsia" w:hAnsi="Cambria Math"/>
                <w:i/>
                <w:noProof/>
                <w:sz w:val="20"/>
                <w:szCs w:val="20"/>
              </w:rPr>
            </m:ctrlPr>
          </m:funcPr>
          <m:fName>
            <m:r>
              <m:rPr>
                <m:sty m:val="p"/>
              </m:rPr>
              <w:rPr>
                <w:rFonts w:ascii="Cambria Math" w:eastAsiaTheme="minorEastAsia" w:hAnsi="Cambria Math"/>
                <w:noProof/>
                <w:sz w:val="20"/>
                <w:szCs w:val="20"/>
              </w:rPr>
              <m:t>log</m:t>
            </m:r>
          </m:fName>
          <m:e>
            <m:d>
              <m:dPr>
                <m:ctrlPr>
                  <w:rPr>
                    <w:rFonts w:ascii="Cambria Math" w:eastAsiaTheme="minorEastAsia" w:hAnsi="Cambria Math"/>
                    <w:i/>
                    <w:noProof/>
                    <w:sz w:val="20"/>
                    <w:szCs w:val="20"/>
                  </w:rPr>
                </m:ctrlPr>
              </m:dPr>
              <m:e>
                <m:acc>
                  <m:accPr>
                    <m:chr m:val="̅"/>
                    <m:ctrlPr>
                      <w:rPr>
                        <w:rFonts w:ascii="Cambria Math" w:eastAsiaTheme="minorEastAsia" w:hAnsi="Cambria Math"/>
                        <w:i/>
                        <w:noProof/>
                        <w:sz w:val="20"/>
                        <w:szCs w:val="20"/>
                      </w:rPr>
                    </m:ctrlPr>
                  </m:accPr>
                  <m:e>
                    <m:r>
                      <w:rPr>
                        <w:rFonts w:ascii="Cambria Math" w:eastAsiaTheme="minorEastAsia" w:hAnsi="Cambria Math"/>
                        <w:noProof/>
                        <w:sz w:val="20"/>
                        <w:szCs w:val="20"/>
                      </w:rPr>
                      <m:t>Χ</m:t>
                    </m:r>
                  </m:e>
                </m:acc>
              </m:e>
            </m:d>
          </m:e>
        </m:func>
        <m:r>
          <w:rPr>
            <w:rFonts w:ascii="Cambria Math" w:eastAsiaTheme="minorEastAsia" w:hAnsi="Cambria Math"/>
            <w:noProof/>
            <w:sz w:val="20"/>
            <w:szCs w:val="20"/>
          </w:rPr>
          <m:t>-log</m:t>
        </m:r>
        <m:rad>
          <m:radPr>
            <m:degHide m:val="1"/>
            <m:ctrlPr>
              <w:rPr>
                <w:rFonts w:ascii="Cambria Math" w:eastAsiaTheme="minorEastAsia" w:hAnsi="Cambria Math"/>
                <w:i/>
                <w:noProof/>
                <w:sz w:val="20"/>
                <w:szCs w:val="20"/>
              </w:rPr>
            </m:ctrlPr>
          </m:radPr>
          <m:deg/>
          <m:e>
            <m:d>
              <m:dPr>
                <m:ctrlPr>
                  <w:rPr>
                    <w:rFonts w:ascii="Cambria Math" w:eastAsiaTheme="minorEastAsia" w:hAnsi="Cambria Math"/>
                    <w:i/>
                    <w:noProof/>
                    <w:sz w:val="20"/>
                    <w:szCs w:val="20"/>
                  </w:rPr>
                </m:ctrlPr>
              </m:dPr>
              <m:e>
                <m:r>
                  <w:rPr>
                    <w:rFonts w:ascii="Cambria Math" w:eastAsiaTheme="minorEastAsia" w:hAnsi="Cambria Math"/>
                    <w:noProof/>
                    <w:sz w:val="20"/>
                    <w:szCs w:val="20"/>
                  </w:rPr>
                  <m:t>1+</m:t>
                </m:r>
                <m:d>
                  <m:dPr>
                    <m:ctrlPr>
                      <w:rPr>
                        <w:rFonts w:ascii="Cambria Math" w:eastAsiaTheme="minorEastAsia" w:hAnsi="Cambria Math"/>
                        <w:i/>
                        <w:noProof/>
                        <w:sz w:val="20"/>
                        <w:szCs w:val="20"/>
                      </w:rPr>
                    </m:ctrlPr>
                  </m:dPr>
                  <m:e>
                    <m:f>
                      <m:fPr>
                        <m:ctrlPr>
                          <w:rPr>
                            <w:rFonts w:ascii="Cambria Math" w:eastAsiaTheme="minorEastAsia" w:hAnsi="Cambria Math"/>
                            <w:i/>
                            <w:noProof/>
                            <w:sz w:val="20"/>
                            <w:szCs w:val="20"/>
                          </w:rPr>
                        </m:ctrlPr>
                      </m:fPr>
                      <m:num>
                        <m:sSup>
                          <m:sSupPr>
                            <m:ctrlPr>
                              <w:rPr>
                                <w:rFonts w:ascii="Cambria Math" w:eastAsiaTheme="minorEastAsia" w:hAnsi="Cambria Math"/>
                                <w:i/>
                                <w:noProof/>
                                <w:sz w:val="20"/>
                                <w:szCs w:val="20"/>
                              </w:rPr>
                            </m:ctrlPr>
                          </m:sSupPr>
                          <m:e>
                            <m:r>
                              <w:rPr>
                                <w:rFonts w:ascii="Cambria Math" w:eastAsiaTheme="minorEastAsia" w:hAnsi="Cambria Math"/>
                                <w:noProof/>
                                <w:sz w:val="20"/>
                                <w:szCs w:val="20"/>
                              </w:rPr>
                              <m:t>SD</m:t>
                            </m:r>
                          </m:e>
                          <m:sup>
                            <m:r>
                              <w:rPr>
                                <w:rFonts w:ascii="Cambria Math" w:eastAsiaTheme="minorEastAsia" w:hAnsi="Cambria Math"/>
                                <w:noProof/>
                                <w:sz w:val="20"/>
                                <w:szCs w:val="20"/>
                              </w:rPr>
                              <m:t>2</m:t>
                            </m:r>
                          </m:sup>
                        </m:sSup>
                      </m:num>
                      <m:den>
                        <m:sSup>
                          <m:sSupPr>
                            <m:ctrlPr>
                              <w:rPr>
                                <w:rFonts w:ascii="Cambria Math" w:eastAsiaTheme="minorEastAsia" w:hAnsi="Cambria Math"/>
                                <w:i/>
                                <w:noProof/>
                                <w:sz w:val="20"/>
                                <w:szCs w:val="20"/>
                              </w:rPr>
                            </m:ctrlPr>
                          </m:sSupPr>
                          <m:e>
                            <m:acc>
                              <m:accPr>
                                <m:chr m:val="̅"/>
                                <m:ctrlPr>
                                  <w:rPr>
                                    <w:rFonts w:ascii="Cambria Math" w:eastAsiaTheme="minorEastAsia" w:hAnsi="Cambria Math"/>
                                    <w:i/>
                                    <w:noProof/>
                                    <w:sz w:val="20"/>
                                    <w:szCs w:val="20"/>
                                  </w:rPr>
                                </m:ctrlPr>
                              </m:accPr>
                              <m:e>
                                <m:r>
                                  <w:rPr>
                                    <w:rFonts w:ascii="Cambria Math" w:eastAsiaTheme="minorEastAsia" w:hAnsi="Cambria Math"/>
                                    <w:noProof/>
                                    <w:sz w:val="20"/>
                                    <w:szCs w:val="20"/>
                                  </w:rPr>
                                  <m:t>Χ</m:t>
                                </m:r>
                              </m:e>
                            </m:acc>
                          </m:e>
                          <m:sup>
                            <m:r>
                              <w:rPr>
                                <w:rFonts w:ascii="Cambria Math" w:eastAsiaTheme="minorEastAsia" w:hAnsi="Cambria Math"/>
                                <w:noProof/>
                                <w:sz w:val="20"/>
                                <w:szCs w:val="20"/>
                              </w:rPr>
                              <m:t>2</m:t>
                            </m:r>
                          </m:sup>
                        </m:sSup>
                      </m:den>
                    </m:f>
                  </m:e>
                </m:d>
              </m:e>
            </m:d>
          </m:e>
        </m:rad>
      </m:oMath>
      <w:r w:rsidR="003E19EF">
        <w:rPr>
          <w:rFonts w:ascii="Garamond" w:eastAsiaTheme="minorEastAsia" w:hAnsi="Garamond"/>
          <w:noProof/>
          <w:sz w:val="20"/>
          <w:szCs w:val="20"/>
        </w:rPr>
        <w:t>,</w:t>
      </w:r>
    </w:p>
    <w:p w14:paraId="5C7412C3" w14:textId="6628F19C" w:rsidR="006C2D94" w:rsidRPr="006C2D94" w:rsidRDefault="006C2D94" w:rsidP="00814634">
      <w:pPr>
        <w:contextualSpacing/>
        <w:jc w:val="right"/>
        <w:rPr>
          <w:rFonts w:ascii="Garamond" w:eastAsiaTheme="minorEastAsia" w:hAnsi="Garamond"/>
          <w:i/>
          <w:noProof/>
          <w:sz w:val="20"/>
          <w:szCs w:val="20"/>
        </w:rPr>
      </w:pP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t xml:space="preserve">     </w:t>
      </w:r>
      <w:r>
        <w:rPr>
          <w:rFonts w:ascii="Garamond" w:eastAsiaTheme="minorEastAsia" w:hAnsi="Garamond"/>
          <w:i/>
          <w:noProof/>
          <w:sz w:val="20"/>
          <w:szCs w:val="20"/>
        </w:rPr>
        <w:t xml:space="preserve">Eq. </w:t>
      </w:r>
      <w:r w:rsidR="00DA7FA8">
        <w:rPr>
          <w:rFonts w:ascii="Garamond" w:eastAsiaTheme="minorEastAsia" w:hAnsi="Garamond"/>
          <w:i/>
          <w:noProof/>
          <w:sz w:val="20"/>
          <w:szCs w:val="20"/>
        </w:rPr>
        <w:t>6</w:t>
      </w:r>
    </w:p>
    <w:p w14:paraId="663733D2" w14:textId="1F8F5B26" w:rsidR="00E53669" w:rsidRDefault="00E53669" w:rsidP="00E53669">
      <w:pPr>
        <w:contextualSpacing/>
        <w:jc w:val="center"/>
        <w:rPr>
          <w:rFonts w:ascii="Garamond" w:eastAsiaTheme="minorEastAsia" w:hAnsi="Garamond"/>
          <w:noProof/>
          <w:sz w:val="20"/>
          <w:szCs w:val="20"/>
        </w:rPr>
      </w:pPr>
      <m:oMath>
        <m:r>
          <w:rPr>
            <w:rFonts w:ascii="Cambria Math" w:eastAsiaTheme="minorEastAsia" w:hAnsi="Cambria Math"/>
            <w:noProof/>
            <w:sz w:val="20"/>
            <w:szCs w:val="20"/>
          </w:rPr>
          <m:t xml:space="preserve">lnSD= </m:t>
        </m:r>
        <m:rad>
          <m:radPr>
            <m:degHide m:val="1"/>
            <m:ctrlPr>
              <w:rPr>
                <w:rFonts w:ascii="Cambria Math" w:eastAsiaTheme="minorEastAsia" w:hAnsi="Cambria Math"/>
                <w:i/>
                <w:noProof/>
                <w:sz w:val="20"/>
                <w:szCs w:val="20"/>
              </w:rPr>
            </m:ctrlPr>
          </m:radPr>
          <m:deg/>
          <m:e>
            <m:r>
              <m:rPr>
                <m:sty m:val="p"/>
              </m:rPr>
              <w:rPr>
                <w:rFonts w:ascii="Cambria Math" w:eastAsiaTheme="minorEastAsia" w:hAnsi="Cambria Math"/>
                <w:noProof/>
                <w:sz w:val="20"/>
                <w:szCs w:val="20"/>
              </w:rPr>
              <m:t>log⁡</m:t>
            </m:r>
            <m:r>
              <w:rPr>
                <w:rFonts w:ascii="Cambria Math" w:eastAsiaTheme="minorEastAsia" w:hAnsi="Cambria Math"/>
                <w:noProof/>
                <w:sz w:val="20"/>
                <w:szCs w:val="20"/>
              </w:rPr>
              <m:t>(1+</m:t>
            </m:r>
            <m:d>
              <m:dPr>
                <m:ctrlPr>
                  <w:rPr>
                    <w:rFonts w:ascii="Cambria Math" w:eastAsiaTheme="minorEastAsia" w:hAnsi="Cambria Math"/>
                    <w:i/>
                    <w:noProof/>
                    <w:sz w:val="20"/>
                    <w:szCs w:val="20"/>
                  </w:rPr>
                </m:ctrlPr>
              </m:dPr>
              <m:e>
                <m:f>
                  <m:fPr>
                    <m:ctrlPr>
                      <w:rPr>
                        <w:rFonts w:ascii="Cambria Math" w:eastAsiaTheme="minorEastAsia" w:hAnsi="Cambria Math"/>
                        <w:i/>
                        <w:noProof/>
                        <w:sz w:val="20"/>
                        <w:szCs w:val="20"/>
                      </w:rPr>
                    </m:ctrlPr>
                  </m:fPr>
                  <m:num>
                    <m:sSup>
                      <m:sSupPr>
                        <m:ctrlPr>
                          <w:rPr>
                            <w:rFonts w:ascii="Cambria Math" w:eastAsiaTheme="minorEastAsia" w:hAnsi="Cambria Math"/>
                            <w:i/>
                            <w:noProof/>
                            <w:sz w:val="20"/>
                            <w:szCs w:val="20"/>
                          </w:rPr>
                        </m:ctrlPr>
                      </m:sSupPr>
                      <m:e>
                        <m:r>
                          <w:rPr>
                            <w:rFonts w:ascii="Cambria Math" w:eastAsiaTheme="minorEastAsia" w:hAnsi="Cambria Math"/>
                            <w:noProof/>
                            <w:sz w:val="20"/>
                            <w:szCs w:val="20"/>
                          </w:rPr>
                          <m:t>SD</m:t>
                        </m:r>
                      </m:e>
                      <m:sup>
                        <m:r>
                          <w:rPr>
                            <w:rFonts w:ascii="Cambria Math" w:eastAsiaTheme="minorEastAsia" w:hAnsi="Cambria Math"/>
                            <w:noProof/>
                            <w:sz w:val="20"/>
                            <w:szCs w:val="20"/>
                          </w:rPr>
                          <m:t>2</m:t>
                        </m:r>
                      </m:sup>
                    </m:sSup>
                  </m:num>
                  <m:den>
                    <m:sSup>
                      <m:sSupPr>
                        <m:ctrlPr>
                          <w:rPr>
                            <w:rFonts w:ascii="Cambria Math" w:eastAsiaTheme="minorEastAsia" w:hAnsi="Cambria Math"/>
                            <w:i/>
                            <w:noProof/>
                            <w:sz w:val="20"/>
                            <w:szCs w:val="20"/>
                          </w:rPr>
                        </m:ctrlPr>
                      </m:sSupPr>
                      <m:e>
                        <m:acc>
                          <m:accPr>
                            <m:chr m:val="̅"/>
                            <m:ctrlPr>
                              <w:rPr>
                                <w:rFonts w:ascii="Cambria Math" w:eastAsiaTheme="minorEastAsia" w:hAnsi="Cambria Math"/>
                                <w:i/>
                                <w:noProof/>
                                <w:sz w:val="20"/>
                                <w:szCs w:val="20"/>
                              </w:rPr>
                            </m:ctrlPr>
                          </m:accPr>
                          <m:e>
                            <m:r>
                              <w:rPr>
                                <w:rFonts w:ascii="Cambria Math" w:eastAsiaTheme="minorEastAsia" w:hAnsi="Cambria Math"/>
                                <w:noProof/>
                                <w:sz w:val="20"/>
                                <w:szCs w:val="20"/>
                              </w:rPr>
                              <m:t>Χ</m:t>
                            </m:r>
                          </m:e>
                        </m:acc>
                      </m:e>
                      <m:sup>
                        <m:r>
                          <w:rPr>
                            <w:rFonts w:ascii="Cambria Math" w:eastAsiaTheme="minorEastAsia" w:hAnsi="Cambria Math"/>
                            <w:noProof/>
                            <w:sz w:val="20"/>
                            <w:szCs w:val="20"/>
                          </w:rPr>
                          <m:t>2</m:t>
                        </m:r>
                      </m:sup>
                    </m:sSup>
                  </m:den>
                </m:f>
              </m:e>
            </m:d>
            <m:r>
              <w:rPr>
                <w:rFonts w:ascii="Cambria Math" w:eastAsiaTheme="minorEastAsia" w:hAnsi="Cambria Math"/>
                <w:noProof/>
                <w:sz w:val="20"/>
                <w:szCs w:val="20"/>
              </w:rPr>
              <m:t>)</m:t>
            </m:r>
          </m:e>
        </m:rad>
      </m:oMath>
      <w:r w:rsidRPr="003E19EF">
        <w:rPr>
          <w:rFonts w:ascii="Garamond" w:eastAsiaTheme="minorEastAsia" w:hAnsi="Garamond"/>
          <w:noProof/>
          <w:sz w:val="20"/>
          <w:szCs w:val="20"/>
        </w:rPr>
        <w:t xml:space="preserve"> </w:t>
      </w:r>
    </w:p>
    <w:p w14:paraId="59A87CD2" w14:textId="1CC2FB88" w:rsidR="006C2D94" w:rsidRPr="006C2D94" w:rsidRDefault="006C2D94" w:rsidP="00E53669">
      <w:pPr>
        <w:contextualSpacing/>
        <w:jc w:val="center"/>
        <w:rPr>
          <w:rFonts w:ascii="Garamond" w:eastAsiaTheme="minorEastAsia" w:hAnsi="Garamond"/>
          <w:noProof/>
          <w:sz w:val="20"/>
          <w:szCs w:val="20"/>
        </w:rPr>
      </w:pP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sidR="0012297E">
        <w:rPr>
          <w:rFonts w:ascii="Garamond" w:eastAsiaTheme="minorEastAsia" w:hAnsi="Garamond"/>
          <w:noProof/>
          <w:sz w:val="20"/>
          <w:szCs w:val="20"/>
        </w:rPr>
        <w:t xml:space="preserve"> </w:t>
      </w:r>
      <w:r>
        <w:rPr>
          <w:rFonts w:ascii="Garamond" w:eastAsiaTheme="minorEastAsia" w:hAnsi="Garamond"/>
          <w:i/>
          <w:noProof/>
          <w:sz w:val="20"/>
          <w:szCs w:val="20"/>
        </w:rPr>
        <w:t xml:space="preserve">Eq. </w:t>
      </w:r>
      <w:r w:rsidR="00DA7FA8">
        <w:rPr>
          <w:rFonts w:ascii="Garamond" w:eastAsiaTheme="minorEastAsia" w:hAnsi="Garamond"/>
          <w:i/>
          <w:noProof/>
          <w:sz w:val="20"/>
          <w:szCs w:val="20"/>
        </w:rPr>
        <w:t>7</w:t>
      </w:r>
    </w:p>
    <w:p w14:paraId="5006078E" w14:textId="75416934" w:rsidR="005C69F2" w:rsidRDefault="005C69F2" w:rsidP="005C69F2">
      <w:pPr>
        <w:contextualSpacing/>
        <w:rPr>
          <w:rFonts w:ascii="Garamond" w:hAnsi="Garamond"/>
        </w:rPr>
      </w:pPr>
    </w:p>
    <w:p w14:paraId="59CDD6C1" w14:textId="28762540" w:rsidR="006C3397" w:rsidRDefault="002429AC" w:rsidP="006C3397">
      <w:pPr>
        <w:contextualSpacing/>
        <w:rPr>
          <w:rFonts w:ascii="Garamond" w:hAnsi="Garamond"/>
        </w:rPr>
      </w:pPr>
      <w:r>
        <w:rPr>
          <w:rFonts w:ascii="Garamond" w:hAnsi="Garamond"/>
        </w:rPr>
        <w:t xml:space="preserve">Second, </w:t>
      </w:r>
      <w:r w:rsidR="00A54802">
        <w:rPr>
          <w:rFonts w:ascii="Garamond" w:hAnsi="Garamond"/>
        </w:rPr>
        <w:t xml:space="preserve">some behavioural measures were presented as </w:t>
      </w:r>
      <w:r>
        <w:rPr>
          <w:rFonts w:ascii="Garamond" w:hAnsi="Garamond"/>
        </w:rPr>
        <w:t>proportion</w:t>
      </w:r>
      <w:r w:rsidR="004B289D">
        <w:rPr>
          <w:rFonts w:ascii="Garamond" w:hAnsi="Garamond"/>
        </w:rPr>
        <w:t>s</w:t>
      </w:r>
      <w:r w:rsidR="00A54802">
        <w:rPr>
          <w:rFonts w:ascii="Garamond" w:hAnsi="Garamond"/>
        </w:rPr>
        <w:t>, which</w:t>
      </w:r>
      <w:r>
        <w:rPr>
          <w:rFonts w:ascii="Garamond" w:hAnsi="Garamond"/>
        </w:rPr>
        <w:t xml:space="preserve"> constrain</w:t>
      </w:r>
      <w:r w:rsidR="00A54802">
        <w:rPr>
          <w:rFonts w:ascii="Garamond" w:hAnsi="Garamond"/>
        </w:rPr>
        <w:t>s</w:t>
      </w:r>
      <w:r>
        <w:rPr>
          <w:rFonts w:ascii="Garamond" w:hAnsi="Garamond"/>
        </w:rPr>
        <w:t xml:space="preserve"> </w:t>
      </w:r>
      <w:r w:rsidR="00DA7FA8">
        <w:rPr>
          <w:rFonts w:ascii="Garamond" w:hAnsi="Garamond"/>
        </w:rPr>
        <w:t>the</w:t>
      </w:r>
      <w:r w:rsidR="00A54802">
        <w:rPr>
          <w:rFonts w:ascii="Garamond" w:hAnsi="Garamond"/>
        </w:rPr>
        <w:t>ir</w:t>
      </w:r>
      <w:r w:rsidR="00DA7FA8">
        <w:rPr>
          <w:rFonts w:ascii="Garamond" w:hAnsi="Garamond"/>
        </w:rPr>
        <w:t xml:space="preserve"> </w:t>
      </w:r>
      <w:r>
        <w:rPr>
          <w:rFonts w:ascii="Garamond" w:hAnsi="Garamond"/>
        </w:rPr>
        <w:t xml:space="preserve">distribution, so we converted </w:t>
      </w:r>
      <w:r w:rsidR="004B289D">
        <w:rPr>
          <w:rFonts w:ascii="Garamond" w:hAnsi="Garamond"/>
        </w:rPr>
        <w:t>them</w:t>
      </w:r>
      <w:r>
        <w:rPr>
          <w:rFonts w:ascii="Garamond" w:hAnsi="Garamond"/>
        </w:rPr>
        <w:t xml:space="preserve"> to </w:t>
      </w:r>
      <w:r w:rsidR="00DA7FA8">
        <w:rPr>
          <w:rFonts w:ascii="Garamond" w:hAnsi="Garamond"/>
        </w:rPr>
        <w:t>the</w:t>
      </w:r>
      <w:r>
        <w:rPr>
          <w:rFonts w:ascii="Garamond" w:hAnsi="Garamond"/>
        </w:rPr>
        <w:t xml:space="preserve"> logit scale </w:t>
      </w:r>
      <w:r w:rsidR="00DA7FA8">
        <w:rPr>
          <w:rFonts w:ascii="Garamond" w:hAnsi="Garamond"/>
        </w:rPr>
        <w:t>log (p/</w:t>
      </w:r>
      <w:r w:rsidR="00A54802">
        <w:rPr>
          <w:rFonts w:ascii="Garamond" w:hAnsi="Garamond"/>
        </w:rPr>
        <w:t>[</w:t>
      </w:r>
      <w:r w:rsidR="00DA7FA8">
        <w:rPr>
          <w:rFonts w:ascii="Garamond" w:hAnsi="Garamond"/>
        </w:rPr>
        <w:t>1-p</w:t>
      </w:r>
      <w:r w:rsidR="00A54802">
        <w:rPr>
          <w:rFonts w:ascii="Garamond" w:hAnsi="Garamond"/>
        </w:rPr>
        <w:t>]</w:t>
      </w:r>
      <w:r w:rsidR="00DA7FA8">
        <w:rPr>
          <w:rFonts w:ascii="Garamond" w:hAnsi="Garamond"/>
        </w:rPr>
        <w:t xml:space="preserve">) </w:t>
      </w:r>
      <w:commentRangeStart w:id="1015"/>
      <w:r>
        <w:rPr>
          <w:rFonts w:ascii="Garamond" w:hAnsi="Garamond"/>
        </w:rPr>
        <w:t xml:space="preserve">to meet </w:t>
      </w:r>
      <w:r w:rsidR="00DA7FA8">
        <w:rPr>
          <w:rFonts w:ascii="Garamond" w:hAnsi="Garamond"/>
        </w:rPr>
        <w:t xml:space="preserve">normality </w:t>
      </w:r>
      <w:r>
        <w:rPr>
          <w:rFonts w:ascii="Garamond" w:hAnsi="Garamond"/>
        </w:rPr>
        <w:t xml:space="preserve">assumptions </w:t>
      </w:r>
      <w:commentRangeEnd w:id="1015"/>
      <w:r w:rsidR="00DA7FA8">
        <w:rPr>
          <w:rStyle w:val="CommentReference"/>
        </w:rPr>
        <w:commentReference w:id="1015"/>
      </w:r>
      <w:r w:rsidR="006B5179">
        <w:rPr>
          <w:rFonts w:ascii="Garamond" w:hAnsi="Garamond"/>
        </w:rPr>
        <w:t xml:space="preserve">before calculating </w:t>
      </w:r>
      <w:r w:rsidR="00DA7FA8">
        <w:rPr>
          <w:rFonts w:ascii="Garamond" w:hAnsi="Garamond"/>
        </w:rPr>
        <w:t xml:space="preserve">the relevant </w:t>
      </w:r>
      <w:r w:rsidR="006B5179">
        <w:rPr>
          <w:rFonts w:ascii="Garamond" w:hAnsi="Garamond"/>
        </w:rPr>
        <w:t xml:space="preserve">effect size. </w:t>
      </w:r>
      <w:r w:rsidR="00DA7CB0">
        <w:rPr>
          <w:rFonts w:ascii="Garamond" w:hAnsi="Garamond"/>
        </w:rPr>
        <w:t>Information on which effect sizes</w:t>
      </w:r>
      <w:r w:rsidR="003661BA">
        <w:rPr>
          <w:rFonts w:ascii="Garamond" w:hAnsi="Garamond"/>
        </w:rPr>
        <w:t xml:space="preserve"> </w:t>
      </w:r>
      <w:r w:rsidR="00DA7CB0">
        <w:rPr>
          <w:rFonts w:ascii="Garamond" w:hAnsi="Garamond"/>
        </w:rPr>
        <w:t>a</w:t>
      </w:r>
      <w:r w:rsidR="003661BA">
        <w:rPr>
          <w:rFonts w:ascii="Garamond" w:hAnsi="Garamond"/>
        </w:rPr>
        <w:t xml:space="preserve">re based on transformed values are </w:t>
      </w:r>
      <w:r w:rsidR="00DA7CB0">
        <w:rPr>
          <w:rFonts w:ascii="Garamond" w:hAnsi="Garamond"/>
        </w:rPr>
        <w:t>provided</w:t>
      </w:r>
      <w:r w:rsidR="003661BA">
        <w:rPr>
          <w:rFonts w:ascii="Garamond" w:hAnsi="Garamond"/>
        </w:rPr>
        <w:t xml:space="preserve"> in </w:t>
      </w:r>
      <w:r w:rsidR="003661BA" w:rsidRPr="00814634">
        <w:rPr>
          <w:rFonts w:ascii="Garamond" w:hAnsi="Garamond"/>
          <w:highlight w:val="yellow"/>
        </w:rPr>
        <w:t>XXXX</w:t>
      </w:r>
      <w:r w:rsidR="003661BA">
        <w:rPr>
          <w:rFonts w:ascii="Garamond" w:hAnsi="Garamond"/>
        </w:rPr>
        <w:t>.</w:t>
      </w:r>
    </w:p>
    <w:p w14:paraId="5AEE2A88" w14:textId="77777777" w:rsidR="00E53669" w:rsidRPr="00DB62B9" w:rsidRDefault="00E53669" w:rsidP="005C69F2">
      <w:pPr>
        <w:contextualSpacing/>
        <w:rPr>
          <w:rFonts w:ascii="Garamond" w:hAnsi="Garamond"/>
          <w:iCs/>
        </w:rPr>
      </w:pPr>
    </w:p>
    <w:p w14:paraId="125CB6FE" w14:textId="7BE7E910" w:rsidR="005C69F2" w:rsidRDefault="005C69F2" w:rsidP="005C69F2">
      <w:pPr>
        <w:contextualSpacing/>
        <w:rPr>
          <w:rFonts w:ascii="Garamond" w:hAnsi="Garamond"/>
          <w:i/>
          <w:iCs/>
        </w:rPr>
      </w:pPr>
      <w:r w:rsidRPr="00B166AE">
        <w:rPr>
          <w:rFonts w:ascii="Garamond" w:hAnsi="Garamond"/>
          <w:i/>
          <w:iCs/>
        </w:rPr>
        <w:t>Moderator variables</w:t>
      </w:r>
    </w:p>
    <w:p w14:paraId="0AE505A0" w14:textId="77777777" w:rsidR="00006FA9" w:rsidRPr="00B166AE" w:rsidRDefault="00006FA9" w:rsidP="005C69F2">
      <w:pPr>
        <w:contextualSpacing/>
        <w:rPr>
          <w:rFonts w:ascii="Garamond" w:hAnsi="Garamond"/>
          <w:i/>
          <w:iCs/>
        </w:rPr>
      </w:pPr>
    </w:p>
    <w:p w14:paraId="09E4F10A" w14:textId="089D10EB" w:rsidR="005C69F2" w:rsidRDefault="005C69F2">
      <w:pPr>
        <w:ind w:firstLine="720"/>
        <w:rPr>
          <w:rFonts w:ascii="Garamond" w:hAnsi="Garamond"/>
        </w:rPr>
      </w:pPr>
      <w:r>
        <w:rPr>
          <w:rFonts w:ascii="Garamond" w:hAnsi="Garamond"/>
        </w:rPr>
        <w:t xml:space="preserve">We </w:t>
      </w:r>
      <w:r w:rsidR="002530D8">
        <w:rPr>
          <w:rFonts w:ascii="Garamond" w:hAnsi="Garamond"/>
        </w:rPr>
        <w:t xml:space="preserve">extracted information on </w:t>
      </w:r>
      <w:r w:rsidR="00183782">
        <w:rPr>
          <w:rFonts w:ascii="Garamond" w:hAnsi="Garamond"/>
        </w:rPr>
        <w:t>factors that differed among studies</w:t>
      </w:r>
      <w:r>
        <w:rPr>
          <w:rFonts w:ascii="Garamond" w:hAnsi="Garamond"/>
        </w:rPr>
        <w:t xml:space="preserve"> </w:t>
      </w:r>
      <w:r w:rsidR="00A10DB1">
        <w:rPr>
          <w:rFonts w:ascii="Garamond" w:hAnsi="Garamond"/>
        </w:rPr>
        <w:t xml:space="preserve">where </w:t>
      </w:r>
      <w:r w:rsidR="007A2420">
        <w:rPr>
          <w:rFonts w:ascii="Garamond" w:hAnsi="Garamond"/>
        </w:rPr>
        <w:t>we had</w:t>
      </w:r>
      <w:r w:rsidR="00A10DB1">
        <w:rPr>
          <w:rFonts w:ascii="Garamond" w:hAnsi="Garamond"/>
        </w:rPr>
        <w:t xml:space="preserve"> an</w:t>
      </w:r>
      <w:r>
        <w:rPr>
          <w:rFonts w:ascii="Garamond" w:hAnsi="Garamond"/>
        </w:rPr>
        <w:t xml:space="preserve"> </w:t>
      </w:r>
      <w:r w:rsidRPr="00250970">
        <w:rPr>
          <w:rFonts w:ascii="Garamond" w:hAnsi="Garamond"/>
          <w:i/>
          <w:iCs/>
        </w:rPr>
        <w:t>a priori</w:t>
      </w:r>
      <w:r>
        <w:rPr>
          <w:rFonts w:ascii="Garamond" w:hAnsi="Garamond"/>
        </w:rPr>
        <w:t xml:space="preserve"> expect</w:t>
      </w:r>
      <w:r w:rsidR="00A10DB1">
        <w:rPr>
          <w:rFonts w:ascii="Garamond" w:hAnsi="Garamond"/>
        </w:rPr>
        <w:t xml:space="preserve">ation </w:t>
      </w:r>
      <w:r w:rsidR="007A2420">
        <w:rPr>
          <w:rFonts w:ascii="Garamond" w:hAnsi="Garamond"/>
        </w:rPr>
        <w:t xml:space="preserve">that </w:t>
      </w:r>
      <w:r w:rsidR="00A10DB1">
        <w:rPr>
          <w:rFonts w:ascii="Garamond" w:hAnsi="Garamond"/>
        </w:rPr>
        <w:t xml:space="preserve">they </w:t>
      </w:r>
      <w:r w:rsidR="00183782">
        <w:rPr>
          <w:rFonts w:ascii="Garamond" w:hAnsi="Garamond"/>
        </w:rPr>
        <w:t>might</w:t>
      </w:r>
      <w:r w:rsidR="00A10DB1">
        <w:rPr>
          <w:rFonts w:ascii="Garamond" w:hAnsi="Garamond"/>
        </w:rPr>
        <w:t xml:space="preserve"> </w:t>
      </w:r>
      <w:r w:rsidR="007C3875">
        <w:rPr>
          <w:rFonts w:ascii="Garamond" w:hAnsi="Garamond"/>
        </w:rPr>
        <w:t>moderate</w:t>
      </w:r>
      <w:r w:rsidR="00A10DB1">
        <w:rPr>
          <w:rFonts w:ascii="Garamond" w:hAnsi="Garamond"/>
        </w:rPr>
        <w:t xml:space="preserve"> the magnitude and</w:t>
      </w:r>
      <w:r w:rsidR="00183782">
        <w:rPr>
          <w:rFonts w:ascii="Garamond" w:hAnsi="Garamond"/>
        </w:rPr>
        <w:t>/or</w:t>
      </w:r>
      <w:r w:rsidR="00A10DB1">
        <w:rPr>
          <w:rFonts w:ascii="Garamond" w:hAnsi="Garamond"/>
        </w:rPr>
        <w:t xml:space="preserve"> direction of</w:t>
      </w:r>
      <w:r>
        <w:rPr>
          <w:rFonts w:ascii="Garamond" w:hAnsi="Garamond"/>
        </w:rPr>
        <w:t xml:space="preserve"> the effect size</w:t>
      </w:r>
      <w:r w:rsidR="002530D8">
        <w:rPr>
          <w:rFonts w:ascii="Garamond" w:hAnsi="Garamond"/>
        </w:rPr>
        <w:t xml:space="preserve"> </w:t>
      </w:r>
      <w:r w:rsidR="002530D8">
        <w:rPr>
          <w:rFonts w:ascii="Garamond" w:hAnsi="Garamond"/>
        </w:rPr>
        <w:fldChar w:fldCharType="begin" w:fldLock="1"/>
      </w:r>
      <w:r w:rsidR="002530D8">
        <w:rPr>
          <w:rFonts w:ascii="Garamond" w:hAnsi="Garamond"/>
        </w:rPr>
        <w:instrText>ADDIN CSL_CITATION {"citationItems":[{"id":"ITEM-1","itemData":{"DOI":"10.1007/s00265-018-2534-2","ISBN":"0340-5443 1432-0762","ISSN":"03405443","abstract":"The pace-of-life syndrome (POLS) hypothesis predicts that behavior and physiology covary with life history. Evidence for such covariation is contradictory, possibly because systematic sources of variation (e.g. sex) have been neglected. Sexes often experience different selection pressures leading to sex-specific allocation between reproduction and self-maintenance, facilitating divergence in life-history. Sex-specific differences in means and possibly variances may therefore play a key role in the POLS framework. We investigate whether sexes differ in means and variances along the fast-slow pace-of-life continuum for life history and physiological and behavioral traits. In addition, we test whether social and environmental characteristics such as breeding strategy, mating system, and study environment explain heterogeneity between the sexes. Using meta-analytic methods, we found that populations with a polygynous mating system or for studies conducted on wild populations, males had a faster pace-of-life for developmental life-history traits (e.g., growth rate), behavior, and physiology. In contrast, adult life-history traits (e.g., lifespan) were shifted towards faster pace-of-life in females, deviating from the other trait categories. Phenotypic variances were similar between the sexes across trait categories and were not affected by mating system or study environment. Breeding strategy did not influence sex differences in variances or means. We discuss our results in the light of sex-specific selection that might drive sex-specific differences in pace-of-life and ultimately POLS.","author":[{"dropping-particle":"","family":"Tarka","given":"Maja","non-dropping-particle":"","parse-names":false,"suffix":""},{"dropping-particle":"","family":"Guenther","given":"Anja","non-dropping-particle":"","parse-names":false,"suffix":""},{"dropping-particle":"","family":"Niemelä","given":"Petri T.","non-dropping-particle":"","parse-names":false,"suffix":""},{"dropping-particle":"","family":"Nakagawa","given":"Shinichi","non-dropping-particle":"","parse-names":false,"suffix":""},{"dropping-particle":"","family":"Noble","given":"Daniel W.A.","non-dropping-particle":"","parse-names":false,"suffix":""}],"container-title":"Behavioral Ecology and Sociobiology","id":"ITEM-1","issue":"8","issued":{"date-parts":[["2018"]]},"page":"132","publisher":"Behavioral Ecology and Sociobiology","title":"Sex differences in life history, behavior, and physiology along a slow-fast continuum: a meta-analysis","type":"article-journal","volume":"72"},"uris":["http://www.mendeley.com/documents/?uuid=94132fea-aed3-46a0-b2f0-b783927bd9eb"]}],"mendeley":{"formattedCitation":"(Tarka &lt;i&gt;et al.&lt;/i&gt; 2018)","plainTextFormattedCitation":"(Tarka et al. 2018)","previouslyFormattedCitation":"(Tarka &lt;i&gt;et al.&lt;/i&gt; 2018)"},"properties":{"noteIndex":0},"schema":"https://github.com/citation-style-language/schema/raw/master/csl-citation.json"}</w:instrText>
      </w:r>
      <w:r w:rsidR="002530D8">
        <w:rPr>
          <w:rFonts w:ascii="Garamond" w:hAnsi="Garamond"/>
        </w:rPr>
        <w:fldChar w:fldCharType="separate"/>
      </w:r>
      <w:r w:rsidR="002530D8" w:rsidRPr="000941A1">
        <w:rPr>
          <w:rFonts w:ascii="Garamond" w:hAnsi="Garamond"/>
          <w:noProof/>
        </w:rPr>
        <w:t xml:space="preserve">(Tarka </w:t>
      </w:r>
      <w:r w:rsidR="002530D8" w:rsidRPr="000941A1">
        <w:rPr>
          <w:rFonts w:ascii="Garamond" w:hAnsi="Garamond"/>
          <w:i/>
          <w:noProof/>
        </w:rPr>
        <w:t xml:space="preserve">et </w:t>
      </w:r>
      <w:r w:rsidR="002530D8" w:rsidRPr="000941A1">
        <w:rPr>
          <w:rFonts w:ascii="Garamond" w:hAnsi="Garamond"/>
          <w:i/>
          <w:noProof/>
        </w:rPr>
        <w:lastRenderedPageBreak/>
        <w:t>al.</w:t>
      </w:r>
      <w:r w:rsidR="002530D8" w:rsidRPr="000941A1">
        <w:rPr>
          <w:rFonts w:ascii="Garamond" w:hAnsi="Garamond"/>
          <w:noProof/>
        </w:rPr>
        <w:t xml:space="preserve"> 2018)</w:t>
      </w:r>
      <w:r w:rsidR="002530D8">
        <w:rPr>
          <w:rFonts w:ascii="Garamond" w:hAnsi="Garamond"/>
        </w:rPr>
        <w:fldChar w:fldCharType="end"/>
      </w:r>
      <w:r w:rsidR="002530D8">
        <w:rPr>
          <w:rFonts w:ascii="Garamond" w:hAnsi="Garamond"/>
        </w:rPr>
        <w:t>.</w:t>
      </w:r>
      <w:r>
        <w:rPr>
          <w:rFonts w:ascii="Garamond" w:hAnsi="Garamond"/>
        </w:rPr>
        <w:t xml:space="preserve"> </w:t>
      </w:r>
      <w:r w:rsidR="00183782">
        <w:rPr>
          <w:rFonts w:ascii="Garamond" w:hAnsi="Garamond"/>
        </w:rPr>
        <w:t>Specifically, w</w:t>
      </w:r>
      <w:r>
        <w:rPr>
          <w:rFonts w:ascii="Garamond" w:hAnsi="Garamond"/>
        </w:rPr>
        <w:t xml:space="preserve">e recorded the </w:t>
      </w:r>
      <w:r w:rsidR="002530D8">
        <w:rPr>
          <w:rFonts w:ascii="Garamond" w:hAnsi="Garamond"/>
        </w:rPr>
        <w:t xml:space="preserve">taxa </w:t>
      </w:r>
      <w:r>
        <w:rPr>
          <w:rFonts w:ascii="Garamond" w:hAnsi="Garamond"/>
        </w:rPr>
        <w:t xml:space="preserve">(‘invertebrates’, ‘fish’, ‘amphibians’, ‘reptiles’, ‘birds’, ‘mammals’), the age of </w:t>
      </w:r>
      <w:r w:rsidR="002530D8">
        <w:rPr>
          <w:rFonts w:ascii="Garamond" w:hAnsi="Garamond"/>
        </w:rPr>
        <w:t xml:space="preserve">individuals </w:t>
      </w:r>
      <w:r>
        <w:rPr>
          <w:rFonts w:ascii="Garamond" w:hAnsi="Garamond"/>
        </w:rPr>
        <w:t>(‘juvenile’ or ‘adult’), whether the study population was from the lab</w:t>
      </w:r>
      <w:r w:rsidR="007A2420">
        <w:rPr>
          <w:rFonts w:ascii="Garamond" w:hAnsi="Garamond"/>
        </w:rPr>
        <w:t xml:space="preserve"> (captive breed)</w:t>
      </w:r>
      <w:r>
        <w:rPr>
          <w:rFonts w:ascii="Garamond" w:hAnsi="Garamond"/>
        </w:rPr>
        <w:t xml:space="preserve"> or the wild, whether the </w:t>
      </w:r>
      <w:r w:rsidR="007A2420">
        <w:rPr>
          <w:rFonts w:ascii="Garamond" w:hAnsi="Garamond"/>
        </w:rPr>
        <w:t>behaviours were</w:t>
      </w:r>
      <w:r>
        <w:rPr>
          <w:rFonts w:ascii="Garamond" w:hAnsi="Garamond"/>
        </w:rPr>
        <w:t xml:space="preserve"> was </w:t>
      </w:r>
      <w:r w:rsidR="007A2420">
        <w:rPr>
          <w:rFonts w:ascii="Garamond" w:hAnsi="Garamond"/>
        </w:rPr>
        <w:t xml:space="preserve">measured </w:t>
      </w:r>
      <w:r>
        <w:rPr>
          <w:rFonts w:ascii="Garamond" w:hAnsi="Garamond"/>
        </w:rPr>
        <w:t>in the lab or field</w:t>
      </w:r>
      <w:r w:rsidR="00267554">
        <w:rPr>
          <w:rFonts w:ascii="Garamond" w:hAnsi="Garamond"/>
        </w:rPr>
        <w:t>, and whether the data was collected in an experiment or during natural behaviour of the subject</w:t>
      </w:r>
      <w:r w:rsidR="002530D8">
        <w:rPr>
          <w:rFonts w:ascii="Garamond" w:hAnsi="Garamond"/>
        </w:rPr>
        <w:t xml:space="preserve">. </w:t>
      </w:r>
      <w:r w:rsidR="00183782">
        <w:rPr>
          <w:rFonts w:ascii="Garamond" w:hAnsi="Garamond"/>
        </w:rPr>
        <w:t>Most importantly</w:t>
      </w:r>
      <w:r w:rsidR="002530D8">
        <w:rPr>
          <w:rFonts w:ascii="Garamond" w:hAnsi="Garamond"/>
        </w:rPr>
        <w:t>, w</w:t>
      </w:r>
      <w:r>
        <w:rPr>
          <w:rFonts w:ascii="Garamond" w:hAnsi="Garamond"/>
        </w:rPr>
        <w:t xml:space="preserve">e generated </w:t>
      </w:r>
      <w:r w:rsidR="008B58C1">
        <w:rPr>
          <w:rFonts w:ascii="Garamond" w:hAnsi="Garamond"/>
        </w:rPr>
        <w:t xml:space="preserve">two </w:t>
      </w:r>
      <w:r>
        <w:rPr>
          <w:rFonts w:ascii="Garamond" w:hAnsi="Garamond"/>
        </w:rPr>
        <w:t xml:space="preserve">moderator variables to </w:t>
      </w:r>
      <w:r w:rsidR="002530D8">
        <w:rPr>
          <w:rFonts w:ascii="Garamond" w:hAnsi="Garamond"/>
        </w:rPr>
        <w:t xml:space="preserve">quantify </w:t>
      </w:r>
      <w:r>
        <w:rPr>
          <w:rFonts w:ascii="Garamond" w:hAnsi="Garamond"/>
        </w:rPr>
        <w:t xml:space="preserve">the strength of sexual selection. First, </w:t>
      </w:r>
      <w:r w:rsidR="007C3875">
        <w:rPr>
          <w:rFonts w:ascii="Garamond" w:hAnsi="Garamond"/>
        </w:rPr>
        <w:t xml:space="preserve">we quantified </w:t>
      </w:r>
      <w:r>
        <w:rPr>
          <w:rFonts w:ascii="Garamond" w:hAnsi="Garamond"/>
        </w:rPr>
        <w:t>the degree of sexual size dimorphism (SSD)</w:t>
      </w:r>
      <w:r w:rsidR="002530D8">
        <w:rPr>
          <w:rFonts w:ascii="Garamond" w:hAnsi="Garamond"/>
        </w:rPr>
        <w:t>, which</w:t>
      </w:r>
      <w:r w:rsidR="00535848">
        <w:rPr>
          <w:rFonts w:ascii="Garamond" w:hAnsi="Garamond"/>
        </w:rPr>
        <w:t xml:space="preserve"> </w:t>
      </w:r>
      <w:r>
        <w:rPr>
          <w:rFonts w:ascii="Garamond" w:hAnsi="Garamond"/>
        </w:rPr>
        <w:t xml:space="preserve">is </w:t>
      </w:r>
      <w:r w:rsidR="002530D8">
        <w:rPr>
          <w:rFonts w:ascii="Garamond" w:hAnsi="Garamond"/>
        </w:rPr>
        <w:t xml:space="preserve">often </w:t>
      </w:r>
      <w:r>
        <w:rPr>
          <w:rFonts w:ascii="Garamond" w:hAnsi="Garamond"/>
        </w:rPr>
        <w:t xml:space="preserve">strongly correlated with </w:t>
      </w:r>
      <w:r w:rsidR="007C3875">
        <w:rPr>
          <w:rFonts w:ascii="Garamond" w:hAnsi="Garamond"/>
        </w:rPr>
        <w:t xml:space="preserve">indicators of </w:t>
      </w:r>
      <w:r>
        <w:rPr>
          <w:rFonts w:ascii="Garamond" w:hAnsi="Garamond"/>
        </w:rPr>
        <w:t>the strength of sexual selection (</w:t>
      </w:r>
      <w:commentRangeStart w:id="1016"/>
      <w:r>
        <w:rPr>
          <w:rFonts w:ascii="Garamond" w:hAnsi="Garamond"/>
        </w:rPr>
        <w:t xml:space="preserve">e.g. birds: </w:t>
      </w:r>
      <w:r w:rsidR="000941A1">
        <w:rPr>
          <w:rFonts w:ascii="Garamond" w:hAnsi="Garamond"/>
        </w:rPr>
        <w:fldChar w:fldCharType="begin" w:fldLock="1"/>
      </w:r>
      <w:r w:rsidR="000941A1">
        <w:rPr>
          <w:rFonts w:ascii="Garamond" w:hAnsi="Garamond"/>
        </w:rPr>
        <w:instrText>ADDIN CSL_CITATION {"citationItems":[{"id":"ITEM-1","itemData":{"ISBN":"0404503101","ISSN":"16417291","author":[{"dropping-particle":"","family":"Székely","given":"T","non-dropping-particle":"","parse-names":false,"suffix":""},{"dropping-particle":"","family":"Freckleton","given":"R. P.","non-dropping-particle":"","parse-names":false,"suffix":""},{"dropping-particle":"","family":"Reynolds","given":"J. D.","non-dropping-particle":"","parse-names":false,"suffix":""}],"container-title":"Proceedings of the National Academy of Sciences of the United States of America","id":"ITEM-1","issue":"33","issued":{"date-parts":[["2004"]]},"page":"12224-12227","title":"Sexual selection explains Rensch’s rule of size dimorphism in shorebirds","type":"article-journal","volume":"101"},"uris":["http://www.mendeley.com/documents/?uuid=26537ed3-dbb1-42aa-948f-071ba5c447bc"]},{"id":"ITEM-2","itemData":{"DOI":"10.1098/rspb.2007.1043","ISSN":"14712970","abstract":"In 1950, Rensch first described that in groups of related species, sexual size dimorphism is more pronounced in larger species. This widespread and fundamental allometric relationship is now commonly referred to as 'Rensch's rule'. However, despite numerous recent studies, we still do not have a general explanation for this allometry. Here we report that patterns of allometry in over 5300 bird species demonstrate that Rensch's rule is driven by a correlated evolutionary change in females to directional sexual selection on males. First, in detailed multivariate analysis, the strength of sexual selection was, by far, the strongest predictor of allometry. This was found to be the case even after controlling for numerous potential confounding factors, such as overall size, degree of ornamentation, phylogenetic history and the range and degree of size dimorphism. Second, in groups where sexual selection is stronger in females, allometry consistently goes in the opposite direction to Rensch's rule. Taken together, these results provide the first clear solution to the long-standing evolutionary problem of allometry for sexual size dimorphism: sexual selection causes size dimorphism to correlate with species size. © 2007 The Royal Society.","author":[{"dropping-particle":"","family":"Dale","given":"James","non-dropping-particle":"","parse-names":false,"suffix":""},{"dropping-particle":"","family":"Dunn","given":"Peter O.","non-dropping-particle":"","parse-names":false,"suffix":""},{"dropping-particle":"","family":"Figuerola","given":"Jordi","non-dropping-particle":"","parse-names":false,"suffix":""},{"dropping-particle":"","family":"Lislevand","given":"Terje","non-dropping-particle":"","parse-names":false,"suffix":""},{"dropping-particle":"","family":"Székely","given":"Tamás","non-dropping-particle":"","parse-names":false,"suffix":""},{"dropping-particle":"","family":"Whittingham","given":"Linda A.","non-dropping-particle":"","parse-names":false,"suffix":""}],"container-title":"Proceedings of the Royal Society B: Biological Sciences","id":"ITEM-2","issue":"1628","issued":{"date-parts":[["2007"]]},"page":"2971-2979","title":"Sexual selection explains Rensch's rule of allometry for sexual size dimorphism","type":"article-journal","volume":"274"},"uris":["http://www.mendeley.com/documents/?uuid=edbe4bf4-72ac-42c2-9839-444a52430d86"]}],"mendeley":{"formattedCitation":"(Székely &lt;i&gt;et al.&lt;/i&gt; 2004; Dale &lt;i&gt;et al.&lt;/i&gt; 2007)","manualFormatting":"Székely et al. 2004; Dale et al. 2007","plainTextFormattedCitation":"(Székely et al. 2004; Dale et al. 2007)","previouslyFormattedCitation":"(Székely &lt;i&gt;et al.&lt;/i&gt; 2004; Dale &lt;i&gt;et al.&lt;/i&gt; 2007)"},"properties":{"noteIndex":0},"schema":"https://github.com/citation-style-language/schema/raw/master/csl-citation.json"}</w:instrText>
      </w:r>
      <w:r w:rsidR="000941A1">
        <w:rPr>
          <w:rFonts w:ascii="Garamond" w:hAnsi="Garamond"/>
        </w:rPr>
        <w:fldChar w:fldCharType="separate"/>
      </w:r>
      <w:r w:rsidR="000941A1" w:rsidRPr="000941A1">
        <w:rPr>
          <w:rFonts w:ascii="Garamond" w:hAnsi="Garamond"/>
          <w:noProof/>
        </w:rPr>
        <w:t xml:space="preserve">Székely </w:t>
      </w:r>
      <w:r w:rsidR="000941A1" w:rsidRPr="000941A1">
        <w:rPr>
          <w:rFonts w:ascii="Garamond" w:hAnsi="Garamond"/>
          <w:i/>
          <w:noProof/>
        </w:rPr>
        <w:t>et al.</w:t>
      </w:r>
      <w:r w:rsidR="000941A1" w:rsidRPr="000941A1">
        <w:rPr>
          <w:rFonts w:ascii="Garamond" w:hAnsi="Garamond"/>
          <w:noProof/>
        </w:rPr>
        <w:t xml:space="preserve"> 2004; Dale </w:t>
      </w:r>
      <w:r w:rsidR="000941A1" w:rsidRPr="000941A1">
        <w:rPr>
          <w:rFonts w:ascii="Garamond" w:hAnsi="Garamond"/>
          <w:i/>
          <w:noProof/>
        </w:rPr>
        <w:t>et al.</w:t>
      </w:r>
      <w:r w:rsidR="000941A1" w:rsidRPr="000941A1">
        <w:rPr>
          <w:rFonts w:ascii="Garamond" w:hAnsi="Garamond"/>
          <w:noProof/>
        </w:rPr>
        <w:t xml:space="preserve"> 2007</w:t>
      </w:r>
      <w:r w:rsidR="000941A1">
        <w:rPr>
          <w:rFonts w:ascii="Garamond" w:hAnsi="Garamond"/>
        </w:rPr>
        <w:fldChar w:fldCharType="end"/>
      </w:r>
      <w:r>
        <w:rPr>
          <w:rFonts w:ascii="Garamond" w:hAnsi="Garamond"/>
        </w:rPr>
        <w:t xml:space="preserve">; fish: </w:t>
      </w:r>
      <w:r w:rsidR="000941A1">
        <w:rPr>
          <w:rFonts w:ascii="Garamond" w:hAnsi="Garamond"/>
        </w:rPr>
        <w:fldChar w:fldCharType="begin" w:fldLock="1"/>
      </w:r>
      <w:r w:rsidR="000941A1">
        <w:rPr>
          <w:rFonts w:ascii="Garamond" w:hAnsi="Garamond"/>
        </w:rPr>
        <w:instrText>ADDIN CSL_CITATION {"citationItems":[{"id":"ITEM-1","itemData":{"DOI":"10.1098/rspb.2009.0767","ISSN":"14712970","abstract":"In 1950, Rensch noted that in clades where males are the larger sex, sexual size dimorphism (SSD) tends to be more pronounced in larger species. This fundamental allometric relationship is now known as 'Rensch's rule'.While most researchers attribute Rensch's rule to sexual selection for male size, experimental evidence is lacking. Here, we suggest that ultimate hypotheses for Rensch's rule should also apply to groups of individuals and that individual trait plasticity can be used to test those hypotheses experimentally. Specifically, we show that in the sex-changing fish Parapercis cylindrica, larger males have larger harems with larger females, and that SSD increases with harem size. Thus, sexual selection for male body size is the ultimate cause of sexual size allometry. In addition, we experimentally illustrate a positive relationship between polygyny potential and individual growth rate during sex change from female to male. Thus, sexual selection is the ultimate cause of variation in growth rate, and variation in growth rate is the proximate cause of sexual size allometry. Taken together, our results provide compelling evidence in support of the sexual selection hypothesis for Rensch's rule and highlight the potential importance of individual growth modification in the shaping of morphological patterns in Nature. © 2009 The Royal Society.","author":[{"dropping-particle":"","family":"Walker","given":"Stefan P.W.","non-dropping-particle":"","parse-names":false,"suffix":""},{"dropping-particle":"","family":"McCormick","given":"Mark I.","non-dropping-particle":"","parse-names":false,"suffix":""}],"container-title":"Proceedings of the Royal Society B: Biological Sciences","id":"ITEM-1","issue":"1671","issued":{"date-parts":[["2009"]]},"page":"3335-3343","title":"Sexual selection explains sex-specific growth plasticity and positive allometry for sexual size dimorphism in a reef fish","type":"article-journal","volume":"276"},"uris":["http://www.mendeley.com/documents/?uuid=c3cfe643-51c8-4557-a804-13e2345eb6a3"]}],"mendeley":{"formattedCitation":"(Walker &amp; McCormick 2009)","manualFormatting":"Walker &amp; McCormick 2009","plainTextFormattedCitation":"(Walker &amp; McCormick 2009)","previouslyFormattedCitation":"(Walker &amp; McCormick 2009)"},"properties":{"noteIndex":0},"schema":"https://github.com/citation-style-language/schema/raw/master/csl-citation.json"}</w:instrText>
      </w:r>
      <w:r w:rsidR="000941A1">
        <w:rPr>
          <w:rFonts w:ascii="Garamond" w:hAnsi="Garamond"/>
        </w:rPr>
        <w:fldChar w:fldCharType="separate"/>
      </w:r>
      <w:r w:rsidR="000941A1" w:rsidRPr="000941A1">
        <w:rPr>
          <w:rFonts w:ascii="Garamond" w:hAnsi="Garamond"/>
          <w:noProof/>
        </w:rPr>
        <w:t>Walker &amp; McCormick 2009</w:t>
      </w:r>
      <w:r w:rsidR="000941A1">
        <w:rPr>
          <w:rFonts w:ascii="Garamond" w:hAnsi="Garamond"/>
        </w:rPr>
        <w:fldChar w:fldCharType="end"/>
      </w:r>
      <w:r>
        <w:rPr>
          <w:rFonts w:ascii="Garamond" w:hAnsi="Garamond"/>
        </w:rPr>
        <w:t xml:space="preserve">; mammals: </w:t>
      </w:r>
      <w:r w:rsidR="000941A1">
        <w:rPr>
          <w:rFonts w:ascii="Garamond" w:hAnsi="Garamond"/>
        </w:rPr>
        <w:fldChar w:fldCharType="begin" w:fldLock="1"/>
      </w:r>
      <w:r w:rsidR="000941A1">
        <w:rPr>
          <w:rFonts w:ascii="Garamond" w:hAnsi="Garamond"/>
        </w:rPr>
        <w:instrText>ADDIN CSL_CITATION {"citationItems":[{"id":"ITEM-1","itemData":{"author":[{"dropping-particle":"","family":"Promislow","given":"Daniel E.L.","non-dropping-particle":"","parse-names":false,"suffix":""}],"container-title":"Proc R Soc Lond B","id":"ITEM-1","issued":{"date-parts":[["1992"]]},"page":"203-210","title":"Costs of sexual selection in natural populations of mammals","type":"article-journal","volume":"247"},"uris":["http://www.mendeley.com/documents/?uuid=c71d49ad-3a38-4fe4-8f0b-4785d9f868c3"]}],"mendeley":{"formattedCitation":"(Promislow 1992)","manualFormatting":"Promislow 1992)","plainTextFormattedCitation":"(Promislow 1992)","previouslyFormattedCitation":"(Promislow 1992)"},"properties":{"noteIndex":0},"schema":"https://github.com/citation-style-language/schema/raw/master/csl-citation.json"}</w:instrText>
      </w:r>
      <w:r w:rsidR="000941A1">
        <w:rPr>
          <w:rFonts w:ascii="Garamond" w:hAnsi="Garamond"/>
        </w:rPr>
        <w:fldChar w:fldCharType="separate"/>
      </w:r>
      <w:r w:rsidR="000941A1" w:rsidRPr="000941A1">
        <w:rPr>
          <w:rFonts w:ascii="Garamond" w:hAnsi="Garamond"/>
          <w:noProof/>
        </w:rPr>
        <w:t>Promislow 1992)</w:t>
      </w:r>
      <w:r w:rsidR="000941A1">
        <w:rPr>
          <w:rFonts w:ascii="Garamond" w:hAnsi="Garamond"/>
        </w:rPr>
        <w:fldChar w:fldCharType="end"/>
      </w:r>
      <w:commentRangeEnd w:id="1016"/>
      <w:r w:rsidR="009E5013">
        <w:rPr>
          <w:rStyle w:val="CommentReference"/>
        </w:rPr>
        <w:commentReference w:id="1016"/>
      </w:r>
      <w:r>
        <w:rPr>
          <w:rFonts w:ascii="Garamond" w:hAnsi="Garamond"/>
        </w:rPr>
        <w:t xml:space="preserve">. We </w:t>
      </w:r>
      <w:r w:rsidR="009E5013">
        <w:rPr>
          <w:rFonts w:ascii="Garamond" w:hAnsi="Garamond"/>
        </w:rPr>
        <w:t xml:space="preserve">calculated </w:t>
      </w:r>
      <w:r>
        <w:rPr>
          <w:rFonts w:ascii="Garamond" w:hAnsi="Garamond"/>
        </w:rPr>
        <w:t xml:space="preserve">SSD </w:t>
      </w:r>
      <w:r w:rsidR="009E5013">
        <w:rPr>
          <w:rFonts w:ascii="Garamond" w:hAnsi="Garamond"/>
        </w:rPr>
        <w:t>as</w:t>
      </w:r>
      <w:r>
        <w:rPr>
          <w:rFonts w:ascii="Garamond" w:hAnsi="Garamond"/>
        </w:rPr>
        <w:t xml:space="preserve"> the ratio of male </w:t>
      </w:r>
      <w:r w:rsidR="009E5013">
        <w:rPr>
          <w:rFonts w:ascii="Garamond" w:hAnsi="Garamond"/>
        </w:rPr>
        <w:t xml:space="preserve">to </w:t>
      </w:r>
      <w:r>
        <w:rPr>
          <w:rFonts w:ascii="Garamond" w:hAnsi="Garamond"/>
        </w:rPr>
        <w:t xml:space="preserve">female mean body </w:t>
      </w:r>
      <w:r w:rsidR="009E5013">
        <w:rPr>
          <w:rFonts w:ascii="Garamond" w:hAnsi="Garamond"/>
        </w:rPr>
        <w:t>length</w:t>
      </w:r>
      <w:r>
        <w:rPr>
          <w:rFonts w:ascii="Garamond" w:hAnsi="Garamond"/>
        </w:rPr>
        <w:t xml:space="preserve">, mass or </w:t>
      </w:r>
      <w:r w:rsidR="009E5013">
        <w:rPr>
          <w:rFonts w:ascii="Garamond" w:hAnsi="Garamond"/>
        </w:rPr>
        <w:t xml:space="preserve">the size of </w:t>
      </w:r>
      <w:r>
        <w:rPr>
          <w:rFonts w:ascii="Garamond" w:hAnsi="Garamond"/>
        </w:rPr>
        <w:t xml:space="preserve">another </w:t>
      </w:r>
      <w:r w:rsidR="009E5013">
        <w:rPr>
          <w:rFonts w:ascii="Garamond" w:hAnsi="Garamond"/>
        </w:rPr>
        <w:t>focal</w:t>
      </w:r>
      <w:r>
        <w:rPr>
          <w:rFonts w:ascii="Garamond" w:hAnsi="Garamond"/>
        </w:rPr>
        <w:t xml:space="preserve"> trait (e.g. wing length)</w:t>
      </w:r>
      <w:r w:rsidR="00183782">
        <w:rPr>
          <w:rFonts w:ascii="Garamond" w:hAnsi="Garamond"/>
        </w:rPr>
        <w:t>. We</w:t>
      </w:r>
      <w:r>
        <w:rPr>
          <w:rFonts w:ascii="Garamond" w:hAnsi="Garamond"/>
        </w:rPr>
        <w:t xml:space="preserve"> </w:t>
      </w:r>
      <w:r w:rsidR="007C3875">
        <w:rPr>
          <w:rFonts w:ascii="Garamond" w:hAnsi="Garamond"/>
        </w:rPr>
        <w:t xml:space="preserve">then </w:t>
      </w:r>
      <w:r>
        <w:rPr>
          <w:rFonts w:ascii="Garamond" w:hAnsi="Garamond"/>
        </w:rPr>
        <w:t xml:space="preserve">used the following </w:t>
      </w:r>
      <w:r w:rsidR="007C3875">
        <w:rPr>
          <w:rFonts w:ascii="Garamond" w:hAnsi="Garamond"/>
        </w:rPr>
        <w:t xml:space="preserve">index of SSD </w:t>
      </w:r>
      <w:r w:rsidR="000941A1">
        <w:rPr>
          <w:rFonts w:ascii="Garamond" w:hAnsi="Garamond"/>
        </w:rPr>
        <w:fldChar w:fldCharType="begin" w:fldLock="1"/>
      </w:r>
      <w:r w:rsidR="000941A1">
        <w:rPr>
          <w:rFonts w:ascii="Garamond" w:hAnsi="Garamond"/>
        </w:rPr>
        <w:instrText>ADDIN CSL_CITATION {"citationItems":[{"id":"ITEM-1","itemData":{"author":[{"dropping-particle":"","family":"Lovich","given":"Jeff E","non-dropping-particle":"","parse-names":false,"suffix":""},{"dropping-particle":"","family":"Gibbons","given":"J W","non-dropping-particle":"","parse-names":false,"suffix":""}],"container-title":"Growth Dev Aging","id":"ITEM-1","issued":{"date-parts":[["1992"]]},"note":"This is the original article defining how to calculate SSD as: (mass larger sex/mass smaller sex)-1\n\nsign arbitrarily given as negative when males are larger and positive when females larger","page":"269-281","title":"A review of techniques for quantifying sexual size dimorphism","type":"article-journal","volume":"56"},"uris":["http://www.mendeley.com/documents/?uuid=9e210d02-7b13-4a24-8dca-2fb163735df4"]}],"mendeley":{"formattedCitation":"(Lovich &amp; Gibbons 1992)","plainTextFormattedCitation":"(Lovich &amp; Gibbons 1992)","previouslyFormattedCitation":"(Lovich &amp; Gibbons 1992)"},"properties":{"noteIndex":0},"schema":"https://github.com/citation-style-language/schema/raw/master/csl-citation.json"}</w:instrText>
      </w:r>
      <w:r w:rsidR="000941A1">
        <w:rPr>
          <w:rFonts w:ascii="Garamond" w:hAnsi="Garamond"/>
        </w:rPr>
        <w:fldChar w:fldCharType="separate"/>
      </w:r>
      <w:r w:rsidR="000941A1" w:rsidRPr="000941A1">
        <w:rPr>
          <w:rFonts w:ascii="Garamond" w:hAnsi="Garamond"/>
          <w:noProof/>
        </w:rPr>
        <w:t>(Lovich &amp; Gibbons 1992)</w:t>
      </w:r>
      <w:r w:rsidR="000941A1">
        <w:rPr>
          <w:rFonts w:ascii="Garamond" w:hAnsi="Garamond"/>
        </w:rPr>
        <w:fldChar w:fldCharType="end"/>
      </w:r>
      <w:r>
        <w:rPr>
          <w:rFonts w:ascii="Garamond" w:hAnsi="Garamond"/>
        </w:rPr>
        <w:t>:</w:t>
      </w:r>
    </w:p>
    <w:p w14:paraId="2EFFBA0A" w14:textId="77777777" w:rsidR="005C69F2" w:rsidRDefault="005C69F2" w:rsidP="005C69F2">
      <w:pPr>
        <w:contextualSpacing/>
        <w:rPr>
          <w:rFonts w:ascii="Garamond" w:hAnsi="Garamond"/>
        </w:rPr>
      </w:pPr>
      <w:commentRangeStart w:id="1017"/>
    </w:p>
    <w:p w14:paraId="2390EE52" w14:textId="0C9EC57D" w:rsidR="005C69F2" w:rsidRPr="003E19EF" w:rsidRDefault="003F7B48" w:rsidP="006C2D94">
      <w:pPr>
        <w:pStyle w:val="ListParagraph"/>
        <w:jc w:val="center"/>
        <w:rPr>
          <w:rFonts w:ascii="Garamond" w:hAnsi="Garamond"/>
          <w:sz w:val="20"/>
          <w:szCs w:val="20"/>
        </w:rPr>
      </w:pPr>
      <m:oMathPara>
        <m:oMath>
          <m:r>
            <w:rPr>
              <w:rFonts w:ascii="Cambria Math" w:hAnsi="Cambria Math"/>
              <w:sz w:val="20"/>
              <w:szCs w:val="20"/>
            </w:rPr>
            <m:t>SSD index=</m:t>
          </m:r>
          <m:d>
            <m:dPr>
              <m:ctrlPr>
                <w:rPr>
                  <w:rFonts w:ascii="Cambria Math" w:hAnsi="Cambria Math"/>
                  <w:i/>
                  <w:sz w:val="20"/>
                  <w:szCs w:val="20"/>
                </w:rPr>
              </m:ctrlPr>
            </m:dPr>
            <m:e>
              <m:f>
                <m:fPr>
                  <m:ctrlPr>
                    <w:rPr>
                      <w:rFonts w:ascii="Cambria Math" w:hAnsi="Cambria Math"/>
                      <w:i/>
                      <w:sz w:val="20"/>
                      <w:szCs w:val="20"/>
                    </w:rPr>
                  </m:ctrlPr>
                </m:fPr>
                <m:num>
                  <m:sSub>
                    <m:sSubPr>
                      <m:ctrlPr>
                        <w:rPr>
                          <w:rFonts w:ascii="Cambria Math" w:hAnsi="Cambria Math"/>
                          <w:i/>
                          <w:sz w:val="20"/>
                          <w:szCs w:val="20"/>
                        </w:rPr>
                      </m:ctrlPr>
                    </m:sSubPr>
                    <m:e>
                      <m:acc>
                        <m:accPr>
                          <m:chr m:val="̅"/>
                          <m:ctrlPr>
                            <w:rPr>
                              <w:rFonts w:ascii="Cambria Math" w:hAnsi="Cambria Math"/>
                              <w:i/>
                              <w:sz w:val="20"/>
                              <w:szCs w:val="20"/>
                            </w:rPr>
                          </m:ctrlPr>
                        </m:accPr>
                        <m:e>
                          <m:r>
                            <w:rPr>
                              <w:rFonts w:ascii="Cambria Math" w:hAnsi="Cambria Math"/>
                              <w:sz w:val="20"/>
                              <w:szCs w:val="20"/>
                            </w:rPr>
                            <m:t>Χ</m:t>
                          </m:r>
                        </m:e>
                      </m:acc>
                    </m:e>
                    <m:sub>
                      <m:sSub>
                        <m:sSubPr>
                          <m:ctrlPr>
                            <w:rPr>
                              <w:rFonts w:ascii="Cambria Math" w:hAnsi="Cambria Math"/>
                              <w:i/>
                              <w:sz w:val="20"/>
                              <w:szCs w:val="20"/>
                            </w:rPr>
                          </m:ctrlPr>
                        </m:sSubPr>
                        <m:e>
                          <m:r>
                            <w:rPr>
                              <w:rFonts w:ascii="Cambria Math" w:hAnsi="Cambria Math"/>
                              <w:sz w:val="20"/>
                              <w:szCs w:val="20"/>
                            </w:rPr>
                            <m:t>M</m:t>
                          </m:r>
                        </m:e>
                        <m:sub>
                          <m:r>
                            <w:rPr>
                              <w:rFonts w:ascii="Cambria Math" w:hAnsi="Cambria Math"/>
                              <w:sz w:val="20"/>
                              <w:szCs w:val="20"/>
                            </w:rPr>
                            <m:t>bodysize</m:t>
                          </m:r>
                        </m:sub>
                      </m:sSub>
                    </m:sub>
                  </m:sSub>
                </m:num>
                <m:den>
                  <m:sSub>
                    <m:sSubPr>
                      <m:ctrlPr>
                        <w:rPr>
                          <w:rFonts w:ascii="Cambria Math" w:hAnsi="Cambria Math"/>
                          <w:i/>
                          <w:sz w:val="20"/>
                          <w:szCs w:val="20"/>
                        </w:rPr>
                      </m:ctrlPr>
                    </m:sSubPr>
                    <m:e>
                      <m:acc>
                        <m:accPr>
                          <m:chr m:val="̅"/>
                          <m:ctrlPr>
                            <w:rPr>
                              <w:rFonts w:ascii="Cambria Math" w:hAnsi="Cambria Math"/>
                              <w:i/>
                              <w:sz w:val="20"/>
                              <w:szCs w:val="20"/>
                            </w:rPr>
                          </m:ctrlPr>
                        </m:accPr>
                        <m:e>
                          <m:r>
                            <w:rPr>
                              <w:rFonts w:ascii="Cambria Math" w:hAnsi="Cambria Math"/>
                              <w:sz w:val="20"/>
                              <w:szCs w:val="20"/>
                            </w:rPr>
                            <m:t>Χ</m:t>
                          </m:r>
                        </m:e>
                      </m:acc>
                    </m:e>
                    <m:sub>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bodysize</m:t>
                          </m:r>
                        </m:sub>
                      </m:sSub>
                    </m:sub>
                  </m:sSub>
                </m:den>
              </m:f>
            </m:e>
          </m:d>
          <m:r>
            <w:rPr>
              <w:rFonts w:ascii="Cambria Math" w:hAnsi="Cambria Math"/>
              <w:sz w:val="20"/>
              <w:szCs w:val="20"/>
            </w:rPr>
            <m:t xml:space="preserve">-1 </m:t>
          </m:r>
        </m:oMath>
      </m:oMathPara>
    </w:p>
    <w:p w14:paraId="0A138DB8" w14:textId="420B1624" w:rsidR="005C69F2" w:rsidRDefault="006C2D94" w:rsidP="005C69F2">
      <w:pPr>
        <w:contextualSpacing/>
        <w:rPr>
          <w:rFonts w:ascii="Garamond" w:hAnsi="Garamond"/>
          <w:i/>
          <w:sz w:val="20"/>
        </w:rPr>
      </w:pP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t xml:space="preserve">    </w:t>
      </w:r>
      <w:r w:rsidRPr="006C2D94">
        <w:rPr>
          <w:rFonts w:ascii="Garamond" w:hAnsi="Garamond"/>
          <w:i/>
          <w:sz w:val="20"/>
        </w:rPr>
        <w:t xml:space="preserve">Eq. </w:t>
      </w:r>
      <w:r w:rsidR="004B289D">
        <w:rPr>
          <w:rFonts w:ascii="Garamond" w:hAnsi="Garamond"/>
          <w:i/>
          <w:sz w:val="20"/>
        </w:rPr>
        <w:t>8</w:t>
      </w:r>
      <w:commentRangeEnd w:id="1017"/>
      <w:r w:rsidR="007A2420">
        <w:rPr>
          <w:rStyle w:val="CommentReference"/>
        </w:rPr>
        <w:commentReference w:id="1017"/>
      </w:r>
    </w:p>
    <w:p w14:paraId="750F6E85" w14:textId="77777777" w:rsidR="004B289D" w:rsidRPr="006C2D94" w:rsidRDefault="004B289D" w:rsidP="005C69F2">
      <w:pPr>
        <w:contextualSpacing/>
        <w:rPr>
          <w:rFonts w:ascii="Garamond" w:hAnsi="Garamond"/>
          <w:i/>
        </w:rPr>
      </w:pPr>
    </w:p>
    <w:p w14:paraId="7F1C5768" w14:textId="2432DB18" w:rsidR="00183782" w:rsidRDefault="003D15CA" w:rsidP="005C69F2">
      <w:pPr>
        <w:contextualSpacing/>
        <w:rPr>
          <w:rFonts w:ascii="Garamond" w:hAnsi="Garamond"/>
        </w:rPr>
      </w:pPr>
      <w:r>
        <w:rPr>
          <w:rFonts w:ascii="Garamond" w:hAnsi="Garamond"/>
        </w:rPr>
        <w:t xml:space="preserve">Using </w:t>
      </w:r>
      <w:r w:rsidR="007C3875">
        <w:rPr>
          <w:rFonts w:ascii="Garamond" w:hAnsi="Garamond"/>
        </w:rPr>
        <w:t>the</w:t>
      </w:r>
      <w:r>
        <w:rPr>
          <w:rFonts w:ascii="Garamond" w:hAnsi="Garamond"/>
        </w:rPr>
        <w:t xml:space="preserve"> SSD </w:t>
      </w:r>
      <w:r w:rsidR="007C3875">
        <w:rPr>
          <w:rFonts w:ascii="Garamond" w:hAnsi="Garamond"/>
        </w:rPr>
        <w:t xml:space="preserve">index rather than the sex difference in </w:t>
      </w:r>
      <w:r>
        <w:rPr>
          <w:rFonts w:ascii="Garamond" w:hAnsi="Garamond"/>
        </w:rPr>
        <w:t>raw means allow</w:t>
      </w:r>
      <w:r w:rsidR="005273B4">
        <w:rPr>
          <w:rFonts w:ascii="Garamond" w:hAnsi="Garamond"/>
        </w:rPr>
        <w:t>s</w:t>
      </w:r>
      <w:r>
        <w:rPr>
          <w:rFonts w:ascii="Garamond" w:hAnsi="Garamond"/>
        </w:rPr>
        <w:t xml:space="preserve"> </w:t>
      </w:r>
      <w:r w:rsidR="007C3875">
        <w:rPr>
          <w:rFonts w:ascii="Garamond" w:hAnsi="Garamond"/>
        </w:rPr>
        <w:t>for</w:t>
      </w:r>
      <w:r w:rsidR="003D384E">
        <w:rPr>
          <w:rFonts w:ascii="Garamond" w:hAnsi="Garamond"/>
        </w:rPr>
        <w:t>:</w:t>
      </w:r>
      <w:r>
        <w:rPr>
          <w:rFonts w:ascii="Garamond" w:hAnsi="Garamond"/>
        </w:rPr>
        <w:t xml:space="preserve"> </w:t>
      </w:r>
      <w:r w:rsidR="00A91023">
        <w:rPr>
          <w:rFonts w:ascii="Garamond" w:hAnsi="Garamond"/>
        </w:rPr>
        <w:t xml:space="preserve">1) </w:t>
      </w:r>
      <w:r>
        <w:rPr>
          <w:rFonts w:ascii="Garamond" w:hAnsi="Garamond"/>
        </w:rPr>
        <w:t xml:space="preserve">a single continuous moderator that </w:t>
      </w:r>
      <w:r w:rsidR="007C3875">
        <w:rPr>
          <w:rFonts w:ascii="Garamond" w:hAnsi="Garamond"/>
        </w:rPr>
        <w:t xml:space="preserve">is zero </w:t>
      </w:r>
      <w:r>
        <w:rPr>
          <w:rFonts w:ascii="Garamond" w:hAnsi="Garamond"/>
        </w:rPr>
        <w:t xml:space="preserve">when the sexes are </w:t>
      </w:r>
      <w:r w:rsidR="007C3875">
        <w:rPr>
          <w:rFonts w:ascii="Garamond" w:hAnsi="Garamond"/>
        </w:rPr>
        <w:t>the same</w:t>
      </w:r>
      <w:r>
        <w:rPr>
          <w:rFonts w:ascii="Garamond" w:hAnsi="Garamond"/>
        </w:rPr>
        <w:t xml:space="preserve"> size, </w:t>
      </w:r>
      <w:r w:rsidR="007C3875">
        <w:rPr>
          <w:rFonts w:ascii="Garamond" w:hAnsi="Garamond"/>
        </w:rPr>
        <w:t xml:space="preserve">and positive </w:t>
      </w:r>
      <w:r>
        <w:rPr>
          <w:rFonts w:ascii="Garamond" w:hAnsi="Garamond"/>
        </w:rPr>
        <w:t>when males are larger than females</w:t>
      </w:r>
      <w:r w:rsidR="007C3875">
        <w:rPr>
          <w:rFonts w:ascii="Garamond" w:hAnsi="Garamond"/>
        </w:rPr>
        <w:t>;</w:t>
      </w:r>
      <w:r w:rsidR="00A91023">
        <w:rPr>
          <w:rFonts w:ascii="Garamond" w:hAnsi="Garamond"/>
        </w:rPr>
        <w:t xml:space="preserve"> and 2) compar</w:t>
      </w:r>
      <w:r w:rsidR="007C3875">
        <w:rPr>
          <w:rFonts w:ascii="Garamond" w:hAnsi="Garamond"/>
        </w:rPr>
        <w:t>ison of</w:t>
      </w:r>
      <w:r w:rsidR="00A91023">
        <w:rPr>
          <w:rFonts w:ascii="Garamond" w:hAnsi="Garamond"/>
        </w:rPr>
        <w:t xml:space="preserve"> SSD across a </w:t>
      </w:r>
      <w:r w:rsidR="005273B4">
        <w:rPr>
          <w:rFonts w:ascii="Garamond" w:hAnsi="Garamond"/>
        </w:rPr>
        <w:t>wide</w:t>
      </w:r>
      <w:r w:rsidR="007C3875">
        <w:rPr>
          <w:rFonts w:ascii="Garamond" w:hAnsi="Garamond"/>
        </w:rPr>
        <w:t xml:space="preserve"> </w:t>
      </w:r>
      <w:r w:rsidR="00A91023">
        <w:rPr>
          <w:rFonts w:ascii="Garamond" w:hAnsi="Garamond"/>
        </w:rPr>
        <w:t xml:space="preserve">range of </w:t>
      </w:r>
      <w:r w:rsidR="007C3875">
        <w:rPr>
          <w:rFonts w:ascii="Garamond" w:hAnsi="Garamond"/>
        </w:rPr>
        <w:t xml:space="preserve">absolute </w:t>
      </w:r>
      <w:r w:rsidR="003D384E">
        <w:rPr>
          <w:rFonts w:ascii="Garamond" w:hAnsi="Garamond"/>
        </w:rPr>
        <w:t>size measure</w:t>
      </w:r>
      <w:r w:rsidR="00313BAD">
        <w:rPr>
          <w:rFonts w:ascii="Garamond" w:hAnsi="Garamond"/>
        </w:rPr>
        <w:t>s</w:t>
      </w:r>
      <w:r w:rsidR="00A91023">
        <w:rPr>
          <w:rFonts w:ascii="Garamond" w:hAnsi="Garamond"/>
        </w:rPr>
        <w:t>.</w:t>
      </w:r>
      <w:r w:rsidR="0096400F">
        <w:rPr>
          <w:rFonts w:ascii="Garamond" w:hAnsi="Garamond"/>
        </w:rPr>
        <w:t xml:space="preserve"> </w:t>
      </w:r>
      <w:r w:rsidR="00183782">
        <w:rPr>
          <w:rFonts w:ascii="Garamond" w:hAnsi="Garamond"/>
        </w:rPr>
        <w:t xml:space="preserve">Larger values of the SSD index are interpreted as species in which there is </w:t>
      </w:r>
      <w:r w:rsidR="00DF76A9">
        <w:rPr>
          <w:rFonts w:ascii="Garamond" w:hAnsi="Garamond"/>
        </w:rPr>
        <w:t xml:space="preserve">increasingly </w:t>
      </w:r>
      <w:r w:rsidR="00183782">
        <w:rPr>
          <w:rFonts w:ascii="Garamond" w:hAnsi="Garamond"/>
        </w:rPr>
        <w:t>stronger sexual selection</w:t>
      </w:r>
      <w:r w:rsidR="00DF76A9">
        <w:rPr>
          <w:rFonts w:ascii="Garamond" w:hAnsi="Garamond"/>
        </w:rPr>
        <w:t xml:space="preserve"> on males</w:t>
      </w:r>
      <w:r w:rsidR="00183782">
        <w:rPr>
          <w:rFonts w:ascii="Garamond" w:hAnsi="Garamond"/>
        </w:rPr>
        <w:t xml:space="preserve">. </w:t>
      </w:r>
    </w:p>
    <w:p w14:paraId="33C440BD" w14:textId="77777777" w:rsidR="00183782" w:rsidRDefault="00183782" w:rsidP="005C69F2">
      <w:pPr>
        <w:contextualSpacing/>
        <w:rPr>
          <w:rFonts w:ascii="Garamond" w:hAnsi="Garamond"/>
        </w:rPr>
      </w:pPr>
    </w:p>
    <w:p w14:paraId="1FE0FF65" w14:textId="15F3D955" w:rsidR="00267554" w:rsidRDefault="0096400F" w:rsidP="00561A2D">
      <w:pPr>
        <w:contextualSpacing/>
        <w:rPr>
          <w:rFonts w:ascii="Garamond" w:hAnsi="Garamond"/>
        </w:rPr>
      </w:pPr>
      <w:r>
        <w:rPr>
          <w:rFonts w:ascii="Garamond" w:hAnsi="Garamond"/>
        </w:rPr>
        <w:t>Where body size measures for males and females</w:t>
      </w:r>
      <w:r w:rsidR="008B58C1">
        <w:rPr>
          <w:rFonts w:ascii="Garamond" w:hAnsi="Garamond"/>
        </w:rPr>
        <w:t xml:space="preserve"> </w:t>
      </w:r>
      <w:r>
        <w:rPr>
          <w:rFonts w:ascii="Garamond" w:hAnsi="Garamond"/>
        </w:rPr>
        <w:t>were not reported in the research article, we search</w:t>
      </w:r>
      <w:r w:rsidR="008B58C1">
        <w:rPr>
          <w:rFonts w:ascii="Garamond" w:hAnsi="Garamond"/>
        </w:rPr>
        <w:t>ed</w:t>
      </w:r>
      <w:r>
        <w:rPr>
          <w:rFonts w:ascii="Garamond" w:hAnsi="Garamond"/>
        </w:rPr>
        <w:t xml:space="preserve"> </w:t>
      </w:r>
      <w:r w:rsidRPr="00814634">
        <w:rPr>
          <w:rFonts w:ascii="Garamond" w:hAnsi="Garamond"/>
          <w:i/>
        </w:rPr>
        <w:t>Web of Science</w:t>
      </w:r>
      <w:r>
        <w:rPr>
          <w:rFonts w:ascii="Garamond" w:hAnsi="Garamond"/>
        </w:rPr>
        <w:t xml:space="preserve">, </w:t>
      </w:r>
      <w:r w:rsidRPr="00814634">
        <w:rPr>
          <w:rFonts w:ascii="Garamond" w:hAnsi="Garamond"/>
          <w:i/>
        </w:rPr>
        <w:t>Scopus</w:t>
      </w:r>
      <w:r>
        <w:rPr>
          <w:rFonts w:ascii="Garamond" w:hAnsi="Garamond"/>
        </w:rPr>
        <w:t xml:space="preserve"> and </w:t>
      </w:r>
      <w:r w:rsidRPr="00814634">
        <w:rPr>
          <w:rFonts w:ascii="Garamond" w:hAnsi="Garamond"/>
          <w:i/>
        </w:rPr>
        <w:t>Google Scholar</w:t>
      </w:r>
      <w:r>
        <w:rPr>
          <w:rFonts w:ascii="Garamond" w:hAnsi="Garamond"/>
        </w:rPr>
        <w:t xml:space="preserve"> us</w:t>
      </w:r>
      <w:r w:rsidR="001F2292">
        <w:rPr>
          <w:rFonts w:ascii="Garamond" w:hAnsi="Garamond"/>
        </w:rPr>
        <w:t>ing</w:t>
      </w:r>
      <w:r>
        <w:rPr>
          <w:rFonts w:ascii="Garamond" w:hAnsi="Garamond"/>
        </w:rPr>
        <w:t xml:space="preserve"> the search terms: “species name” AND male AND female AND body size OR length</w:t>
      </w:r>
      <w:r w:rsidR="008B58C1">
        <w:rPr>
          <w:rFonts w:ascii="Garamond" w:hAnsi="Garamond"/>
        </w:rPr>
        <w:t>.</w:t>
      </w:r>
      <w:r w:rsidR="001F2292">
        <w:rPr>
          <w:rFonts w:ascii="Garamond" w:hAnsi="Garamond"/>
        </w:rPr>
        <w:t xml:space="preserve"> </w:t>
      </w:r>
      <w:commentRangeStart w:id="1018"/>
      <w:r w:rsidR="001F2292">
        <w:rPr>
          <w:rFonts w:ascii="Garamond" w:hAnsi="Garamond"/>
        </w:rPr>
        <w:t>We then used data from located studies to calculate the SSD index.</w:t>
      </w:r>
      <w:r w:rsidR="00B70F47">
        <w:rPr>
          <w:rFonts w:ascii="Garamond" w:hAnsi="Garamond"/>
        </w:rPr>
        <w:t xml:space="preserve"> </w:t>
      </w:r>
      <w:commentRangeEnd w:id="1018"/>
      <w:r w:rsidR="001F2292">
        <w:rPr>
          <w:rStyle w:val="CommentReference"/>
        </w:rPr>
        <w:commentReference w:id="1018"/>
      </w:r>
      <w:commentRangeStart w:id="1019"/>
      <w:r w:rsidR="007C3875">
        <w:rPr>
          <w:rFonts w:ascii="Garamond" w:hAnsi="Garamond"/>
        </w:rPr>
        <w:t>Second,</w:t>
      </w:r>
      <w:r w:rsidR="005C69F2">
        <w:rPr>
          <w:rFonts w:ascii="Garamond" w:hAnsi="Garamond"/>
        </w:rPr>
        <w:t xml:space="preserve"> </w:t>
      </w:r>
      <w:r w:rsidR="005273B4">
        <w:rPr>
          <w:rFonts w:ascii="Garamond" w:hAnsi="Garamond"/>
        </w:rPr>
        <w:t xml:space="preserve">we noted whether the </w:t>
      </w:r>
      <w:r w:rsidR="005C69F2">
        <w:rPr>
          <w:rFonts w:ascii="Garamond" w:hAnsi="Garamond"/>
        </w:rPr>
        <w:t>mating system</w:t>
      </w:r>
      <w:r w:rsidR="005273B4">
        <w:rPr>
          <w:rFonts w:ascii="Garamond" w:hAnsi="Garamond"/>
        </w:rPr>
        <w:t xml:space="preserve"> of the species </w:t>
      </w:r>
      <w:r w:rsidR="00227507">
        <w:rPr>
          <w:rFonts w:ascii="Garamond" w:hAnsi="Garamond"/>
        </w:rPr>
        <w:t xml:space="preserve">was characterised by </w:t>
      </w:r>
      <w:r w:rsidR="005C69F2">
        <w:rPr>
          <w:rFonts w:ascii="Garamond" w:hAnsi="Garamond"/>
        </w:rPr>
        <w:t>‘</w:t>
      </w:r>
      <w:r w:rsidR="00AC64AC">
        <w:rPr>
          <w:rFonts w:ascii="Garamond" w:hAnsi="Garamond"/>
        </w:rPr>
        <w:t xml:space="preserve">multiple mating’ </w:t>
      </w:r>
      <w:r w:rsidR="005273B4">
        <w:rPr>
          <w:rFonts w:ascii="Garamond" w:hAnsi="Garamond"/>
        </w:rPr>
        <w:t xml:space="preserve">or </w:t>
      </w:r>
      <w:r w:rsidR="00AC64AC">
        <w:rPr>
          <w:rFonts w:ascii="Garamond" w:hAnsi="Garamond"/>
        </w:rPr>
        <w:t>‘monogam</w:t>
      </w:r>
      <w:r w:rsidR="001F2292">
        <w:rPr>
          <w:rFonts w:ascii="Garamond" w:hAnsi="Garamond"/>
        </w:rPr>
        <w:t>y</w:t>
      </w:r>
      <w:r w:rsidR="00AC64AC">
        <w:rPr>
          <w:rFonts w:ascii="Garamond" w:hAnsi="Garamond"/>
        </w:rPr>
        <w:t>’</w:t>
      </w:r>
      <w:r w:rsidR="005C69F2">
        <w:rPr>
          <w:rFonts w:ascii="Garamond" w:hAnsi="Garamond"/>
        </w:rPr>
        <w:t xml:space="preserve">. </w:t>
      </w:r>
      <w:commentRangeEnd w:id="1019"/>
      <w:r w:rsidR="005273B4">
        <w:rPr>
          <w:rStyle w:val="CommentReference"/>
        </w:rPr>
        <w:commentReference w:id="1019"/>
      </w:r>
      <w:r w:rsidR="008B58C1">
        <w:rPr>
          <w:rFonts w:ascii="Garamond" w:hAnsi="Garamond"/>
        </w:rPr>
        <w:t xml:space="preserve">We </w:t>
      </w:r>
      <w:r w:rsidR="005A7E58">
        <w:rPr>
          <w:rFonts w:ascii="Garamond" w:hAnsi="Garamond"/>
        </w:rPr>
        <w:t xml:space="preserve">again </w:t>
      </w:r>
      <w:r w:rsidR="008B58C1">
        <w:rPr>
          <w:rFonts w:ascii="Garamond" w:hAnsi="Garamond"/>
        </w:rPr>
        <w:t xml:space="preserve">used the search approach </w:t>
      </w:r>
      <w:r w:rsidR="005A7E58">
        <w:rPr>
          <w:rFonts w:ascii="Garamond" w:hAnsi="Garamond"/>
        </w:rPr>
        <w:t xml:space="preserve">described above </w:t>
      </w:r>
      <w:r w:rsidR="008B58C1">
        <w:rPr>
          <w:rFonts w:ascii="Garamond" w:hAnsi="Garamond"/>
        </w:rPr>
        <w:t xml:space="preserve">if the relevant data was not </w:t>
      </w:r>
      <w:r w:rsidR="001F2292">
        <w:rPr>
          <w:rFonts w:ascii="Garamond" w:hAnsi="Garamond"/>
        </w:rPr>
        <w:t>provided</w:t>
      </w:r>
      <w:r w:rsidR="008B58C1">
        <w:rPr>
          <w:rFonts w:ascii="Garamond" w:hAnsi="Garamond"/>
        </w:rPr>
        <w:t xml:space="preserve"> in the focal article, using the search string: “species name” AND mating system. </w:t>
      </w:r>
    </w:p>
    <w:p w14:paraId="6067FC16" w14:textId="77777777" w:rsidR="00267554" w:rsidRDefault="00267554" w:rsidP="005C69F2">
      <w:pPr>
        <w:contextualSpacing/>
        <w:rPr>
          <w:rFonts w:ascii="Garamond" w:hAnsi="Garamond"/>
        </w:rPr>
      </w:pPr>
    </w:p>
    <w:p w14:paraId="7ECB0198" w14:textId="191349A2" w:rsidR="00267554" w:rsidRDefault="00267554" w:rsidP="005C69F2">
      <w:pPr>
        <w:contextualSpacing/>
        <w:rPr>
          <w:rFonts w:ascii="Garamond" w:hAnsi="Garamond"/>
        </w:rPr>
      </w:pPr>
      <w:r>
        <w:rPr>
          <w:rFonts w:ascii="Garamond" w:hAnsi="Garamond"/>
        </w:rPr>
        <w:t xml:space="preserve">Based on the number of available studies for different levels of the prospective moderators (age, population source, test location, experimental/observational), or the level of subjectivity required to categorise species (mating system), we decided upon completion of data collection that the only moderators we would formally analyse using a null hypothesis framework for their influence on the effect sizes were the SSD index and taxa. The relationships between the other moderators and the effect sizes are presented in </w:t>
      </w:r>
      <w:r w:rsidRPr="00814634">
        <w:rPr>
          <w:rFonts w:ascii="Garamond" w:hAnsi="Garamond"/>
          <w:color w:val="000000" w:themeColor="text1"/>
          <w:highlight w:val="yellow"/>
        </w:rPr>
        <w:t>Supplementary tables S7-S12</w:t>
      </w:r>
      <w:r>
        <w:rPr>
          <w:rFonts w:ascii="Garamond" w:hAnsi="Garamond"/>
        </w:rPr>
        <w:t xml:space="preserve">, but these should be treated as strictly </w:t>
      </w:r>
      <w:commentRangeStart w:id="1020"/>
      <w:r>
        <w:rPr>
          <w:rFonts w:ascii="Garamond" w:hAnsi="Garamond"/>
        </w:rPr>
        <w:t>exploratory analyses.</w:t>
      </w:r>
      <w:commentRangeEnd w:id="1020"/>
      <w:r w:rsidR="00B2071D">
        <w:rPr>
          <w:rStyle w:val="CommentReference"/>
        </w:rPr>
        <w:commentReference w:id="1020"/>
      </w:r>
    </w:p>
    <w:p w14:paraId="77E23380" w14:textId="6E314436" w:rsidR="005C69F2" w:rsidRDefault="005C69F2" w:rsidP="005C69F2">
      <w:pPr>
        <w:contextualSpacing/>
        <w:rPr>
          <w:rFonts w:ascii="Garamond" w:hAnsi="Garamond"/>
          <w:i/>
          <w:iCs/>
        </w:rPr>
      </w:pPr>
      <w:r w:rsidRPr="001117A2">
        <w:rPr>
          <w:rFonts w:ascii="Garamond" w:hAnsi="Garamond"/>
          <w:i/>
          <w:iCs/>
        </w:rPr>
        <w:t>Meta-analyses</w:t>
      </w:r>
    </w:p>
    <w:p w14:paraId="7312BBEF" w14:textId="77777777" w:rsidR="003846F2" w:rsidRDefault="003846F2" w:rsidP="005C69F2">
      <w:pPr>
        <w:contextualSpacing/>
        <w:rPr>
          <w:rFonts w:ascii="Garamond" w:hAnsi="Garamond"/>
        </w:rPr>
      </w:pPr>
    </w:p>
    <w:p w14:paraId="19D2095F" w14:textId="41E18F4D" w:rsidR="00F2230B" w:rsidRDefault="005C69F2" w:rsidP="000F5ABF">
      <w:pPr>
        <w:ind w:firstLine="720"/>
        <w:contextualSpacing/>
        <w:rPr>
          <w:rFonts w:ascii="Garamond" w:hAnsi="Garamond"/>
        </w:rPr>
      </w:pPr>
      <w:r>
        <w:rPr>
          <w:rFonts w:ascii="Garamond" w:hAnsi="Garamond"/>
        </w:rPr>
        <w:t xml:space="preserve">We modelled </w:t>
      </w:r>
      <w:r w:rsidR="00F046EB">
        <w:rPr>
          <w:rFonts w:ascii="Garamond" w:hAnsi="Garamond"/>
        </w:rPr>
        <w:t xml:space="preserve">the effect sizes Hedge’s </w:t>
      </w:r>
      <w:r w:rsidR="00F046EB" w:rsidRPr="00814634">
        <w:rPr>
          <w:rFonts w:ascii="Garamond" w:hAnsi="Garamond"/>
          <w:i/>
        </w:rPr>
        <w:t>g</w:t>
      </w:r>
      <w:r w:rsidR="00F046EB">
        <w:rPr>
          <w:rFonts w:ascii="Garamond" w:hAnsi="Garamond"/>
        </w:rPr>
        <w:t xml:space="preserve"> and </w:t>
      </w:r>
      <w:r>
        <w:rPr>
          <w:rFonts w:ascii="Garamond" w:hAnsi="Garamond"/>
        </w:rPr>
        <w:t>lnCVR using multi-level meta-analytic (MLMA)</w:t>
      </w:r>
      <w:r w:rsidR="00010595">
        <w:rPr>
          <w:rFonts w:ascii="Garamond" w:hAnsi="Garamond"/>
        </w:rPr>
        <w:t xml:space="preserve"> models (only considering random effects)</w:t>
      </w:r>
      <w:r>
        <w:rPr>
          <w:rFonts w:ascii="Garamond" w:hAnsi="Garamond"/>
        </w:rPr>
        <w:t xml:space="preserve"> and </w:t>
      </w:r>
      <w:r w:rsidR="00DF27B7">
        <w:rPr>
          <w:rFonts w:ascii="Garamond" w:hAnsi="Garamond"/>
        </w:rPr>
        <w:t xml:space="preserve">then ran </w:t>
      </w:r>
      <w:r>
        <w:rPr>
          <w:rFonts w:ascii="Garamond" w:hAnsi="Garamond"/>
        </w:rPr>
        <w:t xml:space="preserve">multi-level meta-regression (MLMR) models </w:t>
      </w:r>
      <w:r w:rsidR="00010595">
        <w:rPr>
          <w:rFonts w:ascii="Garamond" w:hAnsi="Garamond"/>
        </w:rPr>
        <w:t xml:space="preserve">(including fixed effect moderators) </w:t>
      </w:r>
      <w:r>
        <w:rPr>
          <w:rFonts w:ascii="Garamond" w:hAnsi="Garamond"/>
        </w:rPr>
        <w:t xml:space="preserve">in R using the package </w:t>
      </w:r>
      <w:r w:rsidR="000941A1">
        <w:rPr>
          <w:rFonts w:ascii="Garamond" w:hAnsi="Garamond"/>
          <w:i/>
          <w:iCs/>
        </w:rPr>
        <w:t xml:space="preserve">metafor </w:t>
      </w:r>
      <w:r w:rsidR="000941A1">
        <w:rPr>
          <w:rFonts w:ascii="Garamond" w:hAnsi="Garamond"/>
          <w:i/>
          <w:iCs/>
        </w:rPr>
        <w:fldChar w:fldCharType="begin" w:fldLock="1"/>
      </w:r>
      <w:r w:rsidR="000C7B95">
        <w:rPr>
          <w:rFonts w:ascii="Garamond" w:hAnsi="Garamond"/>
          <w:i/>
          <w:iCs/>
        </w:rPr>
        <w:instrText>ADDIN CSL_CITATION {"citationItems":[{"id":"ITEM-1","itemData":{"DOI":"10.18637/jss.v068.b04","ISBN":"9781482237368","author":[{"dropping-particle":"","family":"Viechtbauer","given":"W","non-dropping-particle":"","parse-names":false,"suffix":""}],"container-title":"Journal of Statistical Software","id":"ITEM-1","issue":"3","issued":{"date-parts":[["2010"]]},"page":"1-48","title":"Conducting meta-analyses in R with the metafor package","type":"article-journal","volume":"36"},"uris":["http://www.mendeley.com/documents/?uuid=b8741c23-f2a5-4024-8b88-8f4f7e884078"]},{"id":"ITEM-2","itemData":{"author":[{"dropping-particle":"","family":"R Core Team","given":"","non-dropping-particle":"","parse-names":false,"suffix":""}],"id":"ITEM-2","issued":{"date-parts":[["2016"]]},"publisher":"R Foundation for Statistical Computing","publisher-place":"Vienna, Austria","title":"R: A language and environment for statistical computing","type":"article"},"uris":["http://www.mendeley.com/documents/?uuid=268e8d0f-301d-4fbd-b25f-0511105793b8"]}],"mendeley":{"formattedCitation":"(Viechtbauer 2010; R Core Team 2016)","manualFormatting":"(version 2.4.0 Viechtbauer 2010; R Core Team 2019)","plainTextFormattedCitation":"(Viechtbauer 2010; R Core Team 2016)","previouslyFormattedCitation":"(Viechtbauer 2010; R Core Team 2016)"},"properties":{"noteIndex":0},"schema":"https://github.com/citation-style-language/schema/raw/master/csl-citation.json"}</w:instrText>
      </w:r>
      <w:r w:rsidR="000941A1">
        <w:rPr>
          <w:rFonts w:ascii="Garamond" w:hAnsi="Garamond"/>
          <w:i/>
          <w:iCs/>
        </w:rPr>
        <w:fldChar w:fldCharType="separate"/>
      </w:r>
      <w:r w:rsidR="000941A1" w:rsidRPr="000941A1">
        <w:rPr>
          <w:rFonts w:ascii="Garamond" w:hAnsi="Garamond"/>
          <w:iCs/>
          <w:noProof/>
        </w:rPr>
        <w:t>(</w:t>
      </w:r>
      <w:r w:rsidR="000941A1">
        <w:rPr>
          <w:rFonts w:ascii="Garamond" w:hAnsi="Garamond"/>
          <w:iCs/>
          <w:noProof/>
        </w:rPr>
        <w:t xml:space="preserve">version </w:t>
      </w:r>
      <w:r w:rsidR="000C7B95">
        <w:rPr>
          <w:rFonts w:ascii="Garamond" w:hAnsi="Garamond"/>
          <w:iCs/>
          <w:noProof/>
        </w:rPr>
        <w:t>2.4.0</w:t>
      </w:r>
      <w:r w:rsidR="000941A1">
        <w:rPr>
          <w:rFonts w:ascii="Garamond" w:hAnsi="Garamond"/>
          <w:iCs/>
          <w:noProof/>
        </w:rPr>
        <w:t xml:space="preserve"> </w:t>
      </w:r>
      <w:r w:rsidR="000941A1" w:rsidRPr="000941A1">
        <w:rPr>
          <w:rFonts w:ascii="Garamond" w:hAnsi="Garamond"/>
          <w:iCs/>
          <w:noProof/>
        </w:rPr>
        <w:t>Viechtbauer 2010; R Core Team 201</w:t>
      </w:r>
      <w:r w:rsidR="000941A1">
        <w:rPr>
          <w:rFonts w:ascii="Garamond" w:hAnsi="Garamond"/>
          <w:iCs/>
          <w:noProof/>
        </w:rPr>
        <w:t>9</w:t>
      </w:r>
      <w:r w:rsidR="000941A1" w:rsidRPr="000941A1">
        <w:rPr>
          <w:rFonts w:ascii="Garamond" w:hAnsi="Garamond"/>
          <w:iCs/>
          <w:noProof/>
        </w:rPr>
        <w:t>)</w:t>
      </w:r>
      <w:r w:rsidR="000941A1">
        <w:rPr>
          <w:rFonts w:ascii="Garamond" w:hAnsi="Garamond"/>
          <w:i/>
          <w:iCs/>
        </w:rPr>
        <w:fldChar w:fldCharType="end"/>
      </w:r>
      <w:r>
        <w:rPr>
          <w:rFonts w:ascii="Garamond" w:hAnsi="Garamond"/>
        </w:rPr>
        <w:t xml:space="preserve">. </w:t>
      </w:r>
      <w:r w:rsidR="00010595">
        <w:rPr>
          <w:rFonts w:ascii="Garamond" w:hAnsi="Garamond"/>
        </w:rPr>
        <w:t>W</w:t>
      </w:r>
      <w:r>
        <w:rPr>
          <w:rFonts w:ascii="Garamond" w:hAnsi="Garamond"/>
        </w:rPr>
        <w:t xml:space="preserve">e </w:t>
      </w:r>
      <w:r w:rsidR="00010595">
        <w:rPr>
          <w:rFonts w:ascii="Garamond" w:hAnsi="Garamond"/>
        </w:rPr>
        <w:t>r</w:t>
      </w:r>
      <w:r w:rsidR="00023AEF">
        <w:rPr>
          <w:rFonts w:ascii="Garamond" w:hAnsi="Garamond"/>
        </w:rPr>
        <w:t xml:space="preserve">an separate </w:t>
      </w:r>
      <w:r w:rsidR="00DF27B7">
        <w:rPr>
          <w:rFonts w:ascii="Garamond" w:hAnsi="Garamond"/>
        </w:rPr>
        <w:t xml:space="preserve">MLMR </w:t>
      </w:r>
      <w:r w:rsidR="00023AEF">
        <w:rPr>
          <w:rFonts w:ascii="Garamond" w:hAnsi="Garamond"/>
        </w:rPr>
        <w:t xml:space="preserve">models for each of </w:t>
      </w:r>
      <w:r w:rsidR="00DF27B7">
        <w:rPr>
          <w:rFonts w:ascii="Garamond" w:hAnsi="Garamond"/>
        </w:rPr>
        <w:t xml:space="preserve">our </w:t>
      </w:r>
      <w:r w:rsidR="00F046EB">
        <w:rPr>
          <w:rFonts w:ascii="Garamond" w:hAnsi="Garamond"/>
        </w:rPr>
        <w:t xml:space="preserve">five </w:t>
      </w:r>
      <w:r>
        <w:rPr>
          <w:rFonts w:ascii="Garamond" w:hAnsi="Garamond"/>
        </w:rPr>
        <w:t>taxonomic groups</w:t>
      </w:r>
      <w:r w:rsidR="00F046EB">
        <w:rPr>
          <w:rFonts w:ascii="Garamond" w:hAnsi="Garamond"/>
        </w:rPr>
        <w:t>, namely:</w:t>
      </w:r>
      <w:r>
        <w:rPr>
          <w:rFonts w:ascii="Garamond" w:hAnsi="Garamond"/>
        </w:rPr>
        <w:t xml:space="preserve"> birds, mammals, fish, invertebrates and reptilia (amphibians and reptiles </w:t>
      </w:r>
      <w:r w:rsidR="00F046EB">
        <w:rPr>
          <w:rFonts w:ascii="Garamond" w:hAnsi="Garamond"/>
        </w:rPr>
        <w:t xml:space="preserve">were </w:t>
      </w:r>
      <w:r>
        <w:rPr>
          <w:rFonts w:ascii="Garamond" w:hAnsi="Garamond"/>
        </w:rPr>
        <w:t>combined due to low sample sizes)</w:t>
      </w:r>
      <w:r w:rsidR="00F046EB">
        <w:rPr>
          <w:rFonts w:ascii="Garamond" w:hAnsi="Garamond"/>
        </w:rPr>
        <w:t xml:space="preserve">. </w:t>
      </w:r>
      <w:r w:rsidR="00F23E55">
        <w:rPr>
          <w:rFonts w:ascii="Garamond" w:hAnsi="Garamond"/>
        </w:rPr>
        <w:t>Although</w:t>
      </w:r>
      <w:r w:rsidR="00010595">
        <w:rPr>
          <w:rFonts w:ascii="Garamond" w:hAnsi="Garamond"/>
        </w:rPr>
        <w:t xml:space="preserve"> </w:t>
      </w:r>
      <w:r w:rsidR="00F046EB">
        <w:rPr>
          <w:rFonts w:ascii="Garamond" w:hAnsi="Garamond"/>
        </w:rPr>
        <w:t xml:space="preserve">we were </w:t>
      </w:r>
      <w:r>
        <w:rPr>
          <w:rFonts w:ascii="Garamond" w:hAnsi="Garamond"/>
        </w:rPr>
        <w:t xml:space="preserve">interested in </w:t>
      </w:r>
      <w:r w:rsidR="00F046EB">
        <w:rPr>
          <w:rFonts w:ascii="Garamond" w:hAnsi="Garamond"/>
        </w:rPr>
        <w:t>whether</w:t>
      </w:r>
      <w:r>
        <w:rPr>
          <w:rFonts w:ascii="Garamond" w:hAnsi="Garamond"/>
        </w:rPr>
        <w:t xml:space="preserve"> </w:t>
      </w:r>
      <w:r w:rsidR="00F046EB">
        <w:rPr>
          <w:rFonts w:ascii="Garamond" w:hAnsi="Garamond"/>
        </w:rPr>
        <w:t xml:space="preserve">sex differences </w:t>
      </w:r>
      <w:r>
        <w:rPr>
          <w:rFonts w:ascii="Garamond" w:hAnsi="Garamond"/>
        </w:rPr>
        <w:t>varied across these taxonomic groups</w:t>
      </w:r>
      <w:r w:rsidR="00F046EB">
        <w:rPr>
          <w:rFonts w:ascii="Garamond" w:hAnsi="Garamond"/>
        </w:rPr>
        <w:t xml:space="preserve">, </w:t>
      </w:r>
      <w:r w:rsidR="00CE41A9">
        <w:rPr>
          <w:rFonts w:ascii="Garamond" w:hAnsi="Garamond"/>
        </w:rPr>
        <w:t xml:space="preserve">the available </w:t>
      </w:r>
      <w:r w:rsidR="00F046EB">
        <w:rPr>
          <w:rFonts w:ascii="Garamond" w:hAnsi="Garamond"/>
        </w:rPr>
        <w:t xml:space="preserve">sample </w:t>
      </w:r>
      <w:r w:rsidR="00010595">
        <w:rPr>
          <w:rFonts w:ascii="Garamond" w:hAnsi="Garamond"/>
        </w:rPr>
        <w:t xml:space="preserve">sizes </w:t>
      </w:r>
      <w:r w:rsidR="00F23E55">
        <w:rPr>
          <w:rFonts w:ascii="Garamond" w:hAnsi="Garamond"/>
        </w:rPr>
        <w:t xml:space="preserve">generally </w:t>
      </w:r>
      <w:r w:rsidR="00010595">
        <w:rPr>
          <w:rFonts w:ascii="Garamond" w:hAnsi="Garamond"/>
        </w:rPr>
        <w:t>precluded running</w:t>
      </w:r>
      <w:r w:rsidR="00F046EB">
        <w:rPr>
          <w:rFonts w:ascii="Garamond" w:hAnsi="Garamond"/>
        </w:rPr>
        <w:t xml:space="preserve"> model</w:t>
      </w:r>
      <w:r w:rsidR="00010595">
        <w:rPr>
          <w:rFonts w:ascii="Garamond" w:hAnsi="Garamond"/>
        </w:rPr>
        <w:t>s</w:t>
      </w:r>
      <w:r w:rsidR="00F046EB">
        <w:rPr>
          <w:rFonts w:ascii="Garamond" w:hAnsi="Garamond"/>
        </w:rPr>
        <w:t xml:space="preserve"> </w:t>
      </w:r>
      <w:r w:rsidR="00010595">
        <w:rPr>
          <w:rFonts w:ascii="Garamond" w:hAnsi="Garamond"/>
        </w:rPr>
        <w:t xml:space="preserve">with </w:t>
      </w:r>
      <w:r w:rsidR="00F046EB">
        <w:rPr>
          <w:rFonts w:ascii="Garamond" w:hAnsi="Garamond"/>
        </w:rPr>
        <w:t>taxa as a moderator</w:t>
      </w:r>
      <w:r w:rsidR="00CE41A9">
        <w:rPr>
          <w:rFonts w:ascii="Garamond" w:hAnsi="Garamond"/>
        </w:rPr>
        <w:t>. In addition,</w:t>
      </w:r>
      <w:r>
        <w:rPr>
          <w:rFonts w:ascii="Garamond" w:hAnsi="Garamond"/>
        </w:rPr>
        <w:t xml:space="preserve"> </w:t>
      </w:r>
      <w:r w:rsidR="00F046EB">
        <w:rPr>
          <w:rFonts w:ascii="Garamond" w:hAnsi="Garamond"/>
        </w:rPr>
        <w:t xml:space="preserve">we could only </w:t>
      </w:r>
      <w:r>
        <w:rPr>
          <w:rFonts w:ascii="Garamond" w:hAnsi="Garamond"/>
        </w:rPr>
        <w:t>construct</w:t>
      </w:r>
      <w:r w:rsidR="00F046EB">
        <w:rPr>
          <w:rFonts w:ascii="Garamond" w:hAnsi="Garamond"/>
        </w:rPr>
        <w:t xml:space="preserve"> </w:t>
      </w:r>
      <w:r>
        <w:rPr>
          <w:rFonts w:ascii="Garamond" w:hAnsi="Garamond"/>
        </w:rPr>
        <w:t xml:space="preserve">phylogenies </w:t>
      </w:r>
      <w:r w:rsidR="00F046EB">
        <w:rPr>
          <w:rFonts w:ascii="Garamond" w:hAnsi="Garamond"/>
        </w:rPr>
        <w:t>for some taxa</w:t>
      </w:r>
      <w:r>
        <w:rPr>
          <w:rFonts w:ascii="Garamond" w:hAnsi="Garamond"/>
        </w:rPr>
        <w:t>.</w:t>
      </w:r>
    </w:p>
    <w:p w14:paraId="7F2D0BF5" w14:textId="68A840FD" w:rsidR="00023AEF" w:rsidRDefault="005C69F2" w:rsidP="000F5ABF">
      <w:pPr>
        <w:ind w:firstLine="720"/>
        <w:contextualSpacing/>
        <w:rPr>
          <w:rFonts w:ascii="Garamond" w:hAnsi="Garamond"/>
        </w:rPr>
      </w:pPr>
      <w:r>
        <w:rPr>
          <w:rFonts w:ascii="Garamond" w:hAnsi="Garamond"/>
        </w:rPr>
        <w:t xml:space="preserve"> </w:t>
      </w:r>
    </w:p>
    <w:p w14:paraId="5DAF7A36" w14:textId="5DA5DCB8" w:rsidR="00F2230B" w:rsidRDefault="005C69F2" w:rsidP="00561A2D">
      <w:pPr>
        <w:ind w:firstLine="720"/>
        <w:contextualSpacing/>
        <w:rPr>
          <w:rFonts w:ascii="Garamond" w:hAnsi="Garamond"/>
        </w:rPr>
      </w:pPr>
      <w:r>
        <w:rPr>
          <w:rFonts w:ascii="Garamond" w:hAnsi="Garamond"/>
        </w:rPr>
        <w:t xml:space="preserve">We first estimated the overall evidence for a </w:t>
      </w:r>
      <w:r w:rsidR="00023AEF">
        <w:rPr>
          <w:rFonts w:ascii="Garamond" w:hAnsi="Garamond"/>
        </w:rPr>
        <w:t>sex difference i</w:t>
      </w:r>
      <w:r>
        <w:rPr>
          <w:rFonts w:ascii="Garamond" w:hAnsi="Garamond"/>
        </w:rPr>
        <w:t xml:space="preserve">n </w:t>
      </w:r>
      <w:r w:rsidR="00023AEF">
        <w:rPr>
          <w:rFonts w:ascii="Garamond" w:hAnsi="Garamond"/>
        </w:rPr>
        <w:t xml:space="preserve">the </w:t>
      </w:r>
      <w:r>
        <w:rPr>
          <w:rFonts w:ascii="Garamond" w:hAnsi="Garamond"/>
        </w:rPr>
        <w:t>mean and variance across all personality traits using MLMA models</w:t>
      </w:r>
      <w:r w:rsidR="00F93669">
        <w:rPr>
          <w:rFonts w:ascii="Garamond" w:hAnsi="Garamond"/>
        </w:rPr>
        <w:t xml:space="preserve"> (Table 1)</w:t>
      </w:r>
      <w:r>
        <w:rPr>
          <w:rFonts w:ascii="Garamond" w:hAnsi="Garamond"/>
        </w:rPr>
        <w:t xml:space="preserve">. </w:t>
      </w:r>
      <w:r w:rsidR="00CE41A9">
        <w:rPr>
          <w:rFonts w:ascii="Garamond" w:hAnsi="Garamond"/>
        </w:rPr>
        <w:t xml:space="preserve">This analysis is based on the simple premise that we predict males will show larger trait values for personality traits (with the possible </w:t>
      </w:r>
      <w:r w:rsidR="00CE41A9">
        <w:rPr>
          <w:rFonts w:ascii="Garamond" w:hAnsi="Garamond"/>
        </w:rPr>
        <w:lastRenderedPageBreak/>
        <w:t>exception of sociality) (</w:t>
      </w:r>
      <w:r w:rsidR="00CE41A9" w:rsidRPr="00814634">
        <w:rPr>
          <w:rFonts w:ascii="Garamond" w:hAnsi="Garamond"/>
          <w:highlight w:val="yellow"/>
        </w:rPr>
        <w:t>REF</w:t>
      </w:r>
      <w:r w:rsidR="00CE41A9">
        <w:rPr>
          <w:rFonts w:ascii="Garamond" w:hAnsi="Garamond"/>
        </w:rPr>
        <w:t>), and greater variance for all five traits  (</w:t>
      </w:r>
      <w:r w:rsidR="00CE41A9" w:rsidRPr="00814634">
        <w:rPr>
          <w:rFonts w:ascii="Garamond" w:hAnsi="Garamond"/>
          <w:highlight w:val="yellow"/>
        </w:rPr>
        <w:t>REF</w:t>
      </w:r>
      <w:r w:rsidR="00CE41A9">
        <w:rPr>
          <w:rFonts w:ascii="Garamond" w:hAnsi="Garamond"/>
        </w:rPr>
        <w:t xml:space="preserve">). More importantly, this analysis provides a baseline that allows us to look for sources of heterogeneity in the data. </w:t>
      </w:r>
      <w:r w:rsidR="00023AEF">
        <w:rPr>
          <w:rFonts w:ascii="Garamond" w:hAnsi="Garamond"/>
        </w:rPr>
        <w:t xml:space="preserve">To </w:t>
      </w:r>
      <w:r>
        <w:rPr>
          <w:rFonts w:ascii="Garamond" w:hAnsi="Garamond"/>
        </w:rPr>
        <w:t>account</w:t>
      </w:r>
      <w:r w:rsidR="00023AEF">
        <w:rPr>
          <w:rFonts w:ascii="Garamond" w:hAnsi="Garamond"/>
        </w:rPr>
        <w:t xml:space="preserve"> for the non-independence of data we</w:t>
      </w:r>
      <w:r>
        <w:rPr>
          <w:rFonts w:ascii="Garamond" w:hAnsi="Garamond"/>
        </w:rPr>
        <w:t xml:space="preserve"> included </w:t>
      </w:r>
      <w:r w:rsidR="00B45F06">
        <w:rPr>
          <w:rFonts w:ascii="Garamond" w:hAnsi="Garamond"/>
        </w:rPr>
        <w:t xml:space="preserve">species </w:t>
      </w:r>
      <w:r w:rsidR="00023AEF">
        <w:rPr>
          <w:rFonts w:ascii="Garamond" w:hAnsi="Garamond"/>
        </w:rPr>
        <w:t>identity</w:t>
      </w:r>
      <w:r w:rsidR="00B45F06">
        <w:rPr>
          <w:rFonts w:ascii="Garamond" w:hAnsi="Garamond"/>
        </w:rPr>
        <w:t xml:space="preserve"> and</w:t>
      </w:r>
      <w:r w:rsidR="00023AEF">
        <w:rPr>
          <w:rFonts w:ascii="Garamond" w:hAnsi="Garamond"/>
        </w:rPr>
        <w:t xml:space="preserve"> </w:t>
      </w:r>
      <w:r w:rsidR="00B45F06">
        <w:rPr>
          <w:rFonts w:ascii="Garamond" w:hAnsi="Garamond"/>
        </w:rPr>
        <w:t>study</w:t>
      </w:r>
      <w:r w:rsidR="00023AEF">
        <w:rPr>
          <w:rFonts w:ascii="Garamond" w:hAnsi="Garamond"/>
        </w:rPr>
        <w:t xml:space="preserve"> identity as </w:t>
      </w:r>
      <w:r>
        <w:rPr>
          <w:rFonts w:ascii="Garamond" w:hAnsi="Garamond"/>
        </w:rPr>
        <w:t>random effects</w:t>
      </w:r>
      <w:r w:rsidR="00CE41A9">
        <w:rPr>
          <w:rFonts w:ascii="Garamond" w:hAnsi="Garamond"/>
        </w:rPr>
        <w:t>,</w:t>
      </w:r>
      <w:r w:rsidR="00B45F06">
        <w:rPr>
          <w:rFonts w:ascii="Garamond" w:hAnsi="Garamond"/>
        </w:rPr>
        <w:t xml:space="preserve"> as there were multiple effect sizes from the same species or study</w:t>
      </w:r>
      <w:r>
        <w:rPr>
          <w:rFonts w:ascii="Garamond" w:hAnsi="Garamond"/>
        </w:rPr>
        <w:t xml:space="preserve">. </w:t>
      </w:r>
      <w:r w:rsidRPr="00561A2D">
        <w:rPr>
          <w:rFonts w:ascii="Garamond" w:hAnsi="Garamond"/>
        </w:rPr>
        <w:t xml:space="preserve">We also </w:t>
      </w:r>
      <w:r w:rsidR="00023AEF" w:rsidRPr="00814634">
        <w:rPr>
          <w:rFonts w:ascii="Garamond" w:hAnsi="Garamond"/>
        </w:rPr>
        <w:t xml:space="preserve">included </w:t>
      </w:r>
      <w:r w:rsidR="00CE41A9" w:rsidRPr="00814634">
        <w:rPr>
          <w:rFonts w:ascii="Garamond" w:hAnsi="Garamond"/>
        </w:rPr>
        <w:t>observation</w:t>
      </w:r>
      <w:r w:rsidR="00023AEF" w:rsidRPr="00814634">
        <w:rPr>
          <w:rFonts w:ascii="Garamond" w:hAnsi="Garamond"/>
        </w:rPr>
        <w:t xml:space="preserve"> </w:t>
      </w:r>
      <w:r w:rsidRPr="00814634">
        <w:rPr>
          <w:rFonts w:ascii="Garamond" w:hAnsi="Garamond"/>
        </w:rPr>
        <w:t xml:space="preserve">level </w:t>
      </w:r>
      <w:r w:rsidR="00010595" w:rsidRPr="00814634">
        <w:rPr>
          <w:rFonts w:ascii="Garamond" w:hAnsi="Garamond"/>
        </w:rPr>
        <w:t xml:space="preserve">identity </w:t>
      </w:r>
      <w:r w:rsidR="00B832BE" w:rsidRPr="00814634">
        <w:rPr>
          <w:rFonts w:ascii="Garamond" w:hAnsi="Garamond"/>
        </w:rPr>
        <w:t xml:space="preserve">to </w:t>
      </w:r>
      <w:r w:rsidR="00CE41A9">
        <w:rPr>
          <w:rFonts w:ascii="Garamond" w:hAnsi="Garamond"/>
        </w:rPr>
        <w:t>account</w:t>
      </w:r>
      <w:r w:rsidR="00B832BE" w:rsidRPr="00814634">
        <w:rPr>
          <w:rFonts w:ascii="Garamond" w:hAnsi="Garamond"/>
        </w:rPr>
        <w:t xml:space="preserve"> for variation among effect sizes within a study</w:t>
      </w:r>
      <w:r w:rsidR="00CE41A9">
        <w:rPr>
          <w:rFonts w:ascii="Garamond" w:hAnsi="Garamond"/>
        </w:rPr>
        <w:t xml:space="preserve"> to ensure that the total and residual variance are correctly estimated. Without this term, within-study effects are confounded with sampling variance (the default setting in </w:t>
      </w:r>
      <w:commentRangeStart w:id="1021"/>
      <w:commentRangeEnd w:id="1021"/>
      <w:r w:rsidR="00010595">
        <w:rPr>
          <w:rStyle w:val="CommentReference"/>
        </w:rPr>
        <w:commentReference w:id="1021"/>
      </w:r>
      <w:r w:rsidRPr="00583209">
        <w:rPr>
          <w:rFonts w:ascii="Garamond" w:hAnsi="Garamond"/>
          <w:i/>
          <w:iCs/>
        </w:rPr>
        <w:t>metafor</w:t>
      </w:r>
      <w:r w:rsidR="00CE41A9">
        <w:rPr>
          <w:rFonts w:ascii="Garamond" w:hAnsi="Garamond"/>
        </w:rPr>
        <w:t>)</w:t>
      </w:r>
      <w:r>
        <w:rPr>
          <w:rFonts w:ascii="Garamond" w:hAnsi="Garamond"/>
        </w:rPr>
        <w:t xml:space="preserve">. </w:t>
      </w:r>
      <w:r w:rsidR="00B45F06">
        <w:rPr>
          <w:rFonts w:ascii="Garamond" w:hAnsi="Garamond"/>
        </w:rPr>
        <w:t xml:space="preserve">To correct for the non-independence of species due to their shared evolutionary history we corrected for phylogeny. </w:t>
      </w:r>
      <w:r>
        <w:rPr>
          <w:rFonts w:ascii="Garamond" w:hAnsi="Garamond"/>
        </w:rPr>
        <w:t xml:space="preserve">Phylogenetic correlation matrices were derived for each </w:t>
      </w:r>
      <w:r w:rsidR="00B45F06">
        <w:rPr>
          <w:rFonts w:ascii="Garamond" w:hAnsi="Garamond"/>
        </w:rPr>
        <w:t xml:space="preserve">taxa </w:t>
      </w:r>
      <w:r>
        <w:rPr>
          <w:rFonts w:ascii="Garamond" w:hAnsi="Garamond"/>
        </w:rPr>
        <w:t xml:space="preserve">either from existing phylogenetic tree databases (e.g. </w:t>
      </w:r>
      <w:r w:rsidRPr="00814634">
        <w:rPr>
          <w:rFonts w:ascii="Garamond" w:hAnsi="Garamond"/>
          <w:i/>
        </w:rPr>
        <w:t>BirdTree.org</w:t>
      </w:r>
      <w:r>
        <w:rPr>
          <w:rFonts w:ascii="Garamond" w:hAnsi="Garamond"/>
        </w:rPr>
        <w:t xml:space="preserve"> for birds; </w:t>
      </w:r>
      <w:r>
        <w:rPr>
          <w:rFonts w:ascii="Garamond" w:hAnsi="Garamond"/>
        </w:rPr>
        <w:fldChar w:fldCharType="begin" w:fldLock="1"/>
      </w:r>
      <w:r w:rsidR="000941A1">
        <w:rPr>
          <w:rFonts w:ascii="Garamond" w:hAnsi="Garamond"/>
        </w:rPr>
        <w:instrText>ADDIN CSL_CITATION {"citationItems":[{"id":"ITEM-1","itemData":{"DOI":"10.1038/nature11631","ISSN":"00280836","PMID":"23123857","abstract":"Current global patterns of biodiversity result from processes that operate over both space and time and thus require an integrated macroecological and macroevolutionary perspective. Molecular time trees have advanced our understanding of the tempo and mode of diversification and have identified remarkable adaptive radiations across the tree of life. However, incomplete joint phylogenetic and geographic sampling has limited broad-scale inference. Thus, the relative prevalence of rapid radiations and the importance of their geographic settings in shaping global biodiversity patterns remain unclear. Here we present, analyse and map the first complete dated phylogeny of all 9,993 extant species of birds, a widely studied group showing many unique adaptations. We find that birds have undergone a strong increase in diversification rate from about 50 million years ago to the near present. This acceleration is due to a number of significant rate increases, both within songbirds and within other young and mostly temperate radiations including the waterfowl, gulls and woodpeckers. Importantly, species characterized with very high past diversification rates are interspersed throughout the avian tree and across geographic space. Geographically, the major differences in diversification rates are hemispheric rather than latitudinal, with bird assemblages in Asia, North America and southern South America containing a disproportionate number of species from recent rapid radiations. The contribution of rapidly radiating lineages to both temporal diversification dynamics and spatial distributions of species diversity illustrates the benefits of an inclusive geographical and taxonomical perspective. Overall, whereas constituent clades may exhibit slowdowns, the adaptive zone into which modern birds have diversified since the Cretaceous may still offer opportunities for diversification. © 2012 Macmillan Publishers Limited. All rights reserved.","author":[{"dropping-particle":"","family":"Jetz","given":"W.","non-dropping-particle":"","parse-names":false,"suffix":""},{"dropping-particle":"","family":"Thomas","given":"G. H.","non-dropping-particle":"","parse-names":false,"suffix":""},{"dropping-particle":"","family":"Joy","given":"J. B.","non-dropping-particle":"","parse-names":false,"suffix":""},{"dropping-particle":"","family":"Hartmann","given":"K.","non-dropping-particle":"","parse-names":false,"suffix":""},{"dropping-particle":"","family":"Mooers","given":"A. O.","non-dropping-particle":"","parse-names":false,"suffix":""}],"container-title":"Nature","id":"ITEM-1","issue":"7424","issued":{"date-parts":[["2012"]]},"page":"444-448","title":"The global diversity of birds in space and time","type":"article-journal","volume":"491"},"uris":["http://www.mendeley.com/documents/?uuid=0bd29d4e-ed9f-4fdd-9496-e62c1b08013a"]},{"id":"ITEM-2","itemData":{"DOI":"10.1016/j.cub.2014.03.011","ISSN":"09609822","PMID":"24726155","abstract":"Background Integrated, efficient, and global prioritization approaches are necessary to manage the ongoing loss of species and their associated function. \"Evolutionary distinctness\" measures a species' contribution to the total evolutionary history of its clade and is expected to capture uniquely divergent genomes and functions. Here we demonstrate how such a metric identifies species and regions of particular value for safeguarding evolutionary diversity. Results Among the world's 9,993 recognized bird species, evolutionary distinctness is very heterogeneously distributed on the phylogenetic tree and varies little with range size or threat level. Species representing the most evolutionary history over the smallest area (those with greatest \"evolutionary distinctness rarity\") as well as some of the most imperiled distinct species are often concentrated outside the species-rich regions and countries, suggesting they may not be well captured by current conservation planning. We perform global cross-species and spatial analyses and generate minimum conservation sets to assess the benefits of the presented species-level metrics. We find that prioritizing imperiled species by their evolutionary distinctness and geographic rarity is a surprisingly effective and spatially economical way to maintain the total evolutionary information encompassing the world's birds. We identify potential conservation gaps in relation to the existing reserve network that in particular highlight islands as effective priority areas. Conclusions The presented distinctness metrics are effective yet easily communicable and versatile tools to assist objective global conservation decision making. Given that most species will remain ecologically understudied, combining growing phylogenetic and spatial data may be an efficient way to retain vital aspects of biodiversity. © 2014 The Authors.","author":[{"dropping-particle":"","family":"Jetz","given":"Walter","non-dropping-particle":"","parse-names":false,"suffix":""},{"dropping-particle":"","family":"Thomas","given":"Gavin H.","non-dropping-particle":"","parse-names":false,"suffix":""},{"dropping-particle":"","family":"Joy","given":"Jeffrey B.","non-dropping-particle":"","parse-names":false,"suffix":""},{"dropping-particle":"","family":"Redding","given":"David W.","non-dropping-particle":"","parse-names":false,"suffix":""},{"dropping-particle":"","family":"Hartmann","given":"Klaas","non-dropping-particle":"","parse-names":false,"suffix":""},{"dropping-particle":"","family":"Mooers","given":"Arne O.","non-dropping-particle":"","parse-names":false,"suffix":""}],"container-title":"Current Biology","id":"ITEM-2","issue":"9","issued":{"date-parts":[["2014"]]},"page":"919-930","publisher":"The Authors","title":"Global Distribution and Conservation of Evolutionary Distinctness in Birds","type":"article-journal","volume":"24"},"uris":["http://www.mendeley.com/documents/?uuid=a172e92d-d4c0-4542-9b4b-d5c9ba2dba7c"]}],"mendeley":{"formattedCitation":"(Jetz &lt;i&gt;et al.&lt;/i&gt; 2012, 2014)","manualFormatting":"Jetz et al. 2012, 2014)","plainTextFormattedCitation":"(Jetz et al. 2012, 2014)","previouslyFormattedCitation":"(Jetz &lt;i&gt;et al.&lt;/i&gt; 2012, 2014)"},"properties":{"noteIndex":0},"schema":"https://github.com/citation-style-language/schema/raw/master/csl-citation.json"}</w:instrText>
      </w:r>
      <w:r>
        <w:rPr>
          <w:rFonts w:ascii="Garamond" w:hAnsi="Garamond"/>
        </w:rPr>
        <w:fldChar w:fldCharType="separate"/>
      </w:r>
      <w:r w:rsidRPr="007A2290">
        <w:rPr>
          <w:rFonts w:ascii="Garamond" w:hAnsi="Garamond"/>
          <w:noProof/>
        </w:rPr>
        <w:t xml:space="preserve">Jetz </w:t>
      </w:r>
      <w:r w:rsidRPr="007A2290">
        <w:rPr>
          <w:rFonts w:ascii="Garamond" w:hAnsi="Garamond"/>
          <w:i/>
          <w:noProof/>
        </w:rPr>
        <w:t>et al.</w:t>
      </w:r>
      <w:r w:rsidRPr="007A2290">
        <w:rPr>
          <w:rFonts w:ascii="Garamond" w:hAnsi="Garamond"/>
          <w:noProof/>
        </w:rPr>
        <w:t xml:space="preserve"> 2012, 2014)</w:t>
      </w:r>
      <w:r>
        <w:rPr>
          <w:rFonts w:ascii="Garamond" w:hAnsi="Garamond"/>
        </w:rPr>
        <w:fldChar w:fldCharType="end"/>
      </w:r>
      <w:r>
        <w:rPr>
          <w:rFonts w:ascii="Garamond" w:hAnsi="Garamond"/>
        </w:rPr>
        <w:t xml:space="preserve"> or using </w:t>
      </w:r>
      <w:r w:rsidRPr="00814634">
        <w:rPr>
          <w:rFonts w:ascii="Garamond" w:hAnsi="Garamond"/>
          <w:i/>
        </w:rPr>
        <w:t>TimeTree.org</w:t>
      </w:r>
      <w:r>
        <w:rPr>
          <w:rFonts w:ascii="Garamond" w:hAnsi="Garamond"/>
        </w:rPr>
        <w:t xml:space="preserve"> </w:t>
      </w:r>
      <w:r w:rsidR="000F1DBE">
        <w:rPr>
          <w:rFonts w:ascii="Garamond" w:hAnsi="Garamond"/>
        </w:rPr>
        <w:fldChar w:fldCharType="begin" w:fldLock="1"/>
      </w:r>
      <w:r w:rsidR="000F1DBE">
        <w:rPr>
          <w:rFonts w:ascii="Garamond" w:hAnsi="Garamond"/>
        </w:rPr>
        <w:instrText>ADDIN CSL_CITATION {"citationItems":[{"id":"ITEM-1","itemData":{"DOI":"10.1073/pnas.1423041112","ISSN":"0027-8424","abstract":"Reconstructing the phylogenetic relationships that unite all lineages (the tree of life) is a grand challenge. The paucity of homologous character data across disparately related lineages currently renders direct phylogenetic inference untenable. To reconstruct a comprehensive tree of life, we therefore synthesized published phylogenies, together with taxonomic classifications for taxa never incorporated into a phylogeny. We present a draft tree containing 2.3 million tips—the Open Tree of Life. Realization of this tree required the assembly of two additional community resources: (i) a comprehensive global reference taxonomy and (ii) a database of published phylogenetic trees mapped to this taxonomy. Our open source framework facilitates community comment and contribution, enabling the tree to be continuously updated when new phylogenetic and taxonomic data become digitally available. Although data coverage and phylogenetic conflict across the Open Tree of Life illuminate gaps in both the underlying data available for phylogenetic reconstruction and the publication of trees as digital objects, the tree provides a compelling starting point for community contribution. This comprehensive tree will fuel fundamental research on the nature of biological diversity, ultimately providing up-to-date phylogenies for downstream applications in comparative biology, ecology, conservation biology, climate change, agriculture, and genomics.","author":[{"dropping-particle":"","family":"Hinchliff","given":"Cody E.","non-dropping-particle":"","parse-names":false,"suffix":""},{"dropping-particle":"","family":"Smith","given":"Stephen A.","non-dropping-particle":"","parse-names":false,"suffix":""},{"dropping-particle":"","family":"Allman","given":"James F.","non-dropping-particle":"","parse-names":false,"suffix":""},{"dropping-particle":"","family":"Burleigh","given":"J. Gordon","non-dropping-particle":"","parse-names":false,"suffix":""},{"dropping-particle":"","family":"Chaudhary","given":"Ruchi","non-dropping-particle":"","parse-names":false,"suffix":""},{"dropping-particle":"","family":"Coghill","given":"Lyndon M.","non-dropping-particle":"","parse-names":false,"suffix":""},{"dropping-particle":"","family":"Crandall","given":"Keith A.","non-dropping-particle":"","parse-names":false,"suffix":""},{"dropping-particle":"","family":"Deng","given":"Jiabin","non-dropping-particle":"","parse-names":false,"suffix":""},{"dropping-particle":"","family":"Drew","given":"Bryan T.","non-dropping-particle":"","parse-names":false,"suffix":""},{"dropping-particle":"","family":"Gazis","given":"Romina","non-dropping-particle":"","parse-names":false,"suffix":""},{"dropping-particle":"","family":"Gude","given":"Karl","non-dropping-particle":"","parse-names":false,"suffix":""},{"dropping-particle":"","family":"Hibbett","given":"David S.","non-dropping-particle":"","parse-names":false,"suffix":""},{"dropping-particle":"","family":"Katz","given":"Laura A.","non-dropping-particle":"","parse-names":false,"suffix":""},{"dropping-particle":"","family":"Laughinghouse","given":"H. Dail","non-dropping-particle":"","parse-names":false,"suffix":""},{"dropping-particle":"","family":"McTavish","given":"Emily Jane","non-dropping-particle":"","parse-names":false,"suffix":""},{"dropping-particle":"","family":"Midford","given":"Peter E.","non-dropping-particle":"","parse-names":false,"suffix":""},{"dropping-particle":"","family":"Owen","given":"Christopher L.","non-dropping-particle":"","parse-names":false,"suffix":""},{"dropping-particle":"","family":"Ree","given":"Richard H.","non-dropping-particle":"","parse-names":false,"suffix":""},{"dropping-particle":"","family":"Rees","given":"Jonathan A.","non-dropping-particle":"","parse-names":false,"suffix":""},{"dropping-particle":"","family":"Soltis","given":"Douglas E.","non-dropping-particle":"","parse-names":false,"suffix":""},{"dropping-particle":"","family":"Williams","given":"Tiffani","non-dropping-particle":"","parse-names":false,"suffix":""},{"dropping-particle":"","family":"Cranston","given":"Karen A.","non-dropping-particle":"","parse-names":false,"suffix":""}],"container-title":"Proceedings of the National Academy of Sciences","id":"ITEM-1","issue":"41","issued":{"date-parts":[["2015"]]},"page":"12764-12769","title":"Synthesis of phylogeny and taxonomy into a comprehensive tree of life","type":"article-journal","volume":"112"},"uris":["http://www.mendeley.com/documents/?uuid=91b48f4b-9c2f-4b1b-8428-3f4f07654aef"]}],"mendeley":{"formattedCitation":"(Hinchliff &lt;i&gt;et al.&lt;/i&gt; 2015)","plainTextFormattedCitation":"(Hinchliff et al. 2015)","previouslyFormattedCitation":"(Hinchliff &lt;i&gt;et al.&lt;/i&gt; 2015)"},"properties":{"noteIndex":0},"schema":"https://github.com/citation-style-language/schema/raw/master/csl-citation.json"}</w:instrText>
      </w:r>
      <w:r w:rsidR="000F1DBE">
        <w:rPr>
          <w:rFonts w:ascii="Garamond" w:hAnsi="Garamond"/>
        </w:rPr>
        <w:fldChar w:fldCharType="separate"/>
      </w:r>
      <w:r w:rsidR="000F1DBE" w:rsidRPr="000F1DBE">
        <w:rPr>
          <w:rFonts w:ascii="Garamond" w:hAnsi="Garamond"/>
          <w:noProof/>
        </w:rPr>
        <w:t xml:space="preserve">(Hinchliff </w:t>
      </w:r>
      <w:r w:rsidR="000F1DBE" w:rsidRPr="000F1DBE">
        <w:rPr>
          <w:rFonts w:ascii="Garamond" w:hAnsi="Garamond"/>
          <w:i/>
          <w:noProof/>
        </w:rPr>
        <w:t>et al.</w:t>
      </w:r>
      <w:r w:rsidR="000F1DBE" w:rsidRPr="000F1DBE">
        <w:rPr>
          <w:rFonts w:ascii="Garamond" w:hAnsi="Garamond"/>
          <w:noProof/>
        </w:rPr>
        <w:t xml:space="preserve"> 2015)</w:t>
      </w:r>
      <w:r w:rsidR="000F1DBE">
        <w:rPr>
          <w:rFonts w:ascii="Garamond" w:hAnsi="Garamond"/>
        </w:rPr>
        <w:fldChar w:fldCharType="end"/>
      </w:r>
      <w:r>
        <w:rPr>
          <w:rFonts w:ascii="Garamond" w:hAnsi="Garamond"/>
        </w:rPr>
        <w:t xml:space="preserve">. For the bird phylogeny, we used the Ericson tree backbone </w:t>
      </w:r>
      <w:r w:rsidR="000F1DBE">
        <w:rPr>
          <w:rFonts w:ascii="Garamond" w:hAnsi="Garamond"/>
        </w:rPr>
        <w:fldChar w:fldCharType="begin" w:fldLock="1"/>
      </w:r>
      <w:r w:rsidR="000F1DBE">
        <w:rPr>
          <w:rFonts w:ascii="Garamond" w:hAnsi="Garamond"/>
        </w:rPr>
        <w:instrText>ADDIN CSL_CITATION {"citationItems":[{"id":"ITEM-1","itemData":{"DOI":"10.1098/rsbl.2006.0523","ISSN":"1744957X","abstract":"Patterns of diversification and timing of evolution within Neoaves, which includes almost 95% of all bird species, are virtually unknown. On the other hand, molecular data consistently indicate a Cretaceous origin of many neoavian lineages and the fossil record seems to support an Early Tertiary diversification. Here, we present the first well-resolved molecular phylogeny for Neoaves, together with divergence time estimates calibrated with a large number of stratigraphically and phylogenetically well-documented fossils. Our study defines several well-supported clades within Neoaves. The calibration results suggest that Neoaves, after an initial split from Galloanseres in Mid-Cretaceous, diversified around or soon after the K/T boundary. Our results thus do not contradict palaeontological data and show that there is no solid molecular evidence for an extensive pre-Tertiary radiation of Neoaves. © 2006 The Royal Society.","author":[{"dropping-particle":"","family":"Ericson","given":"Per G.P.","non-dropping-particle":"","parse-names":false,"suffix":""},{"dropping-particle":"","family":"Anderson","given":"Cajsa L.","non-dropping-particle":"","parse-names":false,"suffix":""},{"dropping-particle":"","family":"Britton","given":"Tom","non-dropping-particle":"","parse-names":false,"suffix":""},{"dropping-particle":"","family":"Elzanowski","given":"Andrzej","non-dropping-particle":"","parse-names":false,"suffix":""},{"dropping-particle":"","family":"Johansson","given":"Ulf S.","non-dropping-particle":"","parse-names":false,"suffix":""},{"dropping-particle":"","family":"Källersjö","given":"Mari","non-dropping-particle":"","parse-names":false,"suffix":""},{"dropping-particle":"","family":"Ohlson","given":"Jan I.","non-dropping-particle":"","parse-names":false,"suffix":""},{"dropping-particle":"","family":"Parsons","given":"Thomas J.","non-dropping-particle":"","parse-names":false,"suffix":""},{"dropping-particle":"","family":"Zuccon","given":"Dario","non-dropping-particle":"","parse-names":false,"suffix":""},{"dropping-particle":"","family":"Mayr","given":"Gerald","non-dropping-particle":"","parse-names":false,"suffix":""}],"container-title":"Biology Letters","id":"ITEM-1","issue":"4","issued":{"date-parts":[["2006"]]},"page":"543-547","title":"Diversification of Neoaves: Integration of molecular sequence data and fossils","type":"article-journal","volume":"2"},"uris":["http://www.mendeley.com/documents/?uuid=6619bac1-4b20-4d09-b593-649cd2a6d9c0"]}],"mendeley":{"formattedCitation":"(Ericson &lt;i&gt;et al.&lt;/i&gt; 2006)","plainTextFormattedCitation":"(Ericson et al. 2006)","previouslyFormattedCitation":"(Ericson &lt;i&gt;et al.&lt;/i&gt; 2006)"},"properties":{"noteIndex":0},"schema":"https://github.com/citation-style-language/schema/raw/master/csl-citation.json"}</w:instrText>
      </w:r>
      <w:r w:rsidR="000F1DBE">
        <w:rPr>
          <w:rFonts w:ascii="Garamond" w:hAnsi="Garamond"/>
        </w:rPr>
        <w:fldChar w:fldCharType="separate"/>
      </w:r>
      <w:r w:rsidR="000F1DBE" w:rsidRPr="000F1DBE">
        <w:rPr>
          <w:rFonts w:ascii="Garamond" w:hAnsi="Garamond"/>
          <w:noProof/>
        </w:rPr>
        <w:t xml:space="preserve">(Ericson </w:t>
      </w:r>
      <w:r w:rsidR="000F1DBE" w:rsidRPr="000F1DBE">
        <w:rPr>
          <w:rFonts w:ascii="Garamond" w:hAnsi="Garamond"/>
          <w:i/>
          <w:noProof/>
        </w:rPr>
        <w:t>et al.</w:t>
      </w:r>
      <w:r w:rsidR="000F1DBE" w:rsidRPr="000F1DBE">
        <w:rPr>
          <w:rFonts w:ascii="Garamond" w:hAnsi="Garamond"/>
          <w:noProof/>
        </w:rPr>
        <w:t xml:space="preserve"> 2006)</w:t>
      </w:r>
      <w:r w:rsidR="000F1DBE">
        <w:rPr>
          <w:rFonts w:ascii="Garamond" w:hAnsi="Garamond"/>
        </w:rPr>
        <w:fldChar w:fldCharType="end"/>
      </w:r>
      <w:r>
        <w:rPr>
          <w:rFonts w:ascii="Garamond" w:hAnsi="Garamond"/>
        </w:rPr>
        <w:t xml:space="preserve"> to generate 1,000 trees and </w:t>
      </w:r>
      <w:r w:rsidR="00CE41A9">
        <w:rPr>
          <w:rFonts w:ascii="Garamond" w:hAnsi="Garamond"/>
        </w:rPr>
        <w:t xml:space="preserve">then </w:t>
      </w:r>
      <w:r>
        <w:rPr>
          <w:rFonts w:ascii="Garamond" w:hAnsi="Garamond"/>
        </w:rPr>
        <w:t xml:space="preserve">took a sample of 100 trees. We used </w:t>
      </w:r>
      <w:r w:rsidRPr="0094643D">
        <w:rPr>
          <w:rFonts w:ascii="Garamond" w:hAnsi="Garamond"/>
          <w:i/>
          <w:iCs/>
        </w:rPr>
        <w:t>ape</w:t>
      </w:r>
      <w:r>
        <w:rPr>
          <w:rFonts w:ascii="Garamond" w:hAnsi="Garamond"/>
        </w:rPr>
        <w:t xml:space="preserve"> and </w:t>
      </w:r>
      <w:r w:rsidRPr="0094643D">
        <w:rPr>
          <w:rFonts w:ascii="Garamond" w:hAnsi="Garamond"/>
          <w:i/>
          <w:iCs/>
        </w:rPr>
        <w:t>phytools</w:t>
      </w:r>
      <w:r>
        <w:rPr>
          <w:rFonts w:ascii="Garamond" w:hAnsi="Garamond"/>
        </w:rPr>
        <w:t xml:space="preserve"> in R to </w:t>
      </w:r>
      <w:r w:rsidR="00CE41A9">
        <w:rPr>
          <w:rFonts w:ascii="Garamond" w:hAnsi="Garamond"/>
        </w:rPr>
        <w:t xml:space="preserve">generate </w:t>
      </w:r>
      <w:r>
        <w:rPr>
          <w:rFonts w:ascii="Garamond" w:hAnsi="Garamond"/>
        </w:rPr>
        <w:t xml:space="preserve">an average tree from these 100 </w:t>
      </w:r>
      <w:r w:rsidR="00CE41A9">
        <w:rPr>
          <w:rFonts w:ascii="Garamond" w:hAnsi="Garamond"/>
        </w:rPr>
        <w:t xml:space="preserve">trees, </w:t>
      </w:r>
      <w:r>
        <w:rPr>
          <w:rFonts w:ascii="Garamond" w:hAnsi="Garamond"/>
        </w:rPr>
        <w:t xml:space="preserve">which we </w:t>
      </w:r>
      <w:r w:rsidR="00010595">
        <w:rPr>
          <w:rFonts w:ascii="Garamond" w:hAnsi="Garamond"/>
        </w:rPr>
        <w:t xml:space="preserve">then </w:t>
      </w:r>
      <w:r>
        <w:rPr>
          <w:rFonts w:ascii="Garamond" w:hAnsi="Garamond"/>
        </w:rPr>
        <w:t xml:space="preserve">used </w:t>
      </w:r>
      <w:r w:rsidR="00010595">
        <w:rPr>
          <w:rFonts w:ascii="Garamond" w:hAnsi="Garamond"/>
        </w:rPr>
        <w:t>in our models</w:t>
      </w:r>
      <w:r>
        <w:rPr>
          <w:rFonts w:ascii="Garamond" w:hAnsi="Garamond"/>
        </w:rPr>
        <w:t xml:space="preserve">. TimeTree phylogenies were derived by exporting a list of </w:t>
      </w:r>
      <w:r w:rsidR="00010595">
        <w:rPr>
          <w:rFonts w:ascii="Garamond" w:hAnsi="Garamond"/>
        </w:rPr>
        <w:t>the relevant species</w:t>
      </w:r>
      <w:r>
        <w:rPr>
          <w:rFonts w:ascii="Garamond" w:hAnsi="Garamond"/>
        </w:rPr>
        <w:t xml:space="preserve"> from </w:t>
      </w:r>
      <w:r w:rsidRPr="00814634">
        <w:rPr>
          <w:rFonts w:ascii="Garamond" w:hAnsi="Garamond"/>
          <w:i/>
        </w:rPr>
        <w:t>TimeTree.org</w:t>
      </w:r>
      <w:r>
        <w:rPr>
          <w:rFonts w:ascii="Garamond" w:hAnsi="Garamond"/>
        </w:rPr>
        <w:t xml:space="preserve">. </w:t>
      </w:r>
      <w:r w:rsidR="00010595">
        <w:rPr>
          <w:rFonts w:ascii="Garamond" w:hAnsi="Garamond"/>
        </w:rPr>
        <w:t xml:space="preserve">If </w:t>
      </w:r>
      <w:r>
        <w:rPr>
          <w:rFonts w:ascii="Garamond" w:hAnsi="Garamond"/>
        </w:rPr>
        <w:t xml:space="preserve">a species in our dataset had no phylogenetic representation </w:t>
      </w:r>
      <w:r w:rsidR="00010595">
        <w:rPr>
          <w:rFonts w:ascii="Garamond" w:hAnsi="Garamond"/>
        </w:rPr>
        <w:t>we</w:t>
      </w:r>
      <w:r>
        <w:rPr>
          <w:rFonts w:ascii="Garamond" w:hAnsi="Garamond"/>
        </w:rPr>
        <w:t xml:space="preserve"> substituted the </w:t>
      </w:r>
      <w:r w:rsidR="00010595">
        <w:rPr>
          <w:rFonts w:ascii="Garamond" w:hAnsi="Garamond"/>
        </w:rPr>
        <w:t xml:space="preserve">next </w:t>
      </w:r>
      <w:r>
        <w:rPr>
          <w:rFonts w:ascii="Garamond" w:hAnsi="Garamond"/>
        </w:rPr>
        <w:t xml:space="preserve">closest </w:t>
      </w:r>
      <w:r w:rsidR="00CE41A9">
        <w:rPr>
          <w:rFonts w:ascii="Garamond" w:hAnsi="Garamond"/>
        </w:rPr>
        <w:t xml:space="preserve">available </w:t>
      </w:r>
      <w:r>
        <w:rPr>
          <w:rFonts w:ascii="Garamond" w:hAnsi="Garamond"/>
        </w:rPr>
        <w:t>species</w:t>
      </w:r>
      <w:r w:rsidR="00CE41A9">
        <w:rPr>
          <w:rFonts w:ascii="Garamond" w:hAnsi="Garamond"/>
        </w:rPr>
        <w:t xml:space="preserve"> (e.g. same genera or family)</w:t>
      </w:r>
      <w:r>
        <w:rPr>
          <w:rFonts w:ascii="Garamond" w:hAnsi="Garamond"/>
        </w:rPr>
        <w:t xml:space="preserve">. </w:t>
      </w:r>
      <w:r w:rsidRPr="00561A2D">
        <w:rPr>
          <w:rFonts w:ascii="Garamond" w:hAnsi="Garamond"/>
        </w:rPr>
        <w:t>In all cases, we resolved synonymous taxa across our dataset</w:t>
      </w:r>
      <w:r w:rsidR="00CE41A9" w:rsidRPr="00814634">
        <w:rPr>
          <w:rFonts w:ascii="Garamond" w:hAnsi="Garamond"/>
        </w:rPr>
        <w:t xml:space="preserve"> so that species were correctly categorised, </w:t>
      </w:r>
      <w:r w:rsidRPr="00814634">
        <w:rPr>
          <w:rFonts w:ascii="Garamond" w:hAnsi="Garamond"/>
        </w:rPr>
        <w:t xml:space="preserve">and pruned our trees where needed. </w:t>
      </w:r>
      <w:r w:rsidR="00CE41A9">
        <w:rPr>
          <w:rFonts w:ascii="Garamond" w:hAnsi="Garamond"/>
        </w:rPr>
        <w:t xml:space="preserve"> </w:t>
      </w:r>
      <w:r w:rsidR="009F7A91" w:rsidRPr="00814634">
        <w:rPr>
          <w:rFonts w:ascii="Garamond" w:hAnsi="Garamond"/>
        </w:rPr>
        <w:t xml:space="preserve">In </w:t>
      </w:r>
      <w:r w:rsidR="004E4D4F" w:rsidRPr="00814634">
        <w:rPr>
          <w:rFonts w:ascii="Garamond" w:hAnsi="Garamond"/>
        </w:rPr>
        <w:t>the</w:t>
      </w:r>
      <w:r w:rsidR="004E4D4F">
        <w:rPr>
          <w:rFonts w:ascii="Garamond" w:hAnsi="Garamond"/>
        </w:rPr>
        <w:t xml:space="preserve"> </w:t>
      </w:r>
      <w:r w:rsidR="00CE41A9">
        <w:rPr>
          <w:rFonts w:ascii="Garamond" w:hAnsi="Garamond"/>
        </w:rPr>
        <w:t>two initial</w:t>
      </w:r>
      <w:r w:rsidR="009F7A91">
        <w:rPr>
          <w:rFonts w:ascii="Garamond" w:hAnsi="Garamond"/>
        </w:rPr>
        <w:t xml:space="preserve"> </w:t>
      </w:r>
      <w:r>
        <w:rPr>
          <w:rFonts w:ascii="Garamond" w:hAnsi="Garamond"/>
        </w:rPr>
        <w:t xml:space="preserve">MLMA models </w:t>
      </w:r>
      <w:r w:rsidR="00CE41A9">
        <w:rPr>
          <w:rFonts w:ascii="Garamond" w:hAnsi="Garamond"/>
        </w:rPr>
        <w:t xml:space="preserve">for </w:t>
      </w:r>
      <w:r w:rsidR="00CE41A9" w:rsidRPr="00814634">
        <w:rPr>
          <w:rFonts w:ascii="Garamond" w:hAnsi="Garamond"/>
          <w:i/>
        </w:rPr>
        <w:t>g</w:t>
      </w:r>
      <w:r w:rsidR="00CE41A9">
        <w:rPr>
          <w:rFonts w:ascii="Garamond" w:hAnsi="Garamond"/>
        </w:rPr>
        <w:t xml:space="preserve"> and LnCVR </w:t>
      </w:r>
      <w:r>
        <w:rPr>
          <w:rFonts w:ascii="Garamond" w:hAnsi="Garamond"/>
        </w:rPr>
        <w:t>we derived heterogeneity estimates (</w:t>
      </w:r>
      <w:r w:rsidRPr="004E3CE8">
        <w:rPr>
          <w:rFonts w:ascii="Garamond" w:hAnsi="Garamond"/>
          <w:i/>
        </w:rPr>
        <w:t>I</w:t>
      </w:r>
      <w:r>
        <w:rPr>
          <w:rFonts w:ascii="Garamond" w:hAnsi="Garamond"/>
          <w:vertAlign w:val="superscript"/>
        </w:rPr>
        <w:t>2</w:t>
      </w:r>
      <w:r>
        <w:rPr>
          <w:rFonts w:ascii="Garamond" w:hAnsi="Garamond"/>
        </w:rPr>
        <w:t xml:space="preserve">; </w:t>
      </w:r>
      <w:r w:rsidR="000F1DBE">
        <w:rPr>
          <w:rFonts w:ascii="Garamond" w:hAnsi="Garamond"/>
        </w:rPr>
        <w:fldChar w:fldCharType="begin" w:fldLock="1"/>
      </w:r>
      <w:r w:rsidR="000F1DBE">
        <w:rPr>
          <w:rFonts w:ascii="Garamond" w:hAnsi="Garamond"/>
        </w:rPr>
        <w:instrText>ADDIN CSL_CITATION {"citationItems":[{"id":"ITEM-1","itemData":{"DOI":"10.1002/sim.1186","ISSN":"02776715","PMID":"12111919","abstract":"The extent of heterogeneity in a meta-analysis partly determines the difficulty in drawing overall conclusions. This extent may be measured by estimating a between-study variance, but interpretation is then specific to a particular treatment effect metric. A test for the existence of heterogeneity exists, but depends on the number of studies in the meta-analysis. We develop measures of the impact of heterogeneity on a meta-analysis, from mathematical criteria, that are independent of the number of studies and the treatment effect metric. We derive and propose three suitable statistics: H is the square root of the X2 heterogeneity statistic divided by its degrees of freedom; R is the ratio of the standard error of the underlying mean from a random effects meta-analysis to the standard error of a fixed effect meta-analytic estimate, and I2 is a transformation of H that describes the proportion of total variation in study estimates that is due to heterogeneity. We discuss interpretation, interval estimates and other properties of these measures and examine them in five example data sets showing different amounts of heterogeneity. We conclude that H and I2, which can usually be calculated for published meta-analyses, are particularly useful summaries of the impact of heterogeneity. One or both should be presented in published meta-analyses in preference to the test for heterogeneity. Copyright © 2002 John Wiley &amp; Sons, Ltd.","author":[{"dropping-particle":"","family":"Higgins","given":"Julian P.T.","non-dropping-particle":"","parse-names":false,"suffix":""},{"dropping-particle":"","family":"Thompson","given":"Simon G.","non-dropping-particle":"","parse-names":false,"suffix":""}],"container-title":"Statistics in Medicine","id":"ITEM-1","issue":"11","issued":{"date-parts":[["2002"]]},"page":"1539-1558","title":"Quantifying heterogeneity in a meta-analysis","type":"article-journal","volume":"21"},"uris":["http://www.mendeley.com/documents/?uuid=db44e74c-3e54-4375-b55c-c54c21a2678c"]},{"id":"ITEM-2","itemData":{"DOI":"10.1007/s10682-012-9555-5","ISBN":"0269-7653","ISSN":"02697653","PMID":"1037270942","abstract":"Meta-analysis has changed the way researchers conduct literature reviews not only in medical and social sciences but also in biological sciences. Meta-analysis in biological sciences, especially in ecology and evolution (which we refer to as ‘biological’ meta-analysis) faces somewhat different methodological problems from its counterparts in medical and social sciences, where meta-analytic techniques were originally developed. The main reason for such differences is that biological meta-analysis often integrates complex data composed of multiple strata with, for example, different measurements and a variety of species. Here, we review methodological issues and advancements in biological meta-analysis, focusing on three topics: (1) non-independence arising from multiple effect sizes obtained in single studies and from phylogenetic relatedness, (2) detecting and accounting for heterogeneity, and (3) identifying publication bias and measuring its impact. We show how the marriage between mixed-effects (hierarchical/multilevel) models and phylogenetic comparative methods has resolved most of the issues under discussion. Furthermore, we introduce the concept of across-study and within-study meta- analysis, and propose how the use of within-study meta-analysis can improve many empirical studies typical of ecology and evolution. Keywords","author":[{"dropping-particle":"","family":"Nakagawa","given":"Shinichi","non-dropping-particle":"","parse-names":false,"suffix":""},{"dropping-particle":"","family":"Santos","given":"Eduardo S.A.","non-dropping-particle":"","parse-names":false,"suffix":""}],"container-title":"Evolutionary Ecology","id":"ITEM-2","issue":"5","issued":{"date-parts":[["2012"]]},"page":"1253-1274","title":"Methodological issues and advances in biological meta-analysis","type":"article-journal","volume":"26"},"uris":["http://www.mendeley.com/documents/?uuid=f8720778-415f-4e22-97ba-90f950bc9e1e"]}],"mendeley":{"formattedCitation":"(Higgins &amp; Thompson 2002; Nakagawa &amp; Santos 2012)","manualFormatting":"Higgins &amp; Thompson 2002; Nakagawa &amp; Santos 2012)","plainTextFormattedCitation":"(Higgins &amp; Thompson 2002; Nakagawa &amp; Santos 2012)","previouslyFormattedCitation":"(Higgins &amp; Thompson 2002; Nakagawa &amp; Santos 2012)"},"properties":{"noteIndex":0},"schema":"https://github.com/citation-style-language/schema/raw/master/csl-citation.json"}</w:instrText>
      </w:r>
      <w:r w:rsidR="000F1DBE">
        <w:rPr>
          <w:rFonts w:ascii="Garamond" w:hAnsi="Garamond"/>
        </w:rPr>
        <w:fldChar w:fldCharType="separate"/>
      </w:r>
      <w:r w:rsidR="000F1DBE" w:rsidRPr="000F1DBE">
        <w:rPr>
          <w:rFonts w:ascii="Garamond" w:hAnsi="Garamond"/>
          <w:noProof/>
        </w:rPr>
        <w:t>Higgins &amp; Thompson 2002; Nakagawa &amp; Santos 2012)</w:t>
      </w:r>
      <w:r w:rsidR="000F1DBE">
        <w:rPr>
          <w:rFonts w:ascii="Garamond" w:hAnsi="Garamond"/>
        </w:rPr>
        <w:fldChar w:fldCharType="end"/>
      </w:r>
      <w:r>
        <w:rPr>
          <w:rFonts w:ascii="Garamond" w:hAnsi="Garamond"/>
        </w:rPr>
        <w:t>.</w:t>
      </w:r>
      <w:r w:rsidR="004E4D4F">
        <w:rPr>
          <w:rFonts w:ascii="Garamond" w:hAnsi="Garamond"/>
        </w:rPr>
        <w:t xml:space="preserve"> </w:t>
      </w:r>
      <w:r w:rsidR="00B832BE">
        <w:rPr>
          <w:rFonts w:ascii="Garamond" w:hAnsi="Garamond"/>
        </w:rPr>
        <w:t xml:space="preserve">We </w:t>
      </w:r>
      <w:r w:rsidR="004E4D4F">
        <w:rPr>
          <w:rFonts w:ascii="Garamond" w:hAnsi="Garamond"/>
        </w:rPr>
        <w:t xml:space="preserve">partitioned </w:t>
      </w:r>
      <w:r w:rsidR="00B832BE">
        <w:rPr>
          <w:rFonts w:ascii="Garamond" w:hAnsi="Garamond"/>
        </w:rPr>
        <w:t xml:space="preserve">heterogeneity </w:t>
      </w:r>
      <w:r w:rsidR="004E4D4F">
        <w:rPr>
          <w:rFonts w:ascii="Garamond" w:hAnsi="Garamond"/>
        </w:rPr>
        <w:t>arising among</w:t>
      </w:r>
      <w:r>
        <w:rPr>
          <w:rFonts w:ascii="Garamond" w:hAnsi="Garamond"/>
        </w:rPr>
        <w:t xml:space="preserve"> </w:t>
      </w:r>
      <w:r w:rsidR="00B832BE">
        <w:rPr>
          <w:rFonts w:ascii="Garamond" w:hAnsi="Garamond"/>
        </w:rPr>
        <w:t>species(</w:t>
      </w:r>
      <w:r w:rsidR="00B832BE" w:rsidRPr="000E397B">
        <w:rPr>
          <w:rFonts w:ascii="Garamond" w:hAnsi="Garamond"/>
          <w:i/>
        </w:rPr>
        <w:t>I</w:t>
      </w:r>
      <w:r w:rsidR="00B832BE">
        <w:rPr>
          <w:rFonts w:ascii="Garamond" w:hAnsi="Garamond"/>
          <w:vertAlign w:val="superscript"/>
        </w:rPr>
        <w:t>2</w:t>
      </w:r>
      <w:r w:rsidR="00B832BE">
        <w:rPr>
          <w:rFonts w:ascii="Garamond" w:hAnsi="Garamond"/>
          <w:vertAlign w:val="subscript"/>
        </w:rPr>
        <w:t>species</w:t>
      </w:r>
      <w:r w:rsidR="00B832BE">
        <w:rPr>
          <w:rFonts w:ascii="Garamond" w:hAnsi="Garamond"/>
        </w:rPr>
        <w:t xml:space="preserve">), </w:t>
      </w:r>
      <w:r>
        <w:rPr>
          <w:rFonts w:ascii="Garamond" w:hAnsi="Garamond"/>
        </w:rPr>
        <w:t>stud</w:t>
      </w:r>
      <w:r w:rsidR="004E4D4F">
        <w:rPr>
          <w:rFonts w:ascii="Garamond" w:hAnsi="Garamond"/>
        </w:rPr>
        <w:t xml:space="preserve">ies </w:t>
      </w:r>
      <w:r>
        <w:rPr>
          <w:rFonts w:ascii="Garamond" w:hAnsi="Garamond"/>
        </w:rPr>
        <w:t>(</w:t>
      </w:r>
      <w:r w:rsidRPr="000E397B">
        <w:rPr>
          <w:rFonts w:ascii="Garamond" w:hAnsi="Garamond"/>
          <w:i/>
        </w:rPr>
        <w:t>I</w:t>
      </w:r>
      <w:r>
        <w:rPr>
          <w:rFonts w:ascii="Garamond" w:hAnsi="Garamond"/>
          <w:vertAlign w:val="superscript"/>
        </w:rPr>
        <w:t>2</w:t>
      </w:r>
      <w:r>
        <w:rPr>
          <w:rFonts w:ascii="Garamond" w:hAnsi="Garamond"/>
          <w:vertAlign w:val="subscript"/>
        </w:rPr>
        <w:t>study</w:t>
      </w:r>
      <w:r>
        <w:rPr>
          <w:rFonts w:ascii="Garamond" w:hAnsi="Garamond"/>
        </w:rPr>
        <w:t>),</w:t>
      </w:r>
      <w:r w:rsidR="00B832BE">
        <w:rPr>
          <w:rFonts w:ascii="Garamond" w:hAnsi="Garamond"/>
        </w:rPr>
        <w:t xml:space="preserve"> and due to </w:t>
      </w:r>
      <w:r>
        <w:rPr>
          <w:rFonts w:ascii="Garamond" w:hAnsi="Garamond"/>
        </w:rPr>
        <w:t>phylogenetic heritability (</w:t>
      </w:r>
      <w:r w:rsidRPr="004E3CE8">
        <w:rPr>
          <w:rFonts w:ascii="Garamond" w:hAnsi="Garamond"/>
          <w:i/>
        </w:rPr>
        <w:t>I</w:t>
      </w:r>
      <w:r>
        <w:rPr>
          <w:rFonts w:ascii="Garamond" w:hAnsi="Garamond"/>
          <w:vertAlign w:val="superscript"/>
        </w:rPr>
        <w:t>2</w:t>
      </w:r>
      <w:r>
        <w:rPr>
          <w:rFonts w:ascii="Garamond" w:hAnsi="Garamond"/>
          <w:vertAlign w:val="subscript"/>
        </w:rPr>
        <w:t>phylo</w:t>
      </w:r>
      <w:r w:rsidR="000F1DBE">
        <w:rPr>
          <w:rFonts w:ascii="Garamond" w:hAnsi="Garamond"/>
        </w:rPr>
        <w:t>;</w:t>
      </w:r>
      <w:r>
        <w:rPr>
          <w:rFonts w:ascii="Garamond" w:hAnsi="Garamond"/>
        </w:rPr>
        <w:t xml:space="preserve"> </w:t>
      </w:r>
      <w:r w:rsidR="000F1DBE">
        <w:rPr>
          <w:rFonts w:ascii="Garamond" w:hAnsi="Garamond"/>
        </w:rPr>
        <w:fldChar w:fldCharType="begin" w:fldLock="1"/>
      </w:r>
      <w:r w:rsidR="0000262E">
        <w:rPr>
          <w:rFonts w:ascii="Garamond" w:hAnsi="Garamond"/>
        </w:rPr>
        <w:instrText>ADDIN CSL_CITATION {"citationItems":[{"id":"ITEM-1","itemData":{"DOI":"10.1007/s10682-012-9555-5","ISBN":"0269-7653","ISSN":"02697653","PMID":"1037270942","abstract":"Meta-analysis has changed the way researchers conduct literature reviews not only in medical and social sciences but also in biological sciences. Meta-analysis in biological sciences, especially in ecology and evolution (which we refer to as ‘biological’ meta-analysis) faces somewhat different methodological problems from its counterparts in medical and social sciences, where meta-analytic techniques were originally developed. The main reason for such differences is that biological meta-analysis often integrates complex data composed of multiple strata with, for example, different measurements and a variety of species. Here, we review methodological issues and advancements in biological meta-analysis, focusing on three topics: (1) non-independence arising from multiple effect sizes obtained in single studies and from phylogenetic relatedness, (2) detecting and accounting for heterogeneity, and (3) identifying publication bias and measuring its impact. We show how the marriage between mixed-effects (hierarchical/multilevel) models and phylogenetic comparative methods has resolved most of the issues under discussion. Furthermore, we introduce the concept of across-study and within-study meta- analysis, and propose how the use of within-study meta-analysis can improve many empirical studies typical of ecology and evolution. Keywords","author":[{"dropping-particle":"","family":"Nakagawa","given":"Shinichi","non-dropping-particle":"","parse-names":false,"suffix":""},{"dropping-particle":"","family":"Santos","given":"Eduardo S.A.","non-dropping-particle":"","parse-names":false,"suffix":""}],"container-title":"Evolutionary Ecology","id":"ITEM-1","issue":"5","issued":{"date-parts":[["2012"]]},"page":"1253-1274","title":"Methodological issues and advances in biological meta-analysis","type":"article-journal","volume":"26"},"uris":["http://www.mendeley.com/documents/?uuid=f8720778-415f-4e22-97ba-90f950bc9e1e"]},{"id":"ITEM-2","itemData":{"DOI":"10.1111/j.1420-9101.2009.01915.x","ISSN":"1010061X","abstract":"Although many of the statistical techniques used in comparative biology were originally developed in quantitative genetics, subsequent development of comparative techniques has progressed in relative isolation. Consequently, many of the new and planned developments in comparative analysis already have well-tested solutions in quantitative genetics. In this paper, we take three recent publications that develop phylogenetic meta-analysis, either implicitly or explicitly, and show how they can be considered as quantitative genetic models. We highlight some of the difficulties with the proposed solutions, and demonstrate that standard quantitative genetic theory and software offer solutions. We also show how results from Bayesian quantitative genetics can be used to create efficient Markov chain Monte Carlo algorithms for phylogenetic mixed models, thereby extending their generality to non-Gaussian data. Of particular utility is the development of multinomial models for analysing the evolution of discrete traits, and the development of multi-trait models in which traits can follow different distributions. Meta-analyses often include a nonrandom collection of species for which the full phylogenetic tree has only been partly resolved. Using missing data theory, we show how the presented models can be used to correct for nonrandom sampling and show how taxonomies and phylogenies can be combined to give a flexible framework with which to model dependence. © 2009 The Authors. Journal Compilation © 2009 European Society For Evolutionary Biology.","author":[{"dropping-particle":"","family":"Hadfield","given":"J. D.","non-dropping-particle":"","parse-names":false,"suffix":""},{"dropping-particle":"","family":"Nakagawa","given":"S.","non-dropping-particle":"","parse-names":false,"suffix":""}],"container-title":"Journal of Evolutionary Biology","id":"ITEM-2","issue":"3","issued":{"date-parts":[["2010"]]},"page":"494-508","title":"General quantitative genetic methods for comparative biology: Phylogenies, taxonomies and multi-trait models for continuous and categorical characters","type":"article-journal","volume":"23"},"uris":["http://www.mendeley.com/documents/?uuid=b35ed284-df2d-49c3-9a64-90521584419d"]}],"mendeley":{"formattedCitation":"(Hadfield &amp; Nakagawa 2010; Nakagawa &amp; Santos 2012)","manualFormatting":"Hadfield &amp; Nakagawa 2010; Nakagawa &amp; Santos 2012)","plainTextFormattedCitation":"(Hadfield &amp; Nakagawa 2010; Nakagawa &amp; Santos 2012)","previouslyFormattedCitation":"(Hadfield &amp; Nakagawa 2010; Nakagawa &amp; Santos 2012)"},"properties":{"noteIndex":0},"schema":"https://github.com/citation-style-language/schema/raw/master/csl-citation.json"}</w:instrText>
      </w:r>
      <w:r w:rsidR="000F1DBE">
        <w:rPr>
          <w:rFonts w:ascii="Garamond" w:hAnsi="Garamond"/>
        </w:rPr>
        <w:fldChar w:fldCharType="separate"/>
      </w:r>
      <w:r w:rsidR="000F1DBE" w:rsidRPr="000F1DBE">
        <w:rPr>
          <w:rFonts w:ascii="Garamond" w:hAnsi="Garamond"/>
          <w:noProof/>
        </w:rPr>
        <w:t>Hadfield &amp; Nakagawa 2010; Nakagawa &amp; Santos 2012)</w:t>
      </w:r>
      <w:r w:rsidR="000F1DBE">
        <w:rPr>
          <w:rFonts w:ascii="Garamond" w:hAnsi="Garamond"/>
        </w:rPr>
        <w:fldChar w:fldCharType="end"/>
      </w:r>
      <w:r w:rsidR="00B832BE">
        <w:rPr>
          <w:rFonts w:ascii="Garamond" w:hAnsi="Garamond"/>
        </w:rPr>
        <w:t>. The</w:t>
      </w:r>
      <w:r>
        <w:rPr>
          <w:rFonts w:ascii="Garamond" w:hAnsi="Garamond"/>
        </w:rPr>
        <w:t xml:space="preserve"> total heterogeneity (</w:t>
      </w:r>
      <w:r w:rsidRPr="004E3CE8">
        <w:rPr>
          <w:rFonts w:ascii="Garamond" w:hAnsi="Garamond"/>
          <w:i/>
        </w:rPr>
        <w:t>I</w:t>
      </w:r>
      <w:r>
        <w:rPr>
          <w:rFonts w:ascii="Garamond" w:hAnsi="Garamond"/>
          <w:vertAlign w:val="superscript"/>
        </w:rPr>
        <w:t>2</w:t>
      </w:r>
      <w:r>
        <w:rPr>
          <w:rFonts w:ascii="Garamond" w:hAnsi="Garamond"/>
          <w:vertAlign w:val="subscript"/>
        </w:rPr>
        <w:t>Tot</w:t>
      </w:r>
      <w:r w:rsidR="0090227C">
        <w:rPr>
          <w:rFonts w:ascii="Garamond" w:hAnsi="Garamond"/>
          <w:vertAlign w:val="subscript"/>
        </w:rPr>
        <w:t>al</w:t>
      </w:r>
      <w:r>
        <w:rPr>
          <w:rFonts w:ascii="Garamond" w:hAnsi="Garamond"/>
        </w:rPr>
        <w:t xml:space="preserve">), is the proportion of </w:t>
      </w:r>
      <w:r w:rsidR="00B571A3">
        <w:rPr>
          <w:rFonts w:ascii="Garamond" w:hAnsi="Garamond"/>
        </w:rPr>
        <w:t xml:space="preserve">the </w:t>
      </w:r>
      <w:r>
        <w:rPr>
          <w:rFonts w:ascii="Garamond" w:hAnsi="Garamond"/>
        </w:rPr>
        <w:t>total variance in effect size estimates excluding th</w:t>
      </w:r>
      <w:r w:rsidR="00B832BE">
        <w:rPr>
          <w:rFonts w:ascii="Garamond" w:hAnsi="Garamond"/>
        </w:rPr>
        <w:t xml:space="preserve">at arising due to </w:t>
      </w:r>
      <w:r>
        <w:rPr>
          <w:rFonts w:ascii="Garamond" w:hAnsi="Garamond"/>
        </w:rPr>
        <w:t>sampling variance.</w:t>
      </w:r>
    </w:p>
    <w:p w14:paraId="0BAF76AA" w14:textId="3F116D37" w:rsidR="009F7A91" w:rsidRDefault="005C69F2" w:rsidP="009F7A91">
      <w:pPr>
        <w:ind w:firstLine="720"/>
        <w:contextualSpacing/>
        <w:rPr>
          <w:rFonts w:ascii="Garamond" w:hAnsi="Garamond"/>
        </w:rPr>
      </w:pPr>
      <w:r>
        <w:rPr>
          <w:rFonts w:ascii="Garamond" w:hAnsi="Garamond"/>
        </w:rPr>
        <w:t xml:space="preserve"> </w:t>
      </w:r>
    </w:p>
    <w:p w14:paraId="5F8F0291" w14:textId="1C5083F5" w:rsidR="00F2230B" w:rsidRDefault="009F7A91">
      <w:pPr>
        <w:ind w:firstLine="720"/>
        <w:contextualSpacing/>
        <w:rPr>
          <w:rFonts w:ascii="Garamond" w:hAnsi="Garamond"/>
        </w:rPr>
      </w:pPr>
      <w:r>
        <w:rPr>
          <w:rFonts w:ascii="Garamond" w:hAnsi="Garamond"/>
        </w:rPr>
        <w:t>Next, w</w:t>
      </w:r>
      <w:r w:rsidR="005C69F2">
        <w:rPr>
          <w:rFonts w:ascii="Garamond" w:hAnsi="Garamond"/>
        </w:rPr>
        <w:t xml:space="preserve">e </w:t>
      </w:r>
      <w:r>
        <w:rPr>
          <w:rFonts w:ascii="Garamond" w:hAnsi="Garamond"/>
        </w:rPr>
        <w:t>fit MLMR</w:t>
      </w:r>
      <w:r w:rsidR="005C69F2">
        <w:rPr>
          <w:rFonts w:ascii="Garamond" w:hAnsi="Garamond"/>
        </w:rPr>
        <w:t xml:space="preserve"> </w:t>
      </w:r>
      <w:r w:rsidR="00F93669">
        <w:rPr>
          <w:rFonts w:ascii="Garamond" w:hAnsi="Garamond"/>
        </w:rPr>
        <w:t xml:space="preserve">separate </w:t>
      </w:r>
      <w:r w:rsidR="005C69F2">
        <w:rPr>
          <w:rFonts w:ascii="Garamond" w:hAnsi="Garamond"/>
        </w:rPr>
        <w:t>models</w:t>
      </w:r>
      <w:r>
        <w:rPr>
          <w:rFonts w:ascii="Garamond" w:hAnsi="Garamond"/>
        </w:rPr>
        <w:t xml:space="preserve"> for each tax</w:t>
      </w:r>
      <w:r w:rsidR="00F93669">
        <w:rPr>
          <w:rFonts w:ascii="Garamond" w:hAnsi="Garamond"/>
        </w:rPr>
        <w:t>a</w:t>
      </w:r>
      <w:r>
        <w:rPr>
          <w:rFonts w:ascii="Garamond" w:hAnsi="Garamond"/>
        </w:rPr>
        <w:t xml:space="preserve">, </w:t>
      </w:r>
      <w:r w:rsidR="005C69F2">
        <w:rPr>
          <w:rFonts w:ascii="Garamond" w:hAnsi="Garamond"/>
        </w:rPr>
        <w:t xml:space="preserve">that included key moderator variables. Our first </w:t>
      </w:r>
      <w:r>
        <w:rPr>
          <w:rFonts w:ascii="Garamond" w:hAnsi="Garamond"/>
        </w:rPr>
        <w:t xml:space="preserve">set of </w:t>
      </w:r>
      <w:r w:rsidR="005C69F2">
        <w:rPr>
          <w:rFonts w:ascii="Garamond" w:hAnsi="Garamond"/>
        </w:rPr>
        <w:t>mode</w:t>
      </w:r>
      <w:r>
        <w:rPr>
          <w:rFonts w:ascii="Garamond" w:hAnsi="Garamond"/>
        </w:rPr>
        <w:t xml:space="preserve">ls included personality </w:t>
      </w:r>
      <w:r w:rsidR="00F93669">
        <w:rPr>
          <w:rFonts w:ascii="Garamond" w:hAnsi="Garamond"/>
        </w:rPr>
        <w:t>type</w:t>
      </w:r>
      <w:r>
        <w:rPr>
          <w:rFonts w:ascii="Garamond" w:hAnsi="Garamond"/>
        </w:rPr>
        <w:t xml:space="preserve"> as a factor to provide a</w:t>
      </w:r>
      <w:r w:rsidR="00420453">
        <w:rPr>
          <w:rFonts w:ascii="Garamond" w:hAnsi="Garamond"/>
        </w:rPr>
        <w:t>n</w:t>
      </w:r>
      <w:r>
        <w:rPr>
          <w:rFonts w:ascii="Garamond" w:hAnsi="Garamond"/>
        </w:rPr>
        <w:t xml:space="preserve"> </w:t>
      </w:r>
      <w:r w:rsidR="005C69F2">
        <w:rPr>
          <w:rFonts w:ascii="Garamond" w:hAnsi="Garamond"/>
        </w:rPr>
        <w:t xml:space="preserve">estimate </w:t>
      </w:r>
      <w:r w:rsidR="00420453">
        <w:rPr>
          <w:rFonts w:ascii="Garamond" w:hAnsi="Garamond"/>
        </w:rPr>
        <w:t xml:space="preserve">of the mean effect size </w:t>
      </w:r>
      <w:r w:rsidR="005C69F2">
        <w:rPr>
          <w:rFonts w:ascii="Garamond" w:hAnsi="Garamond"/>
        </w:rPr>
        <w:t>for each trait (i.e. ‘activity’, ‘aggression’, ‘boldness’, ‘sociability’, ‘exploration’)</w:t>
      </w:r>
      <w:r w:rsidR="00F93669">
        <w:rPr>
          <w:rFonts w:ascii="Garamond" w:hAnsi="Garamond"/>
        </w:rPr>
        <w:t xml:space="preserve"> (Table 2)</w:t>
      </w:r>
      <w:r w:rsidR="005C69F2">
        <w:rPr>
          <w:rFonts w:ascii="Garamond" w:hAnsi="Garamond"/>
        </w:rPr>
        <w:t xml:space="preserve">. We expected that </w:t>
      </w:r>
      <w:r w:rsidR="00420453">
        <w:rPr>
          <w:rFonts w:ascii="Garamond" w:hAnsi="Garamond"/>
        </w:rPr>
        <w:t xml:space="preserve">the magnitude of sex-specific </w:t>
      </w:r>
      <w:r w:rsidR="005C69F2">
        <w:rPr>
          <w:rFonts w:ascii="Garamond" w:hAnsi="Garamond"/>
        </w:rPr>
        <w:t xml:space="preserve">differences </w:t>
      </w:r>
      <w:r w:rsidR="00420453">
        <w:rPr>
          <w:rFonts w:ascii="Garamond" w:hAnsi="Garamond"/>
        </w:rPr>
        <w:t xml:space="preserve">in mean values and variance </w:t>
      </w:r>
      <w:r w:rsidR="005C69F2">
        <w:rPr>
          <w:rFonts w:ascii="Garamond" w:hAnsi="Garamond"/>
        </w:rPr>
        <w:t xml:space="preserve">would depend on the type of personality trait, </w:t>
      </w:r>
      <w:r w:rsidR="00420453">
        <w:rPr>
          <w:rFonts w:ascii="Garamond" w:hAnsi="Garamond"/>
        </w:rPr>
        <w:t>because</w:t>
      </w:r>
      <w:r w:rsidR="005C69F2">
        <w:rPr>
          <w:rFonts w:ascii="Garamond" w:hAnsi="Garamond"/>
        </w:rPr>
        <w:t xml:space="preserve"> trait types are </w:t>
      </w:r>
      <w:r w:rsidR="00420453">
        <w:rPr>
          <w:rFonts w:ascii="Garamond" w:hAnsi="Garamond"/>
        </w:rPr>
        <w:t xml:space="preserve">likely to be </w:t>
      </w:r>
      <w:r w:rsidR="005C69F2">
        <w:rPr>
          <w:rFonts w:ascii="Garamond" w:hAnsi="Garamond"/>
        </w:rPr>
        <w:t>correlated with sex roles (</w:t>
      </w:r>
      <w:r w:rsidR="005C69F2" w:rsidRPr="00333104">
        <w:rPr>
          <w:rFonts w:ascii="Garamond" w:hAnsi="Garamond"/>
        </w:rPr>
        <w:t>e.g. parental car</w:t>
      </w:r>
      <w:r w:rsidR="005C69F2">
        <w:rPr>
          <w:rFonts w:ascii="Garamond" w:hAnsi="Garamond"/>
        </w:rPr>
        <w:t>e</w:t>
      </w:r>
      <w:r w:rsidR="00420453">
        <w:rPr>
          <w:rFonts w:ascii="Garamond" w:hAnsi="Garamond"/>
        </w:rPr>
        <w:t xml:space="preserve"> might affect sociability</w:t>
      </w:r>
      <w:r w:rsidR="005C69F2">
        <w:rPr>
          <w:rFonts w:ascii="Garamond" w:hAnsi="Garamond"/>
        </w:rPr>
        <w:t xml:space="preserve">; </w:t>
      </w:r>
      <w:r w:rsidR="0000262E">
        <w:rPr>
          <w:rFonts w:ascii="Garamond" w:hAnsi="Garamond"/>
        </w:rPr>
        <w:fldChar w:fldCharType="begin" w:fldLock="1"/>
      </w:r>
      <w:r w:rsidR="0000262E">
        <w:rPr>
          <w:rFonts w:ascii="Garamond" w:hAnsi="Garamond"/>
        </w:rPr>
        <w:instrText>ADDIN CSL_CITATION {"citationItems":[{"id":"ITEM-1","itemData":{"DOI":"10.1111/j.1469-185X.2009.00101.x","ISBN":"1469-185X","ISSN":"14647931","PMID":"19922534","abstract":"Consistent individual behavioural tendencies, termed \"personalities\", have been identified in a wide range of animals. Functional explanations for personality have been proposed, but as yet, very little consideration has been given to a possible role for sexual selection in maintaining differences in personality and its stability within individuals. We provide an overview of the available literature on the role of personality traits in intrasexual competition and mate choice in both human and non-human animals and integrate this into a framework for considering how sexual selection can generate and maintain personality. For this, we consider the evolution and maintenance of both main aspects of animal personality: inter-individual variation and intra-individual consistency.","author":[{"dropping-particle":"","family":"Schuett","given":"Wiebke","non-dropping-particle":"","parse-names":false,"suffix":""},{"dropping-particle":"","family":"Tregenza","given":"Tom","non-dropping-particle":"","parse-names":false,"suffix":""},{"dropping-particle":"","family":"Dall","given":"Sasha R.X.","non-dropping-particle":"","parse-names":false,"suffix":""}],"container-title":"Biological Reviews","id":"ITEM-1","issue":"2","issued":{"date-parts":[["2010"]]},"page":"217-246","title":"Sexual selection and animal personality","type":"article-journal","volume":"85"},"uris":["http://www.mendeley.com/documents/?uuid=add096ae-05fb-4bf8-bc3e-6d85cf38e970"]}],"mendeley":{"formattedCitation":"(Schuett &lt;i&gt;et al.&lt;/i&gt; 2010)","manualFormatting":"Schuett et al. 2010)","plainTextFormattedCitation":"(Schuett et al. 2010)","previouslyFormattedCitation":"(Schuett &lt;i&gt;et al.&lt;/i&gt; 2010)"},"properties":{"noteIndex":0},"schema":"https://github.com/citation-style-language/schema/raw/master/csl-citation.json"}</w:instrText>
      </w:r>
      <w:r w:rsidR="0000262E">
        <w:rPr>
          <w:rFonts w:ascii="Garamond" w:hAnsi="Garamond"/>
        </w:rPr>
        <w:fldChar w:fldCharType="separate"/>
      </w:r>
      <w:r w:rsidR="0000262E" w:rsidRPr="0000262E">
        <w:rPr>
          <w:rFonts w:ascii="Garamond" w:hAnsi="Garamond"/>
          <w:noProof/>
        </w:rPr>
        <w:t xml:space="preserve">Schuett </w:t>
      </w:r>
      <w:r w:rsidR="0000262E" w:rsidRPr="0000262E">
        <w:rPr>
          <w:rFonts w:ascii="Garamond" w:hAnsi="Garamond"/>
          <w:i/>
          <w:noProof/>
        </w:rPr>
        <w:t>et al.</w:t>
      </w:r>
      <w:r w:rsidR="0000262E" w:rsidRPr="0000262E">
        <w:rPr>
          <w:rFonts w:ascii="Garamond" w:hAnsi="Garamond"/>
          <w:noProof/>
        </w:rPr>
        <w:t xml:space="preserve"> 2010)</w:t>
      </w:r>
      <w:r w:rsidR="0000262E">
        <w:rPr>
          <w:rFonts w:ascii="Garamond" w:hAnsi="Garamond"/>
        </w:rPr>
        <w:fldChar w:fldCharType="end"/>
      </w:r>
      <w:r w:rsidR="005C69F2">
        <w:rPr>
          <w:rFonts w:ascii="Garamond" w:hAnsi="Garamond"/>
        </w:rPr>
        <w:t xml:space="preserve">, life-histories (e.g. sex-biased dispersal </w:t>
      </w:r>
      <w:r w:rsidR="00420453">
        <w:rPr>
          <w:rFonts w:ascii="Garamond" w:hAnsi="Garamond"/>
        </w:rPr>
        <w:t xml:space="preserve">is likely to affect </w:t>
      </w:r>
      <w:r w:rsidR="005C69F2">
        <w:rPr>
          <w:rFonts w:ascii="Garamond" w:hAnsi="Garamond"/>
        </w:rPr>
        <w:t xml:space="preserve">exploration </w:t>
      </w:r>
      <w:r w:rsidR="00420453">
        <w:rPr>
          <w:rFonts w:ascii="Garamond" w:hAnsi="Garamond"/>
        </w:rPr>
        <w:t xml:space="preserve">and </w:t>
      </w:r>
      <w:r w:rsidR="005C69F2">
        <w:rPr>
          <w:rFonts w:ascii="Garamond" w:hAnsi="Garamond"/>
        </w:rPr>
        <w:t xml:space="preserve">activity; </w:t>
      </w:r>
      <w:r w:rsidR="0000262E">
        <w:rPr>
          <w:rFonts w:ascii="Garamond" w:hAnsi="Garamond"/>
        </w:rPr>
        <w:fldChar w:fldCharType="begin" w:fldLock="1"/>
      </w:r>
      <w:r w:rsidR="0000262E">
        <w:rPr>
          <w:rFonts w:ascii="Garamond" w:hAnsi="Garamond"/>
        </w:rPr>
        <w:instrText>ADDIN CSL_CITATION {"citationItems":[{"id":"ITEM-1","itemData":{"DOI":"10.1098/rstb.2010.0176","abstract":"Dispersal is one of the most fundamental components of ecology, and affects processes as diverse as population growth, metapopulation dynamics, gene flow and adaptation. Although the act of moving from one habitat to another entails major costs to the disperser, empirical and theoretical studies suggest that these costs can be reduced by having morphological, physiological or behavioural specializations for dispersal. A few recent studies on different systems showed that individuals exhibit personality-dependent dispersal, meaning that dispersal tendency is associated with boldness, sociability or aggressiveness. Indeed, in several species, dispersers not only develop behavioural differences at the onset of dispersal, but display these behavioural characteristics through their life cycle. While personality-dependent dispersal has been demonstrated in only a few species, we believe that it is a widespread phenomenon with important ecological consequences. Here, we review the evidence for behavioural differences between dispersers and residents, to what extent they constitute personalities. We also examine how a link between personality traits and dispersal behaviours can be produced and how personality-dependent dispersal affects the dynamics of metapopulations and biological invasions. Finally, we suggest future research directions for population biologists, behavioural ecologists and conservation biologists such as how the direction and the strength of the relationship between personality traits and dispersal vary with ecological contexts. © 2010 The Royal Society.","author":[{"dropping-particle":"","family":"Cote","given":"J","non-dropping-particle":"","parse-names":false,"suffix":""},{"dropping-particle":"","family":"Clobert","given":"J","non-dropping-particle":"","parse-names":false,"suffix":""},{"dropping-particle":"","family":"Brodin","given":"T","non-dropping-particle":"","parse-names":false,"suffix":""},{"dropping-particle":"","family":"Fogarty","given":"S","non-dropping-particle":"","parse-names":false,"suffix":""},{"dropping-particle":"","family":"Sih","given":"A","non-dropping-particle":"","parse-names":false,"suffix":""}],"container-title":"Philosophical Transactions of the Royal Society B: Biological Sciences","id":"ITEM-1","issue":"1560","issued":{"date-parts":[["2010"]]},"note":"Cited By :254\n\nExport Date: 8 November 2018","page":"4065-4076","publisher-place":"Department of Environmental Science and Policy, University of California, Davis, CA 95616, United States","title":"Personality-dependent dispersal: Characterization, ontogeny and consequences for spatially structured populations","type":"article-journal","volume":"365"},"uris":["http://www.mendeley.com/documents/?uuid=583b0025-58c5-4454-9651-71802d114593"]}],"mendeley":{"formattedCitation":"(Cote &lt;i&gt;et al.&lt;/i&gt; 2010)","manualFormatting":"Cote et al. 2010)","plainTextFormattedCitation":"(Cote et al. 2010)","previouslyFormattedCitation":"(Cote &lt;i&gt;et al.&lt;/i&gt; 2010)"},"properties":{"noteIndex":0},"schema":"https://github.com/citation-style-language/schema/raw/master/csl-citation.json"}</w:instrText>
      </w:r>
      <w:r w:rsidR="0000262E">
        <w:rPr>
          <w:rFonts w:ascii="Garamond" w:hAnsi="Garamond"/>
        </w:rPr>
        <w:fldChar w:fldCharType="separate"/>
      </w:r>
      <w:r w:rsidR="0000262E" w:rsidRPr="0000262E">
        <w:rPr>
          <w:rFonts w:ascii="Garamond" w:hAnsi="Garamond"/>
          <w:noProof/>
        </w:rPr>
        <w:t xml:space="preserve">Cote </w:t>
      </w:r>
      <w:r w:rsidR="0000262E" w:rsidRPr="0000262E">
        <w:rPr>
          <w:rFonts w:ascii="Garamond" w:hAnsi="Garamond"/>
          <w:i/>
          <w:noProof/>
        </w:rPr>
        <w:t>et al.</w:t>
      </w:r>
      <w:r w:rsidR="0000262E" w:rsidRPr="0000262E">
        <w:rPr>
          <w:rFonts w:ascii="Garamond" w:hAnsi="Garamond"/>
          <w:noProof/>
        </w:rPr>
        <w:t xml:space="preserve"> 2010)</w:t>
      </w:r>
      <w:r w:rsidR="0000262E">
        <w:rPr>
          <w:rFonts w:ascii="Garamond" w:hAnsi="Garamond"/>
        </w:rPr>
        <w:fldChar w:fldCharType="end"/>
      </w:r>
      <w:r w:rsidR="005C69F2">
        <w:rPr>
          <w:rFonts w:ascii="Garamond" w:hAnsi="Garamond"/>
        </w:rPr>
        <w:t xml:space="preserve">, </w:t>
      </w:r>
      <w:r w:rsidR="00420453">
        <w:rPr>
          <w:rFonts w:ascii="Garamond" w:hAnsi="Garamond"/>
        </w:rPr>
        <w:t>and</w:t>
      </w:r>
      <w:r w:rsidR="005C69F2">
        <w:rPr>
          <w:rFonts w:ascii="Garamond" w:hAnsi="Garamond"/>
        </w:rPr>
        <w:t xml:space="preserve"> sexual selection (</w:t>
      </w:r>
      <w:r w:rsidR="005C69F2" w:rsidRPr="001327E0">
        <w:rPr>
          <w:rFonts w:ascii="Garamond" w:hAnsi="Garamond"/>
        </w:rPr>
        <w:t xml:space="preserve">e.g. </w:t>
      </w:r>
      <w:r w:rsidR="005C69F2">
        <w:rPr>
          <w:rFonts w:ascii="Garamond" w:hAnsi="Garamond"/>
        </w:rPr>
        <w:t xml:space="preserve">the level of </w:t>
      </w:r>
      <w:r w:rsidR="005C69F2" w:rsidRPr="001327E0">
        <w:rPr>
          <w:rFonts w:ascii="Garamond" w:hAnsi="Garamond"/>
        </w:rPr>
        <w:t>male-male competition</w:t>
      </w:r>
      <w:r w:rsidR="005C69F2">
        <w:rPr>
          <w:rFonts w:ascii="Garamond" w:hAnsi="Garamond"/>
        </w:rPr>
        <w:t xml:space="preserve"> or female mate choice</w:t>
      </w:r>
      <w:r w:rsidR="00420453">
        <w:rPr>
          <w:rFonts w:ascii="Garamond" w:hAnsi="Garamond"/>
        </w:rPr>
        <w:t xml:space="preserve"> might affect </w:t>
      </w:r>
      <w:r w:rsidR="00E96A5D">
        <w:rPr>
          <w:rFonts w:ascii="Garamond" w:hAnsi="Garamond"/>
        </w:rPr>
        <w:t xml:space="preserve">male </w:t>
      </w:r>
      <w:r w:rsidR="00420453">
        <w:rPr>
          <w:rFonts w:ascii="Garamond" w:hAnsi="Garamond"/>
        </w:rPr>
        <w:t>levels of aggression</w:t>
      </w:r>
      <w:r w:rsidR="00E96A5D">
        <w:rPr>
          <w:rFonts w:ascii="Garamond" w:hAnsi="Garamond"/>
        </w:rPr>
        <w:t xml:space="preserve"> and female levels of exploration</w:t>
      </w:r>
      <w:r w:rsidR="005C69F2">
        <w:rPr>
          <w:rFonts w:ascii="Garamond" w:hAnsi="Garamond"/>
        </w:rPr>
        <w:t xml:space="preserve">; </w:t>
      </w:r>
      <w:r w:rsidR="0000262E">
        <w:rPr>
          <w:rFonts w:ascii="Garamond" w:hAnsi="Garamond"/>
        </w:rPr>
        <w:fldChar w:fldCharType="begin" w:fldLock="1"/>
      </w:r>
      <w:r w:rsidR="0000262E">
        <w:rPr>
          <w:rFonts w:ascii="Garamond" w:hAnsi="Garamond"/>
        </w:rPr>
        <w:instrText>ADDIN CSL_CITATION {"citationItems":[{"id":"ITEM-1","itemData":{"DOI":"10.1016/j.tree.2020.04.010","ISSN":"0169-5347","author":[{"dropping-particle":"","family":"Munson","given":"Amelia A","non-dropping-particle":"","parse-names":false,"suffix":""},{"dropping-particle":"","family":"Jones","given":"Cameron","non-dropping-particle":"","parse-names":false,"suffix":""},{"dropping-particle":"","family":"Schraft","given":"Hannes","non-dropping-particle":"","parse-names":false,"suffix":""},{"dropping-particle":"","family":"Sih","given":"Andrew","non-dropping-particle":"","parse-names":false,"suffix":""}],"container-title":"Trends in Ecology &amp; Evolution","id":"ITEM-1","issued":{"date-parts":[["2020"]]},"page":"1-11","publisher":"Elsevier Ltd","title":"You ’ re Just My Type : Mate Choice and Behavioral Types","type":"article-journal"},"uris":["http://www.mendeley.com/documents/?uuid=5efb3b81-d31e-416e-80a7-7255af8b5e6d"]}],"mendeley":{"formattedCitation":"(Munson &lt;i&gt;et al.&lt;/i&gt; 2020)","manualFormatting":"Munson et al. 2020)","plainTextFormattedCitation":"(Munson et al. 2020)","previouslyFormattedCitation":"(Munson &lt;i&gt;et al.&lt;/i&gt; 2020)"},"properties":{"noteIndex":0},"schema":"https://github.com/citation-style-language/schema/raw/master/csl-citation.json"}</w:instrText>
      </w:r>
      <w:r w:rsidR="0000262E">
        <w:rPr>
          <w:rFonts w:ascii="Garamond" w:hAnsi="Garamond"/>
        </w:rPr>
        <w:fldChar w:fldCharType="separate"/>
      </w:r>
      <w:r w:rsidR="0000262E" w:rsidRPr="0000262E">
        <w:rPr>
          <w:rFonts w:ascii="Garamond" w:hAnsi="Garamond"/>
          <w:noProof/>
        </w:rPr>
        <w:t xml:space="preserve">Munson </w:t>
      </w:r>
      <w:r w:rsidR="0000262E" w:rsidRPr="0000262E">
        <w:rPr>
          <w:rFonts w:ascii="Garamond" w:hAnsi="Garamond"/>
          <w:i/>
          <w:noProof/>
        </w:rPr>
        <w:t>et al.</w:t>
      </w:r>
      <w:r w:rsidR="0000262E" w:rsidRPr="0000262E">
        <w:rPr>
          <w:rFonts w:ascii="Garamond" w:hAnsi="Garamond"/>
          <w:noProof/>
        </w:rPr>
        <w:t xml:space="preserve"> 2020)</w:t>
      </w:r>
      <w:r w:rsidR="0000262E">
        <w:rPr>
          <w:rFonts w:ascii="Garamond" w:hAnsi="Garamond"/>
        </w:rPr>
        <w:fldChar w:fldCharType="end"/>
      </w:r>
      <w:r w:rsidR="005C69F2">
        <w:rPr>
          <w:rFonts w:ascii="Garamond" w:hAnsi="Garamond"/>
        </w:rPr>
        <w:t xml:space="preserve">. We </w:t>
      </w:r>
      <w:r w:rsidR="007D6B3E">
        <w:rPr>
          <w:rFonts w:ascii="Garamond" w:hAnsi="Garamond"/>
        </w:rPr>
        <w:t xml:space="preserve">then </w:t>
      </w:r>
      <w:r w:rsidR="005C69F2">
        <w:rPr>
          <w:rFonts w:ascii="Garamond" w:hAnsi="Garamond"/>
        </w:rPr>
        <w:t>tested whether the degree of sexual selection, as measured by sexual size-dimorphism (SSD</w:t>
      </w:r>
      <w:r w:rsidR="00F93669">
        <w:rPr>
          <w:rFonts w:ascii="Garamond" w:hAnsi="Garamond"/>
        </w:rPr>
        <w:t xml:space="preserve"> index</w:t>
      </w:r>
      <w:r w:rsidR="005C69F2">
        <w:rPr>
          <w:rFonts w:ascii="Garamond" w:hAnsi="Garamond"/>
        </w:rPr>
        <w:t>)</w:t>
      </w:r>
      <w:r w:rsidR="00F93669">
        <w:rPr>
          <w:rFonts w:ascii="Garamond" w:hAnsi="Garamond"/>
        </w:rPr>
        <w:t xml:space="preserve">, </w:t>
      </w:r>
      <w:commentRangeStart w:id="1022"/>
      <w:r w:rsidR="005C69F2">
        <w:rPr>
          <w:rFonts w:ascii="Garamond" w:hAnsi="Garamond"/>
        </w:rPr>
        <w:t xml:space="preserve">moderated effect sizes. </w:t>
      </w:r>
      <w:commentRangeEnd w:id="1022"/>
      <w:r w:rsidR="007D6B3E">
        <w:rPr>
          <w:rStyle w:val="CommentReference"/>
        </w:rPr>
        <w:commentReference w:id="1022"/>
      </w:r>
      <w:r w:rsidR="005C69F2">
        <w:rPr>
          <w:rFonts w:ascii="Garamond" w:hAnsi="Garamond"/>
        </w:rPr>
        <w:t xml:space="preserve">We predicted that species with </w:t>
      </w:r>
      <w:r w:rsidR="00F93669">
        <w:rPr>
          <w:rFonts w:ascii="Garamond" w:hAnsi="Garamond"/>
        </w:rPr>
        <w:t xml:space="preserve">a greater male-bias in </w:t>
      </w:r>
      <w:r w:rsidR="005C69F2">
        <w:rPr>
          <w:rFonts w:ascii="Garamond" w:hAnsi="Garamond"/>
        </w:rPr>
        <w:t xml:space="preserve">SSD would show stronger </w:t>
      </w:r>
      <w:r w:rsidR="00F93669">
        <w:rPr>
          <w:rFonts w:ascii="Garamond" w:hAnsi="Garamond"/>
        </w:rPr>
        <w:t xml:space="preserve">sex </w:t>
      </w:r>
      <w:r w:rsidR="005C69F2">
        <w:rPr>
          <w:rFonts w:ascii="Garamond" w:hAnsi="Garamond"/>
        </w:rPr>
        <w:t xml:space="preserve">differences in </w:t>
      </w:r>
      <w:r w:rsidR="00F93669">
        <w:rPr>
          <w:rFonts w:ascii="Garamond" w:hAnsi="Garamond"/>
        </w:rPr>
        <w:t xml:space="preserve">the </w:t>
      </w:r>
      <w:r w:rsidR="005C69F2">
        <w:rPr>
          <w:rFonts w:ascii="Garamond" w:hAnsi="Garamond"/>
        </w:rPr>
        <w:t xml:space="preserve">mean and variance. However, we also expected </w:t>
      </w:r>
      <w:r w:rsidR="00F93669">
        <w:rPr>
          <w:rFonts w:ascii="Garamond" w:hAnsi="Garamond"/>
        </w:rPr>
        <w:t>the strength of its moderating effect</w:t>
      </w:r>
      <w:r w:rsidR="005C69F2">
        <w:rPr>
          <w:rFonts w:ascii="Garamond" w:hAnsi="Garamond"/>
        </w:rPr>
        <w:t xml:space="preserve"> to </w:t>
      </w:r>
      <w:r w:rsidR="00F93669">
        <w:rPr>
          <w:rFonts w:ascii="Garamond" w:hAnsi="Garamond"/>
        </w:rPr>
        <w:t>differ among</w:t>
      </w:r>
      <w:r w:rsidR="005C69F2">
        <w:rPr>
          <w:rFonts w:ascii="Garamond" w:hAnsi="Garamond"/>
        </w:rPr>
        <w:t xml:space="preserve"> the personality trait. As such, we fit </w:t>
      </w:r>
      <w:r w:rsidR="00F93669">
        <w:rPr>
          <w:rFonts w:ascii="Garamond" w:hAnsi="Garamond"/>
        </w:rPr>
        <w:t xml:space="preserve">a </w:t>
      </w:r>
      <w:r w:rsidR="005C69F2">
        <w:rPr>
          <w:rFonts w:ascii="Garamond" w:hAnsi="Garamond"/>
        </w:rPr>
        <w:t xml:space="preserve">model that included personality type, SSD and their interaction. </w:t>
      </w:r>
      <w:r w:rsidR="00F93669">
        <w:rPr>
          <w:rFonts w:ascii="Garamond" w:hAnsi="Garamond"/>
        </w:rPr>
        <w:t xml:space="preserve">Interaction terms for personality traits </w:t>
      </w:r>
      <w:r w:rsidR="00985254">
        <w:rPr>
          <w:rFonts w:ascii="Garamond" w:hAnsi="Garamond"/>
        </w:rPr>
        <w:t xml:space="preserve">when there were </w:t>
      </w:r>
      <w:r w:rsidR="004931A6">
        <w:rPr>
          <w:rFonts w:ascii="Garamond" w:hAnsi="Garamond"/>
        </w:rPr>
        <w:t xml:space="preserve">fewer than 10 species with SSD data were dropped from </w:t>
      </w:r>
      <w:r w:rsidR="00F93669">
        <w:rPr>
          <w:rFonts w:ascii="Garamond" w:hAnsi="Garamond"/>
        </w:rPr>
        <w:t>the</w:t>
      </w:r>
      <w:r w:rsidR="004931A6">
        <w:rPr>
          <w:rFonts w:ascii="Garamond" w:hAnsi="Garamond"/>
        </w:rPr>
        <w:t xml:space="preserve"> model</w:t>
      </w:r>
      <w:r w:rsidR="00F93669">
        <w:rPr>
          <w:rFonts w:ascii="Garamond" w:hAnsi="Garamond"/>
        </w:rPr>
        <w:t>s</w:t>
      </w:r>
      <w:r w:rsidR="004931A6">
        <w:rPr>
          <w:rFonts w:ascii="Garamond" w:hAnsi="Garamond"/>
        </w:rPr>
        <w:t>,</w:t>
      </w:r>
      <w:r w:rsidR="00985254">
        <w:rPr>
          <w:rFonts w:ascii="Garamond" w:hAnsi="Garamond"/>
        </w:rPr>
        <w:t xml:space="preserve">. There </w:t>
      </w:r>
      <w:r w:rsidR="004931A6">
        <w:rPr>
          <w:rFonts w:ascii="Garamond" w:hAnsi="Garamond"/>
        </w:rPr>
        <w:t xml:space="preserve">were </w:t>
      </w:r>
      <w:r w:rsidR="00F93669">
        <w:rPr>
          <w:rFonts w:ascii="Garamond" w:hAnsi="Garamond"/>
        </w:rPr>
        <w:t>too few</w:t>
      </w:r>
      <w:r w:rsidR="004931A6">
        <w:rPr>
          <w:rFonts w:ascii="Garamond" w:hAnsi="Garamond"/>
        </w:rPr>
        <w:t xml:space="preserve"> data on reptiles to </w:t>
      </w:r>
      <w:r w:rsidR="00F93669">
        <w:rPr>
          <w:rFonts w:ascii="Garamond" w:hAnsi="Garamond"/>
        </w:rPr>
        <w:t xml:space="preserve">run a model </w:t>
      </w:r>
      <w:r w:rsidR="00985254">
        <w:rPr>
          <w:rFonts w:ascii="Garamond" w:hAnsi="Garamond"/>
        </w:rPr>
        <w:t>that included any</w:t>
      </w:r>
      <w:r w:rsidR="00F93669">
        <w:rPr>
          <w:rFonts w:ascii="Garamond" w:hAnsi="Garamond"/>
        </w:rPr>
        <w:t xml:space="preserve"> </w:t>
      </w:r>
      <w:r w:rsidR="004931A6">
        <w:rPr>
          <w:rFonts w:ascii="Garamond" w:hAnsi="Garamond"/>
        </w:rPr>
        <w:t>interaction</w:t>
      </w:r>
      <w:r w:rsidR="00F93669">
        <w:rPr>
          <w:rFonts w:ascii="Garamond" w:hAnsi="Garamond"/>
        </w:rPr>
        <w:t>s</w:t>
      </w:r>
      <w:r w:rsidR="004931A6">
        <w:rPr>
          <w:rFonts w:ascii="Garamond" w:hAnsi="Garamond"/>
        </w:rPr>
        <w:t xml:space="preserve"> (Table 3). </w:t>
      </w:r>
    </w:p>
    <w:p w14:paraId="6B40BCE0" w14:textId="7493A788" w:rsidR="005C69F2" w:rsidRPr="00814634" w:rsidRDefault="005C69F2" w:rsidP="00814634">
      <w:pPr>
        <w:ind w:firstLine="720"/>
        <w:contextualSpacing/>
        <w:rPr>
          <w:rFonts w:ascii="Garamond" w:hAnsi="Garamond"/>
        </w:rPr>
      </w:pPr>
      <w:r>
        <w:rPr>
          <w:rFonts w:ascii="Garamond" w:hAnsi="Garamond"/>
        </w:rPr>
        <w:t xml:space="preserve"> </w:t>
      </w:r>
    </w:p>
    <w:p w14:paraId="2D9ACA2C" w14:textId="2B64DBBA" w:rsidR="005C69F2" w:rsidRDefault="005C69F2" w:rsidP="005C69F2">
      <w:pPr>
        <w:contextualSpacing/>
        <w:rPr>
          <w:rFonts w:ascii="Garamond" w:hAnsi="Garamond"/>
        </w:rPr>
      </w:pPr>
      <w:r>
        <w:rPr>
          <w:rFonts w:ascii="Garamond" w:hAnsi="Garamond"/>
        </w:rPr>
        <w:tab/>
        <w:t xml:space="preserve">Studies included in our meta-analysis varied greatly in their design and there was a number of additional sources of non-independence within studies </w:t>
      </w:r>
      <w:r w:rsidR="0000262E">
        <w:rPr>
          <w:rFonts w:ascii="Garamond" w:hAnsi="Garamond"/>
        </w:rPr>
        <w:fldChar w:fldCharType="begin" w:fldLock="1"/>
      </w:r>
      <w:r w:rsidR="004923C5">
        <w:rPr>
          <w:rFonts w:ascii="Garamond" w:hAnsi="Garamond"/>
        </w:rPr>
        <w:instrText>ADDIN CSL_CITATION {"citationItems":[{"id":"ITEM-1","itemData":{"DOI":"10.1111/mec.14031","ISSN":"1365294X","abstract":"Meta-analysis is an important tool for synthesizing research on a variety of topics in ecology and evolution, including molecular ecology, but can be susceptible to nonindependence. Nonindependence can affect two major interrelated components of a meta-analysis: (i) the calculation of effect size statistics and (ii) the estimation of overall meta-analytic estimates and their uncertainty. While some solutions to nonindependence exist at the statistical analysis stages, there is little advice on what to do when complex analyses are not possible, or when studies with nonindependent experimental designs exist in the data. Here we argue that exploring the effects of procedural decisions in a meta-analysis (e.g. inclusion of different quality data, choice of effect size) and statistical assumptions (e.g. assuming no phylogenetic covariance) using sensitivity analyses are extremely important in assessing the impact of nonindependence. Sensitivity analyses can provide greater confidence in results and highlight important limitations of empirical work (e.g. impact of study design on overall effects). Despite their importance, sensitivity analyses are seldom applied to problems of nonindependence. To encourage better practice for dealing with nonindependence in meta-analytic studies, we present accessible examples demonstrating the impact that ignoring nonindependence can have on meta-analytic estimates. We also provide pragmatic solutions for dealing with nonindependent study designs, and for analysing dependent effect sizes. Additionally, we offer reporting guidelines that will facilitate disclosure of the sources of nonindependence in meta-analyses, leading to greater transparency and more robust conclusions.","author":[{"dropping-particle":"","family":"Noble","given":"Daniel W.A.","non-dropping-particle":"","parse-names":false,"suffix":""},{"dropping-particle":"","family":"Lagisz","given":"Malgorzata","non-dropping-particle":"","parse-names":false,"suffix":""},{"dropping-particle":"","family":"O'dea","given":"Rose E.","non-dropping-particle":"","parse-names":false,"suffix":""},{"dropping-particle":"","family":"Nakagawa","given":"Shinichi","non-dropping-particle":"","parse-names":false,"suffix":""}],"container-title":"Molecular Ecology","id":"ITEM-1","issued":{"date-parts":[["2017"]]},"page":"2410-2425","title":"Nonindependence and sensitivity analyses in ecological and evolutionary meta-analyses","type":"article-journal"},"uris":["http://www.mendeley.com/documents/?uuid=c85604ff-260e-4fa6-b429-6c5ec6f7f994"]}],"mendeley":{"formattedCitation":"(Noble &lt;i&gt;et al.&lt;/i&gt; 2017)","plainTextFormattedCitation":"(Noble et al. 2017)","previouslyFormattedCitation":"(Noble &lt;i&gt;et al.&lt;/i&gt; 2017)"},"properties":{"noteIndex":0},"schema":"https://github.com/citation-style-language/schema/raw/master/csl-citation.json"}</w:instrText>
      </w:r>
      <w:r w:rsidR="0000262E">
        <w:rPr>
          <w:rFonts w:ascii="Garamond" w:hAnsi="Garamond"/>
        </w:rPr>
        <w:fldChar w:fldCharType="separate"/>
      </w:r>
      <w:r w:rsidR="0000262E" w:rsidRPr="0000262E">
        <w:rPr>
          <w:rFonts w:ascii="Garamond" w:hAnsi="Garamond"/>
          <w:noProof/>
        </w:rPr>
        <w:t xml:space="preserve">(Noble </w:t>
      </w:r>
      <w:r w:rsidR="0000262E" w:rsidRPr="0000262E">
        <w:rPr>
          <w:rFonts w:ascii="Garamond" w:hAnsi="Garamond"/>
          <w:i/>
          <w:noProof/>
        </w:rPr>
        <w:t>et al.</w:t>
      </w:r>
      <w:r w:rsidR="0000262E" w:rsidRPr="0000262E">
        <w:rPr>
          <w:rFonts w:ascii="Garamond" w:hAnsi="Garamond"/>
          <w:noProof/>
        </w:rPr>
        <w:t xml:space="preserve"> 2017)</w:t>
      </w:r>
      <w:r w:rsidR="0000262E">
        <w:rPr>
          <w:rFonts w:ascii="Garamond" w:hAnsi="Garamond"/>
        </w:rPr>
        <w:fldChar w:fldCharType="end"/>
      </w:r>
      <w:r>
        <w:rPr>
          <w:rFonts w:ascii="Garamond" w:hAnsi="Garamond"/>
        </w:rPr>
        <w:t xml:space="preserve">. First, multiple personality traits were quantified on the same sets of individuals (e.g. ‘boldness’ and ‘aggression’). Additionally, some studies measured the same </w:t>
      </w:r>
      <w:r w:rsidR="0049328A">
        <w:rPr>
          <w:rFonts w:ascii="Garamond" w:hAnsi="Garamond"/>
        </w:rPr>
        <w:t>individuals</w:t>
      </w:r>
      <w:r>
        <w:rPr>
          <w:rFonts w:ascii="Garamond" w:hAnsi="Garamond"/>
        </w:rPr>
        <w:t xml:space="preserve"> multiple times for the same trait (i.e. repeatability), or for the same trait type using a different test (e.g. several measures of boldness). We conducted a series of sensitivity analyses to ascertain the impact that these sources of non-independence had on our final results. We created correlation matrices among effect sizes that shared the same sets of individuals in the sample used to derive effect sizes. Given that we did not know the exact correlation among traits we created three different dependency matrices (</w:t>
      </w:r>
      <w:r w:rsidRPr="00C0184D">
        <w:rPr>
          <w:rFonts w:ascii="Garamond" w:hAnsi="Garamond"/>
          <w:b/>
          <w:bCs/>
        </w:rPr>
        <w:t>D</w:t>
      </w:r>
      <w:r>
        <w:rPr>
          <w:rFonts w:ascii="Garamond" w:hAnsi="Garamond"/>
        </w:rPr>
        <w:t>; i.e., correlation matrices) that assumed r = 0.3, r = 0.5 and r = 0.8. We refit our models replacing the identify matrix (</w:t>
      </w:r>
      <w:r w:rsidRPr="00C0184D">
        <w:rPr>
          <w:rFonts w:ascii="Garamond" w:hAnsi="Garamond"/>
          <w:b/>
          <w:bCs/>
        </w:rPr>
        <w:t>I</w:t>
      </w:r>
      <w:r w:rsidRPr="00C0184D">
        <w:rPr>
          <w:rFonts w:ascii="Garamond" w:hAnsi="Garamond"/>
        </w:rPr>
        <w:t>)</w:t>
      </w:r>
      <w:r>
        <w:rPr>
          <w:rFonts w:ascii="Garamond" w:hAnsi="Garamond"/>
        </w:rPr>
        <w:t xml:space="preserve"> that was assumed when estimating the residual </w:t>
      </w:r>
      <w:r>
        <w:rPr>
          <w:rFonts w:ascii="Garamond" w:hAnsi="Garamond"/>
        </w:rPr>
        <w:lastRenderedPageBreak/>
        <w:t xml:space="preserve">error variance with our </w:t>
      </w:r>
      <w:r w:rsidRPr="00C0184D">
        <w:rPr>
          <w:rFonts w:ascii="Garamond" w:hAnsi="Garamond"/>
          <w:b/>
          <w:bCs/>
        </w:rPr>
        <w:t>D</w:t>
      </w:r>
      <w:r>
        <w:rPr>
          <w:rFonts w:ascii="Garamond" w:hAnsi="Garamond"/>
        </w:rPr>
        <w:t xml:space="preserve"> matrices. </w:t>
      </w:r>
      <w:r w:rsidR="008E1066">
        <w:rPr>
          <w:rFonts w:ascii="Garamond" w:hAnsi="Garamond"/>
        </w:rPr>
        <w:br/>
      </w:r>
    </w:p>
    <w:p w14:paraId="5A12A52F" w14:textId="57348A02" w:rsidR="00FF6A9C" w:rsidRDefault="008E1066" w:rsidP="005C69F2">
      <w:pPr>
        <w:contextualSpacing/>
        <w:rPr>
          <w:rFonts w:ascii="Garamond" w:hAnsi="Garamond"/>
        </w:rPr>
      </w:pPr>
      <w:r>
        <w:rPr>
          <w:rFonts w:ascii="Garamond" w:hAnsi="Garamond"/>
        </w:rPr>
        <w:t xml:space="preserve">For all models we present meta-analytic mean estimates and 95% confidence intervals </w:t>
      </w:r>
      <w:r w:rsidR="00E64CC3">
        <w:rPr>
          <w:rFonts w:ascii="Garamond" w:hAnsi="Garamond"/>
        </w:rPr>
        <w:t>(Tables 2-4).</w:t>
      </w:r>
    </w:p>
    <w:p w14:paraId="7E1B32DA" w14:textId="77777777" w:rsidR="008E1066" w:rsidRDefault="008E1066" w:rsidP="005C69F2">
      <w:pPr>
        <w:contextualSpacing/>
        <w:rPr>
          <w:rFonts w:ascii="Garamond" w:hAnsi="Garamond"/>
        </w:rPr>
      </w:pPr>
    </w:p>
    <w:p w14:paraId="7BF2CC78" w14:textId="00EA31AC" w:rsidR="00FF6A9C" w:rsidRDefault="00FF6A9C" w:rsidP="005C69F2">
      <w:pPr>
        <w:contextualSpacing/>
        <w:rPr>
          <w:rFonts w:ascii="Garamond" w:hAnsi="Garamond"/>
          <w:i/>
        </w:rPr>
      </w:pPr>
      <w:r>
        <w:rPr>
          <w:rFonts w:ascii="Garamond" w:hAnsi="Garamond"/>
          <w:i/>
        </w:rPr>
        <w:t>Publication bias</w:t>
      </w:r>
    </w:p>
    <w:p w14:paraId="33804816" w14:textId="2258E010" w:rsidR="00FF6A9C" w:rsidRDefault="00F046EB">
      <w:pPr>
        <w:ind w:firstLine="720"/>
        <w:contextualSpacing/>
        <w:rPr>
          <w:rFonts w:ascii="Garamond" w:hAnsi="Garamond"/>
        </w:rPr>
      </w:pPr>
      <w:r>
        <w:rPr>
          <w:rFonts w:ascii="Garamond" w:hAnsi="Garamond"/>
        </w:rPr>
        <w:t xml:space="preserve">It is possible that </w:t>
      </w:r>
      <w:r w:rsidR="00281662">
        <w:rPr>
          <w:rFonts w:ascii="Garamond" w:hAnsi="Garamond"/>
        </w:rPr>
        <w:t xml:space="preserve">published </w:t>
      </w:r>
      <w:r>
        <w:rPr>
          <w:rFonts w:ascii="Garamond" w:hAnsi="Garamond"/>
        </w:rPr>
        <w:t xml:space="preserve">studies might </w:t>
      </w:r>
      <w:r w:rsidR="00215C8E">
        <w:rPr>
          <w:rFonts w:ascii="Garamond" w:hAnsi="Garamond"/>
        </w:rPr>
        <w:t xml:space="preserve">disproportionately </w:t>
      </w:r>
      <w:r>
        <w:rPr>
          <w:rFonts w:ascii="Garamond" w:hAnsi="Garamond"/>
        </w:rPr>
        <w:t xml:space="preserve">report </w:t>
      </w:r>
      <w:r w:rsidR="00281662">
        <w:rPr>
          <w:rFonts w:ascii="Garamond" w:hAnsi="Garamond"/>
        </w:rPr>
        <w:t xml:space="preserve">certain findings (e.g. greater male variability). To </w:t>
      </w:r>
      <w:r w:rsidR="00744336">
        <w:rPr>
          <w:rFonts w:ascii="Garamond" w:hAnsi="Garamond"/>
        </w:rPr>
        <w:t xml:space="preserve">look for publication bias, we </w:t>
      </w:r>
      <w:r w:rsidR="00151CD0">
        <w:rPr>
          <w:rFonts w:ascii="Garamond" w:hAnsi="Garamond"/>
        </w:rPr>
        <w:t xml:space="preserve">first checked for funnel plot asymmetry for both </w:t>
      </w:r>
      <w:r w:rsidR="00FA4A2B" w:rsidRPr="00814634">
        <w:rPr>
          <w:rFonts w:ascii="Garamond" w:hAnsi="Garamond"/>
          <w:i/>
        </w:rPr>
        <w:t xml:space="preserve">g </w:t>
      </w:r>
      <w:r w:rsidR="00151CD0">
        <w:rPr>
          <w:rFonts w:ascii="Garamond" w:hAnsi="Garamond"/>
        </w:rPr>
        <w:t xml:space="preserve">and lnCVR. </w:t>
      </w:r>
      <w:r w:rsidR="00FA4A2B">
        <w:rPr>
          <w:rFonts w:ascii="Garamond" w:hAnsi="Garamond"/>
        </w:rPr>
        <w:t>S</w:t>
      </w:r>
      <w:r w:rsidR="00540772">
        <w:rPr>
          <w:rFonts w:ascii="Garamond" w:hAnsi="Garamond"/>
        </w:rPr>
        <w:t xml:space="preserve">tudies with small sample sizes (e.g. low precision) drive funnel </w:t>
      </w:r>
      <w:r w:rsidR="00FA4A2B">
        <w:rPr>
          <w:rFonts w:ascii="Garamond" w:hAnsi="Garamond"/>
        </w:rPr>
        <w:t xml:space="preserve">plot </w:t>
      </w:r>
      <w:r w:rsidR="00540772">
        <w:rPr>
          <w:rFonts w:ascii="Garamond" w:hAnsi="Garamond"/>
        </w:rPr>
        <w:t>asymmetry</w:t>
      </w:r>
      <w:r w:rsidR="00FA4A2B">
        <w:rPr>
          <w:rFonts w:ascii="Garamond" w:hAnsi="Garamond"/>
        </w:rPr>
        <w:t xml:space="preserve"> if there is a true non-zero effect and a bias towards publishing significant results (</w:t>
      </w:r>
      <w:r w:rsidR="00FA4A2B" w:rsidRPr="00814634">
        <w:rPr>
          <w:rFonts w:ascii="Garamond" w:hAnsi="Garamond"/>
          <w:highlight w:val="yellow"/>
        </w:rPr>
        <w:t>REF</w:t>
      </w:r>
      <w:r w:rsidR="00FA4A2B">
        <w:rPr>
          <w:rFonts w:ascii="Garamond" w:hAnsi="Garamond"/>
        </w:rPr>
        <w:t>)</w:t>
      </w:r>
      <w:r w:rsidR="00540772">
        <w:rPr>
          <w:rFonts w:ascii="Garamond" w:hAnsi="Garamond"/>
        </w:rPr>
        <w:t xml:space="preserve">. </w:t>
      </w:r>
      <w:r w:rsidR="00FA4A2B">
        <w:rPr>
          <w:rFonts w:ascii="Garamond" w:hAnsi="Garamond"/>
        </w:rPr>
        <w:t>Simple inspection of funnel plots is misleading, however, as we need to account for source of variation in effect sizes (i.e. moderator variables and random factors) other than sample size. We th</w:t>
      </w:r>
      <w:r w:rsidR="00832F43">
        <w:rPr>
          <w:rFonts w:ascii="Garamond" w:hAnsi="Garamond"/>
        </w:rPr>
        <w:t>erefore</w:t>
      </w:r>
      <w:r w:rsidR="00FA4A2B">
        <w:rPr>
          <w:rFonts w:ascii="Garamond" w:hAnsi="Garamond"/>
        </w:rPr>
        <w:t xml:space="preserve"> </w:t>
      </w:r>
      <w:r w:rsidR="00151CD0">
        <w:rPr>
          <w:rFonts w:ascii="Garamond" w:hAnsi="Garamond"/>
        </w:rPr>
        <w:t xml:space="preserve">included precision as a moderator term in our MLMR models to </w:t>
      </w:r>
      <w:r w:rsidR="00FA4A2B">
        <w:rPr>
          <w:rFonts w:ascii="Garamond" w:hAnsi="Garamond"/>
        </w:rPr>
        <w:t>test where it explained some of the variation in the reported effect sizes</w:t>
      </w:r>
      <w:r w:rsidR="00432680">
        <w:rPr>
          <w:rFonts w:ascii="Garamond" w:hAnsi="Garamond"/>
        </w:rPr>
        <w:t xml:space="preserve"> </w:t>
      </w:r>
      <w:r w:rsidR="0000262E">
        <w:rPr>
          <w:rFonts w:ascii="Garamond" w:hAnsi="Garamond"/>
        </w:rPr>
        <w:fldChar w:fldCharType="begin" w:fldLock="1"/>
      </w:r>
      <w:r w:rsidR="004923C5">
        <w:rPr>
          <w:rFonts w:ascii="Garamond" w:hAnsi="Garamond"/>
        </w:rPr>
        <w:instrText>ADDIN CSL_CITATION {"citationItems":[{"id":"ITEM-1","itemData":{"DOI":"10.1371/journal.pone.0215052","ISBN":"1111111111","ISSN":"19326203","PMID":"30978228","abstract":"Publication bias is a substantial problem for the credibility of research in general and of meta-analyses in particular, as it yields overestimated effects and may suggest the existence of non-existing effects. Although there is consensus that publication bias exists, how strongly it affects different scientific literatures is currently less well-known. We examined evidence of publication bias in a large-scale data set of primary studies that were included in 83 meta-analyses published in Psychological Bulletin (representing meta-analyses from psychology) and 499 systematic reviews from the Cochrane Database of Systematic Reviews (CDSR; representing meta-analyses from medicine). Publication bias was assessed on all homogeneous subsets (3.8% of all subsets of meta-analyses published in Psychological Bulletin) of primary studies included in meta-analyses, because publication bias methods do not have good statistical properties if the true effect size is heterogeneous. Publication bias tests did not reveal evidence for bias in the homogeneous subsets. Overestimation was minimal but statistically significant, providing evidence of publication bias that appeared to be similar in both fields. However, a Monte-Carlo simulation study revealed that the creation of homogeneous subsets resulted in challenging conditions for publication bias methods since the number of effect sizes in a subset was rather small (median number of effect sizes equaled 6). Our findings are in line with, in its most extreme case, publication bias ranging from no bias until only 5% statistically nonsignificant effect sizes being published. These and other findings, in combination with the small percentages of statistically significant primary effect sizes (28.9% and 18.9% for subsets published in Psychological Bulletin and CDSR), led to the conclusion that evidence for publication bias in the studied homogeneous subsets is weak, but suggestive of mild publication bias in both psychology and medicine.","author":[{"dropping-particle":"","family":"Aert","given":"Robbie C.M.","non-dropping-particle":"Van","parse-names":false,"suffix":""},{"dropping-particle":"","family":"Wicherts","given":"Jelte M.","non-dropping-particle":"","parse-names":false,"suffix":""},{"dropping-particle":"","family":"Assen","given":"Marcel A.L.M.","non-dropping-particle":"Van","parse-names":false,"suffix":""}],"container-title":"PLoS ONE","id":"ITEM-1","issue":"4","issued":{"date-parts":[["2019"]]},"number-of-pages":"1-32","title":"Publication bias examined in meta-analyses from psychology and medicine: A meta-meta-analysis","type":"book","volume":"14"},"uris":["http://www.mendeley.com/documents/?uuid=d980aa4d-c3e6-4eb8-ab05-6be8e108ee5b"]}],"mendeley":{"formattedCitation":"(Van Aert &lt;i&gt;et al.&lt;/i&gt; 2019)","plainTextFormattedCitation":"(Van Aert et al. 2019)","previouslyFormattedCitation":"(Van Aert &lt;i&gt;et al.&lt;/i&gt; 2019)"},"properties":{"noteIndex":0},"schema":"https://github.com/citation-style-language/schema/raw/master/csl-citation.json"}</w:instrText>
      </w:r>
      <w:r w:rsidR="0000262E">
        <w:rPr>
          <w:rFonts w:ascii="Garamond" w:hAnsi="Garamond"/>
        </w:rPr>
        <w:fldChar w:fldCharType="separate"/>
      </w:r>
      <w:r w:rsidR="0000262E" w:rsidRPr="0000262E">
        <w:rPr>
          <w:rFonts w:ascii="Garamond" w:hAnsi="Garamond"/>
          <w:noProof/>
        </w:rPr>
        <w:t xml:space="preserve">(Van Aert </w:t>
      </w:r>
      <w:r w:rsidR="0000262E" w:rsidRPr="0000262E">
        <w:rPr>
          <w:rFonts w:ascii="Garamond" w:hAnsi="Garamond"/>
          <w:i/>
          <w:noProof/>
        </w:rPr>
        <w:t>et al.</w:t>
      </w:r>
      <w:r w:rsidR="0000262E" w:rsidRPr="0000262E">
        <w:rPr>
          <w:rFonts w:ascii="Garamond" w:hAnsi="Garamond"/>
          <w:noProof/>
        </w:rPr>
        <w:t xml:space="preserve"> 2019)</w:t>
      </w:r>
      <w:r w:rsidR="0000262E">
        <w:rPr>
          <w:rFonts w:ascii="Garamond" w:hAnsi="Garamond"/>
        </w:rPr>
        <w:fldChar w:fldCharType="end"/>
      </w:r>
      <w:r w:rsidR="00151CD0">
        <w:rPr>
          <w:rFonts w:ascii="Garamond" w:hAnsi="Garamond"/>
        </w:rPr>
        <w:t xml:space="preserve">. </w:t>
      </w:r>
      <w:r w:rsidR="00FA4A2B">
        <w:rPr>
          <w:rFonts w:ascii="Garamond" w:hAnsi="Garamond"/>
        </w:rPr>
        <w:t xml:space="preserve">If </w:t>
      </w:r>
      <w:r w:rsidR="00540772">
        <w:rPr>
          <w:rFonts w:ascii="Garamond" w:hAnsi="Garamond"/>
        </w:rPr>
        <w:t xml:space="preserve">precision </w:t>
      </w:r>
      <w:r w:rsidR="00FA4A2B">
        <w:rPr>
          <w:rFonts w:ascii="Garamond" w:hAnsi="Garamond"/>
        </w:rPr>
        <w:t xml:space="preserve">has a </w:t>
      </w:r>
      <w:r w:rsidR="00540772">
        <w:rPr>
          <w:rFonts w:ascii="Garamond" w:hAnsi="Garamond"/>
        </w:rPr>
        <w:t>significant</w:t>
      </w:r>
      <w:r w:rsidR="00FA4A2B">
        <w:rPr>
          <w:rFonts w:ascii="Garamond" w:hAnsi="Garamond"/>
        </w:rPr>
        <w:t xml:space="preserve"> influence</w:t>
      </w:r>
      <w:r w:rsidR="00540772">
        <w:rPr>
          <w:rFonts w:ascii="Garamond" w:hAnsi="Garamond"/>
        </w:rPr>
        <w:t xml:space="preserve">, </w:t>
      </w:r>
      <w:r w:rsidR="00FA4A2B">
        <w:rPr>
          <w:rFonts w:ascii="Garamond" w:hAnsi="Garamond"/>
        </w:rPr>
        <w:t xml:space="preserve">this is suggestive of </w:t>
      </w:r>
      <w:r w:rsidR="00540772">
        <w:rPr>
          <w:rFonts w:ascii="Garamond" w:hAnsi="Garamond"/>
        </w:rPr>
        <w:t xml:space="preserve">publication bias. </w:t>
      </w:r>
      <w:r w:rsidR="00151CD0">
        <w:rPr>
          <w:rFonts w:ascii="Garamond" w:hAnsi="Garamond"/>
        </w:rPr>
        <w:t xml:space="preserve">Precision was calculated </w:t>
      </w:r>
      <w:r w:rsidR="00FA4A2B">
        <w:rPr>
          <w:rFonts w:ascii="Garamond" w:hAnsi="Garamond"/>
        </w:rPr>
        <w:t>as</w:t>
      </w:r>
      <w:r w:rsidR="00151CD0">
        <w:rPr>
          <w:rFonts w:ascii="Garamond" w:hAnsi="Garamond"/>
        </w:rPr>
        <w:t>:</w:t>
      </w:r>
    </w:p>
    <w:p w14:paraId="718C5286" w14:textId="055B8D10" w:rsidR="00151CD0" w:rsidRPr="003E19EF" w:rsidRDefault="00151CD0" w:rsidP="005C69F2">
      <w:pPr>
        <w:contextualSpacing/>
        <w:rPr>
          <w:rFonts w:ascii="Garamond" w:hAnsi="Garamond"/>
          <w:sz w:val="20"/>
          <w:szCs w:val="20"/>
        </w:rPr>
      </w:pPr>
      <m:oMathPara>
        <m:oMath>
          <m:r>
            <w:rPr>
              <w:rFonts w:ascii="Cambria Math" w:hAnsi="Cambria Math"/>
              <w:sz w:val="20"/>
              <w:szCs w:val="20"/>
            </w:rPr>
            <m:t xml:space="preserve">precision= </m:t>
          </m:r>
          <m:f>
            <m:fPr>
              <m:ctrlPr>
                <w:rPr>
                  <w:rFonts w:ascii="Cambria Math" w:hAnsi="Cambria Math"/>
                  <w:i/>
                  <w:sz w:val="20"/>
                  <w:szCs w:val="20"/>
                </w:rPr>
              </m:ctrlPr>
            </m:fPr>
            <m:num>
              <m:r>
                <w:rPr>
                  <w:rFonts w:ascii="Cambria Math" w:hAnsi="Cambria Math"/>
                  <w:sz w:val="20"/>
                  <w:szCs w:val="20"/>
                </w:rPr>
                <m:t>1</m:t>
              </m:r>
            </m:num>
            <m:den>
              <m:rad>
                <m:radPr>
                  <m:degHide m:val="1"/>
                  <m:ctrlPr>
                    <w:rPr>
                      <w:rFonts w:ascii="Cambria Math" w:hAnsi="Cambria Math"/>
                      <w:i/>
                      <w:sz w:val="20"/>
                      <w:szCs w:val="20"/>
                    </w:rPr>
                  </m:ctrlPr>
                </m:radPr>
                <m:deg/>
                <m:e>
                  <m:sSub>
                    <m:sSubPr>
                      <m:ctrlPr>
                        <w:rPr>
                          <w:rFonts w:ascii="Cambria Math" w:hAnsi="Cambria Math"/>
                          <w:i/>
                          <w:sz w:val="20"/>
                          <w:szCs w:val="20"/>
                        </w:rPr>
                      </m:ctrlPr>
                    </m:sSubPr>
                    <m:e>
                      <m:r>
                        <w:rPr>
                          <w:rFonts w:ascii="Cambria Math" w:hAnsi="Cambria Math"/>
                          <w:sz w:val="20"/>
                          <w:szCs w:val="20"/>
                        </w:rPr>
                        <m:t>SMD</m:t>
                      </m:r>
                    </m:e>
                    <m:sub>
                      <m:r>
                        <w:rPr>
                          <w:rFonts w:ascii="Cambria Math" w:hAnsi="Cambria Math"/>
                          <w:sz w:val="20"/>
                          <w:szCs w:val="20"/>
                        </w:rPr>
                        <m:t>vi</m:t>
                      </m:r>
                    </m:sub>
                  </m:sSub>
                </m:e>
              </m:rad>
            </m:den>
          </m:f>
        </m:oMath>
      </m:oMathPara>
    </w:p>
    <w:p w14:paraId="13901E7F" w14:textId="469889EC" w:rsidR="003E2881" w:rsidRPr="006C2D94" w:rsidRDefault="006C2D94" w:rsidP="005C69F2">
      <w:pPr>
        <w:contextualSpacing/>
        <w:rPr>
          <w:rFonts w:ascii="Garamond" w:hAnsi="Garamond"/>
          <w:i/>
          <w:sz w:val="20"/>
        </w:rPr>
      </w:pP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t xml:space="preserve">     </w:t>
      </w:r>
      <w:r w:rsidRPr="006C2D94">
        <w:rPr>
          <w:rFonts w:ascii="Garamond" w:hAnsi="Garamond"/>
          <w:i/>
          <w:sz w:val="20"/>
        </w:rPr>
        <w:t xml:space="preserve">Eq. </w:t>
      </w:r>
      <w:r w:rsidR="00DE65DA">
        <w:rPr>
          <w:rFonts w:ascii="Garamond" w:hAnsi="Garamond"/>
          <w:i/>
          <w:sz w:val="20"/>
        </w:rPr>
        <w:t>9</w:t>
      </w:r>
    </w:p>
    <w:p w14:paraId="502DD089" w14:textId="34909BBE" w:rsidR="003E2881" w:rsidRDefault="00151CD0" w:rsidP="005C69F2">
      <w:pPr>
        <w:contextualSpacing/>
        <w:rPr>
          <w:rFonts w:ascii="Garamond" w:hAnsi="Garamond"/>
        </w:rPr>
      </w:pPr>
      <w:r>
        <w:rPr>
          <w:rFonts w:ascii="Garamond" w:hAnsi="Garamond"/>
        </w:rPr>
        <w:t xml:space="preserve">Where </w:t>
      </w:r>
      <m:oMath>
        <m:sSub>
          <m:sSubPr>
            <m:ctrlPr>
              <w:rPr>
                <w:rFonts w:ascii="Cambria Math" w:hAnsi="Cambria Math"/>
                <w:i/>
                <w:sz w:val="22"/>
              </w:rPr>
            </m:ctrlPr>
          </m:sSubPr>
          <m:e>
            <m:r>
              <w:rPr>
                <w:rFonts w:ascii="Cambria Math" w:hAnsi="Cambria Math"/>
                <w:sz w:val="22"/>
              </w:rPr>
              <m:t>SMD</m:t>
            </m:r>
          </m:e>
          <m:sub>
            <m:r>
              <w:rPr>
                <w:rFonts w:ascii="Cambria Math" w:hAnsi="Cambria Math"/>
                <w:sz w:val="22"/>
              </w:rPr>
              <m:t>vi</m:t>
            </m:r>
          </m:sub>
        </m:sSub>
        <m:r>
          <w:rPr>
            <w:rFonts w:ascii="Cambria Math" w:hAnsi="Cambria Math"/>
            <w:sz w:val="22"/>
          </w:rPr>
          <m:t xml:space="preserve"> </m:t>
        </m:r>
      </m:oMath>
      <w:r>
        <w:rPr>
          <w:rFonts w:ascii="Garamond" w:hAnsi="Garamond"/>
        </w:rPr>
        <w:t xml:space="preserve">is the </w:t>
      </w:r>
      <w:r w:rsidR="007E73F6">
        <w:rPr>
          <w:rFonts w:ascii="Garamond" w:hAnsi="Garamond"/>
        </w:rPr>
        <w:t xml:space="preserve">sampling variance of </w:t>
      </w:r>
      <w:r w:rsidR="00CE1CA0">
        <w:rPr>
          <w:rFonts w:ascii="Garamond" w:hAnsi="Garamond"/>
        </w:rPr>
        <w:t xml:space="preserve">Hedge’s </w:t>
      </w:r>
      <w:r w:rsidR="00CE1CA0" w:rsidRPr="00CE1CA0">
        <w:rPr>
          <w:rFonts w:ascii="Garamond" w:hAnsi="Garamond"/>
          <w:i/>
        </w:rPr>
        <w:t>g</w:t>
      </w:r>
      <w:r w:rsidR="00CE1CA0">
        <w:rPr>
          <w:rFonts w:ascii="Garamond" w:hAnsi="Garamond"/>
        </w:rPr>
        <w:t xml:space="preserve"> </w:t>
      </w:r>
      <w:r>
        <w:rPr>
          <w:rFonts w:ascii="Garamond" w:hAnsi="Garamond"/>
        </w:rPr>
        <w:t xml:space="preserve">. </w:t>
      </w:r>
    </w:p>
    <w:p w14:paraId="5010F0DA" w14:textId="1546A18C" w:rsidR="00151CD0" w:rsidRDefault="00151CD0" w:rsidP="005C69F2">
      <w:pPr>
        <w:contextualSpacing/>
        <w:rPr>
          <w:rFonts w:ascii="Garamond" w:hAnsi="Garamond"/>
        </w:rPr>
      </w:pPr>
    </w:p>
    <w:p w14:paraId="77E1740A" w14:textId="4A695AF8" w:rsidR="00D229E9" w:rsidRDefault="00D229E9" w:rsidP="00D229E9">
      <w:pPr>
        <w:rPr>
          <w:rFonts w:ascii="Garamond" w:hAnsi="Garamond"/>
          <w:b/>
        </w:rPr>
      </w:pPr>
      <w:r>
        <w:rPr>
          <w:rFonts w:ascii="Garamond" w:hAnsi="Garamond"/>
          <w:b/>
        </w:rPr>
        <w:t>Data availability</w:t>
      </w:r>
    </w:p>
    <w:p w14:paraId="51B03EF7" w14:textId="1777ADDC" w:rsidR="00D229E9" w:rsidRDefault="00D229E9" w:rsidP="005C69F2">
      <w:pPr>
        <w:contextualSpacing/>
        <w:rPr>
          <w:rFonts w:ascii="Garamond" w:hAnsi="Garamond"/>
        </w:rPr>
      </w:pPr>
    </w:p>
    <w:p w14:paraId="65559ED8" w14:textId="579AA5AF" w:rsidR="00D229E9" w:rsidRDefault="00D229E9" w:rsidP="005C69F2">
      <w:pPr>
        <w:contextualSpacing/>
        <w:rPr>
          <w:rFonts w:ascii="Garamond" w:hAnsi="Garamond"/>
        </w:rPr>
      </w:pPr>
      <w:r w:rsidRPr="00814634">
        <w:rPr>
          <w:rFonts w:ascii="Garamond" w:hAnsi="Garamond"/>
          <w:highlight w:val="yellow"/>
        </w:rPr>
        <w:t>xxx</w:t>
      </w:r>
    </w:p>
    <w:p w14:paraId="77CD5799" w14:textId="77777777" w:rsidR="00D229E9" w:rsidRDefault="00D229E9" w:rsidP="005C69F2">
      <w:pPr>
        <w:contextualSpacing/>
        <w:rPr>
          <w:rFonts w:ascii="Garamond" w:hAnsi="Garamond"/>
        </w:rPr>
      </w:pPr>
    </w:p>
    <w:p w14:paraId="0A818B2B" w14:textId="23A78E35" w:rsidR="00AB30EB" w:rsidRDefault="008A2999" w:rsidP="003E2881">
      <w:pPr>
        <w:rPr>
          <w:rFonts w:ascii="Garamond" w:hAnsi="Garamond"/>
          <w:b/>
        </w:rPr>
      </w:pPr>
      <w:r>
        <w:rPr>
          <w:rFonts w:ascii="Garamond" w:hAnsi="Garamond"/>
          <w:b/>
        </w:rPr>
        <w:t>References</w:t>
      </w:r>
    </w:p>
    <w:p w14:paraId="3C97095C" w14:textId="33BA4E8D"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Pr>
          <w:rFonts w:ascii="Garamond" w:hAnsi="Garamond"/>
        </w:rPr>
        <w:fldChar w:fldCharType="begin" w:fldLock="1"/>
      </w:r>
      <w:r>
        <w:rPr>
          <w:rFonts w:ascii="Garamond" w:hAnsi="Garamond"/>
        </w:rPr>
        <w:instrText xml:space="preserve">ADDIN Mendeley Bibliography CSL_BIBLIOGRAPHY </w:instrText>
      </w:r>
      <w:r>
        <w:rPr>
          <w:rFonts w:ascii="Garamond" w:hAnsi="Garamond"/>
        </w:rPr>
        <w:fldChar w:fldCharType="separate"/>
      </w:r>
      <w:r w:rsidRPr="00711861">
        <w:rPr>
          <w:rFonts w:ascii="Garamond" w:hAnsi="Garamond" w:cs="Times New Roman"/>
          <w:noProof/>
          <w:lang w:val="en-US"/>
        </w:rPr>
        <w:t xml:space="preserve">Van Aert, R.C.M., Wicherts, J.M. &amp; Van Assen, M.A.L.M. (2019). </w:t>
      </w:r>
      <w:r w:rsidRPr="00A008CD">
        <w:rPr>
          <w:rFonts w:ascii="Garamond" w:hAnsi="Garamond" w:cs="Times New Roman"/>
          <w:iCs/>
          <w:noProof/>
          <w:lang w:val="en-US"/>
        </w:rPr>
        <w:t>Publication bias examined in meta-analyses from psychology and medicine: A meta-meta-analysis</w:t>
      </w:r>
      <w:r w:rsidRPr="00A008CD">
        <w:rPr>
          <w:rFonts w:ascii="Garamond" w:hAnsi="Garamond" w:cs="Times New Roman"/>
          <w:noProof/>
          <w:lang w:val="en-US"/>
        </w:rPr>
        <w:t>.</w:t>
      </w:r>
      <w:r w:rsidRPr="00711861">
        <w:rPr>
          <w:rFonts w:ascii="Garamond" w:hAnsi="Garamond" w:cs="Times New Roman"/>
          <w:noProof/>
          <w:lang w:val="en-US"/>
        </w:rPr>
        <w:t xml:space="preserve"> </w:t>
      </w:r>
      <w:r w:rsidRPr="00711861">
        <w:rPr>
          <w:rFonts w:ascii="Garamond" w:hAnsi="Garamond" w:cs="Times New Roman"/>
          <w:i/>
          <w:iCs/>
          <w:noProof/>
          <w:lang w:val="en-US"/>
        </w:rPr>
        <w:t>PLoS One</w:t>
      </w:r>
      <w:r w:rsidRPr="00711861">
        <w:rPr>
          <w:rFonts w:ascii="Garamond" w:hAnsi="Garamond" w:cs="Times New Roman"/>
          <w:noProof/>
          <w:lang w:val="en-US"/>
        </w:rPr>
        <w:t>.</w:t>
      </w:r>
    </w:p>
    <w:p w14:paraId="094EDB3A"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Amos-Landgraf, J.M., Cottle, A., Plenge, R.M., Friez, M., Schwartz, C.E., Longshore, J., </w:t>
      </w:r>
      <w:r w:rsidRPr="00711861">
        <w:rPr>
          <w:rFonts w:ascii="Garamond" w:hAnsi="Garamond" w:cs="Times New Roman"/>
          <w:i/>
          <w:iCs/>
          <w:noProof/>
          <w:lang w:val="en-US"/>
        </w:rPr>
        <w:t>et al.</w:t>
      </w:r>
      <w:r w:rsidRPr="00711861">
        <w:rPr>
          <w:rFonts w:ascii="Garamond" w:hAnsi="Garamond" w:cs="Times New Roman"/>
          <w:noProof/>
          <w:lang w:val="en-US"/>
        </w:rPr>
        <w:t xml:space="preserve"> (2006). X chromosome-inactivation patterns of 1,005 phenotypically unaffected females. </w:t>
      </w:r>
      <w:r w:rsidRPr="00711861">
        <w:rPr>
          <w:rFonts w:ascii="Garamond" w:hAnsi="Garamond" w:cs="Times New Roman"/>
          <w:i/>
          <w:iCs/>
          <w:noProof/>
          <w:lang w:val="en-US"/>
        </w:rPr>
        <w:t>Am. J. Hum. Genet.</w:t>
      </w:r>
      <w:r w:rsidRPr="00711861">
        <w:rPr>
          <w:rFonts w:ascii="Garamond" w:hAnsi="Garamond" w:cs="Times New Roman"/>
          <w:noProof/>
          <w:lang w:val="en-US"/>
        </w:rPr>
        <w:t>, 79, 493–499.</w:t>
      </w:r>
    </w:p>
    <w:p w14:paraId="313CFA84"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Archer, J. &amp; Mehdikhani, M. (2003). Variability among Males in Sexually Selected Attributes. </w:t>
      </w:r>
      <w:r w:rsidRPr="00711861">
        <w:rPr>
          <w:rFonts w:ascii="Garamond" w:hAnsi="Garamond" w:cs="Times New Roman"/>
          <w:i/>
          <w:iCs/>
          <w:noProof/>
          <w:lang w:val="en-US"/>
        </w:rPr>
        <w:t>Rev. Gen. Psychol.</w:t>
      </w:r>
      <w:r w:rsidRPr="00711861">
        <w:rPr>
          <w:rFonts w:ascii="Garamond" w:hAnsi="Garamond" w:cs="Times New Roman"/>
          <w:noProof/>
          <w:lang w:val="en-US"/>
        </w:rPr>
        <w:t>, 7, 219–236.</w:t>
      </w:r>
    </w:p>
    <w:p w14:paraId="0B636782"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Arden, R. &amp; Plomin, R. (2006). Sex differences in variance of intelligence across childhood. </w:t>
      </w:r>
      <w:r w:rsidRPr="00711861">
        <w:rPr>
          <w:rFonts w:ascii="Garamond" w:hAnsi="Garamond" w:cs="Times New Roman"/>
          <w:i/>
          <w:iCs/>
          <w:noProof/>
          <w:lang w:val="en-US"/>
        </w:rPr>
        <w:t>Pers. Individ. Dif.</w:t>
      </w:r>
      <w:r w:rsidRPr="00711861">
        <w:rPr>
          <w:rFonts w:ascii="Garamond" w:hAnsi="Garamond" w:cs="Times New Roman"/>
          <w:noProof/>
          <w:lang w:val="en-US"/>
        </w:rPr>
        <w:t>, 41, 39–48.</w:t>
      </w:r>
    </w:p>
    <w:p w14:paraId="7F8699A0"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Arnold, A.P. (2004). Sex chromosomes and brain gender. </w:t>
      </w:r>
      <w:r w:rsidRPr="00711861">
        <w:rPr>
          <w:rFonts w:ascii="Garamond" w:hAnsi="Garamond" w:cs="Times New Roman"/>
          <w:i/>
          <w:iCs/>
          <w:noProof/>
          <w:lang w:val="en-US"/>
        </w:rPr>
        <w:t>Nat. Rev. Neurosci.</w:t>
      </w:r>
      <w:r w:rsidRPr="00711861">
        <w:rPr>
          <w:rFonts w:ascii="Garamond" w:hAnsi="Garamond" w:cs="Times New Roman"/>
          <w:noProof/>
          <w:lang w:val="en-US"/>
        </w:rPr>
        <w:t>, 5, 701–708.</w:t>
      </w:r>
    </w:p>
    <w:p w14:paraId="69C08031"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Blanckenhorn, W.U. (2005). Behavioral causes and consequences of sexual size dimorphism. </w:t>
      </w:r>
      <w:r w:rsidRPr="00711861">
        <w:rPr>
          <w:rFonts w:ascii="Garamond" w:hAnsi="Garamond" w:cs="Times New Roman"/>
          <w:i/>
          <w:iCs/>
          <w:noProof/>
          <w:lang w:val="en-US"/>
        </w:rPr>
        <w:t>Ethology</w:t>
      </w:r>
      <w:r w:rsidRPr="00711861">
        <w:rPr>
          <w:rFonts w:ascii="Garamond" w:hAnsi="Garamond" w:cs="Times New Roman"/>
          <w:noProof/>
          <w:lang w:val="en-US"/>
        </w:rPr>
        <w:t>, 111, 977–1016.</w:t>
      </w:r>
    </w:p>
    <w:p w14:paraId="1902B564"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Borkenau, P., McCrae, R.R. &amp; Terracciano, A. (2013). Do men vary more than women in personality? A study in 51 cultures. </w:t>
      </w:r>
      <w:r w:rsidRPr="00711861">
        <w:rPr>
          <w:rFonts w:ascii="Garamond" w:hAnsi="Garamond" w:cs="Times New Roman"/>
          <w:i/>
          <w:iCs/>
          <w:noProof/>
          <w:lang w:val="en-US"/>
        </w:rPr>
        <w:t>J. Res. Pers.</w:t>
      </w:r>
      <w:r w:rsidRPr="00711861">
        <w:rPr>
          <w:rFonts w:ascii="Garamond" w:hAnsi="Garamond" w:cs="Times New Roman"/>
          <w:noProof/>
          <w:lang w:val="en-US"/>
        </w:rPr>
        <w:t>, 47, 135–144.</w:t>
      </w:r>
    </w:p>
    <w:p w14:paraId="17F56BC9"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Buss, D.M. (1995). Psychological Sex Differences: Origins Through Sexual Selection. </w:t>
      </w:r>
      <w:r w:rsidRPr="00711861">
        <w:rPr>
          <w:rFonts w:ascii="Garamond" w:hAnsi="Garamond" w:cs="Times New Roman"/>
          <w:i/>
          <w:iCs/>
          <w:noProof/>
          <w:lang w:val="en-US"/>
        </w:rPr>
        <w:t>Am. Psychol.</w:t>
      </w:r>
      <w:r w:rsidRPr="00711861">
        <w:rPr>
          <w:rFonts w:ascii="Garamond" w:hAnsi="Garamond" w:cs="Times New Roman"/>
          <w:noProof/>
          <w:lang w:val="en-US"/>
        </w:rPr>
        <w:t>, 50, 164–168.</w:t>
      </w:r>
    </w:p>
    <w:p w14:paraId="3D34C92C"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Campbell, A. (1999). Staying alive: Evolution, culture, and women’s intrasexual aggression. </w:t>
      </w:r>
      <w:r w:rsidRPr="00711861">
        <w:rPr>
          <w:rFonts w:ascii="Garamond" w:hAnsi="Garamond" w:cs="Times New Roman"/>
          <w:i/>
          <w:iCs/>
          <w:noProof/>
          <w:lang w:val="en-US"/>
        </w:rPr>
        <w:t>Behav. Brain Sci.</w:t>
      </w:r>
      <w:r w:rsidRPr="00711861">
        <w:rPr>
          <w:rFonts w:ascii="Garamond" w:hAnsi="Garamond" w:cs="Times New Roman"/>
          <w:noProof/>
          <w:lang w:val="en-US"/>
        </w:rPr>
        <w:t>, 22, 203–252.</w:t>
      </w:r>
    </w:p>
    <w:p w14:paraId="2D167DF1"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Charlesworth, B. (1996). The evolution of chromosomal sex determination and dosage compensation. </w:t>
      </w:r>
      <w:r w:rsidRPr="00711861">
        <w:rPr>
          <w:rFonts w:ascii="Garamond" w:hAnsi="Garamond" w:cs="Times New Roman"/>
          <w:i/>
          <w:iCs/>
          <w:noProof/>
          <w:lang w:val="en-US"/>
        </w:rPr>
        <w:t>Curr. Biol.</w:t>
      </w:r>
      <w:r w:rsidRPr="00711861">
        <w:rPr>
          <w:rFonts w:ascii="Garamond" w:hAnsi="Garamond" w:cs="Times New Roman"/>
          <w:noProof/>
          <w:lang w:val="en-US"/>
        </w:rPr>
        <w:t>, 6, 149–162.</w:t>
      </w:r>
    </w:p>
    <w:p w14:paraId="52EA620A"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Costa, P.T. &amp; McCrae, R.R. (1992). Four ways five factors are basic. </w:t>
      </w:r>
      <w:r w:rsidRPr="00711861">
        <w:rPr>
          <w:rFonts w:ascii="Garamond" w:hAnsi="Garamond" w:cs="Times New Roman"/>
          <w:i/>
          <w:iCs/>
          <w:noProof/>
          <w:lang w:val="en-US"/>
        </w:rPr>
        <w:t>Pers. Individ. Dif.</w:t>
      </w:r>
      <w:r w:rsidRPr="00711861">
        <w:rPr>
          <w:rFonts w:ascii="Garamond" w:hAnsi="Garamond" w:cs="Times New Roman"/>
          <w:noProof/>
          <w:lang w:val="en-US"/>
        </w:rPr>
        <w:t>, 13, 653–665.</w:t>
      </w:r>
    </w:p>
    <w:p w14:paraId="04BFEB29"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Cote, J., Clobert, J., Brodin, T., Fogarty, S. &amp; Sih, A. (2010). Personality-dependent dispersal: Characterization, ontogeny and consequences for spatially structured populations. </w:t>
      </w:r>
      <w:r w:rsidRPr="00711861">
        <w:rPr>
          <w:rFonts w:ascii="Garamond" w:hAnsi="Garamond" w:cs="Times New Roman"/>
          <w:i/>
          <w:iCs/>
          <w:noProof/>
          <w:lang w:val="en-US"/>
        </w:rPr>
        <w:t>Philos. Trans. R. Soc. B Biol. Sci.</w:t>
      </w:r>
      <w:r w:rsidRPr="00711861">
        <w:rPr>
          <w:rFonts w:ascii="Garamond" w:hAnsi="Garamond" w:cs="Times New Roman"/>
          <w:noProof/>
          <w:lang w:val="en-US"/>
        </w:rPr>
        <w:t>, 365, 4065–4076.</w:t>
      </w:r>
    </w:p>
    <w:p w14:paraId="51AD28FC"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lastRenderedPageBreak/>
        <w:t xml:space="preserve">Dale, J., Dunn, P.O., Figuerola, J., Lislevand, T., Székely, T. &amp; Whittingham, L.A. (2007). Sexual selection explains Rensch’s rule of allometry for sexual size dimorphism. </w:t>
      </w:r>
      <w:r w:rsidRPr="00711861">
        <w:rPr>
          <w:rFonts w:ascii="Garamond" w:hAnsi="Garamond" w:cs="Times New Roman"/>
          <w:i/>
          <w:iCs/>
          <w:noProof/>
          <w:lang w:val="en-US"/>
        </w:rPr>
        <w:t>Proc. R. Soc. B Biol. Sci.</w:t>
      </w:r>
      <w:r w:rsidRPr="00711861">
        <w:rPr>
          <w:rFonts w:ascii="Garamond" w:hAnsi="Garamond" w:cs="Times New Roman"/>
          <w:noProof/>
          <w:lang w:val="en-US"/>
        </w:rPr>
        <w:t>, 274, 2971–2979.</w:t>
      </w:r>
    </w:p>
    <w:p w14:paraId="7B0A2203"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Dall, S.R.X., Houston, A.I. &amp; McNamara, J.M. (2004). The behavioural ecology of personality: Consistent individual differences from an adaptive perspective. </w:t>
      </w:r>
      <w:r w:rsidRPr="00711861">
        <w:rPr>
          <w:rFonts w:ascii="Garamond" w:hAnsi="Garamond" w:cs="Times New Roman"/>
          <w:i/>
          <w:iCs/>
          <w:noProof/>
          <w:lang w:val="en-US"/>
        </w:rPr>
        <w:t>Ecol. Lett.</w:t>
      </w:r>
      <w:r w:rsidRPr="00711861">
        <w:rPr>
          <w:rFonts w:ascii="Garamond" w:hAnsi="Garamond" w:cs="Times New Roman"/>
          <w:noProof/>
          <w:lang w:val="en-US"/>
        </w:rPr>
        <w:t>, 7, 734–739.</w:t>
      </w:r>
    </w:p>
    <w:p w14:paraId="4EC7BE75"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Darwin, C. (1871). </w:t>
      </w:r>
      <w:r w:rsidRPr="00711861">
        <w:rPr>
          <w:rFonts w:ascii="Garamond" w:hAnsi="Garamond" w:cs="Times New Roman"/>
          <w:i/>
          <w:iCs/>
          <w:noProof/>
          <w:lang w:val="en-US"/>
        </w:rPr>
        <w:t>The descent of man, and selection in relation to sex</w:t>
      </w:r>
      <w:r w:rsidRPr="00711861">
        <w:rPr>
          <w:rFonts w:ascii="Garamond" w:hAnsi="Garamond" w:cs="Times New Roman"/>
          <w:noProof/>
          <w:lang w:val="en-US"/>
        </w:rPr>
        <w:t>. Murray, London.</w:t>
      </w:r>
    </w:p>
    <w:p w14:paraId="5FE26199"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Deary, I.J., Thorpe, G., Wilson, V., Starr, J.M. &amp; Whalley, L.J. (2003). Population sex differences in IQ at age 11: The Scottish mental survey 1932. </w:t>
      </w:r>
      <w:r w:rsidRPr="00711861">
        <w:rPr>
          <w:rFonts w:ascii="Garamond" w:hAnsi="Garamond" w:cs="Times New Roman"/>
          <w:i/>
          <w:iCs/>
          <w:noProof/>
          <w:lang w:val="en-US"/>
        </w:rPr>
        <w:t>Intelligence</w:t>
      </w:r>
      <w:r w:rsidRPr="00711861">
        <w:rPr>
          <w:rFonts w:ascii="Garamond" w:hAnsi="Garamond" w:cs="Times New Roman"/>
          <w:noProof/>
          <w:lang w:val="en-US"/>
        </w:rPr>
        <w:t>, 31, 533–542.</w:t>
      </w:r>
    </w:p>
    <w:p w14:paraId="0AC71549"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DeCasien, A.R., Sherwood, C.C., Schapiro, S.J. &amp; Higham, J.P. (2020). Greater variability in chimpanzee (Pan troglodytes) brain structure among males. </w:t>
      </w:r>
      <w:r w:rsidRPr="00711861">
        <w:rPr>
          <w:rFonts w:ascii="Garamond" w:hAnsi="Garamond" w:cs="Times New Roman"/>
          <w:i/>
          <w:iCs/>
          <w:noProof/>
          <w:lang w:val="en-US"/>
        </w:rPr>
        <w:t>Proc. R. Soc. B Biol. Sci.</w:t>
      </w:r>
      <w:r w:rsidRPr="00711861">
        <w:rPr>
          <w:rFonts w:ascii="Garamond" w:hAnsi="Garamond" w:cs="Times New Roman"/>
          <w:noProof/>
          <w:lang w:val="en-US"/>
        </w:rPr>
        <w:t>, 287, 20192858.</w:t>
      </w:r>
    </w:p>
    <w:p w14:paraId="128837D0"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Dingemanse, N.J. &amp; Wolf, M. (2010). Recent models for adaptive personality differences: A review. </w:t>
      </w:r>
      <w:r w:rsidRPr="00711861">
        <w:rPr>
          <w:rFonts w:ascii="Garamond" w:hAnsi="Garamond" w:cs="Times New Roman"/>
          <w:i/>
          <w:iCs/>
          <w:noProof/>
          <w:lang w:val="en-US"/>
        </w:rPr>
        <w:t>Philos. Trans. R. Soc. B Biol. Sci.</w:t>
      </w:r>
      <w:r w:rsidRPr="00711861">
        <w:rPr>
          <w:rFonts w:ascii="Garamond" w:hAnsi="Garamond" w:cs="Times New Roman"/>
          <w:noProof/>
          <w:lang w:val="en-US"/>
        </w:rPr>
        <w:t>, 365, 3947–3958.</w:t>
      </w:r>
    </w:p>
    <w:p w14:paraId="0ED1D313"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Dochtermann, N.A., Schwab, T. &amp; Sih, A. (2014). The contribution of additive genetic variation to personality variation: Heritability of personality. </w:t>
      </w:r>
      <w:r w:rsidRPr="00711861">
        <w:rPr>
          <w:rFonts w:ascii="Garamond" w:hAnsi="Garamond" w:cs="Times New Roman"/>
          <w:i/>
          <w:iCs/>
          <w:noProof/>
          <w:lang w:val="en-US"/>
        </w:rPr>
        <w:t>Proc. R. Soc. B Biol. Sci.</w:t>
      </w:r>
      <w:r w:rsidRPr="00711861">
        <w:rPr>
          <w:rFonts w:ascii="Garamond" w:hAnsi="Garamond" w:cs="Times New Roman"/>
          <w:noProof/>
          <w:lang w:val="en-US"/>
        </w:rPr>
        <w:t>, 282.</w:t>
      </w:r>
    </w:p>
    <w:p w14:paraId="229B2F56"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Ericson, P.G.P., Anderson, C.L., Britton, T., Elzanowski, A., Johansson, U.S., Källersjö, M., </w:t>
      </w:r>
      <w:r w:rsidRPr="00711861">
        <w:rPr>
          <w:rFonts w:ascii="Garamond" w:hAnsi="Garamond" w:cs="Times New Roman"/>
          <w:i/>
          <w:iCs/>
          <w:noProof/>
          <w:lang w:val="en-US"/>
        </w:rPr>
        <w:t>et al.</w:t>
      </w:r>
      <w:r w:rsidRPr="00711861">
        <w:rPr>
          <w:rFonts w:ascii="Garamond" w:hAnsi="Garamond" w:cs="Times New Roman"/>
          <w:noProof/>
          <w:lang w:val="en-US"/>
        </w:rPr>
        <w:t xml:space="preserve"> (2006). Diversification of Neoaves: Integration of molecular sequence data and fossils. </w:t>
      </w:r>
      <w:r w:rsidRPr="00711861">
        <w:rPr>
          <w:rFonts w:ascii="Garamond" w:hAnsi="Garamond" w:cs="Times New Roman"/>
          <w:i/>
          <w:iCs/>
          <w:noProof/>
          <w:lang w:val="en-US"/>
        </w:rPr>
        <w:t>Biol. Lett.</w:t>
      </w:r>
      <w:r w:rsidRPr="00711861">
        <w:rPr>
          <w:rFonts w:ascii="Garamond" w:hAnsi="Garamond" w:cs="Times New Roman"/>
          <w:noProof/>
          <w:lang w:val="en-US"/>
        </w:rPr>
        <w:t>, 2, 543–547.</w:t>
      </w:r>
    </w:p>
    <w:p w14:paraId="3673A8E5"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Feingold, A. (1992). Sex Differences in Variability in Intellectual Abilities: A New Look at an Old Controversy. </w:t>
      </w:r>
      <w:r w:rsidRPr="00711861">
        <w:rPr>
          <w:rFonts w:ascii="Garamond" w:hAnsi="Garamond" w:cs="Times New Roman"/>
          <w:i/>
          <w:iCs/>
          <w:noProof/>
          <w:lang w:val="en-US"/>
        </w:rPr>
        <w:t>Rev. Educ. Res.</w:t>
      </w:r>
      <w:r w:rsidRPr="00711861">
        <w:rPr>
          <w:rFonts w:ascii="Garamond" w:hAnsi="Garamond" w:cs="Times New Roman"/>
          <w:noProof/>
          <w:lang w:val="en-US"/>
        </w:rPr>
        <w:t>, 62, 61–84.</w:t>
      </w:r>
    </w:p>
    <w:p w14:paraId="0E232AF1"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Graves, J.A.M. &amp; Shetty, S. (2001). Sex from W to Z: Evolution of vertebrate sex chromosomes and sex determining genes. </w:t>
      </w:r>
      <w:r w:rsidRPr="00711861">
        <w:rPr>
          <w:rFonts w:ascii="Garamond" w:hAnsi="Garamond" w:cs="Times New Roman"/>
          <w:i/>
          <w:iCs/>
          <w:noProof/>
          <w:lang w:val="en-US"/>
        </w:rPr>
        <w:t>J. Exp. Zool.</w:t>
      </w:r>
      <w:r w:rsidRPr="00711861">
        <w:rPr>
          <w:rFonts w:ascii="Garamond" w:hAnsi="Garamond" w:cs="Times New Roman"/>
          <w:noProof/>
          <w:lang w:val="en-US"/>
        </w:rPr>
        <w:t>, 290, 449–462.</w:t>
      </w:r>
    </w:p>
    <w:p w14:paraId="7633198B"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Hadfield, J.D. &amp; Nakagawa, S. (2010). General quantitative genetic methods for comparative biology: Phylogenies, taxonomies and multi-trait models for continuous and categorical characters. </w:t>
      </w:r>
      <w:r w:rsidRPr="00711861">
        <w:rPr>
          <w:rFonts w:ascii="Garamond" w:hAnsi="Garamond" w:cs="Times New Roman"/>
          <w:i/>
          <w:iCs/>
          <w:noProof/>
          <w:lang w:val="en-US"/>
        </w:rPr>
        <w:t>J. Evol. Biol.</w:t>
      </w:r>
      <w:r w:rsidRPr="00711861">
        <w:rPr>
          <w:rFonts w:ascii="Garamond" w:hAnsi="Garamond" w:cs="Times New Roman"/>
          <w:noProof/>
          <w:lang w:val="en-US"/>
        </w:rPr>
        <w:t>, 23, 494–508.</w:t>
      </w:r>
    </w:p>
    <w:p w14:paraId="2167D9F7"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Halpern, D.F. &amp; LaMay, M.L. (2000). The Smarter Sex: A Critical Review of Sex Differences in Intelligence. </w:t>
      </w:r>
      <w:r w:rsidRPr="00711861">
        <w:rPr>
          <w:rFonts w:ascii="Garamond" w:hAnsi="Garamond" w:cs="Times New Roman"/>
          <w:i/>
          <w:iCs/>
          <w:noProof/>
          <w:lang w:val="en-US"/>
        </w:rPr>
        <w:t>Educ. Psychol. Rev.</w:t>
      </w:r>
      <w:r w:rsidRPr="00711861">
        <w:rPr>
          <w:rFonts w:ascii="Garamond" w:hAnsi="Garamond" w:cs="Times New Roman"/>
          <w:noProof/>
          <w:lang w:val="en-US"/>
        </w:rPr>
        <w:t>, 12, 229.</w:t>
      </w:r>
    </w:p>
    <w:p w14:paraId="2821A4EF"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Hedges, L. V. &amp; Olkin, I. (1985). </w:t>
      </w:r>
      <w:r w:rsidRPr="00711861">
        <w:rPr>
          <w:rFonts w:ascii="Garamond" w:hAnsi="Garamond" w:cs="Times New Roman"/>
          <w:i/>
          <w:iCs/>
          <w:noProof/>
          <w:lang w:val="en-US"/>
        </w:rPr>
        <w:t>Statistical Methods for Meta-Analysis</w:t>
      </w:r>
      <w:r w:rsidRPr="00711861">
        <w:rPr>
          <w:rFonts w:ascii="Garamond" w:hAnsi="Garamond" w:cs="Times New Roman"/>
          <w:noProof/>
          <w:lang w:val="en-US"/>
        </w:rPr>
        <w:t xml:space="preserve">. </w:t>
      </w:r>
      <w:r w:rsidRPr="00711861">
        <w:rPr>
          <w:rFonts w:ascii="Garamond" w:hAnsi="Garamond" w:cs="Times New Roman"/>
          <w:i/>
          <w:iCs/>
          <w:noProof/>
          <w:lang w:val="en-US"/>
        </w:rPr>
        <w:t>Biometrics</w:t>
      </w:r>
      <w:r w:rsidRPr="00711861">
        <w:rPr>
          <w:rFonts w:ascii="Garamond" w:hAnsi="Garamond" w:cs="Times New Roman"/>
          <w:noProof/>
          <w:lang w:val="en-US"/>
        </w:rPr>
        <w:t>. Academic Press, New York.</w:t>
      </w:r>
    </w:p>
    <w:p w14:paraId="2DC13440"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Higgins, J.P.T. &amp; Thompson, S.G. (2002). Quantifying heterogeneity in a meta-analysis. </w:t>
      </w:r>
      <w:r w:rsidRPr="00711861">
        <w:rPr>
          <w:rFonts w:ascii="Garamond" w:hAnsi="Garamond" w:cs="Times New Roman"/>
          <w:i/>
          <w:iCs/>
          <w:noProof/>
          <w:lang w:val="en-US"/>
        </w:rPr>
        <w:t>Stat. Med.</w:t>
      </w:r>
      <w:r w:rsidRPr="00711861">
        <w:rPr>
          <w:rFonts w:ascii="Garamond" w:hAnsi="Garamond" w:cs="Times New Roman"/>
          <w:noProof/>
          <w:lang w:val="en-US"/>
        </w:rPr>
        <w:t>, 21, 1539–1558.</w:t>
      </w:r>
    </w:p>
    <w:p w14:paraId="67FE4367"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Hinchliff, C.E., Smith, S.A., Allman, J.F., Burleigh, J.G., Chaudhary, R., Coghill, L.M., </w:t>
      </w:r>
      <w:r w:rsidRPr="00711861">
        <w:rPr>
          <w:rFonts w:ascii="Garamond" w:hAnsi="Garamond" w:cs="Times New Roman"/>
          <w:i/>
          <w:iCs/>
          <w:noProof/>
          <w:lang w:val="en-US"/>
        </w:rPr>
        <w:t>et al.</w:t>
      </w:r>
      <w:r w:rsidRPr="00711861">
        <w:rPr>
          <w:rFonts w:ascii="Garamond" w:hAnsi="Garamond" w:cs="Times New Roman"/>
          <w:noProof/>
          <w:lang w:val="en-US"/>
        </w:rPr>
        <w:t xml:space="preserve"> (2015). Synthesis of phylogeny and taxonomy into a comprehensive tree of life. </w:t>
      </w:r>
      <w:r w:rsidRPr="00711861">
        <w:rPr>
          <w:rFonts w:ascii="Garamond" w:hAnsi="Garamond" w:cs="Times New Roman"/>
          <w:i/>
          <w:iCs/>
          <w:noProof/>
          <w:lang w:val="en-US"/>
        </w:rPr>
        <w:t>Proc. Natl. Acad. Sci.</w:t>
      </w:r>
      <w:r w:rsidRPr="00711861">
        <w:rPr>
          <w:rFonts w:ascii="Garamond" w:hAnsi="Garamond" w:cs="Times New Roman"/>
          <w:noProof/>
          <w:lang w:val="en-US"/>
        </w:rPr>
        <w:t>, 112, 12764–12769.</w:t>
      </w:r>
    </w:p>
    <w:p w14:paraId="206CC38D"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James, J.W. (1973). 353. Note: Covariances Between Relatives due to Sex-Linked Genes. </w:t>
      </w:r>
      <w:r w:rsidRPr="00711861">
        <w:rPr>
          <w:rFonts w:ascii="Garamond" w:hAnsi="Garamond" w:cs="Times New Roman"/>
          <w:i/>
          <w:iCs/>
          <w:noProof/>
          <w:lang w:val="en-US"/>
        </w:rPr>
        <w:t>Biometrics</w:t>
      </w:r>
      <w:r w:rsidRPr="00711861">
        <w:rPr>
          <w:rFonts w:ascii="Garamond" w:hAnsi="Garamond" w:cs="Times New Roman"/>
          <w:noProof/>
          <w:lang w:val="en-US"/>
        </w:rPr>
        <w:t>, 29, 584.</w:t>
      </w:r>
    </w:p>
    <w:p w14:paraId="0796B8BD"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Janicke, T., Häderer, I.K., Lajeunesse, M.J. &amp; Anthes, N. (2016). Evolutionary Biology: Darwinian sex roles confirmed across the animal kingdom. </w:t>
      </w:r>
      <w:r w:rsidRPr="00711861">
        <w:rPr>
          <w:rFonts w:ascii="Garamond" w:hAnsi="Garamond" w:cs="Times New Roman"/>
          <w:i/>
          <w:iCs/>
          <w:noProof/>
          <w:lang w:val="en-US"/>
        </w:rPr>
        <w:t>Sci. Adv.</w:t>
      </w:r>
      <w:r w:rsidRPr="00711861">
        <w:rPr>
          <w:rFonts w:ascii="Garamond" w:hAnsi="Garamond" w:cs="Times New Roman"/>
          <w:noProof/>
          <w:lang w:val="en-US"/>
        </w:rPr>
        <w:t>, 2, 1–11.</w:t>
      </w:r>
    </w:p>
    <w:p w14:paraId="3C39ED32"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Jennions, M.D. &amp; Petrie, M. (1997). Variation in mate choice and mating preferences: A review of causes and consequences. </w:t>
      </w:r>
      <w:r w:rsidRPr="00711861">
        <w:rPr>
          <w:rFonts w:ascii="Garamond" w:hAnsi="Garamond" w:cs="Times New Roman"/>
          <w:i/>
          <w:iCs/>
          <w:noProof/>
          <w:lang w:val="en-US"/>
        </w:rPr>
        <w:t>Biol. Rev.</w:t>
      </w:r>
      <w:r w:rsidRPr="00711861">
        <w:rPr>
          <w:rFonts w:ascii="Garamond" w:hAnsi="Garamond" w:cs="Times New Roman"/>
          <w:noProof/>
          <w:lang w:val="en-US"/>
        </w:rPr>
        <w:t>, 72, 283–327.</w:t>
      </w:r>
    </w:p>
    <w:p w14:paraId="154D7C65"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Jetz, W., Thomas, G.H., Joy, J.B., Hartmann, K. &amp; Mooers, A.O. (2012). The global diversity of birds in space and time. </w:t>
      </w:r>
      <w:r w:rsidRPr="00711861">
        <w:rPr>
          <w:rFonts w:ascii="Garamond" w:hAnsi="Garamond" w:cs="Times New Roman"/>
          <w:i/>
          <w:iCs/>
          <w:noProof/>
          <w:lang w:val="en-US"/>
        </w:rPr>
        <w:t>Nature</w:t>
      </w:r>
      <w:r w:rsidRPr="00711861">
        <w:rPr>
          <w:rFonts w:ascii="Garamond" w:hAnsi="Garamond" w:cs="Times New Roman"/>
          <w:noProof/>
          <w:lang w:val="en-US"/>
        </w:rPr>
        <w:t>, 491, 444–448.</w:t>
      </w:r>
    </w:p>
    <w:p w14:paraId="58A9F160"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Jetz, W., Thomas, G.H., Joy, J.B., Redding, D.W., Hartmann, K. &amp; Mooers, A.O. (2014). Global Distribution and Conservation of Evolutionary Distinctness in Birds. </w:t>
      </w:r>
      <w:r w:rsidRPr="00711861">
        <w:rPr>
          <w:rFonts w:ascii="Garamond" w:hAnsi="Garamond" w:cs="Times New Roman"/>
          <w:i/>
          <w:iCs/>
          <w:noProof/>
          <w:lang w:val="en-US"/>
        </w:rPr>
        <w:t>Curr. Biol.</w:t>
      </w:r>
      <w:r w:rsidRPr="00711861">
        <w:rPr>
          <w:rFonts w:ascii="Garamond" w:hAnsi="Garamond" w:cs="Times New Roman"/>
          <w:noProof/>
          <w:lang w:val="en-US"/>
        </w:rPr>
        <w:t>, 24, 919–930.</w:t>
      </w:r>
    </w:p>
    <w:p w14:paraId="0A9DE30B"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Johnson, W., Deary, I.J. &amp; Carothers, A. (2008). Sex Differences in Variability in General Intelligence: A New Look at the Old Question. </w:t>
      </w:r>
      <w:r w:rsidRPr="00711861">
        <w:rPr>
          <w:rFonts w:ascii="Garamond" w:hAnsi="Garamond" w:cs="Times New Roman"/>
          <w:i/>
          <w:iCs/>
          <w:noProof/>
          <w:lang w:val="en-US"/>
        </w:rPr>
        <w:t>Perspect. Psychol. Sci.</w:t>
      </w:r>
      <w:r w:rsidRPr="00711861">
        <w:rPr>
          <w:rFonts w:ascii="Garamond" w:hAnsi="Garamond" w:cs="Times New Roman"/>
          <w:noProof/>
          <w:lang w:val="en-US"/>
        </w:rPr>
        <w:t>, 3, 518–531.</w:t>
      </w:r>
    </w:p>
    <w:p w14:paraId="661BD770"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Johnson, W., Deary, I.J. &amp; Carothers, A. (2009). A Role for the X Chromosome in Sex Differences in Variability in General Intelligence? </w:t>
      </w:r>
      <w:r w:rsidRPr="00711861">
        <w:rPr>
          <w:rFonts w:ascii="Garamond" w:hAnsi="Garamond" w:cs="Times New Roman"/>
          <w:i/>
          <w:iCs/>
          <w:noProof/>
          <w:lang w:val="en-US"/>
        </w:rPr>
        <w:t>Perspect. Psychol. Sci.</w:t>
      </w:r>
      <w:r w:rsidRPr="00711861">
        <w:rPr>
          <w:rFonts w:ascii="Garamond" w:hAnsi="Garamond" w:cs="Times New Roman"/>
          <w:noProof/>
          <w:lang w:val="en-US"/>
        </w:rPr>
        <w:t>, 4, 598–611.</w:t>
      </w:r>
    </w:p>
    <w:p w14:paraId="5524D79A"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Jones, C.M., Braithwaite, V.A. &amp; Healy, S.D. (2003). The evolution of sex differences in spatial ability. </w:t>
      </w:r>
      <w:r w:rsidRPr="00711861">
        <w:rPr>
          <w:rFonts w:ascii="Garamond" w:hAnsi="Garamond" w:cs="Times New Roman"/>
          <w:i/>
          <w:iCs/>
          <w:noProof/>
          <w:lang w:val="en-US"/>
        </w:rPr>
        <w:t>Behav. Neurosci.</w:t>
      </w:r>
      <w:r w:rsidRPr="00711861">
        <w:rPr>
          <w:rFonts w:ascii="Garamond" w:hAnsi="Garamond" w:cs="Times New Roman"/>
          <w:noProof/>
          <w:lang w:val="en-US"/>
        </w:rPr>
        <w:t>, 117, 403–411.</w:t>
      </w:r>
    </w:p>
    <w:p w14:paraId="017008B7"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lastRenderedPageBreak/>
        <w:t xml:space="preserve">Ju, C., Duan, Y. &amp; You, X. (2015). Retesting the greater male variability hypothesis in mainland China: A cross-regional study. </w:t>
      </w:r>
      <w:r w:rsidRPr="00711861">
        <w:rPr>
          <w:rFonts w:ascii="Garamond" w:hAnsi="Garamond" w:cs="Times New Roman"/>
          <w:i/>
          <w:iCs/>
          <w:noProof/>
          <w:lang w:val="en-US"/>
        </w:rPr>
        <w:t>Pers. Individ. Dif.</w:t>
      </w:r>
      <w:r w:rsidRPr="00711861">
        <w:rPr>
          <w:rFonts w:ascii="Garamond" w:hAnsi="Garamond" w:cs="Times New Roman"/>
          <w:noProof/>
          <w:lang w:val="en-US"/>
        </w:rPr>
        <w:t>, 72, 85–89.</w:t>
      </w:r>
    </w:p>
    <w:p w14:paraId="420AF8D2"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Karwowski, M., Jankowska, D.M., Gajda, A., Marczak, M., Groyecka, A. &amp; Sorokowski, P. (2016). Greater Male Variability in Creativity Outside the WEIRD World. </w:t>
      </w:r>
      <w:r w:rsidRPr="00711861">
        <w:rPr>
          <w:rFonts w:ascii="Garamond" w:hAnsi="Garamond" w:cs="Times New Roman"/>
          <w:i/>
          <w:iCs/>
          <w:noProof/>
          <w:lang w:val="en-US"/>
        </w:rPr>
        <w:t>Creat. Res. J.</w:t>
      </w:r>
      <w:r w:rsidRPr="00711861">
        <w:rPr>
          <w:rFonts w:ascii="Garamond" w:hAnsi="Garamond" w:cs="Times New Roman"/>
          <w:noProof/>
          <w:lang w:val="en-US"/>
        </w:rPr>
        <w:t>, 28, 467–470.</w:t>
      </w:r>
    </w:p>
    <w:p w14:paraId="39F86DCD"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Lehre, A.C., Lehre, K.P., Laake, P. &amp; Danbolt, N.C. (2009). Greater intrasex phenotype variability in males than in females is a fundamental aspect of the gender differences in humans. </w:t>
      </w:r>
      <w:r w:rsidRPr="00711861">
        <w:rPr>
          <w:rFonts w:ascii="Garamond" w:hAnsi="Garamond" w:cs="Times New Roman"/>
          <w:i/>
          <w:iCs/>
          <w:noProof/>
          <w:lang w:val="en-US"/>
        </w:rPr>
        <w:t>Dev. Psychobiol.</w:t>
      </w:r>
      <w:r w:rsidRPr="00711861">
        <w:rPr>
          <w:rFonts w:ascii="Garamond" w:hAnsi="Garamond" w:cs="Times New Roman"/>
          <w:noProof/>
          <w:lang w:val="en-US"/>
        </w:rPr>
        <w:t>, 51, 198–206.</w:t>
      </w:r>
    </w:p>
    <w:p w14:paraId="0A992ACA"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Liebgold, E.B., Brodie, E.D. &amp; Cabe, P.R. (2011). Female philopatry and male-biased dispersal in a direct-developing salamander, Plethodon cinereus. </w:t>
      </w:r>
      <w:r w:rsidRPr="00711861">
        <w:rPr>
          <w:rFonts w:ascii="Garamond" w:hAnsi="Garamond" w:cs="Times New Roman"/>
          <w:i/>
          <w:iCs/>
          <w:noProof/>
          <w:lang w:val="en-US"/>
        </w:rPr>
        <w:t>Mol. Ecol.</w:t>
      </w:r>
      <w:r w:rsidRPr="00711861">
        <w:rPr>
          <w:rFonts w:ascii="Garamond" w:hAnsi="Garamond" w:cs="Times New Roman"/>
          <w:noProof/>
          <w:lang w:val="en-US"/>
        </w:rPr>
        <w:t>, 20, 249–257.</w:t>
      </w:r>
    </w:p>
    <w:p w14:paraId="310B4EA4"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van der Linden, D., Dunkel, C.S. &amp; Madison, G. (2017). Sex differences in brain size and general intelligence (g). </w:t>
      </w:r>
      <w:r w:rsidRPr="00711861">
        <w:rPr>
          <w:rFonts w:ascii="Garamond" w:hAnsi="Garamond" w:cs="Times New Roman"/>
          <w:i/>
          <w:iCs/>
          <w:noProof/>
          <w:lang w:val="en-US"/>
        </w:rPr>
        <w:t>Intelligence</w:t>
      </w:r>
      <w:r w:rsidRPr="00711861">
        <w:rPr>
          <w:rFonts w:ascii="Garamond" w:hAnsi="Garamond" w:cs="Times New Roman"/>
          <w:noProof/>
          <w:lang w:val="en-US"/>
        </w:rPr>
        <w:t>, 63, 78–88.</w:t>
      </w:r>
    </w:p>
    <w:p w14:paraId="19D4B974"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Lovich, J.E. &amp; Gibbons, J.W. (1992). A review of techniques for quantifying sexual size dimorphism. </w:t>
      </w:r>
      <w:r w:rsidRPr="00711861">
        <w:rPr>
          <w:rFonts w:ascii="Garamond" w:hAnsi="Garamond" w:cs="Times New Roman"/>
          <w:i/>
          <w:iCs/>
          <w:noProof/>
          <w:lang w:val="en-US"/>
        </w:rPr>
        <w:t>Growth Dev Aging</w:t>
      </w:r>
      <w:r w:rsidRPr="00711861">
        <w:rPr>
          <w:rFonts w:ascii="Garamond" w:hAnsi="Garamond" w:cs="Times New Roman"/>
          <w:noProof/>
          <w:lang w:val="en-US"/>
        </w:rPr>
        <w:t>, 56, 269–281.</w:t>
      </w:r>
    </w:p>
    <w:p w14:paraId="10DB62BF"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Lyon, M.F. (1961). Gene Action in the X-chromosom (Mus musculus L.). </w:t>
      </w:r>
      <w:r w:rsidRPr="00711861">
        <w:rPr>
          <w:rFonts w:ascii="Garamond" w:hAnsi="Garamond" w:cs="Times New Roman"/>
          <w:i/>
          <w:iCs/>
          <w:noProof/>
          <w:lang w:val="en-US"/>
        </w:rPr>
        <w:t>Nature</w:t>
      </w:r>
      <w:r w:rsidRPr="00711861">
        <w:rPr>
          <w:rFonts w:ascii="Garamond" w:hAnsi="Garamond" w:cs="Times New Roman"/>
          <w:noProof/>
          <w:lang w:val="en-US"/>
        </w:rPr>
        <w:t>, 190, 372–373.</w:t>
      </w:r>
    </w:p>
    <w:p w14:paraId="4B67F76D"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Moiron, M., Laskowski, K.L. &amp; Niemelä, P.T. (2020). Individual differences in behaviour explain variation in survival: a meta-analysis. </w:t>
      </w:r>
      <w:r w:rsidRPr="00711861">
        <w:rPr>
          <w:rFonts w:ascii="Garamond" w:hAnsi="Garamond" w:cs="Times New Roman"/>
          <w:i/>
          <w:iCs/>
          <w:noProof/>
          <w:lang w:val="en-US"/>
        </w:rPr>
        <w:t>Ecol. Lett.</w:t>
      </w:r>
      <w:r w:rsidRPr="00711861">
        <w:rPr>
          <w:rFonts w:ascii="Garamond" w:hAnsi="Garamond" w:cs="Times New Roman"/>
          <w:noProof/>
          <w:lang w:val="en-US"/>
        </w:rPr>
        <w:t>, 23, 399–408.</w:t>
      </w:r>
    </w:p>
    <w:p w14:paraId="6E8BF9B8" w14:textId="68E7AAC9"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Munson, A.A., Jones, C., Schraft, H. &amp; Sih, A. (2020). You’re Just My Type</w:t>
      </w:r>
      <w:r w:rsidRPr="00711861">
        <w:rPr>
          <w:rFonts w:ascii="Times New Roman" w:hAnsi="Times New Roman" w:cs="Times New Roman"/>
          <w:noProof/>
          <w:lang w:val="en-US"/>
        </w:rPr>
        <w:t> </w:t>
      </w:r>
      <w:r w:rsidRPr="00711861">
        <w:rPr>
          <w:rFonts w:ascii="Garamond" w:hAnsi="Garamond" w:cs="Times New Roman"/>
          <w:noProof/>
          <w:lang w:val="en-US"/>
        </w:rPr>
        <w:t xml:space="preserve">: Mate Choice and Behavioral Types. </w:t>
      </w:r>
      <w:r w:rsidRPr="00711861">
        <w:rPr>
          <w:rFonts w:ascii="Garamond" w:hAnsi="Garamond" w:cs="Times New Roman"/>
          <w:i/>
          <w:iCs/>
          <w:noProof/>
          <w:lang w:val="en-US"/>
        </w:rPr>
        <w:t>Trends Ecol. Evol.</w:t>
      </w:r>
      <w:r w:rsidRPr="00711861">
        <w:rPr>
          <w:rFonts w:ascii="Garamond" w:hAnsi="Garamond" w:cs="Times New Roman"/>
          <w:noProof/>
          <w:lang w:val="en-US"/>
        </w:rPr>
        <w:t>, 1–11.</w:t>
      </w:r>
    </w:p>
    <w:p w14:paraId="0AF801FB"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Nakagawa, S., Poulin, R., Mengersen, K., Reinhold, K., Engqvist, L., Lagisz, M., </w:t>
      </w:r>
      <w:r w:rsidRPr="00711861">
        <w:rPr>
          <w:rFonts w:ascii="Garamond" w:hAnsi="Garamond" w:cs="Times New Roman"/>
          <w:i/>
          <w:iCs/>
          <w:noProof/>
          <w:lang w:val="en-US"/>
        </w:rPr>
        <w:t>et al.</w:t>
      </w:r>
      <w:r w:rsidRPr="00711861">
        <w:rPr>
          <w:rFonts w:ascii="Garamond" w:hAnsi="Garamond" w:cs="Times New Roman"/>
          <w:noProof/>
          <w:lang w:val="en-US"/>
        </w:rPr>
        <w:t xml:space="preserve"> (2015). Meta-analysis of variation: Ecological and evolutionary applications and beyond. </w:t>
      </w:r>
      <w:r w:rsidRPr="00711861">
        <w:rPr>
          <w:rFonts w:ascii="Garamond" w:hAnsi="Garamond" w:cs="Times New Roman"/>
          <w:i/>
          <w:iCs/>
          <w:noProof/>
          <w:lang w:val="en-US"/>
        </w:rPr>
        <w:t>Methods Ecol. Evol.</w:t>
      </w:r>
      <w:r w:rsidRPr="00711861">
        <w:rPr>
          <w:rFonts w:ascii="Garamond" w:hAnsi="Garamond" w:cs="Times New Roman"/>
          <w:noProof/>
          <w:lang w:val="en-US"/>
        </w:rPr>
        <w:t>, 6, 143–152.</w:t>
      </w:r>
    </w:p>
    <w:p w14:paraId="6770B0A8"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Nakagawa, S. &amp; Santos, E.S.A. (2012). Methodological issues and advances in biological meta-analysis. </w:t>
      </w:r>
      <w:r w:rsidRPr="00711861">
        <w:rPr>
          <w:rFonts w:ascii="Garamond" w:hAnsi="Garamond" w:cs="Times New Roman"/>
          <w:i/>
          <w:iCs/>
          <w:noProof/>
          <w:lang w:val="en-US"/>
        </w:rPr>
        <w:t>Evol. Ecol.</w:t>
      </w:r>
      <w:r w:rsidRPr="00711861">
        <w:rPr>
          <w:rFonts w:ascii="Garamond" w:hAnsi="Garamond" w:cs="Times New Roman"/>
          <w:noProof/>
          <w:lang w:val="en-US"/>
        </w:rPr>
        <w:t>, 26, 1253–1274.</w:t>
      </w:r>
    </w:p>
    <w:p w14:paraId="6935F8E4"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Nettle, D. (2006). The evolution of personality variation in humans and other animals. </w:t>
      </w:r>
      <w:r w:rsidRPr="00711861">
        <w:rPr>
          <w:rFonts w:ascii="Garamond" w:hAnsi="Garamond" w:cs="Times New Roman"/>
          <w:i/>
          <w:iCs/>
          <w:noProof/>
          <w:lang w:val="en-US"/>
        </w:rPr>
        <w:t>Am. Psychol.</w:t>
      </w:r>
      <w:r w:rsidRPr="00711861">
        <w:rPr>
          <w:rFonts w:ascii="Garamond" w:hAnsi="Garamond" w:cs="Times New Roman"/>
          <w:noProof/>
          <w:lang w:val="en-US"/>
        </w:rPr>
        <w:t>, 61, 622–631.</w:t>
      </w:r>
    </w:p>
    <w:p w14:paraId="569A3731"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Noble, D.W.A., Lagisz, M., O’dea, R.E. &amp; Nakagawa, S. (2017). Nonindependence and sensitivity analyses in ecological and evolutionary meta-analyses. </w:t>
      </w:r>
      <w:r w:rsidRPr="00711861">
        <w:rPr>
          <w:rFonts w:ascii="Garamond" w:hAnsi="Garamond" w:cs="Times New Roman"/>
          <w:i/>
          <w:iCs/>
          <w:noProof/>
          <w:lang w:val="en-US"/>
        </w:rPr>
        <w:t>Mol. Ecol.</w:t>
      </w:r>
      <w:r w:rsidRPr="00711861">
        <w:rPr>
          <w:rFonts w:ascii="Garamond" w:hAnsi="Garamond" w:cs="Times New Roman"/>
          <w:noProof/>
          <w:lang w:val="en-US"/>
        </w:rPr>
        <w:t>, 2410–2425.</w:t>
      </w:r>
    </w:p>
    <w:p w14:paraId="75443002"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Pick, J.L., Nakagawa, S. &amp; Noble, D.W.A. (2019). Reproducible, flexible and high-throughput data extraction from primary literature: The metaDigitise r package. </w:t>
      </w:r>
      <w:r w:rsidRPr="00711861">
        <w:rPr>
          <w:rFonts w:ascii="Garamond" w:hAnsi="Garamond" w:cs="Times New Roman"/>
          <w:i/>
          <w:iCs/>
          <w:noProof/>
          <w:lang w:val="en-US"/>
        </w:rPr>
        <w:t>Methods Ecol. Evol.</w:t>
      </w:r>
      <w:r w:rsidRPr="00711861">
        <w:rPr>
          <w:rFonts w:ascii="Garamond" w:hAnsi="Garamond" w:cs="Times New Roman"/>
          <w:noProof/>
          <w:lang w:val="en-US"/>
        </w:rPr>
        <w:t>, 10, 426–431.</w:t>
      </w:r>
    </w:p>
    <w:p w14:paraId="53F2BB6E"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Pomiankowski, A. &amp; Moller, A.P. (1995). A resolution of the lek paradox. </w:t>
      </w:r>
      <w:r w:rsidRPr="00711861">
        <w:rPr>
          <w:rFonts w:ascii="Garamond" w:hAnsi="Garamond" w:cs="Times New Roman"/>
          <w:i/>
          <w:iCs/>
          <w:noProof/>
          <w:lang w:val="en-US"/>
        </w:rPr>
        <w:t>Proc. R. Soc. B Biol. Sci.</w:t>
      </w:r>
      <w:r w:rsidRPr="00711861">
        <w:rPr>
          <w:rFonts w:ascii="Garamond" w:hAnsi="Garamond" w:cs="Times New Roman"/>
          <w:noProof/>
          <w:lang w:val="en-US"/>
        </w:rPr>
        <w:t>, 260, 21–29.</w:t>
      </w:r>
    </w:p>
    <w:p w14:paraId="220D4ACC"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Promislow, D.E.L. (1992). Costs of sexual selection in natural populations of mammals. </w:t>
      </w:r>
      <w:r w:rsidRPr="00711861">
        <w:rPr>
          <w:rFonts w:ascii="Garamond" w:hAnsi="Garamond" w:cs="Times New Roman"/>
          <w:i/>
          <w:iCs/>
          <w:noProof/>
          <w:lang w:val="en-US"/>
        </w:rPr>
        <w:t>Proc R Soc L. B</w:t>
      </w:r>
      <w:r w:rsidRPr="00711861">
        <w:rPr>
          <w:rFonts w:ascii="Garamond" w:hAnsi="Garamond" w:cs="Times New Roman"/>
          <w:noProof/>
          <w:lang w:val="en-US"/>
        </w:rPr>
        <w:t>, 247, 203–210.</w:t>
      </w:r>
    </w:p>
    <w:p w14:paraId="72FB33CC" w14:textId="2BD57514"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R Core Team. (201</w:t>
      </w:r>
      <w:r>
        <w:rPr>
          <w:rFonts w:ascii="Garamond" w:hAnsi="Garamond" w:cs="Times New Roman"/>
          <w:noProof/>
          <w:lang w:val="en-US"/>
        </w:rPr>
        <w:t>9</w:t>
      </w:r>
      <w:r w:rsidRPr="00711861">
        <w:rPr>
          <w:rFonts w:ascii="Garamond" w:hAnsi="Garamond" w:cs="Times New Roman"/>
          <w:noProof/>
          <w:lang w:val="en-US"/>
        </w:rPr>
        <w:t>). R: A language and environment for statistical computing.</w:t>
      </w:r>
      <w:r>
        <w:rPr>
          <w:rFonts w:ascii="Garamond" w:hAnsi="Garamond" w:cs="Times New Roman"/>
          <w:noProof/>
          <w:lang w:val="en-US"/>
        </w:rPr>
        <w:t xml:space="preserve"> Vienna, Austria.</w:t>
      </w:r>
    </w:p>
    <w:p w14:paraId="29FF0216"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Réale, D., Reader, S.M., Sol, D., McDougall, P.T. &amp; Dingemanse, N.J. (2007). Integrating animal temperament within ecology and evolution. </w:t>
      </w:r>
      <w:r w:rsidRPr="00711861">
        <w:rPr>
          <w:rFonts w:ascii="Garamond" w:hAnsi="Garamond" w:cs="Times New Roman"/>
          <w:i/>
          <w:iCs/>
          <w:noProof/>
          <w:lang w:val="en-US"/>
        </w:rPr>
        <w:t>Biol. Rev.</w:t>
      </w:r>
      <w:r w:rsidRPr="00711861">
        <w:rPr>
          <w:rFonts w:ascii="Garamond" w:hAnsi="Garamond" w:cs="Times New Roman"/>
          <w:noProof/>
          <w:lang w:val="en-US"/>
        </w:rPr>
        <w:t>, 82, 291–318.</w:t>
      </w:r>
    </w:p>
    <w:p w14:paraId="36FFCBE7" w14:textId="3D05FDD5"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Reinhold, K. &amp; Engqvist, L. (2013). The variability is in the sex chromosomes. </w:t>
      </w:r>
      <w:r w:rsidRPr="00711861">
        <w:rPr>
          <w:rFonts w:ascii="Garamond" w:hAnsi="Garamond" w:cs="Times New Roman"/>
          <w:i/>
          <w:iCs/>
          <w:noProof/>
          <w:lang w:val="en-US"/>
        </w:rPr>
        <w:t>Evol.</w:t>
      </w:r>
      <w:r w:rsidRPr="00711861">
        <w:rPr>
          <w:rFonts w:ascii="Garamond" w:hAnsi="Garamond" w:cs="Times New Roman"/>
          <w:noProof/>
          <w:lang w:val="en-US"/>
        </w:rPr>
        <w:t>, 67, 3662–3668.</w:t>
      </w:r>
    </w:p>
    <w:p w14:paraId="0E3E2274"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Rowe and Houle. (1996). The lek paradox and the capture of genetic variance. </w:t>
      </w:r>
      <w:r w:rsidRPr="00711861">
        <w:rPr>
          <w:rFonts w:ascii="Garamond" w:hAnsi="Garamond" w:cs="Times New Roman"/>
          <w:i/>
          <w:iCs/>
          <w:noProof/>
          <w:lang w:val="en-US"/>
        </w:rPr>
        <w:t>Proc. Biol. Sci.</w:t>
      </w:r>
      <w:r w:rsidRPr="00711861">
        <w:rPr>
          <w:rFonts w:ascii="Garamond" w:hAnsi="Garamond" w:cs="Times New Roman"/>
          <w:noProof/>
          <w:lang w:val="en-US"/>
        </w:rPr>
        <w:t>, 263, 1415–1421.</w:t>
      </w:r>
    </w:p>
    <w:p w14:paraId="00BC8533"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Schuett, W. &amp; Dall, S.R.X. (2009). Sex differences, social context and personality in zebra finches, Taeniopygia guttata. </w:t>
      </w:r>
      <w:r w:rsidRPr="00711861">
        <w:rPr>
          <w:rFonts w:ascii="Garamond" w:hAnsi="Garamond" w:cs="Times New Roman"/>
          <w:i/>
          <w:iCs/>
          <w:noProof/>
          <w:lang w:val="en-US"/>
        </w:rPr>
        <w:t>Anim. Behav.</w:t>
      </w:r>
      <w:r w:rsidRPr="00711861">
        <w:rPr>
          <w:rFonts w:ascii="Garamond" w:hAnsi="Garamond" w:cs="Times New Roman"/>
          <w:noProof/>
          <w:lang w:val="en-US"/>
        </w:rPr>
        <w:t>, 77, 1041–1050.</w:t>
      </w:r>
    </w:p>
    <w:p w14:paraId="5B4EACD3"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Schuett, W., Tregenza, T. &amp; Dall, S.R.X. (2010). Sexual selection and animal personality. </w:t>
      </w:r>
      <w:r w:rsidRPr="00711861">
        <w:rPr>
          <w:rFonts w:ascii="Garamond" w:hAnsi="Garamond" w:cs="Times New Roman"/>
          <w:i/>
          <w:iCs/>
          <w:noProof/>
          <w:lang w:val="en-US"/>
        </w:rPr>
        <w:t>Biol. Rev.</w:t>
      </w:r>
      <w:r w:rsidRPr="00711861">
        <w:rPr>
          <w:rFonts w:ascii="Garamond" w:hAnsi="Garamond" w:cs="Times New Roman"/>
          <w:noProof/>
          <w:lang w:val="en-US"/>
        </w:rPr>
        <w:t>, 85, 217–246.</w:t>
      </w:r>
    </w:p>
    <w:p w14:paraId="7448F670"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Sih, A., Bell, A.M. &amp; Johnson, J.C. (2004). Behavioral syndromes: an ecological and evolutionary overview. </w:t>
      </w:r>
      <w:r w:rsidRPr="00711861">
        <w:rPr>
          <w:rFonts w:ascii="Garamond" w:hAnsi="Garamond" w:cs="Times New Roman"/>
          <w:i/>
          <w:iCs/>
          <w:noProof/>
          <w:lang w:val="en-US"/>
        </w:rPr>
        <w:t>TREE</w:t>
      </w:r>
      <w:r w:rsidRPr="00711861">
        <w:rPr>
          <w:rFonts w:ascii="Garamond" w:hAnsi="Garamond" w:cs="Times New Roman"/>
          <w:noProof/>
          <w:lang w:val="en-US"/>
        </w:rPr>
        <w:t>, 19, 372–378.</w:t>
      </w:r>
    </w:p>
    <w:p w14:paraId="2E231F8C"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Smith, B.R. &amp; Blumstein, D.T. (2008). Fitness consequences of personality: A meta-analysis. </w:t>
      </w:r>
      <w:r w:rsidRPr="00711861">
        <w:rPr>
          <w:rFonts w:ascii="Garamond" w:hAnsi="Garamond" w:cs="Times New Roman"/>
          <w:i/>
          <w:iCs/>
          <w:noProof/>
          <w:lang w:val="en-US"/>
        </w:rPr>
        <w:t>Behav. Ecol.</w:t>
      </w:r>
      <w:r w:rsidRPr="00711861">
        <w:rPr>
          <w:rFonts w:ascii="Garamond" w:hAnsi="Garamond" w:cs="Times New Roman"/>
          <w:noProof/>
          <w:lang w:val="en-US"/>
        </w:rPr>
        <w:t>, 19, 448–455.</w:t>
      </w:r>
    </w:p>
    <w:p w14:paraId="147E1740"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Székely, T., Freckleton, R.P. &amp; Reynolds, J.D. (2004). Sexual selection explains Rensch’s rule of </w:t>
      </w:r>
      <w:r w:rsidRPr="00711861">
        <w:rPr>
          <w:rFonts w:ascii="Garamond" w:hAnsi="Garamond" w:cs="Times New Roman"/>
          <w:noProof/>
          <w:lang w:val="en-US"/>
        </w:rPr>
        <w:lastRenderedPageBreak/>
        <w:t xml:space="preserve">size dimorphism in shorebirds. </w:t>
      </w:r>
      <w:r w:rsidRPr="00711861">
        <w:rPr>
          <w:rFonts w:ascii="Garamond" w:hAnsi="Garamond" w:cs="Times New Roman"/>
          <w:i/>
          <w:iCs/>
          <w:noProof/>
          <w:lang w:val="en-US"/>
        </w:rPr>
        <w:t>Proc. Natl. Acad. Sci. U. S. A.</w:t>
      </w:r>
      <w:r w:rsidRPr="00711861">
        <w:rPr>
          <w:rFonts w:ascii="Garamond" w:hAnsi="Garamond" w:cs="Times New Roman"/>
          <w:noProof/>
          <w:lang w:val="en-US"/>
        </w:rPr>
        <w:t>, 101, 12224–12227.</w:t>
      </w:r>
    </w:p>
    <w:p w14:paraId="444EC07A"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Tarka, M., Guenther, A., Niemelä, P.T., Nakagawa, S. &amp; Noble, D.W.A. (2018). Sex differences in life history, behavior, and physiology along a slow-fast continuum: a meta-analysis. </w:t>
      </w:r>
      <w:r w:rsidRPr="00711861">
        <w:rPr>
          <w:rFonts w:ascii="Garamond" w:hAnsi="Garamond" w:cs="Times New Roman"/>
          <w:i/>
          <w:iCs/>
          <w:noProof/>
          <w:lang w:val="en-US"/>
        </w:rPr>
        <w:t>Behav. Ecol. Sociobiol.</w:t>
      </w:r>
      <w:r w:rsidRPr="00711861">
        <w:rPr>
          <w:rFonts w:ascii="Garamond" w:hAnsi="Garamond" w:cs="Times New Roman"/>
          <w:noProof/>
          <w:lang w:val="en-US"/>
        </w:rPr>
        <w:t>, 72, 132.</w:t>
      </w:r>
    </w:p>
    <w:p w14:paraId="1C3AD413"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Viechtbauer, W. (2010). Conducting meta-analyses in R with the metafor package. </w:t>
      </w:r>
      <w:r w:rsidRPr="00711861">
        <w:rPr>
          <w:rFonts w:ascii="Garamond" w:hAnsi="Garamond" w:cs="Times New Roman"/>
          <w:i/>
          <w:iCs/>
          <w:noProof/>
          <w:lang w:val="en-US"/>
        </w:rPr>
        <w:t>J. Stat. Softw.</w:t>
      </w:r>
      <w:r w:rsidRPr="00711861">
        <w:rPr>
          <w:rFonts w:ascii="Garamond" w:hAnsi="Garamond" w:cs="Times New Roman"/>
          <w:noProof/>
          <w:lang w:val="en-US"/>
        </w:rPr>
        <w:t>, 36, 1–48.</w:t>
      </w:r>
    </w:p>
    <w:p w14:paraId="17E6A8E2"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Walker, S.P.W. &amp; McCormick, M.I. (2009). Sexual selection explains sex-specific growth plasticity and positive allometry for sexual size dimorphism in a reef fish. </w:t>
      </w:r>
      <w:r w:rsidRPr="00711861">
        <w:rPr>
          <w:rFonts w:ascii="Garamond" w:hAnsi="Garamond" w:cs="Times New Roman"/>
          <w:i/>
          <w:iCs/>
          <w:noProof/>
          <w:lang w:val="en-US"/>
        </w:rPr>
        <w:t>Proc. R. Soc. B Biol. Sci.</w:t>
      </w:r>
      <w:r w:rsidRPr="00711861">
        <w:rPr>
          <w:rFonts w:ascii="Garamond" w:hAnsi="Garamond" w:cs="Times New Roman"/>
          <w:noProof/>
          <w:lang w:val="en-US"/>
        </w:rPr>
        <w:t>, 276, 3335–3343.</w:t>
      </w:r>
    </w:p>
    <w:p w14:paraId="06E9A0A0"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Wolf, M., Van Doorn, G.S., Leimar, O. &amp; Weissing, F.J. (2007). Life-history trade-offs favour the evolution of animal personalities. </w:t>
      </w:r>
      <w:r w:rsidRPr="00711861">
        <w:rPr>
          <w:rFonts w:ascii="Garamond" w:hAnsi="Garamond" w:cs="Times New Roman"/>
          <w:i/>
          <w:iCs/>
          <w:noProof/>
          <w:lang w:val="en-US"/>
        </w:rPr>
        <w:t>Nature</w:t>
      </w:r>
      <w:r w:rsidRPr="00711861">
        <w:rPr>
          <w:rFonts w:ascii="Garamond" w:hAnsi="Garamond" w:cs="Times New Roman"/>
          <w:noProof/>
          <w:lang w:val="en-US"/>
        </w:rPr>
        <w:t>, 447, 581–584.</w:t>
      </w:r>
    </w:p>
    <w:p w14:paraId="4BC3C848" w14:textId="77777777" w:rsidR="00711861" w:rsidRPr="00711861" w:rsidRDefault="00711861" w:rsidP="00711861">
      <w:pPr>
        <w:widowControl w:val="0"/>
        <w:autoSpaceDE w:val="0"/>
        <w:autoSpaceDN w:val="0"/>
        <w:adjustRightInd w:val="0"/>
        <w:ind w:left="480" w:hanging="480"/>
        <w:rPr>
          <w:rFonts w:ascii="Garamond" w:hAnsi="Garamond"/>
          <w:noProof/>
        </w:rPr>
      </w:pPr>
      <w:r w:rsidRPr="00711861">
        <w:rPr>
          <w:rFonts w:ascii="Garamond" w:hAnsi="Garamond" w:cs="Times New Roman"/>
          <w:noProof/>
          <w:lang w:val="en-US"/>
        </w:rPr>
        <w:t xml:space="preserve">Wyman, M.J. &amp; Rowe, L. (2014). Male Bias in Distributions of Additive Genetic, Residual, and Phenotypic Variances of Shared Traits. </w:t>
      </w:r>
      <w:r w:rsidRPr="00711861">
        <w:rPr>
          <w:rFonts w:ascii="Garamond" w:hAnsi="Garamond" w:cs="Times New Roman"/>
          <w:i/>
          <w:iCs/>
          <w:noProof/>
          <w:lang w:val="en-US"/>
        </w:rPr>
        <w:t>Am. Nat.</w:t>
      </w:r>
      <w:r w:rsidRPr="00711861">
        <w:rPr>
          <w:rFonts w:ascii="Garamond" w:hAnsi="Garamond" w:cs="Times New Roman"/>
          <w:noProof/>
          <w:lang w:val="en-US"/>
        </w:rPr>
        <w:t>, 184, 326–337.</w:t>
      </w:r>
    </w:p>
    <w:p w14:paraId="7BB0520A" w14:textId="0855C598" w:rsidR="007F6D9E" w:rsidRDefault="00711861" w:rsidP="003E2881">
      <w:pPr>
        <w:rPr>
          <w:rFonts w:ascii="Garamond" w:hAnsi="Garamond"/>
        </w:rPr>
      </w:pPr>
      <w:r>
        <w:rPr>
          <w:rFonts w:ascii="Garamond" w:hAnsi="Garamond"/>
        </w:rPr>
        <w:fldChar w:fldCharType="end"/>
      </w:r>
    </w:p>
    <w:p w14:paraId="26D5481E" w14:textId="28738457" w:rsidR="0012297E" w:rsidRDefault="0012297E" w:rsidP="003E2881">
      <w:pPr>
        <w:rPr>
          <w:rFonts w:ascii="Garamond" w:hAnsi="Garamond"/>
        </w:rPr>
      </w:pPr>
    </w:p>
    <w:p w14:paraId="72A8D019" w14:textId="4DE2DFC2" w:rsidR="009A3C13" w:rsidRDefault="009A3C13" w:rsidP="003E2881">
      <w:pPr>
        <w:rPr>
          <w:rFonts w:ascii="Garamond" w:hAnsi="Garamond"/>
        </w:rPr>
      </w:pPr>
    </w:p>
    <w:p w14:paraId="13AEF9F5" w14:textId="3B156760" w:rsidR="009A3C13" w:rsidRDefault="009A3C13" w:rsidP="003E2881">
      <w:pPr>
        <w:rPr>
          <w:rFonts w:ascii="Garamond" w:hAnsi="Garamond"/>
        </w:rPr>
      </w:pPr>
    </w:p>
    <w:p w14:paraId="3F2B92E2" w14:textId="3E1CAF15" w:rsidR="009A3C13" w:rsidRDefault="009A3C13" w:rsidP="003E2881">
      <w:pPr>
        <w:rPr>
          <w:rFonts w:ascii="Garamond" w:hAnsi="Garamond"/>
        </w:rPr>
      </w:pPr>
    </w:p>
    <w:p w14:paraId="636E11A2" w14:textId="4DABD3B5" w:rsidR="003E2881" w:rsidRDefault="003E2881" w:rsidP="003E2881">
      <w:pPr>
        <w:rPr>
          <w:rFonts w:ascii="Garamond" w:hAnsi="Garamond"/>
        </w:rPr>
      </w:pPr>
      <w:r>
        <w:rPr>
          <w:rFonts w:ascii="Garamond" w:hAnsi="Garamond"/>
        </w:rPr>
        <w:t xml:space="preserve">Table </w:t>
      </w:r>
      <w:commentRangeStart w:id="1023"/>
      <w:r>
        <w:rPr>
          <w:rFonts w:ascii="Garamond" w:hAnsi="Garamond"/>
        </w:rPr>
        <w:t xml:space="preserve">1. </w:t>
      </w:r>
      <w:r w:rsidR="00C864D4">
        <w:rPr>
          <w:rFonts w:ascii="Garamond" w:hAnsi="Garamond"/>
        </w:rPr>
        <w:t>Multi-level meta-analytic model</w:t>
      </w:r>
      <w:r w:rsidR="003005B3">
        <w:rPr>
          <w:rFonts w:ascii="Garamond" w:hAnsi="Garamond"/>
        </w:rPr>
        <w:t xml:space="preserve">s for each taxonomic </w:t>
      </w:r>
      <w:commentRangeEnd w:id="1023"/>
      <w:r w:rsidR="007D6B3E">
        <w:rPr>
          <w:rStyle w:val="CommentReference"/>
        </w:rPr>
        <w:commentReference w:id="1023"/>
      </w:r>
      <w:r w:rsidR="003005B3">
        <w:rPr>
          <w:rFonts w:ascii="Garamond" w:hAnsi="Garamond"/>
        </w:rPr>
        <w:t xml:space="preserve">group for </w:t>
      </w:r>
      <w:r w:rsidR="002B0571">
        <w:rPr>
          <w:rFonts w:ascii="Garamond" w:hAnsi="Garamond"/>
        </w:rPr>
        <w:t xml:space="preserve">a sex </w:t>
      </w:r>
      <w:r w:rsidR="003005B3">
        <w:rPr>
          <w:rFonts w:ascii="Garamond" w:hAnsi="Garamond"/>
        </w:rPr>
        <w:t xml:space="preserve">difference in </w:t>
      </w:r>
      <w:r w:rsidR="002B0571">
        <w:rPr>
          <w:rFonts w:ascii="Garamond" w:hAnsi="Garamond"/>
        </w:rPr>
        <w:t xml:space="preserve">the </w:t>
      </w:r>
      <w:r w:rsidR="003005B3">
        <w:rPr>
          <w:rFonts w:ascii="Garamond" w:hAnsi="Garamond"/>
        </w:rPr>
        <w:t xml:space="preserve">mean (SMD) and variability (lnCVR) </w:t>
      </w:r>
      <w:r w:rsidR="002B0571">
        <w:rPr>
          <w:rFonts w:ascii="Garamond" w:hAnsi="Garamond"/>
        </w:rPr>
        <w:t>in personality traits</w:t>
      </w:r>
      <w:r w:rsidR="003005B3">
        <w:rPr>
          <w:rFonts w:ascii="Garamond" w:hAnsi="Garamond"/>
        </w:rPr>
        <w:t>.</w:t>
      </w:r>
      <w:r w:rsidR="003A6CCD">
        <w:rPr>
          <w:rFonts w:ascii="Garamond" w:hAnsi="Garamond"/>
        </w:rPr>
        <w:t xml:space="preserve"> </w:t>
      </w:r>
      <w:commentRangeStart w:id="1024"/>
      <w:r w:rsidR="003A6CCD">
        <w:rPr>
          <w:rFonts w:ascii="Garamond" w:hAnsi="Garamond"/>
        </w:rPr>
        <w:t>P</w:t>
      </w:r>
      <w:r w:rsidR="003D6888">
        <w:rPr>
          <w:rFonts w:ascii="Garamond" w:hAnsi="Garamond"/>
        </w:rPr>
        <w:t xml:space="preserve">ositive </w:t>
      </w:r>
      <w:r w:rsidR="00782000">
        <w:rPr>
          <w:rFonts w:ascii="Garamond" w:hAnsi="Garamond"/>
        </w:rPr>
        <w:t>estimates</w:t>
      </w:r>
      <w:r w:rsidR="003D6888">
        <w:rPr>
          <w:rFonts w:ascii="Garamond" w:hAnsi="Garamond"/>
        </w:rPr>
        <w:t xml:space="preserve"> </w:t>
      </w:r>
      <w:r w:rsidR="009303AF">
        <w:rPr>
          <w:rFonts w:ascii="Garamond" w:hAnsi="Garamond"/>
        </w:rPr>
        <w:t xml:space="preserve">indicate </w:t>
      </w:r>
      <w:r w:rsidR="002B0571">
        <w:rPr>
          <w:rFonts w:ascii="Garamond" w:hAnsi="Garamond"/>
        </w:rPr>
        <w:t xml:space="preserve">that the </w:t>
      </w:r>
      <w:r w:rsidR="00654CAB">
        <w:rPr>
          <w:rFonts w:ascii="Garamond" w:hAnsi="Garamond"/>
        </w:rPr>
        <w:t xml:space="preserve">mean </w:t>
      </w:r>
      <w:r w:rsidR="002B0571">
        <w:rPr>
          <w:rFonts w:ascii="Garamond" w:hAnsi="Garamond"/>
        </w:rPr>
        <w:t>or</w:t>
      </w:r>
      <w:r w:rsidR="00654CAB">
        <w:rPr>
          <w:rFonts w:ascii="Garamond" w:hAnsi="Garamond"/>
        </w:rPr>
        <w:t xml:space="preserve"> variability </w:t>
      </w:r>
      <w:r w:rsidR="002B0571">
        <w:rPr>
          <w:rFonts w:ascii="Garamond" w:hAnsi="Garamond"/>
        </w:rPr>
        <w:t>in</w:t>
      </w:r>
      <w:r w:rsidR="00654CAB">
        <w:rPr>
          <w:rFonts w:ascii="Garamond" w:hAnsi="Garamond"/>
        </w:rPr>
        <w:t xml:space="preserve"> </w:t>
      </w:r>
      <w:r w:rsidR="003D6888">
        <w:rPr>
          <w:rFonts w:ascii="Garamond" w:hAnsi="Garamond"/>
        </w:rPr>
        <w:t>personalit</w:t>
      </w:r>
      <w:r w:rsidR="00654CAB">
        <w:rPr>
          <w:rFonts w:ascii="Garamond" w:hAnsi="Garamond"/>
        </w:rPr>
        <w:t xml:space="preserve">y </w:t>
      </w:r>
      <w:r w:rsidR="002B0571">
        <w:rPr>
          <w:rFonts w:ascii="Garamond" w:hAnsi="Garamond"/>
        </w:rPr>
        <w:t>is greater for males</w:t>
      </w:r>
      <w:r w:rsidR="00782000">
        <w:rPr>
          <w:rFonts w:ascii="Garamond" w:hAnsi="Garamond"/>
        </w:rPr>
        <w:t xml:space="preserve"> than females</w:t>
      </w:r>
      <w:commentRangeEnd w:id="1024"/>
      <w:r w:rsidR="002B0571">
        <w:rPr>
          <w:rStyle w:val="CommentReference"/>
        </w:rPr>
        <w:commentReference w:id="1024"/>
      </w:r>
      <w:r w:rsidR="003D6888">
        <w:rPr>
          <w:rFonts w:ascii="Garamond" w:hAnsi="Garamond"/>
        </w:rPr>
        <w:t>.</w:t>
      </w:r>
      <w:r w:rsidR="003A6CCD">
        <w:rPr>
          <w:rFonts w:ascii="Garamond" w:hAnsi="Garamond"/>
        </w:rPr>
        <w:t xml:space="preserve"> </w:t>
      </w:r>
    </w:p>
    <w:p w14:paraId="10A7539D" w14:textId="77777777" w:rsidR="003E2881" w:rsidRDefault="003E2881" w:rsidP="003E2881">
      <w:pPr>
        <w:rPr>
          <w:rFonts w:ascii="Garamond" w:hAnsi="Garamond"/>
        </w:rPr>
      </w:pPr>
    </w:p>
    <w:tbl>
      <w:tblPr>
        <w:tblStyle w:val="TableGrid"/>
        <w:tblW w:w="9639" w:type="dxa"/>
        <w:tblInd w:w="-5" w:type="dxa"/>
        <w:tblBorders>
          <w:insideH w:val="none" w:sz="0" w:space="0" w:color="auto"/>
          <w:insideV w:val="none" w:sz="0" w:space="0" w:color="auto"/>
        </w:tblBorders>
        <w:tblLook w:val="04A0" w:firstRow="1" w:lastRow="0" w:firstColumn="1" w:lastColumn="0" w:noHBand="0" w:noVBand="1"/>
      </w:tblPr>
      <w:tblGrid>
        <w:gridCol w:w="2053"/>
        <w:gridCol w:w="1332"/>
        <w:gridCol w:w="1161"/>
        <w:gridCol w:w="1555"/>
        <w:gridCol w:w="917"/>
        <w:gridCol w:w="1285"/>
        <w:gridCol w:w="1336"/>
      </w:tblGrid>
      <w:tr w:rsidR="003E2881" w14:paraId="0703E2C6" w14:textId="77777777" w:rsidTr="003005B3">
        <w:tc>
          <w:tcPr>
            <w:tcW w:w="2053" w:type="dxa"/>
            <w:tcBorders>
              <w:top w:val="single" w:sz="4" w:space="0" w:color="auto"/>
              <w:bottom w:val="single" w:sz="4" w:space="0" w:color="auto"/>
            </w:tcBorders>
          </w:tcPr>
          <w:p w14:paraId="7E3F66C1" w14:textId="77777777" w:rsidR="003E2881" w:rsidRPr="009B479D" w:rsidRDefault="003E2881" w:rsidP="003D6888">
            <w:pPr>
              <w:spacing w:line="276" w:lineRule="auto"/>
              <w:rPr>
                <w:rFonts w:ascii="Garamond" w:hAnsi="Garamond"/>
                <w:b/>
                <w:sz w:val="20"/>
                <w:szCs w:val="20"/>
              </w:rPr>
            </w:pPr>
            <w:r w:rsidRPr="009B479D">
              <w:rPr>
                <w:rFonts w:ascii="Garamond" w:hAnsi="Garamond"/>
                <w:b/>
                <w:sz w:val="20"/>
                <w:szCs w:val="20"/>
              </w:rPr>
              <w:t>Parameters</w:t>
            </w:r>
          </w:p>
        </w:tc>
        <w:tc>
          <w:tcPr>
            <w:tcW w:w="1332" w:type="dxa"/>
            <w:tcBorders>
              <w:top w:val="single" w:sz="4" w:space="0" w:color="auto"/>
              <w:bottom w:val="single" w:sz="4" w:space="0" w:color="auto"/>
            </w:tcBorders>
          </w:tcPr>
          <w:p w14:paraId="6155E735" w14:textId="7D962ED7" w:rsidR="003E2881" w:rsidRPr="009B479D" w:rsidRDefault="003D6888" w:rsidP="003005B3">
            <w:pPr>
              <w:spacing w:line="276" w:lineRule="auto"/>
              <w:jc w:val="center"/>
              <w:rPr>
                <w:rFonts w:ascii="Garamond" w:hAnsi="Garamond"/>
                <w:b/>
                <w:sz w:val="20"/>
                <w:szCs w:val="20"/>
              </w:rPr>
            </w:pPr>
            <w:r>
              <w:rPr>
                <w:rFonts w:ascii="Garamond" w:hAnsi="Garamond"/>
                <w:b/>
                <w:sz w:val="20"/>
                <w:szCs w:val="20"/>
              </w:rPr>
              <w:t>Est</w:t>
            </w:r>
            <w:r w:rsidR="00713137">
              <w:rPr>
                <w:rFonts w:ascii="Garamond" w:hAnsi="Garamond"/>
                <w:b/>
                <w:sz w:val="20"/>
                <w:szCs w:val="20"/>
              </w:rPr>
              <w:t xml:space="preserve">imated </w:t>
            </w:r>
            <w:r>
              <w:rPr>
                <w:rFonts w:ascii="Garamond" w:hAnsi="Garamond"/>
                <w:b/>
                <w:sz w:val="20"/>
                <w:szCs w:val="20"/>
              </w:rPr>
              <w:t>mean</w:t>
            </w:r>
          </w:p>
        </w:tc>
        <w:tc>
          <w:tcPr>
            <w:tcW w:w="1161" w:type="dxa"/>
            <w:tcBorders>
              <w:top w:val="single" w:sz="4" w:space="0" w:color="auto"/>
              <w:bottom w:val="single" w:sz="4" w:space="0" w:color="auto"/>
            </w:tcBorders>
          </w:tcPr>
          <w:p w14:paraId="3793C814" w14:textId="77777777" w:rsidR="003E2881" w:rsidRPr="009B479D" w:rsidRDefault="003E2881" w:rsidP="003005B3">
            <w:pPr>
              <w:spacing w:line="276" w:lineRule="auto"/>
              <w:jc w:val="center"/>
              <w:rPr>
                <w:rFonts w:ascii="Garamond" w:hAnsi="Garamond"/>
                <w:b/>
                <w:sz w:val="20"/>
                <w:szCs w:val="20"/>
              </w:rPr>
            </w:pPr>
            <w:r w:rsidRPr="009B479D">
              <w:rPr>
                <w:rFonts w:ascii="Garamond" w:hAnsi="Garamond"/>
                <w:b/>
                <w:sz w:val="20"/>
                <w:szCs w:val="20"/>
              </w:rPr>
              <w:t>95% CI</w:t>
            </w:r>
          </w:p>
        </w:tc>
        <w:tc>
          <w:tcPr>
            <w:tcW w:w="1555" w:type="dxa"/>
            <w:tcBorders>
              <w:top w:val="single" w:sz="4" w:space="0" w:color="auto"/>
              <w:bottom w:val="single" w:sz="4" w:space="0" w:color="auto"/>
            </w:tcBorders>
          </w:tcPr>
          <w:p w14:paraId="3B6F695A" w14:textId="116FBBC3" w:rsidR="003E2881" w:rsidRPr="009B479D" w:rsidRDefault="003E2881" w:rsidP="003005B3">
            <w:pPr>
              <w:spacing w:line="276" w:lineRule="auto"/>
              <w:jc w:val="center"/>
              <w:rPr>
                <w:rFonts w:ascii="Garamond" w:hAnsi="Garamond"/>
                <w:b/>
                <w:sz w:val="20"/>
                <w:szCs w:val="20"/>
              </w:rPr>
            </w:pPr>
            <w:r w:rsidRPr="009B479D">
              <w:rPr>
                <w:rFonts w:ascii="Garamond" w:hAnsi="Garamond"/>
                <w:b/>
                <w:sz w:val="20"/>
                <w:szCs w:val="20"/>
              </w:rPr>
              <w:t>Pred</w:t>
            </w:r>
            <w:r w:rsidR="00713137">
              <w:rPr>
                <w:rFonts w:ascii="Garamond" w:hAnsi="Garamond"/>
                <w:b/>
                <w:sz w:val="20"/>
                <w:szCs w:val="20"/>
              </w:rPr>
              <w:t xml:space="preserve">iction </w:t>
            </w:r>
            <w:r w:rsidR="003D6888">
              <w:rPr>
                <w:rFonts w:ascii="Garamond" w:hAnsi="Garamond"/>
                <w:b/>
                <w:sz w:val="20"/>
                <w:szCs w:val="20"/>
              </w:rPr>
              <w:t>i</w:t>
            </w:r>
            <w:r w:rsidRPr="009B479D">
              <w:rPr>
                <w:rFonts w:ascii="Garamond" w:hAnsi="Garamond"/>
                <w:b/>
                <w:sz w:val="20"/>
                <w:szCs w:val="20"/>
              </w:rPr>
              <w:t>nterval</w:t>
            </w:r>
          </w:p>
        </w:tc>
        <w:tc>
          <w:tcPr>
            <w:tcW w:w="917" w:type="dxa"/>
            <w:tcBorders>
              <w:top w:val="single" w:sz="4" w:space="0" w:color="auto"/>
              <w:bottom w:val="single" w:sz="4" w:space="0" w:color="auto"/>
            </w:tcBorders>
          </w:tcPr>
          <w:p w14:paraId="3C29837A" w14:textId="33EE153E" w:rsidR="003E2881" w:rsidRPr="009D66AA" w:rsidRDefault="003D6888" w:rsidP="003005B3">
            <w:pPr>
              <w:spacing w:line="276" w:lineRule="auto"/>
              <w:jc w:val="center"/>
              <w:rPr>
                <w:rFonts w:ascii="Garamond" w:hAnsi="Garamond"/>
                <w:b/>
                <w:i/>
                <w:sz w:val="20"/>
                <w:szCs w:val="20"/>
              </w:rPr>
            </w:pPr>
            <w:r>
              <w:rPr>
                <w:rFonts w:ascii="Garamond" w:hAnsi="Garamond"/>
                <w:b/>
                <w:i/>
                <w:sz w:val="20"/>
                <w:szCs w:val="20"/>
              </w:rPr>
              <w:t>t score</w:t>
            </w:r>
          </w:p>
        </w:tc>
        <w:tc>
          <w:tcPr>
            <w:tcW w:w="1285" w:type="dxa"/>
            <w:tcBorders>
              <w:top w:val="single" w:sz="4" w:space="0" w:color="auto"/>
              <w:bottom w:val="single" w:sz="4" w:space="0" w:color="auto"/>
            </w:tcBorders>
          </w:tcPr>
          <w:p w14:paraId="1FA5BABC" w14:textId="77777777" w:rsidR="003E2881" w:rsidRPr="009B479D" w:rsidRDefault="003E2881" w:rsidP="003005B3">
            <w:pPr>
              <w:spacing w:line="276" w:lineRule="auto"/>
              <w:jc w:val="center"/>
              <w:rPr>
                <w:rFonts w:ascii="Garamond" w:hAnsi="Garamond"/>
                <w:b/>
                <w:sz w:val="20"/>
                <w:szCs w:val="20"/>
              </w:rPr>
            </w:pPr>
            <w:r w:rsidRPr="009D66AA">
              <w:rPr>
                <w:rFonts w:ascii="Garamond" w:hAnsi="Garamond"/>
                <w:b/>
                <w:i/>
                <w:sz w:val="20"/>
                <w:szCs w:val="20"/>
              </w:rPr>
              <w:t>p</w:t>
            </w:r>
            <w:r w:rsidRPr="009B479D">
              <w:rPr>
                <w:rFonts w:ascii="Garamond" w:hAnsi="Garamond"/>
                <w:b/>
                <w:sz w:val="20"/>
                <w:szCs w:val="20"/>
              </w:rPr>
              <w:t>-value</w:t>
            </w:r>
          </w:p>
        </w:tc>
        <w:tc>
          <w:tcPr>
            <w:tcW w:w="1336" w:type="dxa"/>
            <w:tcBorders>
              <w:top w:val="single" w:sz="4" w:space="0" w:color="auto"/>
              <w:bottom w:val="single" w:sz="4" w:space="0" w:color="auto"/>
            </w:tcBorders>
          </w:tcPr>
          <w:p w14:paraId="33F988DA" w14:textId="77777777" w:rsidR="003E2881" w:rsidRPr="009B479D" w:rsidRDefault="003E2881" w:rsidP="003005B3">
            <w:pPr>
              <w:spacing w:line="276" w:lineRule="auto"/>
              <w:jc w:val="center"/>
              <w:rPr>
                <w:rFonts w:ascii="Garamond" w:hAnsi="Garamond"/>
                <w:b/>
                <w:sz w:val="20"/>
                <w:szCs w:val="20"/>
              </w:rPr>
            </w:pPr>
            <w:r w:rsidRPr="00A030BA">
              <w:rPr>
                <w:rFonts w:ascii="Garamond" w:hAnsi="Garamond"/>
                <w:b/>
                <w:i/>
                <w:sz w:val="20"/>
                <w:szCs w:val="20"/>
              </w:rPr>
              <w:t>n</w:t>
            </w:r>
            <w:r w:rsidRPr="009B479D">
              <w:rPr>
                <w:rFonts w:ascii="Garamond" w:hAnsi="Garamond"/>
                <w:b/>
                <w:sz w:val="20"/>
                <w:szCs w:val="20"/>
              </w:rPr>
              <w:t xml:space="preserve"> effect sizes</w:t>
            </w:r>
          </w:p>
        </w:tc>
      </w:tr>
      <w:tr w:rsidR="003E2881" w14:paraId="1CEC74DC" w14:textId="77777777" w:rsidTr="003005B3">
        <w:tc>
          <w:tcPr>
            <w:tcW w:w="2053" w:type="dxa"/>
            <w:tcBorders>
              <w:top w:val="single" w:sz="4" w:space="0" w:color="auto"/>
            </w:tcBorders>
          </w:tcPr>
          <w:p w14:paraId="3B1F75A9" w14:textId="3593C79C" w:rsidR="003E2881" w:rsidRPr="00885DDD" w:rsidRDefault="003E2881" w:rsidP="003005B3">
            <w:pPr>
              <w:spacing w:line="276" w:lineRule="auto"/>
              <w:rPr>
                <w:rFonts w:ascii="Garamond" w:hAnsi="Garamond"/>
                <w:i/>
                <w:sz w:val="20"/>
                <w:szCs w:val="20"/>
              </w:rPr>
            </w:pPr>
            <w:r w:rsidRPr="00885DDD">
              <w:rPr>
                <w:rFonts w:ascii="Garamond" w:hAnsi="Garamond"/>
                <w:i/>
                <w:sz w:val="20"/>
                <w:szCs w:val="20"/>
              </w:rPr>
              <w:t>SMD</w:t>
            </w:r>
            <w:r w:rsidR="00744336">
              <w:rPr>
                <w:rFonts w:ascii="Garamond" w:hAnsi="Garamond"/>
                <w:i/>
                <w:sz w:val="20"/>
                <w:szCs w:val="20"/>
              </w:rPr>
              <w:t xml:space="preserve"> (Hedge’s g)</w:t>
            </w:r>
          </w:p>
        </w:tc>
        <w:tc>
          <w:tcPr>
            <w:tcW w:w="1332" w:type="dxa"/>
            <w:tcBorders>
              <w:top w:val="single" w:sz="4" w:space="0" w:color="auto"/>
            </w:tcBorders>
          </w:tcPr>
          <w:p w14:paraId="40F1A2EB" w14:textId="77777777" w:rsidR="003E2881" w:rsidRPr="00885DDD" w:rsidRDefault="003E2881" w:rsidP="003005B3">
            <w:pPr>
              <w:spacing w:line="276" w:lineRule="auto"/>
              <w:jc w:val="center"/>
              <w:rPr>
                <w:rFonts w:ascii="Garamond" w:hAnsi="Garamond"/>
                <w:sz w:val="20"/>
                <w:szCs w:val="20"/>
              </w:rPr>
            </w:pPr>
          </w:p>
        </w:tc>
        <w:tc>
          <w:tcPr>
            <w:tcW w:w="1161" w:type="dxa"/>
            <w:tcBorders>
              <w:top w:val="single" w:sz="4" w:space="0" w:color="auto"/>
            </w:tcBorders>
          </w:tcPr>
          <w:p w14:paraId="1103F900" w14:textId="77777777" w:rsidR="003E2881" w:rsidRPr="00885DDD" w:rsidRDefault="003E2881" w:rsidP="003005B3">
            <w:pPr>
              <w:spacing w:line="276" w:lineRule="auto"/>
              <w:jc w:val="center"/>
              <w:rPr>
                <w:rFonts w:ascii="Garamond" w:hAnsi="Garamond"/>
                <w:sz w:val="20"/>
                <w:szCs w:val="20"/>
              </w:rPr>
            </w:pPr>
          </w:p>
        </w:tc>
        <w:tc>
          <w:tcPr>
            <w:tcW w:w="1555" w:type="dxa"/>
            <w:tcBorders>
              <w:top w:val="single" w:sz="4" w:space="0" w:color="auto"/>
            </w:tcBorders>
          </w:tcPr>
          <w:p w14:paraId="6074307E" w14:textId="77777777" w:rsidR="003E2881" w:rsidRPr="00885DDD" w:rsidRDefault="003E2881" w:rsidP="003005B3">
            <w:pPr>
              <w:spacing w:line="276" w:lineRule="auto"/>
              <w:jc w:val="center"/>
              <w:rPr>
                <w:rFonts w:ascii="Garamond" w:hAnsi="Garamond"/>
                <w:sz w:val="20"/>
                <w:szCs w:val="20"/>
              </w:rPr>
            </w:pPr>
          </w:p>
        </w:tc>
        <w:tc>
          <w:tcPr>
            <w:tcW w:w="917" w:type="dxa"/>
            <w:tcBorders>
              <w:top w:val="single" w:sz="4" w:space="0" w:color="auto"/>
            </w:tcBorders>
          </w:tcPr>
          <w:p w14:paraId="64753427" w14:textId="77777777" w:rsidR="003E2881" w:rsidRPr="00885DDD" w:rsidRDefault="003E2881" w:rsidP="003005B3">
            <w:pPr>
              <w:spacing w:line="276" w:lineRule="auto"/>
              <w:jc w:val="center"/>
              <w:rPr>
                <w:rFonts w:ascii="Garamond" w:hAnsi="Garamond"/>
                <w:sz w:val="20"/>
                <w:szCs w:val="20"/>
              </w:rPr>
            </w:pPr>
          </w:p>
        </w:tc>
        <w:tc>
          <w:tcPr>
            <w:tcW w:w="1285" w:type="dxa"/>
            <w:tcBorders>
              <w:top w:val="single" w:sz="4" w:space="0" w:color="auto"/>
            </w:tcBorders>
          </w:tcPr>
          <w:p w14:paraId="7F5EA8F6" w14:textId="77777777" w:rsidR="003E2881" w:rsidRPr="00885DDD" w:rsidRDefault="003E2881" w:rsidP="003005B3">
            <w:pPr>
              <w:spacing w:line="276" w:lineRule="auto"/>
              <w:jc w:val="center"/>
              <w:rPr>
                <w:rFonts w:ascii="Garamond" w:hAnsi="Garamond"/>
                <w:sz w:val="20"/>
                <w:szCs w:val="20"/>
              </w:rPr>
            </w:pPr>
          </w:p>
        </w:tc>
        <w:tc>
          <w:tcPr>
            <w:tcW w:w="1336" w:type="dxa"/>
            <w:tcBorders>
              <w:top w:val="single" w:sz="4" w:space="0" w:color="auto"/>
            </w:tcBorders>
          </w:tcPr>
          <w:p w14:paraId="6D84DBAD" w14:textId="77777777" w:rsidR="003E2881" w:rsidRPr="00885DDD" w:rsidRDefault="003E2881" w:rsidP="003005B3">
            <w:pPr>
              <w:spacing w:line="276" w:lineRule="auto"/>
              <w:jc w:val="center"/>
              <w:rPr>
                <w:rFonts w:ascii="Garamond" w:hAnsi="Garamond"/>
                <w:sz w:val="20"/>
                <w:szCs w:val="20"/>
              </w:rPr>
            </w:pPr>
          </w:p>
        </w:tc>
      </w:tr>
      <w:tr w:rsidR="003E2881" w14:paraId="032E40F0" w14:textId="77777777" w:rsidTr="003005B3">
        <w:tc>
          <w:tcPr>
            <w:tcW w:w="2053" w:type="dxa"/>
          </w:tcPr>
          <w:p w14:paraId="364BDCE3" w14:textId="77777777" w:rsidR="003E2881" w:rsidRPr="00885DDD" w:rsidRDefault="003E2881" w:rsidP="003005B3">
            <w:pPr>
              <w:spacing w:line="276" w:lineRule="auto"/>
              <w:rPr>
                <w:rFonts w:ascii="Garamond" w:hAnsi="Garamond"/>
                <w:sz w:val="20"/>
                <w:szCs w:val="20"/>
              </w:rPr>
            </w:pPr>
            <w:r w:rsidRPr="00885DDD">
              <w:rPr>
                <w:rFonts w:ascii="Garamond" w:hAnsi="Garamond"/>
                <w:sz w:val="20"/>
                <w:szCs w:val="20"/>
              </w:rPr>
              <w:t>Mammals</w:t>
            </w:r>
          </w:p>
        </w:tc>
        <w:tc>
          <w:tcPr>
            <w:tcW w:w="1332" w:type="dxa"/>
          </w:tcPr>
          <w:p w14:paraId="1765B673" w14:textId="34BBEE54" w:rsidR="003E2881" w:rsidRPr="00885DDD" w:rsidRDefault="003E2881" w:rsidP="003005B3">
            <w:pPr>
              <w:spacing w:line="276" w:lineRule="auto"/>
              <w:jc w:val="center"/>
              <w:rPr>
                <w:rFonts w:ascii="Garamond" w:hAnsi="Garamond"/>
                <w:sz w:val="20"/>
                <w:szCs w:val="20"/>
              </w:rPr>
            </w:pPr>
            <w:r>
              <w:rPr>
                <w:rFonts w:ascii="Garamond" w:hAnsi="Garamond"/>
                <w:sz w:val="20"/>
                <w:szCs w:val="20"/>
              </w:rPr>
              <w:t>0.0</w:t>
            </w:r>
            <w:r w:rsidR="003A6CCD">
              <w:rPr>
                <w:rFonts w:ascii="Garamond" w:hAnsi="Garamond"/>
                <w:sz w:val="20"/>
                <w:szCs w:val="20"/>
              </w:rPr>
              <w:t>8</w:t>
            </w:r>
          </w:p>
        </w:tc>
        <w:tc>
          <w:tcPr>
            <w:tcW w:w="1161" w:type="dxa"/>
          </w:tcPr>
          <w:p w14:paraId="34152648" w14:textId="422CAFC4" w:rsidR="003E2881" w:rsidRPr="00885DDD" w:rsidRDefault="003E2881" w:rsidP="003005B3">
            <w:pPr>
              <w:spacing w:line="276" w:lineRule="auto"/>
              <w:jc w:val="center"/>
              <w:rPr>
                <w:rFonts w:ascii="Garamond" w:hAnsi="Garamond"/>
                <w:sz w:val="20"/>
                <w:szCs w:val="20"/>
              </w:rPr>
            </w:pPr>
            <w:r>
              <w:rPr>
                <w:rFonts w:ascii="Garamond" w:hAnsi="Garamond"/>
                <w:sz w:val="20"/>
                <w:szCs w:val="20"/>
              </w:rPr>
              <w:t>-0.2</w:t>
            </w:r>
            <w:r w:rsidR="003A6CCD">
              <w:rPr>
                <w:rFonts w:ascii="Garamond" w:hAnsi="Garamond"/>
                <w:sz w:val="20"/>
                <w:szCs w:val="20"/>
              </w:rPr>
              <w:t>8</w:t>
            </w:r>
            <w:r>
              <w:rPr>
                <w:rFonts w:ascii="Garamond" w:hAnsi="Garamond"/>
                <w:sz w:val="20"/>
                <w:szCs w:val="20"/>
              </w:rPr>
              <w:t>, 0.4</w:t>
            </w:r>
            <w:r w:rsidR="003A6CCD">
              <w:rPr>
                <w:rFonts w:ascii="Garamond" w:hAnsi="Garamond"/>
                <w:sz w:val="20"/>
                <w:szCs w:val="20"/>
              </w:rPr>
              <w:t>5</w:t>
            </w:r>
          </w:p>
        </w:tc>
        <w:tc>
          <w:tcPr>
            <w:tcW w:w="1555" w:type="dxa"/>
          </w:tcPr>
          <w:p w14:paraId="2A6A5D18" w14:textId="1C15B225" w:rsidR="003E2881" w:rsidRPr="00885DDD" w:rsidRDefault="003E2881" w:rsidP="003005B3">
            <w:pPr>
              <w:spacing w:line="276" w:lineRule="auto"/>
              <w:jc w:val="center"/>
              <w:rPr>
                <w:rFonts w:ascii="Garamond" w:hAnsi="Garamond"/>
                <w:sz w:val="20"/>
                <w:szCs w:val="20"/>
              </w:rPr>
            </w:pPr>
            <w:r>
              <w:rPr>
                <w:rFonts w:ascii="Garamond" w:hAnsi="Garamond"/>
                <w:sz w:val="20"/>
                <w:szCs w:val="20"/>
              </w:rPr>
              <w:t>-1.</w:t>
            </w:r>
            <w:r w:rsidR="003A6CCD">
              <w:rPr>
                <w:rFonts w:ascii="Garamond" w:hAnsi="Garamond"/>
                <w:sz w:val="20"/>
                <w:szCs w:val="20"/>
              </w:rPr>
              <w:t>10</w:t>
            </w:r>
            <w:r>
              <w:rPr>
                <w:rFonts w:ascii="Garamond" w:hAnsi="Garamond"/>
                <w:sz w:val="20"/>
                <w:szCs w:val="20"/>
              </w:rPr>
              <w:t>, 1.2</w:t>
            </w:r>
            <w:r w:rsidR="003A6CCD">
              <w:rPr>
                <w:rFonts w:ascii="Garamond" w:hAnsi="Garamond"/>
                <w:sz w:val="20"/>
                <w:szCs w:val="20"/>
              </w:rPr>
              <w:t>7</w:t>
            </w:r>
          </w:p>
        </w:tc>
        <w:tc>
          <w:tcPr>
            <w:tcW w:w="917" w:type="dxa"/>
          </w:tcPr>
          <w:p w14:paraId="4D821964" w14:textId="27582D77"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3A6CCD">
              <w:rPr>
                <w:rFonts w:ascii="Garamond" w:hAnsi="Garamond"/>
                <w:sz w:val="20"/>
                <w:szCs w:val="20"/>
              </w:rPr>
              <w:t>46</w:t>
            </w:r>
          </w:p>
        </w:tc>
        <w:tc>
          <w:tcPr>
            <w:tcW w:w="1285" w:type="dxa"/>
          </w:tcPr>
          <w:p w14:paraId="1314E999" w14:textId="0EE382EB" w:rsidR="003E2881" w:rsidRPr="00885DDD" w:rsidRDefault="003E2881" w:rsidP="003005B3">
            <w:pPr>
              <w:spacing w:line="276" w:lineRule="auto"/>
              <w:jc w:val="center"/>
              <w:rPr>
                <w:rFonts w:ascii="Garamond" w:hAnsi="Garamond"/>
                <w:sz w:val="20"/>
                <w:szCs w:val="20"/>
              </w:rPr>
            </w:pPr>
            <w:r>
              <w:rPr>
                <w:rFonts w:ascii="Garamond" w:hAnsi="Garamond"/>
                <w:sz w:val="20"/>
                <w:szCs w:val="20"/>
              </w:rPr>
              <w:t>0.6</w:t>
            </w:r>
            <w:r w:rsidR="003A6CCD">
              <w:rPr>
                <w:rFonts w:ascii="Garamond" w:hAnsi="Garamond"/>
                <w:sz w:val="20"/>
                <w:szCs w:val="20"/>
              </w:rPr>
              <w:t>5</w:t>
            </w:r>
          </w:p>
        </w:tc>
        <w:tc>
          <w:tcPr>
            <w:tcW w:w="1336" w:type="dxa"/>
          </w:tcPr>
          <w:p w14:paraId="24524503" w14:textId="51116872" w:rsidR="003E2881" w:rsidRPr="00885DDD" w:rsidRDefault="003A6CCD" w:rsidP="003005B3">
            <w:pPr>
              <w:spacing w:line="276" w:lineRule="auto"/>
              <w:jc w:val="center"/>
              <w:rPr>
                <w:rFonts w:ascii="Garamond" w:hAnsi="Garamond"/>
                <w:sz w:val="20"/>
                <w:szCs w:val="20"/>
              </w:rPr>
            </w:pPr>
            <w:r>
              <w:rPr>
                <w:rFonts w:ascii="Garamond" w:hAnsi="Garamond"/>
                <w:sz w:val="20"/>
                <w:szCs w:val="20"/>
              </w:rPr>
              <w:t>684</w:t>
            </w:r>
          </w:p>
        </w:tc>
      </w:tr>
      <w:tr w:rsidR="003E2881" w14:paraId="05685F7F" w14:textId="77777777" w:rsidTr="003005B3">
        <w:tc>
          <w:tcPr>
            <w:tcW w:w="2053" w:type="dxa"/>
          </w:tcPr>
          <w:p w14:paraId="207DD72F" w14:textId="77777777" w:rsidR="003E2881" w:rsidRPr="00885DDD" w:rsidRDefault="003E2881" w:rsidP="003005B3">
            <w:pPr>
              <w:spacing w:line="276" w:lineRule="auto"/>
              <w:rPr>
                <w:rFonts w:ascii="Garamond" w:hAnsi="Garamond"/>
                <w:sz w:val="20"/>
                <w:szCs w:val="20"/>
              </w:rPr>
            </w:pPr>
            <w:r>
              <w:rPr>
                <w:rFonts w:ascii="Garamond" w:hAnsi="Garamond"/>
                <w:sz w:val="20"/>
                <w:szCs w:val="20"/>
              </w:rPr>
              <w:t>Birds</w:t>
            </w:r>
          </w:p>
        </w:tc>
        <w:tc>
          <w:tcPr>
            <w:tcW w:w="1332" w:type="dxa"/>
          </w:tcPr>
          <w:p w14:paraId="16B4EF0F" w14:textId="202D20A7"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3D6888">
              <w:rPr>
                <w:rFonts w:ascii="Garamond" w:hAnsi="Garamond"/>
                <w:sz w:val="20"/>
                <w:szCs w:val="20"/>
              </w:rPr>
              <w:t>13</w:t>
            </w:r>
          </w:p>
        </w:tc>
        <w:tc>
          <w:tcPr>
            <w:tcW w:w="1161" w:type="dxa"/>
          </w:tcPr>
          <w:p w14:paraId="3643D9C8" w14:textId="0E2B2022" w:rsidR="003E2881" w:rsidRPr="00885DDD" w:rsidRDefault="003E2881" w:rsidP="003005B3">
            <w:pPr>
              <w:spacing w:line="276" w:lineRule="auto"/>
              <w:jc w:val="center"/>
              <w:rPr>
                <w:rFonts w:ascii="Garamond" w:hAnsi="Garamond"/>
                <w:sz w:val="20"/>
                <w:szCs w:val="20"/>
              </w:rPr>
            </w:pPr>
            <w:r>
              <w:rPr>
                <w:rFonts w:ascii="Garamond" w:hAnsi="Garamond"/>
                <w:sz w:val="20"/>
                <w:szCs w:val="20"/>
              </w:rPr>
              <w:t>-0.3</w:t>
            </w:r>
            <w:r w:rsidR="003D6888">
              <w:rPr>
                <w:rFonts w:ascii="Garamond" w:hAnsi="Garamond"/>
                <w:sz w:val="20"/>
                <w:szCs w:val="20"/>
              </w:rPr>
              <w:t>6</w:t>
            </w:r>
            <w:r>
              <w:rPr>
                <w:rFonts w:ascii="Garamond" w:hAnsi="Garamond"/>
                <w:sz w:val="20"/>
                <w:szCs w:val="20"/>
              </w:rPr>
              <w:t>, 0.1</w:t>
            </w:r>
            <w:r w:rsidR="003D6888">
              <w:rPr>
                <w:rFonts w:ascii="Garamond" w:hAnsi="Garamond"/>
                <w:sz w:val="20"/>
                <w:szCs w:val="20"/>
              </w:rPr>
              <w:t>0</w:t>
            </w:r>
          </w:p>
        </w:tc>
        <w:tc>
          <w:tcPr>
            <w:tcW w:w="1555" w:type="dxa"/>
          </w:tcPr>
          <w:p w14:paraId="6406A47F" w14:textId="5D7E10AA" w:rsidR="003E2881" w:rsidRPr="00885DDD" w:rsidRDefault="003E2881" w:rsidP="003005B3">
            <w:pPr>
              <w:spacing w:line="276" w:lineRule="auto"/>
              <w:jc w:val="center"/>
              <w:rPr>
                <w:rFonts w:ascii="Garamond" w:hAnsi="Garamond"/>
                <w:sz w:val="20"/>
                <w:szCs w:val="20"/>
              </w:rPr>
            </w:pPr>
            <w:r>
              <w:rPr>
                <w:rFonts w:ascii="Garamond" w:hAnsi="Garamond"/>
                <w:sz w:val="20"/>
                <w:szCs w:val="20"/>
              </w:rPr>
              <w:t>-1.8</w:t>
            </w:r>
            <w:r w:rsidR="003D6888">
              <w:rPr>
                <w:rFonts w:ascii="Garamond" w:hAnsi="Garamond"/>
                <w:sz w:val="20"/>
                <w:szCs w:val="20"/>
              </w:rPr>
              <w:t>5</w:t>
            </w:r>
            <w:r>
              <w:rPr>
                <w:rFonts w:ascii="Garamond" w:hAnsi="Garamond"/>
                <w:sz w:val="20"/>
                <w:szCs w:val="20"/>
              </w:rPr>
              <w:t>, 1.</w:t>
            </w:r>
            <w:r w:rsidR="003D6888">
              <w:rPr>
                <w:rFonts w:ascii="Garamond" w:hAnsi="Garamond"/>
                <w:sz w:val="20"/>
                <w:szCs w:val="20"/>
              </w:rPr>
              <w:t>59</w:t>
            </w:r>
          </w:p>
        </w:tc>
        <w:tc>
          <w:tcPr>
            <w:tcW w:w="917" w:type="dxa"/>
          </w:tcPr>
          <w:p w14:paraId="6DE189FB" w14:textId="1F6067D5" w:rsidR="003E2881" w:rsidRPr="00885DDD" w:rsidRDefault="003E2881" w:rsidP="003005B3">
            <w:pPr>
              <w:spacing w:line="276" w:lineRule="auto"/>
              <w:jc w:val="center"/>
              <w:rPr>
                <w:rFonts w:ascii="Garamond" w:hAnsi="Garamond"/>
                <w:sz w:val="20"/>
                <w:szCs w:val="20"/>
              </w:rPr>
            </w:pPr>
            <w:r>
              <w:rPr>
                <w:rFonts w:ascii="Garamond" w:hAnsi="Garamond"/>
                <w:sz w:val="20"/>
                <w:szCs w:val="20"/>
              </w:rPr>
              <w:t>-</w:t>
            </w:r>
            <w:r w:rsidR="003D6888">
              <w:rPr>
                <w:rFonts w:ascii="Garamond" w:hAnsi="Garamond"/>
                <w:sz w:val="20"/>
                <w:szCs w:val="20"/>
              </w:rPr>
              <w:t>1.12</w:t>
            </w:r>
          </w:p>
        </w:tc>
        <w:tc>
          <w:tcPr>
            <w:tcW w:w="1285" w:type="dxa"/>
          </w:tcPr>
          <w:p w14:paraId="007746F7" w14:textId="26BA2820" w:rsidR="003E2881" w:rsidRPr="00885DDD" w:rsidRDefault="003D6888" w:rsidP="003005B3">
            <w:pPr>
              <w:spacing w:line="276" w:lineRule="auto"/>
              <w:jc w:val="center"/>
              <w:rPr>
                <w:rFonts w:ascii="Garamond" w:hAnsi="Garamond"/>
                <w:sz w:val="20"/>
                <w:szCs w:val="20"/>
              </w:rPr>
            </w:pPr>
            <w:r>
              <w:rPr>
                <w:rFonts w:ascii="Garamond" w:hAnsi="Garamond"/>
                <w:sz w:val="20"/>
                <w:szCs w:val="20"/>
              </w:rPr>
              <w:t>0.26</w:t>
            </w:r>
          </w:p>
        </w:tc>
        <w:tc>
          <w:tcPr>
            <w:tcW w:w="1336" w:type="dxa"/>
          </w:tcPr>
          <w:p w14:paraId="7AEA310B" w14:textId="2C0E2096" w:rsidR="003E2881" w:rsidRPr="00885DDD" w:rsidRDefault="003D6888" w:rsidP="003005B3">
            <w:pPr>
              <w:spacing w:line="276" w:lineRule="auto"/>
              <w:jc w:val="center"/>
              <w:rPr>
                <w:rFonts w:ascii="Garamond" w:hAnsi="Garamond"/>
                <w:sz w:val="20"/>
                <w:szCs w:val="20"/>
              </w:rPr>
            </w:pPr>
            <w:r>
              <w:rPr>
                <w:rFonts w:ascii="Garamond" w:hAnsi="Garamond"/>
                <w:sz w:val="20"/>
                <w:szCs w:val="20"/>
              </w:rPr>
              <w:t>493</w:t>
            </w:r>
          </w:p>
        </w:tc>
      </w:tr>
      <w:tr w:rsidR="003E2881" w14:paraId="4FA730D4" w14:textId="77777777" w:rsidTr="003005B3">
        <w:tc>
          <w:tcPr>
            <w:tcW w:w="2053" w:type="dxa"/>
          </w:tcPr>
          <w:p w14:paraId="10244AC1" w14:textId="77777777" w:rsidR="003E2881" w:rsidRPr="00885DDD" w:rsidRDefault="003E2881" w:rsidP="003005B3">
            <w:pPr>
              <w:spacing w:line="276" w:lineRule="auto"/>
              <w:rPr>
                <w:rFonts w:ascii="Garamond" w:hAnsi="Garamond"/>
                <w:sz w:val="20"/>
                <w:szCs w:val="20"/>
              </w:rPr>
            </w:pPr>
            <w:commentRangeStart w:id="1025"/>
            <w:r>
              <w:rPr>
                <w:rFonts w:ascii="Garamond" w:hAnsi="Garamond"/>
                <w:sz w:val="20"/>
                <w:szCs w:val="20"/>
              </w:rPr>
              <w:t>Reptilia</w:t>
            </w:r>
            <w:commentRangeEnd w:id="1025"/>
            <w:r w:rsidR="005834FA">
              <w:rPr>
                <w:rStyle w:val="CommentReference"/>
              </w:rPr>
              <w:commentReference w:id="1025"/>
            </w:r>
          </w:p>
        </w:tc>
        <w:tc>
          <w:tcPr>
            <w:tcW w:w="1332" w:type="dxa"/>
          </w:tcPr>
          <w:p w14:paraId="5B5489C1" w14:textId="5065FCE7" w:rsidR="003E2881" w:rsidRPr="00885DDD" w:rsidRDefault="003E2881" w:rsidP="003005B3">
            <w:pPr>
              <w:spacing w:line="276" w:lineRule="auto"/>
              <w:jc w:val="center"/>
              <w:rPr>
                <w:rFonts w:ascii="Garamond" w:hAnsi="Garamond"/>
                <w:sz w:val="20"/>
                <w:szCs w:val="20"/>
              </w:rPr>
            </w:pPr>
            <w:r>
              <w:rPr>
                <w:rFonts w:ascii="Garamond" w:hAnsi="Garamond"/>
                <w:sz w:val="20"/>
                <w:szCs w:val="20"/>
              </w:rPr>
              <w:t>0.0</w:t>
            </w:r>
            <w:r w:rsidR="00621148">
              <w:rPr>
                <w:rFonts w:ascii="Garamond" w:hAnsi="Garamond"/>
                <w:sz w:val="20"/>
                <w:szCs w:val="20"/>
              </w:rPr>
              <w:t>7</w:t>
            </w:r>
          </w:p>
        </w:tc>
        <w:tc>
          <w:tcPr>
            <w:tcW w:w="1161" w:type="dxa"/>
          </w:tcPr>
          <w:p w14:paraId="5535A16E" w14:textId="48650CE8"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08</w:t>
            </w:r>
            <w:r>
              <w:rPr>
                <w:rFonts w:ascii="Garamond" w:hAnsi="Garamond"/>
                <w:sz w:val="20"/>
                <w:szCs w:val="20"/>
              </w:rPr>
              <w:t>, 0.22</w:t>
            </w:r>
          </w:p>
        </w:tc>
        <w:tc>
          <w:tcPr>
            <w:tcW w:w="1555" w:type="dxa"/>
          </w:tcPr>
          <w:p w14:paraId="057EDD85" w14:textId="72A541B0" w:rsidR="003E2881" w:rsidRPr="00885DDD" w:rsidRDefault="003E2881" w:rsidP="003005B3">
            <w:pPr>
              <w:spacing w:line="276" w:lineRule="auto"/>
              <w:jc w:val="center"/>
              <w:rPr>
                <w:rFonts w:ascii="Garamond" w:hAnsi="Garamond"/>
                <w:sz w:val="20"/>
                <w:szCs w:val="20"/>
              </w:rPr>
            </w:pPr>
            <w:r>
              <w:rPr>
                <w:rFonts w:ascii="Garamond" w:hAnsi="Garamond"/>
                <w:sz w:val="20"/>
                <w:szCs w:val="20"/>
              </w:rPr>
              <w:t>-0.52, 0.6</w:t>
            </w:r>
            <w:r w:rsidR="00621148">
              <w:rPr>
                <w:rFonts w:ascii="Garamond" w:hAnsi="Garamond"/>
                <w:sz w:val="20"/>
                <w:szCs w:val="20"/>
              </w:rPr>
              <w:t>7</w:t>
            </w:r>
          </w:p>
        </w:tc>
        <w:tc>
          <w:tcPr>
            <w:tcW w:w="917" w:type="dxa"/>
          </w:tcPr>
          <w:p w14:paraId="6F04E1A6" w14:textId="0BC0F78B"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94</w:t>
            </w:r>
          </w:p>
        </w:tc>
        <w:tc>
          <w:tcPr>
            <w:tcW w:w="1285" w:type="dxa"/>
          </w:tcPr>
          <w:p w14:paraId="29518F33" w14:textId="675DC194"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35</w:t>
            </w:r>
          </w:p>
        </w:tc>
        <w:tc>
          <w:tcPr>
            <w:tcW w:w="1336" w:type="dxa"/>
          </w:tcPr>
          <w:p w14:paraId="38EF4E9A"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95</w:t>
            </w:r>
          </w:p>
        </w:tc>
      </w:tr>
      <w:tr w:rsidR="003E2881" w14:paraId="7B7FE2FB" w14:textId="77777777" w:rsidTr="003005B3">
        <w:tc>
          <w:tcPr>
            <w:tcW w:w="2053" w:type="dxa"/>
          </w:tcPr>
          <w:p w14:paraId="5C090869" w14:textId="77777777" w:rsidR="003E2881" w:rsidRPr="00885DDD" w:rsidRDefault="003E2881" w:rsidP="003005B3">
            <w:pPr>
              <w:spacing w:line="276" w:lineRule="auto"/>
              <w:rPr>
                <w:rFonts w:ascii="Garamond" w:hAnsi="Garamond"/>
                <w:sz w:val="20"/>
                <w:szCs w:val="20"/>
              </w:rPr>
            </w:pPr>
            <w:r>
              <w:rPr>
                <w:rFonts w:ascii="Garamond" w:hAnsi="Garamond"/>
                <w:sz w:val="20"/>
                <w:szCs w:val="20"/>
              </w:rPr>
              <w:t>Fish</w:t>
            </w:r>
          </w:p>
        </w:tc>
        <w:tc>
          <w:tcPr>
            <w:tcW w:w="1332" w:type="dxa"/>
          </w:tcPr>
          <w:p w14:paraId="6194845A" w14:textId="2906BBFF" w:rsidR="003E2881" w:rsidRPr="00885DDD" w:rsidRDefault="003E2881" w:rsidP="003005B3">
            <w:pPr>
              <w:spacing w:line="276" w:lineRule="auto"/>
              <w:jc w:val="center"/>
              <w:rPr>
                <w:rFonts w:ascii="Garamond" w:hAnsi="Garamond"/>
                <w:sz w:val="20"/>
                <w:szCs w:val="20"/>
              </w:rPr>
            </w:pPr>
            <w:r>
              <w:rPr>
                <w:rFonts w:ascii="Garamond" w:hAnsi="Garamond"/>
                <w:sz w:val="20"/>
                <w:szCs w:val="20"/>
              </w:rPr>
              <w:t>-0.0</w:t>
            </w:r>
            <w:r w:rsidR="003D6888">
              <w:rPr>
                <w:rFonts w:ascii="Garamond" w:hAnsi="Garamond"/>
                <w:sz w:val="20"/>
                <w:szCs w:val="20"/>
              </w:rPr>
              <w:t>4</w:t>
            </w:r>
          </w:p>
        </w:tc>
        <w:tc>
          <w:tcPr>
            <w:tcW w:w="1161" w:type="dxa"/>
          </w:tcPr>
          <w:p w14:paraId="19A6533B" w14:textId="3EC608AA" w:rsidR="003E2881" w:rsidRPr="00885DDD" w:rsidRDefault="003E2881" w:rsidP="003005B3">
            <w:pPr>
              <w:spacing w:line="276" w:lineRule="auto"/>
              <w:jc w:val="center"/>
              <w:rPr>
                <w:rFonts w:ascii="Garamond" w:hAnsi="Garamond"/>
                <w:sz w:val="20"/>
                <w:szCs w:val="20"/>
              </w:rPr>
            </w:pPr>
            <w:r>
              <w:rPr>
                <w:rFonts w:ascii="Garamond" w:hAnsi="Garamond"/>
                <w:sz w:val="20"/>
                <w:szCs w:val="20"/>
              </w:rPr>
              <w:t>-0.3</w:t>
            </w:r>
            <w:r w:rsidR="003D6888">
              <w:rPr>
                <w:rFonts w:ascii="Garamond" w:hAnsi="Garamond"/>
                <w:sz w:val="20"/>
                <w:szCs w:val="20"/>
              </w:rPr>
              <w:t>5</w:t>
            </w:r>
            <w:r>
              <w:rPr>
                <w:rFonts w:ascii="Garamond" w:hAnsi="Garamond"/>
                <w:sz w:val="20"/>
                <w:szCs w:val="20"/>
              </w:rPr>
              <w:t>, 0.</w:t>
            </w:r>
            <w:r w:rsidR="003D6888">
              <w:rPr>
                <w:rFonts w:ascii="Garamond" w:hAnsi="Garamond"/>
                <w:sz w:val="20"/>
                <w:szCs w:val="20"/>
              </w:rPr>
              <w:t>28</w:t>
            </w:r>
          </w:p>
        </w:tc>
        <w:tc>
          <w:tcPr>
            <w:tcW w:w="1555" w:type="dxa"/>
          </w:tcPr>
          <w:p w14:paraId="1CD3AC71" w14:textId="39DC7CC7" w:rsidR="003E2881" w:rsidRPr="00885DDD" w:rsidRDefault="003E2881" w:rsidP="003005B3">
            <w:pPr>
              <w:spacing w:line="276" w:lineRule="auto"/>
              <w:jc w:val="center"/>
              <w:rPr>
                <w:rFonts w:ascii="Garamond" w:hAnsi="Garamond"/>
                <w:sz w:val="20"/>
                <w:szCs w:val="20"/>
              </w:rPr>
            </w:pPr>
            <w:r>
              <w:rPr>
                <w:rFonts w:ascii="Garamond" w:hAnsi="Garamond"/>
                <w:sz w:val="20"/>
                <w:szCs w:val="20"/>
              </w:rPr>
              <w:t>-1.0</w:t>
            </w:r>
            <w:r w:rsidR="003D6888">
              <w:rPr>
                <w:rFonts w:ascii="Garamond" w:hAnsi="Garamond"/>
                <w:sz w:val="20"/>
                <w:szCs w:val="20"/>
              </w:rPr>
              <w:t>0</w:t>
            </w:r>
            <w:r>
              <w:rPr>
                <w:rFonts w:ascii="Garamond" w:hAnsi="Garamond"/>
                <w:sz w:val="20"/>
                <w:szCs w:val="20"/>
              </w:rPr>
              <w:t xml:space="preserve">, </w:t>
            </w:r>
            <w:r w:rsidR="003D6888">
              <w:rPr>
                <w:rFonts w:ascii="Garamond" w:hAnsi="Garamond"/>
                <w:sz w:val="20"/>
                <w:szCs w:val="20"/>
              </w:rPr>
              <w:t>0.93</w:t>
            </w:r>
          </w:p>
        </w:tc>
        <w:tc>
          <w:tcPr>
            <w:tcW w:w="917" w:type="dxa"/>
          </w:tcPr>
          <w:p w14:paraId="7F8B32C1" w14:textId="572F729C"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3D6888">
              <w:rPr>
                <w:rFonts w:ascii="Garamond" w:hAnsi="Garamond"/>
                <w:sz w:val="20"/>
                <w:szCs w:val="20"/>
              </w:rPr>
              <w:t>24</w:t>
            </w:r>
          </w:p>
        </w:tc>
        <w:tc>
          <w:tcPr>
            <w:tcW w:w="1285" w:type="dxa"/>
          </w:tcPr>
          <w:p w14:paraId="1A270FCD" w14:textId="2251FEEF"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3D6888">
              <w:rPr>
                <w:rFonts w:ascii="Garamond" w:hAnsi="Garamond"/>
                <w:sz w:val="20"/>
                <w:szCs w:val="20"/>
              </w:rPr>
              <w:t>28</w:t>
            </w:r>
          </w:p>
        </w:tc>
        <w:tc>
          <w:tcPr>
            <w:tcW w:w="1336" w:type="dxa"/>
          </w:tcPr>
          <w:p w14:paraId="6795DE59" w14:textId="5889C142" w:rsidR="003E2881" w:rsidRPr="00885DDD" w:rsidRDefault="003D6888" w:rsidP="003005B3">
            <w:pPr>
              <w:spacing w:line="276" w:lineRule="auto"/>
              <w:jc w:val="center"/>
              <w:rPr>
                <w:rFonts w:ascii="Garamond" w:hAnsi="Garamond"/>
                <w:sz w:val="20"/>
                <w:szCs w:val="20"/>
              </w:rPr>
            </w:pPr>
            <w:r>
              <w:rPr>
                <w:rFonts w:ascii="Garamond" w:hAnsi="Garamond"/>
                <w:sz w:val="20"/>
                <w:szCs w:val="20"/>
              </w:rPr>
              <w:t>493</w:t>
            </w:r>
          </w:p>
        </w:tc>
      </w:tr>
      <w:tr w:rsidR="003E2881" w14:paraId="4F9AEFF4" w14:textId="77777777" w:rsidTr="003005B3">
        <w:tc>
          <w:tcPr>
            <w:tcW w:w="2053" w:type="dxa"/>
          </w:tcPr>
          <w:p w14:paraId="7433B18A" w14:textId="77777777" w:rsidR="003E2881" w:rsidRPr="00885DDD" w:rsidRDefault="003E2881" w:rsidP="003005B3">
            <w:pPr>
              <w:spacing w:line="276" w:lineRule="auto"/>
              <w:rPr>
                <w:rFonts w:ascii="Garamond" w:hAnsi="Garamond"/>
                <w:sz w:val="20"/>
                <w:szCs w:val="20"/>
              </w:rPr>
            </w:pPr>
            <w:r>
              <w:rPr>
                <w:rFonts w:ascii="Garamond" w:hAnsi="Garamond"/>
                <w:sz w:val="20"/>
                <w:szCs w:val="20"/>
              </w:rPr>
              <w:t>Invertebrates</w:t>
            </w:r>
          </w:p>
        </w:tc>
        <w:tc>
          <w:tcPr>
            <w:tcW w:w="1332" w:type="dxa"/>
          </w:tcPr>
          <w:p w14:paraId="7E2EECCC" w14:textId="70F05DD6" w:rsidR="003E2881" w:rsidRPr="00885DDD" w:rsidRDefault="003E2881" w:rsidP="003005B3">
            <w:pPr>
              <w:spacing w:line="276" w:lineRule="auto"/>
              <w:jc w:val="center"/>
              <w:rPr>
                <w:rFonts w:ascii="Garamond" w:hAnsi="Garamond"/>
                <w:sz w:val="20"/>
                <w:szCs w:val="20"/>
              </w:rPr>
            </w:pPr>
            <w:r>
              <w:rPr>
                <w:rFonts w:ascii="Garamond" w:hAnsi="Garamond"/>
                <w:sz w:val="20"/>
                <w:szCs w:val="20"/>
              </w:rPr>
              <w:t>0.2</w:t>
            </w:r>
            <w:r w:rsidR="003D6888">
              <w:rPr>
                <w:rFonts w:ascii="Garamond" w:hAnsi="Garamond"/>
                <w:sz w:val="20"/>
                <w:szCs w:val="20"/>
              </w:rPr>
              <w:t>4</w:t>
            </w:r>
          </w:p>
        </w:tc>
        <w:tc>
          <w:tcPr>
            <w:tcW w:w="1161" w:type="dxa"/>
          </w:tcPr>
          <w:p w14:paraId="693F3D13" w14:textId="0C2A8E41" w:rsidR="003E2881" w:rsidRPr="00885DDD" w:rsidRDefault="003E2881" w:rsidP="003005B3">
            <w:pPr>
              <w:spacing w:line="276" w:lineRule="auto"/>
              <w:jc w:val="center"/>
              <w:rPr>
                <w:rFonts w:ascii="Garamond" w:hAnsi="Garamond"/>
                <w:sz w:val="20"/>
                <w:szCs w:val="20"/>
              </w:rPr>
            </w:pPr>
            <w:r>
              <w:rPr>
                <w:rFonts w:ascii="Garamond" w:hAnsi="Garamond"/>
                <w:sz w:val="20"/>
                <w:szCs w:val="20"/>
              </w:rPr>
              <w:t>-0.0</w:t>
            </w:r>
            <w:r w:rsidR="003D6888">
              <w:rPr>
                <w:rFonts w:ascii="Garamond" w:hAnsi="Garamond"/>
                <w:sz w:val="20"/>
                <w:szCs w:val="20"/>
              </w:rPr>
              <w:t>3</w:t>
            </w:r>
            <w:r>
              <w:rPr>
                <w:rFonts w:ascii="Garamond" w:hAnsi="Garamond"/>
                <w:sz w:val="20"/>
                <w:szCs w:val="20"/>
              </w:rPr>
              <w:t>, 0.</w:t>
            </w:r>
            <w:r w:rsidR="003D6888">
              <w:rPr>
                <w:rFonts w:ascii="Garamond" w:hAnsi="Garamond"/>
                <w:sz w:val="20"/>
                <w:szCs w:val="20"/>
              </w:rPr>
              <w:t>51</w:t>
            </w:r>
          </w:p>
        </w:tc>
        <w:tc>
          <w:tcPr>
            <w:tcW w:w="1555" w:type="dxa"/>
          </w:tcPr>
          <w:p w14:paraId="3A17028E" w14:textId="07DC8053" w:rsidR="003E2881" w:rsidRPr="00885DDD" w:rsidRDefault="003E2881" w:rsidP="003005B3">
            <w:pPr>
              <w:spacing w:line="276" w:lineRule="auto"/>
              <w:jc w:val="center"/>
              <w:rPr>
                <w:rFonts w:ascii="Garamond" w:hAnsi="Garamond"/>
                <w:sz w:val="20"/>
                <w:szCs w:val="20"/>
              </w:rPr>
            </w:pPr>
            <w:r>
              <w:rPr>
                <w:rFonts w:ascii="Garamond" w:hAnsi="Garamond"/>
                <w:sz w:val="20"/>
                <w:szCs w:val="20"/>
              </w:rPr>
              <w:t>-1.76, 2.</w:t>
            </w:r>
            <w:r w:rsidR="003D6888">
              <w:rPr>
                <w:rFonts w:ascii="Garamond" w:hAnsi="Garamond"/>
                <w:sz w:val="20"/>
                <w:szCs w:val="20"/>
              </w:rPr>
              <w:t>24</w:t>
            </w:r>
          </w:p>
        </w:tc>
        <w:tc>
          <w:tcPr>
            <w:tcW w:w="917" w:type="dxa"/>
          </w:tcPr>
          <w:p w14:paraId="1FC9D6B5" w14:textId="6EAE0BFD" w:rsidR="003E2881" w:rsidRPr="00885DDD" w:rsidRDefault="003E2881" w:rsidP="003005B3">
            <w:pPr>
              <w:spacing w:line="276" w:lineRule="auto"/>
              <w:jc w:val="center"/>
              <w:rPr>
                <w:rFonts w:ascii="Garamond" w:hAnsi="Garamond"/>
                <w:sz w:val="20"/>
                <w:szCs w:val="20"/>
              </w:rPr>
            </w:pPr>
            <w:r>
              <w:rPr>
                <w:rFonts w:ascii="Garamond" w:hAnsi="Garamond"/>
                <w:sz w:val="20"/>
                <w:szCs w:val="20"/>
              </w:rPr>
              <w:t>1.</w:t>
            </w:r>
            <w:r w:rsidR="003D6888">
              <w:rPr>
                <w:rFonts w:ascii="Garamond" w:hAnsi="Garamond"/>
                <w:sz w:val="20"/>
                <w:szCs w:val="20"/>
              </w:rPr>
              <w:t>73</w:t>
            </w:r>
          </w:p>
        </w:tc>
        <w:tc>
          <w:tcPr>
            <w:tcW w:w="1285" w:type="dxa"/>
          </w:tcPr>
          <w:p w14:paraId="1D3E9E6B" w14:textId="78B9C3F8"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3D6888">
              <w:rPr>
                <w:rFonts w:ascii="Garamond" w:hAnsi="Garamond"/>
                <w:sz w:val="20"/>
                <w:szCs w:val="20"/>
              </w:rPr>
              <w:t>08</w:t>
            </w:r>
          </w:p>
        </w:tc>
        <w:tc>
          <w:tcPr>
            <w:tcW w:w="1336" w:type="dxa"/>
          </w:tcPr>
          <w:p w14:paraId="06503F59" w14:textId="15CF6380" w:rsidR="003E2881" w:rsidRPr="00885DDD" w:rsidRDefault="003D6888" w:rsidP="003005B3">
            <w:pPr>
              <w:spacing w:line="276" w:lineRule="auto"/>
              <w:jc w:val="center"/>
              <w:rPr>
                <w:rFonts w:ascii="Garamond" w:hAnsi="Garamond"/>
                <w:sz w:val="20"/>
                <w:szCs w:val="20"/>
              </w:rPr>
            </w:pPr>
            <w:r>
              <w:rPr>
                <w:rFonts w:ascii="Garamond" w:hAnsi="Garamond"/>
                <w:sz w:val="20"/>
                <w:szCs w:val="20"/>
              </w:rPr>
              <w:t>483</w:t>
            </w:r>
          </w:p>
        </w:tc>
      </w:tr>
      <w:tr w:rsidR="003E2881" w14:paraId="1A7D0E45" w14:textId="77777777" w:rsidTr="003005B3">
        <w:tc>
          <w:tcPr>
            <w:tcW w:w="2053" w:type="dxa"/>
          </w:tcPr>
          <w:p w14:paraId="05F44D71" w14:textId="77777777" w:rsidR="003E2881" w:rsidRPr="00885DDD" w:rsidRDefault="003E2881" w:rsidP="003005B3">
            <w:pPr>
              <w:spacing w:line="276" w:lineRule="auto"/>
              <w:rPr>
                <w:rFonts w:ascii="Garamond" w:hAnsi="Garamond"/>
                <w:i/>
                <w:sz w:val="20"/>
                <w:szCs w:val="20"/>
              </w:rPr>
            </w:pPr>
            <w:r>
              <w:rPr>
                <w:rFonts w:ascii="Garamond" w:hAnsi="Garamond"/>
                <w:i/>
                <w:sz w:val="20"/>
                <w:szCs w:val="20"/>
              </w:rPr>
              <w:t>lnCVR</w:t>
            </w:r>
          </w:p>
        </w:tc>
        <w:tc>
          <w:tcPr>
            <w:tcW w:w="1332" w:type="dxa"/>
          </w:tcPr>
          <w:p w14:paraId="084BADD0" w14:textId="77777777" w:rsidR="003E2881" w:rsidRPr="00885DDD" w:rsidRDefault="003E2881" w:rsidP="003005B3">
            <w:pPr>
              <w:spacing w:line="276" w:lineRule="auto"/>
              <w:jc w:val="center"/>
              <w:rPr>
                <w:rFonts w:ascii="Garamond" w:hAnsi="Garamond"/>
                <w:sz w:val="20"/>
                <w:szCs w:val="20"/>
              </w:rPr>
            </w:pPr>
          </w:p>
        </w:tc>
        <w:tc>
          <w:tcPr>
            <w:tcW w:w="1161" w:type="dxa"/>
          </w:tcPr>
          <w:p w14:paraId="5A57BC28" w14:textId="77777777" w:rsidR="003E2881" w:rsidRPr="00885DDD" w:rsidRDefault="003E2881" w:rsidP="003005B3">
            <w:pPr>
              <w:spacing w:line="276" w:lineRule="auto"/>
              <w:jc w:val="center"/>
              <w:rPr>
                <w:rFonts w:ascii="Garamond" w:hAnsi="Garamond"/>
                <w:sz w:val="20"/>
                <w:szCs w:val="20"/>
              </w:rPr>
            </w:pPr>
          </w:p>
        </w:tc>
        <w:tc>
          <w:tcPr>
            <w:tcW w:w="1555" w:type="dxa"/>
          </w:tcPr>
          <w:p w14:paraId="72DA4230" w14:textId="77777777" w:rsidR="003E2881" w:rsidRPr="00885DDD" w:rsidRDefault="003E2881" w:rsidP="003005B3">
            <w:pPr>
              <w:spacing w:line="276" w:lineRule="auto"/>
              <w:jc w:val="center"/>
              <w:rPr>
                <w:rFonts w:ascii="Garamond" w:hAnsi="Garamond"/>
                <w:sz w:val="20"/>
                <w:szCs w:val="20"/>
              </w:rPr>
            </w:pPr>
          </w:p>
        </w:tc>
        <w:tc>
          <w:tcPr>
            <w:tcW w:w="917" w:type="dxa"/>
          </w:tcPr>
          <w:p w14:paraId="3A2A2EB6" w14:textId="77777777" w:rsidR="003E2881" w:rsidRPr="00885DDD" w:rsidRDefault="003E2881" w:rsidP="003005B3">
            <w:pPr>
              <w:spacing w:line="276" w:lineRule="auto"/>
              <w:jc w:val="center"/>
              <w:rPr>
                <w:rFonts w:ascii="Garamond" w:hAnsi="Garamond"/>
                <w:sz w:val="20"/>
                <w:szCs w:val="20"/>
              </w:rPr>
            </w:pPr>
          </w:p>
        </w:tc>
        <w:tc>
          <w:tcPr>
            <w:tcW w:w="1285" w:type="dxa"/>
          </w:tcPr>
          <w:p w14:paraId="7F4EDEF2" w14:textId="77777777" w:rsidR="003E2881" w:rsidRPr="00885DDD" w:rsidRDefault="003E2881" w:rsidP="003005B3">
            <w:pPr>
              <w:spacing w:line="276" w:lineRule="auto"/>
              <w:jc w:val="center"/>
              <w:rPr>
                <w:rFonts w:ascii="Garamond" w:hAnsi="Garamond"/>
                <w:sz w:val="20"/>
                <w:szCs w:val="20"/>
              </w:rPr>
            </w:pPr>
          </w:p>
        </w:tc>
        <w:tc>
          <w:tcPr>
            <w:tcW w:w="1336" w:type="dxa"/>
          </w:tcPr>
          <w:p w14:paraId="0FCBDA29" w14:textId="77777777" w:rsidR="003E2881" w:rsidRPr="00885DDD" w:rsidRDefault="003E2881" w:rsidP="003005B3">
            <w:pPr>
              <w:spacing w:line="276" w:lineRule="auto"/>
              <w:jc w:val="center"/>
              <w:rPr>
                <w:rFonts w:ascii="Garamond" w:hAnsi="Garamond"/>
                <w:sz w:val="20"/>
                <w:szCs w:val="20"/>
              </w:rPr>
            </w:pPr>
          </w:p>
        </w:tc>
      </w:tr>
      <w:tr w:rsidR="003E2881" w14:paraId="26541FA9" w14:textId="77777777" w:rsidTr="003005B3">
        <w:tc>
          <w:tcPr>
            <w:tcW w:w="2053" w:type="dxa"/>
          </w:tcPr>
          <w:p w14:paraId="4A992975" w14:textId="77777777" w:rsidR="003E2881" w:rsidRPr="00885DDD" w:rsidRDefault="003E2881" w:rsidP="003005B3">
            <w:pPr>
              <w:spacing w:line="276" w:lineRule="auto"/>
              <w:rPr>
                <w:rFonts w:ascii="Garamond" w:hAnsi="Garamond"/>
                <w:sz w:val="20"/>
                <w:szCs w:val="20"/>
              </w:rPr>
            </w:pPr>
            <w:r w:rsidRPr="00885DDD">
              <w:rPr>
                <w:rFonts w:ascii="Garamond" w:hAnsi="Garamond"/>
                <w:sz w:val="20"/>
                <w:szCs w:val="20"/>
              </w:rPr>
              <w:t>Mammals</w:t>
            </w:r>
          </w:p>
        </w:tc>
        <w:tc>
          <w:tcPr>
            <w:tcW w:w="1332" w:type="dxa"/>
          </w:tcPr>
          <w:p w14:paraId="70D856C7"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0.07</w:t>
            </w:r>
          </w:p>
        </w:tc>
        <w:tc>
          <w:tcPr>
            <w:tcW w:w="1161" w:type="dxa"/>
          </w:tcPr>
          <w:p w14:paraId="3685F200" w14:textId="0559AF71" w:rsidR="003E2881" w:rsidRPr="00885DDD" w:rsidRDefault="003E2881" w:rsidP="003005B3">
            <w:pPr>
              <w:spacing w:line="276" w:lineRule="auto"/>
              <w:jc w:val="center"/>
              <w:rPr>
                <w:rFonts w:ascii="Garamond" w:hAnsi="Garamond"/>
                <w:sz w:val="20"/>
                <w:szCs w:val="20"/>
              </w:rPr>
            </w:pPr>
            <w:r>
              <w:rPr>
                <w:rFonts w:ascii="Garamond" w:hAnsi="Garamond"/>
                <w:sz w:val="20"/>
                <w:szCs w:val="20"/>
              </w:rPr>
              <w:t>-0.20, 0.3</w:t>
            </w:r>
            <w:r w:rsidR="003A6CCD">
              <w:rPr>
                <w:rFonts w:ascii="Garamond" w:hAnsi="Garamond"/>
                <w:sz w:val="20"/>
                <w:szCs w:val="20"/>
              </w:rPr>
              <w:t>5</w:t>
            </w:r>
          </w:p>
        </w:tc>
        <w:tc>
          <w:tcPr>
            <w:tcW w:w="1555" w:type="dxa"/>
          </w:tcPr>
          <w:p w14:paraId="4BA1BE72" w14:textId="0EA24E98" w:rsidR="003E2881" w:rsidRPr="00885DDD" w:rsidRDefault="003E2881" w:rsidP="003005B3">
            <w:pPr>
              <w:spacing w:line="276" w:lineRule="auto"/>
              <w:jc w:val="center"/>
              <w:rPr>
                <w:rFonts w:ascii="Garamond" w:hAnsi="Garamond"/>
                <w:sz w:val="20"/>
                <w:szCs w:val="20"/>
              </w:rPr>
            </w:pPr>
            <w:r>
              <w:rPr>
                <w:rFonts w:ascii="Garamond" w:hAnsi="Garamond"/>
                <w:sz w:val="20"/>
                <w:szCs w:val="20"/>
              </w:rPr>
              <w:t>-0.6</w:t>
            </w:r>
            <w:r w:rsidR="003A6CCD">
              <w:rPr>
                <w:rFonts w:ascii="Garamond" w:hAnsi="Garamond"/>
                <w:sz w:val="20"/>
                <w:szCs w:val="20"/>
              </w:rPr>
              <w:t>4</w:t>
            </w:r>
            <w:r>
              <w:rPr>
                <w:rFonts w:ascii="Garamond" w:hAnsi="Garamond"/>
                <w:sz w:val="20"/>
                <w:szCs w:val="20"/>
              </w:rPr>
              <w:t>, 0.7</w:t>
            </w:r>
            <w:r w:rsidR="003A6CCD">
              <w:rPr>
                <w:rFonts w:ascii="Garamond" w:hAnsi="Garamond"/>
                <w:sz w:val="20"/>
                <w:szCs w:val="20"/>
              </w:rPr>
              <w:t>9</w:t>
            </w:r>
          </w:p>
        </w:tc>
        <w:tc>
          <w:tcPr>
            <w:tcW w:w="917" w:type="dxa"/>
          </w:tcPr>
          <w:p w14:paraId="1713EA17" w14:textId="4985CA10" w:rsidR="003E2881" w:rsidRPr="00885DDD" w:rsidRDefault="003E2881" w:rsidP="003005B3">
            <w:pPr>
              <w:spacing w:line="276" w:lineRule="auto"/>
              <w:jc w:val="center"/>
              <w:rPr>
                <w:rFonts w:ascii="Garamond" w:hAnsi="Garamond"/>
                <w:sz w:val="20"/>
                <w:szCs w:val="20"/>
              </w:rPr>
            </w:pPr>
            <w:r>
              <w:rPr>
                <w:rFonts w:ascii="Garamond" w:hAnsi="Garamond"/>
                <w:sz w:val="20"/>
                <w:szCs w:val="20"/>
              </w:rPr>
              <w:t>0.5</w:t>
            </w:r>
            <w:r w:rsidR="003A6CCD">
              <w:rPr>
                <w:rFonts w:ascii="Garamond" w:hAnsi="Garamond"/>
                <w:sz w:val="20"/>
                <w:szCs w:val="20"/>
              </w:rPr>
              <w:t>4</w:t>
            </w:r>
          </w:p>
        </w:tc>
        <w:tc>
          <w:tcPr>
            <w:tcW w:w="1285" w:type="dxa"/>
          </w:tcPr>
          <w:p w14:paraId="7208438D" w14:textId="4E946DB4"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3A6CCD">
              <w:rPr>
                <w:rFonts w:ascii="Garamond" w:hAnsi="Garamond"/>
                <w:sz w:val="20"/>
                <w:szCs w:val="20"/>
              </w:rPr>
              <w:t>59</w:t>
            </w:r>
          </w:p>
        </w:tc>
        <w:tc>
          <w:tcPr>
            <w:tcW w:w="1336" w:type="dxa"/>
          </w:tcPr>
          <w:p w14:paraId="42147833" w14:textId="1214C54B" w:rsidR="003E2881" w:rsidRPr="00885DDD" w:rsidRDefault="003A6CCD" w:rsidP="003005B3">
            <w:pPr>
              <w:spacing w:line="276" w:lineRule="auto"/>
              <w:jc w:val="center"/>
              <w:rPr>
                <w:rFonts w:ascii="Garamond" w:hAnsi="Garamond"/>
                <w:sz w:val="20"/>
                <w:szCs w:val="20"/>
              </w:rPr>
            </w:pPr>
            <w:r>
              <w:rPr>
                <w:rFonts w:ascii="Garamond" w:hAnsi="Garamond"/>
                <w:sz w:val="20"/>
                <w:szCs w:val="20"/>
              </w:rPr>
              <w:t>684</w:t>
            </w:r>
          </w:p>
        </w:tc>
      </w:tr>
      <w:tr w:rsidR="003E2881" w14:paraId="71797478" w14:textId="77777777" w:rsidTr="003005B3">
        <w:tc>
          <w:tcPr>
            <w:tcW w:w="2053" w:type="dxa"/>
          </w:tcPr>
          <w:p w14:paraId="044F55CA" w14:textId="77777777" w:rsidR="003E2881" w:rsidRPr="00885DDD" w:rsidRDefault="003E2881" w:rsidP="003005B3">
            <w:pPr>
              <w:spacing w:line="276" w:lineRule="auto"/>
              <w:rPr>
                <w:rFonts w:ascii="Garamond" w:hAnsi="Garamond"/>
                <w:sz w:val="20"/>
                <w:szCs w:val="20"/>
              </w:rPr>
            </w:pPr>
            <w:r>
              <w:rPr>
                <w:rFonts w:ascii="Garamond" w:hAnsi="Garamond"/>
                <w:sz w:val="20"/>
                <w:szCs w:val="20"/>
              </w:rPr>
              <w:t>Birds</w:t>
            </w:r>
          </w:p>
        </w:tc>
        <w:tc>
          <w:tcPr>
            <w:tcW w:w="1332" w:type="dxa"/>
          </w:tcPr>
          <w:p w14:paraId="729ACD1E" w14:textId="15B76540" w:rsidR="003E2881" w:rsidRPr="00885DDD" w:rsidRDefault="003E2881" w:rsidP="003005B3">
            <w:pPr>
              <w:spacing w:line="276" w:lineRule="auto"/>
              <w:jc w:val="center"/>
              <w:rPr>
                <w:rFonts w:ascii="Garamond" w:hAnsi="Garamond"/>
                <w:sz w:val="20"/>
                <w:szCs w:val="20"/>
              </w:rPr>
            </w:pPr>
            <w:r>
              <w:rPr>
                <w:rFonts w:ascii="Garamond" w:hAnsi="Garamond"/>
                <w:sz w:val="20"/>
                <w:szCs w:val="20"/>
              </w:rPr>
              <w:t>-0.1</w:t>
            </w:r>
            <w:r w:rsidR="003D6888">
              <w:rPr>
                <w:rFonts w:ascii="Garamond" w:hAnsi="Garamond"/>
                <w:sz w:val="20"/>
                <w:szCs w:val="20"/>
              </w:rPr>
              <w:t>5</w:t>
            </w:r>
          </w:p>
        </w:tc>
        <w:tc>
          <w:tcPr>
            <w:tcW w:w="1161" w:type="dxa"/>
          </w:tcPr>
          <w:p w14:paraId="37BBF494" w14:textId="6090205F" w:rsidR="003E2881" w:rsidRPr="00885DDD" w:rsidRDefault="003E2881" w:rsidP="003005B3">
            <w:pPr>
              <w:spacing w:line="276" w:lineRule="auto"/>
              <w:jc w:val="center"/>
              <w:rPr>
                <w:rFonts w:ascii="Garamond" w:hAnsi="Garamond"/>
                <w:sz w:val="20"/>
                <w:szCs w:val="20"/>
              </w:rPr>
            </w:pPr>
            <w:r>
              <w:rPr>
                <w:rFonts w:ascii="Garamond" w:hAnsi="Garamond"/>
                <w:sz w:val="20"/>
                <w:szCs w:val="20"/>
              </w:rPr>
              <w:t>-0.6</w:t>
            </w:r>
            <w:r w:rsidR="003D6888">
              <w:rPr>
                <w:rFonts w:ascii="Garamond" w:hAnsi="Garamond"/>
                <w:sz w:val="20"/>
                <w:szCs w:val="20"/>
              </w:rPr>
              <w:t>6</w:t>
            </w:r>
            <w:r>
              <w:rPr>
                <w:rFonts w:ascii="Garamond" w:hAnsi="Garamond"/>
                <w:sz w:val="20"/>
                <w:szCs w:val="20"/>
              </w:rPr>
              <w:t>, 0.3</w:t>
            </w:r>
            <w:r w:rsidR="003D6888">
              <w:rPr>
                <w:rFonts w:ascii="Garamond" w:hAnsi="Garamond"/>
                <w:sz w:val="20"/>
                <w:szCs w:val="20"/>
              </w:rPr>
              <w:t>6</w:t>
            </w:r>
          </w:p>
        </w:tc>
        <w:tc>
          <w:tcPr>
            <w:tcW w:w="1555" w:type="dxa"/>
          </w:tcPr>
          <w:p w14:paraId="40A2B532" w14:textId="12436944" w:rsidR="003E2881" w:rsidRPr="00885DDD" w:rsidRDefault="003E2881" w:rsidP="003005B3">
            <w:pPr>
              <w:spacing w:line="276" w:lineRule="auto"/>
              <w:jc w:val="center"/>
              <w:rPr>
                <w:rFonts w:ascii="Garamond" w:hAnsi="Garamond"/>
                <w:sz w:val="20"/>
                <w:szCs w:val="20"/>
              </w:rPr>
            </w:pPr>
            <w:r>
              <w:rPr>
                <w:rFonts w:ascii="Garamond" w:hAnsi="Garamond"/>
                <w:sz w:val="20"/>
                <w:szCs w:val="20"/>
              </w:rPr>
              <w:t>-1.95, 1.6</w:t>
            </w:r>
            <w:r w:rsidR="003D6888">
              <w:rPr>
                <w:rFonts w:ascii="Garamond" w:hAnsi="Garamond"/>
                <w:sz w:val="20"/>
                <w:szCs w:val="20"/>
              </w:rPr>
              <w:t>5</w:t>
            </w:r>
          </w:p>
        </w:tc>
        <w:tc>
          <w:tcPr>
            <w:tcW w:w="917" w:type="dxa"/>
          </w:tcPr>
          <w:p w14:paraId="3D0E1A6D" w14:textId="2BB19508"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3D6888">
              <w:rPr>
                <w:rFonts w:ascii="Garamond" w:hAnsi="Garamond"/>
                <w:sz w:val="20"/>
                <w:szCs w:val="20"/>
              </w:rPr>
              <w:t>59</w:t>
            </w:r>
          </w:p>
        </w:tc>
        <w:tc>
          <w:tcPr>
            <w:tcW w:w="1285" w:type="dxa"/>
          </w:tcPr>
          <w:p w14:paraId="6118AA94" w14:textId="1807FABF" w:rsidR="003E2881" w:rsidRPr="00885DDD" w:rsidRDefault="003E2881" w:rsidP="003005B3">
            <w:pPr>
              <w:spacing w:line="276" w:lineRule="auto"/>
              <w:jc w:val="center"/>
              <w:rPr>
                <w:rFonts w:ascii="Garamond" w:hAnsi="Garamond"/>
                <w:sz w:val="20"/>
                <w:szCs w:val="20"/>
              </w:rPr>
            </w:pPr>
            <w:r>
              <w:rPr>
                <w:rFonts w:ascii="Garamond" w:hAnsi="Garamond"/>
                <w:sz w:val="20"/>
                <w:szCs w:val="20"/>
              </w:rPr>
              <w:t>0.5</w:t>
            </w:r>
            <w:r w:rsidR="003D6888">
              <w:rPr>
                <w:rFonts w:ascii="Garamond" w:hAnsi="Garamond"/>
                <w:sz w:val="20"/>
                <w:szCs w:val="20"/>
              </w:rPr>
              <w:t>6</w:t>
            </w:r>
          </w:p>
        </w:tc>
        <w:tc>
          <w:tcPr>
            <w:tcW w:w="1336" w:type="dxa"/>
          </w:tcPr>
          <w:p w14:paraId="0A54C796" w14:textId="5E6BDBE5" w:rsidR="003E2881" w:rsidRPr="00885DDD" w:rsidRDefault="003D6888" w:rsidP="003005B3">
            <w:pPr>
              <w:spacing w:line="276" w:lineRule="auto"/>
              <w:jc w:val="center"/>
              <w:rPr>
                <w:rFonts w:ascii="Garamond" w:hAnsi="Garamond"/>
                <w:sz w:val="20"/>
                <w:szCs w:val="20"/>
              </w:rPr>
            </w:pPr>
            <w:r>
              <w:rPr>
                <w:rFonts w:ascii="Garamond" w:hAnsi="Garamond"/>
                <w:sz w:val="20"/>
                <w:szCs w:val="20"/>
              </w:rPr>
              <w:t>493</w:t>
            </w:r>
          </w:p>
        </w:tc>
      </w:tr>
      <w:tr w:rsidR="003E2881" w14:paraId="5E8DB944" w14:textId="77777777" w:rsidTr="003005B3">
        <w:tc>
          <w:tcPr>
            <w:tcW w:w="2053" w:type="dxa"/>
          </w:tcPr>
          <w:p w14:paraId="5B761B86" w14:textId="77777777" w:rsidR="003E2881" w:rsidRPr="00885DDD" w:rsidRDefault="003E2881" w:rsidP="003005B3">
            <w:pPr>
              <w:spacing w:line="276" w:lineRule="auto"/>
              <w:rPr>
                <w:rFonts w:ascii="Garamond" w:hAnsi="Garamond"/>
                <w:sz w:val="20"/>
                <w:szCs w:val="20"/>
              </w:rPr>
            </w:pPr>
            <w:r>
              <w:rPr>
                <w:rFonts w:ascii="Garamond" w:hAnsi="Garamond"/>
                <w:sz w:val="20"/>
                <w:szCs w:val="20"/>
              </w:rPr>
              <w:t>Reptilia</w:t>
            </w:r>
          </w:p>
        </w:tc>
        <w:tc>
          <w:tcPr>
            <w:tcW w:w="1332" w:type="dxa"/>
          </w:tcPr>
          <w:p w14:paraId="5D0ACE4D" w14:textId="0BFADDB6" w:rsidR="003E2881" w:rsidRPr="00885DDD" w:rsidRDefault="003E2881" w:rsidP="003005B3">
            <w:pPr>
              <w:spacing w:line="276" w:lineRule="auto"/>
              <w:jc w:val="center"/>
              <w:rPr>
                <w:rFonts w:ascii="Garamond" w:hAnsi="Garamond"/>
                <w:sz w:val="20"/>
                <w:szCs w:val="20"/>
              </w:rPr>
            </w:pPr>
            <w:r>
              <w:rPr>
                <w:rFonts w:ascii="Garamond" w:hAnsi="Garamond"/>
                <w:sz w:val="20"/>
                <w:szCs w:val="20"/>
              </w:rPr>
              <w:t>0.0</w:t>
            </w:r>
            <w:r w:rsidR="00621148">
              <w:rPr>
                <w:rFonts w:ascii="Garamond" w:hAnsi="Garamond"/>
                <w:sz w:val="20"/>
                <w:szCs w:val="20"/>
              </w:rPr>
              <w:t>5</w:t>
            </w:r>
          </w:p>
        </w:tc>
        <w:tc>
          <w:tcPr>
            <w:tcW w:w="1161" w:type="dxa"/>
          </w:tcPr>
          <w:p w14:paraId="02994C06" w14:textId="388CEEB5" w:rsidR="003E2881" w:rsidRPr="00885DDD" w:rsidRDefault="003E2881" w:rsidP="003005B3">
            <w:pPr>
              <w:spacing w:line="276" w:lineRule="auto"/>
              <w:jc w:val="center"/>
              <w:rPr>
                <w:rFonts w:ascii="Garamond" w:hAnsi="Garamond"/>
                <w:sz w:val="20"/>
                <w:szCs w:val="20"/>
              </w:rPr>
            </w:pPr>
            <w:r>
              <w:rPr>
                <w:rFonts w:ascii="Garamond" w:hAnsi="Garamond"/>
                <w:sz w:val="20"/>
                <w:szCs w:val="20"/>
              </w:rPr>
              <w:t>-0.0</w:t>
            </w:r>
            <w:r w:rsidR="00621148">
              <w:rPr>
                <w:rFonts w:ascii="Garamond" w:hAnsi="Garamond"/>
                <w:sz w:val="20"/>
                <w:szCs w:val="20"/>
              </w:rPr>
              <w:t>4</w:t>
            </w:r>
            <w:r>
              <w:rPr>
                <w:rFonts w:ascii="Garamond" w:hAnsi="Garamond"/>
                <w:sz w:val="20"/>
                <w:szCs w:val="20"/>
              </w:rPr>
              <w:t>, 0.1</w:t>
            </w:r>
            <w:r w:rsidR="00621148">
              <w:rPr>
                <w:rFonts w:ascii="Garamond" w:hAnsi="Garamond"/>
                <w:sz w:val="20"/>
                <w:szCs w:val="20"/>
              </w:rPr>
              <w:t>4</w:t>
            </w:r>
          </w:p>
        </w:tc>
        <w:tc>
          <w:tcPr>
            <w:tcW w:w="1555" w:type="dxa"/>
          </w:tcPr>
          <w:p w14:paraId="4E0632CF" w14:textId="5FD3E657" w:rsidR="003E2881" w:rsidRPr="00885DDD" w:rsidRDefault="003E2881" w:rsidP="003005B3">
            <w:pPr>
              <w:spacing w:line="276" w:lineRule="auto"/>
              <w:jc w:val="center"/>
              <w:rPr>
                <w:rFonts w:ascii="Garamond" w:hAnsi="Garamond"/>
                <w:sz w:val="20"/>
                <w:szCs w:val="20"/>
              </w:rPr>
            </w:pPr>
            <w:r>
              <w:rPr>
                <w:rFonts w:ascii="Garamond" w:hAnsi="Garamond"/>
                <w:sz w:val="20"/>
                <w:szCs w:val="20"/>
              </w:rPr>
              <w:t>-0.0</w:t>
            </w:r>
            <w:r w:rsidR="00621148">
              <w:rPr>
                <w:rFonts w:ascii="Garamond" w:hAnsi="Garamond"/>
                <w:sz w:val="20"/>
                <w:szCs w:val="20"/>
              </w:rPr>
              <w:t>6</w:t>
            </w:r>
            <w:r>
              <w:rPr>
                <w:rFonts w:ascii="Garamond" w:hAnsi="Garamond"/>
                <w:sz w:val="20"/>
                <w:szCs w:val="20"/>
              </w:rPr>
              <w:t>, 0.1</w:t>
            </w:r>
            <w:r w:rsidR="00621148">
              <w:rPr>
                <w:rFonts w:ascii="Garamond" w:hAnsi="Garamond"/>
                <w:sz w:val="20"/>
                <w:szCs w:val="20"/>
              </w:rPr>
              <w:t>5</w:t>
            </w:r>
          </w:p>
        </w:tc>
        <w:tc>
          <w:tcPr>
            <w:tcW w:w="917" w:type="dxa"/>
          </w:tcPr>
          <w:p w14:paraId="5ED8049E" w14:textId="6D9BC047" w:rsidR="003E2881" w:rsidRPr="00885DDD" w:rsidRDefault="00621148" w:rsidP="003005B3">
            <w:pPr>
              <w:spacing w:line="276" w:lineRule="auto"/>
              <w:jc w:val="center"/>
              <w:rPr>
                <w:rFonts w:ascii="Garamond" w:hAnsi="Garamond"/>
                <w:sz w:val="20"/>
                <w:szCs w:val="20"/>
              </w:rPr>
            </w:pPr>
            <w:r>
              <w:rPr>
                <w:rFonts w:ascii="Garamond" w:hAnsi="Garamond"/>
                <w:sz w:val="20"/>
                <w:szCs w:val="20"/>
              </w:rPr>
              <w:t>1.13</w:t>
            </w:r>
          </w:p>
        </w:tc>
        <w:tc>
          <w:tcPr>
            <w:tcW w:w="1285" w:type="dxa"/>
          </w:tcPr>
          <w:p w14:paraId="203614F1" w14:textId="1B395F2E"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26</w:t>
            </w:r>
          </w:p>
        </w:tc>
        <w:tc>
          <w:tcPr>
            <w:tcW w:w="1336" w:type="dxa"/>
          </w:tcPr>
          <w:p w14:paraId="55CE1879"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95</w:t>
            </w:r>
          </w:p>
        </w:tc>
      </w:tr>
      <w:tr w:rsidR="003E2881" w14:paraId="2E1304C7" w14:textId="77777777" w:rsidTr="003005B3">
        <w:tc>
          <w:tcPr>
            <w:tcW w:w="2053" w:type="dxa"/>
          </w:tcPr>
          <w:p w14:paraId="7E094156" w14:textId="77777777" w:rsidR="003E2881" w:rsidRPr="00885DDD" w:rsidRDefault="003E2881" w:rsidP="003005B3">
            <w:pPr>
              <w:spacing w:line="276" w:lineRule="auto"/>
              <w:rPr>
                <w:rFonts w:ascii="Garamond" w:hAnsi="Garamond"/>
                <w:sz w:val="20"/>
                <w:szCs w:val="20"/>
              </w:rPr>
            </w:pPr>
            <w:r>
              <w:rPr>
                <w:rFonts w:ascii="Garamond" w:hAnsi="Garamond"/>
                <w:sz w:val="20"/>
                <w:szCs w:val="20"/>
              </w:rPr>
              <w:t>Fish</w:t>
            </w:r>
          </w:p>
        </w:tc>
        <w:tc>
          <w:tcPr>
            <w:tcW w:w="1332" w:type="dxa"/>
          </w:tcPr>
          <w:p w14:paraId="441C8610" w14:textId="1AEBBD8D" w:rsidR="003E2881" w:rsidRPr="00885DDD" w:rsidRDefault="003E2881" w:rsidP="003005B3">
            <w:pPr>
              <w:spacing w:line="276" w:lineRule="auto"/>
              <w:jc w:val="center"/>
              <w:rPr>
                <w:rFonts w:ascii="Garamond" w:hAnsi="Garamond"/>
                <w:sz w:val="20"/>
                <w:szCs w:val="20"/>
              </w:rPr>
            </w:pPr>
            <w:r>
              <w:rPr>
                <w:rFonts w:ascii="Garamond" w:hAnsi="Garamond"/>
                <w:sz w:val="20"/>
                <w:szCs w:val="20"/>
              </w:rPr>
              <w:t>-0.0</w:t>
            </w:r>
            <w:r w:rsidR="003D6888">
              <w:rPr>
                <w:rFonts w:ascii="Garamond" w:hAnsi="Garamond"/>
                <w:sz w:val="20"/>
                <w:szCs w:val="20"/>
              </w:rPr>
              <w:t>4</w:t>
            </w:r>
          </w:p>
        </w:tc>
        <w:tc>
          <w:tcPr>
            <w:tcW w:w="1161" w:type="dxa"/>
          </w:tcPr>
          <w:p w14:paraId="154FFD8A" w14:textId="2B1CDB8B" w:rsidR="003E2881" w:rsidRPr="00885DDD" w:rsidRDefault="003E2881" w:rsidP="003005B3">
            <w:pPr>
              <w:spacing w:line="276" w:lineRule="auto"/>
              <w:jc w:val="center"/>
              <w:rPr>
                <w:rFonts w:ascii="Garamond" w:hAnsi="Garamond"/>
                <w:sz w:val="20"/>
                <w:szCs w:val="20"/>
              </w:rPr>
            </w:pPr>
            <w:r>
              <w:rPr>
                <w:rFonts w:ascii="Garamond" w:hAnsi="Garamond"/>
                <w:sz w:val="20"/>
                <w:szCs w:val="20"/>
              </w:rPr>
              <w:t>-0.0</w:t>
            </w:r>
            <w:r w:rsidR="003D6888">
              <w:rPr>
                <w:rFonts w:ascii="Garamond" w:hAnsi="Garamond"/>
                <w:sz w:val="20"/>
                <w:szCs w:val="20"/>
              </w:rPr>
              <w:t>9</w:t>
            </w:r>
            <w:r>
              <w:rPr>
                <w:rFonts w:ascii="Garamond" w:hAnsi="Garamond"/>
                <w:sz w:val="20"/>
                <w:szCs w:val="20"/>
              </w:rPr>
              <w:t>, 0.0</w:t>
            </w:r>
            <w:r w:rsidR="003D6888">
              <w:rPr>
                <w:rFonts w:ascii="Garamond" w:hAnsi="Garamond"/>
                <w:sz w:val="20"/>
                <w:szCs w:val="20"/>
              </w:rPr>
              <w:t>1</w:t>
            </w:r>
          </w:p>
        </w:tc>
        <w:tc>
          <w:tcPr>
            <w:tcW w:w="1555" w:type="dxa"/>
          </w:tcPr>
          <w:p w14:paraId="38BE55EC" w14:textId="43823391" w:rsidR="003E2881" w:rsidRPr="00885DDD" w:rsidRDefault="003E2881" w:rsidP="003005B3">
            <w:pPr>
              <w:spacing w:line="276" w:lineRule="auto"/>
              <w:jc w:val="center"/>
              <w:rPr>
                <w:rFonts w:ascii="Garamond" w:hAnsi="Garamond"/>
                <w:sz w:val="20"/>
                <w:szCs w:val="20"/>
              </w:rPr>
            </w:pPr>
            <w:r>
              <w:rPr>
                <w:rFonts w:ascii="Garamond" w:hAnsi="Garamond"/>
                <w:sz w:val="20"/>
                <w:szCs w:val="20"/>
              </w:rPr>
              <w:t>-0.6</w:t>
            </w:r>
            <w:r w:rsidR="003D6888">
              <w:rPr>
                <w:rFonts w:ascii="Garamond" w:hAnsi="Garamond"/>
                <w:sz w:val="20"/>
                <w:szCs w:val="20"/>
              </w:rPr>
              <w:t>4</w:t>
            </w:r>
            <w:r>
              <w:rPr>
                <w:rFonts w:ascii="Garamond" w:hAnsi="Garamond"/>
                <w:sz w:val="20"/>
                <w:szCs w:val="20"/>
              </w:rPr>
              <w:t>, 0.</w:t>
            </w:r>
            <w:r w:rsidR="003D6888">
              <w:rPr>
                <w:rFonts w:ascii="Garamond" w:hAnsi="Garamond"/>
                <w:sz w:val="20"/>
                <w:szCs w:val="20"/>
              </w:rPr>
              <w:t>56</w:t>
            </w:r>
          </w:p>
        </w:tc>
        <w:tc>
          <w:tcPr>
            <w:tcW w:w="917" w:type="dxa"/>
          </w:tcPr>
          <w:p w14:paraId="78F320D0" w14:textId="5BA98B6D" w:rsidR="003E2881" w:rsidRPr="00885DDD" w:rsidRDefault="003E2881" w:rsidP="003005B3">
            <w:pPr>
              <w:spacing w:line="276" w:lineRule="auto"/>
              <w:jc w:val="center"/>
              <w:rPr>
                <w:rFonts w:ascii="Garamond" w:hAnsi="Garamond"/>
                <w:sz w:val="20"/>
                <w:szCs w:val="20"/>
              </w:rPr>
            </w:pPr>
            <w:r>
              <w:rPr>
                <w:rFonts w:ascii="Garamond" w:hAnsi="Garamond"/>
                <w:sz w:val="20"/>
                <w:szCs w:val="20"/>
              </w:rPr>
              <w:t>-</w:t>
            </w:r>
            <w:r w:rsidR="003D6888">
              <w:rPr>
                <w:rFonts w:ascii="Garamond" w:hAnsi="Garamond"/>
                <w:sz w:val="20"/>
                <w:szCs w:val="20"/>
              </w:rPr>
              <w:t>1.44</w:t>
            </w:r>
          </w:p>
        </w:tc>
        <w:tc>
          <w:tcPr>
            <w:tcW w:w="1285" w:type="dxa"/>
          </w:tcPr>
          <w:p w14:paraId="223EC2DA" w14:textId="0B78DD52"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3D6888">
              <w:rPr>
                <w:rFonts w:ascii="Garamond" w:hAnsi="Garamond"/>
                <w:sz w:val="20"/>
                <w:szCs w:val="20"/>
              </w:rPr>
              <w:t>15</w:t>
            </w:r>
          </w:p>
        </w:tc>
        <w:tc>
          <w:tcPr>
            <w:tcW w:w="1336" w:type="dxa"/>
          </w:tcPr>
          <w:p w14:paraId="5CC5DF43" w14:textId="6E05ABCD" w:rsidR="003E2881" w:rsidRPr="00885DDD" w:rsidRDefault="003D6888" w:rsidP="003005B3">
            <w:pPr>
              <w:spacing w:line="276" w:lineRule="auto"/>
              <w:jc w:val="center"/>
              <w:rPr>
                <w:rFonts w:ascii="Garamond" w:hAnsi="Garamond"/>
                <w:sz w:val="20"/>
                <w:szCs w:val="20"/>
              </w:rPr>
            </w:pPr>
            <w:r>
              <w:rPr>
                <w:rFonts w:ascii="Garamond" w:hAnsi="Garamond"/>
                <w:sz w:val="20"/>
                <w:szCs w:val="20"/>
              </w:rPr>
              <w:t>493</w:t>
            </w:r>
          </w:p>
        </w:tc>
      </w:tr>
      <w:tr w:rsidR="003E2881" w14:paraId="69F541BC" w14:textId="77777777" w:rsidTr="003005B3">
        <w:tc>
          <w:tcPr>
            <w:tcW w:w="2053" w:type="dxa"/>
          </w:tcPr>
          <w:p w14:paraId="2AAB0E4D" w14:textId="77777777" w:rsidR="003E2881" w:rsidRPr="00885DDD" w:rsidRDefault="003E2881" w:rsidP="003005B3">
            <w:pPr>
              <w:spacing w:line="276" w:lineRule="auto"/>
              <w:rPr>
                <w:rFonts w:ascii="Garamond" w:hAnsi="Garamond"/>
                <w:sz w:val="20"/>
                <w:szCs w:val="20"/>
              </w:rPr>
            </w:pPr>
            <w:r>
              <w:rPr>
                <w:rFonts w:ascii="Garamond" w:hAnsi="Garamond"/>
                <w:sz w:val="20"/>
                <w:szCs w:val="20"/>
              </w:rPr>
              <w:t>Invertebrates</w:t>
            </w:r>
          </w:p>
        </w:tc>
        <w:tc>
          <w:tcPr>
            <w:tcW w:w="1332" w:type="dxa"/>
          </w:tcPr>
          <w:p w14:paraId="7F5068CD" w14:textId="62544681" w:rsidR="003E2881" w:rsidRPr="00885DDD" w:rsidRDefault="003E2881" w:rsidP="003005B3">
            <w:pPr>
              <w:spacing w:line="276" w:lineRule="auto"/>
              <w:jc w:val="center"/>
              <w:rPr>
                <w:rFonts w:ascii="Garamond" w:hAnsi="Garamond"/>
                <w:sz w:val="20"/>
                <w:szCs w:val="20"/>
              </w:rPr>
            </w:pPr>
            <w:r>
              <w:rPr>
                <w:rFonts w:ascii="Garamond" w:hAnsi="Garamond"/>
                <w:sz w:val="20"/>
                <w:szCs w:val="20"/>
              </w:rPr>
              <w:t>-0.0</w:t>
            </w:r>
            <w:r w:rsidR="003A6CCD">
              <w:rPr>
                <w:rFonts w:ascii="Garamond" w:hAnsi="Garamond"/>
                <w:sz w:val="20"/>
                <w:szCs w:val="20"/>
              </w:rPr>
              <w:t>2</w:t>
            </w:r>
          </w:p>
        </w:tc>
        <w:tc>
          <w:tcPr>
            <w:tcW w:w="1161" w:type="dxa"/>
          </w:tcPr>
          <w:p w14:paraId="4AD16F97" w14:textId="37D189BD"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3A6CCD">
              <w:rPr>
                <w:rFonts w:ascii="Garamond" w:hAnsi="Garamond"/>
                <w:sz w:val="20"/>
                <w:szCs w:val="20"/>
              </w:rPr>
              <w:t>09</w:t>
            </w:r>
            <w:r>
              <w:rPr>
                <w:rFonts w:ascii="Garamond" w:hAnsi="Garamond"/>
                <w:sz w:val="20"/>
                <w:szCs w:val="20"/>
              </w:rPr>
              <w:t>, 0.0</w:t>
            </w:r>
            <w:r w:rsidR="003A6CCD">
              <w:rPr>
                <w:rFonts w:ascii="Garamond" w:hAnsi="Garamond"/>
                <w:sz w:val="20"/>
                <w:szCs w:val="20"/>
              </w:rPr>
              <w:t>6</w:t>
            </w:r>
          </w:p>
        </w:tc>
        <w:tc>
          <w:tcPr>
            <w:tcW w:w="1555" w:type="dxa"/>
          </w:tcPr>
          <w:p w14:paraId="5FB2DC14" w14:textId="332582C5" w:rsidR="003E2881" w:rsidRPr="00885DDD" w:rsidRDefault="003E2881" w:rsidP="003005B3">
            <w:pPr>
              <w:spacing w:line="276" w:lineRule="auto"/>
              <w:jc w:val="center"/>
              <w:rPr>
                <w:rFonts w:ascii="Garamond" w:hAnsi="Garamond"/>
                <w:sz w:val="20"/>
                <w:szCs w:val="20"/>
              </w:rPr>
            </w:pPr>
            <w:r>
              <w:rPr>
                <w:rFonts w:ascii="Garamond" w:hAnsi="Garamond"/>
                <w:sz w:val="20"/>
                <w:szCs w:val="20"/>
              </w:rPr>
              <w:t>-0.7</w:t>
            </w:r>
            <w:r w:rsidR="003A6CCD">
              <w:rPr>
                <w:rFonts w:ascii="Garamond" w:hAnsi="Garamond"/>
                <w:sz w:val="20"/>
                <w:szCs w:val="20"/>
              </w:rPr>
              <w:t>2</w:t>
            </w:r>
            <w:r>
              <w:rPr>
                <w:rFonts w:ascii="Garamond" w:hAnsi="Garamond"/>
                <w:sz w:val="20"/>
                <w:szCs w:val="20"/>
              </w:rPr>
              <w:t>, 0.6</w:t>
            </w:r>
            <w:r w:rsidR="003A6CCD">
              <w:rPr>
                <w:rFonts w:ascii="Garamond" w:hAnsi="Garamond"/>
                <w:sz w:val="20"/>
                <w:szCs w:val="20"/>
              </w:rPr>
              <w:t>9</w:t>
            </w:r>
          </w:p>
        </w:tc>
        <w:tc>
          <w:tcPr>
            <w:tcW w:w="917" w:type="dxa"/>
          </w:tcPr>
          <w:p w14:paraId="6BB1DE81" w14:textId="2E83B4F6"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3A6CCD">
              <w:rPr>
                <w:rFonts w:ascii="Garamond" w:hAnsi="Garamond"/>
                <w:sz w:val="20"/>
                <w:szCs w:val="20"/>
              </w:rPr>
              <w:t>44</w:t>
            </w:r>
          </w:p>
        </w:tc>
        <w:tc>
          <w:tcPr>
            <w:tcW w:w="1285" w:type="dxa"/>
          </w:tcPr>
          <w:p w14:paraId="21B1E2A4" w14:textId="3AD16521"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3A6CCD">
              <w:rPr>
                <w:rFonts w:ascii="Garamond" w:hAnsi="Garamond"/>
                <w:sz w:val="20"/>
                <w:szCs w:val="20"/>
              </w:rPr>
              <w:t>66</w:t>
            </w:r>
          </w:p>
        </w:tc>
        <w:tc>
          <w:tcPr>
            <w:tcW w:w="1336" w:type="dxa"/>
          </w:tcPr>
          <w:p w14:paraId="40507715" w14:textId="57F22814" w:rsidR="003E2881" w:rsidRPr="00885DDD" w:rsidRDefault="003D6888" w:rsidP="003005B3">
            <w:pPr>
              <w:spacing w:line="276" w:lineRule="auto"/>
              <w:jc w:val="center"/>
              <w:rPr>
                <w:rFonts w:ascii="Garamond" w:hAnsi="Garamond"/>
                <w:sz w:val="20"/>
                <w:szCs w:val="20"/>
              </w:rPr>
            </w:pPr>
            <w:r>
              <w:rPr>
                <w:rFonts w:ascii="Garamond" w:hAnsi="Garamond"/>
                <w:sz w:val="20"/>
                <w:szCs w:val="20"/>
              </w:rPr>
              <w:t>483</w:t>
            </w:r>
          </w:p>
        </w:tc>
      </w:tr>
    </w:tbl>
    <w:p w14:paraId="00E7B2BA" w14:textId="77777777" w:rsidR="003E2881" w:rsidRDefault="003E2881" w:rsidP="003E2881">
      <w:pPr>
        <w:rPr>
          <w:rFonts w:ascii="Garamond" w:hAnsi="Garamond"/>
        </w:rPr>
      </w:pPr>
    </w:p>
    <w:p w14:paraId="703D65B0" w14:textId="6E6A2914" w:rsidR="00621148" w:rsidRDefault="00621148" w:rsidP="003E2881">
      <w:pPr>
        <w:rPr>
          <w:rFonts w:ascii="Garamond" w:hAnsi="Garamond"/>
        </w:rPr>
      </w:pPr>
    </w:p>
    <w:p w14:paraId="6ECEF63B" w14:textId="77777777" w:rsidR="007F6D9E" w:rsidRDefault="007F6D9E" w:rsidP="003E2881">
      <w:pPr>
        <w:rPr>
          <w:rFonts w:ascii="Garamond" w:hAnsi="Garamond"/>
        </w:rPr>
      </w:pPr>
    </w:p>
    <w:p w14:paraId="516D3DC6" w14:textId="66E7ACF8" w:rsidR="00AB30EB" w:rsidRDefault="00AB30EB" w:rsidP="003E2881">
      <w:pPr>
        <w:rPr>
          <w:rFonts w:ascii="Garamond" w:hAnsi="Garamond"/>
        </w:rPr>
      </w:pPr>
    </w:p>
    <w:p w14:paraId="53C02C7C" w14:textId="752686CC" w:rsidR="003E2881" w:rsidRDefault="003E2881" w:rsidP="003E2881">
      <w:pPr>
        <w:rPr>
          <w:rFonts w:ascii="Garamond" w:hAnsi="Garamond"/>
        </w:rPr>
      </w:pPr>
      <w:r>
        <w:rPr>
          <w:rFonts w:ascii="Garamond" w:hAnsi="Garamond"/>
        </w:rPr>
        <w:t xml:space="preserve">Table 2. </w:t>
      </w:r>
      <w:r w:rsidR="003005B3">
        <w:rPr>
          <w:rFonts w:ascii="Garamond" w:hAnsi="Garamond"/>
        </w:rPr>
        <w:t xml:space="preserve">MLMR models </w:t>
      </w:r>
      <w:r w:rsidR="006C475D">
        <w:rPr>
          <w:rFonts w:ascii="Garamond" w:hAnsi="Garamond"/>
        </w:rPr>
        <w:t xml:space="preserve">for each taxa </w:t>
      </w:r>
      <w:r w:rsidR="003005B3">
        <w:rPr>
          <w:rFonts w:ascii="Garamond" w:hAnsi="Garamond"/>
        </w:rPr>
        <w:t xml:space="preserve">with personality type </w:t>
      </w:r>
      <w:r w:rsidR="006C475D">
        <w:rPr>
          <w:rFonts w:ascii="Garamond" w:hAnsi="Garamond"/>
        </w:rPr>
        <w:t>as a fixed moderator</w:t>
      </w:r>
      <w:r w:rsidR="003005B3">
        <w:rPr>
          <w:rFonts w:ascii="Garamond" w:hAnsi="Garamond"/>
        </w:rPr>
        <w:t xml:space="preserve">. Values highlighted in bold indicate </w:t>
      </w:r>
      <w:r w:rsidR="006C475D">
        <w:rPr>
          <w:rFonts w:ascii="Garamond" w:hAnsi="Garamond"/>
        </w:rPr>
        <w:t xml:space="preserve">a </w:t>
      </w:r>
      <w:r w:rsidR="003005B3">
        <w:rPr>
          <w:rFonts w:ascii="Garamond" w:hAnsi="Garamond"/>
        </w:rPr>
        <w:t>significant difference between males and females.</w:t>
      </w:r>
      <w:r w:rsidR="00621148">
        <w:rPr>
          <w:rFonts w:ascii="Garamond" w:hAnsi="Garamond"/>
        </w:rPr>
        <w:t xml:space="preserve"> Positive </w:t>
      </w:r>
      <w:r w:rsidR="00782000">
        <w:rPr>
          <w:rFonts w:ascii="Garamond" w:hAnsi="Garamond"/>
        </w:rPr>
        <w:t>estimates</w:t>
      </w:r>
      <w:r w:rsidR="006C475D">
        <w:rPr>
          <w:rFonts w:ascii="Garamond" w:hAnsi="Garamond"/>
        </w:rPr>
        <w:t xml:space="preserve"> indicate that the</w:t>
      </w:r>
      <w:r w:rsidR="00621148">
        <w:rPr>
          <w:rFonts w:ascii="Garamond" w:hAnsi="Garamond"/>
        </w:rPr>
        <w:t xml:space="preserve"> mean </w:t>
      </w:r>
      <w:commentRangeStart w:id="1026"/>
      <w:r w:rsidR="00621148">
        <w:rPr>
          <w:rFonts w:ascii="Garamond" w:hAnsi="Garamond"/>
        </w:rPr>
        <w:t xml:space="preserve">and variability </w:t>
      </w:r>
      <w:r w:rsidR="006C475D">
        <w:rPr>
          <w:rFonts w:ascii="Garamond" w:hAnsi="Garamond"/>
        </w:rPr>
        <w:t>are greater for males than females.</w:t>
      </w:r>
      <w:r w:rsidR="00621148">
        <w:rPr>
          <w:rFonts w:ascii="Garamond" w:hAnsi="Garamond"/>
        </w:rPr>
        <w:t xml:space="preserve"> These models are graphically represented in Figures 1 &amp; 2. </w:t>
      </w:r>
      <w:commentRangeEnd w:id="1026"/>
      <w:r w:rsidR="006430A2">
        <w:rPr>
          <w:rStyle w:val="CommentReference"/>
        </w:rPr>
        <w:commentReference w:id="1026"/>
      </w:r>
    </w:p>
    <w:p w14:paraId="0E77839E" w14:textId="77777777" w:rsidR="003E2881" w:rsidRDefault="003E2881" w:rsidP="003E2881">
      <w:pPr>
        <w:rPr>
          <w:rFonts w:ascii="Garamond" w:hAnsi="Garamond"/>
        </w:rPr>
      </w:pPr>
    </w:p>
    <w:tbl>
      <w:tblPr>
        <w:tblStyle w:val="TableGrid"/>
        <w:tblW w:w="9497" w:type="dxa"/>
        <w:tblInd w:w="-5" w:type="dxa"/>
        <w:tblBorders>
          <w:insideH w:val="none" w:sz="0" w:space="0" w:color="auto"/>
          <w:insideV w:val="none" w:sz="0" w:space="0" w:color="auto"/>
        </w:tblBorders>
        <w:tblLook w:val="04A0" w:firstRow="1" w:lastRow="0" w:firstColumn="1" w:lastColumn="0" w:noHBand="0" w:noVBand="1"/>
      </w:tblPr>
      <w:tblGrid>
        <w:gridCol w:w="1843"/>
        <w:gridCol w:w="1413"/>
        <w:gridCol w:w="1133"/>
        <w:gridCol w:w="1139"/>
        <w:gridCol w:w="1276"/>
        <w:gridCol w:w="1559"/>
        <w:gridCol w:w="1134"/>
      </w:tblGrid>
      <w:tr w:rsidR="003E2881" w14:paraId="37760CF9" w14:textId="77777777" w:rsidTr="003D6888">
        <w:trPr>
          <w:trHeight w:val="518"/>
        </w:trPr>
        <w:tc>
          <w:tcPr>
            <w:tcW w:w="1843" w:type="dxa"/>
            <w:tcBorders>
              <w:top w:val="single" w:sz="4" w:space="0" w:color="auto"/>
              <w:bottom w:val="single" w:sz="4" w:space="0" w:color="auto"/>
            </w:tcBorders>
          </w:tcPr>
          <w:p w14:paraId="1A00F8ED" w14:textId="77777777" w:rsidR="003E2881" w:rsidRPr="00E74FAC" w:rsidRDefault="003E2881" w:rsidP="003D6888">
            <w:pPr>
              <w:spacing w:line="276" w:lineRule="auto"/>
              <w:rPr>
                <w:rFonts w:ascii="Garamond" w:hAnsi="Garamond"/>
                <w:b/>
                <w:sz w:val="20"/>
                <w:szCs w:val="20"/>
              </w:rPr>
            </w:pPr>
            <w:r w:rsidRPr="00E74FAC">
              <w:rPr>
                <w:rFonts w:ascii="Garamond" w:hAnsi="Garamond"/>
                <w:b/>
                <w:sz w:val="20"/>
                <w:szCs w:val="20"/>
              </w:rPr>
              <w:t>Parameters</w:t>
            </w:r>
          </w:p>
        </w:tc>
        <w:tc>
          <w:tcPr>
            <w:tcW w:w="1413" w:type="dxa"/>
            <w:tcBorders>
              <w:top w:val="single" w:sz="4" w:space="0" w:color="auto"/>
              <w:bottom w:val="single" w:sz="4" w:space="0" w:color="auto"/>
            </w:tcBorders>
          </w:tcPr>
          <w:p w14:paraId="325A5C3D" w14:textId="77777777" w:rsidR="003E2881" w:rsidRPr="00E74FAC" w:rsidRDefault="003E2881" w:rsidP="003005B3">
            <w:pPr>
              <w:jc w:val="center"/>
              <w:rPr>
                <w:rFonts w:ascii="Garamond" w:hAnsi="Garamond"/>
                <w:b/>
                <w:sz w:val="20"/>
                <w:szCs w:val="20"/>
              </w:rPr>
            </w:pPr>
            <w:r w:rsidRPr="00E74FAC">
              <w:rPr>
                <w:rFonts w:ascii="Garamond" w:hAnsi="Garamond"/>
                <w:b/>
                <w:sz w:val="20"/>
                <w:szCs w:val="20"/>
              </w:rPr>
              <w:t>SMD</w:t>
            </w:r>
          </w:p>
          <w:p w14:paraId="4F915638" w14:textId="7F75C2D5" w:rsidR="003E2881" w:rsidRPr="00E74FAC" w:rsidRDefault="003D6888" w:rsidP="003005B3">
            <w:pPr>
              <w:jc w:val="center"/>
              <w:rPr>
                <w:rFonts w:ascii="Garamond" w:hAnsi="Garamond"/>
                <w:b/>
                <w:sz w:val="20"/>
                <w:szCs w:val="20"/>
              </w:rPr>
            </w:pPr>
            <w:r>
              <w:rPr>
                <w:rFonts w:ascii="Garamond" w:hAnsi="Garamond"/>
                <w:b/>
                <w:sz w:val="20"/>
                <w:szCs w:val="20"/>
              </w:rPr>
              <w:t>mean</w:t>
            </w:r>
          </w:p>
        </w:tc>
        <w:tc>
          <w:tcPr>
            <w:tcW w:w="1133" w:type="dxa"/>
            <w:tcBorders>
              <w:top w:val="single" w:sz="4" w:space="0" w:color="auto"/>
              <w:bottom w:val="single" w:sz="4" w:space="0" w:color="auto"/>
            </w:tcBorders>
          </w:tcPr>
          <w:p w14:paraId="15A575D1" w14:textId="77777777" w:rsidR="003E2881" w:rsidRPr="00E74FAC" w:rsidRDefault="003E2881" w:rsidP="003005B3">
            <w:pPr>
              <w:jc w:val="center"/>
              <w:rPr>
                <w:rFonts w:ascii="Garamond" w:hAnsi="Garamond"/>
                <w:b/>
                <w:sz w:val="20"/>
                <w:szCs w:val="20"/>
              </w:rPr>
            </w:pPr>
            <w:r w:rsidRPr="00E74FAC">
              <w:rPr>
                <w:rFonts w:ascii="Garamond" w:hAnsi="Garamond"/>
                <w:b/>
                <w:sz w:val="20"/>
                <w:szCs w:val="20"/>
              </w:rPr>
              <w:t>SMD 95%CI</w:t>
            </w:r>
          </w:p>
        </w:tc>
        <w:tc>
          <w:tcPr>
            <w:tcW w:w="1139" w:type="dxa"/>
            <w:tcBorders>
              <w:top w:val="single" w:sz="4" w:space="0" w:color="auto"/>
              <w:bottom w:val="single" w:sz="4" w:space="0" w:color="auto"/>
            </w:tcBorders>
          </w:tcPr>
          <w:p w14:paraId="07A593BE" w14:textId="77777777" w:rsidR="003E2881" w:rsidRPr="00E74FAC" w:rsidRDefault="003E2881" w:rsidP="003005B3">
            <w:pPr>
              <w:jc w:val="center"/>
              <w:rPr>
                <w:rFonts w:ascii="Garamond" w:hAnsi="Garamond"/>
                <w:b/>
                <w:sz w:val="20"/>
                <w:szCs w:val="20"/>
              </w:rPr>
            </w:pPr>
            <w:r w:rsidRPr="00E74FAC">
              <w:rPr>
                <w:rFonts w:ascii="Garamond" w:hAnsi="Garamond"/>
                <w:b/>
                <w:sz w:val="20"/>
                <w:szCs w:val="20"/>
              </w:rPr>
              <w:t>SMD</w:t>
            </w:r>
          </w:p>
          <w:p w14:paraId="76219811" w14:textId="36BD895A" w:rsidR="003E2881" w:rsidRPr="00E74FAC" w:rsidRDefault="003D6888" w:rsidP="003005B3">
            <w:pPr>
              <w:jc w:val="center"/>
              <w:rPr>
                <w:rFonts w:ascii="Garamond" w:hAnsi="Garamond"/>
                <w:b/>
                <w:sz w:val="20"/>
                <w:szCs w:val="20"/>
              </w:rPr>
            </w:pPr>
            <w:r>
              <w:rPr>
                <w:rFonts w:ascii="Garamond" w:hAnsi="Garamond"/>
                <w:b/>
                <w:i/>
                <w:sz w:val="20"/>
                <w:szCs w:val="20"/>
              </w:rPr>
              <w:t>p-value</w:t>
            </w:r>
          </w:p>
        </w:tc>
        <w:tc>
          <w:tcPr>
            <w:tcW w:w="1276" w:type="dxa"/>
            <w:tcBorders>
              <w:top w:val="single" w:sz="4" w:space="0" w:color="auto"/>
              <w:bottom w:val="single" w:sz="4" w:space="0" w:color="auto"/>
            </w:tcBorders>
          </w:tcPr>
          <w:p w14:paraId="01D3BF49" w14:textId="77777777" w:rsidR="003E2881" w:rsidRDefault="003E2881" w:rsidP="003005B3">
            <w:pPr>
              <w:jc w:val="center"/>
              <w:rPr>
                <w:rFonts w:ascii="Garamond" w:hAnsi="Garamond"/>
                <w:b/>
                <w:sz w:val="20"/>
                <w:szCs w:val="20"/>
              </w:rPr>
            </w:pPr>
            <w:r w:rsidRPr="00E74FAC">
              <w:rPr>
                <w:rFonts w:ascii="Garamond" w:hAnsi="Garamond"/>
                <w:b/>
                <w:sz w:val="20"/>
                <w:szCs w:val="20"/>
              </w:rPr>
              <w:t xml:space="preserve">lnCVR </w:t>
            </w:r>
          </w:p>
          <w:p w14:paraId="335E17C8" w14:textId="4E3211E8" w:rsidR="003E2881" w:rsidRPr="00E74FAC" w:rsidRDefault="003D6888" w:rsidP="003005B3">
            <w:pPr>
              <w:jc w:val="center"/>
              <w:rPr>
                <w:rFonts w:ascii="Garamond" w:hAnsi="Garamond"/>
                <w:b/>
                <w:sz w:val="20"/>
                <w:szCs w:val="20"/>
              </w:rPr>
            </w:pPr>
            <w:r>
              <w:rPr>
                <w:rFonts w:ascii="Garamond" w:hAnsi="Garamond"/>
                <w:b/>
                <w:sz w:val="20"/>
                <w:szCs w:val="20"/>
              </w:rPr>
              <w:t>mean</w:t>
            </w:r>
          </w:p>
        </w:tc>
        <w:tc>
          <w:tcPr>
            <w:tcW w:w="1559" w:type="dxa"/>
            <w:tcBorders>
              <w:top w:val="single" w:sz="4" w:space="0" w:color="auto"/>
              <w:bottom w:val="single" w:sz="4" w:space="0" w:color="auto"/>
            </w:tcBorders>
          </w:tcPr>
          <w:p w14:paraId="6B3DE2CA" w14:textId="77777777" w:rsidR="003D6888" w:rsidRDefault="003E2881" w:rsidP="003005B3">
            <w:pPr>
              <w:jc w:val="center"/>
              <w:rPr>
                <w:rFonts w:ascii="Garamond" w:hAnsi="Garamond"/>
                <w:b/>
                <w:sz w:val="20"/>
                <w:szCs w:val="20"/>
              </w:rPr>
            </w:pPr>
            <w:r w:rsidRPr="00E74FAC">
              <w:rPr>
                <w:rFonts w:ascii="Garamond" w:hAnsi="Garamond"/>
                <w:b/>
                <w:sz w:val="20"/>
                <w:szCs w:val="20"/>
              </w:rPr>
              <w:t xml:space="preserve">lnCVR </w:t>
            </w:r>
          </w:p>
          <w:p w14:paraId="3BC31958" w14:textId="578382CD" w:rsidR="003E2881" w:rsidRPr="00E74FAC" w:rsidRDefault="003E2881" w:rsidP="003005B3">
            <w:pPr>
              <w:jc w:val="center"/>
              <w:rPr>
                <w:rFonts w:ascii="Garamond" w:hAnsi="Garamond"/>
                <w:b/>
                <w:sz w:val="20"/>
                <w:szCs w:val="20"/>
              </w:rPr>
            </w:pPr>
            <w:r w:rsidRPr="00E74FAC">
              <w:rPr>
                <w:rFonts w:ascii="Garamond" w:hAnsi="Garamond"/>
                <w:b/>
                <w:sz w:val="20"/>
                <w:szCs w:val="20"/>
              </w:rPr>
              <w:t>95%CI</w:t>
            </w:r>
          </w:p>
        </w:tc>
        <w:tc>
          <w:tcPr>
            <w:tcW w:w="1134" w:type="dxa"/>
            <w:tcBorders>
              <w:top w:val="single" w:sz="4" w:space="0" w:color="auto"/>
              <w:bottom w:val="single" w:sz="4" w:space="0" w:color="auto"/>
            </w:tcBorders>
          </w:tcPr>
          <w:p w14:paraId="46B00C9A" w14:textId="77777777" w:rsidR="003E2881" w:rsidRPr="00E74FAC" w:rsidRDefault="003E2881" w:rsidP="003005B3">
            <w:pPr>
              <w:jc w:val="center"/>
              <w:rPr>
                <w:rFonts w:ascii="Garamond" w:hAnsi="Garamond"/>
                <w:b/>
                <w:sz w:val="20"/>
                <w:szCs w:val="20"/>
              </w:rPr>
            </w:pPr>
            <w:r w:rsidRPr="00E74FAC">
              <w:rPr>
                <w:rFonts w:ascii="Garamond" w:hAnsi="Garamond"/>
                <w:b/>
                <w:sz w:val="20"/>
                <w:szCs w:val="20"/>
              </w:rPr>
              <w:t>lnCVR</w:t>
            </w:r>
          </w:p>
          <w:p w14:paraId="6AE03C4C" w14:textId="3DA3FF3C" w:rsidR="003E2881" w:rsidRPr="00E74FAC" w:rsidRDefault="003D6888" w:rsidP="003005B3">
            <w:pPr>
              <w:jc w:val="center"/>
              <w:rPr>
                <w:rFonts w:ascii="Garamond" w:hAnsi="Garamond"/>
                <w:b/>
                <w:sz w:val="20"/>
                <w:szCs w:val="20"/>
              </w:rPr>
            </w:pPr>
            <w:r>
              <w:rPr>
                <w:rFonts w:ascii="Garamond" w:hAnsi="Garamond"/>
                <w:b/>
                <w:i/>
                <w:sz w:val="20"/>
                <w:szCs w:val="20"/>
              </w:rPr>
              <w:t>p-value</w:t>
            </w:r>
          </w:p>
        </w:tc>
      </w:tr>
      <w:tr w:rsidR="003E2881" w14:paraId="113C0FC6" w14:textId="77777777" w:rsidTr="003005B3">
        <w:tc>
          <w:tcPr>
            <w:tcW w:w="9497" w:type="dxa"/>
            <w:gridSpan w:val="7"/>
            <w:tcBorders>
              <w:top w:val="single" w:sz="4" w:space="0" w:color="auto"/>
            </w:tcBorders>
          </w:tcPr>
          <w:p w14:paraId="46DC6C85" w14:textId="77777777" w:rsidR="003E2881" w:rsidRPr="00885DDD" w:rsidRDefault="003E2881" w:rsidP="003005B3">
            <w:pPr>
              <w:spacing w:line="276" w:lineRule="auto"/>
              <w:rPr>
                <w:rFonts w:ascii="Garamond" w:hAnsi="Garamond"/>
                <w:sz w:val="20"/>
                <w:szCs w:val="20"/>
              </w:rPr>
            </w:pPr>
            <w:r w:rsidRPr="00621148">
              <w:rPr>
                <w:rFonts w:ascii="Garamond" w:hAnsi="Garamond"/>
                <w:b/>
                <w:i/>
                <w:sz w:val="20"/>
                <w:szCs w:val="20"/>
              </w:rPr>
              <w:t>Mammals</w:t>
            </w:r>
          </w:p>
        </w:tc>
      </w:tr>
      <w:tr w:rsidR="003E2881" w14:paraId="7272443E" w14:textId="77777777" w:rsidTr="003005B3">
        <w:tc>
          <w:tcPr>
            <w:tcW w:w="1843" w:type="dxa"/>
          </w:tcPr>
          <w:p w14:paraId="4835D028" w14:textId="77777777" w:rsidR="003E2881" w:rsidRDefault="003E2881" w:rsidP="003005B3">
            <w:pPr>
              <w:spacing w:line="276" w:lineRule="auto"/>
              <w:rPr>
                <w:rFonts w:ascii="Garamond" w:hAnsi="Garamond"/>
                <w:sz w:val="20"/>
                <w:szCs w:val="20"/>
              </w:rPr>
            </w:pPr>
            <w:r>
              <w:rPr>
                <w:rFonts w:ascii="Garamond" w:hAnsi="Garamond"/>
                <w:sz w:val="20"/>
                <w:szCs w:val="20"/>
              </w:rPr>
              <w:t>Activity</w:t>
            </w:r>
          </w:p>
        </w:tc>
        <w:tc>
          <w:tcPr>
            <w:tcW w:w="1413" w:type="dxa"/>
          </w:tcPr>
          <w:p w14:paraId="537F7555" w14:textId="77777777" w:rsidR="003E2881" w:rsidRDefault="003E2881" w:rsidP="003005B3">
            <w:pPr>
              <w:spacing w:line="276" w:lineRule="auto"/>
              <w:jc w:val="center"/>
              <w:rPr>
                <w:rFonts w:ascii="Garamond" w:hAnsi="Garamond"/>
                <w:sz w:val="20"/>
                <w:szCs w:val="20"/>
              </w:rPr>
            </w:pPr>
            <w:r>
              <w:rPr>
                <w:rFonts w:ascii="Garamond" w:hAnsi="Garamond"/>
                <w:sz w:val="20"/>
                <w:szCs w:val="20"/>
              </w:rPr>
              <w:t>-0.16</w:t>
            </w:r>
          </w:p>
        </w:tc>
        <w:tc>
          <w:tcPr>
            <w:tcW w:w="1133" w:type="dxa"/>
          </w:tcPr>
          <w:p w14:paraId="5BC51FCF" w14:textId="7A47589C" w:rsidR="003E2881" w:rsidRDefault="003E2881" w:rsidP="003005B3">
            <w:pPr>
              <w:spacing w:line="276" w:lineRule="auto"/>
              <w:jc w:val="center"/>
              <w:rPr>
                <w:rFonts w:ascii="Garamond" w:hAnsi="Garamond"/>
                <w:sz w:val="20"/>
                <w:szCs w:val="20"/>
              </w:rPr>
            </w:pPr>
            <w:r>
              <w:rPr>
                <w:rFonts w:ascii="Garamond" w:hAnsi="Garamond"/>
                <w:sz w:val="20"/>
                <w:szCs w:val="20"/>
              </w:rPr>
              <w:t>-0.5</w:t>
            </w:r>
            <w:r w:rsidR="00621148">
              <w:rPr>
                <w:rFonts w:ascii="Garamond" w:hAnsi="Garamond"/>
                <w:sz w:val="20"/>
                <w:szCs w:val="20"/>
              </w:rPr>
              <w:t>6</w:t>
            </w:r>
            <w:r>
              <w:rPr>
                <w:rFonts w:ascii="Garamond" w:hAnsi="Garamond"/>
                <w:sz w:val="20"/>
                <w:szCs w:val="20"/>
              </w:rPr>
              <w:t>, 0.2</w:t>
            </w:r>
            <w:r w:rsidR="00621148">
              <w:rPr>
                <w:rFonts w:ascii="Garamond" w:hAnsi="Garamond"/>
                <w:sz w:val="20"/>
                <w:szCs w:val="20"/>
              </w:rPr>
              <w:t>3</w:t>
            </w:r>
          </w:p>
        </w:tc>
        <w:tc>
          <w:tcPr>
            <w:tcW w:w="1139" w:type="dxa"/>
          </w:tcPr>
          <w:p w14:paraId="3462318D" w14:textId="68306BBE" w:rsidR="003E2881" w:rsidRDefault="00621148" w:rsidP="003005B3">
            <w:pPr>
              <w:spacing w:line="276" w:lineRule="auto"/>
              <w:jc w:val="center"/>
              <w:rPr>
                <w:rFonts w:ascii="Garamond" w:hAnsi="Garamond"/>
                <w:sz w:val="20"/>
                <w:szCs w:val="20"/>
              </w:rPr>
            </w:pPr>
            <w:r>
              <w:rPr>
                <w:rFonts w:ascii="Garamond" w:hAnsi="Garamond"/>
                <w:sz w:val="20"/>
                <w:szCs w:val="20"/>
              </w:rPr>
              <w:t>0.41</w:t>
            </w:r>
          </w:p>
        </w:tc>
        <w:tc>
          <w:tcPr>
            <w:tcW w:w="1276" w:type="dxa"/>
          </w:tcPr>
          <w:p w14:paraId="3613B089" w14:textId="01F48832" w:rsidR="003E2881" w:rsidRDefault="003E2881" w:rsidP="003005B3">
            <w:pPr>
              <w:spacing w:line="276" w:lineRule="auto"/>
              <w:jc w:val="center"/>
              <w:rPr>
                <w:rFonts w:ascii="Garamond" w:hAnsi="Garamond"/>
                <w:sz w:val="20"/>
                <w:szCs w:val="20"/>
              </w:rPr>
            </w:pPr>
            <w:r>
              <w:rPr>
                <w:rFonts w:ascii="Garamond" w:hAnsi="Garamond"/>
                <w:sz w:val="20"/>
                <w:szCs w:val="20"/>
              </w:rPr>
              <w:t>0.1</w:t>
            </w:r>
            <w:r w:rsidR="00621148">
              <w:rPr>
                <w:rFonts w:ascii="Garamond" w:hAnsi="Garamond"/>
                <w:sz w:val="20"/>
                <w:szCs w:val="20"/>
              </w:rPr>
              <w:t>1</w:t>
            </w:r>
          </w:p>
        </w:tc>
        <w:tc>
          <w:tcPr>
            <w:tcW w:w="1559" w:type="dxa"/>
          </w:tcPr>
          <w:p w14:paraId="2C684818" w14:textId="7B13AFA5" w:rsidR="003E2881" w:rsidRDefault="003E2881" w:rsidP="003005B3">
            <w:pPr>
              <w:spacing w:line="276" w:lineRule="auto"/>
              <w:jc w:val="center"/>
              <w:rPr>
                <w:rFonts w:ascii="Garamond" w:hAnsi="Garamond"/>
                <w:sz w:val="20"/>
                <w:szCs w:val="20"/>
              </w:rPr>
            </w:pPr>
            <w:r>
              <w:rPr>
                <w:rFonts w:ascii="Garamond" w:hAnsi="Garamond"/>
                <w:sz w:val="20"/>
                <w:szCs w:val="20"/>
              </w:rPr>
              <w:t>-0.1</w:t>
            </w:r>
            <w:r w:rsidR="00621148">
              <w:rPr>
                <w:rFonts w:ascii="Garamond" w:hAnsi="Garamond"/>
                <w:sz w:val="20"/>
                <w:szCs w:val="20"/>
              </w:rPr>
              <w:t>9</w:t>
            </w:r>
            <w:r>
              <w:rPr>
                <w:rFonts w:ascii="Garamond" w:hAnsi="Garamond"/>
                <w:sz w:val="20"/>
                <w:szCs w:val="20"/>
              </w:rPr>
              <w:t>, 0.41</w:t>
            </w:r>
          </w:p>
        </w:tc>
        <w:tc>
          <w:tcPr>
            <w:tcW w:w="1134" w:type="dxa"/>
          </w:tcPr>
          <w:p w14:paraId="37A28FC5" w14:textId="387CBCB1" w:rsidR="003E2881" w:rsidRDefault="00621148" w:rsidP="003005B3">
            <w:pPr>
              <w:spacing w:line="276" w:lineRule="auto"/>
              <w:jc w:val="center"/>
              <w:rPr>
                <w:rFonts w:ascii="Garamond" w:hAnsi="Garamond"/>
                <w:sz w:val="20"/>
                <w:szCs w:val="20"/>
              </w:rPr>
            </w:pPr>
            <w:r>
              <w:rPr>
                <w:rFonts w:ascii="Garamond" w:hAnsi="Garamond"/>
                <w:sz w:val="20"/>
                <w:szCs w:val="20"/>
              </w:rPr>
              <w:t>0.48</w:t>
            </w:r>
          </w:p>
        </w:tc>
      </w:tr>
      <w:tr w:rsidR="003E2881" w14:paraId="1A1F7033" w14:textId="77777777" w:rsidTr="003005B3">
        <w:tc>
          <w:tcPr>
            <w:tcW w:w="1843" w:type="dxa"/>
          </w:tcPr>
          <w:p w14:paraId="24B0E9E6" w14:textId="77777777" w:rsidR="003E2881" w:rsidRDefault="003E2881" w:rsidP="003005B3">
            <w:pPr>
              <w:spacing w:line="276" w:lineRule="auto"/>
              <w:rPr>
                <w:rFonts w:ascii="Garamond" w:hAnsi="Garamond"/>
                <w:sz w:val="20"/>
                <w:szCs w:val="20"/>
              </w:rPr>
            </w:pPr>
            <w:r>
              <w:rPr>
                <w:rFonts w:ascii="Garamond" w:hAnsi="Garamond"/>
                <w:sz w:val="20"/>
                <w:szCs w:val="20"/>
              </w:rPr>
              <w:t>Aggression</w:t>
            </w:r>
          </w:p>
        </w:tc>
        <w:tc>
          <w:tcPr>
            <w:tcW w:w="1413" w:type="dxa"/>
          </w:tcPr>
          <w:p w14:paraId="3209DB45" w14:textId="77777777" w:rsidR="003E2881" w:rsidRDefault="003E2881" w:rsidP="003005B3">
            <w:pPr>
              <w:spacing w:line="276" w:lineRule="auto"/>
              <w:jc w:val="center"/>
              <w:rPr>
                <w:rFonts w:ascii="Garamond" w:hAnsi="Garamond"/>
                <w:sz w:val="20"/>
                <w:szCs w:val="20"/>
              </w:rPr>
            </w:pPr>
            <w:r>
              <w:rPr>
                <w:rFonts w:ascii="Garamond" w:hAnsi="Garamond"/>
                <w:sz w:val="20"/>
                <w:szCs w:val="20"/>
              </w:rPr>
              <w:t>0.11</w:t>
            </w:r>
          </w:p>
        </w:tc>
        <w:tc>
          <w:tcPr>
            <w:tcW w:w="1133" w:type="dxa"/>
          </w:tcPr>
          <w:p w14:paraId="3F2DC12E" w14:textId="70F442C1" w:rsidR="003E2881" w:rsidRDefault="003E2881" w:rsidP="003005B3">
            <w:pPr>
              <w:spacing w:line="276" w:lineRule="auto"/>
              <w:jc w:val="center"/>
              <w:rPr>
                <w:rFonts w:ascii="Garamond" w:hAnsi="Garamond"/>
                <w:sz w:val="20"/>
                <w:szCs w:val="20"/>
              </w:rPr>
            </w:pPr>
            <w:r>
              <w:rPr>
                <w:rFonts w:ascii="Garamond" w:hAnsi="Garamond"/>
                <w:sz w:val="20"/>
                <w:szCs w:val="20"/>
              </w:rPr>
              <w:t>-0.2</w:t>
            </w:r>
            <w:r w:rsidR="00621148">
              <w:rPr>
                <w:rFonts w:ascii="Garamond" w:hAnsi="Garamond"/>
                <w:sz w:val="20"/>
                <w:szCs w:val="20"/>
              </w:rPr>
              <w:t>7</w:t>
            </w:r>
            <w:r>
              <w:rPr>
                <w:rFonts w:ascii="Garamond" w:hAnsi="Garamond"/>
                <w:sz w:val="20"/>
                <w:szCs w:val="20"/>
              </w:rPr>
              <w:t>, 0.4</w:t>
            </w:r>
            <w:r w:rsidR="00621148">
              <w:rPr>
                <w:rFonts w:ascii="Garamond" w:hAnsi="Garamond"/>
                <w:sz w:val="20"/>
                <w:szCs w:val="20"/>
              </w:rPr>
              <w:t>8</w:t>
            </w:r>
          </w:p>
        </w:tc>
        <w:tc>
          <w:tcPr>
            <w:tcW w:w="1139" w:type="dxa"/>
          </w:tcPr>
          <w:p w14:paraId="5958D6C1" w14:textId="7184E9B5" w:rsidR="003E2881" w:rsidRDefault="003E2881" w:rsidP="003005B3">
            <w:pPr>
              <w:spacing w:line="276" w:lineRule="auto"/>
              <w:jc w:val="center"/>
              <w:rPr>
                <w:rFonts w:ascii="Garamond" w:hAnsi="Garamond"/>
                <w:sz w:val="20"/>
                <w:szCs w:val="20"/>
              </w:rPr>
            </w:pPr>
            <w:r>
              <w:rPr>
                <w:rFonts w:ascii="Garamond" w:hAnsi="Garamond"/>
                <w:sz w:val="20"/>
                <w:szCs w:val="20"/>
              </w:rPr>
              <w:t>0.5</w:t>
            </w:r>
            <w:r w:rsidR="00621148">
              <w:rPr>
                <w:rFonts w:ascii="Garamond" w:hAnsi="Garamond"/>
                <w:sz w:val="20"/>
                <w:szCs w:val="20"/>
              </w:rPr>
              <w:t>8</w:t>
            </w:r>
          </w:p>
        </w:tc>
        <w:tc>
          <w:tcPr>
            <w:tcW w:w="1276" w:type="dxa"/>
          </w:tcPr>
          <w:p w14:paraId="40338A2C" w14:textId="77777777" w:rsidR="003E2881" w:rsidRDefault="003E2881" w:rsidP="003005B3">
            <w:pPr>
              <w:spacing w:line="276" w:lineRule="auto"/>
              <w:jc w:val="center"/>
              <w:rPr>
                <w:rFonts w:ascii="Garamond" w:hAnsi="Garamond"/>
                <w:sz w:val="20"/>
                <w:szCs w:val="20"/>
              </w:rPr>
            </w:pPr>
            <w:r>
              <w:rPr>
                <w:rFonts w:ascii="Garamond" w:hAnsi="Garamond"/>
                <w:sz w:val="20"/>
                <w:szCs w:val="20"/>
              </w:rPr>
              <w:t>0.11</w:t>
            </w:r>
          </w:p>
        </w:tc>
        <w:tc>
          <w:tcPr>
            <w:tcW w:w="1559" w:type="dxa"/>
          </w:tcPr>
          <w:p w14:paraId="14488E95" w14:textId="5BA7EB08"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20</w:t>
            </w:r>
            <w:r>
              <w:rPr>
                <w:rFonts w:ascii="Garamond" w:hAnsi="Garamond"/>
                <w:sz w:val="20"/>
                <w:szCs w:val="20"/>
              </w:rPr>
              <w:t>, 0.4</w:t>
            </w:r>
            <w:r w:rsidR="00621148">
              <w:rPr>
                <w:rFonts w:ascii="Garamond" w:hAnsi="Garamond"/>
                <w:sz w:val="20"/>
                <w:szCs w:val="20"/>
              </w:rPr>
              <w:t>2</w:t>
            </w:r>
          </w:p>
        </w:tc>
        <w:tc>
          <w:tcPr>
            <w:tcW w:w="1134" w:type="dxa"/>
          </w:tcPr>
          <w:p w14:paraId="3E92A061" w14:textId="3F7E4085" w:rsidR="003E2881" w:rsidRDefault="00621148" w:rsidP="003005B3">
            <w:pPr>
              <w:spacing w:line="276" w:lineRule="auto"/>
              <w:jc w:val="center"/>
              <w:rPr>
                <w:rFonts w:ascii="Garamond" w:hAnsi="Garamond"/>
                <w:sz w:val="20"/>
                <w:szCs w:val="20"/>
              </w:rPr>
            </w:pPr>
            <w:r>
              <w:rPr>
                <w:rFonts w:ascii="Garamond" w:hAnsi="Garamond"/>
                <w:sz w:val="20"/>
                <w:szCs w:val="20"/>
              </w:rPr>
              <w:t>0.48</w:t>
            </w:r>
          </w:p>
        </w:tc>
      </w:tr>
      <w:tr w:rsidR="003E2881" w14:paraId="74F6DEF2" w14:textId="77777777" w:rsidTr="003005B3">
        <w:tc>
          <w:tcPr>
            <w:tcW w:w="1843" w:type="dxa"/>
          </w:tcPr>
          <w:p w14:paraId="43200887" w14:textId="77777777" w:rsidR="003E2881" w:rsidRDefault="003E2881" w:rsidP="003005B3">
            <w:pPr>
              <w:spacing w:line="276" w:lineRule="auto"/>
              <w:rPr>
                <w:rFonts w:ascii="Garamond" w:hAnsi="Garamond"/>
                <w:sz w:val="20"/>
                <w:szCs w:val="20"/>
              </w:rPr>
            </w:pPr>
            <w:r>
              <w:rPr>
                <w:rFonts w:ascii="Garamond" w:hAnsi="Garamond"/>
                <w:sz w:val="20"/>
                <w:szCs w:val="20"/>
              </w:rPr>
              <w:t>Boldness</w:t>
            </w:r>
          </w:p>
        </w:tc>
        <w:tc>
          <w:tcPr>
            <w:tcW w:w="1413" w:type="dxa"/>
          </w:tcPr>
          <w:p w14:paraId="3EF3FF21" w14:textId="209BF445" w:rsidR="003E2881" w:rsidRDefault="003E2881" w:rsidP="003005B3">
            <w:pPr>
              <w:spacing w:line="276" w:lineRule="auto"/>
              <w:jc w:val="center"/>
              <w:rPr>
                <w:rFonts w:ascii="Garamond" w:hAnsi="Garamond"/>
                <w:sz w:val="20"/>
                <w:szCs w:val="20"/>
              </w:rPr>
            </w:pPr>
            <w:r>
              <w:rPr>
                <w:rFonts w:ascii="Garamond" w:hAnsi="Garamond"/>
                <w:sz w:val="20"/>
                <w:szCs w:val="20"/>
              </w:rPr>
              <w:t>0.1</w:t>
            </w:r>
            <w:r w:rsidR="00621148">
              <w:rPr>
                <w:rFonts w:ascii="Garamond" w:hAnsi="Garamond"/>
                <w:sz w:val="20"/>
                <w:szCs w:val="20"/>
              </w:rPr>
              <w:t>5</w:t>
            </w:r>
          </w:p>
        </w:tc>
        <w:tc>
          <w:tcPr>
            <w:tcW w:w="1133" w:type="dxa"/>
          </w:tcPr>
          <w:p w14:paraId="318F77E5" w14:textId="41819C60"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20</w:t>
            </w:r>
            <w:r>
              <w:rPr>
                <w:rFonts w:ascii="Garamond" w:hAnsi="Garamond"/>
                <w:sz w:val="20"/>
                <w:szCs w:val="20"/>
              </w:rPr>
              <w:t>, 0.</w:t>
            </w:r>
            <w:r w:rsidR="00621148">
              <w:rPr>
                <w:rFonts w:ascii="Garamond" w:hAnsi="Garamond"/>
                <w:sz w:val="20"/>
                <w:szCs w:val="20"/>
              </w:rPr>
              <w:t>50</w:t>
            </w:r>
          </w:p>
        </w:tc>
        <w:tc>
          <w:tcPr>
            <w:tcW w:w="1139" w:type="dxa"/>
          </w:tcPr>
          <w:p w14:paraId="67F75D09" w14:textId="17B704DE" w:rsidR="003E2881" w:rsidRDefault="00621148" w:rsidP="003005B3">
            <w:pPr>
              <w:spacing w:line="276" w:lineRule="auto"/>
              <w:jc w:val="center"/>
              <w:rPr>
                <w:rFonts w:ascii="Garamond" w:hAnsi="Garamond"/>
                <w:sz w:val="20"/>
                <w:szCs w:val="20"/>
              </w:rPr>
            </w:pPr>
            <w:r>
              <w:rPr>
                <w:rFonts w:ascii="Garamond" w:hAnsi="Garamond"/>
                <w:sz w:val="20"/>
                <w:szCs w:val="20"/>
              </w:rPr>
              <w:t>0.39</w:t>
            </w:r>
          </w:p>
        </w:tc>
        <w:tc>
          <w:tcPr>
            <w:tcW w:w="1276" w:type="dxa"/>
          </w:tcPr>
          <w:p w14:paraId="17B9221A" w14:textId="059700AC" w:rsidR="003E2881" w:rsidRDefault="003E2881" w:rsidP="003005B3">
            <w:pPr>
              <w:spacing w:line="276" w:lineRule="auto"/>
              <w:jc w:val="center"/>
              <w:rPr>
                <w:rFonts w:ascii="Garamond" w:hAnsi="Garamond"/>
                <w:sz w:val="20"/>
                <w:szCs w:val="20"/>
              </w:rPr>
            </w:pPr>
            <w:r>
              <w:rPr>
                <w:rFonts w:ascii="Garamond" w:hAnsi="Garamond"/>
                <w:sz w:val="20"/>
                <w:szCs w:val="20"/>
              </w:rPr>
              <w:t>0.0</w:t>
            </w:r>
            <w:r w:rsidR="00621148">
              <w:rPr>
                <w:rFonts w:ascii="Garamond" w:hAnsi="Garamond"/>
                <w:sz w:val="20"/>
                <w:szCs w:val="20"/>
              </w:rPr>
              <w:t>6</w:t>
            </w:r>
          </w:p>
        </w:tc>
        <w:tc>
          <w:tcPr>
            <w:tcW w:w="1559" w:type="dxa"/>
          </w:tcPr>
          <w:p w14:paraId="345DEE47" w14:textId="083CA8F7" w:rsidR="003E2881" w:rsidRDefault="003E2881" w:rsidP="003005B3">
            <w:pPr>
              <w:spacing w:line="276" w:lineRule="auto"/>
              <w:jc w:val="center"/>
              <w:rPr>
                <w:rFonts w:ascii="Garamond" w:hAnsi="Garamond"/>
                <w:sz w:val="20"/>
                <w:szCs w:val="20"/>
              </w:rPr>
            </w:pPr>
            <w:r>
              <w:rPr>
                <w:rFonts w:ascii="Garamond" w:hAnsi="Garamond"/>
                <w:sz w:val="20"/>
                <w:szCs w:val="20"/>
              </w:rPr>
              <w:t>-0.2</w:t>
            </w:r>
            <w:r w:rsidR="00621148">
              <w:rPr>
                <w:rFonts w:ascii="Garamond" w:hAnsi="Garamond"/>
                <w:sz w:val="20"/>
                <w:szCs w:val="20"/>
              </w:rPr>
              <w:t>1</w:t>
            </w:r>
            <w:r>
              <w:rPr>
                <w:rFonts w:ascii="Garamond" w:hAnsi="Garamond"/>
                <w:sz w:val="20"/>
                <w:szCs w:val="20"/>
              </w:rPr>
              <w:t>, 0.3</w:t>
            </w:r>
            <w:r w:rsidR="00621148">
              <w:rPr>
                <w:rFonts w:ascii="Garamond" w:hAnsi="Garamond"/>
                <w:sz w:val="20"/>
                <w:szCs w:val="20"/>
              </w:rPr>
              <w:t>4</w:t>
            </w:r>
          </w:p>
        </w:tc>
        <w:tc>
          <w:tcPr>
            <w:tcW w:w="1134" w:type="dxa"/>
          </w:tcPr>
          <w:p w14:paraId="128AE16D" w14:textId="7EB8E9D9" w:rsidR="003E2881" w:rsidRDefault="00621148" w:rsidP="003005B3">
            <w:pPr>
              <w:spacing w:line="276" w:lineRule="auto"/>
              <w:jc w:val="center"/>
              <w:rPr>
                <w:rFonts w:ascii="Garamond" w:hAnsi="Garamond"/>
                <w:sz w:val="20"/>
                <w:szCs w:val="20"/>
              </w:rPr>
            </w:pPr>
            <w:r>
              <w:rPr>
                <w:rFonts w:ascii="Garamond" w:hAnsi="Garamond"/>
                <w:sz w:val="20"/>
                <w:szCs w:val="20"/>
              </w:rPr>
              <w:t>0.65</w:t>
            </w:r>
          </w:p>
        </w:tc>
      </w:tr>
      <w:tr w:rsidR="003E2881" w14:paraId="6C9BE38F" w14:textId="77777777" w:rsidTr="003005B3">
        <w:tc>
          <w:tcPr>
            <w:tcW w:w="1843" w:type="dxa"/>
          </w:tcPr>
          <w:p w14:paraId="3DD3EDA3" w14:textId="77777777" w:rsidR="003E2881" w:rsidRDefault="003E2881" w:rsidP="003005B3">
            <w:pPr>
              <w:spacing w:line="276" w:lineRule="auto"/>
              <w:rPr>
                <w:rFonts w:ascii="Garamond" w:hAnsi="Garamond"/>
                <w:sz w:val="20"/>
                <w:szCs w:val="20"/>
              </w:rPr>
            </w:pPr>
            <w:r>
              <w:rPr>
                <w:rFonts w:ascii="Garamond" w:hAnsi="Garamond"/>
                <w:sz w:val="20"/>
                <w:szCs w:val="20"/>
              </w:rPr>
              <w:t>Exploration</w:t>
            </w:r>
          </w:p>
        </w:tc>
        <w:tc>
          <w:tcPr>
            <w:tcW w:w="1413" w:type="dxa"/>
          </w:tcPr>
          <w:p w14:paraId="06506CA5" w14:textId="15E87443" w:rsidR="003E2881" w:rsidRDefault="003E2881" w:rsidP="003005B3">
            <w:pPr>
              <w:spacing w:line="276" w:lineRule="auto"/>
              <w:jc w:val="center"/>
              <w:rPr>
                <w:rFonts w:ascii="Garamond" w:hAnsi="Garamond"/>
                <w:sz w:val="20"/>
                <w:szCs w:val="20"/>
              </w:rPr>
            </w:pPr>
            <w:r>
              <w:rPr>
                <w:rFonts w:ascii="Garamond" w:hAnsi="Garamond"/>
                <w:sz w:val="20"/>
                <w:szCs w:val="20"/>
              </w:rPr>
              <w:t>0.0</w:t>
            </w:r>
            <w:r w:rsidR="00621148">
              <w:rPr>
                <w:rFonts w:ascii="Garamond" w:hAnsi="Garamond"/>
                <w:sz w:val="20"/>
                <w:szCs w:val="20"/>
              </w:rPr>
              <w:t>6</w:t>
            </w:r>
          </w:p>
        </w:tc>
        <w:tc>
          <w:tcPr>
            <w:tcW w:w="1133" w:type="dxa"/>
          </w:tcPr>
          <w:p w14:paraId="5664B508" w14:textId="69F7AD61" w:rsidR="003E2881" w:rsidRDefault="003E2881" w:rsidP="003005B3">
            <w:pPr>
              <w:spacing w:line="276" w:lineRule="auto"/>
              <w:jc w:val="center"/>
              <w:rPr>
                <w:rFonts w:ascii="Garamond" w:hAnsi="Garamond"/>
                <w:sz w:val="20"/>
                <w:szCs w:val="20"/>
              </w:rPr>
            </w:pPr>
            <w:r>
              <w:rPr>
                <w:rFonts w:ascii="Garamond" w:hAnsi="Garamond"/>
                <w:sz w:val="20"/>
                <w:szCs w:val="20"/>
              </w:rPr>
              <w:t>-0.3</w:t>
            </w:r>
            <w:r w:rsidR="00621148">
              <w:rPr>
                <w:rFonts w:ascii="Garamond" w:hAnsi="Garamond"/>
                <w:sz w:val="20"/>
                <w:szCs w:val="20"/>
              </w:rPr>
              <w:t>1</w:t>
            </w:r>
            <w:r>
              <w:rPr>
                <w:rFonts w:ascii="Garamond" w:hAnsi="Garamond"/>
                <w:sz w:val="20"/>
                <w:szCs w:val="20"/>
              </w:rPr>
              <w:t>, 0.</w:t>
            </w:r>
            <w:r w:rsidR="00621148">
              <w:rPr>
                <w:rFonts w:ascii="Garamond" w:hAnsi="Garamond"/>
                <w:sz w:val="20"/>
                <w:szCs w:val="20"/>
              </w:rPr>
              <w:t>42</w:t>
            </w:r>
          </w:p>
        </w:tc>
        <w:tc>
          <w:tcPr>
            <w:tcW w:w="1139" w:type="dxa"/>
          </w:tcPr>
          <w:p w14:paraId="7081CB7F" w14:textId="47AC90E4" w:rsidR="003E2881" w:rsidRDefault="00621148" w:rsidP="003005B3">
            <w:pPr>
              <w:spacing w:line="276" w:lineRule="auto"/>
              <w:jc w:val="center"/>
              <w:rPr>
                <w:rFonts w:ascii="Garamond" w:hAnsi="Garamond"/>
                <w:sz w:val="20"/>
                <w:szCs w:val="20"/>
              </w:rPr>
            </w:pPr>
            <w:r>
              <w:rPr>
                <w:rFonts w:ascii="Garamond" w:hAnsi="Garamond"/>
                <w:sz w:val="20"/>
                <w:szCs w:val="20"/>
              </w:rPr>
              <w:t>0.77</w:t>
            </w:r>
          </w:p>
        </w:tc>
        <w:tc>
          <w:tcPr>
            <w:tcW w:w="1276" w:type="dxa"/>
          </w:tcPr>
          <w:p w14:paraId="3E68ADF0" w14:textId="128BD6B4" w:rsidR="003E2881" w:rsidRDefault="003E2881" w:rsidP="003005B3">
            <w:pPr>
              <w:spacing w:line="276" w:lineRule="auto"/>
              <w:jc w:val="center"/>
              <w:rPr>
                <w:rFonts w:ascii="Garamond" w:hAnsi="Garamond"/>
                <w:sz w:val="20"/>
                <w:szCs w:val="20"/>
              </w:rPr>
            </w:pPr>
            <w:r>
              <w:rPr>
                <w:rFonts w:ascii="Garamond" w:hAnsi="Garamond"/>
                <w:sz w:val="20"/>
                <w:szCs w:val="20"/>
              </w:rPr>
              <w:t>0.0</w:t>
            </w:r>
            <w:r w:rsidR="00621148">
              <w:rPr>
                <w:rFonts w:ascii="Garamond" w:hAnsi="Garamond"/>
                <w:sz w:val="20"/>
                <w:szCs w:val="20"/>
              </w:rPr>
              <w:t>5</w:t>
            </w:r>
          </w:p>
        </w:tc>
        <w:tc>
          <w:tcPr>
            <w:tcW w:w="1559" w:type="dxa"/>
          </w:tcPr>
          <w:p w14:paraId="50E5B21E" w14:textId="309916F8" w:rsidR="003E2881" w:rsidRDefault="003E2881" w:rsidP="003005B3">
            <w:pPr>
              <w:spacing w:line="276" w:lineRule="auto"/>
              <w:jc w:val="center"/>
              <w:rPr>
                <w:rFonts w:ascii="Garamond" w:hAnsi="Garamond"/>
                <w:sz w:val="20"/>
                <w:szCs w:val="20"/>
              </w:rPr>
            </w:pPr>
            <w:r>
              <w:rPr>
                <w:rFonts w:ascii="Garamond" w:hAnsi="Garamond"/>
                <w:sz w:val="20"/>
                <w:szCs w:val="20"/>
              </w:rPr>
              <w:t>-0.2</w:t>
            </w:r>
            <w:r w:rsidR="00621148">
              <w:rPr>
                <w:rFonts w:ascii="Garamond" w:hAnsi="Garamond"/>
                <w:sz w:val="20"/>
                <w:szCs w:val="20"/>
              </w:rPr>
              <w:t>4</w:t>
            </w:r>
            <w:r>
              <w:rPr>
                <w:rFonts w:ascii="Garamond" w:hAnsi="Garamond"/>
                <w:sz w:val="20"/>
                <w:szCs w:val="20"/>
              </w:rPr>
              <w:t>, 0.3</w:t>
            </w:r>
            <w:r w:rsidR="00621148">
              <w:rPr>
                <w:rFonts w:ascii="Garamond" w:hAnsi="Garamond"/>
                <w:sz w:val="20"/>
                <w:szCs w:val="20"/>
              </w:rPr>
              <w:t>4</w:t>
            </w:r>
          </w:p>
        </w:tc>
        <w:tc>
          <w:tcPr>
            <w:tcW w:w="1134" w:type="dxa"/>
          </w:tcPr>
          <w:p w14:paraId="16EF1240" w14:textId="794C7206" w:rsidR="003E2881" w:rsidRDefault="00621148" w:rsidP="003005B3">
            <w:pPr>
              <w:spacing w:line="276" w:lineRule="auto"/>
              <w:jc w:val="center"/>
              <w:rPr>
                <w:rFonts w:ascii="Garamond" w:hAnsi="Garamond"/>
                <w:sz w:val="20"/>
                <w:szCs w:val="20"/>
              </w:rPr>
            </w:pPr>
            <w:r>
              <w:rPr>
                <w:rFonts w:ascii="Garamond" w:hAnsi="Garamond"/>
                <w:sz w:val="20"/>
                <w:szCs w:val="20"/>
              </w:rPr>
              <w:t>0.73</w:t>
            </w:r>
          </w:p>
        </w:tc>
      </w:tr>
      <w:tr w:rsidR="003E2881" w14:paraId="0D7EB1AC" w14:textId="77777777" w:rsidTr="003005B3">
        <w:tc>
          <w:tcPr>
            <w:tcW w:w="1843" w:type="dxa"/>
          </w:tcPr>
          <w:p w14:paraId="3375DBA3" w14:textId="77777777" w:rsidR="003E2881" w:rsidRDefault="003E2881" w:rsidP="003005B3">
            <w:pPr>
              <w:spacing w:line="276" w:lineRule="auto"/>
              <w:rPr>
                <w:rFonts w:ascii="Garamond" w:hAnsi="Garamond"/>
                <w:sz w:val="20"/>
                <w:szCs w:val="20"/>
              </w:rPr>
            </w:pPr>
            <w:r>
              <w:rPr>
                <w:rFonts w:ascii="Garamond" w:hAnsi="Garamond"/>
                <w:sz w:val="20"/>
                <w:szCs w:val="20"/>
              </w:rPr>
              <w:lastRenderedPageBreak/>
              <w:t>Sociality</w:t>
            </w:r>
          </w:p>
        </w:tc>
        <w:tc>
          <w:tcPr>
            <w:tcW w:w="1413" w:type="dxa"/>
          </w:tcPr>
          <w:p w14:paraId="4B77CB44" w14:textId="77777777" w:rsidR="003E2881" w:rsidRDefault="003E2881" w:rsidP="003005B3">
            <w:pPr>
              <w:spacing w:line="276" w:lineRule="auto"/>
              <w:jc w:val="center"/>
              <w:rPr>
                <w:rFonts w:ascii="Garamond" w:hAnsi="Garamond"/>
                <w:sz w:val="20"/>
                <w:szCs w:val="20"/>
              </w:rPr>
            </w:pPr>
            <w:r>
              <w:rPr>
                <w:rFonts w:ascii="Garamond" w:hAnsi="Garamond"/>
                <w:sz w:val="20"/>
                <w:szCs w:val="20"/>
              </w:rPr>
              <w:t>0.09</w:t>
            </w:r>
          </w:p>
        </w:tc>
        <w:tc>
          <w:tcPr>
            <w:tcW w:w="1133" w:type="dxa"/>
          </w:tcPr>
          <w:p w14:paraId="4DBDBB61" w14:textId="216D4246" w:rsidR="003E2881" w:rsidRDefault="003E2881" w:rsidP="003005B3">
            <w:pPr>
              <w:spacing w:line="276" w:lineRule="auto"/>
              <w:jc w:val="center"/>
              <w:rPr>
                <w:rFonts w:ascii="Garamond" w:hAnsi="Garamond"/>
                <w:sz w:val="20"/>
                <w:szCs w:val="20"/>
              </w:rPr>
            </w:pPr>
            <w:r>
              <w:rPr>
                <w:rFonts w:ascii="Garamond" w:hAnsi="Garamond"/>
                <w:sz w:val="20"/>
                <w:szCs w:val="20"/>
              </w:rPr>
              <w:t>-0.2</w:t>
            </w:r>
            <w:r w:rsidR="00621148">
              <w:rPr>
                <w:rFonts w:ascii="Garamond" w:hAnsi="Garamond"/>
                <w:sz w:val="20"/>
                <w:szCs w:val="20"/>
              </w:rPr>
              <w:t>9</w:t>
            </w:r>
            <w:r>
              <w:rPr>
                <w:rFonts w:ascii="Garamond" w:hAnsi="Garamond"/>
                <w:sz w:val="20"/>
                <w:szCs w:val="20"/>
              </w:rPr>
              <w:t>, 0.4</w:t>
            </w:r>
            <w:r w:rsidR="00621148">
              <w:rPr>
                <w:rFonts w:ascii="Garamond" w:hAnsi="Garamond"/>
                <w:sz w:val="20"/>
                <w:szCs w:val="20"/>
              </w:rPr>
              <w:t>7</w:t>
            </w:r>
          </w:p>
        </w:tc>
        <w:tc>
          <w:tcPr>
            <w:tcW w:w="1139" w:type="dxa"/>
          </w:tcPr>
          <w:p w14:paraId="02CA639D" w14:textId="1B216EE1" w:rsidR="003E2881" w:rsidRDefault="00621148" w:rsidP="003005B3">
            <w:pPr>
              <w:spacing w:line="276" w:lineRule="auto"/>
              <w:jc w:val="center"/>
              <w:rPr>
                <w:rFonts w:ascii="Garamond" w:hAnsi="Garamond"/>
                <w:sz w:val="20"/>
                <w:szCs w:val="20"/>
              </w:rPr>
            </w:pPr>
            <w:r>
              <w:rPr>
                <w:rFonts w:ascii="Garamond" w:hAnsi="Garamond"/>
                <w:sz w:val="20"/>
                <w:szCs w:val="20"/>
              </w:rPr>
              <w:t>0.64</w:t>
            </w:r>
          </w:p>
        </w:tc>
        <w:tc>
          <w:tcPr>
            <w:tcW w:w="1276" w:type="dxa"/>
          </w:tcPr>
          <w:p w14:paraId="295C3CAD" w14:textId="6DCD5B31" w:rsidR="003E2881" w:rsidRDefault="003E2881" w:rsidP="003005B3">
            <w:pPr>
              <w:spacing w:line="276" w:lineRule="auto"/>
              <w:jc w:val="center"/>
              <w:rPr>
                <w:rFonts w:ascii="Garamond" w:hAnsi="Garamond"/>
                <w:sz w:val="20"/>
                <w:szCs w:val="20"/>
              </w:rPr>
            </w:pPr>
            <w:r>
              <w:rPr>
                <w:rFonts w:ascii="Garamond" w:hAnsi="Garamond"/>
                <w:sz w:val="20"/>
                <w:szCs w:val="20"/>
              </w:rPr>
              <w:t>0.0</w:t>
            </w:r>
            <w:r w:rsidR="00621148">
              <w:rPr>
                <w:rFonts w:ascii="Garamond" w:hAnsi="Garamond"/>
                <w:sz w:val="20"/>
                <w:szCs w:val="20"/>
              </w:rPr>
              <w:t>6</w:t>
            </w:r>
          </w:p>
        </w:tc>
        <w:tc>
          <w:tcPr>
            <w:tcW w:w="1559" w:type="dxa"/>
          </w:tcPr>
          <w:p w14:paraId="52908CFE" w14:textId="099A3B43" w:rsidR="003E2881" w:rsidRDefault="003E2881" w:rsidP="003005B3">
            <w:pPr>
              <w:spacing w:line="276" w:lineRule="auto"/>
              <w:jc w:val="center"/>
              <w:rPr>
                <w:rFonts w:ascii="Garamond" w:hAnsi="Garamond"/>
                <w:sz w:val="20"/>
                <w:szCs w:val="20"/>
              </w:rPr>
            </w:pPr>
            <w:r>
              <w:rPr>
                <w:rFonts w:ascii="Garamond" w:hAnsi="Garamond"/>
                <w:sz w:val="20"/>
                <w:szCs w:val="20"/>
              </w:rPr>
              <w:t>-0.2</w:t>
            </w:r>
            <w:r w:rsidR="00621148">
              <w:rPr>
                <w:rFonts w:ascii="Garamond" w:hAnsi="Garamond"/>
                <w:sz w:val="20"/>
                <w:szCs w:val="20"/>
              </w:rPr>
              <w:t>4</w:t>
            </w:r>
            <w:r>
              <w:rPr>
                <w:rFonts w:ascii="Garamond" w:hAnsi="Garamond"/>
                <w:sz w:val="20"/>
                <w:szCs w:val="20"/>
              </w:rPr>
              <w:t>, 0.3</w:t>
            </w:r>
            <w:r w:rsidR="00621148">
              <w:rPr>
                <w:rFonts w:ascii="Garamond" w:hAnsi="Garamond"/>
                <w:sz w:val="20"/>
                <w:szCs w:val="20"/>
              </w:rPr>
              <w:t>7</w:t>
            </w:r>
          </w:p>
        </w:tc>
        <w:tc>
          <w:tcPr>
            <w:tcW w:w="1134" w:type="dxa"/>
          </w:tcPr>
          <w:p w14:paraId="0E7DDC72" w14:textId="3F5B75E2" w:rsidR="003E2881" w:rsidRDefault="00621148" w:rsidP="003005B3">
            <w:pPr>
              <w:spacing w:line="276" w:lineRule="auto"/>
              <w:jc w:val="center"/>
              <w:rPr>
                <w:rFonts w:ascii="Garamond" w:hAnsi="Garamond"/>
                <w:sz w:val="20"/>
                <w:szCs w:val="20"/>
              </w:rPr>
            </w:pPr>
            <w:r>
              <w:rPr>
                <w:rFonts w:ascii="Garamond" w:hAnsi="Garamond"/>
                <w:sz w:val="20"/>
                <w:szCs w:val="20"/>
              </w:rPr>
              <w:t>0.68</w:t>
            </w:r>
          </w:p>
        </w:tc>
      </w:tr>
      <w:tr w:rsidR="003E2881" w14:paraId="5E251E97" w14:textId="77777777" w:rsidTr="003005B3">
        <w:tc>
          <w:tcPr>
            <w:tcW w:w="9497" w:type="dxa"/>
            <w:gridSpan w:val="7"/>
          </w:tcPr>
          <w:p w14:paraId="5072C60F" w14:textId="77777777" w:rsidR="003E2881" w:rsidRPr="00885DDD" w:rsidRDefault="003E2881" w:rsidP="003005B3">
            <w:pPr>
              <w:spacing w:line="276" w:lineRule="auto"/>
              <w:rPr>
                <w:rFonts w:ascii="Garamond" w:hAnsi="Garamond"/>
                <w:sz w:val="20"/>
                <w:szCs w:val="20"/>
              </w:rPr>
            </w:pPr>
            <w:r w:rsidRPr="00621148">
              <w:rPr>
                <w:rFonts w:ascii="Garamond" w:hAnsi="Garamond"/>
                <w:b/>
                <w:i/>
                <w:sz w:val="20"/>
                <w:szCs w:val="20"/>
              </w:rPr>
              <w:t>Birds</w:t>
            </w:r>
          </w:p>
        </w:tc>
      </w:tr>
      <w:tr w:rsidR="003E2881" w14:paraId="5C3DA03D" w14:textId="77777777" w:rsidTr="003005B3">
        <w:tc>
          <w:tcPr>
            <w:tcW w:w="1843" w:type="dxa"/>
          </w:tcPr>
          <w:p w14:paraId="51136B55" w14:textId="77777777" w:rsidR="003E2881" w:rsidRDefault="003E2881" w:rsidP="003005B3">
            <w:pPr>
              <w:spacing w:line="276" w:lineRule="auto"/>
              <w:rPr>
                <w:rFonts w:ascii="Garamond" w:hAnsi="Garamond"/>
                <w:sz w:val="20"/>
                <w:szCs w:val="20"/>
              </w:rPr>
            </w:pPr>
            <w:r>
              <w:rPr>
                <w:rFonts w:ascii="Garamond" w:hAnsi="Garamond"/>
                <w:sz w:val="20"/>
                <w:szCs w:val="20"/>
              </w:rPr>
              <w:t>Activity</w:t>
            </w:r>
          </w:p>
        </w:tc>
        <w:tc>
          <w:tcPr>
            <w:tcW w:w="1413" w:type="dxa"/>
          </w:tcPr>
          <w:p w14:paraId="71098BF8" w14:textId="310F89F7"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13</w:t>
            </w:r>
          </w:p>
        </w:tc>
        <w:tc>
          <w:tcPr>
            <w:tcW w:w="1133" w:type="dxa"/>
          </w:tcPr>
          <w:p w14:paraId="164B9F1C" w14:textId="55053A74"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42</w:t>
            </w:r>
            <w:r>
              <w:rPr>
                <w:rFonts w:ascii="Garamond" w:hAnsi="Garamond"/>
                <w:sz w:val="20"/>
                <w:szCs w:val="20"/>
              </w:rPr>
              <w:t>, 0.</w:t>
            </w:r>
            <w:r w:rsidR="00621148">
              <w:rPr>
                <w:rFonts w:ascii="Garamond" w:hAnsi="Garamond"/>
                <w:sz w:val="20"/>
                <w:szCs w:val="20"/>
              </w:rPr>
              <w:t>16</w:t>
            </w:r>
          </w:p>
        </w:tc>
        <w:tc>
          <w:tcPr>
            <w:tcW w:w="1139" w:type="dxa"/>
          </w:tcPr>
          <w:p w14:paraId="6E23ABF1" w14:textId="0305B84E" w:rsidR="003E2881" w:rsidRDefault="00621148" w:rsidP="003005B3">
            <w:pPr>
              <w:spacing w:line="276" w:lineRule="auto"/>
              <w:jc w:val="center"/>
              <w:rPr>
                <w:rFonts w:ascii="Garamond" w:hAnsi="Garamond"/>
                <w:sz w:val="20"/>
                <w:szCs w:val="20"/>
              </w:rPr>
            </w:pPr>
            <w:r>
              <w:rPr>
                <w:rFonts w:ascii="Garamond" w:hAnsi="Garamond"/>
                <w:sz w:val="20"/>
                <w:szCs w:val="20"/>
              </w:rPr>
              <w:t>0.37</w:t>
            </w:r>
          </w:p>
        </w:tc>
        <w:tc>
          <w:tcPr>
            <w:tcW w:w="1276" w:type="dxa"/>
          </w:tcPr>
          <w:p w14:paraId="69883449" w14:textId="4F57E432" w:rsidR="003E2881" w:rsidRDefault="00621148" w:rsidP="003005B3">
            <w:pPr>
              <w:spacing w:line="276" w:lineRule="auto"/>
              <w:jc w:val="center"/>
              <w:rPr>
                <w:rFonts w:ascii="Garamond" w:hAnsi="Garamond"/>
                <w:sz w:val="20"/>
                <w:szCs w:val="20"/>
              </w:rPr>
            </w:pPr>
            <w:r>
              <w:rPr>
                <w:rFonts w:ascii="Garamond" w:hAnsi="Garamond"/>
                <w:sz w:val="20"/>
                <w:szCs w:val="20"/>
              </w:rPr>
              <w:t>0.04</w:t>
            </w:r>
          </w:p>
        </w:tc>
        <w:tc>
          <w:tcPr>
            <w:tcW w:w="1559" w:type="dxa"/>
          </w:tcPr>
          <w:p w14:paraId="294AB88D" w14:textId="656E55EC" w:rsidR="003E2881" w:rsidRDefault="003E2881" w:rsidP="003005B3">
            <w:pPr>
              <w:spacing w:line="276" w:lineRule="auto"/>
              <w:jc w:val="center"/>
              <w:rPr>
                <w:rFonts w:ascii="Garamond" w:hAnsi="Garamond"/>
                <w:sz w:val="20"/>
                <w:szCs w:val="20"/>
              </w:rPr>
            </w:pPr>
            <w:r>
              <w:rPr>
                <w:rFonts w:ascii="Garamond" w:hAnsi="Garamond"/>
                <w:sz w:val="20"/>
                <w:szCs w:val="20"/>
              </w:rPr>
              <w:t>-0.2</w:t>
            </w:r>
            <w:r w:rsidR="00621148">
              <w:rPr>
                <w:rFonts w:ascii="Garamond" w:hAnsi="Garamond"/>
                <w:sz w:val="20"/>
                <w:szCs w:val="20"/>
              </w:rPr>
              <w:t>5</w:t>
            </w:r>
            <w:r>
              <w:rPr>
                <w:rFonts w:ascii="Garamond" w:hAnsi="Garamond"/>
                <w:sz w:val="20"/>
                <w:szCs w:val="20"/>
              </w:rPr>
              <w:t>, 0.3</w:t>
            </w:r>
            <w:r w:rsidR="00621148">
              <w:rPr>
                <w:rFonts w:ascii="Garamond" w:hAnsi="Garamond"/>
                <w:sz w:val="20"/>
                <w:szCs w:val="20"/>
              </w:rPr>
              <w:t>3</w:t>
            </w:r>
          </w:p>
        </w:tc>
        <w:tc>
          <w:tcPr>
            <w:tcW w:w="1134" w:type="dxa"/>
          </w:tcPr>
          <w:p w14:paraId="3296BF82" w14:textId="6151B555"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79</w:t>
            </w:r>
          </w:p>
        </w:tc>
      </w:tr>
      <w:tr w:rsidR="003E2881" w14:paraId="46495A6E" w14:textId="77777777" w:rsidTr="003005B3">
        <w:tc>
          <w:tcPr>
            <w:tcW w:w="1843" w:type="dxa"/>
          </w:tcPr>
          <w:p w14:paraId="43391EF9" w14:textId="77777777" w:rsidR="003E2881" w:rsidRDefault="003E2881" w:rsidP="003005B3">
            <w:pPr>
              <w:spacing w:line="276" w:lineRule="auto"/>
              <w:rPr>
                <w:rFonts w:ascii="Garamond" w:hAnsi="Garamond"/>
                <w:sz w:val="20"/>
                <w:szCs w:val="20"/>
              </w:rPr>
            </w:pPr>
            <w:r>
              <w:rPr>
                <w:rFonts w:ascii="Garamond" w:hAnsi="Garamond"/>
                <w:sz w:val="20"/>
                <w:szCs w:val="20"/>
              </w:rPr>
              <w:t>Aggression</w:t>
            </w:r>
          </w:p>
        </w:tc>
        <w:tc>
          <w:tcPr>
            <w:tcW w:w="1413" w:type="dxa"/>
          </w:tcPr>
          <w:p w14:paraId="016615FF" w14:textId="08A506D1" w:rsidR="003E2881" w:rsidRDefault="003E2881" w:rsidP="003005B3">
            <w:pPr>
              <w:spacing w:line="276" w:lineRule="auto"/>
              <w:jc w:val="center"/>
              <w:rPr>
                <w:rFonts w:ascii="Garamond" w:hAnsi="Garamond"/>
                <w:sz w:val="20"/>
                <w:szCs w:val="20"/>
              </w:rPr>
            </w:pPr>
            <w:r>
              <w:rPr>
                <w:rFonts w:ascii="Garamond" w:hAnsi="Garamond"/>
                <w:sz w:val="20"/>
                <w:szCs w:val="20"/>
              </w:rPr>
              <w:t>-0.1</w:t>
            </w:r>
            <w:r w:rsidR="00621148">
              <w:rPr>
                <w:rFonts w:ascii="Garamond" w:hAnsi="Garamond"/>
                <w:sz w:val="20"/>
                <w:szCs w:val="20"/>
              </w:rPr>
              <w:t>1</w:t>
            </w:r>
          </w:p>
        </w:tc>
        <w:tc>
          <w:tcPr>
            <w:tcW w:w="1133" w:type="dxa"/>
          </w:tcPr>
          <w:p w14:paraId="44667B74" w14:textId="5922357A" w:rsidR="003E2881" w:rsidRDefault="003E2881" w:rsidP="003005B3">
            <w:pPr>
              <w:spacing w:line="276" w:lineRule="auto"/>
              <w:jc w:val="center"/>
              <w:rPr>
                <w:rFonts w:ascii="Garamond" w:hAnsi="Garamond"/>
                <w:sz w:val="20"/>
                <w:szCs w:val="20"/>
              </w:rPr>
            </w:pPr>
            <w:r>
              <w:rPr>
                <w:rFonts w:ascii="Garamond" w:hAnsi="Garamond"/>
                <w:sz w:val="20"/>
                <w:szCs w:val="20"/>
              </w:rPr>
              <w:t>-0.4</w:t>
            </w:r>
            <w:r w:rsidR="00621148">
              <w:rPr>
                <w:rFonts w:ascii="Garamond" w:hAnsi="Garamond"/>
                <w:sz w:val="20"/>
                <w:szCs w:val="20"/>
              </w:rPr>
              <w:t>0</w:t>
            </w:r>
            <w:r>
              <w:rPr>
                <w:rFonts w:ascii="Garamond" w:hAnsi="Garamond"/>
                <w:sz w:val="20"/>
                <w:szCs w:val="20"/>
              </w:rPr>
              <w:t>, 0.1</w:t>
            </w:r>
            <w:r w:rsidR="00621148">
              <w:rPr>
                <w:rFonts w:ascii="Garamond" w:hAnsi="Garamond"/>
                <w:sz w:val="20"/>
                <w:szCs w:val="20"/>
              </w:rPr>
              <w:t>8</w:t>
            </w:r>
          </w:p>
        </w:tc>
        <w:tc>
          <w:tcPr>
            <w:tcW w:w="1139" w:type="dxa"/>
          </w:tcPr>
          <w:p w14:paraId="2A9AE43D" w14:textId="68B0558D" w:rsidR="003E2881" w:rsidRDefault="00621148" w:rsidP="003005B3">
            <w:pPr>
              <w:spacing w:line="276" w:lineRule="auto"/>
              <w:jc w:val="center"/>
              <w:rPr>
                <w:rFonts w:ascii="Garamond" w:hAnsi="Garamond"/>
                <w:sz w:val="20"/>
                <w:szCs w:val="20"/>
              </w:rPr>
            </w:pPr>
            <w:r>
              <w:rPr>
                <w:rFonts w:ascii="Garamond" w:hAnsi="Garamond"/>
                <w:sz w:val="20"/>
                <w:szCs w:val="20"/>
              </w:rPr>
              <w:t>0.47</w:t>
            </w:r>
          </w:p>
        </w:tc>
        <w:tc>
          <w:tcPr>
            <w:tcW w:w="1276" w:type="dxa"/>
          </w:tcPr>
          <w:p w14:paraId="1332C7F6" w14:textId="51835974" w:rsidR="003E2881" w:rsidRDefault="003E2881" w:rsidP="003005B3">
            <w:pPr>
              <w:spacing w:line="276" w:lineRule="auto"/>
              <w:jc w:val="center"/>
              <w:rPr>
                <w:rFonts w:ascii="Garamond" w:hAnsi="Garamond"/>
                <w:sz w:val="20"/>
                <w:szCs w:val="20"/>
              </w:rPr>
            </w:pPr>
            <w:r>
              <w:rPr>
                <w:rFonts w:ascii="Garamond" w:hAnsi="Garamond"/>
                <w:sz w:val="20"/>
                <w:szCs w:val="20"/>
              </w:rPr>
              <w:t>-0.0</w:t>
            </w:r>
            <w:r w:rsidR="00621148">
              <w:rPr>
                <w:rFonts w:ascii="Garamond" w:hAnsi="Garamond"/>
                <w:sz w:val="20"/>
                <w:szCs w:val="20"/>
              </w:rPr>
              <w:t>6</w:t>
            </w:r>
          </w:p>
        </w:tc>
        <w:tc>
          <w:tcPr>
            <w:tcW w:w="1559" w:type="dxa"/>
          </w:tcPr>
          <w:p w14:paraId="1E2DED01" w14:textId="12D02F34"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39</w:t>
            </w:r>
            <w:r>
              <w:rPr>
                <w:rFonts w:ascii="Garamond" w:hAnsi="Garamond"/>
                <w:sz w:val="20"/>
                <w:szCs w:val="20"/>
              </w:rPr>
              <w:t>, 0.2</w:t>
            </w:r>
            <w:r w:rsidR="00621148">
              <w:rPr>
                <w:rFonts w:ascii="Garamond" w:hAnsi="Garamond"/>
                <w:sz w:val="20"/>
                <w:szCs w:val="20"/>
              </w:rPr>
              <w:t>7</w:t>
            </w:r>
          </w:p>
        </w:tc>
        <w:tc>
          <w:tcPr>
            <w:tcW w:w="1134" w:type="dxa"/>
          </w:tcPr>
          <w:p w14:paraId="62EA0186" w14:textId="5901BA3F" w:rsidR="003E2881" w:rsidRDefault="00621148" w:rsidP="003005B3">
            <w:pPr>
              <w:spacing w:line="276" w:lineRule="auto"/>
              <w:jc w:val="center"/>
              <w:rPr>
                <w:rFonts w:ascii="Garamond" w:hAnsi="Garamond"/>
                <w:sz w:val="20"/>
                <w:szCs w:val="20"/>
              </w:rPr>
            </w:pPr>
            <w:r>
              <w:rPr>
                <w:rFonts w:ascii="Garamond" w:hAnsi="Garamond"/>
                <w:sz w:val="20"/>
                <w:szCs w:val="20"/>
              </w:rPr>
              <w:t>0.72</w:t>
            </w:r>
          </w:p>
        </w:tc>
      </w:tr>
      <w:tr w:rsidR="003E2881" w14:paraId="464F1CE9" w14:textId="77777777" w:rsidTr="003005B3">
        <w:tc>
          <w:tcPr>
            <w:tcW w:w="1843" w:type="dxa"/>
          </w:tcPr>
          <w:p w14:paraId="071F0542" w14:textId="77777777" w:rsidR="003E2881" w:rsidRDefault="003E2881" w:rsidP="003005B3">
            <w:pPr>
              <w:spacing w:line="276" w:lineRule="auto"/>
              <w:rPr>
                <w:rFonts w:ascii="Garamond" w:hAnsi="Garamond"/>
                <w:sz w:val="20"/>
                <w:szCs w:val="20"/>
              </w:rPr>
            </w:pPr>
            <w:r>
              <w:rPr>
                <w:rFonts w:ascii="Garamond" w:hAnsi="Garamond"/>
                <w:sz w:val="20"/>
                <w:szCs w:val="20"/>
              </w:rPr>
              <w:t>Boldness</w:t>
            </w:r>
          </w:p>
        </w:tc>
        <w:tc>
          <w:tcPr>
            <w:tcW w:w="1413" w:type="dxa"/>
          </w:tcPr>
          <w:p w14:paraId="4C19598B" w14:textId="32829F5E" w:rsidR="003E2881" w:rsidRDefault="003E2881" w:rsidP="003005B3">
            <w:pPr>
              <w:spacing w:line="276" w:lineRule="auto"/>
              <w:jc w:val="center"/>
              <w:rPr>
                <w:rFonts w:ascii="Garamond" w:hAnsi="Garamond"/>
                <w:sz w:val="20"/>
                <w:szCs w:val="20"/>
              </w:rPr>
            </w:pPr>
            <w:r>
              <w:rPr>
                <w:rFonts w:ascii="Garamond" w:hAnsi="Garamond"/>
                <w:sz w:val="20"/>
                <w:szCs w:val="20"/>
              </w:rPr>
              <w:t>-0.1</w:t>
            </w:r>
            <w:r w:rsidR="00621148">
              <w:rPr>
                <w:rFonts w:ascii="Garamond" w:hAnsi="Garamond"/>
                <w:sz w:val="20"/>
                <w:szCs w:val="20"/>
              </w:rPr>
              <w:t>9</w:t>
            </w:r>
          </w:p>
        </w:tc>
        <w:tc>
          <w:tcPr>
            <w:tcW w:w="1133" w:type="dxa"/>
          </w:tcPr>
          <w:p w14:paraId="038CF58D" w14:textId="6F0197C5"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44</w:t>
            </w:r>
            <w:r>
              <w:rPr>
                <w:rFonts w:ascii="Garamond" w:hAnsi="Garamond"/>
                <w:sz w:val="20"/>
                <w:szCs w:val="20"/>
              </w:rPr>
              <w:t>, 0.</w:t>
            </w:r>
            <w:r w:rsidR="00621148">
              <w:rPr>
                <w:rFonts w:ascii="Garamond" w:hAnsi="Garamond"/>
                <w:sz w:val="20"/>
                <w:szCs w:val="20"/>
              </w:rPr>
              <w:t>07</w:t>
            </w:r>
          </w:p>
        </w:tc>
        <w:tc>
          <w:tcPr>
            <w:tcW w:w="1139" w:type="dxa"/>
          </w:tcPr>
          <w:p w14:paraId="51B4E3B6" w14:textId="67ADDD82" w:rsidR="003E2881" w:rsidRDefault="00621148" w:rsidP="003005B3">
            <w:pPr>
              <w:spacing w:line="276" w:lineRule="auto"/>
              <w:jc w:val="center"/>
              <w:rPr>
                <w:rFonts w:ascii="Garamond" w:hAnsi="Garamond"/>
                <w:sz w:val="20"/>
                <w:szCs w:val="20"/>
              </w:rPr>
            </w:pPr>
            <w:r>
              <w:rPr>
                <w:rFonts w:ascii="Garamond" w:hAnsi="Garamond"/>
                <w:sz w:val="20"/>
                <w:szCs w:val="20"/>
              </w:rPr>
              <w:t>0.15</w:t>
            </w:r>
          </w:p>
        </w:tc>
        <w:tc>
          <w:tcPr>
            <w:tcW w:w="1276" w:type="dxa"/>
          </w:tcPr>
          <w:p w14:paraId="23908D84" w14:textId="7A91B77B" w:rsidR="003E2881" w:rsidRDefault="00621148" w:rsidP="003005B3">
            <w:pPr>
              <w:spacing w:line="276" w:lineRule="auto"/>
              <w:jc w:val="center"/>
              <w:rPr>
                <w:rFonts w:ascii="Garamond" w:hAnsi="Garamond"/>
                <w:sz w:val="20"/>
                <w:szCs w:val="20"/>
              </w:rPr>
            </w:pPr>
            <w:r>
              <w:rPr>
                <w:rFonts w:ascii="Garamond" w:hAnsi="Garamond"/>
                <w:sz w:val="20"/>
                <w:szCs w:val="20"/>
              </w:rPr>
              <w:t>-</w:t>
            </w:r>
            <w:r w:rsidR="003E2881">
              <w:rPr>
                <w:rFonts w:ascii="Garamond" w:hAnsi="Garamond"/>
                <w:sz w:val="20"/>
                <w:szCs w:val="20"/>
              </w:rPr>
              <w:t>0.0</w:t>
            </w:r>
            <w:r>
              <w:rPr>
                <w:rFonts w:ascii="Garamond" w:hAnsi="Garamond"/>
                <w:sz w:val="20"/>
                <w:szCs w:val="20"/>
              </w:rPr>
              <w:t>1</w:t>
            </w:r>
          </w:p>
        </w:tc>
        <w:tc>
          <w:tcPr>
            <w:tcW w:w="1559" w:type="dxa"/>
          </w:tcPr>
          <w:p w14:paraId="7B91D6F8" w14:textId="35032C03" w:rsidR="003E2881" w:rsidRDefault="003E2881" w:rsidP="003005B3">
            <w:pPr>
              <w:spacing w:line="276" w:lineRule="auto"/>
              <w:jc w:val="center"/>
              <w:rPr>
                <w:rFonts w:ascii="Garamond" w:hAnsi="Garamond"/>
                <w:sz w:val="20"/>
                <w:szCs w:val="20"/>
              </w:rPr>
            </w:pPr>
            <w:r>
              <w:rPr>
                <w:rFonts w:ascii="Garamond" w:hAnsi="Garamond"/>
                <w:sz w:val="20"/>
                <w:szCs w:val="20"/>
              </w:rPr>
              <w:t>-0.2</w:t>
            </w:r>
            <w:r w:rsidR="00621148">
              <w:rPr>
                <w:rFonts w:ascii="Garamond" w:hAnsi="Garamond"/>
                <w:sz w:val="20"/>
                <w:szCs w:val="20"/>
              </w:rPr>
              <w:t>3</w:t>
            </w:r>
            <w:r>
              <w:rPr>
                <w:rFonts w:ascii="Garamond" w:hAnsi="Garamond"/>
                <w:sz w:val="20"/>
                <w:szCs w:val="20"/>
              </w:rPr>
              <w:t>, 0.2</w:t>
            </w:r>
            <w:r w:rsidR="00621148">
              <w:rPr>
                <w:rFonts w:ascii="Garamond" w:hAnsi="Garamond"/>
                <w:sz w:val="20"/>
                <w:szCs w:val="20"/>
              </w:rPr>
              <w:t>1</w:t>
            </w:r>
          </w:p>
        </w:tc>
        <w:tc>
          <w:tcPr>
            <w:tcW w:w="1134" w:type="dxa"/>
          </w:tcPr>
          <w:p w14:paraId="24F0D604" w14:textId="7108AF31" w:rsidR="003E2881" w:rsidRDefault="00621148" w:rsidP="003005B3">
            <w:pPr>
              <w:spacing w:line="276" w:lineRule="auto"/>
              <w:jc w:val="center"/>
              <w:rPr>
                <w:rFonts w:ascii="Garamond" w:hAnsi="Garamond"/>
                <w:sz w:val="20"/>
                <w:szCs w:val="20"/>
              </w:rPr>
            </w:pPr>
            <w:r>
              <w:rPr>
                <w:rFonts w:ascii="Garamond" w:hAnsi="Garamond"/>
                <w:sz w:val="20"/>
                <w:szCs w:val="20"/>
              </w:rPr>
              <w:t>0.93</w:t>
            </w:r>
          </w:p>
        </w:tc>
      </w:tr>
      <w:tr w:rsidR="003E2881" w14:paraId="4CCEE395" w14:textId="77777777" w:rsidTr="003005B3">
        <w:tc>
          <w:tcPr>
            <w:tcW w:w="1843" w:type="dxa"/>
          </w:tcPr>
          <w:p w14:paraId="6414FF18" w14:textId="77777777" w:rsidR="003E2881" w:rsidRPr="008215E4" w:rsidRDefault="003E2881" w:rsidP="003005B3">
            <w:pPr>
              <w:spacing w:line="276" w:lineRule="auto"/>
              <w:rPr>
                <w:rFonts w:ascii="Garamond" w:hAnsi="Garamond"/>
                <w:b/>
                <w:sz w:val="20"/>
                <w:szCs w:val="20"/>
              </w:rPr>
            </w:pPr>
            <w:r w:rsidRPr="008215E4">
              <w:rPr>
                <w:rFonts w:ascii="Garamond" w:hAnsi="Garamond"/>
                <w:b/>
                <w:sz w:val="20"/>
                <w:szCs w:val="20"/>
              </w:rPr>
              <w:t>Exploration</w:t>
            </w:r>
          </w:p>
        </w:tc>
        <w:tc>
          <w:tcPr>
            <w:tcW w:w="1413" w:type="dxa"/>
          </w:tcPr>
          <w:p w14:paraId="148B1D81" w14:textId="1E37473B"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08</w:t>
            </w:r>
          </w:p>
        </w:tc>
        <w:tc>
          <w:tcPr>
            <w:tcW w:w="1133" w:type="dxa"/>
          </w:tcPr>
          <w:p w14:paraId="37F792EA" w14:textId="5071D807" w:rsidR="003E2881" w:rsidRDefault="003E2881" w:rsidP="003005B3">
            <w:pPr>
              <w:spacing w:line="276" w:lineRule="auto"/>
              <w:jc w:val="center"/>
              <w:rPr>
                <w:rFonts w:ascii="Garamond" w:hAnsi="Garamond"/>
                <w:sz w:val="20"/>
                <w:szCs w:val="20"/>
              </w:rPr>
            </w:pPr>
            <w:r>
              <w:rPr>
                <w:rFonts w:ascii="Garamond" w:hAnsi="Garamond"/>
                <w:sz w:val="20"/>
                <w:szCs w:val="20"/>
              </w:rPr>
              <w:t>-0.1</w:t>
            </w:r>
            <w:r w:rsidR="00621148">
              <w:rPr>
                <w:rFonts w:ascii="Garamond" w:hAnsi="Garamond"/>
                <w:sz w:val="20"/>
                <w:szCs w:val="20"/>
              </w:rPr>
              <w:t>9</w:t>
            </w:r>
            <w:r>
              <w:rPr>
                <w:rFonts w:ascii="Garamond" w:hAnsi="Garamond"/>
                <w:sz w:val="20"/>
                <w:szCs w:val="20"/>
              </w:rPr>
              <w:t>, 0.3</w:t>
            </w:r>
            <w:r w:rsidR="00621148">
              <w:rPr>
                <w:rFonts w:ascii="Garamond" w:hAnsi="Garamond"/>
                <w:sz w:val="20"/>
                <w:szCs w:val="20"/>
              </w:rPr>
              <w:t>5</w:t>
            </w:r>
          </w:p>
        </w:tc>
        <w:tc>
          <w:tcPr>
            <w:tcW w:w="1139" w:type="dxa"/>
          </w:tcPr>
          <w:p w14:paraId="2FCBE590" w14:textId="3D9DFF0F" w:rsidR="003E2881" w:rsidRDefault="00621148" w:rsidP="003005B3">
            <w:pPr>
              <w:spacing w:line="276" w:lineRule="auto"/>
              <w:jc w:val="center"/>
              <w:rPr>
                <w:rFonts w:ascii="Garamond" w:hAnsi="Garamond"/>
                <w:sz w:val="20"/>
                <w:szCs w:val="20"/>
              </w:rPr>
            </w:pPr>
            <w:r>
              <w:rPr>
                <w:rFonts w:ascii="Garamond" w:hAnsi="Garamond"/>
                <w:sz w:val="20"/>
                <w:szCs w:val="20"/>
              </w:rPr>
              <w:t>0.56</w:t>
            </w:r>
          </w:p>
        </w:tc>
        <w:tc>
          <w:tcPr>
            <w:tcW w:w="1276" w:type="dxa"/>
          </w:tcPr>
          <w:p w14:paraId="3C3294E3" w14:textId="029C6DC1" w:rsidR="003E2881" w:rsidRPr="008215E4" w:rsidRDefault="003E2881" w:rsidP="003005B3">
            <w:pPr>
              <w:spacing w:line="276" w:lineRule="auto"/>
              <w:jc w:val="center"/>
              <w:rPr>
                <w:rFonts w:ascii="Garamond" w:hAnsi="Garamond"/>
                <w:b/>
                <w:sz w:val="20"/>
                <w:szCs w:val="20"/>
              </w:rPr>
            </w:pPr>
            <w:r w:rsidRPr="008215E4">
              <w:rPr>
                <w:rFonts w:ascii="Garamond" w:hAnsi="Garamond"/>
                <w:b/>
                <w:sz w:val="20"/>
                <w:szCs w:val="20"/>
              </w:rPr>
              <w:t>-0.</w:t>
            </w:r>
            <w:r w:rsidR="00621148">
              <w:rPr>
                <w:rFonts w:ascii="Garamond" w:hAnsi="Garamond"/>
                <w:b/>
                <w:sz w:val="20"/>
                <w:szCs w:val="20"/>
              </w:rPr>
              <w:t>26</w:t>
            </w:r>
          </w:p>
        </w:tc>
        <w:tc>
          <w:tcPr>
            <w:tcW w:w="1559" w:type="dxa"/>
          </w:tcPr>
          <w:p w14:paraId="7B869E8E" w14:textId="0B880437" w:rsidR="003E2881" w:rsidRPr="008215E4" w:rsidRDefault="003E2881" w:rsidP="003005B3">
            <w:pPr>
              <w:spacing w:line="276" w:lineRule="auto"/>
              <w:jc w:val="center"/>
              <w:rPr>
                <w:rFonts w:ascii="Garamond" w:hAnsi="Garamond"/>
                <w:b/>
                <w:sz w:val="20"/>
                <w:szCs w:val="20"/>
              </w:rPr>
            </w:pPr>
            <w:r w:rsidRPr="008215E4">
              <w:rPr>
                <w:rFonts w:ascii="Garamond" w:hAnsi="Garamond"/>
                <w:b/>
                <w:sz w:val="20"/>
                <w:szCs w:val="20"/>
              </w:rPr>
              <w:t>-0.5</w:t>
            </w:r>
            <w:r w:rsidR="00621148">
              <w:rPr>
                <w:rFonts w:ascii="Garamond" w:hAnsi="Garamond"/>
                <w:b/>
                <w:sz w:val="20"/>
                <w:szCs w:val="20"/>
              </w:rPr>
              <w:t>2</w:t>
            </w:r>
            <w:r w:rsidRPr="008215E4">
              <w:rPr>
                <w:rFonts w:ascii="Garamond" w:hAnsi="Garamond"/>
                <w:b/>
                <w:sz w:val="20"/>
                <w:szCs w:val="20"/>
              </w:rPr>
              <w:t xml:space="preserve">, </w:t>
            </w:r>
            <w:r w:rsidR="00621148">
              <w:rPr>
                <w:rFonts w:ascii="Garamond" w:hAnsi="Garamond"/>
                <w:b/>
                <w:sz w:val="20"/>
                <w:szCs w:val="20"/>
              </w:rPr>
              <w:t>0.00</w:t>
            </w:r>
          </w:p>
        </w:tc>
        <w:tc>
          <w:tcPr>
            <w:tcW w:w="1134" w:type="dxa"/>
          </w:tcPr>
          <w:p w14:paraId="767DA279" w14:textId="58676E41" w:rsidR="003E2881" w:rsidRPr="008215E4" w:rsidRDefault="00621148" w:rsidP="003005B3">
            <w:pPr>
              <w:spacing w:line="276" w:lineRule="auto"/>
              <w:jc w:val="center"/>
              <w:rPr>
                <w:rFonts w:ascii="Garamond" w:hAnsi="Garamond"/>
                <w:b/>
                <w:sz w:val="20"/>
                <w:szCs w:val="20"/>
              </w:rPr>
            </w:pPr>
            <w:r>
              <w:rPr>
                <w:rFonts w:ascii="Garamond" w:hAnsi="Garamond"/>
                <w:b/>
                <w:sz w:val="20"/>
                <w:szCs w:val="20"/>
              </w:rPr>
              <w:t>0.05</w:t>
            </w:r>
          </w:p>
        </w:tc>
      </w:tr>
      <w:tr w:rsidR="003E2881" w14:paraId="357CAFAA" w14:textId="77777777" w:rsidTr="003005B3">
        <w:tc>
          <w:tcPr>
            <w:tcW w:w="1843" w:type="dxa"/>
          </w:tcPr>
          <w:p w14:paraId="37FDAD10" w14:textId="77777777" w:rsidR="003E2881" w:rsidRPr="009D66AA" w:rsidRDefault="003E2881" w:rsidP="003005B3">
            <w:pPr>
              <w:spacing w:line="276" w:lineRule="auto"/>
              <w:rPr>
                <w:rFonts w:ascii="Garamond" w:hAnsi="Garamond"/>
                <w:b/>
                <w:sz w:val="20"/>
                <w:szCs w:val="20"/>
              </w:rPr>
            </w:pPr>
            <w:r w:rsidRPr="009D66AA">
              <w:rPr>
                <w:rFonts w:ascii="Garamond" w:hAnsi="Garamond"/>
                <w:b/>
                <w:sz w:val="20"/>
                <w:szCs w:val="20"/>
              </w:rPr>
              <w:t>Sociality</w:t>
            </w:r>
          </w:p>
        </w:tc>
        <w:tc>
          <w:tcPr>
            <w:tcW w:w="1413" w:type="dxa"/>
          </w:tcPr>
          <w:p w14:paraId="19E501CD" w14:textId="266752F3" w:rsidR="003E2881" w:rsidRPr="009D66AA" w:rsidRDefault="003E2881" w:rsidP="003005B3">
            <w:pPr>
              <w:spacing w:line="276" w:lineRule="auto"/>
              <w:jc w:val="center"/>
              <w:rPr>
                <w:rFonts w:ascii="Garamond" w:hAnsi="Garamond"/>
                <w:b/>
                <w:sz w:val="20"/>
                <w:szCs w:val="20"/>
              </w:rPr>
            </w:pPr>
            <w:r w:rsidRPr="009D66AA">
              <w:rPr>
                <w:rFonts w:ascii="Garamond" w:hAnsi="Garamond"/>
                <w:b/>
                <w:sz w:val="20"/>
                <w:szCs w:val="20"/>
              </w:rPr>
              <w:t>-0.</w:t>
            </w:r>
            <w:r w:rsidR="00621148">
              <w:rPr>
                <w:rFonts w:ascii="Garamond" w:hAnsi="Garamond"/>
                <w:b/>
                <w:sz w:val="20"/>
                <w:szCs w:val="20"/>
              </w:rPr>
              <w:t>6</w:t>
            </w:r>
            <w:r w:rsidRPr="009D66AA">
              <w:rPr>
                <w:rFonts w:ascii="Garamond" w:hAnsi="Garamond"/>
                <w:b/>
                <w:sz w:val="20"/>
                <w:szCs w:val="20"/>
              </w:rPr>
              <w:t>8</w:t>
            </w:r>
          </w:p>
        </w:tc>
        <w:tc>
          <w:tcPr>
            <w:tcW w:w="1133" w:type="dxa"/>
          </w:tcPr>
          <w:p w14:paraId="0182D7CA" w14:textId="029D0567" w:rsidR="003E2881" w:rsidRPr="009D66AA" w:rsidRDefault="003E2881" w:rsidP="003005B3">
            <w:pPr>
              <w:spacing w:line="276" w:lineRule="auto"/>
              <w:jc w:val="center"/>
              <w:rPr>
                <w:rFonts w:ascii="Garamond" w:hAnsi="Garamond"/>
                <w:b/>
                <w:sz w:val="20"/>
                <w:szCs w:val="20"/>
              </w:rPr>
            </w:pPr>
            <w:r w:rsidRPr="009D66AA">
              <w:rPr>
                <w:rFonts w:ascii="Garamond" w:hAnsi="Garamond"/>
                <w:b/>
                <w:sz w:val="20"/>
                <w:szCs w:val="20"/>
              </w:rPr>
              <w:t>-</w:t>
            </w:r>
            <w:r w:rsidR="00621148">
              <w:rPr>
                <w:rFonts w:ascii="Garamond" w:hAnsi="Garamond"/>
                <w:b/>
                <w:sz w:val="20"/>
                <w:szCs w:val="20"/>
              </w:rPr>
              <w:t>1.16</w:t>
            </w:r>
            <w:r w:rsidRPr="009D66AA">
              <w:rPr>
                <w:rFonts w:ascii="Garamond" w:hAnsi="Garamond"/>
                <w:b/>
                <w:sz w:val="20"/>
                <w:szCs w:val="20"/>
              </w:rPr>
              <w:t>, 0.</w:t>
            </w:r>
            <w:r w:rsidR="00621148">
              <w:rPr>
                <w:rFonts w:ascii="Garamond" w:hAnsi="Garamond"/>
                <w:b/>
                <w:sz w:val="20"/>
                <w:szCs w:val="20"/>
              </w:rPr>
              <w:t>21</w:t>
            </w:r>
          </w:p>
        </w:tc>
        <w:tc>
          <w:tcPr>
            <w:tcW w:w="1139" w:type="dxa"/>
          </w:tcPr>
          <w:p w14:paraId="139D0A58" w14:textId="3396B753" w:rsidR="003E2881" w:rsidRPr="009D66AA" w:rsidRDefault="00621148" w:rsidP="003005B3">
            <w:pPr>
              <w:spacing w:line="276" w:lineRule="auto"/>
              <w:jc w:val="center"/>
              <w:rPr>
                <w:rFonts w:ascii="Garamond" w:hAnsi="Garamond"/>
                <w:b/>
                <w:sz w:val="20"/>
                <w:szCs w:val="20"/>
              </w:rPr>
            </w:pPr>
            <w:r>
              <w:rPr>
                <w:rFonts w:ascii="Garamond" w:hAnsi="Garamond"/>
                <w:b/>
                <w:sz w:val="20"/>
                <w:szCs w:val="20"/>
              </w:rPr>
              <w:t>0.005</w:t>
            </w:r>
          </w:p>
        </w:tc>
        <w:tc>
          <w:tcPr>
            <w:tcW w:w="1276" w:type="dxa"/>
          </w:tcPr>
          <w:p w14:paraId="0AA2A106" w14:textId="00BDB793" w:rsidR="003E2881" w:rsidRPr="008215E4" w:rsidRDefault="003E2881" w:rsidP="003005B3">
            <w:pPr>
              <w:spacing w:line="276" w:lineRule="auto"/>
              <w:jc w:val="center"/>
              <w:rPr>
                <w:rFonts w:ascii="Garamond" w:hAnsi="Garamond"/>
                <w:sz w:val="20"/>
                <w:szCs w:val="20"/>
              </w:rPr>
            </w:pPr>
            <w:r w:rsidRPr="008215E4">
              <w:rPr>
                <w:rFonts w:ascii="Garamond" w:hAnsi="Garamond"/>
                <w:sz w:val="20"/>
                <w:szCs w:val="20"/>
              </w:rPr>
              <w:t>0.1</w:t>
            </w:r>
            <w:r w:rsidR="00621148">
              <w:rPr>
                <w:rFonts w:ascii="Garamond" w:hAnsi="Garamond"/>
                <w:sz w:val="20"/>
                <w:szCs w:val="20"/>
              </w:rPr>
              <w:t>3</w:t>
            </w:r>
          </w:p>
        </w:tc>
        <w:tc>
          <w:tcPr>
            <w:tcW w:w="1559" w:type="dxa"/>
          </w:tcPr>
          <w:p w14:paraId="1C0813FF" w14:textId="6A894D7E" w:rsidR="003E2881" w:rsidRPr="008215E4" w:rsidRDefault="003E2881" w:rsidP="003005B3">
            <w:pPr>
              <w:spacing w:line="276" w:lineRule="auto"/>
              <w:jc w:val="center"/>
              <w:rPr>
                <w:rFonts w:ascii="Garamond" w:hAnsi="Garamond"/>
                <w:sz w:val="20"/>
                <w:szCs w:val="20"/>
              </w:rPr>
            </w:pPr>
            <w:r w:rsidRPr="008215E4">
              <w:rPr>
                <w:rFonts w:ascii="Garamond" w:hAnsi="Garamond"/>
                <w:sz w:val="20"/>
                <w:szCs w:val="20"/>
              </w:rPr>
              <w:t>-</w:t>
            </w:r>
            <w:r w:rsidR="00621148">
              <w:rPr>
                <w:rFonts w:ascii="Garamond" w:hAnsi="Garamond"/>
                <w:sz w:val="20"/>
                <w:szCs w:val="20"/>
              </w:rPr>
              <w:t>1.59</w:t>
            </w:r>
            <w:r w:rsidRPr="008215E4">
              <w:rPr>
                <w:rFonts w:ascii="Garamond" w:hAnsi="Garamond"/>
                <w:sz w:val="20"/>
                <w:szCs w:val="20"/>
              </w:rPr>
              <w:t xml:space="preserve">, </w:t>
            </w:r>
            <w:r w:rsidR="00621148">
              <w:rPr>
                <w:rFonts w:ascii="Garamond" w:hAnsi="Garamond"/>
                <w:sz w:val="20"/>
                <w:szCs w:val="20"/>
              </w:rPr>
              <w:t>1</w:t>
            </w:r>
            <w:r w:rsidRPr="008215E4">
              <w:rPr>
                <w:rFonts w:ascii="Garamond" w:hAnsi="Garamond"/>
                <w:sz w:val="20"/>
                <w:szCs w:val="20"/>
              </w:rPr>
              <w:t>.</w:t>
            </w:r>
            <w:r w:rsidR="00621148">
              <w:rPr>
                <w:rFonts w:ascii="Garamond" w:hAnsi="Garamond"/>
                <w:sz w:val="20"/>
                <w:szCs w:val="20"/>
              </w:rPr>
              <w:t>86</w:t>
            </w:r>
          </w:p>
        </w:tc>
        <w:tc>
          <w:tcPr>
            <w:tcW w:w="1134" w:type="dxa"/>
          </w:tcPr>
          <w:p w14:paraId="7CF3F14A" w14:textId="029B99DC" w:rsidR="003E2881" w:rsidRPr="008215E4" w:rsidRDefault="00621148" w:rsidP="003005B3">
            <w:pPr>
              <w:spacing w:line="276" w:lineRule="auto"/>
              <w:jc w:val="center"/>
              <w:rPr>
                <w:rFonts w:ascii="Garamond" w:hAnsi="Garamond"/>
                <w:sz w:val="20"/>
                <w:szCs w:val="20"/>
              </w:rPr>
            </w:pPr>
            <w:r>
              <w:rPr>
                <w:rFonts w:ascii="Garamond" w:hAnsi="Garamond"/>
                <w:sz w:val="20"/>
                <w:szCs w:val="20"/>
              </w:rPr>
              <w:t>0.61</w:t>
            </w:r>
          </w:p>
        </w:tc>
      </w:tr>
      <w:tr w:rsidR="003E2881" w14:paraId="41BFF831" w14:textId="77777777" w:rsidTr="003005B3">
        <w:tc>
          <w:tcPr>
            <w:tcW w:w="9497" w:type="dxa"/>
            <w:gridSpan w:val="7"/>
          </w:tcPr>
          <w:p w14:paraId="0B6BCDB9" w14:textId="77777777" w:rsidR="003E2881" w:rsidRDefault="003E2881" w:rsidP="003005B3">
            <w:pPr>
              <w:spacing w:line="276" w:lineRule="auto"/>
              <w:rPr>
                <w:rFonts w:ascii="Garamond" w:hAnsi="Garamond"/>
                <w:sz w:val="20"/>
                <w:szCs w:val="20"/>
              </w:rPr>
            </w:pPr>
            <w:r w:rsidRPr="00621148">
              <w:rPr>
                <w:rFonts w:ascii="Garamond" w:hAnsi="Garamond"/>
                <w:b/>
                <w:i/>
                <w:sz w:val="20"/>
                <w:szCs w:val="20"/>
              </w:rPr>
              <w:t>Reptilia</w:t>
            </w:r>
          </w:p>
        </w:tc>
      </w:tr>
      <w:tr w:rsidR="003E2881" w14:paraId="3DFE978C" w14:textId="77777777" w:rsidTr="003005B3">
        <w:tc>
          <w:tcPr>
            <w:tcW w:w="1843" w:type="dxa"/>
          </w:tcPr>
          <w:p w14:paraId="7CA13C4D" w14:textId="77777777" w:rsidR="003E2881" w:rsidRDefault="003E2881" w:rsidP="003005B3">
            <w:pPr>
              <w:spacing w:line="276" w:lineRule="auto"/>
              <w:rPr>
                <w:rFonts w:ascii="Garamond" w:hAnsi="Garamond"/>
                <w:sz w:val="20"/>
                <w:szCs w:val="20"/>
              </w:rPr>
            </w:pPr>
            <w:r>
              <w:rPr>
                <w:rFonts w:ascii="Garamond" w:hAnsi="Garamond"/>
                <w:sz w:val="20"/>
                <w:szCs w:val="20"/>
              </w:rPr>
              <w:t>Activity</w:t>
            </w:r>
          </w:p>
        </w:tc>
        <w:tc>
          <w:tcPr>
            <w:tcW w:w="1413" w:type="dxa"/>
          </w:tcPr>
          <w:p w14:paraId="50934145" w14:textId="76C8C6A5" w:rsidR="003E2881" w:rsidRPr="00885DDD" w:rsidRDefault="003E2881" w:rsidP="003005B3">
            <w:pPr>
              <w:spacing w:line="276" w:lineRule="auto"/>
              <w:jc w:val="center"/>
              <w:rPr>
                <w:rFonts w:ascii="Garamond" w:hAnsi="Garamond"/>
                <w:sz w:val="20"/>
                <w:szCs w:val="20"/>
              </w:rPr>
            </w:pPr>
            <w:r>
              <w:rPr>
                <w:rFonts w:ascii="Garamond" w:hAnsi="Garamond"/>
                <w:sz w:val="20"/>
                <w:szCs w:val="20"/>
              </w:rPr>
              <w:t>-0.0</w:t>
            </w:r>
            <w:r w:rsidR="00621148">
              <w:rPr>
                <w:rFonts w:ascii="Garamond" w:hAnsi="Garamond"/>
                <w:sz w:val="20"/>
                <w:szCs w:val="20"/>
              </w:rPr>
              <w:t>5</w:t>
            </w:r>
          </w:p>
        </w:tc>
        <w:tc>
          <w:tcPr>
            <w:tcW w:w="1133" w:type="dxa"/>
          </w:tcPr>
          <w:p w14:paraId="3C3BD21A"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-0.45, 0.36</w:t>
            </w:r>
          </w:p>
        </w:tc>
        <w:tc>
          <w:tcPr>
            <w:tcW w:w="1139" w:type="dxa"/>
          </w:tcPr>
          <w:p w14:paraId="5DF807B6" w14:textId="028DA2A8" w:rsidR="003E2881" w:rsidRPr="00885DDD" w:rsidRDefault="00621148" w:rsidP="003005B3">
            <w:pPr>
              <w:spacing w:line="276" w:lineRule="auto"/>
              <w:jc w:val="center"/>
              <w:rPr>
                <w:rFonts w:ascii="Garamond" w:hAnsi="Garamond"/>
                <w:sz w:val="20"/>
                <w:szCs w:val="20"/>
              </w:rPr>
            </w:pPr>
            <w:r>
              <w:rPr>
                <w:rFonts w:ascii="Garamond" w:hAnsi="Garamond"/>
                <w:sz w:val="20"/>
                <w:szCs w:val="20"/>
              </w:rPr>
              <w:t>0.82</w:t>
            </w:r>
          </w:p>
        </w:tc>
        <w:tc>
          <w:tcPr>
            <w:tcW w:w="1276" w:type="dxa"/>
          </w:tcPr>
          <w:p w14:paraId="0F4CA9E9" w14:textId="082750F0" w:rsidR="003E2881" w:rsidRPr="00885DDD" w:rsidRDefault="003E2881" w:rsidP="003005B3">
            <w:pPr>
              <w:spacing w:line="276" w:lineRule="auto"/>
              <w:jc w:val="center"/>
              <w:rPr>
                <w:rFonts w:ascii="Garamond" w:hAnsi="Garamond"/>
                <w:sz w:val="20"/>
                <w:szCs w:val="20"/>
              </w:rPr>
            </w:pPr>
            <w:r>
              <w:rPr>
                <w:rFonts w:ascii="Garamond" w:hAnsi="Garamond"/>
                <w:sz w:val="20"/>
                <w:szCs w:val="20"/>
              </w:rPr>
              <w:t>-0.1</w:t>
            </w:r>
            <w:r w:rsidR="00621148">
              <w:rPr>
                <w:rFonts w:ascii="Garamond" w:hAnsi="Garamond"/>
                <w:sz w:val="20"/>
                <w:szCs w:val="20"/>
              </w:rPr>
              <w:t>1</w:t>
            </w:r>
          </w:p>
        </w:tc>
        <w:tc>
          <w:tcPr>
            <w:tcW w:w="1559" w:type="dxa"/>
          </w:tcPr>
          <w:p w14:paraId="0B1F0C7D" w14:textId="4255C80B"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51</w:t>
            </w:r>
            <w:r>
              <w:rPr>
                <w:rFonts w:ascii="Garamond" w:hAnsi="Garamond"/>
                <w:sz w:val="20"/>
                <w:szCs w:val="20"/>
              </w:rPr>
              <w:t>, 0.</w:t>
            </w:r>
            <w:r w:rsidR="00621148">
              <w:rPr>
                <w:rFonts w:ascii="Garamond" w:hAnsi="Garamond"/>
                <w:sz w:val="20"/>
                <w:szCs w:val="20"/>
              </w:rPr>
              <w:t>29</w:t>
            </w:r>
          </w:p>
        </w:tc>
        <w:tc>
          <w:tcPr>
            <w:tcW w:w="1134" w:type="dxa"/>
          </w:tcPr>
          <w:p w14:paraId="412EDDC5" w14:textId="78EF22E6" w:rsidR="003E2881" w:rsidRPr="00885DDD" w:rsidRDefault="00621148" w:rsidP="003005B3">
            <w:pPr>
              <w:spacing w:line="276" w:lineRule="auto"/>
              <w:jc w:val="center"/>
              <w:rPr>
                <w:rFonts w:ascii="Garamond" w:hAnsi="Garamond"/>
                <w:sz w:val="20"/>
                <w:szCs w:val="20"/>
              </w:rPr>
            </w:pPr>
            <w:r>
              <w:rPr>
                <w:rFonts w:ascii="Garamond" w:hAnsi="Garamond"/>
                <w:sz w:val="20"/>
                <w:szCs w:val="20"/>
              </w:rPr>
              <w:t>0.60</w:t>
            </w:r>
          </w:p>
        </w:tc>
      </w:tr>
      <w:tr w:rsidR="003E2881" w14:paraId="03CC8C53" w14:textId="77777777" w:rsidTr="003005B3">
        <w:tc>
          <w:tcPr>
            <w:tcW w:w="1843" w:type="dxa"/>
          </w:tcPr>
          <w:p w14:paraId="6B08AC8D" w14:textId="77777777" w:rsidR="003E2881" w:rsidRPr="00621148" w:rsidRDefault="003E2881" w:rsidP="003005B3">
            <w:pPr>
              <w:spacing w:line="276" w:lineRule="auto"/>
              <w:rPr>
                <w:rFonts w:ascii="Garamond" w:hAnsi="Garamond"/>
                <w:sz w:val="20"/>
                <w:szCs w:val="20"/>
              </w:rPr>
            </w:pPr>
            <w:r w:rsidRPr="00621148">
              <w:rPr>
                <w:rFonts w:ascii="Garamond" w:hAnsi="Garamond"/>
                <w:sz w:val="20"/>
                <w:szCs w:val="20"/>
              </w:rPr>
              <w:t>Aggression</w:t>
            </w:r>
          </w:p>
        </w:tc>
        <w:tc>
          <w:tcPr>
            <w:tcW w:w="1413" w:type="dxa"/>
          </w:tcPr>
          <w:p w14:paraId="46D07D21" w14:textId="39C14C69" w:rsidR="003E2881" w:rsidRPr="00621148" w:rsidRDefault="003E2881" w:rsidP="003005B3">
            <w:pPr>
              <w:spacing w:line="276" w:lineRule="auto"/>
              <w:jc w:val="center"/>
              <w:rPr>
                <w:rFonts w:ascii="Garamond" w:hAnsi="Garamond"/>
                <w:sz w:val="20"/>
                <w:szCs w:val="20"/>
              </w:rPr>
            </w:pPr>
            <w:r w:rsidRPr="00621148">
              <w:rPr>
                <w:rFonts w:ascii="Garamond" w:hAnsi="Garamond"/>
                <w:sz w:val="20"/>
                <w:szCs w:val="20"/>
              </w:rPr>
              <w:t>-0.</w:t>
            </w:r>
            <w:r w:rsidR="00621148" w:rsidRPr="00621148">
              <w:rPr>
                <w:rFonts w:ascii="Garamond" w:hAnsi="Garamond"/>
                <w:sz w:val="20"/>
                <w:szCs w:val="20"/>
              </w:rPr>
              <w:t>07</w:t>
            </w:r>
          </w:p>
        </w:tc>
        <w:tc>
          <w:tcPr>
            <w:tcW w:w="1133" w:type="dxa"/>
          </w:tcPr>
          <w:p w14:paraId="475D4802" w14:textId="5BBBF1FC" w:rsidR="003E2881" w:rsidRPr="00621148" w:rsidRDefault="003E2881" w:rsidP="003005B3">
            <w:pPr>
              <w:spacing w:line="276" w:lineRule="auto"/>
              <w:jc w:val="center"/>
              <w:rPr>
                <w:rFonts w:ascii="Garamond" w:hAnsi="Garamond"/>
                <w:sz w:val="20"/>
                <w:szCs w:val="20"/>
              </w:rPr>
            </w:pPr>
            <w:r w:rsidRPr="00621148">
              <w:rPr>
                <w:rFonts w:ascii="Garamond" w:hAnsi="Garamond"/>
                <w:sz w:val="20"/>
                <w:szCs w:val="20"/>
              </w:rPr>
              <w:t>-0.</w:t>
            </w:r>
            <w:r w:rsidR="00621148" w:rsidRPr="00621148">
              <w:rPr>
                <w:rFonts w:ascii="Garamond" w:hAnsi="Garamond"/>
                <w:sz w:val="20"/>
                <w:szCs w:val="20"/>
              </w:rPr>
              <w:t>3</w:t>
            </w:r>
            <w:r w:rsidRPr="00621148">
              <w:rPr>
                <w:rFonts w:ascii="Garamond" w:hAnsi="Garamond"/>
                <w:sz w:val="20"/>
                <w:szCs w:val="20"/>
              </w:rPr>
              <w:t>2, 0.19</w:t>
            </w:r>
          </w:p>
        </w:tc>
        <w:tc>
          <w:tcPr>
            <w:tcW w:w="1139" w:type="dxa"/>
          </w:tcPr>
          <w:p w14:paraId="60A05994" w14:textId="19E3C297" w:rsidR="003E2881" w:rsidRPr="00621148" w:rsidRDefault="00621148" w:rsidP="003005B3">
            <w:pPr>
              <w:spacing w:line="276" w:lineRule="auto"/>
              <w:jc w:val="center"/>
              <w:rPr>
                <w:rFonts w:ascii="Garamond" w:hAnsi="Garamond"/>
                <w:sz w:val="20"/>
                <w:szCs w:val="20"/>
              </w:rPr>
            </w:pPr>
            <w:r w:rsidRPr="00621148">
              <w:rPr>
                <w:rFonts w:ascii="Garamond" w:hAnsi="Garamond"/>
                <w:sz w:val="20"/>
                <w:szCs w:val="20"/>
              </w:rPr>
              <w:t>0.60</w:t>
            </w:r>
          </w:p>
        </w:tc>
        <w:tc>
          <w:tcPr>
            <w:tcW w:w="1276" w:type="dxa"/>
          </w:tcPr>
          <w:p w14:paraId="02996F57" w14:textId="18BDA4A2" w:rsidR="003E2881" w:rsidRPr="00621148" w:rsidRDefault="00621148" w:rsidP="003005B3">
            <w:pPr>
              <w:spacing w:line="276" w:lineRule="auto"/>
              <w:jc w:val="center"/>
              <w:rPr>
                <w:rFonts w:ascii="Garamond" w:hAnsi="Garamond"/>
                <w:sz w:val="20"/>
                <w:szCs w:val="20"/>
              </w:rPr>
            </w:pPr>
            <w:r w:rsidRPr="00621148">
              <w:rPr>
                <w:rFonts w:ascii="Garamond" w:hAnsi="Garamond"/>
                <w:sz w:val="20"/>
                <w:szCs w:val="20"/>
              </w:rPr>
              <w:t>0.33</w:t>
            </w:r>
          </w:p>
        </w:tc>
        <w:tc>
          <w:tcPr>
            <w:tcW w:w="1559" w:type="dxa"/>
          </w:tcPr>
          <w:p w14:paraId="535117A6" w14:textId="3D9179B4" w:rsidR="003E2881" w:rsidRPr="00621148" w:rsidRDefault="003E2881" w:rsidP="003005B3">
            <w:pPr>
              <w:spacing w:line="276" w:lineRule="auto"/>
              <w:jc w:val="center"/>
              <w:rPr>
                <w:rFonts w:ascii="Garamond" w:hAnsi="Garamond"/>
                <w:sz w:val="20"/>
                <w:szCs w:val="20"/>
              </w:rPr>
            </w:pPr>
            <w:r w:rsidRPr="00621148">
              <w:rPr>
                <w:rFonts w:ascii="Garamond" w:hAnsi="Garamond"/>
                <w:sz w:val="20"/>
                <w:szCs w:val="20"/>
              </w:rPr>
              <w:t>-0.0</w:t>
            </w:r>
            <w:r w:rsidR="00621148" w:rsidRPr="00621148">
              <w:rPr>
                <w:rFonts w:ascii="Garamond" w:hAnsi="Garamond"/>
                <w:sz w:val="20"/>
                <w:szCs w:val="20"/>
              </w:rPr>
              <w:t>5</w:t>
            </w:r>
            <w:r w:rsidRPr="00621148">
              <w:rPr>
                <w:rFonts w:ascii="Garamond" w:hAnsi="Garamond"/>
                <w:sz w:val="20"/>
                <w:szCs w:val="20"/>
              </w:rPr>
              <w:t>, 0.</w:t>
            </w:r>
            <w:r w:rsidR="00621148" w:rsidRPr="00621148">
              <w:rPr>
                <w:rFonts w:ascii="Garamond" w:hAnsi="Garamond"/>
                <w:sz w:val="20"/>
                <w:szCs w:val="20"/>
              </w:rPr>
              <w:t>72</w:t>
            </w:r>
          </w:p>
        </w:tc>
        <w:tc>
          <w:tcPr>
            <w:tcW w:w="1134" w:type="dxa"/>
          </w:tcPr>
          <w:p w14:paraId="69051A3D" w14:textId="04FC14F5" w:rsidR="003E2881" w:rsidRPr="00621148" w:rsidRDefault="00621148" w:rsidP="003005B3">
            <w:pPr>
              <w:spacing w:line="276" w:lineRule="auto"/>
              <w:jc w:val="center"/>
              <w:rPr>
                <w:rFonts w:ascii="Garamond" w:hAnsi="Garamond"/>
                <w:sz w:val="20"/>
                <w:szCs w:val="20"/>
              </w:rPr>
            </w:pPr>
            <w:r w:rsidRPr="00621148">
              <w:rPr>
                <w:rFonts w:ascii="Garamond" w:hAnsi="Garamond"/>
                <w:sz w:val="20"/>
                <w:szCs w:val="20"/>
              </w:rPr>
              <w:t>0.09</w:t>
            </w:r>
          </w:p>
        </w:tc>
      </w:tr>
      <w:tr w:rsidR="003E2881" w14:paraId="39488401" w14:textId="77777777" w:rsidTr="003005B3">
        <w:tc>
          <w:tcPr>
            <w:tcW w:w="1843" w:type="dxa"/>
          </w:tcPr>
          <w:p w14:paraId="593010C9" w14:textId="77777777" w:rsidR="003E2881" w:rsidRDefault="003E2881" w:rsidP="003005B3">
            <w:pPr>
              <w:spacing w:line="276" w:lineRule="auto"/>
              <w:rPr>
                <w:rFonts w:ascii="Garamond" w:hAnsi="Garamond"/>
                <w:sz w:val="20"/>
                <w:szCs w:val="20"/>
              </w:rPr>
            </w:pPr>
            <w:r>
              <w:rPr>
                <w:rFonts w:ascii="Garamond" w:hAnsi="Garamond"/>
                <w:sz w:val="20"/>
                <w:szCs w:val="20"/>
              </w:rPr>
              <w:t>Boldness</w:t>
            </w:r>
          </w:p>
        </w:tc>
        <w:tc>
          <w:tcPr>
            <w:tcW w:w="1413" w:type="dxa"/>
          </w:tcPr>
          <w:p w14:paraId="2400D78C"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0.08</w:t>
            </w:r>
          </w:p>
        </w:tc>
        <w:tc>
          <w:tcPr>
            <w:tcW w:w="1133" w:type="dxa"/>
          </w:tcPr>
          <w:p w14:paraId="4F59D83F"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-0.15, 0.31</w:t>
            </w:r>
          </w:p>
        </w:tc>
        <w:tc>
          <w:tcPr>
            <w:tcW w:w="1139" w:type="dxa"/>
          </w:tcPr>
          <w:p w14:paraId="44C9C02E"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0.68</w:t>
            </w:r>
          </w:p>
        </w:tc>
        <w:tc>
          <w:tcPr>
            <w:tcW w:w="1276" w:type="dxa"/>
          </w:tcPr>
          <w:p w14:paraId="0ADE6FA5" w14:textId="46ADDAB6"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10</w:t>
            </w:r>
          </w:p>
        </w:tc>
        <w:tc>
          <w:tcPr>
            <w:tcW w:w="1559" w:type="dxa"/>
          </w:tcPr>
          <w:p w14:paraId="126DB2A2" w14:textId="62604BFF"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13</w:t>
            </w:r>
            <w:r>
              <w:rPr>
                <w:rFonts w:ascii="Garamond" w:hAnsi="Garamond"/>
                <w:sz w:val="20"/>
                <w:szCs w:val="20"/>
              </w:rPr>
              <w:t>, 0.</w:t>
            </w:r>
            <w:r w:rsidR="00621148">
              <w:rPr>
                <w:rFonts w:ascii="Garamond" w:hAnsi="Garamond"/>
                <w:sz w:val="20"/>
                <w:szCs w:val="20"/>
              </w:rPr>
              <w:t>33</w:t>
            </w:r>
          </w:p>
        </w:tc>
        <w:tc>
          <w:tcPr>
            <w:tcW w:w="1134" w:type="dxa"/>
          </w:tcPr>
          <w:p w14:paraId="156AB258" w14:textId="71E75140" w:rsidR="003E2881" w:rsidRPr="00885DDD" w:rsidRDefault="00621148" w:rsidP="003005B3">
            <w:pPr>
              <w:spacing w:line="276" w:lineRule="auto"/>
              <w:jc w:val="center"/>
              <w:rPr>
                <w:rFonts w:ascii="Garamond" w:hAnsi="Garamond"/>
                <w:sz w:val="20"/>
                <w:szCs w:val="20"/>
              </w:rPr>
            </w:pPr>
            <w:r>
              <w:rPr>
                <w:rFonts w:ascii="Garamond" w:hAnsi="Garamond"/>
                <w:sz w:val="20"/>
                <w:szCs w:val="20"/>
              </w:rPr>
              <w:t>0.41</w:t>
            </w:r>
          </w:p>
        </w:tc>
      </w:tr>
      <w:tr w:rsidR="003E2881" w14:paraId="2C391EDF" w14:textId="77777777" w:rsidTr="003005B3">
        <w:tc>
          <w:tcPr>
            <w:tcW w:w="1843" w:type="dxa"/>
          </w:tcPr>
          <w:p w14:paraId="2DFCF062" w14:textId="77777777" w:rsidR="003E2881" w:rsidRPr="009D66AA" w:rsidRDefault="003E2881" w:rsidP="003005B3">
            <w:pPr>
              <w:spacing w:line="276" w:lineRule="auto"/>
              <w:rPr>
                <w:rFonts w:ascii="Garamond" w:hAnsi="Garamond"/>
                <w:b/>
                <w:sz w:val="20"/>
                <w:szCs w:val="20"/>
              </w:rPr>
            </w:pPr>
            <w:r w:rsidRPr="009D66AA">
              <w:rPr>
                <w:rFonts w:ascii="Garamond" w:hAnsi="Garamond"/>
                <w:b/>
                <w:sz w:val="20"/>
                <w:szCs w:val="20"/>
              </w:rPr>
              <w:t>Exploration</w:t>
            </w:r>
          </w:p>
        </w:tc>
        <w:tc>
          <w:tcPr>
            <w:tcW w:w="1413" w:type="dxa"/>
          </w:tcPr>
          <w:p w14:paraId="5B9EA728" w14:textId="77777777" w:rsidR="003E2881" w:rsidRPr="009D66AA" w:rsidRDefault="003E2881" w:rsidP="003005B3">
            <w:pPr>
              <w:spacing w:line="276" w:lineRule="auto"/>
              <w:jc w:val="center"/>
              <w:rPr>
                <w:rFonts w:ascii="Garamond" w:hAnsi="Garamond"/>
                <w:b/>
                <w:sz w:val="20"/>
                <w:szCs w:val="20"/>
              </w:rPr>
            </w:pPr>
            <w:r w:rsidRPr="009D66AA">
              <w:rPr>
                <w:rFonts w:ascii="Garamond" w:hAnsi="Garamond"/>
                <w:b/>
                <w:sz w:val="20"/>
                <w:szCs w:val="20"/>
              </w:rPr>
              <w:t>0.25</w:t>
            </w:r>
          </w:p>
        </w:tc>
        <w:tc>
          <w:tcPr>
            <w:tcW w:w="1133" w:type="dxa"/>
          </w:tcPr>
          <w:p w14:paraId="707F9547" w14:textId="74A8CB64" w:rsidR="003E2881" w:rsidRPr="009D66AA" w:rsidRDefault="003E2881" w:rsidP="003005B3">
            <w:pPr>
              <w:spacing w:line="276" w:lineRule="auto"/>
              <w:jc w:val="center"/>
              <w:rPr>
                <w:rFonts w:ascii="Garamond" w:hAnsi="Garamond"/>
                <w:b/>
                <w:sz w:val="20"/>
                <w:szCs w:val="20"/>
              </w:rPr>
            </w:pPr>
            <w:r w:rsidRPr="009D66AA">
              <w:rPr>
                <w:rFonts w:ascii="Garamond" w:hAnsi="Garamond"/>
                <w:b/>
                <w:sz w:val="20"/>
                <w:szCs w:val="20"/>
              </w:rPr>
              <w:t>0.0</w:t>
            </w:r>
            <w:r w:rsidR="00621148">
              <w:rPr>
                <w:rFonts w:ascii="Garamond" w:hAnsi="Garamond"/>
                <w:b/>
                <w:sz w:val="20"/>
                <w:szCs w:val="20"/>
              </w:rPr>
              <w:t>5</w:t>
            </w:r>
            <w:r w:rsidRPr="009D66AA">
              <w:rPr>
                <w:rFonts w:ascii="Garamond" w:hAnsi="Garamond"/>
                <w:b/>
                <w:sz w:val="20"/>
                <w:szCs w:val="20"/>
              </w:rPr>
              <w:t>, 0.4</w:t>
            </w:r>
            <w:r w:rsidR="00621148">
              <w:rPr>
                <w:rFonts w:ascii="Garamond" w:hAnsi="Garamond"/>
                <w:b/>
                <w:sz w:val="20"/>
                <w:szCs w:val="20"/>
              </w:rPr>
              <w:t>5</w:t>
            </w:r>
          </w:p>
        </w:tc>
        <w:tc>
          <w:tcPr>
            <w:tcW w:w="1139" w:type="dxa"/>
          </w:tcPr>
          <w:p w14:paraId="698EA646" w14:textId="51989663" w:rsidR="003E2881" w:rsidRPr="009D66AA" w:rsidRDefault="00621148" w:rsidP="003005B3">
            <w:pPr>
              <w:spacing w:line="276" w:lineRule="auto"/>
              <w:jc w:val="center"/>
              <w:rPr>
                <w:rFonts w:ascii="Garamond" w:hAnsi="Garamond"/>
                <w:b/>
                <w:sz w:val="20"/>
                <w:szCs w:val="20"/>
              </w:rPr>
            </w:pPr>
            <w:r>
              <w:rPr>
                <w:rFonts w:ascii="Garamond" w:hAnsi="Garamond"/>
                <w:b/>
                <w:sz w:val="20"/>
                <w:szCs w:val="20"/>
              </w:rPr>
              <w:t>0.02</w:t>
            </w:r>
          </w:p>
        </w:tc>
        <w:tc>
          <w:tcPr>
            <w:tcW w:w="1276" w:type="dxa"/>
          </w:tcPr>
          <w:p w14:paraId="208DB169" w14:textId="31139145" w:rsidR="003E2881" w:rsidRPr="00E74FAC" w:rsidRDefault="003E2881" w:rsidP="003005B3">
            <w:pPr>
              <w:spacing w:line="276" w:lineRule="auto"/>
              <w:jc w:val="center"/>
              <w:rPr>
                <w:rFonts w:ascii="Garamond" w:hAnsi="Garamond"/>
                <w:sz w:val="20"/>
                <w:szCs w:val="20"/>
              </w:rPr>
            </w:pPr>
            <w:r w:rsidRPr="00E74FAC">
              <w:rPr>
                <w:rFonts w:ascii="Garamond" w:hAnsi="Garamond"/>
                <w:sz w:val="20"/>
                <w:szCs w:val="20"/>
              </w:rPr>
              <w:t>-0.1</w:t>
            </w:r>
            <w:r w:rsidR="00621148">
              <w:rPr>
                <w:rFonts w:ascii="Garamond" w:hAnsi="Garamond"/>
                <w:sz w:val="20"/>
                <w:szCs w:val="20"/>
              </w:rPr>
              <w:t>0</w:t>
            </w:r>
          </w:p>
        </w:tc>
        <w:tc>
          <w:tcPr>
            <w:tcW w:w="1559" w:type="dxa"/>
          </w:tcPr>
          <w:p w14:paraId="76DBC4C9" w14:textId="3D55D819" w:rsidR="003E2881" w:rsidRPr="00E74FAC" w:rsidRDefault="003E2881" w:rsidP="003005B3">
            <w:pPr>
              <w:spacing w:line="276" w:lineRule="auto"/>
              <w:jc w:val="center"/>
              <w:rPr>
                <w:rFonts w:ascii="Garamond" w:hAnsi="Garamond"/>
                <w:sz w:val="20"/>
                <w:szCs w:val="20"/>
              </w:rPr>
            </w:pPr>
            <w:r w:rsidRPr="00E74FAC">
              <w:rPr>
                <w:rFonts w:ascii="Garamond" w:hAnsi="Garamond"/>
                <w:sz w:val="20"/>
                <w:szCs w:val="20"/>
              </w:rPr>
              <w:t>-0.</w:t>
            </w:r>
            <w:r w:rsidR="00621148">
              <w:rPr>
                <w:rFonts w:ascii="Garamond" w:hAnsi="Garamond"/>
                <w:sz w:val="20"/>
                <w:szCs w:val="20"/>
              </w:rPr>
              <w:t>35</w:t>
            </w:r>
            <w:r w:rsidRPr="00E74FAC">
              <w:rPr>
                <w:rFonts w:ascii="Garamond" w:hAnsi="Garamond"/>
                <w:sz w:val="20"/>
                <w:szCs w:val="20"/>
              </w:rPr>
              <w:t>, 0.</w:t>
            </w:r>
            <w:r w:rsidR="00621148">
              <w:rPr>
                <w:rFonts w:ascii="Garamond" w:hAnsi="Garamond"/>
                <w:sz w:val="20"/>
                <w:szCs w:val="20"/>
              </w:rPr>
              <w:t>1</w:t>
            </w:r>
            <w:r w:rsidRPr="00E74FAC">
              <w:rPr>
                <w:rFonts w:ascii="Garamond" w:hAnsi="Garamond"/>
                <w:sz w:val="20"/>
                <w:szCs w:val="20"/>
              </w:rPr>
              <w:t>4</w:t>
            </w:r>
          </w:p>
        </w:tc>
        <w:tc>
          <w:tcPr>
            <w:tcW w:w="1134" w:type="dxa"/>
          </w:tcPr>
          <w:p w14:paraId="68194356" w14:textId="6314F61E" w:rsidR="003E2881" w:rsidRPr="00E74FAC" w:rsidRDefault="00621148" w:rsidP="003005B3">
            <w:pPr>
              <w:spacing w:line="276" w:lineRule="auto"/>
              <w:jc w:val="center"/>
              <w:rPr>
                <w:rFonts w:ascii="Garamond" w:hAnsi="Garamond"/>
                <w:sz w:val="20"/>
                <w:szCs w:val="20"/>
              </w:rPr>
            </w:pPr>
            <w:r>
              <w:rPr>
                <w:rFonts w:ascii="Garamond" w:hAnsi="Garamond"/>
                <w:sz w:val="20"/>
                <w:szCs w:val="20"/>
              </w:rPr>
              <w:t>0.40</w:t>
            </w:r>
          </w:p>
        </w:tc>
      </w:tr>
      <w:tr w:rsidR="003E2881" w14:paraId="7E00142B" w14:textId="77777777" w:rsidTr="003005B3">
        <w:tc>
          <w:tcPr>
            <w:tcW w:w="1843" w:type="dxa"/>
          </w:tcPr>
          <w:p w14:paraId="266228AE" w14:textId="77777777" w:rsidR="003E2881" w:rsidRPr="009D66AA" w:rsidRDefault="003E2881" w:rsidP="003005B3">
            <w:pPr>
              <w:spacing w:line="276" w:lineRule="auto"/>
              <w:rPr>
                <w:rFonts w:ascii="Garamond" w:hAnsi="Garamond"/>
                <w:sz w:val="20"/>
                <w:szCs w:val="20"/>
              </w:rPr>
            </w:pPr>
            <w:r w:rsidRPr="009D66AA">
              <w:rPr>
                <w:rFonts w:ascii="Garamond" w:hAnsi="Garamond"/>
                <w:sz w:val="20"/>
                <w:szCs w:val="20"/>
              </w:rPr>
              <w:t>Sociality</w:t>
            </w:r>
          </w:p>
        </w:tc>
        <w:tc>
          <w:tcPr>
            <w:tcW w:w="1413" w:type="dxa"/>
          </w:tcPr>
          <w:p w14:paraId="1EBF629F" w14:textId="6D689314" w:rsidR="003E2881" w:rsidRPr="00885DDD" w:rsidRDefault="003E2881" w:rsidP="003005B3">
            <w:pPr>
              <w:spacing w:line="276" w:lineRule="auto"/>
              <w:jc w:val="center"/>
              <w:rPr>
                <w:rFonts w:ascii="Garamond" w:hAnsi="Garamond"/>
                <w:sz w:val="20"/>
                <w:szCs w:val="20"/>
              </w:rPr>
            </w:pPr>
            <w:r>
              <w:rPr>
                <w:rFonts w:ascii="Garamond" w:hAnsi="Garamond"/>
                <w:sz w:val="20"/>
                <w:szCs w:val="20"/>
              </w:rPr>
              <w:t>-0.0</w:t>
            </w:r>
            <w:r w:rsidR="00621148">
              <w:rPr>
                <w:rFonts w:ascii="Garamond" w:hAnsi="Garamond"/>
                <w:sz w:val="20"/>
                <w:szCs w:val="20"/>
              </w:rPr>
              <w:t>5</w:t>
            </w:r>
          </w:p>
        </w:tc>
        <w:tc>
          <w:tcPr>
            <w:tcW w:w="1133" w:type="dxa"/>
          </w:tcPr>
          <w:p w14:paraId="2F372536" w14:textId="38A646E4"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60</w:t>
            </w:r>
            <w:r>
              <w:rPr>
                <w:rFonts w:ascii="Garamond" w:hAnsi="Garamond"/>
                <w:sz w:val="20"/>
                <w:szCs w:val="20"/>
              </w:rPr>
              <w:t>, 0.5</w:t>
            </w:r>
            <w:r w:rsidR="00621148">
              <w:rPr>
                <w:rFonts w:ascii="Garamond" w:hAnsi="Garamond"/>
                <w:sz w:val="20"/>
                <w:szCs w:val="20"/>
              </w:rPr>
              <w:t>0</w:t>
            </w:r>
          </w:p>
        </w:tc>
        <w:tc>
          <w:tcPr>
            <w:tcW w:w="1139" w:type="dxa"/>
          </w:tcPr>
          <w:p w14:paraId="719B4BFA" w14:textId="1CAC751A" w:rsidR="003E2881" w:rsidRPr="00885DDD" w:rsidRDefault="00621148" w:rsidP="003005B3">
            <w:pPr>
              <w:spacing w:line="276" w:lineRule="auto"/>
              <w:jc w:val="center"/>
              <w:rPr>
                <w:rFonts w:ascii="Garamond" w:hAnsi="Garamond"/>
                <w:sz w:val="20"/>
                <w:szCs w:val="20"/>
              </w:rPr>
            </w:pPr>
            <w:r>
              <w:rPr>
                <w:rFonts w:ascii="Garamond" w:hAnsi="Garamond"/>
                <w:sz w:val="20"/>
                <w:szCs w:val="20"/>
              </w:rPr>
              <w:t>0.86</w:t>
            </w:r>
          </w:p>
        </w:tc>
        <w:tc>
          <w:tcPr>
            <w:tcW w:w="1276" w:type="dxa"/>
          </w:tcPr>
          <w:p w14:paraId="6DBE9AF9" w14:textId="458A9DB7" w:rsidR="003E2881" w:rsidRPr="00885DDD" w:rsidRDefault="00621148" w:rsidP="003005B3">
            <w:pPr>
              <w:spacing w:line="276" w:lineRule="auto"/>
              <w:jc w:val="center"/>
              <w:rPr>
                <w:rFonts w:ascii="Garamond" w:hAnsi="Garamond"/>
                <w:sz w:val="20"/>
                <w:szCs w:val="20"/>
              </w:rPr>
            </w:pPr>
            <w:r>
              <w:rPr>
                <w:rFonts w:ascii="Garamond" w:hAnsi="Garamond"/>
                <w:sz w:val="20"/>
                <w:szCs w:val="20"/>
              </w:rPr>
              <w:t>-0.12</w:t>
            </w:r>
          </w:p>
        </w:tc>
        <w:tc>
          <w:tcPr>
            <w:tcW w:w="1559" w:type="dxa"/>
          </w:tcPr>
          <w:p w14:paraId="444C24B0" w14:textId="12073E05"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76</w:t>
            </w:r>
            <w:r>
              <w:rPr>
                <w:rFonts w:ascii="Garamond" w:hAnsi="Garamond"/>
                <w:sz w:val="20"/>
                <w:szCs w:val="20"/>
              </w:rPr>
              <w:t>, 0.</w:t>
            </w:r>
            <w:r w:rsidR="00621148">
              <w:rPr>
                <w:rFonts w:ascii="Garamond" w:hAnsi="Garamond"/>
                <w:sz w:val="20"/>
                <w:szCs w:val="20"/>
              </w:rPr>
              <w:t>52</w:t>
            </w:r>
          </w:p>
        </w:tc>
        <w:tc>
          <w:tcPr>
            <w:tcW w:w="1134" w:type="dxa"/>
          </w:tcPr>
          <w:p w14:paraId="382852DF" w14:textId="08434AB9" w:rsidR="003E2881" w:rsidRPr="00885DDD" w:rsidRDefault="00621148" w:rsidP="003005B3">
            <w:pPr>
              <w:spacing w:line="276" w:lineRule="auto"/>
              <w:jc w:val="center"/>
              <w:rPr>
                <w:rFonts w:ascii="Garamond" w:hAnsi="Garamond"/>
                <w:sz w:val="20"/>
                <w:szCs w:val="20"/>
              </w:rPr>
            </w:pPr>
            <w:r>
              <w:rPr>
                <w:rFonts w:ascii="Garamond" w:hAnsi="Garamond"/>
                <w:sz w:val="20"/>
                <w:szCs w:val="20"/>
              </w:rPr>
              <w:t>0.70</w:t>
            </w:r>
          </w:p>
        </w:tc>
      </w:tr>
      <w:tr w:rsidR="003E2881" w14:paraId="3B04865A" w14:textId="77777777" w:rsidTr="003005B3">
        <w:tc>
          <w:tcPr>
            <w:tcW w:w="9497" w:type="dxa"/>
            <w:gridSpan w:val="7"/>
          </w:tcPr>
          <w:p w14:paraId="6412A9AF" w14:textId="77777777" w:rsidR="003E2881" w:rsidRDefault="003E2881" w:rsidP="003005B3">
            <w:pPr>
              <w:spacing w:line="276" w:lineRule="auto"/>
              <w:rPr>
                <w:rFonts w:ascii="Garamond" w:hAnsi="Garamond"/>
                <w:sz w:val="20"/>
                <w:szCs w:val="20"/>
              </w:rPr>
            </w:pPr>
            <w:r w:rsidRPr="00621148">
              <w:rPr>
                <w:rFonts w:ascii="Garamond" w:hAnsi="Garamond"/>
                <w:b/>
                <w:i/>
                <w:sz w:val="20"/>
                <w:szCs w:val="20"/>
              </w:rPr>
              <w:t>Fish</w:t>
            </w:r>
          </w:p>
        </w:tc>
      </w:tr>
      <w:tr w:rsidR="003E2881" w14:paraId="720EFC9B" w14:textId="77777777" w:rsidTr="003005B3">
        <w:tc>
          <w:tcPr>
            <w:tcW w:w="1843" w:type="dxa"/>
          </w:tcPr>
          <w:p w14:paraId="37A2F420" w14:textId="77777777" w:rsidR="003E2881" w:rsidRDefault="003E2881" w:rsidP="003005B3">
            <w:pPr>
              <w:spacing w:line="276" w:lineRule="auto"/>
              <w:rPr>
                <w:rFonts w:ascii="Garamond" w:hAnsi="Garamond"/>
                <w:sz w:val="20"/>
                <w:szCs w:val="20"/>
              </w:rPr>
            </w:pPr>
            <w:r>
              <w:rPr>
                <w:rFonts w:ascii="Garamond" w:hAnsi="Garamond"/>
                <w:sz w:val="20"/>
                <w:szCs w:val="20"/>
              </w:rPr>
              <w:t>Activity</w:t>
            </w:r>
          </w:p>
        </w:tc>
        <w:tc>
          <w:tcPr>
            <w:tcW w:w="1413" w:type="dxa"/>
          </w:tcPr>
          <w:p w14:paraId="017C49C5" w14:textId="39FB964F" w:rsidR="003E2881" w:rsidRDefault="003E2881" w:rsidP="003005B3">
            <w:pPr>
              <w:spacing w:line="276" w:lineRule="auto"/>
              <w:jc w:val="center"/>
              <w:rPr>
                <w:rFonts w:ascii="Garamond" w:hAnsi="Garamond"/>
                <w:sz w:val="20"/>
                <w:szCs w:val="20"/>
              </w:rPr>
            </w:pPr>
            <w:r>
              <w:rPr>
                <w:rFonts w:ascii="Garamond" w:hAnsi="Garamond"/>
                <w:sz w:val="20"/>
                <w:szCs w:val="20"/>
              </w:rPr>
              <w:t>-0.1</w:t>
            </w:r>
            <w:r w:rsidR="00621148">
              <w:rPr>
                <w:rFonts w:ascii="Garamond" w:hAnsi="Garamond"/>
                <w:sz w:val="20"/>
                <w:szCs w:val="20"/>
              </w:rPr>
              <w:t>6</w:t>
            </w:r>
          </w:p>
        </w:tc>
        <w:tc>
          <w:tcPr>
            <w:tcW w:w="1133" w:type="dxa"/>
          </w:tcPr>
          <w:p w14:paraId="1826AB63" w14:textId="19CBDAD9"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65</w:t>
            </w:r>
            <w:r>
              <w:rPr>
                <w:rFonts w:ascii="Garamond" w:hAnsi="Garamond"/>
                <w:sz w:val="20"/>
                <w:szCs w:val="20"/>
              </w:rPr>
              <w:t>, 0.3</w:t>
            </w:r>
            <w:r w:rsidR="00621148">
              <w:rPr>
                <w:rFonts w:ascii="Garamond" w:hAnsi="Garamond"/>
                <w:sz w:val="20"/>
                <w:szCs w:val="20"/>
              </w:rPr>
              <w:t>3</w:t>
            </w:r>
          </w:p>
        </w:tc>
        <w:tc>
          <w:tcPr>
            <w:tcW w:w="1139" w:type="dxa"/>
          </w:tcPr>
          <w:p w14:paraId="1E89BDE0" w14:textId="78300017" w:rsidR="003E2881" w:rsidRDefault="00621148" w:rsidP="003005B3">
            <w:pPr>
              <w:spacing w:line="276" w:lineRule="auto"/>
              <w:jc w:val="center"/>
              <w:rPr>
                <w:rFonts w:ascii="Garamond" w:hAnsi="Garamond"/>
                <w:sz w:val="20"/>
                <w:szCs w:val="20"/>
              </w:rPr>
            </w:pPr>
            <w:r>
              <w:rPr>
                <w:rFonts w:ascii="Garamond" w:hAnsi="Garamond"/>
                <w:sz w:val="20"/>
                <w:szCs w:val="20"/>
              </w:rPr>
              <w:t>0.53</w:t>
            </w:r>
          </w:p>
        </w:tc>
        <w:tc>
          <w:tcPr>
            <w:tcW w:w="1276" w:type="dxa"/>
          </w:tcPr>
          <w:p w14:paraId="2545EF3D" w14:textId="2B1FD315" w:rsidR="003E2881" w:rsidRDefault="003E2881" w:rsidP="003005B3">
            <w:pPr>
              <w:spacing w:line="276" w:lineRule="auto"/>
              <w:jc w:val="center"/>
              <w:rPr>
                <w:rFonts w:ascii="Garamond" w:hAnsi="Garamond"/>
                <w:sz w:val="20"/>
                <w:szCs w:val="20"/>
              </w:rPr>
            </w:pPr>
            <w:r>
              <w:rPr>
                <w:rFonts w:ascii="Garamond" w:hAnsi="Garamond"/>
                <w:sz w:val="20"/>
                <w:szCs w:val="20"/>
              </w:rPr>
              <w:t>-0.0</w:t>
            </w:r>
            <w:r w:rsidR="00621148">
              <w:rPr>
                <w:rFonts w:ascii="Garamond" w:hAnsi="Garamond"/>
                <w:sz w:val="20"/>
                <w:szCs w:val="20"/>
              </w:rPr>
              <w:t>3</w:t>
            </w:r>
          </w:p>
        </w:tc>
        <w:tc>
          <w:tcPr>
            <w:tcW w:w="1559" w:type="dxa"/>
          </w:tcPr>
          <w:p w14:paraId="06F7C37A" w14:textId="2E79E395" w:rsidR="003E2881" w:rsidRDefault="003E2881" w:rsidP="003005B3">
            <w:pPr>
              <w:spacing w:line="276" w:lineRule="auto"/>
              <w:jc w:val="center"/>
              <w:rPr>
                <w:rFonts w:ascii="Garamond" w:hAnsi="Garamond"/>
                <w:sz w:val="20"/>
                <w:szCs w:val="20"/>
              </w:rPr>
            </w:pPr>
            <w:r>
              <w:rPr>
                <w:rFonts w:ascii="Garamond" w:hAnsi="Garamond"/>
                <w:sz w:val="20"/>
                <w:szCs w:val="20"/>
              </w:rPr>
              <w:t>-0.1</w:t>
            </w:r>
            <w:r w:rsidR="00621148">
              <w:rPr>
                <w:rFonts w:ascii="Garamond" w:hAnsi="Garamond"/>
                <w:sz w:val="20"/>
                <w:szCs w:val="20"/>
              </w:rPr>
              <w:t>6</w:t>
            </w:r>
            <w:r>
              <w:rPr>
                <w:rFonts w:ascii="Garamond" w:hAnsi="Garamond"/>
                <w:sz w:val="20"/>
                <w:szCs w:val="20"/>
              </w:rPr>
              <w:t>, 0.</w:t>
            </w:r>
            <w:r w:rsidR="00621148">
              <w:rPr>
                <w:rFonts w:ascii="Garamond" w:hAnsi="Garamond"/>
                <w:sz w:val="20"/>
                <w:szCs w:val="20"/>
              </w:rPr>
              <w:t>09</w:t>
            </w:r>
          </w:p>
        </w:tc>
        <w:tc>
          <w:tcPr>
            <w:tcW w:w="1134" w:type="dxa"/>
          </w:tcPr>
          <w:p w14:paraId="6A12E603" w14:textId="0CBF46CB" w:rsidR="003E2881" w:rsidRDefault="00621148" w:rsidP="003005B3">
            <w:pPr>
              <w:spacing w:line="276" w:lineRule="auto"/>
              <w:jc w:val="center"/>
              <w:rPr>
                <w:rFonts w:ascii="Garamond" w:hAnsi="Garamond"/>
                <w:sz w:val="20"/>
                <w:szCs w:val="20"/>
              </w:rPr>
            </w:pPr>
            <w:r>
              <w:rPr>
                <w:rFonts w:ascii="Garamond" w:hAnsi="Garamond"/>
                <w:sz w:val="20"/>
                <w:szCs w:val="20"/>
              </w:rPr>
              <w:t>0.63</w:t>
            </w:r>
          </w:p>
        </w:tc>
      </w:tr>
      <w:tr w:rsidR="003E2881" w14:paraId="50E9C7BC" w14:textId="77777777" w:rsidTr="003005B3">
        <w:tc>
          <w:tcPr>
            <w:tcW w:w="1843" w:type="dxa"/>
          </w:tcPr>
          <w:p w14:paraId="43FDC40A" w14:textId="77777777" w:rsidR="003E2881" w:rsidRPr="00E74FAC" w:rsidRDefault="003E2881" w:rsidP="003005B3">
            <w:pPr>
              <w:spacing w:line="276" w:lineRule="auto"/>
              <w:rPr>
                <w:rFonts w:ascii="Garamond" w:hAnsi="Garamond"/>
                <w:b/>
                <w:sz w:val="20"/>
                <w:szCs w:val="20"/>
              </w:rPr>
            </w:pPr>
            <w:r w:rsidRPr="00E74FAC">
              <w:rPr>
                <w:rFonts w:ascii="Garamond" w:hAnsi="Garamond"/>
                <w:b/>
                <w:sz w:val="20"/>
                <w:szCs w:val="20"/>
              </w:rPr>
              <w:t>Aggression</w:t>
            </w:r>
          </w:p>
        </w:tc>
        <w:tc>
          <w:tcPr>
            <w:tcW w:w="1413" w:type="dxa"/>
          </w:tcPr>
          <w:p w14:paraId="795685AD" w14:textId="56129466" w:rsidR="003E2881" w:rsidRDefault="003E2881" w:rsidP="003005B3">
            <w:pPr>
              <w:spacing w:line="276" w:lineRule="auto"/>
              <w:jc w:val="center"/>
              <w:rPr>
                <w:rFonts w:ascii="Garamond" w:hAnsi="Garamond"/>
                <w:sz w:val="20"/>
                <w:szCs w:val="20"/>
              </w:rPr>
            </w:pPr>
            <w:r>
              <w:rPr>
                <w:rFonts w:ascii="Garamond" w:hAnsi="Garamond"/>
                <w:sz w:val="20"/>
                <w:szCs w:val="20"/>
              </w:rPr>
              <w:t>-0.0</w:t>
            </w:r>
            <w:r w:rsidR="00621148">
              <w:rPr>
                <w:rFonts w:ascii="Garamond" w:hAnsi="Garamond"/>
                <w:sz w:val="20"/>
                <w:szCs w:val="20"/>
              </w:rPr>
              <w:t>5</w:t>
            </w:r>
          </w:p>
        </w:tc>
        <w:tc>
          <w:tcPr>
            <w:tcW w:w="1133" w:type="dxa"/>
          </w:tcPr>
          <w:p w14:paraId="07533A15" w14:textId="2CFA8A46"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52</w:t>
            </w:r>
            <w:r>
              <w:rPr>
                <w:rFonts w:ascii="Garamond" w:hAnsi="Garamond"/>
                <w:sz w:val="20"/>
                <w:szCs w:val="20"/>
              </w:rPr>
              <w:t>, 0.4</w:t>
            </w:r>
            <w:r w:rsidR="00621148">
              <w:rPr>
                <w:rFonts w:ascii="Garamond" w:hAnsi="Garamond"/>
                <w:sz w:val="20"/>
                <w:szCs w:val="20"/>
              </w:rPr>
              <w:t>2</w:t>
            </w:r>
          </w:p>
        </w:tc>
        <w:tc>
          <w:tcPr>
            <w:tcW w:w="1139" w:type="dxa"/>
          </w:tcPr>
          <w:p w14:paraId="1EE7F167" w14:textId="1989EA67" w:rsidR="003E2881" w:rsidRDefault="00621148" w:rsidP="003005B3">
            <w:pPr>
              <w:spacing w:line="276" w:lineRule="auto"/>
              <w:jc w:val="center"/>
              <w:rPr>
                <w:rFonts w:ascii="Garamond" w:hAnsi="Garamond"/>
                <w:sz w:val="20"/>
                <w:szCs w:val="20"/>
              </w:rPr>
            </w:pPr>
            <w:r>
              <w:rPr>
                <w:rFonts w:ascii="Garamond" w:hAnsi="Garamond"/>
                <w:sz w:val="20"/>
                <w:szCs w:val="20"/>
              </w:rPr>
              <w:t>0.53</w:t>
            </w:r>
          </w:p>
        </w:tc>
        <w:tc>
          <w:tcPr>
            <w:tcW w:w="1276" w:type="dxa"/>
          </w:tcPr>
          <w:p w14:paraId="4324B19E" w14:textId="77777777" w:rsidR="003E2881" w:rsidRPr="00E74FAC" w:rsidRDefault="003E2881" w:rsidP="003005B3">
            <w:pPr>
              <w:spacing w:line="276" w:lineRule="auto"/>
              <w:jc w:val="center"/>
              <w:rPr>
                <w:rFonts w:ascii="Garamond" w:hAnsi="Garamond"/>
                <w:b/>
                <w:sz w:val="20"/>
                <w:szCs w:val="20"/>
              </w:rPr>
            </w:pPr>
            <w:r w:rsidRPr="00E74FAC">
              <w:rPr>
                <w:rFonts w:ascii="Garamond" w:hAnsi="Garamond"/>
                <w:b/>
                <w:sz w:val="20"/>
                <w:szCs w:val="20"/>
              </w:rPr>
              <w:t>-0.13</w:t>
            </w:r>
          </w:p>
        </w:tc>
        <w:tc>
          <w:tcPr>
            <w:tcW w:w="1559" w:type="dxa"/>
          </w:tcPr>
          <w:p w14:paraId="71BED2E3" w14:textId="77777777" w:rsidR="003E2881" w:rsidRPr="00E74FAC" w:rsidRDefault="003E2881" w:rsidP="003005B3">
            <w:pPr>
              <w:spacing w:line="276" w:lineRule="auto"/>
              <w:jc w:val="center"/>
              <w:rPr>
                <w:rFonts w:ascii="Garamond" w:hAnsi="Garamond"/>
                <w:b/>
                <w:sz w:val="20"/>
                <w:szCs w:val="20"/>
              </w:rPr>
            </w:pPr>
            <w:r w:rsidRPr="00E74FAC">
              <w:rPr>
                <w:rFonts w:ascii="Garamond" w:hAnsi="Garamond"/>
                <w:b/>
                <w:sz w:val="20"/>
                <w:szCs w:val="20"/>
              </w:rPr>
              <w:t>-0.25, -0.01</w:t>
            </w:r>
          </w:p>
        </w:tc>
        <w:tc>
          <w:tcPr>
            <w:tcW w:w="1134" w:type="dxa"/>
          </w:tcPr>
          <w:p w14:paraId="40AD3C29" w14:textId="2CA84FD8" w:rsidR="003E2881" w:rsidRPr="00E74FAC" w:rsidRDefault="00621148" w:rsidP="003005B3">
            <w:pPr>
              <w:spacing w:line="276" w:lineRule="auto"/>
              <w:jc w:val="center"/>
              <w:rPr>
                <w:rFonts w:ascii="Garamond" w:hAnsi="Garamond"/>
                <w:b/>
                <w:sz w:val="20"/>
                <w:szCs w:val="20"/>
              </w:rPr>
            </w:pPr>
            <w:r>
              <w:rPr>
                <w:rFonts w:ascii="Garamond" w:hAnsi="Garamond"/>
                <w:b/>
                <w:sz w:val="20"/>
                <w:szCs w:val="20"/>
              </w:rPr>
              <w:t>0.04</w:t>
            </w:r>
          </w:p>
        </w:tc>
      </w:tr>
      <w:tr w:rsidR="003E2881" w14:paraId="08464D07" w14:textId="77777777" w:rsidTr="003005B3">
        <w:tc>
          <w:tcPr>
            <w:tcW w:w="1843" w:type="dxa"/>
          </w:tcPr>
          <w:p w14:paraId="33A06525" w14:textId="77777777" w:rsidR="003E2881" w:rsidRDefault="003E2881" w:rsidP="003005B3">
            <w:pPr>
              <w:spacing w:line="276" w:lineRule="auto"/>
              <w:rPr>
                <w:rFonts w:ascii="Garamond" w:hAnsi="Garamond"/>
                <w:sz w:val="20"/>
                <w:szCs w:val="20"/>
              </w:rPr>
            </w:pPr>
            <w:r>
              <w:rPr>
                <w:rFonts w:ascii="Garamond" w:hAnsi="Garamond"/>
                <w:sz w:val="20"/>
                <w:szCs w:val="20"/>
              </w:rPr>
              <w:t>Boldness</w:t>
            </w:r>
          </w:p>
        </w:tc>
        <w:tc>
          <w:tcPr>
            <w:tcW w:w="1413" w:type="dxa"/>
          </w:tcPr>
          <w:p w14:paraId="2B54FADC" w14:textId="67DEFF31"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16</w:t>
            </w:r>
          </w:p>
        </w:tc>
        <w:tc>
          <w:tcPr>
            <w:tcW w:w="1133" w:type="dxa"/>
          </w:tcPr>
          <w:p w14:paraId="76288929" w14:textId="0C1249A4"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63</w:t>
            </w:r>
            <w:r>
              <w:rPr>
                <w:rFonts w:ascii="Garamond" w:hAnsi="Garamond"/>
                <w:sz w:val="20"/>
                <w:szCs w:val="20"/>
              </w:rPr>
              <w:t>, 0.3</w:t>
            </w:r>
            <w:r w:rsidR="00621148">
              <w:rPr>
                <w:rFonts w:ascii="Garamond" w:hAnsi="Garamond"/>
                <w:sz w:val="20"/>
                <w:szCs w:val="20"/>
              </w:rPr>
              <w:t>2</w:t>
            </w:r>
          </w:p>
        </w:tc>
        <w:tc>
          <w:tcPr>
            <w:tcW w:w="1139" w:type="dxa"/>
          </w:tcPr>
          <w:p w14:paraId="0C22CF6D" w14:textId="743DF654" w:rsidR="003E2881" w:rsidRDefault="00621148" w:rsidP="003005B3">
            <w:pPr>
              <w:spacing w:line="276" w:lineRule="auto"/>
              <w:jc w:val="center"/>
              <w:rPr>
                <w:rFonts w:ascii="Garamond" w:hAnsi="Garamond"/>
                <w:sz w:val="20"/>
                <w:szCs w:val="20"/>
              </w:rPr>
            </w:pPr>
            <w:r>
              <w:rPr>
                <w:rFonts w:ascii="Garamond" w:hAnsi="Garamond"/>
                <w:sz w:val="20"/>
                <w:szCs w:val="20"/>
              </w:rPr>
              <w:t>0.52</w:t>
            </w:r>
          </w:p>
        </w:tc>
        <w:tc>
          <w:tcPr>
            <w:tcW w:w="1276" w:type="dxa"/>
          </w:tcPr>
          <w:p w14:paraId="2E7C40DF" w14:textId="7C5EDDA3" w:rsidR="003E2881" w:rsidRDefault="00621148" w:rsidP="003005B3">
            <w:pPr>
              <w:spacing w:line="276" w:lineRule="auto"/>
              <w:jc w:val="center"/>
              <w:rPr>
                <w:rFonts w:ascii="Garamond" w:hAnsi="Garamond"/>
                <w:sz w:val="20"/>
                <w:szCs w:val="20"/>
              </w:rPr>
            </w:pPr>
            <w:r>
              <w:rPr>
                <w:rFonts w:ascii="Garamond" w:hAnsi="Garamond"/>
                <w:sz w:val="20"/>
                <w:szCs w:val="20"/>
              </w:rPr>
              <w:t>-</w:t>
            </w:r>
            <w:r w:rsidR="003E2881">
              <w:rPr>
                <w:rFonts w:ascii="Garamond" w:hAnsi="Garamond"/>
                <w:sz w:val="20"/>
                <w:szCs w:val="20"/>
              </w:rPr>
              <w:t>0.0</w:t>
            </w:r>
            <w:r>
              <w:rPr>
                <w:rFonts w:ascii="Garamond" w:hAnsi="Garamond"/>
                <w:sz w:val="20"/>
                <w:szCs w:val="20"/>
              </w:rPr>
              <w:t>2</w:t>
            </w:r>
          </w:p>
        </w:tc>
        <w:tc>
          <w:tcPr>
            <w:tcW w:w="1559" w:type="dxa"/>
          </w:tcPr>
          <w:p w14:paraId="6FD16E4B" w14:textId="778978D9"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63</w:t>
            </w:r>
            <w:r>
              <w:rPr>
                <w:rFonts w:ascii="Garamond" w:hAnsi="Garamond"/>
                <w:sz w:val="20"/>
                <w:szCs w:val="20"/>
              </w:rPr>
              <w:t>, 0.</w:t>
            </w:r>
            <w:r w:rsidR="00621148">
              <w:rPr>
                <w:rFonts w:ascii="Garamond" w:hAnsi="Garamond"/>
                <w:sz w:val="20"/>
                <w:szCs w:val="20"/>
              </w:rPr>
              <w:t>5</w:t>
            </w:r>
            <w:r>
              <w:rPr>
                <w:rFonts w:ascii="Garamond" w:hAnsi="Garamond"/>
                <w:sz w:val="20"/>
                <w:szCs w:val="20"/>
              </w:rPr>
              <w:t>9</w:t>
            </w:r>
          </w:p>
        </w:tc>
        <w:tc>
          <w:tcPr>
            <w:tcW w:w="1134" w:type="dxa"/>
          </w:tcPr>
          <w:p w14:paraId="508137CB" w14:textId="3427532D" w:rsidR="003E2881" w:rsidRDefault="00621148" w:rsidP="003005B3">
            <w:pPr>
              <w:spacing w:line="276" w:lineRule="auto"/>
              <w:jc w:val="center"/>
              <w:rPr>
                <w:rFonts w:ascii="Garamond" w:hAnsi="Garamond"/>
                <w:sz w:val="20"/>
                <w:szCs w:val="20"/>
              </w:rPr>
            </w:pPr>
            <w:r>
              <w:rPr>
                <w:rFonts w:ascii="Garamond" w:hAnsi="Garamond"/>
                <w:sz w:val="20"/>
                <w:szCs w:val="20"/>
              </w:rPr>
              <w:t>0.59</w:t>
            </w:r>
          </w:p>
        </w:tc>
      </w:tr>
      <w:tr w:rsidR="003E2881" w14:paraId="531AF559" w14:textId="77777777" w:rsidTr="003005B3">
        <w:tc>
          <w:tcPr>
            <w:tcW w:w="1843" w:type="dxa"/>
          </w:tcPr>
          <w:p w14:paraId="0C05B6B3" w14:textId="77777777" w:rsidR="003E2881" w:rsidRPr="008215E4" w:rsidRDefault="003E2881" w:rsidP="003005B3">
            <w:pPr>
              <w:spacing w:line="276" w:lineRule="auto"/>
              <w:rPr>
                <w:rFonts w:ascii="Garamond" w:hAnsi="Garamond"/>
                <w:sz w:val="20"/>
                <w:szCs w:val="20"/>
              </w:rPr>
            </w:pPr>
            <w:r w:rsidRPr="008215E4">
              <w:rPr>
                <w:rFonts w:ascii="Garamond" w:hAnsi="Garamond"/>
                <w:sz w:val="20"/>
                <w:szCs w:val="20"/>
              </w:rPr>
              <w:t>Exploration</w:t>
            </w:r>
          </w:p>
        </w:tc>
        <w:tc>
          <w:tcPr>
            <w:tcW w:w="1413" w:type="dxa"/>
          </w:tcPr>
          <w:p w14:paraId="523EAA7F" w14:textId="3F06A759" w:rsidR="003E2881" w:rsidRDefault="003E2881" w:rsidP="003005B3">
            <w:pPr>
              <w:spacing w:line="276" w:lineRule="auto"/>
              <w:jc w:val="center"/>
              <w:rPr>
                <w:rFonts w:ascii="Garamond" w:hAnsi="Garamond"/>
                <w:sz w:val="20"/>
                <w:szCs w:val="20"/>
              </w:rPr>
            </w:pPr>
            <w:r>
              <w:rPr>
                <w:rFonts w:ascii="Garamond" w:hAnsi="Garamond"/>
                <w:sz w:val="20"/>
                <w:szCs w:val="20"/>
              </w:rPr>
              <w:t>-0.0</w:t>
            </w:r>
            <w:r w:rsidR="00621148">
              <w:rPr>
                <w:rFonts w:ascii="Garamond" w:hAnsi="Garamond"/>
                <w:sz w:val="20"/>
                <w:szCs w:val="20"/>
              </w:rPr>
              <w:t>5</w:t>
            </w:r>
          </w:p>
        </w:tc>
        <w:tc>
          <w:tcPr>
            <w:tcW w:w="1133" w:type="dxa"/>
          </w:tcPr>
          <w:p w14:paraId="491FB030" w14:textId="64D56362"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54</w:t>
            </w:r>
            <w:r>
              <w:rPr>
                <w:rFonts w:ascii="Garamond" w:hAnsi="Garamond"/>
                <w:sz w:val="20"/>
                <w:szCs w:val="20"/>
              </w:rPr>
              <w:t>, 0.4</w:t>
            </w:r>
            <w:r w:rsidR="00621148">
              <w:rPr>
                <w:rFonts w:ascii="Garamond" w:hAnsi="Garamond"/>
                <w:sz w:val="20"/>
                <w:szCs w:val="20"/>
              </w:rPr>
              <w:t>4</w:t>
            </w:r>
          </w:p>
        </w:tc>
        <w:tc>
          <w:tcPr>
            <w:tcW w:w="1139" w:type="dxa"/>
          </w:tcPr>
          <w:p w14:paraId="5FB70A69" w14:textId="7CD210A9" w:rsidR="003E2881" w:rsidRDefault="00621148" w:rsidP="003005B3">
            <w:pPr>
              <w:spacing w:line="276" w:lineRule="auto"/>
              <w:jc w:val="center"/>
              <w:rPr>
                <w:rFonts w:ascii="Garamond" w:hAnsi="Garamond"/>
                <w:sz w:val="20"/>
                <w:szCs w:val="20"/>
              </w:rPr>
            </w:pPr>
            <w:r>
              <w:rPr>
                <w:rFonts w:ascii="Garamond" w:hAnsi="Garamond"/>
                <w:sz w:val="20"/>
                <w:szCs w:val="20"/>
              </w:rPr>
              <w:t>0.84</w:t>
            </w:r>
          </w:p>
        </w:tc>
        <w:tc>
          <w:tcPr>
            <w:tcW w:w="1276" w:type="dxa"/>
          </w:tcPr>
          <w:p w14:paraId="0C174A58" w14:textId="77777777" w:rsidR="003E2881" w:rsidRDefault="003E2881" w:rsidP="003005B3">
            <w:pPr>
              <w:spacing w:line="276" w:lineRule="auto"/>
              <w:jc w:val="center"/>
              <w:rPr>
                <w:rFonts w:ascii="Garamond" w:hAnsi="Garamond"/>
                <w:sz w:val="20"/>
                <w:szCs w:val="20"/>
              </w:rPr>
            </w:pPr>
            <w:r>
              <w:rPr>
                <w:rFonts w:ascii="Garamond" w:hAnsi="Garamond"/>
                <w:sz w:val="20"/>
                <w:szCs w:val="20"/>
              </w:rPr>
              <w:t>-0.03</w:t>
            </w:r>
          </w:p>
        </w:tc>
        <w:tc>
          <w:tcPr>
            <w:tcW w:w="1559" w:type="dxa"/>
          </w:tcPr>
          <w:p w14:paraId="748BD088" w14:textId="3473F00C" w:rsidR="003E2881" w:rsidRDefault="003E2881" w:rsidP="003005B3">
            <w:pPr>
              <w:spacing w:line="276" w:lineRule="auto"/>
              <w:jc w:val="center"/>
              <w:rPr>
                <w:rFonts w:ascii="Garamond" w:hAnsi="Garamond"/>
                <w:sz w:val="20"/>
                <w:szCs w:val="20"/>
              </w:rPr>
            </w:pPr>
            <w:r>
              <w:rPr>
                <w:rFonts w:ascii="Garamond" w:hAnsi="Garamond"/>
                <w:sz w:val="20"/>
                <w:szCs w:val="20"/>
              </w:rPr>
              <w:t>-0.16, 0.</w:t>
            </w:r>
            <w:r w:rsidR="00621148">
              <w:rPr>
                <w:rFonts w:ascii="Garamond" w:hAnsi="Garamond"/>
                <w:sz w:val="20"/>
                <w:szCs w:val="20"/>
              </w:rPr>
              <w:t>09</w:t>
            </w:r>
          </w:p>
        </w:tc>
        <w:tc>
          <w:tcPr>
            <w:tcW w:w="1134" w:type="dxa"/>
          </w:tcPr>
          <w:p w14:paraId="32CBE4F2" w14:textId="156482D1" w:rsidR="003E2881" w:rsidRDefault="00621148" w:rsidP="003005B3">
            <w:pPr>
              <w:spacing w:line="276" w:lineRule="auto"/>
              <w:jc w:val="center"/>
              <w:rPr>
                <w:rFonts w:ascii="Garamond" w:hAnsi="Garamond"/>
                <w:sz w:val="20"/>
                <w:szCs w:val="20"/>
              </w:rPr>
            </w:pPr>
            <w:r>
              <w:rPr>
                <w:rFonts w:ascii="Garamond" w:hAnsi="Garamond"/>
                <w:sz w:val="20"/>
                <w:szCs w:val="20"/>
              </w:rPr>
              <w:t>0.62</w:t>
            </w:r>
          </w:p>
        </w:tc>
      </w:tr>
      <w:tr w:rsidR="003E2881" w14:paraId="6DCDCD0A" w14:textId="77777777" w:rsidTr="003005B3">
        <w:tc>
          <w:tcPr>
            <w:tcW w:w="1843" w:type="dxa"/>
          </w:tcPr>
          <w:p w14:paraId="4C434494" w14:textId="77777777" w:rsidR="003E2881" w:rsidRPr="00621148" w:rsidRDefault="003E2881" w:rsidP="003005B3">
            <w:pPr>
              <w:spacing w:line="276" w:lineRule="auto"/>
              <w:rPr>
                <w:rFonts w:ascii="Garamond" w:hAnsi="Garamond"/>
                <w:sz w:val="20"/>
                <w:szCs w:val="20"/>
              </w:rPr>
            </w:pPr>
            <w:r w:rsidRPr="00621148">
              <w:rPr>
                <w:rFonts w:ascii="Garamond" w:hAnsi="Garamond"/>
                <w:sz w:val="20"/>
                <w:szCs w:val="20"/>
              </w:rPr>
              <w:t>Sociality</w:t>
            </w:r>
          </w:p>
        </w:tc>
        <w:tc>
          <w:tcPr>
            <w:tcW w:w="1413" w:type="dxa"/>
          </w:tcPr>
          <w:p w14:paraId="4BAAB529" w14:textId="3B07C9A3" w:rsidR="003E2881" w:rsidRPr="00621148" w:rsidRDefault="003E2881" w:rsidP="003005B3">
            <w:pPr>
              <w:spacing w:line="276" w:lineRule="auto"/>
              <w:jc w:val="center"/>
              <w:rPr>
                <w:rFonts w:ascii="Garamond" w:hAnsi="Garamond"/>
                <w:sz w:val="20"/>
                <w:szCs w:val="20"/>
              </w:rPr>
            </w:pPr>
            <w:r w:rsidRPr="00621148">
              <w:rPr>
                <w:rFonts w:ascii="Garamond" w:hAnsi="Garamond"/>
                <w:sz w:val="20"/>
                <w:szCs w:val="20"/>
              </w:rPr>
              <w:t>-0.</w:t>
            </w:r>
            <w:r w:rsidR="00621148">
              <w:rPr>
                <w:rFonts w:ascii="Garamond" w:hAnsi="Garamond"/>
                <w:sz w:val="20"/>
                <w:szCs w:val="20"/>
              </w:rPr>
              <w:t>40</w:t>
            </w:r>
          </w:p>
        </w:tc>
        <w:tc>
          <w:tcPr>
            <w:tcW w:w="1133" w:type="dxa"/>
          </w:tcPr>
          <w:p w14:paraId="6EF4C61A" w14:textId="14183B22" w:rsidR="003E2881" w:rsidRPr="00621148" w:rsidRDefault="003E2881" w:rsidP="003005B3">
            <w:pPr>
              <w:spacing w:line="276" w:lineRule="auto"/>
              <w:jc w:val="center"/>
              <w:rPr>
                <w:rFonts w:ascii="Garamond" w:hAnsi="Garamond"/>
                <w:sz w:val="20"/>
                <w:szCs w:val="20"/>
              </w:rPr>
            </w:pPr>
            <w:r w:rsidRPr="00621148">
              <w:rPr>
                <w:rFonts w:ascii="Garamond" w:hAnsi="Garamond"/>
                <w:sz w:val="20"/>
                <w:szCs w:val="20"/>
              </w:rPr>
              <w:t>-0.</w:t>
            </w:r>
            <w:r w:rsidR="00621148">
              <w:rPr>
                <w:rFonts w:ascii="Garamond" w:hAnsi="Garamond"/>
                <w:sz w:val="20"/>
                <w:szCs w:val="20"/>
              </w:rPr>
              <w:t>91</w:t>
            </w:r>
            <w:r w:rsidRPr="00621148">
              <w:rPr>
                <w:rFonts w:ascii="Garamond" w:hAnsi="Garamond"/>
                <w:sz w:val="20"/>
                <w:szCs w:val="20"/>
              </w:rPr>
              <w:t>, 0.</w:t>
            </w:r>
            <w:r w:rsidR="00621148">
              <w:rPr>
                <w:rFonts w:ascii="Garamond" w:hAnsi="Garamond"/>
                <w:sz w:val="20"/>
                <w:szCs w:val="20"/>
              </w:rPr>
              <w:t>11</w:t>
            </w:r>
          </w:p>
        </w:tc>
        <w:tc>
          <w:tcPr>
            <w:tcW w:w="1139" w:type="dxa"/>
          </w:tcPr>
          <w:p w14:paraId="3F60B5FA" w14:textId="16C06FF0" w:rsidR="003E2881" w:rsidRPr="00621148" w:rsidRDefault="00621148" w:rsidP="003005B3">
            <w:pPr>
              <w:spacing w:line="276" w:lineRule="auto"/>
              <w:jc w:val="center"/>
              <w:rPr>
                <w:rFonts w:ascii="Garamond" w:hAnsi="Garamond"/>
                <w:sz w:val="20"/>
                <w:szCs w:val="20"/>
              </w:rPr>
            </w:pPr>
            <w:r>
              <w:rPr>
                <w:rFonts w:ascii="Garamond" w:hAnsi="Garamond"/>
                <w:sz w:val="20"/>
                <w:szCs w:val="20"/>
              </w:rPr>
              <w:t>0.12</w:t>
            </w:r>
          </w:p>
        </w:tc>
        <w:tc>
          <w:tcPr>
            <w:tcW w:w="1276" w:type="dxa"/>
          </w:tcPr>
          <w:p w14:paraId="7C320C43" w14:textId="7614492D" w:rsidR="003E2881" w:rsidRPr="00621148" w:rsidRDefault="003E2881" w:rsidP="003005B3">
            <w:pPr>
              <w:spacing w:line="276" w:lineRule="auto"/>
              <w:jc w:val="center"/>
              <w:rPr>
                <w:rFonts w:ascii="Garamond" w:hAnsi="Garamond"/>
                <w:sz w:val="20"/>
                <w:szCs w:val="20"/>
              </w:rPr>
            </w:pPr>
            <w:r w:rsidRPr="00621148">
              <w:rPr>
                <w:rFonts w:ascii="Garamond" w:hAnsi="Garamond"/>
                <w:sz w:val="20"/>
                <w:szCs w:val="20"/>
              </w:rPr>
              <w:t>0.</w:t>
            </w:r>
            <w:r w:rsidR="00621148">
              <w:rPr>
                <w:rFonts w:ascii="Garamond" w:hAnsi="Garamond"/>
                <w:sz w:val="20"/>
                <w:szCs w:val="20"/>
              </w:rPr>
              <w:t>0</w:t>
            </w:r>
            <w:r w:rsidRPr="00621148">
              <w:rPr>
                <w:rFonts w:ascii="Garamond" w:hAnsi="Garamond"/>
                <w:sz w:val="20"/>
                <w:szCs w:val="20"/>
              </w:rPr>
              <w:t>7</w:t>
            </w:r>
          </w:p>
        </w:tc>
        <w:tc>
          <w:tcPr>
            <w:tcW w:w="1559" w:type="dxa"/>
          </w:tcPr>
          <w:p w14:paraId="270D5B61" w14:textId="22067F2C" w:rsidR="003E2881" w:rsidRPr="00621148" w:rsidRDefault="003E2881" w:rsidP="003005B3">
            <w:pPr>
              <w:spacing w:line="276" w:lineRule="auto"/>
              <w:jc w:val="center"/>
              <w:rPr>
                <w:rFonts w:ascii="Garamond" w:hAnsi="Garamond"/>
                <w:sz w:val="20"/>
                <w:szCs w:val="20"/>
              </w:rPr>
            </w:pPr>
            <w:r w:rsidRPr="00621148">
              <w:rPr>
                <w:rFonts w:ascii="Garamond" w:hAnsi="Garamond"/>
                <w:sz w:val="20"/>
                <w:szCs w:val="20"/>
              </w:rPr>
              <w:t>-0.</w:t>
            </w:r>
            <w:r w:rsidR="00621148">
              <w:rPr>
                <w:rFonts w:ascii="Garamond" w:hAnsi="Garamond"/>
                <w:sz w:val="20"/>
                <w:szCs w:val="20"/>
              </w:rPr>
              <w:t>1</w:t>
            </w:r>
            <w:r w:rsidRPr="00621148">
              <w:rPr>
                <w:rFonts w:ascii="Garamond" w:hAnsi="Garamond"/>
                <w:sz w:val="20"/>
                <w:szCs w:val="20"/>
              </w:rPr>
              <w:t>1, 0.</w:t>
            </w:r>
            <w:r w:rsidR="00621148">
              <w:rPr>
                <w:rFonts w:ascii="Garamond" w:hAnsi="Garamond"/>
                <w:sz w:val="20"/>
                <w:szCs w:val="20"/>
              </w:rPr>
              <w:t>24</w:t>
            </w:r>
          </w:p>
        </w:tc>
        <w:tc>
          <w:tcPr>
            <w:tcW w:w="1134" w:type="dxa"/>
          </w:tcPr>
          <w:p w14:paraId="46776796" w14:textId="484C55E6" w:rsidR="003E2881" w:rsidRPr="00621148" w:rsidRDefault="00621148" w:rsidP="003005B3">
            <w:pPr>
              <w:spacing w:line="276" w:lineRule="auto"/>
              <w:jc w:val="center"/>
              <w:rPr>
                <w:rFonts w:ascii="Garamond" w:hAnsi="Garamond"/>
                <w:sz w:val="20"/>
                <w:szCs w:val="20"/>
              </w:rPr>
            </w:pPr>
            <w:r>
              <w:rPr>
                <w:rFonts w:ascii="Garamond" w:hAnsi="Garamond"/>
                <w:sz w:val="20"/>
                <w:szCs w:val="20"/>
              </w:rPr>
              <w:t>0.47</w:t>
            </w:r>
          </w:p>
        </w:tc>
      </w:tr>
      <w:tr w:rsidR="003E2881" w14:paraId="306239AE" w14:textId="77777777" w:rsidTr="003005B3">
        <w:tc>
          <w:tcPr>
            <w:tcW w:w="9497" w:type="dxa"/>
            <w:gridSpan w:val="7"/>
          </w:tcPr>
          <w:p w14:paraId="0B3FF9E3" w14:textId="77777777" w:rsidR="003E2881" w:rsidRDefault="003E2881" w:rsidP="003005B3">
            <w:pPr>
              <w:spacing w:line="276" w:lineRule="auto"/>
              <w:rPr>
                <w:rFonts w:ascii="Garamond" w:hAnsi="Garamond"/>
                <w:sz w:val="20"/>
                <w:szCs w:val="20"/>
              </w:rPr>
            </w:pPr>
            <w:r w:rsidRPr="00621148">
              <w:rPr>
                <w:rFonts w:ascii="Garamond" w:hAnsi="Garamond"/>
                <w:b/>
                <w:i/>
                <w:sz w:val="20"/>
                <w:szCs w:val="20"/>
              </w:rPr>
              <w:t>Invertebrates</w:t>
            </w:r>
          </w:p>
        </w:tc>
      </w:tr>
      <w:tr w:rsidR="003E2881" w14:paraId="6C9EF60E" w14:textId="77777777" w:rsidTr="003005B3">
        <w:tc>
          <w:tcPr>
            <w:tcW w:w="1843" w:type="dxa"/>
          </w:tcPr>
          <w:p w14:paraId="434B953D" w14:textId="77777777" w:rsidR="003E2881" w:rsidRPr="00621148" w:rsidRDefault="003E2881" w:rsidP="003005B3">
            <w:pPr>
              <w:spacing w:line="276" w:lineRule="auto"/>
              <w:rPr>
                <w:rFonts w:ascii="Garamond" w:hAnsi="Garamond"/>
                <w:sz w:val="20"/>
                <w:szCs w:val="20"/>
              </w:rPr>
            </w:pPr>
            <w:r w:rsidRPr="00621148">
              <w:rPr>
                <w:rFonts w:ascii="Garamond" w:hAnsi="Garamond"/>
                <w:sz w:val="20"/>
                <w:szCs w:val="20"/>
              </w:rPr>
              <w:t>Activity</w:t>
            </w:r>
          </w:p>
        </w:tc>
        <w:tc>
          <w:tcPr>
            <w:tcW w:w="1413" w:type="dxa"/>
          </w:tcPr>
          <w:p w14:paraId="45A91482" w14:textId="0A7264D5" w:rsidR="003E2881" w:rsidRPr="00621148" w:rsidRDefault="003E2881" w:rsidP="003005B3">
            <w:pPr>
              <w:spacing w:line="276" w:lineRule="auto"/>
              <w:jc w:val="center"/>
              <w:rPr>
                <w:rFonts w:ascii="Garamond" w:hAnsi="Garamond"/>
                <w:sz w:val="20"/>
                <w:szCs w:val="20"/>
              </w:rPr>
            </w:pPr>
            <w:r w:rsidRPr="00621148">
              <w:rPr>
                <w:rFonts w:ascii="Garamond" w:hAnsi="Garamond"/>
                <w:sz w:val="20"/>
                <w:szCs w:val="20"/>
              </w:rPr>
              <w:t>0.0</w:t>
            </w:r>
            <w:r w:rsidR="00621148">
              <w:rPr>
                <w:rFonts w:ascii="Garamond" w:hAnsi="Garamond"/>
                <w:sz w:val="20"/>
                <w:szCs w:val="20"/>
              </w:rPr>
              <w:t>8</w:t>
            </w:r>
          </w:p>
        </w:tc>
        <w:tc>
          <w:tcPr>
            <w:tcW w:w="1133" w:type="dxa"/>
          </w:tcPr>
          <w:p w14:paraId="0284A6C8" w14:textId="5921B72F" w:rsidR="003E2881" w:rsidRPr="00621148" w:rsidRDefault="003E2881" w:rsidP="003005B3">
            <w:pPr>
              <w:spacing w:line="276" w:lineRule="auto"/>
              <w:jc w:val="center"/>
              <w:rPr>
                <w:rFonts w:ascii="Garamond" w:hAnsi="Garamond"/>
                <w:sz w:val="20"/>
                <w:szCs w:val="20"/>
              </w:rPr>
            </w:pPr>
            <w:r w:rsidRPr="00621148">
              <w:rPr>
                <w:rFonts w:ascii="Garamond" w:hAnsi="Garamond"/>
                <w:sz w:val="20"/>
                <w:szCs w:val="20"/>
              </w:rPr>
              <w:t>-0.2</w:t>
            </w:r>
            <w:r w:rsidR="00621148">
              <w:rPr>
                <w:rFonts w:ascii="Garamond" w:hAnsi="Garamond"/>
                <w:sz w:val="20"/>
                <w:szCs w:val="20"/>
              </w:rPr>
              <w:t>3</w:t>
            </w:r>
            <w:r w:rsidRPr="00621148">
              <w:rPr>
                <w:rFonts w:ascii="Garamond" w:hAnsi="Garamond"/>
                <w:sz w:val="20"/>
                <w:szCs w:val="20"/>
              </w:rPr>
              <w:t>, 0.3</w:t>
            </w:r>
            <w:r w:rsidR="00621148">
              <w:rPr>
                <w:rFonts w:ascii="Garamond" w:hAnsi="Garamond"/>
                <w:sz w:val="20"/>
                <w:szCs w:val="20"/>
              </w:rPr>
              <w:t>9</w:t>
            </w:r>
          </w:p>
        </w:tc>
        <w:tc>
          <w:tcPr>
            <w:tcW w:w="1139" w:type="dxa"/>
          </w:tcPr>
          <w:p w14:paraId="35FEFB2F" w14:textId="27B9B7F7" w:rsidR="003E2881" w:rsidRPr="00621148" w:rsidRDefault="003E2881" w:rsidP="003005B3">
            <w:pPr>
              <w:spacing w:line="276" w:lineRule="auto"/>
              <w:jc w:val="center"/>
              <w:rPr>
                <w:rFonts w:ascii="Garamond" w:hAnsi="Garamond"/>
                <w:sz w:val="20"/>
                <w:szCs w:val="20"/>
              </w:rPr>
            </w:pPr>
            <w:r w:rsidRPr="00621148">
              <w:rPr>
                <w:rFonts w:ascii="Garamond" w:hAnsi="Garamond"/>
                <w:sz w:val="20"/>
                <w:szCs w:val="20"/>
              </w:rPr>
              <w:t>0.</w:t>
            </w:r>
            <w:r w:rsidR="00621148">
              <w:rPr>
                <w:rFonts w:ascii="Garamond" w:hAnsi="Garamond"/>
                <w:sz w:val="20"/>
                <w:szCs w:val="20"/>
              </w:rPr>
              <w:t>62</w:t>
            </w:r>
          </w:p>
        </w:tc>
        <w:tc>
          <w:tcPr>
            <w:tcW w:w="1276" w:type="dxa"/>
          </w:tcPr>
          <w:p w14:paraId="11F6FA38" w14:textId="57A06F87" w:rsidR="003E2881" w:rsidRPr="00621148" w:rsidRDefault="003E2881" w:rsidP="003005B3">
            <w:pPr>
              <w:spacing w:line="276" w:lineRule="auto"/>
              <w:jc w:val="center"/>
              <w:rPr>
                <w:rFonts w:ascii="Garamond" w:hAnsi="Garamond"/>
                <w:sz w:val="20"/>
                <w:szCs w:val="20"/>
              </w:rPr>
            </w:pPr>
            <w:r w:rsidRPr="00621148">
              <w:rPr>
                <w:rFonts w:ascii="Garamond" w:hAnsi="Garamond"/>
                <w:sz w:val="20"/>
                <w:szCs w:val="20"/>
              </w:rPr>
              <w:t>-0.</w:t>
            </w:r>
            <w:r w:rsidR="00621148">
              <w:rPr>
                <w:rFonts w:ascii="Garamond" w:hAnsi="Garamond"/>
                <w:sz w:val="20"/>
                <w:szCs w:val="20"/>
              </w:rPr>
              <w:t>06</w:t>
            </w:r>
          </w:p>
        </w:tc>
        <w:tc>
          <w:tcPr>
            <w:tcW w:w="1559" w:type="dxa"/>
          </w:tcPr>
          <w:p w14:paraId="4AE9ED0B" w14:textId="59E54930" w:rsidR="003E2881" w:rsidRPr="00621148" w:rsidRDefault="003E2881" w:rsidP="003005B3">
            <w:pPr>
              <w:spacing w:line="276" w:lineRule="auto"/>
              <w:jc w:val="center"/>
              <w:rPr>
                <w:rFonts w:ascii="Garamond" w:hAnsi="Garamond"/>
                <w:sz w:val="20"/>
                <w:szCs w:val="20"/>
              </w:rPr>
            </w:pPr>
            <w:r w:rsidRPr="00621148">
              <w:rPr>
                <w:rFonts w:ascii="Garamond" w:hAnsi="Garamond"/>
                <w:sz w:val="20"/>
                <w:szCs w:val="20"/>
              </w:rPr>
              <w:t>-0.</w:t>
            </w:r>
            <w:r w:rsidR="00621148">
              <w:rPr>
                <w:rFonts w:ascii="Garamond" w:hAnsi="Garamond"/>
                <w:sz w:val="20"/>
                <w:szCs w:val="20"/>
              </w:rPr>
              <w:t>17</w:t>
            </w:r>
            <w:r w:rsidRPr="00621148">
              <w:rPr>
                <w:rFonts w:ascii="Garamond" w:hAnsi="Garamond"/>
                <w:sz w:val="20"/>
                <w:szCs w:val="20"/>
              </w:rPr>
              <w:t xml:space="preserve">, </w:t>
            </w:r>
            <w:r w:rsidR="00621148">
              <w:rPr>
                <w:rFonts w:ascii="Garamond" w:hAnsi="Garamond"/>
                <w:sz w:val="20"/>
                <w:szCs w:val="20"/>
              </w:rPr>
              <w:t>0.05</w:t>
            </w:r>
          </w:p>
        </w:tc>
        <w:tc>
          <w:tcPr>
            <w:tcW w:w="1134" w:type="dxa"/>
          </w:tcPr>
          <w:p w14:paraId="0B378967" w14:textId="26EB85C3" w:rsidR="003E2881" w:rsidRPr="00621148" w:rsidRDefault="00621148" w:rsidP="003005B3">
            <w:pPr>
              <w:spacing w:line="276" w:lineRule="auto"/>
              <w:jc w:val="center"/>
              <w:rPr>
                <w:rFonts w:ascii="Garamond" w:hAnsi="Garamond"/>
                <w:sz w:val="20"/>
                <w:szCs w:val="20"/>
              </w:rPr>
            </w:pPr>
            <w:r>
              <w:rPr>
                <w:rFonts w:ascii="Garamond" w:hAnsi="Garamond"/>
                <w:sz w:val="20"/>
                <w:szCs w:val="20"/>
              </w:rPr>
              <w:t>0.26</w:t>
            </w:r>
          </w:p>
        </w:tc>
      </w:tr>
      <w:tr w:rsidR="003E2881" w14:paraId="22EB3B64" w14:textId="77777777" w:rsidTr="003005B3">
        <w:tc>
          <w:tcPr>
            <w:tcW w:w="1843" w:type="dxa"/>
          </w:tcPr>
          <w:p w14:paraId="2952556C" w14:textId="77777777" w:rsidR="003E2881" w:rsidRPr="008215E4" w:rsidRDefault="003E2881" w:rsidP="003005B3">
            <w:pPr>
              <w:spacing w:line="276" w:lineRule="auto"/>
              <w:rPr>
                <w:rFonts w:ascii="Garamond" w:hAnsi="Garamond"/>
                <w:b/>
                <w:sz w:val="20"/>
                <w:szCs w:val="20"/>
              </w:rPr>
            </w:pPr>
            <w:r w:rsidRPr="008215E4">
              <w:rPr>
                <w:rFonts w:ascii="Garamond" w:hAnsi="Garamond"/>
                <w:b/>
                <w:sz w:val="20"/>
                <w:szCs w:val="20"/>
              </w:rPr>
              <w:t>Aggression</w:t>
            </w:r>
          </w:p>
        </w:tc>
        <w:tc>
          <w:tcPr>
            <w:tcW w:w="1413" w:type="dxa"/>
          </w:tcPr>
          <w:p w14:paraId="56A3DE15" w14:textId="62072997" w:rsidR="003E2881" w:rsidRPr="008215E4" w:rsidRDefault="003E2881" w:rsidP="003005B3">
            <w:pPr>
              <w:spacing w:line="276" w:lineRule="auto"/>
              <w:jc w:val="center"/>
              <w:rPr>
                <w:rFonts w:ascii="Garamond" w:hAnsi="Garamond"/>
                <w:b/>
                <w:sz w:val="20"/>
                <w:szCs w:val="20"/>
              </w:rPr>
            </w:pPr>
            <w:r w:rsidRPr="008215E4">
              <w:rPr>
                <w:rFonts w:ascii="Garamond" w:hAnsi="Garamond"/>
                <w:b/>
                <w:sz w:val="20"/>
                <w:szCs w:val="20"/>
              </w:rPr>
              <w:t>0.4</w:t>
            </w:r>
            <w:r w:rsidR="00621148">
              <w:rPr>
                <w:rFonts w:ascii="Garamond" w:hAnsi="Garamond"/>
                <w:b/>
                <w:sz w:val="20"/>
                <w:szCs w:val="20"/>
              </w:rPr>
              <w:t>5</w:t>
            </w:r>
          </w:p>
        </w:tc>
        <w:tc>
          <w:tcPr>
            <w:tcW w:w="1133" w:type="dxa"/>
          </w:tcPr>
          <w:p w14:paraId="678BC144" w14:textId="474793DD" w:rsidR="003E2881" w:rsidRPr="008215E4" w:rsidRDefault="003E2881" w:rsidP="003005B3">
            <w:pPr>
              <w:spacing w:line="276" w:lineRule="auto"/>
              <w:jc w:val="center"/>
              <w:rPr>
                <w:rFonts w:ascii="Garamond" w:hAnsi="Garamond"/>
                <w:b/>
                <w:sz w:val="20"/>
                <w:szCs w:val="20"/>
              </w:rPr>
            </w:pPr>
            <w:r w:rsidRPr="008215E4">
              <w:rPr>
                <w:rFonts w:ascii="Garamond" w:hAnsi="Garamond"/>
                <w:b/>
                <w:sz w:val="20"/>
                <w:szCs w:val="20"/>
              </w:rPr>
              <w:t>0.0</w:t>
            </w:r>
            <w:r w:rsidR="00621148">
              <w:rPr>
                <w:rFonts w:ascii="Garamond" w:hAnsi="Garamond"/>
                <w:b/>
                <w:sz w:val="20"/>
                <w:szCs w:val="20"/>
              </w:rPr>
              <w:t>0</w:t>
            </w:r>
            <w:r w:rsidRPr="008215E4">
              <w:rPr>
                <w:rFonts w:ascii="Garamond" w:hAnsi="Garamond"/>
                <w:b/>
                <w:sz w:val="20"/>
                <w:szCs w:val="20"/>
              </w:rPr>
              <w:t>, 0.</w:t>
            </w:r>
            <w:r w:rsidR="00621148">
              <w:rPr>
                <w:rFonts w:ascii="Garamond" w:hAnsi="Garamond"/>
                <w:b/>
                <w:sz w:val="20"/>
                <w:szCs w:val="20"/>
              </w:rPr>
              <w:t>90</w:t>
            </w:r>
          </w:p>
        </w:tc>
        <w:tc>
          <w:tcPr>
            <w:tcW w:w="1139" w:type="dxa"/>
          </w:tcPr>
          <w:p w14:paraId="77822E48" w14:textId="2A2519DF" w:rsidR="003E2881" w:rsidRPr="008215E4" w:rsidRDefault="00621148" w:rsidP="003005B3">
            <w:pPr>
              <w:spacing w:line="276" w:lineRule="auto"/>
              <w:jc w:val="center"/>
              <w:rPr>
                <w:rFonts w:ascii="Garamond" w:hAnsi="Garamond"/>
                <w:b/>
                <w:sz w:val="20"/>
                <w:szCs w:val="20"/>
              </w:rPr>
            </w:pPr>
            <w:r>
              <w:rPr>
                <w:rFonts w:ascii="Garamond" w:hAnsi="Garamond"/>
                <w:b/>
                <w:sz w:val="20"/>
                <w:szCs w:val="20"/>
              </w:rPr>
              <w:t>0.05</w:t>
            </w:r>
          </w:p>
        </w:tc>
        <w:tc>
          <w:tcPr>
            <w:tcW w:w="1276" w:type="dxa"/>
          </w:tcPr>
          <w:p w14:paraId="58368587" w14:textId="661C8977" w:rsidR="003E2881" w:rsidRDefault="00621148" w:rsidP="003005B3">
            <w:pPr>
              <w:spacing w:line="276" w:lineRule="auto"/>
              <w:jc w:val="center"/>
              <w:rPr>
                <w:rFonts w:ascii="Garamond" w:hAnsi="Garamond"/>
                <w:sz w:val="20"/>
                <w:szCs w:val="20"/>
              </w:rPr>
            </w:pPr>
            <w:r>
              <w:rPr>
                <w:rFonts w:ascii="Garamond" w:hAnsi="Garamond"/>
                <w:sz w:val="20"/>
                <w:szCs w:val="20"/>
              </w:rPr>
              <w:t>0.02</w:t>
            </w:r>
          </w:p>
        </w:tc>
        <w:tc>
          <w:tcPr>
            <w:tcW w:w="1559" w:type="dxa"/>
          </w:tcPr>
          <w:p w14:paraId="3EAD722C" w14:textId="2BC99C36"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17</w:t>
            </w:r>
            <w:r>
              <w:rPr>
                <w:rFonts w:ascii="Garamond" w:hAnsi="Garamond"/>
                <w:sz w:val="20"/>
                <w:szCs w:val="20"/>
              </w:rPr>
              <w:t>, 0.</w:t>
            </w:r>
            <w:r w:rsidR="00621148">
              <w:rPr>
                <w:rFonts w:ascii="Garamond" w:hAnsi="Garamond"/>
                <w:sz w:val="20"/>
                <w:szCs w:val="20"/>
              </w:rPr>
              <w:t>21</w:t>
            </w:r>
          </w:p>
        </w:tc>
        <w:tc>
          <w:tcPr>
            <w:tcW w:w="1134" w:type="dxa"/>
          </w:tcPr>
          <w:p w14:paraId="1F01CB91" w14:textId="60C636F6" w:rsidR="003E2881" w:rsidRDefault="00621148" w:rsidP="003005B3">
            <w:pPr>
              <w:spacing w:line="276" w:lineRule="auto"/>
              <w:jc w:val="center"/>
              <w:rPr>
                <w:rFonts w:ascii="Garamond" w:hAnsi="Garamond"/>
                <w:sz w:val="20"/>
                <w:szCs w:val="20"/>
              </w:rPr>
            </w:pPr>
            <w:r>
              <w:rPr>
                <w:rFonts w:ascii="Garamond" w:hAnsi="Garamond"/>
                <w:sz w:val="20"/>
                <w:szCs w:val="20"/>
              </w:rPr>
              <w:t>0.83</w:t>
            </w:r>
          </w:p>
        </w:tc>
      </w:tr>
      <w:tr w:rsidR="003E2881" w14:paraId="528C9F8A" w14:textId="77777777" w:rsidTr="003005B3">
        <w:tc>
          <w:tcPr>
            <w:tcW w:w="1843" w:type="dxa"/>
          </w:tcPr>
          <w:p w14:paraId="35522A45" w14:textId="77777777" w:rsidR="003E2881" w:rsidRPr="00621148" w:rsidRDefault="003E2881" w:rsidP="003005B3">
            <w:pPr>
              <w:spacing w:line="276" w:lineRule="auto"/>
              <w:rPr>
                <w:rFonts w:ascii="Garamond" w:hAnsi="Garamond"/>
                <w:b/>
                <w:sz w:val="20"/>
                <w:szCs w:val="20"/>
              </w:rPr>
            </w:pPr>
            <w:r w:rsidRPr="00621148">
              <w:rPr>
                <w:rFonts w:ascii="Garamond" w:hAnsi="Garamond"/>
                <w:b/>
                <w:sz w:val="20"/>
                <w:szCs w:val="20"/>
              </w:rPr>
              <w:t>Boldness</w:t>
            </w:r>
          </w:p>
        </w:tc>
        <w:tc>
          <w:tcPr>
            <w:tcW w:w="1413" w:type="dxa"/>
          </w:tcPr>
          <w:p w14:paraId="2C2C62B9" w14:textId="4DC7C556" w:rsidR="003E2881" w:rsidRPr="00621148" w:rsidRDefault="003E2881" w:rsidP="003005B3">
            <w:pPr>
              <w:spacing w:line="276" w:lineRule="auto"/>
              <w:jc w:val="center"/>
              <w:rPr>
                <w:rFonts w:ascii="Garamond" w:hAnsi="Garamond"/>
                <w:b/>
                <w:sz w:val="20"/>
                <w:szCs w:val="20"/>
              </w:rPr>
            </w:pPr>
            <w:r w:rsidRPr="00621148">
              <w:rPr>
                <w:rFonts w:ascii="Garamond" w:hAnsi="Garamond"/>
                <w:b/>
                <w:sz w:val="20"/>
                <w:szCs w:val="20"/>
              </w:rPr>
              <w:t>0.</w:t>
            </w:r>
            <w:r w:rsidR="00621148">
              <w:rPr>
                <w:rFonts w:ascii="Garamond" w:hAnsi="Garamond"/>
                <w:b/>
                <w:sz w:val="20"/>
                <w:szCs w:val="20"/>
              </w:rPr>
              <w:t>32</w:t>
            </w:r>
          </w:p>
        </w:tc>
        <w:tc>
          <w:tcPr>
            <w:tcW w:w="1133" w:type="dxa"/>
          </w:tcPr>
          <w:p w14:paraId="3DD41BE3" w14:textId="2433B020" w:rsidR="003E2881" w:rsidRPr="00621148" w:rsidRDefault="00621148" w:rsidP="003005B3">
            <w:pPr>
              <w:spacing w:line="276" w:lineRule="auto"/>
              <w:jc w:val="center"/>
              <w:rPr>
                <w:rFonts w:ascii="Garamond" w:hAnsi="Garamond"/>
                <w:b/>
                <w:sz w:val="20"/>
                <w:szCs w:val="20"/>
              </w:rPr>
            </w:pPr>
            <w:r>
              <w:rPr>
                <w:rFonts w:ascii="Garamond" w:hAnsi="Garamond"/>
                <w:b/>
                <w:sz w:val="20"/>
                <w:szCs w:val="20"/>
              </w:rPr>
              <w:t>0.01</w:t>
            </w:r>
            <w:r w:rsidR="003E2881" w:rsidRPr="00621148">
              <w:rPr>
                <w:rFonts w:ascii="Garamond" w:hAnsi="Garamond"/>
                <w:b/>
                <w:sz w:val="20"/>
                <w:szCs w:val="20"/>
              </w:rPr>
              <w:t>, 0.</w:t>
            </w:r>
            <w:r>
              <w:rPr>
                <w:rFonts w:ascii="Garamond" w:hAnsi="Garamond"/>
                <w:b/>
                <w:sz w:val="20"/>
                <w:szCs w:val="20"/>
              </w:rPr>
              <w:t>62</w:t>
            </w:r>
          </w:p>
        </w:tc>
        <w:tc>
          <w:tcPr>
            <w:tcW w:w="1139" w:type="dxa"/>
          </w:tcPr>
          <w:p w14:paraId="0D3EB4A6" w14:textId="2E923E82" w:rsidR="003E2881" w:rsidRPr="00621148" w:rsidRDefault="00621148" w:rsidP="003005B3">
            <w:pPr>
              <w:spacing w:line="276" w:lineRule="auto"/>
              <w:jc w:val="center"/>
              <w:rPr>
                <w:rFonts w:ascii="Garamond" w:hAnsi="Garamond"/>
                <w:b/>
                <w:sz w:val="20"/>
                <w:szCs w:val="20"/>
              </w:rPr>
            </w:pPr>
            <w:r>
              <w:rPr>
                <w:rFonts w:ascii="Garamond" w:hAnsi="Garamond"/>
                <w:b/>
                <w:sz w:val="20"/>
                <w:szCs w:val="20"/>
              </w:rPr>
              <w:t>0.04</w:t>
            </w:r>
          </w:p>
        </w:tc>
        <w:tc>
          <w:tcPr>
            <w:tcW w:w="1276" w:type="dxa"/>
          </w:tcPr>
          <w:p w14:paraId="39A50E56" w14:textId="5C10D1B9" w:rsidR="003E2881" w:rsidRDefault="00621148" w:rsidP="003005B3">
            <w:pPr>
              <w:spacing w:line="276" w:lineRule="auto"/>
              <w:jc w:val="center"/>
              <w:rPr>
                <w:rFonts w:ascii="Garamond" w:hAnsi="Garamond"/>
                <w:sz w:val="20"/>
                <w:szCs w:val="20"/>
              </w:rPr>
            </w:pPr>
            <w:r>
              <w:rPr>
                <w:rFonts w:ascii="Garamond" w:hAnsi="Garamond"/>
                <w:sz w:val="20"/>
                <w:szCs w:val="20"/>
              </w:rPr>
              <w:t>-0.02</w:t>
            </w:r>
          </w:p>
        </w:tc>
        <w:tc>
          <w:tcPr>
            <w:tcW w:w="1559" w:type="dxa"/>
          </w:tcPr>
          <w:p w14:paraId="0C23BE68" w14:textId="49527868"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.12</w:t>
            </w:r>
            <w:r>
              <w:rPr>
                <w:rFonts w:ascii="Garamond" w:hAnsi="Garamond"/>
                <w:sz w:val="20"/>
                <w:szCs w:val="20"/>
              </w:rPr>
              <w:t>, 0.</w:t>
            </w:r>
            <w:r w:rsidR="00621148">
              <w:rPr>
                <w:rFonts w:ascii="Garamond" w:hAnsi="Garamond"/>
                <w:sz w:val="20"/>
                <w:szCs w:val="20"/>
              </w:rPr>
              <w:t>08</w:t>
            </w:r>
          </w:p>
        </w:tc>
        <w:tc>
          <w:tcPr>
            <w:tcW w:w="1134" w:type="dxa"/>
          </w:tcPr>
          <w:p w14:paraId="524C41FE" w14:textId="27FD4B5F" w:rsidR="003E2881" w:rsidRDefault="00621148" w:rsidP="003005B3">
            <w:pPr>
              <w:spacing w:line="276" w:lineRule="auto"/>
              <w:jc w:val="center"/>
              <w:rPr>
                <w:rFonts w:ascii="Garamond" w:hAnsi="Garamond"/>
                <w:sz w:val="20"/>
                <w:szCs w:val="20"/>
              </w:rPr>
            </w:pPr>
            <w:r>
              <w:rPr>
                <w:rFonts w:ascii="Garamond" w:hAnsi="Garamond"/>
                <w:sz w:val="20"/>
                <w:szCs w:val="20"/>
              </w:rPr>
              <w:t>0.65</w:t>
            </w:r>
          </w:p>
        </w:tc>
      </w:tr>
      <w:tr w:rsidR="003E2881" w14:paraId="35341ABD" w14:textId="77777777" w:rsidTr="003005B3">
        <w:tc>
          <w:tcPr>
            <w:tcW w:w="1843" w:type="dxa"/>
          </w:tcPr>
          <w:p w14:paraId="77D14B0B" w14:textId="77777777" w:rsidR="003E2881" w:rsidRPr="008215E4" w:rsidRDefault="003E2881" w:rsidP="003005B3">
            <w:pPr>
              <w:spacing w:line="276" w:lineRule="auto"/>
              <w:rPr>
                <w:rFonts w:ascii="Garamond" w:hAnsi="Garamond"/>
                <w:sz w:val="20"/>
                <w:szCs w:val="20"/>
              </w:rPr>
            </w:pPr>
            <w:r w:rsidRPr="008215E4">
              <w:rPr>
                <w:rFonts w:ascii="Garamond" w:hAnsi="Garamond"/>
                <w:sz w:val="20"/>
                <w:szCs w:val="20"/>
              </w:rPr>
              <w:t>Exploration</w:t>
            </w:r>
          </w:p>
        </w:tc>
        <w:tc>
          <w:tcPr>
            <w:tcW w:w="1413" w:type="dxa"/>
          </w:tcPr>
          <w:p w14:paraId="3338E400" w14:textId="50E4F85D" w:rsidR="003E2881" w:rsidRDefault="003E2881" w:rsidP="003005B3">
            <w:pPr>
              <w:spacing w:line="276" w:lineRule="auto"/>
              <w:jc w:val="center"/>
              <w:rPr>
                <w:rFonts w:ascii="Garamond" w:hAnsi="Garamond"/>
                <w:sz w:val="20"/>
                <w:szCs w:val="20"/>
              </w:rPr>
            </w:pPr>
            <w:r>
              <w:rPr>
                <w:rFonts w:ascii="Garamond" w:hAnsi="Garamond"/>
                <w:sz w:val="20"/>
                <w:szCs w:val="20"/>
              </w:rPr>
              <w:t>0.0</w:t>
            </w:r>
            <w:r w:rsidR="00621148">
              <w:rPr>
                <w:rFonts w:ascii="Garamond" w:hAnsi="Garamond"/>
                <w:sz w:val="20"/>
                <w:szCs w:val="20"/>
              </w:rPr>
              <w:t>6</w:t>
            </w:r>
          </w:p>
        </w:tc>
        <w:tc>
          <w:tcPr>
            <w:tcW w:w="1133" w:type="dxa"/>
          </w:tcPr>
          <w:p w14:paraId="288FA958" w14:textId="1FE3F6F7"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31</w:t>
            </w:r>
            <w:r>
              <w:rPr>
                <w:rFonts w:ascii="Garamond" w:hAnsi="Garamond"/>
                <w:sz w:val="20"/>
                <w:szCs w:val="20"/>
              </w:rPr>
              <w:t>, 0.4</w:t>
            </w:r>
            <w:r w:rsidR="00621148">
              <w:rPr>
                <w:rFonts w:ascii="Garamond" w:hAnsi="Garamond"/>
                <w:sz w:val="20"/>
                <w:szCs w:val="20"/>
              </w:rPr>
              <w:t>3</w:t>
            </w:r>
          </w:p>
        </w:tc>
        <w:tc>
          <w:tcPr>
            <w:tcW w:w="1139" w:type="dxa"/>
          </w:tcPr>
          <w:p w14:paraId="2A606A8A" w14:textId="5532F2B5" w:rsidR="003E2881" w:rsidRDefault="00621148" w:rsidP="003005B3">
            <w:pPr>
              <w:spacing w:line="276" w:lineRule="auto"/>
              <w:jc w:val="center"/>
              <w:rPr>
                <w:rFonts w:ascii="Garamond" w:hAnsi="Garamond"/>
                <w:sz w:val="20"/>
                <w:szCs w:val="20"/>
              </w:rPr>
            </w:pPr>
            <w:r>
              <w:rPr>
                <w:rFonts w:ascii="Garamond" w:hAnsi="Garamond"/>
                <w:sz w:val="20"/>
                <w:szCs w:val="20"/>
              </w:rPr>
              <w:t>0.74</w:t>
            </w:r>
          </w:p>
        </w:tc>
        <w:tc>
          <w:tcPr>
            <w:tcW w:w="1276" w:type="dxa"/>
          </w:tcPr>
          <w:p w14:paraId="4FE3F43E" w14:textId="03AAC6B2"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.05</w:t>
            </w:r>
          </w:p>
        </w:tc>
        <w:tc>
          <w:tcPr>
            <w:tcW w:w="1559" w:type="dxa"/>
          </w:tcPr>
          <w:p w14:paraId="771DCCA1" w14:textId="11AE34BB"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10</w:t>
            </w:r>
            <w:r>
              <w:rPr>
                <w:rFonts w:ascii="Garamond" w:hAnsi="Garamond"/>
                <w:sz w:val="20"/>
                <w:szCs w:val="20"/>
              </w:rPr>
              <w:t>, 0.2</w:t>
            </w:r>
            <w:r w:rsidR="00621148">
              <w:rPr>
                <w:rFonts w:ascii="Garamond" w:hAnsi="Garamond"/>
                <w:sz w:val="20"/>
                <w:szCs w:val="20"/>
              </w:rPr>
              <w:t>0</w:t>
            </w:r>
          </w:p>
        </w:tc>
        <w:tc>
          <w:tcPr>
            <w:tcW w:w="1134" w:type="dxa"/>
          </w:tcPr>
          <w:p w14:paraId="4D404216" w14:textId="22E8C423" w:rsidR="003E2881" w:rsidRDefault="00621148" w:rsidP="003005B3">
            <w:pPr>
              <w:spacing w:line="276" w:lineRule="auto"/>
              <w:jc w:val="center"/>
              <w:rPr>
                <w:rFonts w:ascii="Garamond" w:hAnsi="Garamond"/>
                <w:sz w:val="20"/>
                <w:szCs w:val="20"/>
              </w:rPr>
            </w:pPr>
            <w:r>
              <w:rPr>
                <w:rFonts w:ascii="Garamond" w:hAnsi="Garamond"/>
                <w:sz w:val="20"/>
                <w:szCs w:val="20"/>
              </w:rPr>
              <w:t>0.51</w:t>
            </w:r>
          </w:p>
        </w:tc>
      </w:tr>
      <w:tr w:rsidR="003E2881" w14:paraId="455AC755" w14:textId="77777777" w:rsidTr="003005B3">
        <w:tc>
          <w:tcPr>
            <w:tcW w:w="1843" w:type="dxa"/>
          </w:tcPr>
          <w:p w14:paraId="2AF288D9" w14:textId="77777777" w:rsidR="003E2881" w:rsidRPr="009D66AA" w:rsidRDefault="003E2881" w:rsidP="003005B3">
            <w:pPr>
              <w:spacing w:line="276" w:lineRule="auto"/>
              <w:rPr>
                <w:rFonts w:ascii="Garamond" w:hAnsi="Garamond"/>
                <w:sz w:val="20"/>
                <w:szCs w:val="20"/>
              </w:rPr>
            </w:pPr>
            <w:r w:rsidRPr="009D66AA">
              <w:rPr>
                <w:rFonts w:ascii="Garamond" w:hAnsi="Garamond"/>
                <w:sz w:val="20"/>
                <w:szCs w:val="20"/>
              </w:rPr>
              <w:t>Sociality</w:t>
            </w:r>
          </w:p>
        </w:tc>
        <w:tc>
          <w:tcPr>
            <w:tcW w:w="1413" w:type="dxa"/>
          </w:tcPr>
          <w:p w14:paraId="3578AB8C" w14:textId="1D5E0EBB"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30</w:t>
            </w:r>
          </w:p>
        </w:tc>
        <w:tc>
          <w:tcPr>
            <w:tcW w:w="1133" w:type="dxa"/>
          </w:tcPr>
          <w:p w14:paraId="7159F4F8" w14:textId="51ACD95A"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26</w:t>
            </w:r>
            <w:r>
              <w:rPr>
                <w:rFonts w:ascii="Garamond" w:hAnsi="Garamond"/>
                <w:sz w:val="20"/>
                <w:szCs w:val="20"/>
              </w:rPr>
              <w:t>, 0.</w:t>
            </w:r>
            <w:r w:rsidR="00621148">
              <w:rPr>
                <w:rFonts w:ascii="Garamond" w:hAnsi="Garamond"/>
                <w:sz w:val="20"/>
                <w:szCs w:val="20"/>
              </w:rPr>
              <w:t>86</w:t>
            </w:r>
          </w:p>
        </w:tc>
        <w:tc>
          <w:tcPr>
            <w:tcW w:w="1139" w:type="dxa"/>
          </w:tcPr>
          <w:p w14:paraId="2317C981" w14:textId="24AC7A2E" w:rsidR="003E2881" w:rsidRDefault="00621148" w:rsidP="003005B3">
            <w:pPr>
              <w:spacing w:line="276" w:lineRule="auto"/>
              <w:jc w:val="center"/>
              <w:rPr>
                <w:rFonts w:ascii="Garamond" w:hAnsi="Garamond"/>
                <w:sz w:val="20"/>
                <w:szCs w:val="20"/>
              </w:rPr>
            </w:pPr>
            <w:r>
              <w:rPr>
                <w:rFonts w:ascii="Garamond" w:hAnsi="Garamond"/>
                <w:sz w:val="20"/>
                <w:szCs w:val="20"/>
              </w:rPr>
              <w:t>0.29</w:t>
            </w:r>
          </w:p>
        </w:tc>
        <w:tc>
          <w:tcPr>
            <w:tcW w:w="1276" w:type="dxa"/>
          </w:tcPr>
          <w:p w14:paraId="629A13A2" w14:textId="2DD6CDA0" w:rsidR="003E2881" w:rsidRDefault="00621148" w:rsidP="003005B3">
            <w:pPr>
              <w:spacing w:line="276" w:lineRule="auto"/>
              <w:jc w:val="center"/>
              <w:rPr>
                <w:rFonts w:ascii="Garamond" w:hAnsi="Garamond"/>
                <w:sz w:val="20"/>
                <w:szCs w:val="20"/>
              </w:rPr>
            </w:pPr>
            <w:r>
              <w:rPr>
                <w:rFonts w:ascii="Garamond" w:hAnsi="Garamond"/>
                <w:sz w:val="20"/>
                <w:szCs w:val="20"/>
              </w:rPr>
              <w:t>0.23</w:t>
            </w:r>
          </w:p>
        </w:tc>
        <w:tc>
          <w:tcPr>
            <w:tcW w:w="1559" w:type="dxa"/>
          </w:tcPr>
          <w:p w14:paraId="4BF0096A" w14:textId="5441D759"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08</w:t>
            </w:r>
            <w:r>
              <w:rPr>
                <w:rFonts w:ascii="Garamond" w:hAnsi="Garamond"/>
                <w:sz w:val="20"/>
                <w:szCs w:val="20"/>
              </w:rPr>
              <w:t>, 0.</w:t>
            </w:r>
            <w:r w:rsidR="00621148">
              <w:rPr>
                <w:rFonts w:ascii="Garamond" w:hAnsi="Garamond"/>
                <w:sz w:val="20"/>
                <w:szCs w:val="20"/>
              </w:rPr>
              <w:t>54</w:t>
            </w:r>
          </w:p>
        </w:tc>
        <w:tc>
          <w:tcPr>
            <w:tcW w:w="1134" w:type="dxa"/>
          </w:tcPr>
          <w:p w14:paraId="52A5FFFF" w14:textId="24FEE4AE" w:rsidR="003E2881" w:rsidRDefault="00621148" w:rsidP="003005B3">
            <w:pPr>
              <w:spacing w:line="276" w:lineRule="auto"/>
              <w:jc w:val="center"/>
              <w:rPr>
                <w:rFonts w:ascii="Garamond" w:hAnsi="Garamond"/>
                <w:sz w:val="20"/>
                <w:szCs w:val="20"/>
              </w:rPr>
            </w:pPr>
            <w:r>
              <w:rPr>
                <w:rFonts w:ascii="Garamond" w:hAnsi="Garamond"/>
                <w:sz w:val="20"/>
                <w:szCs w:val="20"/>
              </w:rPr>
              <w:t>0.15</w:t>
            </w:r>
          </w:p>
        </w:tc>
      </w:tr>
    </w:tbl>
    <w:p w14:paraId="469DDEB9" w14:textId="77777777" w:rsidR="003E2881" w:rsidRDefault="003E2881" w:rsidP="003E2881">
      <w:pPr>
        <w:rPr>
          <w:rFonts w:ascii="Garamond" w:hAnsi="Garamond"/>
        </w:rPr>
      </w:pPr>
    </w:p>
    <w:p w14:paraId="7DA91034" w14:textId="77777777" w:rsidR="00621148" w:rsidRDefault="00621148" w:rsidP="003E2881">
      <w:pPr>
        <w:rPr>
          <w:rFonts w:ascii="Garamond" w:hAnsi="Garamond"/>
        </w:rPr>
      </w:pPr>
    </w:p>
    <w:p w14:paraId="6F84D989" w14:textId="77777777" w:rsidR="00621148" w:rsidRDefault="00621148" w:rsidP="003E2881">
      <w:pPr>
        <w:rPr>
          <w:rFonts w:ascii="Garamond" w:hAnsi="Garamond"/>
        </w:rPr>
      </w:pPr>
    </w:p>
    <w:p w14:paraId="79D6BAD2" w14:textId="77777777" w:rsidR="00621148" w:rsidRDefault="00621148" w:rsidP="003E2881">
      <w:pPr>
        <w:rPr>
          <w:rFonts w:ascii="Garamond" w:hAnsi="Garamond"/>
        </w:rPr>
      </w:pPr>
    </w:p>
    <w:p w14:paraId="09B104BB" w14:textId="77777777" w:rsidR="00621148" w:rsidRDefault="00621148" w:rsidP="003E2881">
      <w:pPr>
        <w:rPr>
          <w:rFonts w:ascii="Garamond" w:hAnsi="Garamond"/>
        </w:rPr>
      </w:pPr>
    </w:p>
    <w:p w14:paraId="4BD80C1E" w14:textId="77777777" w:rsidR="00621148" w:rsidRDefault="00621148" w:rsidP="003E2881">
      <w:pPr>
        <w:rPr>
          <w:rFonts w:ascii="Garamond" w:hAnsi="Garamond"/>
        </w:rPr>
      </w:pPr>
    </w:p>
    <w:p w14:paraId="07454E57" w14:textId="77777777" w:rsidR="00621148" w:rsidRDefault="00621148" w:rsidP="003E2881">
      <w:pPr>
        <w:rPr>
          <w:rFonts w:ascii="Garamond" w:hAnsi="Garamond"/>
        </w:rPr>
      </w:pPr>
    </w:p>
    <w:p w14:paraId="59BF640C" w14:textId="77777777" w:rsidR="00621148" w:rsidRDefault="00621148" w:rsidP="003E2881">
      <w:pPr>
        <w:rPr>
          <w:rFonts w:ascii="Garamond" w:hAnsi="Garamond"/>
        </w:rPr>
      </w:pPr>
    </w:p>
    <w:p w14:paraId="7D2F9C2B" w14:textId="77777777" w:rsidR="00621148" w:rsidRDefault="00621148" w:rsidP="003E2881">
      <w:pPr>
        <w:rPr>
          <w:rFonts w:ascii="Garamond" w:hAnsi="Garamond"/>
        </w:rPr>
      </w:pPr>
    </w:p>
    <w:p w14:paraId="288D199B" w14:textId="77777777" w:rsidR="00621148" w:rsidRDefault="00621148" w:rsidP="003E2881">
      <w:pPr>
        <w:rPr>
          <w:rFonts w:ascii="Garamond" w:hAnsi="Garamond"/>
        </w:rPr>
      </w:pPr>
    </w:p>
    <w:p w14:paraId="78472C4C" w14:textId="77777777" w:rsidR="00621148" w:rsidRDefault="00621148" w:rsidP="003E2881">
      <w:pPr>
        <w:rPr>
          <w:rFonts w:ascii="Garamond" w:hAnsi="Garamond"/>
        </w:rPr>
      </w:pPr>
    </w:p>
    <w:p w14:paraId="5F9EF12D" w14:textId="77777777" w:rsidR="00621148" w:rsidRDefault="00621148" w:rsidP="003E2881">
      <w:pPr>
        <w:rPr>
          <w:rFonts w:ascii="Garamond" w:hAnsi="Garamond"/>
        </w:rPr>
      </w:pPr>
    </w:p>
    <w:p w14:paraId="14D3901A" w14:textId="77777777" w:rsidR="00621148" w:rsidRDefault="00621148" w:rsidP="003E2881">
      <w:pPr>
        <w:rPr>
          <w:rFonts w:ascii="Garamond" w:hAnsi="Garamond"/>
        </w:rPr>
      </w:pPr>
    </w:p>
    <w:p w14:paraId="65FF0BB1" w14:textId="77777777" w:rsidR="00621148" w:rsidRDefault="00621148" w:rsidP="003E2881">
      <w:pPr>
        <w:rPr>
          <w:rFonts w:ascii="Garamond" w:hAnsi="Garamond"/>
        </w:rPr>
      </w:pPr>
    </w:p>
    <w:p w14:paraId="69E70CBE" w14:textId="77777777" w:rsidR="00621148" w:rsidRDefault="00621148" w:rsidP="003E2881">
      <w:pPr>
        <w:rPr>
          <w:rFonts w:ascii="Garamond" w:hAnsi="Garamond"/>
        </w:rPr>
      </w:pPr>
    </w:p>
    <w:p w14:paraId="3655DC16" w14:textId="0B6C555C" w:rsidR="003E2881" w:rsidRDefault="003E2881" w:rsidP="003E2881">
      <w:pPr>
        <w:rPr>
          <w:rFonts w:ascii="Garamond" w:hAnsi="Garamond"/>
        </w:rPr>
      </w:pPr>
      <w:r>
        <w:rPr>
          <w:rFonts w:ascii="Garamond" w:hAnsi="Garamond"/>
        </w:rPr>
        <w:t>Table 3. MLMR model</w:t>
      </w:r>
      <w:r w:rsidR="00706A1B">
        <w:rPr>
          <w:rFonts w:ascii="Garamond" w:hAnsi="Garamond"/>
        </w:rPr>
        <w:t xml:space="preserve">s with personality trait type and SSD moderator terms, as well as their interactions, for each taxonomic group. </w:t>
      </w:r>
      <w:r w:rsidR="00FD1D10">
        <w:rPr>
          <w:rFonts w:ascii="Garamond" w:hAnsi="Garamond"/>
        </w:rPr>
        <w:t xml:space="preserve">Estimates </w:t>
      </w:r>
      <w:r w:rsidR="00706A1B">
        <w:rPr>
          <w:rFonts w:ascii="Garamond" w:hAnsi="Garamond"/>
        </w:rPr>
        <w:t xml:space="preserve">highlighted in bold indicate significant differences between males and females. </w:t>
      </w:r>
      <w:r w:rsidR="00FD1D10">
        <w:rPr>
          <w:rFonts w:ascii="Garamond" w:hAnsi="Garamond"/>
        </w:rPr>
        <w:t>Positive estimates indicate that the mean and variability are greater for males than females.</w:t>
      </w:r>
    </w:p>
    <w:tbl>
      <w:tblPr>
        <w:tblStyle w:val="TableGrid"/>
        <w:tblpPr w:leftFromText="180" w:rightFromText="180" w:vertAnchor="text" w:horzAnchor="margin" w:tblpXSpec="center" w:tblpY="235"/>
        <w:tblW w:w="10600" w:type="dxa"/>
        <w:tblBorders>
          <w:insideH w:val="none" w:sz="0" w:space="0" w:color="auto"/>
          <w:insideV w:val="none" w:sz="0" w:space="0" w:color="auto"/>
        </w:tblBorders>
        <w:tblLayout w:type="fixed"/>
        <w:tblLook w:val="04A0" w:firstRow="1" w:lastRow="0" w:firstColumn="1" w:lastColumn="0" w:noHBand="0" w:noVBand="1"/>
      </w:tblPr>
      <w:tblGrid>
        <w:gridCol w:w="1759"/>
        <w:gridCol w:w="638"/>
        <w:gridCol w:w="1110"/>
        <w:gridCol w:w="883"/>
        <w:gridCol w:w="992"/>
        <w:gridCol w:w="1276"/>
        <w:gridCol w:w="992"/>
        <w:gridCol w:w="850"/>
        <w:gridCol w:w="1134"/>
        <w:gridCol w:w="966"/>
      </w:tblGrid>
      <w:tr w:rsidR="0078288A" w:rsidRPr="0078288A" w14:paraId="31902A8C" w14:textId="77777777" w:rsidTr="0078288A">
        <w:trPr>
          <w:trHeight w:val="220"/>
        </w:trPr>
        <w:tc>
          <w:tcPr>
            <w:tcW w:w="1759" w:type="dxa"/>
            <w:tcBorders>
              <w:top w:val="single" w:sz="4" w:space="0" w:color="auto"/>
              <w:bottom w:val="single" w:sz="4" w:space="0" w:color="auto"/>
            </w:tcBorders>
          </w:tcPr>
          <w:p w14:paraId="60DFCF57" w14:textId="77777777" w:rsidR="0078288A" w:rsidRPr="0078288A" w:rsidRDefault="0078288A" w:rsidP="0078288A">
            <w:pPr>
              <w:spacing w:line="276" w:lineRule="auto"/>
              <w:rPr>
                <w:rFonts w:ascii="Garamond" w:hAnsi="Garamond"/>
                <w:b/>
                <w:sz w:val="18"/>
                <w:szCs w:val="18"/>
              </w:rPr>
            </w:pPr>
            <w:r w:rsidRPr="0078288A">
              <w:rPr>
                <w:rFonts w:ascii="Garamond" w:hAnsi="Garamond"/>
                <w:b/>
                <w:sz w:val="18"/>
                <w:szCs w:val="18"/>
              </w:rPr>
              <w:t>Parameters</w:t>
            </w:r>
          </w:p>
        </w:tc>
        <w:tc>
          <w:tcPr>
            <w:tcW w:w="638" w:type="dxa"/>
            <w:tcBorders>
              <w:top w:val="single" w:sz="4" w:space="0" w:color="auto"/>
              <w:bottom w:val="single" w:sz="4" w:space="0" w:color="auto"/>
            </w:tcBorders>
          </w:tcPr>
          <w:p w14:paraId="052225BC" w14:textId="77777777" w:rsidR="0078288A" w:rsidRPr="0078288A" w:rsidRDefault="0078288A" w:rsidP="0078288A">
            <w:pPr>
              <w:jc w:val="center"/>
              <w:rPr>
                <w:rFonts w:ascii="Garamond" w:hAnsi="Garamond"/>
                <w:b/>
                <w:sz w:val="18"/>
                <w:szCs w:val="18"/>
              </w:rPr>
            </w:pPr>
            <w:r w:rsidRPr="0078288A">
              <w:rPr>
                <w:rFonts w:ascii="Garamond" w:hAnsi="Garamond"/>
                <w:b/>
                <w:sz w:val="18"/>
                <w:szCs w:val="18"/>
              </w:rPr>
              <w:t>SMD</w:t>
            </w:r>
          </w:p>
          <w:p w14:paraId="0A0E4AB5" w14:textId="77777777" w:rsidR="0078288A" w:rsidRPr="0078288A" w:rsidRDefault="0078288A" w:rsidP="0078288A">
            <w:pPr>
              <w:jc w:val="center"/>
              <w:rPr>
                <w:rFonts w:ascii="Garamond" w:hAnsi="Garamond"/>
                <w:b/>
                <w:sz w:val="18"/>
                <w:szCs w:val="18"/>
              </w:rPr>
            </w:pPr>
            <w:r w:rsidRPr="0078288A">
              <w:rPr>
                <w:rFonts w:ascii="Garamond" w:hAnsi="Garamond"/>
                <w:b/>
                <w:sz w:val="18"/>
                <w:szCs w:val="18"/>
              </w:rPr>
              <w:t>mean</w:t>
            </w:r>
          </w:p>
        </w:tc>
        <w:tc>
          <w:tcPr>
            <w:tcW w:w="1110" w:type="dxa"/>
            <w:tcBorders>
              <w:top w:val="single" w:sz="4" w:space="0" w:color="auto"/>
              <w:bottom w:val="single" w:sz="4" w:space="0" w:color="auto"/>
            </w:tcBorders>
          </w:tcPr>
          <w:p w14:paraId="6154B813" w14:textId="77777777" w:rsidR="0078288A" w:rsidRPr="0078288A" w:rsidRDefault="0078288A" w:rsidP="0078288A">
            <w:pPr>
              <w:jc w:val="center"/>
              <w:rPr>
                <w:rFonts w:ascii="Garamond" w:hAnsi="Garamond"/>
                <w:b/>
                <w:sz w:val="18"/>
                <w:szCs w:val="18"/>
              </w:rPr>
            </w:pPr>
            <w:r w:rsidRPr="0078288A">
              <w:rPr>
                <w:rFonts w:ascii="Garamond" w:hAnsi="Garamond"/>
                <w:b/>
                <w:sz w:val="18"/>
                <w:szCs w:val="18"/>
              </w:rPr>
              <w:t>SMD 95%CI</w:t>
            </w:r>
          </w:p>
        </w:tc>
        <w:tc>
          <w:tcPr>
            <w:tcW w:w="883" w:type="dxa"/>
            <w:tcBorders>
              <w:top w:val="single" w:sz="4" w:space="0" w:color="auto"/>
              <w:bottom w:val="single" w:sz="4" w:space="0" w:color="auto"/>
            </w:tcBorders>
          </w:tcPr>
          <w:p w14:paraId="0A26A532" w14:textId="77777777" w:rsidR="0078288A" w:rsidRPr="0078288A" w:rsidRDefault="0078288A" w:rsidP="0078288A">
            <w:pPr>
              <w:jc w:val="center"/>
              <w:rPr>
                <w:rFonts w:ascii="Garamond" w:hAnsi="Garamond"/>
                <w:b/>
                <w:sz w:val="18"/>
                <w:szCs w:val="18"/>
              </w:rPr>
            </w:pPr>
            <w:r w:rsidRPr="0078288A">
              <w:rPr>
                <w:rFonts w:ascii="Garamond" w:hAnsi="Garamond"/>
                <w:b/>
                <w:sz w:val="18"/>
                <w:szCs w:val="18"/>
              </w:rPr>
              <w:t>SMD</w:t>
            </w:r>
          </w:p>
          <w:p w14:paraId="079C1F0C" w14:textId="77777777" w:rsidR="0078288A" w:rsidRPr="0078288A" w:rsidRDefault="0078288A" w:rsidP="0078288A">
            <w:pPr>
              <w:jc w:val="center"/>
              <w:rPr>
                <w:rFonts w:ascii="Garamond" w:hAnsi="Garamond"/>
                <w:b/>
                <w:sz w:val="18"/>
                <w:szCs w:val="18"/>
              </w:rPr>
            </w:pPr>
            <w:r w:rsidRPr="0078288A">
              <w:rPr>
                <w:rFonts w:ascii="Garamond" w:hAnsi="Garamond"/>
                <w:b/>
                <w:i/>
                <w:sz w:val="18"/>
                <w:szCs w:val="18"/>
              </w:rPr>
              <w:t>p-value</w:t>
            </w:r>
          </w:p>
        </w:tc>
        <w:tc>
          <w:tcPr>
            <w:tcW w:w="992" w:type="dxa"/>
            <w:tcBorders>
              <w:top w:val="single" w:sz="4" w:space="0" w:color="auto"/>
              <w:bottom w:val="single" w:sz="4" w:space="0" w:color="auto"/>
            </w:tcBorders>
          </w:tcPr>
          <w:p w14:paraId="0B5FC576" w14:textId="77777777" w:rsidR="0078288A" w:rsidRPr="0078288A" w:rsidRDefault="0078288A" w:rsidP="0078288A">
            <w:pPr>
              <w:jc w:val="center"/>
              <w:rPr>
                <w:rFonts w:ascii="Garamond" w:hAnsi="Garamond"/>
                <w:b/>
                <w:sz w:val="18"/>
                <w:szCs w:val="18"/>
              </w:rPr>
            </w:pPr>
            <w:r w:rsidRPr="0078288A">
              <w:rPr>
                <w:rFonts w:ascii="Garamond" w:hAnsi="Garamond"/>
                <w:b/>
                <w:sz w:val="18"/>
                <w:szCs w:val="18"/>
              </w:rPr>
              <w:t xml:space="preserve">lnCVR </w:t>
            </w:r>
          </w:p>
          <w:p w14:paraId="7426F8E2" w14:textId="77777777" w:rsidR="0078288A" w:rsidRPr="0078288A" w:rsidRDefault="0078288A" w:rsidP="0078288A">
            <w:pPr>
              <w:jc w:val="center"/>
              <w:rPr>
                <w:rFonts w:ascii="Garamond" w:hAnsi="Garamond"/>
                <w:b/>
                <w:sz w:val="18"/>
                <w:szCs w:val="18"/>
              </w:rPr>
            </w:pPr>
            <w:r w:rsidRPr="0078288A">
              <w:rPr>
                <w:rFonts w:ascii="Garamond" w:hAnsi="Garamond"/>
                <w:b/>
                <w:sz w:val="18"/>
                <w:szCs w:val="18"/>
              </w:rPr>
              <w:t>mean</w:t>
            </w:r>
          </w:p>
        </w:tc>
        <w:tc>
          <w:tcPr>
            <w:tcW w:w="1276" w:type="dxa"/>
            <w:tcBorders>
              <w:top w:val="single" w:sz="4" w:space="0" w:color="auto"/>
              <w:bottom w:val="single" w:sz="4" w:space="0" w:color="auto"/>
            </w:tcBorders>
          </w:tcPr>
          <w:p w14:paraId="1626FF13" w14:textId="77777777" w:rsidR="0078288A" w:rsidRPr="0078288A" w:rsidRDefault="0078288A" w:rsidP="0078288A">
            <w:pPr>
              <w:jc w:val="center"/>
              <w:rPr>
                <w:rFonts w:ascii="Garamond" w:hAnsi="Garamond"/>
                <w:b/>
                <w:sz w:val="18"/>
                <w:szCs w:val="18"/>
              </w:rPr>
            </w:pPr>
            <w:r w:rsidRPr="0078288A">
              <w:rPr>
                <w:rFonts w:ascii="Garamond" w:hAnsi="Garamond"/>
                <w:b/>
                <w:sz w:val="18"/>
                <w:szCs w:val="18"/>
              </w:rPr>
              <w:t xml:space="preserve">lnCVR </w:t>
            </w:r>
          </w:p>
          <w:p w14:paraId="711430E0" w14:textId="77777777" w:rsidR="0078288A" w:rsidRPr="0078288A" w:rsidRDefault="0078288A" w:rsidP="0078288A">
            <w:pPr>
              <w:jc w:val="center"/>
              <w:rPr>
                <w:rFonts w:ascii="Garamond" w:hAnsi="Garamond"/>
                <w:b/>
                <w:sz w:val="18"/>
                <w:szCs w:val="18"/>
              </w:rPr>
            </w:pPr>
            <w:r w:rsidRPr="0078288A">
              <w:rPr>
                <w:rFonts w:ascii="Garamond" w:hAnsi="Garamond"/>
                <w:b/>
                <w:sz w:val="18"/>
                <w:szCs w:val="18"/>
              </w:rPr>
              <w:t>95%CI</w:t>
            </w:r>
          </w:p>
        </w:tc>
        <w:tc>
          <w:tcPr>
            <w:tcW w:w="992" w:type="dxa"/>
            <w:tcBorders>
              <w:top w:val="single" w:sz="4" w:space="0" w:color="auto"/>
              <w:bottom w:val="single" w:sz="4" w:space="0" w:color="auto"/>
            </w:tcBorders>
          </w:tcPr>
          <w:p w14:paraId="2EA3EB53" w14:textId="77777777" w:rsidR="0078288A" w:rsidRPr="0078288A" w:rsidRDefault="0078288A" w:rsidP="0078288A">
            <w:pPr>
              <w:jc w:val="center"/>
              <w:rPr>
                <w:rFonts w:ascii="Garamond" w:hAnsi="Garamond"/>
                <w:b/>
                <w:sz w:val="18"/>
                <w:szCs w:val="18"/>
              </w:rPr>
            </w:pPr>
            <w:r w:rsidRPr="0078288A">
              <w:rPr>
                <w:rFonts w:ascii="Garamond" w:hAnsi="Garamond"/>
                <w:b/>
                <w:sz w:val="18"/>
                <w:szCs w:val="18"/>
              </w:rPr>
              <w:t>lnCVR</w:t>
            </w:r>
          </w:p>
          <w:p w14:paraId="6187A2FF" w14:textId="77777777" w:rsidR="0078288A" w:rsidRPr="0078288A" w:rsidRDefault="0078288A" w:rsidP="0078288A">
            <w:pPr>
              <w:jc w:val="center"/>
              <w:rPr>
                <w:rFonts w:ascii="Garamond" w:hAnsi="Garamond"/>
                <w:b/>
                <w:sz w:val="18"/>
                <w:szCs w:val="18"/>
              </w:rPr>
            </w:pPr>
            <w:r w:rsidRPr="0078288A">
              <w:rPr>
                <w:rFonts w:ascii="Garamond" w:hAnsi="Garamond"/>
                <w:b/>
                <w:i/>
                <w:sz w:val="18"/>
                <w:szCs w:val="18"/>
              </w:rPr>
              <w:t>p-value</w:t>
            </w:r>
          </w:p>
        </w:tc>
        <w:tc>
          <w:tcPr>
            <w:tcW w:w="850" w:type="dxa"/>
            <w:tcBorders>
              <w:top w:val="single" w:sz="4" w:space="0" w:color="auto"/>
              <w:bottom w:val="single" w:sz="4" w:space="0" w:color="auto"/>
            </w:tcBorders>
          </w:tcPr>
          <w:p w14:paraId="2B84F44B" w14:textId="77777777" w:rsidR="0078288A" w:rsidRPr="0078288A" w:rsidRDefault="0078288A" w:rsidP="0078288A">
            <w:pPr>
              <w:jc w:val="center"/>
              <w:rPr>
                <w:rFonts w:ascii="Garamond" w:hAnsi="Garamond"/>
                <w:b/>
                <w:sz w:val="18"/>
                <w:szCs w:val="18"/>
              </w:rPr>
            </w:pPr>
            <w:r w:rsidRPr="0078288A">
              <w:rPr>
                <w:rFonts w:ascii="Garamond" w:hAnsi="Garamond"/>
                <w:b/>
                <w:sz w:val="18"/>
                <w:szCs w:val="18"/>
              </w:rPr>
              <w:t>n studies</w:t>
            </w:r>
          </w:p>
        </w:tc>
        <w:tc>
          <w:tcPr>
            <w:tcW w:w="1134" w:type="dxa"/>
            <w:tcBorders>
              <w:top w:val="single" w:sz="4" w:space="0" w:color="auto"/>
              <w:bottom w:val="single" w:sz="4" w:space="0" w:color="auto"/>
            </w:tcBorders>
          </w:tcPr>
          <w:p w14:paraId="056DD178" w14:textId="77777777" w:rsidR="0078288A" w:rsidRDefault="0078288A" w:rsidP="0078288A">
            <w:pPr>
              <w:jc w:val="center"/>
              <w:rPr>
                <w:rFonts w:ascii="Garamond" w:hAnsi="Garamond"/>
                <w:b/>
                <w:sz w:val="18"/>
                <w:szCs w:val="18"/>
              </w:rPr>
            </w:pPr>
            <w:r>
              <w:rPr>
                <w:rFonts w:ascii="Garamond" w:hAnsi="Garamond"/>
                <w:b/>
                <w:sz w:val="18"/>
                <w:szCs w:val="18"/>
              </w:rPr>
              <w:t xml:space="preserve">n </w:t>
            </w:r>
          </w:p>
          <w:p w14:paraId="269CAB0D" w14:textId="285FFCB1" w:rsidR="0078288A" w:rsidRPr="0078288A" w:rsidRDefault="0078288A" w:rsidP="0078288A">
            <w:pPr>
              <w:jc w:val="center"/>
              <w:rPr>
                <w:rFonts w:ascii="Garamond" w:hAnsi="Garamond"/>
                <w:b/>
                <w:sz w:val="18"/>
                <w:szCs w:val="18"/>
              </w:rPr>
            </w:pPr>
            <w:r>
              <w:rPr>
                <w:rFonts w:ascii="Garamond" w:hAnsi="Garamond"/>
                <w:b/>
                <w:sz w:val="18"/>
                <w:szCs w:val="18"/>
              </w:rPr>
              <w:t>species</w:t>
            </w:r>
          </w:p>
        </w:tc>
        <w:tc>
          <w:tcPr>
            <w:tcW w:w="966" w:type="dxa"/>
            <w:tcBorders>
              <w:top w:val="single" w:sz="4" w:space="0" w:color="auto"/>
              <w:bottom w:val="single" w:sz="4" w:space="0" w:color="auto"/>
            </w:tcBorders>
          </w:tcPr>
          <w:p w14:paraId="635AE857" w14:textId="165A1A26" w:rsidR="0078288A" w:rsidRDefault="0078288A" w:rsidP="0078288A">
            <w:pPr>
              <w:jc w:val="center"/>
              <w:rPr>
                <w:rFonts w:ascii="Garamond" w:hAnsi="Garamond"/>
                <w:b/>
                <w:sz w:val="18"/>
                <w:szCs w:val="18"/>
              </w:rPr>
            </w:pPr>
            <w:r>
              <w:rPr>
                <w:rFonts w:ascii="Garamond" w:hAnsi="Garamond"/>
                <w:b/>
                <w:sz w:val="18"/>
                <w:szCs w:val="18"/>
              </w:rPr>
              <w:t>n effect sizes</w:t>
            </w:r>
          </w:p>
        </w:tc>
      </w:tr>
      <w:tr w:rsidR="0078288A" w:rsidRPr="0078288A" w14:paraId="37DF3B1D" w14:textId="77777777" w:rsidTr="0078288A">
        <w:trPr>
          <w:trHeight w:val="126"/>
        </w:trPr>
        <w:tc>
          <w:tcPr>
            <w:tcW w:w="7650" w:type="dxa"/>
            <w:gridSpan w:val="7"/>
            <w:tcBorders>
              <w:top w:val="single" w:sz="4" w:space="0" w:color="auto"/>
            </w:tcBorders>
          </w:tcPr>
          <w:p w14:paraId="02BD07A4" w14:textId="77777777" w:rsidR="0078288A" w:rsidRPr="0078288A" w:rsidRDefault="0078288A" w:rsidP="0078288A">
            <w:pPr>
              <w:spacing w:line="276" w:lineRule="auto"/>
              <w:rPr>
                <w:rFonts w:ascii="Garamond" w:hAnsi="Garamond"/>
                <w:sz w:val="18"/>
                <w:szCs w:val="18"/>
              </w:rPr>
            </w:pPr>
            <w:r w:rsidRPr="0078288A">
              <w:rPr>
                <w:rFonts w:ascii="Garamond" w:hAnsi="Garamond"/>
                <w:b/>
                <w:i/>
                <w:sz w:val="18"/>
                <w:szCs w:val="18"/>
              </w:rPr>
              <w:t>Mammals</w:t>
            </w:r>
          </w:p>
        </w:tc>
        <w:tc>
          <w:tcPr>
            <w:tcW w:w="850" w:type="dxa"/>
            <w:tcBorders>
              <w:top w:val="single" w:sz="4" w:space="0" w:color="auto"/>
            </w:tcBorders>
          </w:tcPr>
          <w:p w14:paraId="28DADCB2" w14:textId="77777777" w:rsidR="0078288A" w:rsidRPr="0078288A" w:rsidRDefault="0078288A" w:rsidP="0078288A">
            <w:pPr>
              <w:spacing w:line="276" w:lineRule="auto"/>
              <w:rPr>
                <w:rFonts w:ascii="Garamond" w:hAnsi="Garamond"/>
                <w:i/>
                <w:sz w:val="18"/>
                <w:szCs w:val="18"/>
              </w:rPr>
            </w:pPr>
          </w:p>
        </w:tc>
        <w:tc>
          <w:tcPr>
            <w:tcW w:w="1134" w:type="dxa"/>
            <w:tcBorders>
              <w:top w:val="single" w:sz="4" w:space="0" w:color="auto"/>
            </w:tcBorders>
          </w:tcPr>
          <w:p w14:paraId="6F516265" w14:textId="77777777" w:rsidR="0078288A" w:rsidRPr="0078288A" w:rsidRDefault="0078288A" w:rsidP="0078288A">
            <w:pPr>
              <w:spacing w:line="276" w:lineRule="auto"/>
              <w:rPr>
                <w:rFonts w:ascii="Garamond" w:hAnsi="Garamond"/>
                <w:i/>
                <w:sz w:val="18"/>
                <w:szCs w:val="18"/>
              </w:rPr>
            </w:pPr>
          </w:p>
        </w:tc>
        <w:tc>
          <w:tcPr>
            <w:tcW w:w="966" w:type="dxa"/>
            <w:tcBorders>
              <w:top w:val="single" w:sz="4" w:space="0" w:color="auto"/>
            </w:tcBorders>
          </w:tcPr>
          <w:p w14:paraId="2038A358" w14:textId="77777777" w:rsidR="0078288A" w:rsidRPr="0078288A" w:rsidRDefault="0078288A" w:rsidP="0078288A">
            <w:pPr>
              <w:spacing w:line="276" w:lineRule="auto"/>
              <w:rPr>
                <w:rFonts w:ascii="Garamond" w:hAnsi="Garamond"/>
                <w:i/>
                <w:sz w:val="18"/>
                <w:szCs w:val="18"/>
              </w:rPr>
            </w:pPr>
          </w:p>
        </w:tc>
      </w:tr>
      <w:tr w:rsidR="0078288A" w:rsidRPr="0078288A" w14:paraId="169F8098" w14:textId="77777777" w:rsidTr="0078288A">
        <w:trPr>
          <w:trHeight w:val="126"/>
        </w:trPr>
        <w:tc>
          <w:tcPr>
            <w:tcW w:w="1759" w:type="dxa"/>
          </w:tcPr>
          <w:p w14:paraId="09EBA0B4" w14:textId="77777777" w:rsidR="0078288A" w:rsidRPr="0078288A" w:rsidRDefault="0078288A" w:rsidP="0078288A">
            <w:pPr>
              <w:spacing w:line="276" w:lineRule="auto"/>
              <w:rPr>
                <w:rFonts w:ascii="Garamond" w:hAnsi="Garamond"/>
                <w:b/>
                <w:sz w:val="18"/>
                <w:szCs w:val="18"/>
              </w:rPr>
            </w:pPr>
            <w:r w:rsidRPr="0078288A">
              <w:rPr>
                <w:rFonts w:ascii="Garamond" w:hAnsi="Garamond"/>
                <w:b/>
                <w:sz w:val="18"/>
                <w:szCs w:val="18"/>
              </w:rPr>
              <w:t>Activity</w:t>
            </w:r>
          </w:p>
        </w:tc>
        <w:tc>
          <w:tcPr>
            <w:tcW w:w="638" w:type="dxa"/>
          </w:tcPr>
          <w:p w14:paraId="2F80D2B6" w14:textId="77777777" w:rsidR="0078288A" w:rsidRPr="0078288A" w:rsidRDefault="0078288A" w:rsidP="0078288A">
            <w:pPr>
              <w:spacing w:line="276" w:lineRule="auto"/>
              <w:jc w:val="center"/>
              <w:rPr>
                <w:rFonts w:ascii="Garamond" w:hAnsi="Garamond"/>
                <w:b/>
                <w:sz w:val="18"/>
                <w:szCs w:val="18"/>
              </w:rPr>
            </w:pPr>
            <w:r w:rsidRPr="0078288A">
              <w:rPr>
                <w:rFonts w:ascii="Garamond" w:hAnsi="Garamond"/>
                <w:b/>
                <w:sz w:val="18"/>
                <w:szCs w:val="18"/>
              </w:rPr>
              <w:t>0.27</w:t>
            </w:r>
          </w:p>
        </w:tc>
        <w:tc>
          <w:tcPr>
            <w:tcW w:w="1110" w:type="dxa"/>
          </w:tcPr>
          <w:p w14:paraId="7C20683B" w14:textId="5A2A6F8E" w:rsidR="0078288A" w:rsidRPr="0078288A" w:rsidRDefault="0078288A" w:rsidP="0078288A">
            <w:pPr>
              <w:spacing w:line="276" w:lineRule="auto"/>
              <w:jc w:val="center"/>
              <w:rPr>
                <w:rFonts w:ascii="Garamond" w:hAnsi="Garamond"/>
                <w:b/>
                <w:sz w:val="18"/>
                <w:szCs w:val="18"/>
              </w:rPr>
            </w:pPr>
            <w:r>
              <w:rPr>
                <w:rFonts w:ascii="Garamond" w:hAnsi="Garamond"/>
                <w:b/>
                <w:sz w:val="18"/>
                <w:szCs w:val="18"/>
              </w:rPr>
              <w:t>-</w:t>
            </w:r>
            <w:r w:rsidRPr="0078288A">
              <w:rPr>
                <w:rFonts w:ascii="Garamond" w:hAnsi="Garamond"/>
                <w:b/>
                <w:sz w:val="18"/>
                <w:szCs w:val="18"/>
              </w:rPr>
              <w:t>0.0</w:t>
            </w:r>
            <w:r>
              <w:rPr>
                <w:rFonts w:ascii="Garamond" w:hAnsi="Garamond"/>
                <w:b/>
                <w:sz w:val="18"/>
                <w:szCs w:val="18"/>
              </w:rPr>
              <w:t>1</w:t>
            </w:r>
            <w:r w:rsidRPr="0078288A">
              <w:rPr>
                <w:rFonts w:ascii="Garamond" w:hAnsi="Garamond"/>
                <w:b/>
                <w:sz w:val="18"/>
                <w:szCs w:val="18"/>
              </w:rPr>
              <w:t>, 0.54</w:t>
            </w:r>
          </w:p>
        </w:tc>
        <w:tc>
          <w:tcPr>
            <w:tcW w:w="883" w:type="dxa"/>
          </w:tcPr>
          <w:p w14:paraId="024B90A8" w14:textId="376A2806" w:rsidR="0078288A" w:rsidRPr="0078288A" w:rsidRDefault="0078288A" w:rsidP="0078288A">
            <w:pPr>
              <w:spacing w:line="276" w:lineRule="auto"/>
              <w:jc w:val="center"/>
              <w:rPr>
                <w:rFonts w:ascii="Garamond" w:hAnsi="Garamond"/>
                <w:b/>
                <w:sz w:val="18"/>
                <w:szCs w:val="18"/>
              </w:rPr>
            </w:pPr>
            <w:r>
              <w:rPr>
                <w:rFonts w:ascii="Garamond" w:hAnsi="Garamond"/>
                <w:b/>
                <w:sz w:val="18"/>
                <w:szCs w:val="18"/>
              </w:rPr>
              <w:t>0.05</w:t>
            </w:r>
          </w:p>
        </w:tc>
        <w:tc>
          <w:tcPr>
            <w:tcW w:w="992" w:type="dxa"/>
          </w:tcPr>
          <w:p w14:paraId="27F91BD4"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0.07</w:t>
            </w:r>
          </w:p>
        </w:tc>
        <w:tc>
          <w:tcPr>
            <w:tcW w:w="1276" w:type="dxa"/>
          </w:tcPr>
          <w:p w14:paraId="1AAD6099" w14:textId="36F10DE0"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-0.2</w:t>
            </w:r>
            <w:r>
              <w:rPr>
                <w:rFonts w:ascii="Garamond" w:hAnsi="Garamond"/>
                <w:sz w:val="18"/>
                <w:szCs w:val="18"/>
              </w:rPr>
              <w:t>2</w:t>
            </w:r>
            <w:r w:rsidRPr="0078288A">
              <w:rPr>
                <w:rFonts w:ascii="Garamond" w:hAnsi="Garamond"/>
                <w:sz w:val="18"/>
                <w:szCs w:val="18"/>
              </w:rPr>
              <w:t>, 0.3</w:t>
            </w:r>
            <w:r>
              <w:rPr>
                <w:rFonts w:ascii="Garamond" w:hAnsi="Garamond"/>
                <w:sz w:val="18"/>
                <w:szCs w:val="18"/>
              </w:rPr>
              <w:t>7</w:t>
            </w:r>
          </w:p>
        </w:tc>
        <w:tc>
          <w:tcPr>
            <w:tcW w:w="992" w:type="dxa"/>
          </w:tcPr>
          <w:p w14:paraId="085F8A21" w14:textId="518B8D73" w:rsidR="0078288A" w:rsidRPr="0078288A" w:rsidRDefault="0078288A" w:rsidP="0078288A">
            <w:pPr>
              <w:spacing w:line="276" w:lineRule="auto"/>
              <w:jc w:val="center"/>
              <w:rPr>
                <w:rFonts w:ascii="Garamond" w:hAnsi="Garamond"/>
                <w:sz w:val="18"/>
                <w:szCs w:val="18"/>
              </w:rPr>
            </w:pPr>
            <w:r>
              <w:rPr>
                <w:rFonts w:ascii="Garamond" w:hAnsi="Garamond"/>
                <w:sz w:val="18"/>
                <w:szCs w:val="18"/>
              </w:rPr>
              <w:t>0.63</w:t>
            </w:r>
          </w:p>
        </w:tc>
        <w:tc>
          <w:tcPr>
            <w:tcW w:w="850" w:type="dxa"/>
          </w:tcPr>
          <w:p w14:paraId="5442BE79" w14:textId="30758B8F" w:rsidR="0078288A" w:rsidRPr="0078288A" w:rsidRDefault="0078288A" w:rsidP="0078288A">
            <w:pPr>
              <w:spacing w:line="276" w:lineRule="auto"/>
              <w:jc w:val="center"/>
              <w:rPr>
                <w:rFonts w:ascii="Garamond" w:hAnsi="Garamond"/>
                <w:sz w:val="18"/>
                <w:szCs w:val="18"/>
              </w:rPr>
            </w:pPr>
            <w:r>
              <w:rPr>
                <w:rFonts w:ascii="Garamond" w:hAnsi="Garamond"/>
                <w:sz w:val="18"/>
                <w:szCs w:val="18"/>
              </w:rPr>
              <w:t>14</w:t>
            </w:r>
          </w:p>
        </w:tc>
        <w:tc>
          <w:tcPr>
            <w:tcW w:w="1134" w:type="dxa"/>
          </w:tcPr>
          <w:p w14:paraId="1F92016C" w14:textId="133DA5A6" w:rsidR="0078288A" w:rsidRPr="0078288A" w:rsidRDefault="0078288A" w:rsidP="0078288A">
            <w:pPr>
              <w:spacing w:line="276" w:lineRule="auto"/>
              <w:jc w:val="center"/>
              <w:rPr>
                <w:rFonts w:ascii="Garamond" w:hAnsi="Garamond"/>
                <w:sz w:val="18"/>
                <w:szCs w:val="18"/>
              </w:rPr>
            </w:pPr>
            <w:r>
              <w:rPr>
                <w:rFonts w:ascii="Garamond" w:hAnsi="Garamond"/>
                <w:sz w:val="18"/>
                <w:szCs w:val="18"/>
              </w:rPr>
              <w:t>12</w:t>
            </w:r>
          </w:p>
        </w:tc>
        <w:tc>
          <w:tcPr>
            <w:tcW w:w="966" w:type="dxa"/>
          </w:tcPr>
          <w:p w14:paraId="3F4D616E" w14:textId="4530FA73" w:rsidR="0078288A" w:rsidRPr="0078288A" w:rsidRDefault="0078288A" w:rsidP="0078288A">
            <w:pPr>
              <w:spacing w:line="276" w:lineRule="auto"/>
              <w:jc w:val="center"/>
              <w:rPr>
                <w:rFonts w:ascii="Garamond" w:hAnsi="Garamond"/>
                <w:sz w:val="18"/>
                <w:szCs w:val="18"/>
              </w:rPr>
            </w:pPr>
            <w:r>
              <w:rPr>
                <w:rFonts w:ascii="Garamond" w:hAnsi="Garamond"/>
                <w:sz w:val="18"/>
                <w:szCs w:val="18"/>
              </w:rPr>
              <w:t>84</w:t>
            </w:r>
          </w:p>
        </w:tc>
      </w:tr>
      <w:tr w:rsidR="0078288A" w:rsidRPr="0078288A" w14:paraId="5931351A" w14:textId="77777777" w:rsidTr="0078288A">
        <w:trPr>
          <w:trHeight w:val="115"/>
        </w:trPr>
        <w:tc>
          <w:tcPr>
            <w:tcW w:w="1759" w:type="dxa"/>
          </w:tcPr>
          <w:p w14:paraId="00151393" w14:textId="77777777" w:rsidR="0078288A" w:rsidRPr="0078288A" w:rsidRDefault="0078288A" w:rsidP="0078288A">
            <w:pPr>
              <w:spacing w:line="276" w:lineRule="auto"/>
              <w:rPr>
                <w:rFonts w:ascii="Garamond" w:hAnsi="Garamond"/>
                <w:sz w:val="18"/>
                <w:szCs w:val="18"/>
              </w:rPr>
            </w:pPr>
            <w:r w:rsidRPr="0078288A">
              <w:rPr>
                <w:rFonts w:ascii="Garamond" w:hAnsi="Garamond"/>
                <w:sz w:val="18"/>
                <w:szCs w:val="18"/>
              </w:rPr>
              <w:t>Aggression</w:t>
            </w:r>
          </w:p>
        </w:tc>
        <w:tc>
          <w:tcPr>
            <w:tcW w:w="638" w:type="dxa"/>
          </w:tcPr>
          <w:p w14:paraId="439CA566" w14:textId="6CDD7996"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0.1</w:t>
            </w:r>
            <w:r>
              <w:rPr>
                <w:rFonts w:ascii="Garamond" w:hAnsi="Garamond"/>
                <w:sz w:val="18"/>
                <w:szCs w:val="18"/>
              </w:rPr>
              <w:t>5</w:t>
            </w:r>
          </w:p>
        </w:tc>
        <w:tc>
          <w:tcPr>
            <w:tcW w:w="1110" w:type="dxa"/>
          </w:tcPr>
          <w:p w14:paraId="6B822055" w14:textId="1CE40A1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-0.0</w:t>
            </w:r>
            <w:r>
              <w:rPr>
                <w:rFonts w:ascii="Garamond" w:hAnsi="Garamond"/>
                <w:sz w:val="18"/>
                <w:szCs w:val="18"/>
              </w:rPr>
              <w:t>6</w:t>
            </w:r>
            <w:r w:rsidRPr="0078288A">
              <w:rPr>
                <w:rFonts w:ascii="Garamond" w:hAnsi="Garamond"/>
                <w:sz w:val="18"/>
                <w:szCs w:val="18"/>
              </w:rPr>
              <w:t>, 0.3</w:t>
            </w:r>
            <w:r>
              <w:rPr>
                <w:rFonts w:ascii="Garamond" w:hAnsi="Garamond"/>
                <w:sz w:val="18"/>
                <w:szCs w:val="18"/>
              </w:rPr>
              <w:t>7</w:t>
            </w:r>
          </w:p>
        </w:tc>
        <w:tc>
          <w:tcPr>
            <w:tcW w:w="883" w:type="dxa"/>
          </w:tcPr>
          <w:p w14:paraId="7A1F4207" w14:textId="5C1EDB00" w:rsidR="0078288A" w:rsidRPr="0078288A" w:rsidRDefault="0078288A" w:rsidP="0078288A">
            <w:pPr>
              <w:spacing w:line="276" w:lineRule="auto"/>
              <w:jc w:val="center"/>
              <w:rPr>
                <w:rFonts w:ascii="Garamond" w:hAnsi="Garamond"/>
                <w:sz w:val="18"/>
                <w:szCs w:val="18"/>
              </w:rPr>
            </w:pPr>
            <w:r>
              <w:rPr>
                <w:rFonts w:ascii="Garamond" w:hAnsi="Garamond"/>
                <w:sz w:val="18"/>
                <w:szCs w:val="18"/>
              </w:rPr>
              <w:t>0.17</w:t>
            </w:r>
          </w:p>
        </w:tc>
        <w:tc>
          <w:tcPr>
            <w:tcW w:w="992" w:type="dxa"/>
          </w:tcPr>
          <w:p w14:paraId="1C350F24"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0.10</w:t>
            </w:r>
          </w:p>
        </w:tc>
        <w:tc>
          <w:tcPr>
            <w:tcW w:w="1276" w:type="dxa"/>
          </w:tcPr>
          <w:p w14:paraId="3A9290A6" w14:textId="56E7FC93"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-0.1</w:t>
            </w:r>
            <w:r>
              <w:rPr>
                <w:rFonts w:ascii="Garamond" w:hAnsi="Garamond"/>
                <w:sz w:val="18"/>
                <w:szCs w:val="18"/>
              </w:rPr>
              <w:t>8</w:t>
            </w:r>
            <w:r w:rsidRPr="0078288A">
              <w:rPr>
                <w:rFonts w:ascii="Garamond" w:hAnsi="Garamond"/>
                <w:sz w:val="18"/>
                <w:szCs w:val="18"/>
              </w:rPr>
              <w:t>, 0.3</w:t>
            </w:r>
            <w:r>
              <w:rPr>
                <w:rFonts w:ascii="Garamond" w:hAnsi="Garamond"/>
                <w:sz w:val="18"/>
                <w:szCs w:val="18"/>
              </w:rPr>
              <w:t>9</w:t>
            </w:r>
          </w:p>
        </w:tc>
        <w:tc>
          <w:tcPr>
            <w:tcW w:w="992" w:type="dxa"/>
          </w:tcPr>
          <w:p w14:paraId="23C40F77" w14:textId="09FDA685" w:rsidR="0078288A" w:rsidRPr="0078288A" w:rsidRDefault="0078288A" w:rsidP="0078288A">
            <w:pPr>
              <w:spacing w:line="276" w:lineRule="auto"/>
              <w:jc w:val="center"/>
              <w:rPr>
                <w:rFonts w:ascii="Garamond" w:hAnsi="Garamond"/>
                <w:sz w:val="18"/>
                <w:szCs w:val="18"/>
              </w:rPr>
            </w:pPr>
            <w:r>
              <w:rPr>
                <w:rFonts w:ascii="Garamond" w:hAnsi="Garamond"/>
                <w:sz w:val="18"/>
                <w:szCs w:val="18"/>
              </w:rPr>
              <w:t>0.48</w:t>
            </w:r>
          </w:p>
        </w:tc>
        <w:tc>
          <w:tcPr>
            <w:tcW w:w="850" w:type="dxa"/>
          </w:tcPr>
          <w:p w14:paraId="339215EF" w14:textId="41902837" w:rsidR="0078288A" w:rsidRPr="0078288A" w:rsidRDefault="0078288A" w:rsidP="0078288A">
            <w:pPr>
              <w:spacing w:line="276" w:lineRule="auto"/>
              <w:jc w:val="center"/>
              <w:rPr>
                <w:rFonts w:ascii="Garamond" w:hAnsi="Garamond"/>
                <w:sz w:val="18"/>
                <w:szCs w:val="18"/>
              </w:rPr>
            </w:pPr>
            <w:r>
              <w:rPr>
                <w:rFonts w:ascii="Garamond" w:hAnsi="Garamond"/>
                <w:sz w:val="18"/>
                <w:szCs w:val="18"/>
              </w:rPr>
              <w:t>15</w:t>
            </w:r>
          </w:p>
        </w:tc>
        <w:tc>
          <w:tcPr>
            <w:tcW w:w="1134" w:type="dxa"/>
          </w:tcPr>
          <w:p w14:paraId="0660332A" w14:textId="518CDD41" w:rsidR="0078288A" w:rsidRPr="0078288A" w:rsidRDefault="0078288A" w:rsidP="0078288A">
            <w:pPr>
              <w:spacing w:line="276" w:lineRule="auto"/>
              <w:jc w:val="center"/>
              <w:rPr>
                <w:rFonts w:ascii="Garamond" w:hAnsi="Garamond"/>
                <w:sz w:val="18"/>
                <w:szCs w:val="18"/>
              </w:rPr>
            </w:pPr>
            <w:r>
              <w:rPr>
                <w:rFonts w:ascii="Garamond" w:hAnsi="Garamond"/>
                <w:sz w:val="18"/>
                <w:szCs w:val="18"/>
              </w:rPr>
              <w:t>13</w:t>
            </w:r>
          </w:p>
        </w:tc>
        <w:tc>
          <w:tcPr>
            <w:tcW w:w="966" w:type="dxa"/>
          </w:tcPr>
          <w:p w14:paraId="339794B8" w14:textId="3981F127" w:rsidR="0078288A" w:rsidRPr="0078288A" w:rsidRDefault="0078288A" w:rsidP="0078288A">
            <w:pPr>
              <w:spacing w:line="276" w:lineRule="auto"/>
              <w:jc w:val="center"/>
              <w:rPr>
                <w:rFonts w:ascii="Garamond" w:hAnsi="Garamond"/>
                <w:sz w:val="18"/>
                <w:szCs w:val="18"/>
              </w:rPr>
            </w:pPr>
            <w:r>
              <w:rPr>
                <w:rFonts w:ascii="Garamond" w:hAnsi="Garamond"/>
                <w:sz w:val="18"/>
                <w:szCs w:val="18"/>
              </w:rPr>
              <w:t>85</w:t>
            </w:r>
          </w:p>
        </w:tc>
      </w:tr>
      <w:tr w:rsidR="0078288A" w:rsidRPr="0078288A" w14:paraId="7533B790" w14:textId="77777777" w:rsidTr="0078288A">
        <w:trPr>
          <w:trHeight w:val="126"/>
        </w:trPr>
        <w:tc>
          <w:tcPr>
            <w:tcW w:w="1759" w:type="dxa"/>
          </w:tcPr>
          <w:p w14:paraId="4FCF139D" w14:textId="77777777" w:rsidR="0078288A" w:rsidRPr="0078288A" w:rsidRDefault="0078288A" w:rsidP="0078288A">
            <w:pPr>
              <w:spacing w:line="276" w:lineRule="auto"/>
              <w:rPr>
                <w:rFonts w:ascii="Garamond" w:hAnsi="Garamond"/>
                <w:sz w:val="18"/>
                <w:szCs w:val="18"/>
              </w:rPr>
            </w:pPr>
            <w:r w:rsidRPr="0078288A">
              <w:rPr>
                <w:rFonts w:ascii="Garamond" w:hAnsi="Garamond"/>
                <w:sz w:val="18"/>
                <w:szCs w:val="18"/>
              </w:rPr>
              <w:t>Boldness</w:t>
            </w:r>
          </w:p>
        </w:tc>
        <w:tc>
          <w:tcPr>
            <w:tcW w:w="638" w:type="dxa"/>
          </w:tcPr>
          <w:p w14:paraId="563060D3" w14:textId="1D5C3436"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0.1</w:t>
            </w:r>
            <w:r>
              <w:rPr>
                <w:rFonts w:ascii="Garamond" w:hAnsi="Garamond"/>
                <w:sz w:val="18"/>
                <w:szCs w:val="18"/>
              </w:rPr>
              <w:t>3</w:t>
            </w:r>
          </w:p>
        </w:tc>
        <w:tc>
          <w:tcPr>
            <w:tcW w:w="1110" w:type="dxa"/>
          </w:tcPr>
          <w:p w14:paraId="18FF62FC" w14:textId="73B6FB52"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-0.07, 0.3</w:t>
            </w:r>
            <w:r>
              <w:rPr>
                <w:rFonts w:ascii="Garamond" w:hAnsi="Garamond"/>
                <w:sz w:val="18"/>
                <w:szCs w:val="18"/>
              </w:rPr>
              <w:t>3</w:t>
            </w:r>
          </w:p>
        </w:tc>
        <w:tc>
          <w:tcPr>
            <w:tcW w:w="883" w:type="dxa"/>
          </w:tcPr>
          <w:p w14:paraId="18851958" w14:textId="77CCA300" w:rsidR="0078288A" w:rsidRPr="0078288A" w:rsidRDefault="0078288A" w:rsidP="0078288A">
            <w:pPr>
              <w:spacing w:line="276" w:lineRule="auto"/>
              <w:jc w:val="center"/>
              <w:rPr>
                <w:rFonts w:ascii="Garamond" w:hAnsi="Garamond"/>
                <w:sz w:val="18"/>
                <w:szCs w:val="18"/>
              </w:rPr>
            </w:pPr>
            <w:r>
              <w:rPr>
                <w:rFonts w:ascii="Garamond" w:hAnsi="Garamond"/>
                <w:sz w:val="18"/>
                <w:szCs w:val="18"/>
              </w:rPr>
              <w:t>0.20</w:t>
            </w:r>
          </w:p>
        </w:tc>
        <w:tc>
          <w:tcPr>
            <w:tcW w:w="992" w:type="dxa"/>
          </w:tcPr>
          <w:p w14:paraId="4529F67F" w14:textId="581B8A08" w:rsidR="0078288A" w:rsidRPr="0078288A" w:rsidRDefault="0078288A" w:rsidP="0078288A">
            <w:pPr>
              <w:spacing w:line="276" w:lineRule="auto"/>
              <w:jc w:val="center"/>
              <w:rPr>
                <w:rFonts w:ascii="Garamond" w:hAnsi="Garamond"/>
                <w:sz w:val="18"/>
                <w:szCs w:val="18"/>
              </w:rPr>
            </w:pPr>
            <w:r>
              <w:rPr>
                <w:rFonts w:ascii="Garamond" w:hAnsi="Garamond"/>
                <w:sz w:val="18"/>
                <w:szCs w:val="18"/>
              </w:rPr>
              <w:t>0.10</w:t>
            </w:r>
          </w:p>
        </w:tc>
        <w:tc>
          <w:tcPr>
            <w:tcW w:w="1276" w:type="dxa"/>
          </w:tcPr>
          <w:p w14:paraId="75E24272" w14:textId="13957BCD" w:rsidR="0078288A" w:rsidRPr="0078288A" w:rsidRDefault="0078288A" w:rsidP="0078288A">
            <w:pPr>
              <w:spacing w:line="276" w:lineRule="auto"/>
              <w:jc w:val="center"/>
              <w:rPr>
                <w:rFonts w:ascii="Garamond" w:hAnsi="Garamond"/>
                <w:sz w:val="18"/>
                <w:szCs w:val="18"/>
              </w:rPr>
            </w:pPr>
            <w:r>
              <w:rPr>
                <w:rFonts w:ascii="Garamond" w:hAnsi="Garamond"/>
                <w:sz w:val="18"/>
                <w:szCs w:val="18"/>
              </w:rPr>
              <w:t>-0.18</w:t>
            </w:r>
            <w:r w:rsidRPr="0078288A">
              <w:rPr>
                <w:rFonts w:ascii="Garamond" w:hAnsi="Garamond"/>
                <w:sz w:val="18"/>
                <w:szCs w:val="18"/>
              </w:rPr>
              <w:t>, 0.3</w:t>
            </w:r>
            <w:r>
              <w:rPr>
                <w:rFonts w:ascii="Garamond" w:hAnsi="Garamond"/>
                <w:sz w:val="18"/>
                <w:szCs w:val="18"/>
              </w:rPr>
              <w:t>9</w:t>
            </w:r>
          </w:p>
        </w:tc>
        <w:tc>
          <w:tcPr>
            <w:tcW w:w="992" w:type="dxa"/>
          </w:tcPr>
          <w:p w14:paraId="041C073A" w14:textId="03845EAB" w:rsidR="0078288A" w:rsidRPr="0078288A" w:rsidRDefault="0078288A" w:rsidP="0078288A">
            <w:pPr>
              <w:spacing w:line="276" w:lineRule="auto"/>
              <w:jc w:val="center"/>
              <w:rPr>
                <w:rFonts w:ascii="Garamond" w:hAnsi="Garamond"/>
                <w:sz w:val="18"/>
                <w:szCs w:val="18"/>
              </w:rPr>
            </w:pPr>
            <w:r>
              <w:rPr>
                <w:rFonts w:ascii="Garamond" w:hAnsi="Garamond"/>
                <w:sz w:val="18"/>
                <w:szCs w:val="18"/>
              </w:rPr>
              <w:t>0.48</w:t>
            </w:r>
          </w:p>
        </w:tc>
        <w:tc>
          <w:tcPr>
            <w:tcW w:w="850" w:type="dxa"/>
          </w:tcPr>
          <w:p w14:paraId="424E00A1" w14:textId="43DB951A" w:rsidR="0078288A" w:rsidRPr="0078288A" w:rsidRDefault="0078288A" w:rsidP="0078288A">
            <w:pPr>
              <w:spacing w:line="276" w:lineRule="auto"/>
              <w:jc w:val="center"/>
              <w:rPr>
                <w:rFonts w:ascii="Garamond" w:hAnsi="Garamond"/>
                <w:sz w:val="18"/>
                <w:szCs w:val="18"/>
              </w:rPr>
            </w:pPr>
            <w:r>
              <w:rPr>
                <w:rFonts w:ascii="Garamond" w:hAnsi="Garamond"/>
                <w:sz w:val="18"/>
                <w:szCs w:val="18"/>
              </w:rPr>
              <w:t>26</w:t>
            </w:r>
          </w:p>
        </w:tc>
        <w:tc>
          <w:tcPr>
            <w:tcW w:w="1134" w:type="dxa"/>
          </w:tcPr>
          <w:p w14:paraId="457B020B" w14:textId="7D829015" w:rsidR="0078288A" w:rsidRPr="0078288A" w:rsidRDefault="0078288A" w:rsidP="0078288A">
            <w:pPr>
              <w:spacing w:line="276" w:lineRule="auto"/>
              <w:jc w:val="center"/>
              <w:rPr>
                <w:rFonts w:ascii="Garamond" w:hAnsi="Garamond"/>
                <w:sz w:val="18"/>
                <w:szCs w:val="18"/>
              </w:rPr>
            </w:pPr>
            <w:r>
              <w:rPr>
                <w:rFonts w:ascii="Garamond" w:hAnsi="Garamond"/>
                <w:sz w:val="18"/>
                <w:szCs w:val="18"/>
              </w:rPr>
              <w:t>26</w:t>
            </w:r>
          </w:p>
        </w:tc>
        <w:tc>
          <w:tcPr>
            <w:tcW w:w="966" w:type="dxa"/>
          </w:tcPr>
          <w:p w14:paraId="1B0A4CDF" w14:textId="554470D3" w:rsidR="0078288A" w:rsidRPr="0078288A" w:rsidRDefault="0078288A" w:rsidP="0078288A">
            <w:pPr>
              <w:spacing w:line="276" w:lineRule="auto"/>
              <w:jc w:val="center"/>
              <w:rPr>
                <w:rFonts w:ascii="Garamond" w:hAnsi="Garamond"/>
                <w:sz w:val="18"/>
                <w:szCs w:val="18"/>
              </w:rPr>
            </w:pPr>
            <w:r>
              <w:rPr>
                <w:rFonts w:ascii="Garamond" w:hAnsi="Garamond"/>
                <w:sz w:val="18"/>
                <w:szCs w:val="18"/>
              </w:rPr>
              <w:t>163</w:t>
            </w:r>
          </w:p>
        </w:tc>
      </w:tr>
      <w:tr w:rsidR="0078288A" w:rsidRPr="0078288A" w14:paraId="08C187EE" w14:textId="77777777" w:rsidTr="0078288A">
        <w:trPr>
          <w:trHeight w:val="126"/>
        </w:trPr>
        <w:tc>
          <w:tcPr>
            <w:tcW w:w="1759" w:type="dxa"/>
          </w:tcPr>
          <w:p w14:paraId="5C160420" w14:textId="77777777" w:rsidR="0078288A" w:rsidRPr="0078288A" w:rsidRDefault="0078288A" w:rsidP="0078288A">
            <w:pPr>
              <w:spacing w:line="276" w:lineRule="auto"/>
              <w:rPr>
                <w:rFonts w:ascii="Garamond" w:hAnsi="Garamond"/>
                <w:sz w:val="18"/>
                <w:szCs w:val="18"/>
              </w:rPr>
            </w:pPr>
            <w:r w:rsidRPr="0078288A">
              <w:rPr>
                <w:rFonts w:ascii="Garamond" w:hAnsi="Garamond"/>
                <w:sz w:val="18"/>
                <w:szCs w:val="18"/>
              </w:rPr>
              <w:t>Exploration</w:t>
            </w:r>
          </w:p>
        </w:tc>
        <w:tc>
          <w:tcPr>
            <w:tcW w:w="638" w:type="dxa"/>
          </w:tcPr>
          <w:p w14:paraId="53A9205B" w14:textId="1F71A534"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0.0</w:t>
            </w:r>
            <w:r>
              <w:rPr>
                <w:rFonts w:ascii="Garamond" w:hAnsi="Garamond"/>
                <w:sz w:val="18"/>
                <w:szCs w:val="18"/>
              </w:rPr>
              <w:t>3</w:t>
            </w:r>
          </w:p>
        </w:tc>
        <w:tc>
          <w:tcPr>
            <w:tcW w:w="1110" w:type="dxa"/>
          </w:tcPr>
          <w:p w14:paraId="1A4B3002" w14:textId="45A5771E"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-0.1</w:t>
            </w:r>
            <w:r>
              <w:rPr>
                <w:rFonts w:ascii="Garamond" w:hAnsi="Garamond"/>
                <w:sz w:val="18"/>
                <w:szCs w:val="18"/>
              </w:rPr>
              <w:t>5</w:t>
            </w:r>
            <w:r w:rsidRPr="0078288A">
              <w:rPr>
                <w:rFonts w:ascii="Garamond" w:hAnsi="Garamond"/>
                <w:sz w:val="18"/>
                <w:szCs w:val="18"/>
              </w:rPr>
              <w:t>, 0.</w:t>
            </w:r>
            <w:r>
              <w:rPr>
                <w:rFonts w:ascii="Garamond" w:hAnsi="Garamond"/>
                <w:sz w:val="18"/>
                <w:szCs w:val="18"/>
              </w:rPr>
              <w:t>22</w:t>
            </w:r>
          </w:p>
        </w:tc>
        <w:tc>
          <w:tcPr>
            <w:tcW w:w="883" w:type="dxa"/>
          </w:tcPr>
          <w:p w14:paraId="517D743F" w14:textId="1327342D" w:rsidR="0078288A" w:rsidRPr="0078288A" w:rsidRDefault="0078288A" w:rsidP="0078288A">
            <w:pPr>
              <w:spacing w:line="276" w:lineRule="auto"/>
              <w:jc w:val="center"/>
              <w:rPr>
                <w:rFonts w:ascii="Garamond" w:hAnsi="Garamond"/>
                <w:sz w:val="18"/>
                <w:szCs w:val="18"/>
              </w:rPr>
            </w:pPr>
            <w:r>
              <w:rPr>
                <w:rFonts w:ascii="Garamond" w:hAnsi="Garamond"/>
                <w:sz w:val="18"/>
                <w:szCs w:val="18"/>
              </w:rPr>
              <w:t>0.72</w:t>
            </w:r>
          </w:p>
        </w:tc>
        <w:tc>
          <w:tcPr>
            <w:tcW w:w="992" w:type="dxa"/>
          </w:tcPr>
          <w:p w14:paraId="54E18594" w14:textId="1BCC6A3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0.0</w:t>
            </w:r>
            <w:r>
              <w:rPr>
                <w:rFonts w:ascii="Garamond" w:hAnsi="Garamond"/>
                <w:sz w:val="18"/>
                <w:szCs w:val="18"/>
              </w:rPr>
              <w:t>4</w:t>
            </w:r>
          </w:p>
        </w:tc>
        <w:tc>
          <w:tcPr>
            <w:tcW w:w="1276" w:type="dxa"/>
          </w:tcPr>
          <w:p w14:paraId="6ACE5FCC" w14:textId="7169BD32"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-0.2</w:t>
            </w:r>
            <w:r>
              <w:rPr>
                <w:rFonts w:ascii="Garamond" w:hAnsi="Garamond"/>
                <w:sz w:val="18"/>
                <w:szCs w:val="18"/>
              </w:rPr>
              <w:t>4</w:t>
            </w:r>
            <w:r w:rsidRPr="0078288A">
              <w:rPr>
                <w:rFonts w:ascii="Garamond" w:hAnsi="Garamond"/>
                <w:sz w:val="18"/>
                <w:szCs w:val="18"/>
              </w:rPr>
              <w:t>, 0.3</w:t>
            </w:r>
            <w:r>
              <w:rPr>
                <w:rFonts w:ascii="Garamond" w:hAnsi="Garamond"/>
                <w:sz w:val="18"/>
                <w:szCs w:val="18"/>
              </w:rPr>
              <w:t>2</w:t>
            </w:r>
          </w:p>
        </w:tc>
        <w:tc>
          <w:tcPr>
            <w:tcW w:w="992" w:type="dxa"/>
          </w:tcPr>
          <w:p w14:paraId="0A3DF792" w14:textId="26F822DE" w:rsidR="0078288A" w:rsidRPr="0078288A" w:rsidRDefault="0078288A" w:rsidP="0078288A">
            <w:pPr>
              <w:spacing w:line="276" w:lineRule="auto"/>
              <w:jc w:val="center"/>
              <w:rPr>
                <w:rFonts w:ascii="Garamond" w:hAnsi="Garamond"/>
                <w:sz w:val="18"/>
                <w:szCs w:val="18"/>
              </w:rPr>
            </w:pPr>
            <w:r>
              <w:rPr>
                <w:rFonts w:ascii="Garamond" w:hAnsi="Garamond"/>
                <w:sz w:val="18"/>
                <w:szCs w:val="18"/>
              </w:rPr>
              <w:t>0.78</w:t>
            </w:r>
          </w:p>
        </w:tc>
        <w:tc>
          <w:tcPr>
            <w:tcW w:w="850" w:type="dxa"/>
          </w:tcPr>
          <w:p w14:paraId="064F433B" w14:textId="79279D43" w:rsidR="0078288A" w:rsidRPr="0078288A" w:rsidRDefault="0078288A" w:rsidP="0078288A">
            <w:pPr>
              <w:spacing w:line="276" w:lineRule="auto"/>
              <w:jc w:val="center"/>
              <w:rPr>
                <w:rFonts w:ascii="Garamond" w:hAnsi="Garamond"/>
                <w:sz w:val="18"/>
                <w:szCs w:val="18"/>
              </w:rPr>
            </w:pPr>
            <w:r>
              <w:rPr>
                <w:rFonts w:ascii="Garamond" w:hAnsi="Garamond"/>
                <w:sz w:val="18"/>
                <w:szCs w:val="18"/>
              </w:rPr>
              <w:t>19</w:t>
            </w:r>
          </w:p>
        </w:tc>
        <w:tc>
          <w:tcPr>
            <w:tcW w:w="1134" w:type="dxa"/>
          </w:tcPr>
          <w:p w14:paraId="29D2E1D6" w14:textId="606FA846" w:rsidR="0078288A" w:rsidRPr="0078288A" w:rsidRDefault="0078288A" w:rsidP="0078288A">
            <w:pPr>
              <w:spacing w:line="276" w:lineRule="auto"/>
              <w:jc w:val="center"/>
              <w:rPr>
                <w:rFonts w:ascii="Garamond" w:hAnsi="Garamond"/>
                <w:sz w:val="18"/>
                <w:szCs w:val="18"/>
              </w:rPr>
            </w:pPr>
            <w:r>
              <w:rPr>
                <w:rFonts w:ascii="Garamond" w:hAnsi="Garamond"/>
                <w:sz w:val="18"/>
                <w:szCs w:val="18"/>
              </w:rPr>
              <w:t>16</w:t>
            </w:r>
          </w:p>
        </w:tc>
        <w:tc>
          <w:tcPr>
            <w:tcW w:w="966" w:type="dxa"/>
          </w:tcPr>
          <w:p w14:paraId="1A2E9973" w14:textId="109A09DE" w:rsidR="0078288A" w:rsidRPr="0078288A" w:rsidRDefault="0078288A" w:rsidP="0078288A">
            <w:pPr>
              <w:spacing w:line="276" w:lineRule="auto"/>
              <w:jc w:val="center"/>
              <w:rPr>
                <w:rFonts w:ascii="Garamond" w:hAnsi="Garamond"/>
                <w:sz w:val="18"/>
                <w:szCs w:val="18"/>
              </w:rPr>
            </w:pPr>
            <w:r>
              <w:rPr>
                <w:rFonts w:ascii="Garamond" w:hAnsi="Garamond"/>
                <w:sz w:val="18"/>
                <w:szCs w:val="18"/>
              </w:rPr>
              <w:t>223</w:t>
            </w:r>
          </w:p>
        </w:tc>
      </w:tr>
      <w:tr w:rsidR="0078288A" w:rsidRPr="0078288A" w14:paraId="299A844B" w14:textId="77777777" w:rsidTr="0078288A">
        <w:trPr>
          <w:trHeight w:val="126"/>
        </w:trPr>
        <w:tc>
          <w:tcPr>
            <w:tcW w:w="1759" w:type="dxa"/>
          </w:tcPr>
          <w:p w14:paraId="03885CF4" w14:textId="77777777" w:rsidR="0078288A" w:rsidRPr="0078288A" w:rsidRDefault="0078288A" w:rsidP="0078288A">
            <w:pPr>
              <w:spacing w:line="276" w:lineRule="auto"/>
              <w:rPr>
                <w:rFonts w:ascii="Garamond" w:hAnsi="Garamond"/>
                <w:b/>
                <w:sz w:val="18"/>
                <w:szCs w:val="18"/>
              </w:rPr>
            </w:pPr>
            <w:r w:rsidRPr="0078288A">
              <w:rPr>
                <w:rFonts w:ascii="Garamond" w:hAnsi="Garamond"/>
                <w:b/>
                <w:sz w:val="18"/>
                <w:szCs w:val="18"/>
              </w:rPr>
              <w:t>SSD</w:t>
            </w:r>
          </w:p>
        </w:tc>
        <w:tc>
          <w:tcPr>
            <w:tcW w:w="638" w:type="dxa"/>
          </w:tcPr>
          <w:p w14:paraId="2162A58E" w14:textId="5C2D971B" w:rsidR="0078288A" w:rsidRPr="0078288A" w:rsidRDefault="0078288A" w:rsidP="0078288A">
            <w:pPr>
              <w:spacing w:line="276" w:lineRule="auto"/>
              <w:jc w:val="center"/>
              <w:rPr>
                <w:rFonts w:ascii="Garamond" w:hAnsi="Garamond"/>
                <w:b/>
                <w:sz w:val="18"/>
                <w:szCs w:val="18"/>
              </w:rPr>
            </w:pPr>
            <w:r w:rsidRPr="0078288A">
              <w:rPr>
                <w:rFonts w:ascii="Garamond" w:hAnsi="Garamond"/>
                <w:b/>
                <w:sz w:val="18"/>
                <w:szCs w:val="18"/>
              </w:rPr>
              <w:t>-</w:t>
            </w:r>
            <w:r>
              <w:rPr>
                <w:rFonts w:ascii="Garamond" w:hAnsi="Garamond"/>
                <w:b/>
                <w:sz w:val="18"/>
                <w:szCs w:val="18"/>
              </w:rPr>
              <w:t>2.02</w:t>
            </w:r>
          </w:p>
        </w:tc>
        <w:tc>
          <w:tcPr>
            <w:tcW w:w="1110" w:type="dxa"/>
          </w:tcPr>
          <w:p w14:paraId="6075F2CE" w14:textId="489EA8CC" w:rsidR="0078288A" w:rsidRPr="0078288A" w:rsidRDefault="0078288A" w:rsidP="0078288A">
            <w:pPr>
              <w:spacing w:line="276" w:lineRule="auto"/>
              <w:jc w:val="center"/>
              <w:rPr>
                <w:rFonts w:ascii="Garamond" w:hAnsi="Garamond"/>
                <w:b/>
                <w:sz w:val="18"/>
                <w:szCs w:val="18"/>
              </w:rPr>
            </w:pPr>
            <w:r w:rsidRPr="0078288A">
              <w:rPr>
                <w:rFonts w:ascii="Garamond" w:hAnsi="Garamond"/>
                <w:b/>
                <w:sz w:val="18"/>
                <w:szCs w:val="18"/>
              </w:rPr>
              <w:t>-2.</w:t>
            </w:r>
            <w:r>
              <w:rPr>
                <w:rFonts w:ascii="Garamond" w:hAnsi="Garamond"/>
                <w:b/>
                <w:sz w:val="18"/>
                <w:szCs w:val="18"/>
              </w:rPr>
              <w:t>94,</w:t>
            </w:r>
            <w:r w:rsidRPr="0078288A">
              <w:rPr>
                <w:rFonts w:ascii="Garamond" w:hAnsi="Garamond"/>
                <w:b/>
                <w:sz w:val="18"/>
                <w:szCs w:val="18"/>
              </w:rPr>
              <w:t xml:space="preserve"> -1.</w:t>
            </w:r>
            <w:r>
              <w:rPr>
                <w:rFonts w:ascii="Garamond" w:hAnsi="Garamond"/>
                <w:b/>
                <w:sz w:val="18"/>
                <w:szCs w:val="18"/>
              </w:rPr>
              <w:t>10</w:t>
            </w:r>
          </w:p>
        </w:tc>
        <w:tc>
          <w:tcPr>
            <w:tcW w:w="883" w:type="dxa"/>
          </w:tcPr>
          <w:p w14:paraId="27F0A7D9" w14:textId="56E057C6" w:rsidR="0078288A" w:rsidRPr="0078288A" w:rsidRDefault="0078288A" w:rsidP="0078288A">
            <w:pPr>
              <w:spacing w:line="276" w:lineRule="auto"/>
              <w:jc w:val="center"/>
              <w:rPr>
                <w:rFonts w:ascii="Garamond" w:hAnsi="Garamond"/>
                <w:b/>
                <w:sz w:val="18"/>
                <w:szCs w:val="18"/>
              </w:rPr>
            </w:pPr>
            <w:r>
              <w:rPr>
                <w:rFonts w:ascii="Garamond" w:hAnsi="Garamond"/>
                <w:b/>
                <w:sz w:val="18"/>
                <w:szCs w:val="18"/>
              </w:rPr>
              <w:t>&lt;0.0001</w:t>
            </w:r>
          </w:p>
        </w:tc>
        <w:tc>
          <w:tcPr>
            <w:tcW w:w="992" w:type="dxa"/>
          </w:tcPr>
          <w:p w14:paraId="5663EF98" w14:textId="299F80C6"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30</w:t>
            </w:r>
          </w:p>
        </w:tc>
        <w:tc>
          <w:tcPr>
            <w:tcW w:w="1276" w:type="dxa"/>
          </w:tcPr>
          <w:p w14:paraId="52EB8A29" w14:textId="32C5EBE6"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34</w:t>
            </w:r>
            <w:r w:rsidRPr="0078288A">
              <w:rPr>
                <w:rFonts w:ascii="Garamond" w:hAnsi="Garamond"/>
                <w:sz w:val="18"/>
                <w:szCs w:val="18"/>
              </w:rPr>
              <w:t>, 0.</w:t>
            </w:r>
            <w:r>
              <w:rPr>
                <w:rFonts w:ascii="Garamond" w:hAnsi="Garamond"/>
                <w:sz w:val="18"/>
                <w:szCs w:val="18"/>
              </w:rPr>
              <w:t>94</w:t>
            </w:r>
          </w:p>
        </w:tc>
        <w:tc>
          <w:tcPr>
            <w:tcW w:w="992" w:type="dxa"/>
          </w:tcPr>
          <w:p w14:paraId="31202EF9" w14:textId="45129E91" w:rsidR="0078288A" w:rsidRPr="0078288A" w:rsidRDefault="0078288A" w:rsidP="0078288A">
            <w:pPr>
              <w:spacing w:line="276" w:lineRule="auto"/>
              <w:jc w:val="center"/>
              <w:rPr>
                <w:rFonts w:ascii="Garamond" w:hAnsi="Garamond"/>
                <w:sz w:val="18"/>
                <w:szCs w:val="18"/>
              </w:rPr>
            </w:pPr>
            <w:r>
              <w:rPr>
                <w:rFonts w:ascii="Garamond" w:hAnsi="Garamond"/>
                <w:sz w:val="18"/>
                <w:szCs w:val="18"/>
              </w:rPr>
              <w:t>0.36</w:t>
            </w:r>
          </w:p>
        </w:tc>
        <w:tc>
          <w:tcPr>
            <w:tcW w:w="850" w:type="dxa"/>
          </w:tcPr>
          <w:p w14:paraId="3AB6C566" w14:textId="77777777" w:rsidR="0078288A" w:rsidRPr="0078288A" w:rsidRDefault="0078288A" w:rsidP="0078288A">
            <w:pPr>
              <w:spacing w:line="276" w:lineRule="auto"/>
              <w:jc w:val="center"/>
              <w:rPr>
                <w:rFonts w:ascii="Garamond" w:hAnsi="Garamond"/>
                <w:sz w:val="18"/>
                <w:szCs w:val="18"/>
              </w:rPr>
            </w:pPr>
          </w:p>
        </w:tc>
        <w:tc>
          <w:tcPr>
            <w:tcW w:w="1134" w:type="dxa"/>
          </w:tcPr>
          <w:p w14:paraId="10BFA3B6" w14:textId="77777777" w:rsidR="0078288A" w:rsidRPr="0078288A" w:rsidRDefault="0078288A" w:rsidP="0078288A">
            <w:pPr>
              <w:spacing w:line="276" w:lineRule="auto"/>
              <w:jc w:val="center"/>
              <w:rPr>
                <w:rFonts w:ascii="Garamond" w:hAnsi="Garamond"/>
                <w:sz w:val="18"/>
                <w:szCs w:val="18"/>
              </w:rPr>
            </w:pPr>
          </w:p>
        </w:tc>
        <w:tc>
          <w:tcPr>
            <w:tcW w:w="966" w:type="dxa"/>
          </w:tcPr>
          <w:p w14:paraId="22F845CD" w14:textId="77777777" w:rsidR="0078288A" w:rsidRPr="0078288A" w:rsidRDefault="0078288A" w:rsidP="0078288A">
            <w:pPr>
              <w:spacing w:line="276" w:lineRule="auto"/>
              <w:jc w:val="center"/>
              <w:rPr>
                <w:rFonts w:ascii="Garamond" w:hAnsi="Garamond"/>
                <w:sz w:val="18"/>
                <w:szCs w:val="18"/>
              </w:rPr>
            </w:pPr>
          </w:p>
        </w:tc>
      </w:tr>
      <w:tr w:rsidR="0078288A" w:rsidRPr="0078288A" w14:paraId="7EB4D6CF" w14:textId="77777777" w:rsidTr="0078288A">
        <w:trPr>
          <w:trHeight w:val="115"/>
        </w:trPr>
        <w:tc>
          <w:tcPr>
            <w:tcW w:w="1759" w:type="dxa"/>
          </w:tcPr>
          <w:p w14:paraId="27D1FB47" w14:textId="77777777" w:rsidR="0078288A" w:rsidRPr="0078288A" w:rsidRDefault="0078288A" w:rsidP="0078288A">
            <w:pPr>
              <w:spacing w:line="276" w:lineRule="auto"/>
              <w:rPr>
                <w:rFonts w:ascii="Garamond" w:hAnsi="Garamond"/>
                <w:b/>
                <w:sz w:val="18"/>
                <w:szCs w:val="18"/>
              </w:rPr>
            </w:pPr>
            <w:r w:rsidRPr="0078288A">
              <w:rPr>
                <w:rFonts w:ascii="Garamond" w:hAnsi="Garamond"/>
                <w:b/>
                <w:sz w:val="18"/>
                <w:szCs w:val="18"/>
              </w:rPr>
              <w:t>Aggression x SSD</w:t>
            </w:r>
          </w:p>
        </w:tc>
        <w:tc>
          <w:tcPr>
            <w:tcW w:w="638" w:type="dxa"/>
          </w:tcPr>
          <w:p w14:paraId="3DA197F4" w14:textId="1F7A590A" w:rsidR="0078288A" w:rsidRPr="0078288A" w:rsidRDefault="0078288A" w:rsidP="0078288A">
            <w:pPr>
              <w:spacing w:line="276" w:lineRule="auto"/>
              <w:jc w:val="center"/>
              <w:rPr>
                <w:rFonts w:ascii="Garamond" w:hAnsi="Garamond"/>
                <w:b/>
                <w:sz w:val="18"/>
                <w:szCs w:val="18"/>
              </w:rPr>
            </w:pPr>
            <w:r w:rsidRPr="0078288A">
              <w:rPr>
                <w:rFonts w:ascii="Garamond" w:hAnsi="Garamond"/>
                <w:b/>
                <w:sz w:val="18"/>
                <w:szCs w:val="18"/>
              </w:rPr>
              <w:t>3.</w:t>
            </w:r>
            <w:r>
              <w:rPr>
                <w:rFonts w:ascii="Garamond" w:hAnsi="Garamond"/>
                <w:b/>
                <w:sz w:val="18"/>
                <w:szCs w:val="18"/>
              </w:rPr>
              <w:t>45</w:t>
            </w:r>
          </w:p>
        </w:tc>
        <w:tc>
          <w:tcPr>
            <w:tcW w:w="1110" w:type="dxa"/>
          </w:tcPr>
          <w:p w14:paraId="7B4F3837" w14:textId="34371FC3" w:rsidR="0078288A" w:rsidRPr="0078288A" w:rsidRDefault="0078288A" w:rsidP="0078288A">
            <w:pPr>
              <w:spacing w:line="276" w:lineRule="auto"/>
              <w:jc w:val="center"/>
              <w:rPr>
                <w:rFonts w:ascii="Garamond" w:hAnsi="Garamond"/>
                <w:b/>
                <w:sz w:val="18"/>
                <w:szCs w:val="18"/>
              </w:rPr>
            </w:pPr>
            <w:r w:rsidRPr="0078288A">
              <w:rPr>
                <w:rFonts w:ascii="Garamond" w:hAnsi="Garamond"/>
                <w:b/>
                <w:sz w:val="18"/>
                <w:szCs w:val="18"/>
              </w:rPr>
              <w:t>2.</w:t>
            </w:r>
            <w:r>
              <w:rPr>
                <w:rFonts w:ascii="Garamond" w:hAnsi="Garamond"/>
                <w:b/>
                <w:sz w:val="18"/>
                <w:szCs w:val="18"/>
              </w:rPr>
              <w:t>05</w:t>
            </w:r>
            <w:r w:rsidRPr="0078288A">
              <w:rPr>
                <w:rFonts w:ascii="Garamond" w:hAnsi="Garamond"/>
                <w:b/>
                <w:sz w:val="18"/>
                <w:szCs w:val="18"/>
              </w:rPr>
              <w:t>, 4.8</w:t>
            </w:r>
            <w:r>
              <w:rPr>
                <w:rFonts w:ascii="Garamond" w:hAnsi="Garamond"/>
                <w:b/>
                <w:sz w:val="18"/>
                <w:szCs w:val="18"/>
              </w:rPr>
              <w:t>5</w:t>
            </w:r>
          </w:p>
        </w:tc>
        <w:tc>
          <w:tcPr>
            <w:tcW w:w="883" w:type="dxa"/>
          </w:tcPr>
          <w:p w14:paraId="292C883F" w14:textId="76AEA902" w:rsidR="0078288A" w:rsidRPr="0078288A" w:rsidRDefault="0078288A" w:rsidP="0078288A">
            <w:pPr>
              <w:spacing w:line="276" w:lineRule="auto"/>
              <w:jc w:val="center"/>
              <w:rPr>
                <w:rFonts w:ascii="Garamond" w:hAnsi="Garamond"/>
                <w:b/>
                <w:sz w:val="18"/>
                <w:szCs w:val="18"/>
              </w:rPr>
            </w:pPr>
            <w:r>
              <w:rPr>
                <w:rFonts w:ascii="Garamond" w:hAnsi="Garamond"/>
                <w:b/>
                <w:sz w:val="18"/>
                <w:szCs w:val="18"/>
              </w:rPr>
              <w:t>&lt;0.0001</w:t>
            </w:r>
          </w:p>
        </w:tc>
        <w:tc>
          <w:tcPr>
            <w:tcW w:w="992" w:type="dxa"/>
          </w:tcPr>
          <w:p w14:paraId="2C73B2E1" w14:textId="058F4FE1"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-0.1</w:t>
            </w:r>
            <w:r>
              <w:rPr>
                <w:rFonts w:ascii="Garamond" w:hAnsi="Garamond"/>
                <w:sz w:val="18"/>
                <w:szCs w:val="18"/>
              </w:rPr>
              <w:t>5</w:t>
            </w:r>
          </w:p>
        </w:tc>
        <w:tc>
          <w:tcPr>
            <w:tcW w:w="1276" w:type="dxa"/>
          </w:tcPr>
          <w:p w14:paraId="6DA21AFB" w14:textId="7D87227D"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w:t>
            </w:r>
            <w:r>
              <w:rPr>
                <w:rFonts w:ascii="Garamond" w:hAnsi="Garamond"/>
                <w:sz w:val="18"/>
                <w:szCs w:val="18"/>
              </w:rPr>
              <w:t>1.14</w:t>
            </w:r>
            <w:r w:rsidRPr="0078288A">
              <w:rPr>
                <w:rFonts w:ascii="Garamond" w:hAnsi="Garamond"/>
                <w:sz w:val="18"/>
                <w:szCs w:val="18"/>
              </w:rPr>
              <w:t>, 0.8</w:t>
            </w:r>
            <w:r>
              <w:rPr>
                <w:rFonts w:ascii="Garamond" w:hAnsi="Garamond"/>
                <w:sz w:val="18"/>
                <w:szCs w:val="18"/>
              </w:rPr>
              <w:t>3</w:t>
            </w:r>
          </w:p>
        </w:tc>
        <w:tc>
          <w:tcPr>
            <w:tcW w:w="992" w:type="dxa"/>
          </w:tcPr>
          <w:p w14:paraId="7EF206B1" w14:textId="238F33CF" w:rsidR="0078288A" w:rsidRPr="0078288A" w:rsidRDefault="0078288A" w:rsidP="0078288A">
            <w:pPr>
              <w:spacing w:line="276" w:lineRule="auto"/>
              <w:jc w:val="center"/>
              <w:rPr>
                <w:rFonts w:ascii="Garamond" w:hAnsi="Garamond"/>
                <w:sz w:val="18"/>
                <w:szCs w:val="18"/>
              </w:rPr>
            </w:pPr>
            <w:r>
              <w:rPr>
                <w:rFonts w:ascii="Garamond" w:hAnsi="Garamond"/>
                <w:sz w:val="18"/>
                <w:szCs w:val="18"/>
              </w:rPr>
              <w:t>0.76</w:t>
            </w:r>
          </w:p>
        </w:tc>
        <w:tc>
          <w:tcPr>
            <w:tcW w:w="850" w:type="dxa"/>
          </w:tcPr>
          <w:p w14:paraId="25F7A9B7" w14:textId="77777777" w:rsidR="0078288A" w:rsidRPr="0078288A" w:rsidRDefault="0078288A" w:rsidP="0078288A">
            <w:pPr>
              <w:spacing w:line="276" w:lineRule="auto"/>
              <w:jc w:val="center"/>
              <w:rPr>
                <w:rFonts w:ascii="Garamond" w:hAnsi="Garamond"/>
                <w:sz w:val="18"/>
                <w:szCs w:val="18"/>
              </w:rPr>
            </w:pPr>
          </w:p>
        </w:tc>
        <w:tc>
          <w:tcPr>
            <w:tcW w:w="1134" w:type="dxa"/>
          </w:tcPr>
          <w:p w14:paraId="29369D3C" w14:textId="77777777" w:rsidR="0078288A" w:rsidRPr="0078288A" w:rsidRDefault="0078288A" w:rsidP="0078288A">
            <w:pPr>
              <w:spacing w:line="276" w:lineRule="auto"/>
              <w:jc w:val="center"/>
              <w:rPr>
                <w:rFonts w:ascii="Garamond" w:hAnsi="Garamond"/>
                <w:sz w:val="18"/>
                <w:szCs w:val="18"/>
              </w:rPr>
            </w:pPr>
          </w:p>
        </w:tc>
        <w:tc>
          <w:tcPr>
            <w:tcW w:w="966" w:type="dxa"/>
          </w:tcPr>
          <w:p w14:paraId="2F3AD2C7" w14:textId="77777777" w:rsidR="0078288A" w:rsidRPr="0078288A" w:rsidRDefault="0078288A" w:rsidP="0078288A">
            <w:pPr>
              <w:spacing w:line="276" w:lineRule="auto"/>
              <w:jc w:val="center"/>
              <w:rPr>
                <w:rFonts w:ascii="Garamond" w:hAnsi="Garamond"/>
                <w:sz w:val="18"/>
                <w:szCs w:val="18"/>
              </w:rPr>
            </w:pPr>
          </w:p>
        </w:tc>
      </w:tr>
      <w:tr w:rsidR="0078288A" w:rsidRPr="0078288A" w14:paraId="14C14B51" w14:textId="77777777" w:rsidTr="0078288A">
        <w:trPr>
          <w:trHeight w:val="126"/>
        </w:trPr>
        <w:tc>
          <w:tcPr>
            <w:tcW w:w="1759" w:type="dxa"/>
          </w:tcPr>
          <w:p w14:paraId="7AA1BE14" w14:textId="77777777" w:rsidR="0078288A" w:rsidRPr="0078288A" w:rsidRDefault="0078288A" w:rsidP="0078288A">
            <w:pPr>
              <w:spacing w:line="276" w:lineRule="auto"/>
              <w:rPr>
                <w:rFonts w:ascii="Garamond" w:hAnsi="Garamond"/>
                <w:b/>
                <w:sz w:val="18"/>
                <w:szCs w:val="18"/>
              </w:rPr>
            </w:pPr>
            <w:r w:rsidRPr="0078288A">
              <w:rPr>
                <w:rFonts w:ascii="Garamond" w:hAnsi="Garamond"/>
                <w:b/>
                <w:sz w:val="18"/>
                <w:szCs w:val="18"/>
              </w:rPr>
              <w:lastRenderedPageBreak/>
              <w:t>Boldness x SSD</w:t>
            </w:r>
          </w:p>
        </w:tc>
        <w:tc>
          <w:tcPr>
            <w:tcW w:w="638" w:type="dxa"/>
          </w:tcPr>
          <w:p w14:paraId="2A060146" w14:textId="2A3A8CD4" w:rsidR="0078288A" w:rsidRPr="0078288A" w:rsidRDefault="0078288A" w:rsidP="0078288A">
            <w:pPr>
              <w:spacing w:line="276" w:lineRule="auto"/>
              <w:jc w:val="center"/>
              <w:rPr>
                <w:rFonts w:ascii="Garamond" w:hAnsi="Garamond"/>
                <w:b/>
                <w:sz w:val="18"/>
                <w:szCs w:val="18"/>
              </w:rPr>
            </w:pPr>
            <w:r w:rsidRPr="0078288A">
              <w:rPr>
                <w:rFonts w:ascii="Garamond" w:hAnsi="Garamond"/>
                <w:b/>
                <w:sz w:val="18"/>
                <w:szCs w:val="18"/>
              </w:rPr>
              <w:t>1.9</w:t>
            </w:r>
            <w:r>
              <w:rPr>
                <w:rFonts w:ascii="Garamond" w:hAnsi="Garamond"/>
                <w:b/>
                <w:sz w:val="18"/>
                <w:szCs w:val="18"/>
              </w:rPr>
              <w:t>6</w:t>
            </w:r>
          </w:p>
        </w:tc>
        <w:tc>
          <w:tcPr>
            <w:tcW w:w="1110" w:type="dxa"/>
          </w:tcPr>
          <w:p w14:paraId="436BA595" w14:textId="2460C546" w:rsidR="0078288A" w:rsidRPr="0078288A" w:rsidRDefault="0078288A" w:rsidP="0078288A">
            <w:pPr>
              <w:spacing w:line="276" w:lineRule="auto"/>
              <w:jc w:val="center"/>
              <w:rPr>
                <w:rFonts w:ascii="Garamond" w:hAnsi="Garamond"/>
                <w:b/>
                <w:sz w:val="18"/>
                <w:szCs w:val="18"/>
              </w:rPr>
            </w:pPr>
            <w:r w:rsidRPr="0078288A">
              <w:rPr>
                <w:rFonts w:ascii="Garamond" w:hAnsi="Garamond"/>
                <w:b/>
                <w:sz w:val="18"/>
                <w:szCs w:val="18"/>
              </w:rPr>
              <w:t>0.9</w:t>
            </w:r>
            <w:r>
              <w:rPr>
                <w:rFonts w:ascii="Garamond" w:hAnsi="Garamond"/>
                <w:b/>
                <w:sz w:val="18"/>
                <w:szCs w:val="18"/>
              </w:rPr>
              <w:t>6</w:t>
            </w:r>
            <w:r w:rsidRPr="0078288A">
              <w:rPr>
                <w:rFonts w:ascii="Garamond" w:hAnsi="Garamond"/>
                <w:b/>
                <w:sz w:val="18"/>
                <w:szCs w:val="18"/>
              </w:rPr>
              <w:t>, 2.9</w:t>
            </w:r>
            <w:r>
              <w:rPr>
                <w:rFonts w:ascii="Garamond" w:hAnsi="Garamond"/>
                <w:b/>
                <w:sz w:val="18"/>
                <w:szCs w:val="18"/>
              </w:rPr>
              <w:t>6</w:t>
            </w:r>
          </w:p>
        </w:tc>
        <w:tc>
          <w:tcPr>
            <w:tcW w:w="883" w:type="dxa"/>
          </w:tcPr>
          <w:p w14:paraId="13BC2617" w14:textId="058B861E" w:rsidR="0078288A" w:rsidRPr="0078288A" w:rsidRDefault="0078288A" w:rsidP="0078288A">
            <w:pPr>
              <w:spacing w:line="276" w:lineRule="auto"/>
              <w:jc w:val="center"/>
              <w:rPr>
                <w:rFonts w:ascii="Garamond" w:hAnsi="Garamond"/>
                <w:b/>
                <w:sz w:val="18"/>
                <w:szCs w:val="18"/>
              </w:rPr>
            </w:pPr>
            <w:r>
              <w:rPr>
                <w:rFonts w:ascii="Garamond" w:hAnsi="Garamond"/>
                <w:b/>
                <w:sz w:val="18"/>
                <w:szCs w:val="18"/>
              </w:rPr>
              <w:t>0.0001</w:t>
            </w:r>
          </w:p>
        </w:tc>
        <w:tc>
          <w:tcPr>
            <w:tcW w:w="992" w:type="dxa"/>
          </w:tcPr>
          <w:p w14:paraId="340DF57B" w14:textId="52270CBB"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3</w:t>
            </w:r>
            <w:r w:rsidRPr="0078288A">
              <w:rPr>
                <w:rFonts w:ascii="Garamond" w:hAnsi="Garamond"/>
                <w:sz w:val="18"/>
                <w:szCs w:val="18"/>
              </w:rPr>
              <w:t>0</w:t>
            </w:r>
          </w:p>
        </w:tc>
        <w:tc>
          <w:tcPr>
            <w:tcW w:w="1276" w:type="dxa"/>
          </w:tcPr>
          <w:p w14:paraId="168F4135" w14:textId="525D456E"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w:t>
            </w:r>
            <w:r>
              <w:rPr>
                <w:rFonts w:ascii="Garamond" w:hAnsi="Garamond"/>
                <w:sz w:val="18"/>
                <w:szCs w:val="18"/>
              </w:rPr>
              <w:t>1.02</w:t>
            </w:r>
            <w:r w:rsidRPr="0078288A">
              <w:rPr>
                <w:rFonts w:ascii="Garamond" w:hAnsi="Garamond"/>
                <w:sz w:val="18"/>
                <w:szCs w:val="18"/>
              </w:rPr>
              <w:t>, 0.</w:t>
            </w:r>
            <w:r>
              <w:rPr>
                <w:rFonts w:ascii="Garamond" w:hAnsi="Garamond"/>
                <w:sz w:val="18"/>
                <w:szCs w:val="18"/>
              </w:rPr>
              <w:t>41</w:t>
            </w:r>
          </w:p>
        </w:tc>
        <w:tc>
          <w:tcPr>
            <w:tcW w:w="992" w:type="dxa"/>
          </w:tcPr>
          <w:p w14:paraId="10C559B6" w14:textId="00D3FD59" w:rsidR="0078288A" w:rsidRPr="0078288A" w:rsidRDefault="0078288A" w:rsidP="0078288A">
            <w:pPr>
              <w:spacing w:line="276" w:lineRule="auto"/>
              <w:jc w:val="center"/>
              <w:rPr>
                <w:rFonts w:ascii="Garamond" w:hAnsi="Garamond"/>
                <w:sz w:val="18"/>
                <w:szCs w:val="18"/>
              </w:rPr>
            </w:pPr>
            <w:r>
              <w:rPr>
                <w:rFonts w:ascii="Garamond" w:hAnsi="Garamond"/>
                <w:sz w:val="18"/>
                <w:szCs w:val="18"/>
              </w:rPr>
              <w:t>0.41</w:t>
            </w:r>
          </w:p>
        </w:tc>
        <w:tc>
          <w:tcPr>
            <w:tcW w:w="850" w:type="dxa"/>
          </w:tcPr>
          <w:p w14:paraId="7E0F4B38" w14:textId="77777777" w:rsidR="0078288A" w:rsidRPr="0078288A" w:rsidRDefault="0078288A" w:rsidP="0078288A">
            <w:pPr>
              <w:spacing w:line="276" w:lineRule="auto"/>
              <w:jc w:val="center"/>
              <w:rPr>
                <w:rFonts w:ascii="Garamond" w:hAnsi="Garamond"/>
                <w:sz w:val="18"/>
                <w:szCs w:val="18"/>
              </w:rPr>
            </w:pPr>
          </w:p>
        </w:tc>
        <w:tc>
          <w:tcPr>
            <w:tcW w:w="1134" w:type="dxa"/>
          </w:tcPr>
          <w:p w14:paraId="2BC594B6" w14:textId="77777777" w:rsidR="0078288A" w:rsidRPr="0078288A" w:rsidRDefault="0078288A" w:rsidP="0078288A">
            <w:pPr>
              <w:spacing w:line="276" w:lineRule="auto"/>
              <w:jc w:val="center"/>
              <w:rPr>
                <w:rFonts w:ascii="Garamond" w:hAnsi="Garamond"/>
                <w:sz w:val="18"/>
                <w:szCs w:val="18"/>
              </w:rPr>
            </w:pPr>
          </w:p>
        </w:tc>
        <w:tc>
          <w:tcPr>
            <w:tcW w:w="966" w:type="dxa"/>
          </w:tcPr>
          <w:p w14:paraId="55E6DD36" w14:textId="77777777" w:rsidR="0078288A" w:rsidRPr="0078288A" w:rsidRDefault="0078288A" w:rsidP="0078288A">
            <w:pPr>
              <w:spacing w:line="276" w:lineRule="auto"/>
              <w:jc w:val="center"/>
              <w:rPr>
                <w:rFonts w:ascii="Garamond" w:hAnsi="Garamond"/>
                <w:sz w:val="18"/>
                <w:szCs w:val="18"/>
              </w:rPr>
            </w:pPr>
          </w:p>
        </w:tc>
      </w:tr>
      <w:tr w:rsidR="0078288A" w:rsidRPr="0078288A" w14:paraId="287AADED" w14:textId="77777777" w:rsidTr="0078288A">
        <w:trPr>
          <w:trHeight w:val="126"/>
        </w:trPr>
        <w:tc>
          <w:tcPr>
            <w:tcW w:w="1759" w:type="dxa"/>
          </w:tcPr>
          <w:p w14:paraId="56732F14" w14:textId="77777777" w:rsidR="0078288A" w:rsidRPr="0078288A" w:rsidRDefault="0078288A" w:rsidP="0078288A">
            <w:pPr>
              <w:spacing w:line="276" w:lineRule="auto"/>
              <w:rPr>
                <w:rFonts w:ascii="Garamond" w:hAnsi="Garamond"/>
                <w:b/>
                <w:sz w:val="18"/>
                <w:szCs w:val="18"/>
              </w:rPr>
            </w:pPr>
            <w:r w:rsidRPr="0078288A">
              <w:rPr>
                <w:rFonts w:ascii="Garamond" w:hAnsi="Garamond"/>
                <w:b/>
                <w:sz w:val="18"/>
                <w:szCs w:val="18"/>
              </w:rPr>
              <w:t>Exploration x SSD</w:t>
            </w:r>
          </w:p>
        </w:tc>
        <w:tc>
          <w:tcPr>
            <w:tcW w:w="638" w:type="dxa"/>
          </w:tcPr>
          <w:p w14:paraId="1BE1E524" w14:textId="3AC1D16D" w:rsidR="0078288A" w:rsidRPr="0078288A" w:rsidRDefault="0078288A" w:rsidP="0078288A">
            <w:pPr>
              <w:spacing w:line="276" w:lineRule="auto"/>
              <w:jc w:val="center"/>
              <w:rPr>
                <w:rFonts w:ascii="Garamond" w:hAnsi="Garamond"/>
                <w:b/>
                <w:sz w:val="18"/>
                <w:szCs w:val="18"/>
              </w:rPr>
            </w:pPr>
            <w:r w:rsidRPr="0078288A">
              <w:rPr>
                <w:rFonts w:ascii="Garamond" w:hAnsi="Garamond"/>
                <w:b/>
                <w:sz w:val="18"/>
                <w:szCs w:val="18"/>
              </w:rPr>
              <w:t>1.9</w:t>
            </w:r>
            <w:r>
              <w:rPr>
                <w:rFonts w:ascii="Garamond" w:hAnsi="Garamond"/>
                <w:b/>
                <w:sz w:val="18"/>
                <w:szCs w:val="18"/>
              </w:rPr>
              <w:t>2</w:t>
            </w:r>
          </w:p>
        </w:tc>
        <w:tc>
          <w:tcPr>
            <w:tcW w:w="1110" w:type="dxa"/>
          </w:tcPr>
          <w:p w14:paraId="44204582" w14:textId="561B3DA4" w:rsidR="0078288A" w:rsidRPr="0078288A" w:rsidRDefault="0078288A" w:rsidP="0078288A">
            <w:pPr>
              <w:spacing w:line="276" w:lineRule="auto"/>
              <w:jc w:val="center"/>
              <w:rPr>
                <w:rFonts w:ascii="Garamond" w:hAnsi="Garamond"/>
                <w:b/>
                <w:sz w:val="18"/>
                <w:szCs w:val="18"/>
              </w:rPr>
            </w:pPr>
            <w:r w:rsidRPr="0078288A">
              <w:rPr>
                <w:rFonts w:ascii="Garamond" w:hAnsi="Garamond"/>
                <w:b/>
                <w:sz w:val="18"/>
                <w:szCs w:val="18"/>
              </w:rPr>
              <w:t>0.9</w:t>
            </w:r>
            <w:r>
              <w:rPr>
                <w:rFonts w:ascii="Garamond" w:hAnsi="Garamond"/>
                <w:b/>
                <w:sz w:val="18"/>
                <w:szCs w:val="18"/>
              </w:rPr>
              <w:t>1</w:t>
            </w:r>
            <w:r w:rsidRPr="0078288A">
              <w:rPr>
                <w:rFonts w:ascii="Garamond" w:hAnsi="Garamond"/>
                <w:b/>
                <w:sz w:val="18"/>
                <w:szCs w:val="18"/>
              </w:rPr>
              <w:t>, 2.9</w:t>
            </w:r>
            <w:r>
              <w:rPr>
                <w:rFonts w:ascii="Garamond" w:hAnsi="Garamond"/>
                <w:b/>
                <w:sz w:val="18"/>
                <w:szCs w:val="18"/>
              </w:rPr>
              <w:t>2</w:t>
            </w:r>
          </w:p>
        </w:tc>
        <w:tc>
          <w:tcPr>
            <w:tcW w:w="883" w:type="dxa"/>
          </w:tcPr>
          <w:p w14:paraId="2517653E" w14:textId="6F0C9721" w:rsidR="0078288A" w:rsidRPr="0078288A" w:rsidRDefault="0078288A" w:rsidP="0078288A">
            <w:pPr>
              <w:spacing w:line="276" w:lineRule="auto"/>
              <w:jc w:val="center"/>
              <w:rPr>
                <w:rFonts w:ascii="Garamond" w:hAnsi="Garamond"/>
                <w:b/>
                <w:sz w:val="18"/>
                <w:szCs w:val="18"/>
              </w:rPr>
            </w:pPr>
            <w:r>
              <w:rPr>
                <w:rFonts w:ascii="Garamond" w:hAnsi="Garamond"/>
                <w:b/>
                <w:sz w:val="18"/>
                <w:szCs w:val="18"/>
              </w:rPr>
              <w:t>0.0002</w:t>
            </w:r>
          </w:p>
        </w:tc>
        <w:tc>
          <w:tcPr>
            <w:tcW w:w="992" w:type="dxa"/>
          </w:tcPr>
          <w:p w14:paraId="0D93CD46" w14:textId="46AA825C" w:rsidR="0078288A" w:rsidRPr="0078288A" w:rsidRDefault="0078288A" w:rsidP="0078288A">
            <w:pPr>
              <w:spacing w:line="276" w:lineRule="auto"/>
              <w:jc w:val="center"/>
              <w:rPr>
                <w:rFonts w:ascii="Garamond" w:hAnsi="Garamond"/>
                <w:sz w:val="18"/>
                <w:szCs w:val="18"/>
              </w:rPr>
            </w:pPr>
            <w:r>
              <w:rPr>
                <w:rFonts w:ascii="Garamond" w:hAnsi="Garamond"/>
                <w:sz w:val="18"/>
                <w:szCs w:val="18"/>
              </w:rPr>
              <w:t>-0.07</w:t>
            </w:r>
          </w:p>
        </w:tc>
        <w:tc>
          <w:tcPr>
            <w:tcW w:w="1276" w:type="dxa"/>
          </w:tcPr>
          <w:p w14:paraId="7A36B06C" w14:textId="7879A040"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80</w:t>
            </w:r>
            <w:r w:rsidRPr="0078288A">
              <w:rPr>
                <w:rFonts w:ascii="Garamond" w:hAnsi="Garamond"/>
                <w:sz w:val="18"/>
                <w:szCs w:val="18"/>
              </w:rPr>
              <w:t>, 0.</w:t>
            </w:r>
            <w:r>
              <w:rPr>
                <w:rFonts w:ascii="Garamond" w:hAnsi="Garamond"/>
                <w:sz w:val="18"/>
                <w:szCs w:val="18"/>
              </w:rPr>
              <w:t>65</w:t>
            </w:r>
          </w:p>
        </w:tc>
        <w:tc>
          <w:tcPr>
            <w:tcW w:w="992" w:type="dxa"/>
          </w:tcPr>
          <w:p w14:paraId="1F1B0FB4" w14:textId="3EEAC281" w:rsidR="0078288A" w:rsidRPr="0078288A" w:rsidRDefault="0078288A" w:rsidP="0078288A">
            <w:pPr>
              <w:spacing w:line="276" w:lineRule="auto"/>
              <w:jc w:val="center"/>
              <w:rPr>
                <w:rFonts w:ascii="Garamond" w:hAnsi="Garamond"/>
                <w:sz w:val="18"/>
                <w:szCs w:val="18"/>
              </w:rPr>
            </w:pPr>
            <w:r>
              <w:rPr>
                <w:rFonts w:ascii="Garamond" w:hAnsi="Garamond"/>
                <w:sz w:val="18"/>
                <w:szCs w:val="18"/>
              </w:rPr>
              <w:t>0.84</w:t>
            </w:r>
          </w:p>
        </w:tc>
        <w:tc>
          <w:tcPr>
            <w:tcW w:w="850" w:type="dxa"/>
          </w:tcPr>
          <w:p w14:paraId="6C363897" w14:textId="77777777" w:rsidR="0078288A" w:rsidRPr="0078288A" w:rsidRDefault="0078288A" w:rsidP="0078288A">
            <w:pPr>
              <w:spacing w:line="276" w:lineRule="auto"/>
              <w:jc w:val="center"/>
              <w:rPr>
                <w:rFonts w:ascii="Garamond" w:hAnsi="Garamond"/>
                <w:sz w:val="18"/>
                <w:szCs w:val="18"/>
              </w:rPr>
            </w:pPr>
          </w:p>
        </w:tc>
        <w:tc>
          <w:tcPr>
            <w:tcW w:w="1134" w:type="dxa"/>
          </w:tcPr>
          <w:p w14:paraId="7725EEA4" w14:textId="77777777" w:rsidR="0078288A" w:rsidRPr="0078288A" w:rsidRDefault="0078288A" w:rsidP="0078288A">
            <w:pPr>
              <w:spacing w:line="276" w:lineRule="auto"/>
              <w:jc w:val="center"/>
              <w:rPr>
                <w:rFonts w:ascii="Garamond" w:hAnsi="Garamond"/>
                <w:sz w:val="18"/>
                <w:szCs w:val="18"/>
              </w:rPr>
            </w:pPr>
          </w:p>
        </w:tc>
        <w:tc>
          <w:tcPr>
            <w:tcW w:w="966" w:type="dxa"/>
          </w:tcPr>
          <w:p w14:paraId="0540F81A" w14:textId="77777777" w:rsidR="0078288A" w:rsidRPr="0078288A" w:rsidRDefault="0078288A" w:rsidP="0078288A">
            <w:pPr>
              <w:spacing w:line="276" w:lineRule="auto"/>
              <w:jc w:val="center"/>
              <w:rPr>
                <w:rFonts w:ascii="Garamond" w:hAnsi="Garamond"/>
                <w:sz w:val="18"/>
                <w:szCs w:val="18"/>
              </w:rPr>
            </w:pPr>
          </w:p>
        </w:tc>
      </w:tr>
      <w:tr w:rsidR="0078288A" w:rsidRPr="0078288A" w14:paraId="4D4C9B3B" w14:textId="77777777" w:rsidTr="0078288A">
        <w:trPr>
          <w:trHeight w:val="115"/>
        </w:trPr>
        <w:tc>
          <w:tcPr>
            <w:tcW w:w="7650" w:type="dxa"/>
            <w:gridSpan w:val="7"/>
          </w:tcPr>
          <w:p w14:paraId="056F2495" w14:textId="77777777" w:rsidR="0078288A" w:rsidRPr="0078288A" w:rsidRDefault="0078288A" w:rsidP="0078288A">
            <w:pPr>
              <w:spacing w:line="276" w:lineRule="auto"/>
              <w:rPr>
                <w:rFonts w:ascii="Garamond" w:hAnsi="Garamond"/>
                <w:sz w:val="18"/>
                <w:szCs w:val="18"/>
              </w:rPr>
            </w:pPr>
            <w:r w:rsidRPr="0078288A">
              <w:rPr>
                <w:rFonts w:ascii="Garamond" w:hAnsi="Garamond"/>
                <w:b/>
                <w:i/>
                <w:sz w:val="18"/>
                <w:szCs w:val="18"/>
              </w:rPr>
              <w:t>Birds</w:t>
            </w:r>
          </w:p>
        </w:tc>
        <w:tc>
          <w:tcPr>
            <w:tcW w:w="850" w:type="dxa"/>
          </w:tcPr>
          <w:p w14:paraId="13DB268C" w14:textId="77777777" w:rsidR="0078288A" w:rsidRPr="0078288A" w:rsidRDefault="0078288A" w:rsidP="0078288A">
            <w:pPr>
              <w:spacing w:line="276" w:lineRule="auto"/>
              <w:rPr>
                <w:rFonts w:ascii="Garamond" w:hAnsi="Garamond"/>
                <w:i/>
                <w:sz w:val="18"/>
                <w:szCs w:val="18"/>
              </w:rPr>
            </w:pPr>
          </w:p>
        </w:tc>
        <w:tc>
          <w:tcPr>
            <w:tcW w:w="1134" w:type="dxa"/>
          </w:tcPr>
          <w:p w14:paraId="59628819" w14:textId="77777777" w:rsidR="0078288A" w:rsidRPr="0078288A" w:rsidRDefault="0078288A" w:rsidP="0078288A">
            <w:pPr>
              <w:spacing w:line="276" w:lineRule="auto"/>
              <w:rPr>
                <w:rFonts w:ascii="Garamond" w:hAnsi="Garamond"/>
                <w:i/>
                <w:sz w:val="18"/>
                <w:szCs w:val="18"/>
              </w:rPr>
            </w:pPr>
          </w:p>
        </w:tc>
        <w:tc>
          <w:tcPr>
            <w:tcW w:w="966" w:type="dxa"/>
          </w:tcPr>
          <w:p w14:paraId="340C0C9C" w14:textId="77777777" w:rsidR="0078288A" w:rsidRPr="0078288A" w:rsidRDefault="0078288A" w:rsidP="0078288A">
            <w:pPr>
              <w:spacing w:line="276" w:lineRule="auto"/>
              <w:rPr>
                <w:rFonts w:ascii="Garamond" w:hAnsi="Garamond"/>
                <w:i/>
                <w:sz w:val="18"/>
                <w:szCs w:val="18"/>
              </w:rPr>
            </w:pPr>
          </w:p>
        </w:tc>
      </w:tr>
      <w:tr w:rsidR="0078288A" w:rsidRPr="0078288A" w14:paraId="44ECE046" w14:textId="77777777" w:rsidTr="0078288A">
        <w:trPr>
          <w:trHeight w:val="126"/>
        </w:trPr>
        <w:tc>
          <w:tcPr>
            <w:tcW w:w="1759" w:type="dxa"/>
          </w:tcPr>
          <w:p w14:paraId="0EEC091E" w14:textId="77777777" w:rsidR="0078288A" w:rsidRPr="0078288A" w:rsidRDefault="0078288A" w:rsidP="0078288A">
            <w:pPr>
              <w:spacing w:line="276" w:lineRule="auto"/>
              <w:rPr>
                <w:rFonts w:ascii="Garamond" w:hAnsi="Garamond"/>
                <w:sz w:val="18"/>
                <w:szCs w:val="18"/>
              </w:rPr>
            </w:pPr>
            <w:commentRangeStart w:id="1027"/>
            <w:r w:rsidRPr="00814634">
              <w:rPr>
                <w:rFonts w:ascii="Garamond" w:hAnsi="Garamond"/>
                <w:sz w:val="18"/>
                <w:szCs w:val="18"/>
                <w:highlight w:val="yellow"/>
              </w:rPr>
              <w:t>Intercept (Boldness)</w:t>
            </w:r>
            <w:commentRangeEnd w:id="1027"/>
            <w:r w:rsidR="006430A2">
              <w:rPr>
                <w:rStyle w:val="CommentReference"/>
              </w:rPr>
              <w:commentReference w:id="1027"/>
            </w:r>
          </w:p>
        </w:tc>
        <w:tc>
          <w:tcPr>
            <w:tcW w:w="638" w:type="dxa"/>
          </w:tcPr>
          <w:p w14:paraId="10267FD8"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-0.25</w:t>
            </w:r>
          </w:p>
        </w:tc>
        <w:tc>
          <w:tcPr>
            <w:tcW w:w="1110" w:type="dxa"/>
          </w:tcPr>
          <w:p w14:paraId="300340EF"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-0.85, 0.34</w:t>
            </w:r>
          </w:p>
        </w:tc>
        <w:tc>
          <w:tcPr>
            <w:tcW w:w="883" w:type="dxa"/>
          </w:tcPr>
          <w:p w14:paraId="07DEE4E6"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0.40</w:t>
            </w:r>
          </w:p>
        </w:tc>
        <w:tc>
          <w:tcPr>
            <w:tcW w:w="992" w:type="dxa"/>
          </w:tcPr>
          <w:p w14:paraId="0CFFF764"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0.03</w:t>
            </w:r>
          </w:p>
        </w:tc>
        <w:tc>
          <w:tcPr>
            <w:tcW w:w="1276" w:type="dxa"/>
          </w:tcPr>
          <w:p w14:paraId="52C274C5"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-0.04, 0.11</w:t>
            </w:r>
          </w:p>
        </w:tc>
        <w:tc>
          <w:tcPr>
            <w:tcW w:w="992" w:type="dxa"/>
          </w:tcPr>
          <w:p w14:paraId="09068150"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0.38</w:t>
            </w:r>
          </w:p>
        </w:tc>
        <w:tc>
          <w:tcPr>
            <w:tcW w:w="850" w:type="dxa"/>
          </w:tcPr>
          <w:p w14:paraId="599B8213"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21</w:t>
            </w:r>
          </w:p>
        </w:tc>
        <w:tc>
          <w:tcPr>
            <w:tcW w:w="1134" w:type="dxa"/>
          </w:tcPr>
          <w:p w14:paraId="3DD9EC98" w14:textId="5EDF8B30" w:rsidR="0078288A" w:rsidRPr="0078288A" w:rsidRDefault="0078288A" w:rsidP="0078288A">
            <w:pPr>
              <w:spacing w:line="276" w:lineRule="auto"/>
              <w:jc w:val="center"/>
              <w:rPr>
                <w:rFonts w:ascii="Garamond" w:hAnsi="Garamond"/>
                <w:sz w:val="18"/>
                <w:szCs w:val="18"/>
              </w:rPr>
            </w:pPr>
            <w:r>
              <w:rPr>
                <w:rFonts w:ascii="Garamond" w:hAnsi="Garamond"/>
                <w:sz w:val="18"/>
                <w:szCs w:val="18"/>
              </w:rPr>
              <w:t>78</w:t>
            </w:r>
          </w:p>
        </w:tc>
        <w:tc>
          <w:tcPr>
            <w:tcW w:w="966" w:type="dxa"/>
          </w:tcPr>
          <w:p w14:paraId="6C5646F4" w14:textId="66B12579" w:rsidR="0078288A" w:rsidRPr="0078288A" w:rsidRDefault="0078288A" w:rsidP="0078288A">
            <w:pPr>
              <w:spacing w:line="276" w:lineRule="auto"/>
              <w:jc w:val="center"/>
              <w:rPr>
                <w:rFonts w:ascii="Garamond" w:hAnsi="Garamond"/>
                <w:sz w:val="18"/>
                <w:szCs w:val="18"/>
              </w:rPr>
            </w:pPr>
            <w:r>
              <w:rPr>
                <w:rFonts w:ascii="Garamond" w:hAnsi="Garamond"/>
                <w:sz w:val="18"/>
                <w:szCs w:val="18"/>
              </w:rPr>
              <w:t>235</w:t>
            </w:r>
          </w:p>
        </w:tc>
      </w:tr>
      <w:tr w:rsidR="0078288A" w:rsidRPr="0078288A" w14:paraId="286E686E" w14:textId="77777777" w:rsidTr="0078288A">
        <w:trPr>
          <w:trHeight w:val="126"/>
        </w:trPr>
        <w:tc>
          <w:tcPr>
            <w:tcW w:w="1759" w:type="dxa"/>
          </w:tcPr>
          <w:p w14:paraId="4E64AAFB" w14:textId="77777777" w:rsidR="0078288A" w:rsidRPr="0078288A" w:rsidRDefault="0078288A" w:rsidP="0078288A">
            <w:pPr>
              <w:spacing w:line="276" w:lineRule="auto"/>
              <w:rPr>
                <w:rFonts w:ascii="Garamond" w:hAnsi="Garamond"/>
                <w:sz w:val="18"/>
                <w:szCs w:val="18"/>
              </w:rPr>
            </w:pPr>
            <w:r w:rsidRPr="0078288A">
              <w:rPr>
                <w:rFonts w:ascii="Garamond" w:hAnsi="Garamond"/>
                <w:sz w:val="18"/>
                <w:szCs w:val="18"/>
              </w:rPr>
              <w:t>SSD</w:t>
            </w:r>
          </w:p>
        </w:tc>
        <w:tc>
          <w:tcPr>
            <w:tcW w:w="638" w:type="dxa"/>
          </w:tcPr>
          <w:p w14:paraId="070038F4"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-0.24</w:t>
            </w:r>
          </w:p>
        </w:tc>
        <w:tc>
          <w:tcPr>
            <w:tcW w:w="1110" w:type="dxa"/>
          </w:tcPr>
          <w:p w14:paraId="2E958CFB"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-1.45, 0.97</w:t>
            </w:r>
          </w:p>
        </w:tc>
        <w:tc>
          <w:tcPr>
            <w:tcW w:w="883" w:type="dxa"/>
          </w:tcPr>
          <w:p w14:paraId="3A4E56B2"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0.70</w:t>
            </w:r>
          </w:p>
        </w:tc>
        <w:tc>
          <w:tcPr>
            <w:tcW w:w="992" w:type="dxa"/>
          </w:tcPr>
          <w:p w14:paraId="6A60B883"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0.10</w:t>
            </w:r>
          </w:p>
        </w:tc>
        <w:tc>
          <w:tcPr>
            <w:tcW w:w="1276" w:type="dxa"/>
          </w:tcPr>
          <w:p w14:paraId="1B936F3B"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-0.16, 0.37</w:t>
            </w:r>
          </w:p>
        </w:tc>
        <w:tc>
          <w:tcPr>
            <w:tcW w:w="992" w:type="dxa"/>
          </w:tcPr>
          <w:p w14:paraId="021EE4A8"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0.44</w:t>
            </w:r>
          </w:p>
        </w:tc>
        <w:tc>
          <w:tcPr>
            <w:tcW w:w="850" w:type="dxa"/>
          </w:tcPr>
          <w:p w14:paraId="7636B9AD" w14:textId="77777777" w:rsidR="0078288A" w:rsidRPr="0078288A" w:rsidRDefault="0078288A" w:rsidP="0078288A">
            <w:pPr>
              <w:spacing w:line="276" w:lineRule="auto"/>
              <w:jc w:val="center"/>
              <w:rPr>
                <w:rFonts w:ascii="Garamond" w:hAnsi="Garamond"/>
                <w:sz w:val="18"/>
                <w:szCs w:val="18"/>
              </w:rPr>
            </w:pPr>
          </w:p>
        </w:tc>
        <w:tc>
          <w:tcPr>
            <w:tcW w:w="1134" w:type="dxa"/>
          </w:tcPr>
          <w:p w14:paraId="2C7E07FB" w14:textId="77777777" w:rsidR="0078288A" w:rsidRPr="0078288A" w:rsidRDefault="0078288A" w:rsidP="0078288A">
            <w:pPr>
              <w:spacing w:line="276" w:lineRule="auto"/>
              <w:jc w:val="center"/>
              <w:rPr>
                <w:rFonts w:ascii="Garamond" w:hAnsi="Garamond"/>
                <w:sz w:val="18"/>
                <w:szCs w:val="18"/>
              </w:rPr>
            </w:pPr>
          </w:p>
        </w:tc>
        <w:tc>
          <w:tcPr>
            <w:tcW w:w="966" w:type="dxa"/>
          </w:tcPr>
          <w:p w14:paraId="7A04E266" w14:textId="77777777" w:rsidR="0078288A" w:rsidRPr="0078288A" w:rsidRDefault="0078288A" w:rsidP="0078288A">
            <w:pPr>
              <w:spacing w:line="276" w:lineRule="auto"/>
              <w:jc w:val="center"/>
              <w:rPr>
                <w:rFonts w:ascii="Garamond" w:hAnsi="Garamond"/>
                <w:sz w:val="18"/>
                <w:szCs w:val="18"/>
              </w:rPr>
            </w:pPr>
          </w:p>
        </w:tc>
      </w:tr>
      <w:tr w:rsidR="0078288A" w:rsidRPr="0078288A" w14:paraId="7A351CC7" w14:textId="77777777" w:rsidTr="0078288A">
        <w:trPr>
          <w:trHeight w:val="115"/>
        </w:trPr>
        <w:tc>
          <w:tcPr>
            <w:tcW w:w="1759" w:type="dxa"/>
          </w:tcPr>
          <w:p w14:paraId="2EA903BA" w14:textId="77777777" w:rsidR="0078288A" w:rsidRPr="0078288A" w:rsidRDefault="0078288A" w:rsidP="0078288A">
            <w:pPr>
              <w:spacing w:line="276" w:lineRule="auto"/>
              <w:rPr>
                <w:rFonts w:ascii="Garamond" w:hAnsi="Garamond"/>
                <w:i/>
                <w:sz w:val="18"/>
                <w:szCs w:val="18"/>
              </w:rPr>
            </w:pPr>
            <w:r w:rsidRPr="0078288A">
              <w:rPr>
                <w:rFonts w:ascii="Garamond" w:hAnsi="Garamond"/>
                <w:b/>
                <w:i/>
                <w:sz w:val="18"/>
                <w:szCs w:val="18"/>
              </w:rPr>
              <w:t>Fish</w:t>
            </w:r>
          </w:p>
        </w:tc>
        <w:tc>
          <w:tcPr>
            <w:tcW w:w="638" w:type="dxa"/>
          </w:tcPr>
          <w:p w14:paraId="2500C027" w14:textId="77777777" w:rsidR="0078288A" w:rsidRPr="0078288A" w:rsidRDefault="0078288A" w:rsidP="0078288A">
            <w:pPr>
              <w:spacing w:line="276" w:lineRule="auto"/>
              <w:jc w:val="center"/>
              <w:rPr>
                <w:rFonts w:ascii="Garamond" w:hAnsi="Garamond"/>
                <w:sz w:val="18"/>
                <w:szCs w:val="18"/>
              </w:rPr>
            </w:pPr>
          </w:p>
        </w:tc>
        <w:tc>
          <w:tcPr>
            <w:tcW w:w="1110" w:type="dxa"/>
          </w:tcPr>
          <w:p w14:paraId="28D859E2" w14:textId="77777777" w:rsidR="0078288A" w:rsidRPr="0078288A" w:rsidRDefault="0078288A" w:rsidP="0078288A">
            <w:pPr>
              <w:spacing w:line="276" w:lineRule="auto"/>
              <w:jc w:val="center"/>
              <w:rPr>
                <w:rFonts w:ascii="Garamond" w:hAnsi="Garamond"/>
                <w:sz w:val="18"/>
                <w:szCs w:val="18"/>
              </w:rPr>
            </w:pPr>
          </w:p>
        </w:tc>
        <w:tc>
          <w:tcPr>
            <w:tcW w:w="883" w:type="dxa"/>
          </w:tcPr>
          <w:p w14:paraId="0EFCF20B" w14:textId="77777777" w:rsidR="0078288A" w:rsidRPr="0078288A" w:rsidRDefault="0078288A" w:rsidP="0078288A">
            <w:pPr>
              <w:spacing w:line="276" w:lineRule="auto"/>
              <w:jc w:val="center"/>
              <w:rPr>
                <w:rFonts w:ascii="Garamond" w:hAnsi="Garamond"/>
                <w:sz w:val="18"/>
                <w:szCs w:val="18"/>
              </w:rPr>
            </w:pPr>
          </w:p>
        </w:tc>
        <w:tc>
          <w:tcPr>
            <w:tcW w:w="992" w:type="dxa"/>
          </w:tcPr>
          <w:p w14:paraId="18DE59A7" w14:textId="77777777" w:rsidR="0078288A" w:rsidRPr="0078288A" w:rsidRDefault="0078288A" w:rsidP="0078288A">
            <w:pPr>
              <w:spacing w:line="276" w:lineRule="auto"/>
              <w:jc w:val="center"/>
              <w:rPr>
                <w:rFonts w:ascii="Garamond" w:hAnsi="Garamond"/>
                <w:sz w:val="18"/>
                <w:szCs w:val="18"/>
              </w:rPr>
            </w:pPr>
          </w:p>
        </w:tc>
        <w:tc>
          <w:tcPr>
            <w:tcW w:w="1276" w:type="dxa"/>
          </w:tcPr>
          <w:p w14:paraId="2522245A" w14:textId="77777777" w:rsidR="0078288A" w:rsidRPr="0078288A" w:rsidRDefault="0078288A" w:rsidP="0078288A">
            <w:pPr>
              <w:spacing w:line="276" w:lineRule="auto"/>
              <w:jc w:val="center"/>
              <w:rPr>
                <w:rFonts w:ascii="Garamond" w:hAnsi="Garamond"/>
                <w:sz w:val="18"/>
                <w:szCs w:val="18"/>
              </w:rPr>
            </w:pPr>
          </w:p>
        </w:tc>
        <w:tc>
          <w:tcPr>
            <w:tcW w:w="992" w:type="dxa"/>
          </w:tcPr>
          <w:p w14:paraId="29D94B84" w14:textId="77777777" w:rsidR="0078288A" w:rsidRPr="0078288A" w:rsidRDefault="0078288A" w:rsidP="0078288A">
            <w:pPr>
              <w:spacing w:line="276" w:lineRule="auto"/>
              <w:jc w:val="center"/>
              <w:rPr>
                <w:rFonts w:ascii="Garamond" w:hAnsi="Garamond"/>
                <w:sz w:val="18"/>
                <w:szCs w:val="18"/>
              </w:rPr>
            </w:pPr>
          </w:p>
        </w:tc>
        <w:tc>
          <w:tcPr>
            <w:tcW w:w="850" w:type="dxa"/>
          </w:tcPr>
          <w:p w14:paraId="1032D0FC" w14:textId="77777777" w:rsidR="0078288A" w:rsidRPr="0078288A" w:rsidRDefault="0078288A" w:rsidP="0078288A">
            <w:pPr>
              <w:spacing w:line="276" w:lineRule="auto"/>
              <w:jc w:val="center"/>
              <w:rPr>
                <w:rFonts w:ascii="Garamond" w:hAnsi="Garamond"/>
                <w:sz w:val="18"/>
                <w:szCs w:val="18"/>
              </w:rPr>
            </w:pPr>
          </w:p>
        </w:tc>
        <w:tc>
          <w:tcPr>
            <w:tcW w:w="1134" w:type="dxa"/>
          </w:tcPr>
          <w:p w14:paraId="088818B6" w14:textId="77777777" w:rsidR="0078288A" w:rsidRPr="0078288A" w:rsidRDefault="0078288A" w:rsidP="0078288A">
            <w:pPr>
              <w:spacing w:line="276" w:lineRule="auto"/>
              <w:jc w:val="center"/>
              <w:rPr>
                <w:rFonts w:ascii="Garamond" w:hAnsi="Garamond"/>
                <w:sz w:val="18"/>
                <w:szCs w:val="18"/>
              </w:rPr>
            </w:pPr>
          </w:p>
        </w:tc>
        <w:tc>
          <w:tcPr>
            <w:tcW w:w="966" w:type="dxa"/>
          </w:tcPr>
          <w:p w14:paraId="6828A454" w14:textId="77777777" w:rsidR="0078288A" w:rsidRPr="0078288A" w:rsidRDefault="0078288A" w:rsidP="0078288A">
            <w:pPr>
              <w:spacing w:line="276" w:lineRule="auto"/>
              <w:jc w:val="center"/>
              <w:rPr>
                <w:rFonts w:ascii="Garamond" w:hAnsi="Garamond"/>
                <w:sz w:val="18"/>
                <w:szCs w:val="18"/>
              </w:rPr>
            </w:pPr>
          </w:p>
        </w:tc>
      </w:tr>
      <w:tr w:rsidR="0078288A" w:rsidRPr="0078288A" w14:paraId="539E92EF" w14:textId="77777777" w:rsidTr="0078288A">
        <w:trPr>
          <w:trHeight w:val="126"/>
        </w:trPr>
        <w:tc>
          <w:tcPr>
            <w:tcW w:w="1759" w:type="dxa"/>
          </w:tcPr>
          <w:p w14:paraId="629DFE92" w14:textId="77777777" w:rsidR="0078288A" w:rsidRPr="0078288A" w:rsidRDefault="0078288A" w:rsidP="0078288A">
            <w:pPr>
              <w:spacing w:line="276" w:lineRule="auto"/>
              <w:rPr>
                <w:rFonts w:ascii="Garamond" w:hAnsi="Garamond"/>
                <w:sz w:val="18"/>
                <w:szCs w:val="18"/>
              </w:rPr>
            </w:pPr>
            <w:r w:rsidRPr="0078288A">
              <w:rPr>
                <w:rFonts w:ascii="Garamond" w:hAnsi="Garamond"/>
                <w:sz w:val="18"/>
                <w:szCs w:val="18"/>
              </w:rPr>
              <w:t>Aggression</w:t>
            </w:r>
          </w:p>
        </w:tc>
        <w:tc>
          <w:tcPr>
            <w:tcW w:w="638" w:type="dxa"/>
          </w:tcPr>
          <w:p w14:paraId="623BFFAD" w14:textId="2DC03AD0"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09</w:t>
            </w:r>
          </w:p>
        </w:tc>
        <w:tc>
          <w:tcPr>
            <w:tcW w:w="1110" w:type="dxa"/>
          </w:tcPr>
          <w:p w14:paraId="32CC8B7B" w14:textId="1D1F388B"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-0.66, 0.4</w:t>
            </w:r>
            <w:r>
              <w:rPr>
                <w:rFonts w:ascii="Garamond" w:hAnsi="Garamond"/>
                <w:sz w:val="18"/>
                <w:szCs w:val="18"/>
              </w:rPr>
              <w:t>7</w:t>
            </w:r>
          </w:p>
        </w:tc>
        <w:tc>
          <w:tcPr>
            <w:tcW w:w="883" w:type="dxa"/>
          </w:tcPr>
          <w:p w14:paraId="6C0FBC48" w14:textId="22530B9B" w:rsidR="0078288A" w:rsidRPr="0078288A" w:rsidRDefault="0078288A" w:rsidP="0078288A">
            <w:pPr>
              <w:spacing w:line="276" w:lineRule="auto"/>
              <w:jc w:val="center"/>
              <w:rPr>
                <w:rFonts w:ascii="Garamond" w:hAnsi="Garamond"/>
                <w:sz w:val="18"/>
                <w:szCs w:val="18"/>
              </w:rPr>
            </w:pPr>
            <w:r>
              <w:rPr>
                <w:rFonts w:ascii="Garamond" w:hAnsi="Garamond"/>
                <w:sz w:val="18"/>
                <w:szCs w:val="18"/>
              </w:rPr>
              <w:t>0.75</w:t>
            </w:r>
          </w:p>
        </w:tc>
        <w:tc>
          <w:tcPr>
            <w:tcW w:w="992" w:type="dxa"/>
          </w:tcPr>
          <w:p w14:paraId="32B704C0"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-0.11</w:t>
            </w:r>
          </w:p>
        </w:tc>
        <w:tc>
          <w:tcPr>
            <w:tcW w:w="1276" w:type="dxa"/>
          </w:tcPr>
          <w:p w14:paraId="323E177D" w14:textId="5A68BF40"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31</w:t>
            </w:r>
            <w:r w:rsidRPr="0078288A">
              <w:rPr>
                <w:rFonts w:ascii="Garamond" w:hAnsi="Garamond"/>
                <w:sz w:val="18"/>
                <w:szCs w:val="18"/>
              </w:rPr>
              <w:t>, 0.0</w:t>
            </w:r>
            <w:r>
              <w:rPr>
                <w:rFonts w:ascii="Garamond" w:hAnsi="Garamond"/>
                <w:sz w:val="18"/>
                <w:szCs w:val="18"/>
              </w:rPr>
              <w:t>9</w:t>
            </w:r>
          </w:p>
        </w:tc>
        <w:tc>
          <w:tcPr>
            <w:tcW w:w="992" w:type="dxa"/>
          </w:tcPr>
          <w:p w14:paraId="1317D2CE" w14:textId="5F5855B4" w:rsidR="0078288A" w:rsidRPr="0078288A" w:rsidRDefault="0078288A" w:rsidP="0078288A">
            <w:pPr>
              <w:spacing w:line="276" w:lineRule="auto"/>
              <w:jc w:val="center"/>
              <w:rPr>
                <w:rFonts w:ascii="Garamond" w:hAnsi="Garamond"/>
                <w:sz w:val="18"/>
                <w:szCs w:val="18"/>
              </w:rPr>
            </w:pPr>
            <w:r>
              <w:rPr>
                <w:rFonts w:ascii="Garamond" w:hAnsi="Garamond"/>
                <w:sz w:val="18"/>
                <w:szCs w:val="18"/>
              </w:rPr>
              <w:t>0.27</w:t>
            </w:r>
          </w:p>
        </w:tc>
        <w:tc>
          <w:tcPr>
            <w:tcW w:w="850" w:type="dxa"/>
          </w:tcPr>
          <w:p w14:paraId="13FEEBC0" w14:textId="61A19A18" w:rsidR="0078288A" w:rsidRPr="0078288A" w:rsidRDefault="0078288A" w:rsidP="0078288A">
            <w:pPr>
              <w:spacing w:line="276" w:lineRule="auto"/>
              <w:jc w:val="center"/>
              <w:rPr>
                <w:rFonts w:ascii="Garamond" w:hAnsi="Garamond"/>
                <w:sz w:val="18"/>
                <w:szCs w:val="18"/>
              </w:rPr>
            </w:pPr>
            <w:r>
              <w:rPr>
                <w:rFonts w:ascii="Garamond" w:hAnsi="Garamond"/>
                <w:sz w:val="18"/>
                <w:szCs w:val="18"/>
              </w:rPr>
              <w:t>16</w:t>
            </w:r>
          </w:p>
        </w:tc>
        <w:tc>
          <w:tcPr>
            <w:tcW w:w="1134" w:type="dxa"/>
          </w:tcPr>
          <w:p w14:paraId="35A6E018" w14:textId="3EBDE68F" w:rsidR="0078288A" w:rsidRPr="0078288A" w:rsidRDefault="0078288A" w:rsidP="0078288A">
            <w:pPr>
              <w:spacing w:line="276" w:lineRule="auto"/>
              <w:jc w:val="center"/>
              <w:rPr>
                <w:rFonts w:ascii="Garamond" w:hAnsi="Garamond"/>
                <w:sz w:val="18"/>
                <w:szCs w:val="18"/>
              </w:rPr>
            </w:pPr>
            <w:r>
              <w:rPr>
                <w:rFonts w:ascii="Garamond" w:hAnsi="Garamond"/>
                <w:sz w:val="18"/>
                <w:szCs w:val="18"/>
              </w:rPr>
              <w:t>13</w:t>
            </w:r>
          </w:p>
        </w:tc>
        <w:tc>
          <w:tcPr>
            <w:tcW w:w="966" w:type="dxa"/>
          </w:tcPr>
          <w:p w14:paraId="5DEFCD29" w14:textId="1DDC8EE0" w:rsidR="0078288A" w:rsidRPr="0078288A" w:rsidRDefault="0078288A" w:rsidP="0078288A">
            <w:pPr>
              <w:spacing w:line="276" w:lineRule="auto"/>
              <w:jc w:val="center"/>
              <w:rPr>
                <w:rFonts w:ascii="Garamond" w:hAnsi="Garamond"/>
                <w:sz w:val="18"/>
                <w:szCs w:val="18"/>
              </w:rPr>
            </w:pPr>
            <w:r>
              <w:rPr>
                <w:rFonts w:ascii="Garamond" w:hAnsi="Garamond"/>
                <w:sz w:val="18"/>
                <w:szCs w:val="18"/>
              </w:rPr>
              <w:t>93</w:t>
            </w:r>
          </w:p>
        </w:tc>
      </w:tr>
      <w:tr w:rsidR="0078288A" w:rsidRPr="0078288A" w14:paraId="375B01CD" w14:textId="77777777" w:rsidTr="0078288A">
        <w:trPr>
          <w:trHeight w:val="126"/>
        </w:trPr>
        <w:tc>
          <w:tcPr>
            <w:tcW w:w="1759" w:type="dxa"/>
          </w:tcPr>
          <w:p w14:paraId="0577AA07" w14:textId="77777777" w:rsidR="0078288A" w:rsidRPr="0078288A" w:rsidRDefault="0078288A" w:rsidP="0078288A">
            <w:pPr>
              <w:spacing w:line="276" w:lineRule="auto"/>
              <w:rPr>
                <w:rFonts w:ascii="Garamond" w:hAnsi="Garamond"/>
                <w:sz w:val="18"/>
                <w:szCs w:val="18"/>
              </w:rPr>
            </w:pPr>
            <w:r w:rsidRPr="0078288A">
              <w:rPr>
                <w:rFonts w:ascii="Garamond" w:hAnsi="Garamond"/>
                <w:sz w:val="18"/>
                <w:szCs w:val="18"/>
              </w:rPr>
              <w:t>Boldness</w:t>
            </w:r>
          </w:p>
        </w:tc>
        <w:tc>
          <w:tcPr>
            <w:tcW w:w="638" w:type="dxa"/>
          </w:tcPr>
          <w:p w14:paraId="5AC281CB" w14:textId="5DBE0284" w:rsidR="0078288A" w:rsidRPr="0078288A" w:rsidRDefault="0078288A" w:rsidP="0078288A">
            <w:pPr>
              <w:spacing w:line="276" w:lineRule="auto"/>
              <w:jc w:val="center"/>
              <w:rPr>
                <w:rFonts w:ascii="Garamond" w:hAnsi="Garamond"/>
                <w:sz w:val="18"/>
                <w:szCs w:val="18"/>
              </w:rPr>
            </w:pPr>
            <w:r>
              <w:rPr>
                <w:rFonts w:ascii="Garamond" w:hAnsi="Garamond"/>
                <w:sz w:val="18"/>
                <w:szCs w:val="18"/>
              </w:rPr>
              <w:t>-0.13</w:t>
            </w:r>
          </w:p>
        </w:tc>
        <w:tc>
          <w:tcPr>
            <w:tcW w:w="1110" w:type="dxa"/>
          </w:tcPr>
          <w:p w14:paraId="72FA2BE0" w14:textId="5922403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70</w:t>
            </w:r>
            <w:r w:rsidRPr="0078288A">
              <w:rPr>
                <w:rFonts w:ascii="Garamond" w:hAnsi="Garamond"/>
                <w:sz w:val="18"/>
                <w:szCs w:val="18"/>
              </w:rPr>
              <w:t>, 0.</w:t>
            </w:r>
            <w:r>
              <w:rPr>
                <w:rFonts w:ascii="Garamond" w:hAnsi="Garamond"/>
                <w:sz w:val="18"/>
                <w:szCs w:val="18"/>
              </w:rPr>
              <w:t>44</w:t>
            </w:r>
          </w:p>
        </w:tc>
        <w:tc>
          <w:tcPr>
            <w:tcW w:w="883" w:type="dxa"/>
          </w:tcPr>
          <w:p w14:paraId="02721622" w14:textId="54727AE8" w:rsidR="0078288A" w:rsidRPr="0078288A" w:rsidRDefault="0078288A" w:rsidP="0078288A">
            <w:pPr>
              <w:spacing w:line="276" w:lineRule="auto"/>
              <w:jc w:val="center"/>
              <w:rPr>
                <w:rFonts w:ascii="Garamond" w:hAnsi="Garamond"/>
                <w:sz w:val="18"/>
                <w:szCs w:val="18"/>
              </w:rPr>
            </w:pPr>
            <w:r>
              <w:rPr>
                <w:rFonts w:ascii="Garamond" w:hAnsi="Garamond"/>
                <w:sz w:val="18"/>
                <w:szCs w:val="18"/>
              </w:rPr>
              <w:t>0.66</w:t>
            </w:r>
          </w:p>
        </w:tc>
        <w:tc>
          <w:tcPr>
            <w:tcW w:w="992" w:type="dxa"/>
          </w:tcPr>
          <w:p w14:paraId="6DC7BD3D" w14:textId="665534F5"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-0.0</w:t>
            </w:r>
            <w:r>
              <w:rPr>
                <w:rFonts w:ascii="Garamond" w:hAnsi="Garamond"/>
                <w:sz w:val="18"/>
                <w:szCs w:val="18"/>
              </w:rPr>
              <w:t>3</w:t>
            </w:r>
          </w:p>
        </w:tc>
        <w:tc>
          <w:tcPr>
            <w:tcW w:w="1276" w:type="dxa"/>
          </w:tcPr>
          <w:p w14:paraId="22B3B16B" w14:textId="61A26AC8"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22</w:t>
            </w:r>
            <w:r w:rsidRPr="0078288A">
              <w:rPr>
                <w:rFonts w:ascii="Garamond" w:hAnsi="Garamond"/>
                <w:sz w:val="18"/>
                <w:szCs w:val="18"/>
              </w:rPr>
              <w:t>, 0.1</w:t>
            </w:r>
            <w:r>
              <w:rPr>
                <w:rFonts w:ascii="Garamond" w:hAnsi="Garamond"/>
                <w:sz w:val="18"/>
                <w:szCs w:val="18"/>
              </w:rPr>
              <w:t>6</w:t>
            </w:r>
          </w:p>
        </w:tc>
        <w:tc>
          <w:tcPr>
            <w:tcW w:w="992" w:type="dxa"/>
          </w:tcPr>
          <w:p w14:paraId="62AA21C6" w14:textId="7BAAFEAA" w:rsidR="0078288A" w:rsidRPr="0078288A" w:rsidRDefault="0078288A" w:rsidP="0078288A">
            <w:pPr>
              <w:spacing w:line="276" w:lineRule="auto"/>
              <w:jc w:val="center"/>
              <w:rPr>
                <w:rFonts w:ascii="Garamond" w:hAnsi="Garamond"/>
                <w:sz w:val="18"/>
                <w:szCs w:val="18"/>
              </w:rPr>
            </w:pPr>
            <w:r>
              <w:rPr>
                <w:rFonts w:ascii="Garamond" w:hAnsi="Garamond"/>
                <w:sz w:val="18"/>
                <w:szCs w:val="18"/>
              </w:rPr>
              <w:t>0.74</w:t>
            </w:r>
          </w:p>
        </w:tc>
        <w:tc>
          <w:tcPr>
            <w:tcW w:w="850" w:type="dxa"/>
          </w:tcPr>
          <w:p w14:paraId="33DE82D8" w14:textId="06259AE9" w:rsidR="0078288A" w:rsidRPr="0078288A" w:rsidRDefault="0078288A" w:rsidP="0078288A">
            <w:pPr>
              <w:spacing w:line="276" w:lineRule="auto"/>
              <w:jc w:val="center"/>
              <w:rPr>
                <w:rFonts w:ascii="Garamond" w:hAnsi="Garamond"/>
                <w:sz w:val="18"/>
                <w:szCs w:val="18"/>
              </w:rPr>
            </w:pPr>
            <w:r>
              <w:rPr>
                <w:rFonts w:ascii="Garamond" w:hAnsi="Garamond"/>
                <w:sz w:val="18"/>
                <w:szCs w:val="18"/>
              </w:rPr>
              <w:t>23</w:t>
            </w:r>
          </w:p>
        </w:tc>
        <w:tc>
          <w:tcPr>
            <w:tcW w:w="1134" w:type="dxa"/>
          </w:tcPr>
          <w:p w14:paraId="7A4E711B" w14:textId="0BC44783" w:rsidR="0078288A" w:rsidRPr="0078288A" w:rsidRDefault="0078288A" w:rsidP="0078288A">
            <w:pPr>
              <w:spacing w:line="276" w:lineRule="auto"/>
              <w:jc w:val="center"/>
              <w:rPr>
                <w:rFonts w:ascii="Garamond" w:hAnsi="Garamond"/>
                <w:sz w:val="18"/>
                <w:szCs w:val="18"/>
              </w:rPr>
            </w:pPr>
            <w:r>
              <w:rPr>
                <w:rFonts w:ascii="Garamond" w:hAnsi="Garamond"/>
                <w:sz w:val="18"/>
                <w:szCs w:val="18"/>
              </w:rPr>
              <w:t>12</w:t>
            </w:r>
          </w:p>
        </w:tc>
        <w:tc>
          <w:tcPr>
            <w:tcW w:w="966" w:type="dxa"/>
          </w:tcPr>
          <w:p w14:paraId="2E561471" w14:textId="690D4990" w:rsidR="0078288A" w:rsidRPr="0078288A" w:rsidRDefault="0078288A" w:rsidP="0078288A">
            <w:pPr>
              <w:spacing w:line="276" w:lineRule="auto"/>
              <w:jc w:val="center"/>
              <w:rPr>
                <w:rFonts w:ascii="Garamond" w:hAnsi="Garamond"/>
                <w:sz w:val="18"/>
                <w:szCs w:val="18"/>
              </w:rPr>
            </w:pPr>
            <w:r>
              <w:rPr>
                <w:rFonts w:ascii="Garamond" w:hAnsi="Garamond"/>
                <w:sz w:val="18"/>
                <w:szCs w:val="18"/>
              </w:rPr>
              <w:t>172</w:t>
            </w:r>
          </w:p>
        </w:tc>
      </w:tr>
      <w:tr w:rsidR="0078288A" w:rsidRPr="0078288A" w14:paraId="2A4F1981" w14:textId="77777777" w:rsidTr="0078288A">
        <w:trPr>
          <w:trHeight w:val="115"/>
        </w:trPr>
        <w:tc>
          <w:tcPr>
            <w:tcW w:w="1759" w:type="dxa"/>
          </w:tcPr>
          <w:p w14:paraId="3960EBA4" w14:textId="77777777" w:rsidR="0078288A" w:rsidRPr="0078288A" w:rsidRDefault="0078288A" w:rsidP="0078288A">
            <w:pPr>
              <w:spacing w:line="276" w:lineRule="auto"/>
              <w:rPr>
                <w:rFonts w:ascii="Garamond" w:hAnsi="Garamond"/>
                <w:sz w:val="18"/>
                <w:szCs w:val="18"/>
              </w:rPr>
            </w:pPr>
            <w:r w:rsidRPr="0078288A">
              <w:rPr>
                <w:rFonts w:ascii="Garamond" w:hAnsi="Garamond"/>
                <w:sz w:val="18"/>
                <w:szCs w:val="18"/>
              </w:rPr>
              <w:t>SSD</w:t>
            </w:r>
          </w:p>
        </w:tc>
        <w:tc>
          <w:tcPr>
            <w:tcW w:w="638" w:type="dxa"/>
          </w:tcPr>
          <w:p w14:paraId="563CC812" w14:textId="7F22E055" w:rsidR="0078288A" w:rsidRPr="0078288A" w:rsidRDefault="0078288A" w:rsidP="0078288A">
            <w:pPr>
              <w:spacing w:line="276" w:lineRule="auto"/>
              <w:jc w:val="center"/>
              <w:rPr>
                <w:rFonts w:ascii="Garamond" w:hAnsi="Garamond"/>
                <w:sz w:val="18"/>
                <w:szCs w:val="18"/>
              </w:rPr>
            </w:pPr>
            <w:r>
              <w:rPr>
                <w:rFonts w:ascii="Garamond" w:hAnsi="Garamond"/>
                <w:sz w:val="18"/>
                <w:szCs w:val="18"/>
              </w:rPr>
              <w:t>0.16</w:t>
            </w:r>
          </w:p>
        </w:tc>
        <w:tc>
          <w:tcPr>
            <w:tcW w:w="1110" w:type="dxa"/>
          </w:tcPr>
          <w:p w14:paraId="74D43E0A" w14:textId="3358FBCD"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85</w:t>
            </w:r>
            <w:r w:rsidRPr="0078288A">
              <w:rPr>
                <w:rFonts w:ascii="Garamond" w:hAnsi="Garamond"/>
                <w:sz w:val="18"/>
                <w:szCs w:val="18"/>
              </w:rPr>
              <w:t>, 1.</w:t>
            </w:r>
            <w:r>
              <w:rPr>
                <w:rFonts w:ascii="Garamond" w:hAnsi="Garamond"/>
                <w:sz w:val="18"/>
                <w:szCs w:val="18"/>
              </w:rPr>
              <w:t>17</w:t>
            </w:r>
          </w:p>
        </w:tc>
        <w:tc>
          <w:tcPr>
            <w:tcW w:w="883" w:type="dxa"/>
          </w:tcPr>
          <w:p w14:paraId="0D5D0E3B" w14:textId="379D64D0" w:rsidR="0078288A" w:rsidRPr="0078288A" w:rsidRDefault="0078288A" w:rsidP="0078288A">
            <w:pPr>
              <w:spacing w:line="276" w:lineRule="auto"/>
              <w:jc w:val="center"/>
              <w:rPr>
                <w:rFonts w:ascii="Garamond" w:hAnsi="Garamond"/>
                <w:sz w:val="18"/>
                <w:szCs w:val="18"/>
              </w:rPr>
            </w:pPr>
            <w:r>
              <w:rPr>
                <w:rFonts w:ascii="Garamond" w:hAnsi="Garamond"/>
                <w:sz w:val="18"/>
                <w:szCs w:val="18"/>
              </w:rPr>
              <w:t>0.76</w:t>
            </w:r>
          </w:p>
        </w:tc>
        <w:tc>
          <w:tcPr>
            <w:tcW w:w="992" w:type="dxa"/>
          </w:tcPr>
          <w:p w14:paraId="45F7A601" w14:textId="46F0A72C"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28</w:t>
            </w:r>
          </w:p>
        </w:tc>
        <w:tc>
          <w:tcPr>
            <w:tcW w:w="1276" w:type="dxa"/>
          </w:tcPr>
          <w:p w14:paraId="48A85386" w14:textId="24D1E540"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w:t>
            </w:r>
            <w:r>
              <w:rPr>
                <w:rFonts w:ascii="Garamond" w:hAnsi="Garamond"/>
                <w:sz w:val="18"/>
                <w:szCs w:val="18"/>
              </w:rPr>
              <w:t>1.03</w:t>
            </w:r>
            <w:r w:rsidRPr="0078288A">
              <w:rPr>
                <w:rFonts w:ascii="Garamond" w:hAnsi="Garamond"/>
                <w:sz w:val="18"/>
                <w:szCs w:val="18"/>
              </w:rPr>
              <w:t>, 0.</w:t>
            </w:r>
            <w:r>
              <w:rPr>
                <w:rFonts w:ascii="Garamond" w:hAnsi="Garamond"/>
                <w:sz w:val="18"/>
                <w:szCs w:val="18"/>
              </w:rPr>
              <w:t>48</w:t>
            </w:r>
          </w:p>
        </w:tc>
        <w:tc>
          <w:tcPr>
            <w:tcW w:w="992" w:type="dxa"/>
          </w:tcPr>
          <w:p w14:paraId="7C990961" w14:textId="235833AB" w:rsidR="0078288A" w:rsidRPr="0078288A" w:rsidRDefault="0078288A" w:rsidP="0078288A">
            <w:pPr>
              <w:spacing w:line="276" w:lineRule="auto"/>
              <w:jc w:val="center"/>
              <w:rPr>
                <w:rFonts w:ascii="Garamond" w:hAnsi="Garamond"/>
                <w:sz w:val="18"/>
                <w:szCs w:val="18"/>
              </w:rPr>
            </w:pPr>
            <w:r>
              <w:rPr>
                <w:rFonts w:ascii="Garamond" w:hAnsi="Garamond"/>
                <w:sz w:val="18"/>
                <w:szCs w:val="18"/>
              </w:rPr>
              <w:t>0.47</w:t>
            </w:r>
          </w:p>
        </w:tc>
        <w:tc>
          <w:tcPr>
            <w:tcW w:w="850" w:type="dxa"/>
          </w:tcPr>
          <w:p w14:paraId="1609B5F1" w14:textId="77777777" w:rsidR="0078288A" w:rsidRPr="0078288A" w:rsidRDefault="0078288A" w:rsidP="0078288A">
            <w:pPr>
              <w:spacing w:line="276" w:lineRule="auto"/>
              <w:jc w:val="center"/>
              <w:rPr>
                <w:rFonts w:ascii="Garamond" w:hAnsi="Garamond"/>
                <w:sz w:val="18"/>
                <w:szCs w:val="18"/>
              </w:rPr>
            </w:pPr>
          </w:p>
        </w:tc>
        <w:tc>
          <w:tcPr>
            <w:tcW w:w="1134" w:type="dxa"/>
          </w:tcPr>
          <w:p w14:paraId="0D95A104" w14:textId="77777777" w:rsidR="0078288A" w:rsidRPr="0078288A" w:rsidRDefault="0078288A" w:rsidP="0078288A">
            <w:pPr>
              <w:spacing w:line="276" w:lineRule="auto"/>
              <w:jc w:val="center"/>
              <w:rPr>
                <w:rFonts w:ascii="Garamond" w:hAnsi="Garamond"/>
                <w:sz w:val="18"/>
                <w:szCs w:val="18"/>
              </w:rPr>
            </w:pPr>
          </w:p>
        </w:tc>
        <w:tc>
          <w:tcPr>
            <w:tcW w:w="966" w:type="dxa"/>
          </w:tcPr>
          <w:p w14:paraId="404ECE5A" w14:textId="77777777" w:rsidR="0078288A" w:rsidRPr="0078288A" w:rsidRDefault="0078288A" w:rsidP="0078288A">
            <w:pPr>
              <w:spacing w:line="276" w:lineRule="auto"/>
              <w:jc w:val="center"/>
              <w:rPr>
                <w:rFonts w:ascii="Garamond" w:hAnsi="Garamond"/>
                <w:sz w:val="18"/>
                <w:szCs w:val="18"/>
              </w:rPr>
            </w:pPr>
          </w:p>
        </w:tc>
      </w:tr>
      <w:tr w:rsidR="0078288A" w:rsidRPr="0078288A" w14:paraId="09FD096A" w14:textId="77777777" w:rsidTr="0078288A">
        <w:trPr>
          <w:trHeight w:val="126"/>
        </w:trPr>
        <w:tc>
          <w:tcPr>
            <w:tcW w:w="1759" w:type="dxa"/>
          </w:tcPr>
          <w:p w14:paraId="3792364A" w14:textId="77777777" w:rsidR="0078288A" w:rsidRPr="0078288A" w:rsidRDefault="0078288A" w:rsidP="0078288A">
            <w:pPr>
              <w:spacing w:line="276" w:lineRule="auto"/>
              <w:rPr>
                <w:rFonts w:ascii="Garamond" w:hAnsi="Garamond"/>
                <w:b/>
                <w:sz w:val="18"/>
                <w:szCs w:val="18"/>
              </w:rPr>
            </w:pPr>
            <w:r w:rsidRPr="0078288A">
              <w:rPr>
                <w:rFonts w:ascii="Garamond" w:hAnsi="Garamond"/>
                <w:sz w:val="18"/>
                <w:szCs w:val="18"/>
              </w:rPr>
              <w:t>Boldness x SSD</w:t>
            </w:r>
          </w:p>
        </w:tc>
        <w:tc>
          <w:tcPr>
            <w:tcW w:w="638" w:type="dxa"/>
          </w:tcPr>
          <w:p w14:paraId="7F399935" w14:textId="7CBB308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-0.3</w:t>
            </w:r>
            <w:r>
              <w:rPr>
                <w:rFonts w:ascii="Garamond" w:hAnsi="Garamond"/>
                <w:sz w:val="18"/>
                <w:szCs w:val="18"/>
              </w:rPr>
              <w:t>8</w:t>
            </w:r>
          </w:p>
        </w:tc>
        <w:tc>
          <w:tcPr>
            <w:tcW w:w="1110" w:type="dxa"/>
          </w:tcPr>
          <w:p w14:paraId="5FB78EC6" w14:textId="52B2EB54"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-1.4</w:t>
            </w:r>
            <w:r>
              <w:rPr>
                <w:rFonts w:ascii="Garamond" w:hAnsi="Garamond"/>
                <w:sz w:val="18"/>
                <w:szCs w:val="18"/>
              </w:rPr>
              <w:t>5</w:t>
            </w:r>
            <w:r w:rsidRPr="0078288A">
              <w:rPr>
                <w:rFonts w:ascii="Garamond" w:hAnsi="Garamond"/>
                <w:sz w:val="18"/>
                <w:szCs w:val="18"/>
              </w:rPr>
              <w:t>, 0.69</w:t>
            </w:r>
          </w:p>
        </w:tc>
        <w:tc>
          <w:tcPr>
            <w:tcW w:w="883" w:type="dxa"/>
          </w:tcPr>
          <w:p w14:paraId="1FED19F9" w14:textId="01EC7F83" w:rsidR="0078288A" w:rsidRPr="0078288A" w:rsidRDefault="0078288A" w:rsidP="0078288A">
            <w:pPr>
              <w:spacing w:line="276" w:lineRule="auto"/>
              <w:jc w:val="center"/>
              <w:rPr>
                <w:rFonts w:ascii="Garamond" w:hAnsi="Garamond"/>
                <w:sz w:val="18"/>
                <w:szCs w:val="18"/>
              </w:rPr>
            </w:pPr>
            <w:r>
              <w:rPr>
                <w:rFonts w:ascii="Garamond" w:hAnsi="Garamond"/>
                <w:sz w:val="18"/>
                <w:szCs w:val="18"/>
              </w:rPr>
              <w:t>0.48</w:t>
            </w:r>
          </w:p>
        </w:tc>
        <w:tc>
          <w:tcPr>
            <w:tcW w:w="992" w:type="dxa"/>
          </w:tcPr>
          <w:p w14:paraId="660A2957" w14:textId="138C7E38"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3</w:t>
            </w:r>
            <w:r w:rsidRPr="0078288A">
              <w:rPr>
                <w:rFonts w:ascii="Garamond" w:hAnsi="Garamond"/>
                <w:sz w:val="18"/>
                <w:szCs w:val="18"/>
              </w:rPr>
              <w:t>9</w:t>
            </w:r>
          </w:p>
        </w:tc>
        <w:tc>
          <w:tcPr>
            <w:tcW w:w="1276" w:type="dxa"/>
          </w:tcPr>
          <w:p w14:paraId="2EE0DE2D" w14:textId="2A46E552"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44</w:t>
            </w:r>
            <w:r w:rsidRPr="0078288A">
              <w:rPr>
                <w:rFonts w:ascii="Garamond" w:hAnsi="Garamond"/>
                <w:sz w:val="18"/>
                <w:szCs w:val="18"/>
              </w:rPr>
              <w:t xml:space="preserve">, </w:t>
            </w:r>
            <w:r>
              <w:rPr>
                <w:rFonts w:ascii="Garamond" w:hAnsi="Garamond"/>
                <w:sz w:val="18"/>
                <w:szCs w:val="18"/>
              </w:rPr>
              <w:t>1.21</w:t>
            </w:r>
          </w:p>
        </w:tc>
        <w:tc>
          <w:tcPr>
            <w:tcW w:w="992" w:type="dxa"/>
          </w:tcPr>
          <w:p w14:paraId="03B82996" w14:textId="74EFBEAC" w:rsidR="0078288A" w:rsidRPr="0078288A" w:rsidRDefault="0078288A" w:rsidP="0078288A">
            <w:pPr>
              <w:spacing w:line="276" w:lineRule="auto"/>
              <w:jc w:val="center"/>
              <w:rPr>
                <w:rFonts w:ascii="Garamond" w:hAnsi="Garamond"/>
                <w:sz w:val="18"/>
                <w:szCs w:val="18"/>
              </w:rPr>
            </w:pPr>
            <w:r>
              <w:rPr>
                <w:rFonts w:ascii="Garamond" w:hAnsi="Garamond"/>
                <w:sz w:val="18"/>
                <w:szCs w:val="18"/>
              </w:rPr>
              <w:t>0.36</w:t>
            </w:r>
          </w:p>
        </w:tc>
        <w:tc>
          <w:tcPr>
            <w:tcW w:w="850" w:type="dxa"/>
          </w:tcPr>
          <w:p w14:paraId="4B200CAC" w14:textId="77777777" w:rsidR="0078288A" w:rsidRPr="0078288A" w:rsidRDefault="0078288A" w:rsidP="0078288A">
            <w:pPr>
              <w:spacing w:line="276" w:lineRule="auto"/>
              <w:jc w:val="center"/>
              <w:rPr>
                <w:rFonts w:ascii="Garamond" w:hAnsi="Garamond"/>
                <w:sz w:val="18"/>
                <w:szCs w:val="18"/>
              </w:rPr>
            </w:pPr>
          </w:p>
        </w:tc>
        <w:tc>
          <w:tcPr>
            <w:tcW w:w="1134" w:type="dxa"/>
          </w:tcPr>
          <w:p w14:paraId="279310A1" w14:textId="77777777" w:rsidR="0078288A" w:rsidRPr="0078288A" w:rsidRDefault="0078288A" w:rsidP="0078288A">
            <w:pPr>
              <w:spacing w:line="276" w:lineRule="auto"/>
              <w:jc w:val="center"/>
              <w:rPr>
                <w:rFonts w:ascii="Garamond" w:hAnsi="Garamond"/>
                <w:sz w:val="18"/>
                <w:szCs w:val="18"/>
              </w:rPr>
            </w:pPr>
          </w:p>
        </w:tc>
        <w:tc>
          <w:tcPr>
            <w:tcW w:w="966" w:type="dxa"/>
          </w:tcPr>
          <w:p w14:paraId="4FF1CAC7" w14:textId="77777777" w:rsidR="0078288A" w:rsidRPr="0078288A" w:rsidRDefault="0078288A" w:rsidP="0078288A">
            <w:pPr>
              <w:spacing w:line="276" w:lineRule="auto"/>
              <w:jc w:val="center"/>
              <w:rPr>
                <w:rFonts w:ascii="Garamond" w:hAnsi="Garamond"/>
                <w:sz w:val="18"/>
                <w:szCs w:val="18"/>
              </w:rPr>
            </w:pPr>
          </w:p>
        </w:tc>
      </w:tr>
      <w:tr w:rsidR="0078288A" w:rsidRPr="0078288A" w14:paraId="35BBC42F" w14:textId="77777777" w:rsidTr="0078288A">
        <w:trPr>
          <w:trHeight w:val="126"/>
        </w:trPr>
        <w:tc>
          <w:tcPr>
            <w:tcW w:w="1759" w:type="dxa"/>
          </w:tcPr>
          <w:p w14:paraId="4B5EE82C" w14:textId="77777777" w:rsidR="0078288A" w:rsidRPr="0078288A" w:rsidRDefault="0078288A" w:rsidP="0078288A">
            <w:pPr>
              <w:spacing w:line="276" w:lineRule="auto"/>
              <w:rPr>
                <w:rFonts w:ascii="Garamond" w:hAnsi="Garamond"/>
                <w:i/>
                <w:sz w:val="18"/>
                <w:szCs w:val="18"/>
              </w:rPr>
            </w:pPr>
            <w:r w:rsidRPr="0078288A">
              <w:rPr>
                <w:rFonts w:ascii="Garamond" w:hAnsi="Garamond"/>
                <w:b/>
                <w:i/>
                <w:sz w:val="18"/>
                <w:szCs w:val="18"/>
              </w:rPr>
              <w:t>Invertebrates</w:t>
            </w:r>
          </w:p>
        </w:tc>
        <w:tc>
          <w:tcPr>
            <w:tcW w:w="638" w:type="dxa"/>
          </w:tcPr>
          <w:p w14:paraId="12FDB076" w14:textId="77777777" w:rsidR="0078288A" w:rsidRPr="0078288A" w:rsidRDefault="0078288A" w:rsidP="0078288A">
            <w:pPr>
              <w:spacing w:line="276" w:lineRule="auto"/>
              <w:jc w:val="center"/>
              <w:rPr>
                <w:rFonts w:ascii="Garamond" w:hAnsi="Garamond"/>
                <w:sz w:val="18"/>
                <w:szCs w:val="18"/>
              </w:rPr>
            </w:pPr>
          </w:p>
        </w:tc>
        <w:tc>
          <w:tcPr>
            <w:tcW w:w="1110" w:type="dxa"/>
          </w:tcPr>
          <w:p w14:paraId="2967557E" w14:textId="77777777" w:rsidR="0078288A" w:rsidRPr="0078288A" w:rsidRDefault="0078288A" w:rsidP="0078288A">
            <w:pPr>
              <w:spacing w:line="276" w:lineRule="auto"/>
              <w:jc w:val="center"/>
              <w:rPr>
                <w:rFonts w:ascii="Garamond" w:hAnsi="Garamond"/>
                <w:sz w:val="18"/>
                <w:szCs w:val="18"/>
              </w:rPr>
            </w:pPr>
          </w:p>
        </w:tc>
        <w:tc>
          <w:tcPr>
            <w:tcW w:w="883" w:type="dxa"/>
          </w:tcPr>
          <w:p w14:paraId="7C478635" w14:textId="77777777" w:rsidR="0078288A" w:rsidRPr="0078288A" w:rsidRDefault="0078288A" w:rsidP="0078288A">
            <w:pPr>
              <w:spacing w:line="276" w:lineRule="auto"/>
              <w:jc w:val="center"/>
              <w:rPr>
                <w:rFonts w:ascii="Garamond" w:hAnsi="Garamond"/>
                <w:sz w:val="18"/>
                <w:szCs w:val="18"/>
              </w:rPr>
            </w:pPr>
          </w:p>
        </w:tc>
        <w:tc>
          <w:tcPr>
            <w:tcW w:w="992" w:type="dxa"/>
          </w:tcPr>
          <w:p w14:paraId="5EF48B60" w14:textId="77777777" w:rsidR="0078288A" w:rsidRPr="0078288A" w:rsidRDefault="0078288A" w:rsidP="0078288A">
            <w:pPr>
              <w:spacing w:line="276" w:lineRule="auto"/>
              <w:jc w:val="center"/>
              <w:rPr>
                <w:rFonts w:ascii="Garamond" w:hAnsi="Garamond"/>
                <w:sz w:val="18"/>
                <w:szCs w:val="18"/>
              </w:rPr>
            </w:pPr>
          </w:p>
        </w:tc>
        <w:tc>
          <w:tcPr>
            <w:tcW w:w="1276" w:type="dxa"/>
          </w:tcPr>
          <w:p w14:paraId="6693BFE8" w14:textId="77777777" w:rsidR="0078288A" w:rsidRPr="0078288A" w:rsidRDefault="0078288A" w:rsidP="0078288A">
            <w:pPr>
              <w:spacing w:line="276" w:lineRule="auto"/>
              <w:jc w:val="center"/>
              <w:rPr>
                <w:rFonts w:ascii="Garamond" w:hAnsi="Garamond"/>
                <w:sz w:val="18"/>
                <w:szCs w:val="18"/>
              </w:rPr>
            </w:pPr>
          </w:p>
        </w:tc>
        <w:tc>
          <w:tcPr>
            <w:tcW w:w="992" w:type="dxa"/>
          </w:tcPr>
          <w:p w14:paraId="4D3625E9" w14:textId="77777777" w:rsidR="0078288A" w:rsidRPr="0078288A" w:rsidRDefault="0078288A" w:rsidP="0078288A">
            <w:pPr>
              <w:spacing w:line="276" w:lineRule="auto"/>
              <w:jc w:val="center"/>
              <w:rPr>
                <w:rFonts w:ascii="Garamond" w:hAnsi="Garamond"/>
                <w:sz w:val="18"/>
                <w:szCs w:val="18"/>
              </w:rPr>
            </w:pPr>
          </w:p>
        </w:tc>
        <w:tc>
          <w:tcPr>
            <w:tcW w:w="850" w:type="dxa"/>
          </w:tcPr>
          <w:p w14:paraId="31593470" w14:textId="77777777" w:rsidR="0078288A" w:rsidRPr="0078288A" w:rsidRDefault="0078288A" w:rsidP="0078288A">
            <w:pPr>
              <w:spacing w:line="276" w:lineRule="auto"/>
              <w:jc w:val="center"/>
              <w:rPr>
                <w:rFonts w:ascii="Garamond" w:hAnsi="Garamond"/>
                <w:sz w:val="18"/>
                <w:szCs w:val="18"/>
              </w:rPr>
            </w:pPr>
          </w:p>
        </w:tc>
        <w:tc>
          <w:tcPr>
            <w:tcW w:w="1134" w:type="dxa"/>
          </w:tcPr>
          <w:p w14:paraId="463D6987" w14:textId="77777777" w:rsidR="0078288A" w:rsidRPr="0078288A" w:rsidRDefault="0078288A" w:rsidP="0078288A">
            <w:pPr>
              <w:spacing w:line="276" w:lineRule="auto"/>
              <w:jc w:val="center"/>
              <w:rPr>
                <w:rFonts w:ascii="Garamond" w:hAnsi="Garamond"/>
                <w:sz w:val="18"/>
                <w:szCs w:val="18"/>
              </w:rPr>
            </w:pPr>
          </w:p>
        </w:tc>
        <w:tc>
          <w:tcPr>
            <w:tcW w:w="966" w:type="dxa"/>
          </w:tcPr>
          <w:p w14:paraId="3D064CC4" w14:textId="77777777" w:rsidR="0078288A" w:rsidRPr="0078288A" w:rsidRDefault="0078288A" w:rsidP="0078288A">
            <w:pPr>
              <w:spacing w:line="276" w:lineRule="auto"/>
              <w:jc w:val="center"/>
              <w:rPr>
                <w:rFonts w:ascii="Garamond" w:hAnsi="Garamond"/>
                <w:sz w:val="18"/>
                <w:szCs w:val="18"/>
              </w:rPr>
            </w:pPr>
          </w:p>
        </w:tc>
      </w:tr>
      <w:tr w:rsidR="0078288A" w:rsidRPr="0078288A" w14:paraId="2C69678B" w14:textId="77777777" w:rsidTr="0078288A">
        <w:trPr>
          <w:trHeight w:val="115"/>
        </w:trPr>
        <w:tc>
          <w:tcPr>
            <w:tcW w:w="1759" w:type="dxa"/>
          </w:tcPr>
          <w:p w14:paraId="7F6215C3" w14:textId="77777777" w:rsidR="0078288A" w:rsidRPr="0078288A" w:rsidRDefault="0078288A" w:rsidP="0078288A">
            <w:pPr>
              <w:spacing w:line="276" w:lineRule="auto"/>
              <w:rPr>
                <w:rFonts w:ascii="Garamond" w:hAnsi="Garamond"/>
                <w:sz w:val="18"/>
                <w:szCs w:val="18"/>
              </w:rPr>
            </w:pPr>
            <w:r w:rsidRPr="0078288A">
              <w:rPr>
                <w:rFonts w:ascii="Garamond" w:hAnsi="Garamond"/>
                <w:sz w:val="18"/>
                <w:szCs w:val="18"/>
              </w:rPr>
              <w:t>Activity</w:t>
            </w:r>
          </w:p>
        </w:tc>
        <w:tc>
          <w:tcPr>
            <w:tcW w:w="638" w:type="dxa"/>
          </w:tcPr>
          <w:p w14:paraId="70E9E01C" w14:textId="487A0C69"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0.0</w:t>
            </w:r>
            <w:r>
              <w:rPr>
                <w:rFonts w:ascii="Garamond" w:hAnsi="Garamond"/>
                <w:sz w:val="18"/>
                <w:szCs w:val="18"/>
              </w:rPr>
              <w:t>3</w:t>
            </w:r>
          </w:p>
        </w:tc>
        <w:tc>
          <w:tcPr>
            <w:tcW w:w="1110" w:type="dxa"/>
          </w:tcPr>
          <w:p w14:paraId="57477F31" w14:textId="6C197856"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-0.37, 0.</w:t>
            </w:r>
            <w:r>
              <w:rPr>
                <w:rFonts w:ascii="Garamond" w:hAnsi="Garamond"/>
                <w:sz w:val="18"/>
                <w:szCs w:val="18"/>
              </w:rPr>
              <w:t>42</w:t>
            </w:r>
          </w:p>
        </w:tc>
        <w:tc>
          <w:tcPr>
            <w:tcW w:w="883" w:type="dxa"/>
          </w:tcPr>
          <w:p w14:paraId="6CE75FBA" w14:textId="0CD4558F" w:rsidR="0078288A" w:rsidRPr="0078288A" w:rsidRDefault="0078288A" w:rsidP="0078288A">
            <w:pPr>
              <w:spacing w:line="276" w:lineRule="auto"/>
              <w:jc w:val="center"/>
              <w:rPr>
                <w:rFonts w:ascii="Garamond" w:hAnsi="Garamond"/>
                <w:sz w:val="18"/>
                <w:szCs w:val="18"/>
              </w:rPr>
            </w:pPr>
            <w:r>
              <w:rPr>
                <w:rFonts w:ascii="Garamond" w:hAnsi="Garamond"/>
                <w:sz w:val="18"/>
                <w:szCs w:val="18"/>
              </w:rPr>
              <w:t>0.90</w:t>
            </w:r>
          </w:p>
        </w:tc>
        <w:tc>
          <w:tcPr>
            <w:tcW w:w="992" w:type="dxa"/>
          </w:tcPr>
          <w:p w14:paraId="0350561D" w14:textId="7596BB19"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08</w:t>
            </w:r>
          </w:p>
        </w:tc>
        <w:tc>
          <w:tcPr>
            <w:tcW w:w="1276" w:type="dxa"/>
          </w:tcPr>
          <w:p w14:paraId="3C044D9C" w14:textId="3956121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22</w:t>
            </w:r>
            <w:r w:rsidRPr="0078288A">
              <w:rPr>
                <w:rFonts w:ascii="Garamond" w:hAnsi="Garamond"/>
                <w:sz w:val="18"/>
                <w:szCs w:val="18"/>
              </w:rPr>
              <w:t>, 0.0</w:t>
            </w:r>
            <w:r>
              <w:rPr>
                <w:rFonts w:ascii="Garamond" w:hAnsi="Garamond"/>
                <w:sz w:val="18"/>
                <w:szCs w:val="18"/>
              </w:rPr>
              <w:t>6</w:t>
            </w:r>
          </w:p>
        </w:tc>
        <w:tc>
          <w:tcPr>
            <w:tcW w:w="992" w:type="dxa"/>
          </w:tcPr>
          <w:p w14:paraId="0C22208F" w14:textId="086AD065" w:rsidR="0078288A" w:rsidRPr="0078288A" w:rsidRDefault="0078288A" w:rsidP="0078288A">
            <w:pPr>
              <w:spacing w:line="276" w:lineRule="auto"/>
              <w:jc w:val="center"/>
              <w:rPr>
                <w:rFonts w:ascii="Garamond" w:hAnsi="Garamond"/>
                <w:sz w:val="18"/>
                <w:szCs w:val="18"/>
              </w:rPr>
            </w:pPr>
            <w:r>
              <w:rPr>
                <w:rFonts w:ascii="Garamond" w:hAnsi="Garamond"/>
                <w:sz w:val="18"/>
                <w:szCs w:val="18"/>
              </w:rPr>
              <w:t>0.28</w:t>
            </w:r>
          </w:p>
        </w:tc>
        <w:tc>
          <w:tcPr>
            <w:tcW w:w="850" w:type="dxa"/>
          </w:tcPr>
          <w:p w14:paraId="1447D1FD" w14:textId="3EA062F0"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22</w:t>
            </w:r>
          </w:p>
        </w:tc>
        <w:tc>
          <w:tcPr>
            <w:tcW w:w="1134" w:type="dxa"/>
          </w:tcPr>
          <w:p w14:paraId="224F87B1" w14:textId="6D7598F2"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19</w:t>
            </w:r>
          </w:p>
        </w:tc>
        <w:tc>
          <w:tcPr>
            <w:tcW w:w="966" w:type="dxa"/>
          </w:tcPr>
          <w:p w14:paraId="60154E4A" w14:textId="7CDD0354"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204</w:t>
            </w:r>
          </w:p>
        </w:tc>
      </w:tr>
      <w:tr w:rsidR="0078288A" w:rsidRPr="0078288A" w14:paraId="70A49BC9" w14:textId="77777777" w:rsidTr="0078288A">
        <w:trPr>
          <w:trHeight w:val="126"/>
        </w:trPr>
        <w:tc>
          <w:tcPr>
            <w:tcW w:w="1759" w:type="dxa"/>
          </w:tcPr>
          <w:p w14:paraId="62B6003B" w14:textId="77777777" w:rsidR="0078288A" w:rsidRPr="0078288A" w:rsidRDefault="0078288A" w:rsidP="0078288A">
            <w:pPr>
              <w:spacing w:line="276" w:lineRule="auto"/>
              <w:rPr>
                <w:rFonts w:ascii="Garamond" w:hAnsi="Garamond"/>
                <w:b/>
                <w:sz w:val="18"/>
                <w:szCs w:val="18"/>
              </w:rPr>
            </w:pPr>
            <w:r w:rsidRPr="0078288A">
              <w:rPr>
                <w:rFonts w:ascii="Garamond" w:hAnsi="Garamond"/>
                <w:b/>
                <w:sz w:val="18"/>
                <w:szCs w:val="18"/>
              </w:rPr>
              <w:t>Boldness</w:t>
            </w:r>
          </w:p>
        </w:tc>
        <w:tc>
          <w:tcPr>
            <w:tcW w:w="638" w:type="dxa"/>
          </w:tcPr>
          <w:p w14:paraId="7B33D53C" w14:textId="44BA05F0" w:rsidR="0078288A" w:rsidRPr="0078288A" w:rsidRDefault="0078288A" w:rsidP="0078288A">
            <w:pPr>
              <w:spacing w:line="276" w:lineRule="auto"/>
              <w:jc w:val="center"/>
              <w:rPr>
                <w:rFonts w:ascii="Garamond" w:hAnsi="Garamond"/>
                <w:b/>
                <w:sz w:val="18"/>
                <w:szCs w:val="18"/>
              </w:rPr>
            </w:pPr>
            <w:r w:rsidRPr="0078288A">
              <w:rPr>
                <w:rFonts w:ascii="Garamond" w:hAnsi="Garamond"/>
                <w:b/>
                <w:sz w:val="18"/>
                <w:szCs w:val="18"/>
              </w:rPr>
              <w:t>0.</w:t>
            </w:r>
            <w:r>
              <w:rPr>
                <w:rFonts w:ascii="Garamond" w:hAnsi="Garamond"/>
                <w:b/>
                <w:sz w:val="18"/>
                <w:szCs w:val="18"/>
              </w:rPr>
              <w:t>37</w:t>
            </w:r>
          </w:p>
        </w:tc>
        <w:tc>
          <w:tcPr>
            <w:tcW w:w="1110" w:type="dxa"/>
          </w:tcPr>
          <w:p w14:paraId="0E885E07" w14:textId="35FB27BA" w:rsidR="0078288A" w:rsidRPr="0078288A" w:rsidRDefault="0078288A" w:rsidP="0078288A">
            <w:pPr>
              <w:spacing w:line="276" w:lineRule="auto"/>
              <w:jc w:val="center"/>
              <w:rPr>
                <w:rFonts w:ascii="Garamond" w:hAnsi="Garamond"/>
                <w:b/>
                <w:sz w:val="18"/>
                <w:szCs w:val="18"/>
              </w:rPr>
            </w:pPr>
            <w:r w:rsidRPr="0078288A">
              <w:rPr>
                <w:rFonts w:ascii="Garamond" w:hAnsi="Garamond"/>
                <w:b/>
                <w:sz w:val="18"/>
                <w:szCs w:val="18"/>
              </w:rPr>
              <w:t>-0.</w:t>
            </w:r>
            <w:r>
              <w:rPr>
                <w:rFonts w:ascii="Garamond" w:hAnsi="Garamond"/>
                <w:b/>
                <w:sz w:val="18"/>
                <w:szCs w:val="18"/>
              </w:rPr>
              <w:t>02</w:t>
            </w:r>
            <w:r w:rsidRPr="0078288A">
              <w:rPr>
                <w:rFonts w:ascii="Garamond" w:hAnsi="Garamond"/>
                <w:b/>
                <w:sz w:val="18"/>
                <w:szCs w:val="18"/>
              </w:rPr>
              <w:t>, 0.</w:t>
            </w:r>
            <w:r>
              <w:rPr>
                <w:rFonts w:ascii="Garamond" w:hAnsi="Garamond"/>
                <w:b/>
                <w:sz w:val="18"/>
                <w:szCs w:val="18"/>
              </w:rPr>
              <w:t>7</w:t>
            </w:r>
            <w:r w:rsidRPr="0078288A">
              <w:rPr>
                <w:rFonts w:ascii="Garamond" w:hAnsi="Garamond"/>
                <w:b/>
                <w:sz w:val="18"/>
                <w:szCs w:val="18"/>
              </w:rPr>
              <w:t>6</w:t>
            </w:r>
          </w:p>
        </w:tc>
        <w:tc>
          <w:tcPr>
            <w:tcW w:w="883" w:type="dxa"/>
          </w:tcPr>
          <w:p w14:paraId="208BF681" w14:textId="1883CA4F" w:rsidR="0078288A" w:rsidRPr="0078288A" w:rsidRDefault="0078288A" w:rsidP="0078288A">
            <w:pPr>
              <w:spacing w:line="276" w:lineRule="auto"/>
              <w:jc w:val="center"/>
              <w:rPr>
                <w:rFonts w:ascii="Garamond" w:hAnsi="Garamond"/>
                <w:b/>
                <w:sz w:val="18"/>
                <w:szCs w:val="18"/>
              </w:rPr>
            </w:pPr>
            <w:r>
              <w:rPr>
                <w:rFonts w:ascii="Garamond" w:hAnsi="Garamond"/>
                <w:b/>
                <w:sz w:val="18"/>
                <w:szCs w:val="18"/>
              </w:rPr>
              <w:t>0.06</w:t>
            </w:r>
          </w:p>
        </w:tc>
        <w:tc>
          <w:tcPr>
            <w:tcW w:w="992" w:type="dxa"/>
          </w:tcPr>
          <w:p w14:paraId="347C830A" w14:textId="2AF200D9" w:rsidR="0078288A" w:rsidRPr="0078288A" w:rsidRDefault="0078288A" w:rsidP="0078288A">
            <w:pPr>
              <w:spacing w:line="276" w:lineRule="auto"/>
              <w:jc w:val="center"/>
              <w:rPr>
                <w:rFonts w:ascii="Garamond" w:hAnsi="Garamond"/>
                <w:sz w:val="18"/>
                <w:szCs w:val="18"/>
              </w:rPr>
            </w:pPr>
            <w:r>
              <w:rPr>
                <w:rFonts w:ascii="Garamond" w:hAnsi="Garamond"/>
                <w:sz w:val="18"/>
                <w:szCs w:val="18"/>
              </w:rPr>
              <w:t>-</w:t>
            </w:r>
            <w:r w:rsidRPr="0078288A">
              <w:rPr>
                <w:rFonts w:ascii="Garamond" w:hAnsi="Garamond"/>
                <w:sz w:val="18"/>
                <w:szCs w:val="18"/>
              </w:rPr>
              <w:t>0.0</w:t>
            </w:r>
            <w:r>
              <w:rPr>
                <w:rFonts w:ascii="Garamond" w:hAnsi="Garamond"/>
                <w:sz w:val="18"/>
                <w:szCs w:val="18"/>
              </w:rPr>
              <w:t>2</w:t>
            </w:r>
          </w:p>
        </w:tc>
        <w:tc>
          <w:tcPr>
            <w:tcW w:w="1276" w:type="dxa"/>
          </w:tcPr>
          <w:p w14:paraId="27BBD7BF" w14:textId="627E4E66"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15</w:t>
            </w:r>
            <w:r w:rsidRPr="0078288A">
              <w:rPr>
                <w:rFonts w:ascii="Garamond" w:hAnsi="Garamond"/>
                <w:sz w:val="18"/>
                <w:szCs w:val="18"/>
              </w:rPr>
              <w:t>, 0.1</w:t>
            </w:r>
            <w:r>
              <w:rPr>
                <w:rFonts w:ascii="Garamond" w:hAnsi="Garamond"/>
                <w:sz w:val="18"/>
                <w:szCs w:val="18"/>
              </w:rPr>
              <w:t>1</w:t>
            </w:r>
          </w:p>
        </w:tc>
        <w:tc>
          <w:tcPr>
            <w:tcW w:w="992" w:type="dxa"/>
          </w:tcPr>
          <w:p w14:paraId="6C508E4E" w14:textId="6E747F20" w:rsidR="0078288A" w:rsidRPr="0078288A" w:rsidRDefault="0078288A" w:rsidP="0078288A">
            <w:pPr>
              <w:spacing w:line="276" w:lineRule="auto"/>
              <w:jc w:val="center"/>
              <w:rPr>
                <w:rFonts w:ascii="Garamond" w:hAnsi="Garamond"/>
                <w:sz w:val="18"/>
                <w:szCs w:val="18"/>
              </w:rPr>
            </w:pPr>
            <w:r>
              <w:rPr>
                <w:rFonts w:ascii="Garamond" w:hAnsi="Garamond"/>
                <w:sz w:val="18"/>
                <w:szCs w:val="18"/>
              </w:rPr>
              <w:t>0.79</w:t>
            </w:r>
          </w:p>
        </w:tc>
        <w:tc>
          <w:tcPr>
            <w:tcW w:w="850" w:type="dxa"/>
          </w:tcPr>
          <w:p w14:paraId="697030F5" w14:textId="109E512A" w:rsidR="0078288A" w:rsidRPr="0078288A" w:rsidRDefault="0078288A" w:rsidP="0078288A">
            <w:pPr>
              <w:spacing w:line="276" w:lineRule="auto"/>
              <w:jc w:val="center"/>
              <w:rPr>
                <w:rFonts w:ascii="Garamond" w:hAnsi="Garamond"/>
                <w:sz w:val="18"/>
                <w:szCs w:val="18"/>
              </w:rPr>
            </w:pPr>
            <w:r>
              <w:rPr>
                <w:rFonts w:ascii="Garamond" w:hAnsi="Garamond"/>
                <w:sz w:val="18"/>
                <w:szCs w:val="18"/>
              </w:rPr>
              <w:t>27</w:t>
            </w:r>
          </w:p>
        </w:tc>
        <w:tc>
          <w:tcPr>
            <w:tcW w:w="1134" w:type="dxa"/>
          </w:tcPr>
          <w:p w14:paraId="10131321" w14:textId="1ED848BD" w:rsidR="0078288A" w:rsidRPr="0078288A" w:rsidRDefault="0078288A" w:rsidP="0078288A">
            <w:pPr>
              <w:spacing w:line="276" w:lineRule="auto"/>
              <w:jc w:val="center"/>
              <w:rPr>
                <w:rFonts w:ascii="Garamond" w:hAnsi="Garamond"/>
                <w:sz w:val="18"/>
                <w:szCs w:val="18"/>
              </w:rPr>
            </w:pPr>
            <w:r>
              <w:rPr>
                <w:rFonts w:ascii="Garamond" w:hAnsi="Garamond"/>
                <w:sz w:val="18"/>
                <w:szCs w:val="18"/>
              </w:rPr>
              <w:t>26</w:t>
            </w:r>
          </w:p>
        </w:tc>
        <w:tc>
          <w:tcPr>
            <w:tcW w:w="966" w:type="dxa"/>
          </w:tcPr>
          <w:p w14:paraId="46D19096" w14:textId="0DB4589B" w:rsidR="0078288A" w:rsidRPr="0078288A" w:rsidRDefault="0078288A" w:rsidP="0078288A">
            <w:pPr>
              <w:spacing w:line="276" w:lineRule="auto"/>
              <w:jc w:val="center"/>
              <w:rPr>
                <w:rFonts w:ascii="Garamond" w:hAnsi="Garamond"/>
                <w:sz w:val="18"/>
                <w:szCs w:val="18"/>
              </w:rPr>
            </w:pPr>
            <w:r>
              <w:rPr>
                <w:rFonts w:ascii="Garamond" w:hAnsi="Garamond"/>
                <w:sz w:val="18"/>
                <w:szCs w:val="18"/>
              </w:rPr>
              <w:t>178</w:t>
            </w:r>
          </w:p>
        </w:tc>
      </w:tr>
      <w:tr w:rsidR="0078288A" w:rsidRPr="0078288A" w14:paraId="5F0F6F43" w14:textId="77777777" w:rsidTr="0078288A">
        <w:trPr>
          <w:trHeight w:val="126"/>
        </w:trPr>
        <w:tc>
          <w:tcPr>
            <w:tcW w:w="1759" w:type="dxa"/>
          </w:tcPr>
          <w:p w14:paraId="75F9714A" w14:textId="77777777" w:rsidR="0078288A" w:rsidRPr="0078288A" w:rsidRDefault="0078288A" w:rsidP="0078288A">
            <w:pPr>
              <w:spacing w:line="276" w:lineRule="auto"/>
              <w:rPr>
                <w:rFonts w:ascii="Garamond" w:hAnsi="Garamond"/>
                <w:sz w:val="18"/>
                <w:szCs w:val="18"/>
              </w:rPr>
            </w:pPr>
            <w:r w:rsidRPr="0078288A">
              <w:rPr>
                <w:rFonts w:ascii="Garamond" w:hAnsi="Garamond"/>
                <w:sz w:val="18"/>
                <w:szCs w:val="18"/>
              </w:rPr>
              <w:t>SSD</w:t>
            </w:r>
          </w:p>
        </w:tc>
        <w:tc>
          <w:tcPr>
            <w:tcW w:w="638" w:type="dxa"/>
          </w:tcPr>
          <w:p w14:paraId="7D7C2D13" w14:textId="5EEDFF8C"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-0.8</w:t>
            </w:r>
            <w:r>
              <w:rPr>
                <w:rFonts w:ascii="Garamond" w:hAnsi="Garamond"/>
                <w:sz w:val="18"/>
                <w:szCs w:val="18"/>
              </w:rPr>
              <w:t>7</w:t>
            </w:r>
          </w:p>
        </w:tc>
        <w:tc>
          <w:tcPr>
            <w:tcW w:w="1110" w:type="dxa"/>
          </w:tcPr>
          <w:p w14:paraId="1FDA2239" w14:textId="6D51D198"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-2.</w:t>
            </w:r>
            <w:r>
              <w:rPr>
                <w:rFonts w:ascii="Garamond" w:hAnsi="Garamond"/>
                <w:sz w:val="18"/>
                <w:szCs w:val="18"/>
              </w:rPr>
              <w:t>15</w:t>
            </w:r>
            <w:r w:rsidRPr="0078288A">
              <w:rPr>
                <w:rFonts w:ascii="Garamond" w:hAnsi="Garamond"/>
                <w:sz w:val="18"/>
                <w:szCs w:val="18"/>
              </w:rPr>
              <w:t>, 0.</w:t>
            </w:r>
            <w:r>
              <w:rPr>
                <w:rFonts w:ascii="Garamond" w:hAnsi="Garamond"/>
                <w:sz w:val="18"/>
                <w:szCs w:val="18"/>
              </w:rPr>
              <w:t>4</w:t>
            </w:r>
            <w:r w:rsidRPr="0078288A">
              <w:rPr>
                <w:rFonts w:ascii="Garamond" w:hAnsi="Garamond"/>
                <w:sz w:val="18"/>
                <w:szCs w:val="18"/>
              </w:rPr>
              <w:t>2</w:t>
            </w:r>
          </w:p>
        </w:tc>
        <w:tc>
          <w:tcPr>
            <w:tcW w:w="883" w:type="dxa"/>
          </w:tcPr>
          <w:p w14:paraId="0E5FA2FA" w14:textId="1E171BB8" w:rsidR="0078288A" w:rsidRPr="0078288A" w:rsidRDefault="0078288A" w:rsidP="0078288A">
            <w:pPr>
              <w:spacing w:line="276" w:lineRule="auto"/>
              <w:jc w:val="center"/>
              <w:rPr>
                <w:rFonts w:ascii="Garamond" w:hAnsi="Garamond"/>
                <w:sz w:val="18"/>
                <w:szCs w:val="18"/>
              </w:rPr>
            </w:pPr>
            <w:r>
              <w:rPr>
                <w:rFonts w:ascii="Garamond" w:hAnsi="Garamond"/>
                <w:sz w:val="18"/>
                <w:szCs w:val="18"/>
              </w:rPr>
              <w:t>0.19</w:t>
            </w:r>
          </w:p>
        </w:tc>
        <w:tc>
          <w:tcPr>
            <w:tcW w:w="992" w:type="dxa"/>
          </w:tcPr>
          <w:p w14:paraId="05FC0221" w14:textId="48E0E910"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0.0</w:t>
            </w:r>
            <w:r>
              <w:rPr>
                <w:rFonts w:ascii="Garamond" w:hAnsi="Garamond"/>
                <w:sz w:val="18"/>
                <w:szCs w:val="18"/>
              </w:rPr>
              <w:t>5</w:t>
            </w:r>
          </w:p>
        </w:tc>
        <w:tc>
          <w:tcPr>
            <w:tcW w:w="1276" w:type="dxa"/>
          </w:tcPr>
          <w:p w14:paraId="2FEA4D08" w14:textId="5C27DDA0"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-0.5</w:t>
            </w:r>
            <w:r>
              <w:rPr>
                <w:rFonts w:ascii="Garamond" w:hAnsi="Garamond"/>
                <w:sz w:val="18"/>
                <w:szCs w:val="18"/>
              </w:rPr>
              <w:t>6</w:t>
            </w:r>
            <w:r w:rsidRPr="0078288A">
              <w:rPr>
                <w:rFonts w:ascii="Garamond" w:hAnsi="Garamond"/>
                <w:sz w:val="18"/>
                <w:szCs w:val="18"/>
              </w:rPr>
              <w:t>, 0.6</w:t>
            </w:r>
            <w:r>
              <w:rPr>
                <w:rFonts w:ascii="Garamond" w:hAnsi="Garamond"/>
                <w:sz w:val="18"/>
                <w:szCs w:val="18"/>
              </w:rPr>
              <w:t>6</w:t>
            </w:r>
          </w:p>
        </w:tc>
        <w:tc>
          <w:tcPr>
            <w:tcW w:w="992" w:type="dxa"/>
          </w:tcPr>
          <w:p w14:paraId="4A9A09B7" w14:textId="6E38C2D8" w:rsidR="0078288A" w:rsidRPr="0078288A" w:rsidRDefault="0078288A" w:rsidP="0078288A">
            <w:pPr>
              <w:spacing w:line="276" w:lineRule="auto"/>
              <w:jc w:val="center"/>
              <w:rPr>
                <w:rFonts w:ascii="Garamond" w:hAnsi="Garamond"/>
                <w:sz w:val="18"/>
                <w:szCs w:val="18"/>
              </w:rPr>
            </w:pPr>
            <w:r>
              <w:rPr>
                <w:rFonts w:ascii="Garamond" w:hAnsi="Garamond"/>
                <w:sz w:val="18"/>
                <w:szCs w:val="18"/>
              </w:rPr>
              <w:t>0.87</w:t>
            </w:r>
          </w:p>
        </w:tc>
        <w:tc>
          <w:tcPr>
            <w:tcW w:w="850" w:type="dxa"/>
          </w:tcPr>
          <w:p w14:paraId="12739B35" w14:textId="77777777" w:rsidR="0078288A" w:rsidRPr="0078288A" w:rsidRDefault="0078288A" w:rsidP="0078288A">
            <w:pPr>
              <w:spacing w:line="276" w:lineRule="auto"/>
              <w:jc w:val="center"/>
              <w:rPr>
                <w:rFonts w:ascii="Garamond" w:hAnsi="Garamond"/>
                <w:sz w:val="18"/>
                <w:szCs w:val="18"/>
              </w:rPr>
            </w:pPr>
          </w:p>
        </w:tc>
        <w:tc>
          <w:tcPr>
            <w:tcW w:w="1134" w:type="dxa"/>
          </w:tcPr>
          <w:p w14:paraId="7815FF0A" w14:textId="77777777" w:rsidR="0078288A" w:rsidRPr="0078288A" w:rsidRDefault="0078288A" w:rsidP="0078288A">
            <w:pPr>
              <w:spacing w:line="276" w:lineRule="auto"/>
              <w:jc w:val="center"/>
              <w:rPr>
                <w:rFonts w:ascii="Garamond" w:hAnsi="Garamond"/>
                <w:sz w:val="18"/>
                <w:szCs w:val="18"/>
              </w:rPr>
            </w:pPr>
          </w:p>
        </w:tc>
        <w:tc>
          <w:tcPr>
            <w:tcW w:w="966" w:type="dxa"/>
          </w:tcPr>
          <w:p w14:paraId="7EE62B13" w14:textId="77777777" w:rsidR="0078288A" w:rsidRPr="0078288A" w:rsidRDefault="0078288A" w:rsidP="0078288A">
            <w:pPr>
              <w:spacing w:line="276" w:lineRule="auto"/>
              <w:jc w:val="center"/>
              <w:rPr>
                <w:rFonts w:ascii="Garamond" w:hAnsi="Garamond"/>
                <w:sz w:val="18"/>
                <w:szCs w:val="18"/>
              </w:rPr>
            </w:pPr>
          </w:p>
        </w:tc>
      </w:tr>
      <w:tr w:rsidR="0078288A" w:rsidRPr="0078288A" w14:paraId="7203A469" w14:textId="77777777" w:rsidTr="0078288A">
        <w:trPr>
          <w:trHeight w:val="126"/>
        </w:trPr>
        <w:tc>
          <w:tcPr>
            <w:tcW w:w="1759" w:type="dxa"/>
          </w:tcPr>
          <w:p w14:paraId="6E2C44D0" w14:textId="77777777" w:rsidR="0078288A" w:rsidRPr="0078288A" w:rsidRDefault="0078288A" w:rsidP="0078288A">
            <w:pPr>
              <w:spacing w:line="276" w:lineRule="auto"/>
              <w:rPr>
                <w:rFonts w:ascii="Garamond" w:hAnsi="Garamond"/>
                <w:b/>
                <w:sz w:val="18"/>
                <w:szCs w:val="18"/>
              </w:rPr>
            </w:pPr>
            <w:r w:rsidRPr="0078288A">
              <w:rPr>
                <w:rFonts w:ascii="Garamond" w:hAnsi="Garamond"/>
                <w:b/>
                <w:sz w:val="18"/>
                <w:szCs w:val="18"/>
              </w:rPr>
              <w:t>Boldness x SSD</w:t>
            </w:r>
          </w:p>
        </w:tc>
        <w:tc>
          <w:tcPr>
            <w:tcW w:w="638" w:type="dxa"/>
          </w:tcPr>
          <w:p w14:paraId="3358D9D9" w14:textId="143230F7" w:rsidR="0078288A" w:rsidRPr="0078288A" w:rsidRDefault="0078288A" w:rsidP="0078288A">
            <w:pPr>
              <w:spacing w:line="276" w:lineRule="auto"/>
              <w:jc w:val="center"/>
              <w:rPr>
                <w:rFonts w:ascii="Garamond" w:hAnsi="Garamond"/>
                <w:b/>
                <w:sz w:val="18"/>
                <w:szCs w:val="18"/>
              </w:rPr>
            </w:pPr>
            <w:r w:rsidRPr="0078288A">
              <w:rPr>
                <w:rFonts w:ascii="Garamond" w:hAnsi="Garamond"/>
                <w:b/>
                <w:sz w:val="18"/>
                <w:szCs w:val="18"/>
              </w:rPr>
              <w:t>1.</w:t>
            </w:r>
            <w:r>
              <w:rPr>
                <w:rFonts w:ascii="Garamond" w:hAnsi="Garamond"/>
                <w:b/>
                <w:sz w:val="18"/>
                <w:szCs w:val="18"/>
              </w:rPr>
              <w:t>29</w:t>
            </w:r>
          </w:p>
        </w:tc>
        <w:tc>
          <w:tcPr>
            <w:tcW w:w="1110" w:type="dxa"/>
          </w:tcPr>
          <w:p w14:paraId="72AA1E17" w14:textId="3DF264B3" w:rsidR="0078288A" w:rsidRPr="0078288A" w:rsidRDefault="0078288A" w:rsidP="0078288A">
            <w:pPr>
              <w:spacing w:line="276" w:lineRule="auto"/>
              <w:jc w:val="center"/>
              <w:rPr>
                <w:rFonts w:ascii="Garamond" w:hAnsi="Garamond"/>
                <w:b/>
                <w:sz w:val="18"/>
                <w:szCs w:val="18"/>
              </w:rPr>
            </w:pPr>
            <w:r w:rsidRPr="0078288A">
              <w:rPr>
                <w:rFonts w:ascii="Garamond" w:hAnsi="Garamond"/>
                <w:b/>
                <w:sz w:val="18"/>
                <w:szCs w:val="18"/>
              </w:rPr>
              <w:t>0.2</w:t>
            </w:r>
            <w:r>
              <w:rPr>
                <w:rFonts w:ascii="Garamond" w:hAnsi="Garamond"/>
                <w:b/>
                <w:sz w:val="18"/>
                <w:szCs w:val="18"/>
              </w:rPr>
              <w:t>2</w:t>
            </w:r>
            <w:r w:rsidRPr="0078288A">
              <w:rPr>
                <w:rFonts w:ascii="Garamond" w:hAnsi="Garamond"/>
                <w:b/>
                <w:sz w:val="18"/>
                <w:szCs w:val="18"/>
              </w:rPr>
              <w:t xml:space="preserve">, </w:t>
            </w:r>
            <w:r>
              <w:rPr>
                <w:rFonts w:ascii="Garamond" w:hAnsi="Garamond"/>
                <w:b/>
                <w:sz w:val="18"/>
                <w:szCs w:val="18"/>
              </w:rPr>
              <w:t>2.36</w:t>
            </w:r>
          </w:p>
        </w:tc>
        <w:tc>
          <w:tcPr>
            <w:tcW w:w="883" w:type="dxa"/>
          </w:tcPr>
          <w:p w14:paraId="03514468" w14:textId="5C72E8F8" w:rsidR="0078288A" w:rsidRPr="0078288A" w:rsidRDefault="0078288A" w:rsidP="0078288A">
            <w:pPr>
              <w:spacing w:line="276" w:lineRule="auto"/>
              <w:jc w:val="center"/>
              <w:rPr>
                <w:rFonts w:ascii="Garamond" w:hAnsi="Garamond"/>
                <w:b/>
                <w:sz w:val="18"/>
                <w:szCs w:val="18"/>
              </w:rPr>
            </w:pPr>
            <w:r>
              <w:rPr>
                <w:rFonts w:ascii="Garamond" w:hAnsi="Garamond"/>
                <w:b/>
                <w:sz w:val="18"/>
                <w:szCs w:val="18"/>
              </w:rPr>
              <w:t>0.02</w:t>
            </w:r>
          </w:p>
        </w:tc>
        <w:tc>
          <w:tcPr>
            <w:tcW w:w="992" w:type="dxa"/>
          </w:tcPr>
          <w:p w14:paraId="5FB9FA8F" w14:textId="02B1816C"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07</w:t>
            </w:r>
          </w:p>
        </w:tc>
        <w:tc>
          <w:tcPr>
            <w:tcW w:w="1276" w:type="dxa"/>
          </w:tcPr>
          <w:p w14:paraId="7CCE234E" w14:textId="4BB92613"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62</w:t>
            </w:r>
            <w:r w:rsidRPr="0078288A">
              <w:rPr>
                <w:rFonts w:ascii="Garamond" w:hAnsi="Garamond"/>
                <w:sz w:val="18"/>
                <w:szCs w:val="18"/>
              </w:rPr>
              <w:t>, 0.</w:t>
            </w:r>
            <w:r>
              <w:rPr>
                <w:rFonts w:ascii="Garamond" w:hAnsi="Garamond"/>
                <w:sz w:val="18"/>
                <w:szCs w:val="18"/>
              </w:rPr>
              <w:t>7</w:t>
            </w:r>
            <w:r w:rsidRPr="0078288A">
              <w:rPr>
                <w:rFonts w:ascii="Garamond" w:hAnsi="Garamond"/>
                <w:sz w:val="18"/>
                <w:szCs w:val="18"/>
              </w:rPr>
              <w:t>6</w:t>
            </w:r>
          </w:p>
        </w:tc>
        <w:tc>
          <w:tcPr>
            <w:tcW w:w="992" w:type="dxa"/>
          </w:tcPr>
          <w:p w14:paraId="0B2D52A3" w14:textId="74F16EA0" w:rsidR="0078288A" w:rsidRPr="0078288A" w:rsidRDefault="0078288A" w:rsidP="0078288A">
            <w:pPr>
              <w:spacing w:line="276" w:lineRule="auto"/>
              <w:jc w:val="center"/>
              <w:rPr>
                <w:rFonts w:ascii="Garamond" w:hAnsi="Garamond"/>
                <w:sz w:val="18"/>
                <w:szCs w:val="18"/>
              </w:rPr>
            </w:pPr>
            <w:r>
              <w:rPr>
                <w:rFonts w:ascii="Garamond" w:hAnsi="Garamond"/>
                <w:sz w:val="18"/>
                <w:szCs w:val="18"/>
              </w:rPr>
              <w:t>0.84</w:t>
            </w:r>
          </w:p>
        </w:tc>
        <w:tc>
          <w:tcPr>
            <w:tcW w:w="850" w:type="dxa"/>
          </w:tcPr>
          <w:p w14:paraId="64C7EEE2" w14:textId="77777777" w:rsidR="0078288A" w:rsidRPr="0078288A" w:rsidRDefault="0078288A" w:rsidP="0078288A">
            <w:pPr>
              <w:spacing w:line="276" w:lineRule="auto"/>
              <w:jc w:val="center"/>
              <w:rPr>
                <w:rFonts w:ascii="Garamond" w:hAnsi="Garamond"/>
                <w:sz w:val="18"/>
                <w:szCs w:val="18"/>
              </w:rPr>
            </w:pPr>
          </w:p>
        </w:tc>
        <w:tc>
          <w:tcPr>
            <w:tcW w:w="1134" w:type="dxa"/>
          </w:tcPr>
          <w:p w14:paraId="652452BA" w14:textId="77777777" w:rsidR="0078288A" w:rsidRPr="0078288A" w:rsidRDefault="0078288A" w:rsidP="0078288A">
            <w:pPr>
              <w:spacing w:line="276" w:lineRule="auto"/>
              <w:jc w:val="center"/>
              <w:rPr>
                <w:rFonts w:ascii="Garamond" w:hAnsi="Garamond"/>
                <w:sz w:val="18"/>
                <w:szCs w:val="18"/>
              </w:rPr>
            </w:pPr>
          </w:p>
        </w:tc>
        <w:tc>
          <w:tcPr>
            <w:tcW w:w="966" w:type="dxa"/>
          </w:tcPr>
          <w:p w14:paraId="3D86A8B9" w14:textId="77777777" w:rsidR="0078288A" w:rsidRPr="0078288A" w:rsidRDefault="0078288A" w:rsidP="0078288A">
            <w:pPr>
              <w:spacing w:line="276" w:lineRule="auto"/>
              <w:jc w:val="center"/>
              <w:rPr>
                <w:rFonts w:ascii="Garamond" w:hAnsi="Garamond"/>
                <w:sz w:val="18"/>
                <w:szCs w:val="18"/>
              </w:rPr>
            </w:pPr>
          </w:p>
        </w:tc>
      </w:tr>
    </w:tbl>
    <w:p w14:paraId="16E8F729" w14:textId="77777777" w:rsidR="003E2881" w:rsidRPr="0078288A" w:rsidRDefault="003E2881" w:rsidP="003E2881">
      <w:pPr>
        <w:rPr>
          <w:rFonts w:ascii="Garamond" w:hAnsi="Garamond"/>
          <w:sz w:val="18"/>
          <w:szCs w:val="18"/>
        </w:rPr>
      </w:pPr>
    </w:p>
    <w:p w14:paraId="3715664D" w14:textId="57EBDA56" w:rsidR="003E2881" w:rsidRDefault="003E2881" w:rsidP="003E2881">
      <w:pPr>
        <w:rPr>
          <w:rFonts w:ascii="Garamond" w:hAnsi="Garamond"/>
        </w:rPr>
      </w:pPr>
    </w:p>
    <w:p w14:paraId="0E240616" w14:textId="77777777" w:rsidR="00BD09DD" w:rsidRPr="00BA44DA" w:rsidRDefault="00BD09DD" w:rsidP="003E2881">
      <w:pPr>
        <w:rPr>
          <w:rFonts w:ascii="Garamond" w:hAnsi="Garamond"/>
        </w:rPr>
      </w:pPr>
    </w:p>
    <w:p w14:paraId="5F6C93C7" w14:textId="77777777" w:rsidR="003E2881" w:rsidRPr="00A02B8B" w:rsidRDefault="003E2881" w:rsidP="005C69F2">
      <w:pPr>
        <w:contextualSpacing/>
        <w:rPr>
          <w:rFonts w:ascii="Garamond" w:hAnsi="Garamond"/>
        </w:rPr>
      </w:pPr>
    </w:p>
    <w:p w14:paraId="264AC9EF" w14:textId="7C0EC6BC" w:rsidR="00E27A3B" w:rsidRDefault="00E27A3B" w:rsidP="005C69F2">
      <w:pPr>
        <w:contextualSpacing/>
        <w:rPr>
          <w:rFonts w:ascii="Garamond" w:hAnsi="Garamond"/>
        </w:rPr>
      </w:pPr>
    </w:p>
    <w:p w14:paraId="41B1658E" w14:textId="77777777" w:rsidR="00230B80" w:rsidRDefault="00230B80" w:rsidP="00230B80">
      <w:pPr>
        <w:rPr>
          <w:rFonts w:ascii="Garamond" w:hAnsi="Garamond"/>
          <w:b/>
        </w:rPr>
      </w:pPr>
    </w:p>
    <w:p w14:paraId="484E0050" w14:textId="77777777" w:rsidR="00230B80" w:rsidRDefault="00230B80" w:rsidP="00230B80">
      <w:pPr>
        <w:rPr>
          <w:rFonts w:ascii="Garamond" w:hAnsi="Garamond"/>
          <w:b/>
        </w:rPr>
      </w:pPr>
    </w:p>
    <w:p w14:paraId="565590FF" w14:textId="77777777" w:rsidR="00230B80" w:rsidRDefault="00230B80" w:rsidP="00230B80">
      <w:pPr>
        <w:rPr>
          <w:rFonts w:ascii="Garamond" w:hAnsi="Garamond"/>
          <w:b/>
        </w:rPr>
      </w:pPr>
    </w:p>
    <w:p w14:paraId="0BC9DBC9" w14:textId="77777777" w:rsidR="00230B80" w:rsidRDefault="00230B80" w:rsidP="00230B80">
      <w:pPr>
        <w:rPr>
          <w:rFonts w:ascii="Garamond" w:hAnsi="Garamond"/>
          <w:b/>
        </w:rPr>
      </w:pPr>
    </w:p>
    <w:p w14:paraId="2901E9C8" w14:textId="77777777" w:rsidR="00230B80" w:rsidRDefault="00230B80" w:rsidP="00230B80">
      <w:pPr>
        <w:rPr>
          <w:rFonts w:ascii="Garamond" w:hAnsi="Garamond"/>
          <w:b/>
        </w:rPr>
      </w:pPr>
    </w:p>
    <w:p w14:paraId="47A35A6C" w14:textId="77777777" w:rsidR="00230B80" w:rsidRDefault="00230B80" w:rsidP="00230B80">
      <w:pPr>
        <w:rPr>
          <w:rFonts w:ascii="Garamond" w:hAnsi="Garamond"/>
          <w:b/>
        </w:rPr>
      </w:pPr>
    </w:p>
    <w:p w14:paraId="3F4DAA9B" w14:textId="77777777" w:rsidR="00230B80" w:rsidRDefault="00230B80" w:rsidP="00230B80">
      <w:pPr>
        <w:rPr>
          <w:rFonts w:ascii="Garamond" w:hAnsi="Garamond"/>
          <w:b/>
        </w:rPr>
      </w:pPr>
    </w:p>
    <w:p w14:paraId="0ECBB107" w14:textId="77777777" w:rsidR="00230B80" w:rsidRDefault="00230B80" w:rsidP="00230B80">
      <w:pPr>
        <w:rPr>
          <w:rFonts w:ascii="Garamond" w:hAnsi="Garamond"/>
          <w:b/>
        </w:rPr>
      </w:pPr>
    </w:p>
    <w:p w14:paraId="4DAB5FFF" w14:textId="77777777" w:rsidR="00230B80" w:rsidRDefault="00230B80" w:rsidP="00230B80">
      <w:pPr>
        <w:rPr>
          <w:rFonts w:ascii="Garamond" w:hAnsi="Garamond"/>
          <w:b/>
        </w:rPr>
      </w:pPr>
    </w:p>
    <w:p w14:paraId="3D6A9AF2" w14:textId="77777777" w:rsidR="00230B80" w:rsidRDefault="00230B80" w:rsidP="00230B80">
      <w:pPr>
        <w:rPr>
          <w:rFonts w:ascii="Garamond" w:hAnsi="Garamond"/>
          <w:b/>
        </w:rPr>
      </w:pPr>
    </w:p>
    <w:p w14:paraId="73D73E67" w14:textId="77777777" w:rsidR="00230B80" w:rsidRDefault="00230B80" w:rsidP="00230B80">
      <w:pPr>
        <w:rPr>
          <w:rFonts w:ascii="Garamond" w:hAnsi="Garamond"/>
          <w:b/>
        </w:rPr>
      </w:pPr>
    </w:p>
    <w:p w14:paraId="4C5C419C" w14:textId="77777777" w:rsidR="00230B80" w:rsidRDefault="00230B80" w:rsidP="00230B80">
      <w:pPr>
        <w:rPr>
          <w:rFonts w:ascii="Garamond" w:hAnsi="Garamond"/>
          <w:b/>
        </w:rPr>
      </w:pPr>
    </w:p>
    <w:p w14:paraId="2DB1321C" w14:textId="77777777" w:rsidR="00230B80" w:rsidRDefault="00230B80" w:rsidP="00230B80">
      <w:pPr>
        <w:rPr>
          <w:rFonts w:ascii="Garamond" w:hAnsi="Garamond"/>
          <w:b/>
        </w:rPr>
      </w:pPr>
    </w:p>
    <w:p w14:paraId="5B460109" w14:textId="77777777" w:rsidR="00230B80" w:rsidRDefault="00230B80" w:rsidP="00230B80">
      <w:pPr>
        <w:rPr>
          <w:rFonts w:ascii="Garamond" w:hAnsi="Garamond"/>
          <w:b/>
        </w:rPr>
      </w:pPr>
    </w:p>
    <w:p w14:paraId="61B51213" w14:textId="77777777" w:rsidR="00230B80" w:rsidRDefault="00230B80" w:rsidP="00230B80">
      <w:pPr>
        <w:rPr>
          <w:rFonts w:ascii="Garamond" w:hAnsi="Garamond"/>
          <w:b/>
        </w:rPr>
      </w:pPr>
    </w:p>
    <w:p w14:paraId="5F3C283C" w14:textId="77777777" w:rsidR="00230B80" w:rsidRDefault="00230B80" w:rsidP="00230B80">
      <w:pPr>
        <w:rPr>
          <w:rFonts w:ascii="Garamond" w:hAnsi="Garamond"/>
          <w:b/>
        </w:rPr>
      </w:pPr>
    </w:p>
    <w:p w14:paraId="6C3E54D6" w14:textId="77777777" w:rsidR="00230B80" w:rsidRDefault="00230B80" w:rsidP="00230B80">
      <w:pPr>
        <w:rPr>
          <w:rFonts w:ascii="Garamond" w:hAnsi="Garamond"/>
          <w:b/>
        </w:rPr>
      </w:pPr>
    </w:p>
    <w:p w14:paraId="0B8480B9" w14:textId="77777777" w:rsidR="00230B80" w:rsidRDefault="00230B80" w:rsidP="00230B80">
      <w:pPr>
        <w:rPr>
          <w:rFonts w:ascii="Garamond" w:hAnsi="Garamond"/>
          <w:b/>
        </w:rPr>
      </w:pPr>
    </w:p>
    <w:p w14:paraId="09436247" w14:textId="77777777" w:rsidR="00230B80" w:rsidRDefault="00230B80" w:rsidP="00230B80">
      <w:pPr>
        <w:rPr>
          <w:rFonts w:ascii="Garamond" w:hAnsi="Garamond"/>
          <w:b/>
        </w:rPr>
      </w:pPr>
    </w:p>
    <w:p w14:paraId="7ACAD12A" w14:textId="77777777" w:rsidR="00230B80" w:rsidRDefault="00230B80" w:rsidP="00230B80">
      <w:pPr>
        <w:rPr>
          <w:rFonts w:ascii="Garamond" w:hAnsi="Garamond"/>
          <w:b/>
        </w:rPr>
      </w:pPr>
    </w:p>
    <w:p w14:paraId="7CDBA9EB" w14:textId="188A00AB" w:rsidR="00230B80" w:rsidRDefault="00230B80" w:rsidP="00230B80">
      <w:pPr>
        <w:rPr>
          <w:rFonts w:ascii="Garamond" w:hAnsi="Garamond"/>
        </w:rPr>
      </w:pPr>
      <w:r w:rsidRPr="00230B80">
        <w:rPr>
          <w:rFonts w:ascii="Garamond" w:hAnsi="Garamond"/>
        </w:rPr>
        <w:t>Table 4.</w:t>
      </w:r>
      <w:r>
        <w:rPr>
          <w:rFonts w:ascii="Garamond" w:hAnsi="Garamond"/>
          <w:b/>
        </w:rPr>
        <w:t xml:space="preserve"> </w:t>
      </w:r>
      <w:r>
        <w:rPr>
          <w:rFonts w:ascii="Garamond" w:hAnsi="Garamond"/>
        </w:rPr>
        <w:t xml:space="preserve">Primary and secondary keyword searches used for our literature search </w:t>
      </w:r>
      <w:r w:rsidR="00E06B6F">
        <w:rPr>
          <w:rFonts w:ascii="Garamond" w:hAnsi="Garamond"/>
        </w:rPr>
        <w:t>on 11</w:t>
      </w:r>
      <w:r>
        <w:rPr>
          <w:rFonts w:ascii="Garamond" w:hAnsi="Garamond"/>
        </w:rPr>
        <w:t xml:space="preserve"> December 2018. Keyword searches </w:t>
      </w:r>
      <w:r w:rsidR="006430A2">
        <w:rPr>
          <w:rFonts w:ascii="Garamond" w:hAnsi="Garamond"/>
        </w:rPr>
        <w:t xml:space="preserve">differed </w:t>
      </w:r>
      <w:r>
        <w:rPr>
          <w:rFonts w:ascii="Garamond" w:hAnsi="Garamond"/>
        </w:rPr>
        <w:t xml:space="preserve">slightly to account for </w:t>
      </w:r>
      <w:r w:rsidR="006430A2">
        <w:rPr>
          <w:rFonts w:ascii="Garamond" w:hAnsi="Garamond"/>
        </w:rPr>
        <w:t xml:space="preserve">how </w:t>
      </w:r>
      <w:r>
        <w:rPr>
          <w:rFonts w:ascii="Garamond" w:hAnsi="Garamond"/>
        </w:rPr>
        <w:t xml:space="preserve">operator terms </w:t>
      </w:r>
      <w:r w:rsidR="006430A2">
        <w:rPr>
          <w:rFonts w:ascii="Garamond" w:hAnsi="Garamond"/>
        </w:rPr>
        <w:t xml:space="preserve">are </w:t>
      </w:r>
      <w:r>
        <w:rPr>
          <w:rFonts w:ascii="Garamond" w:hAnsi="Garamond"/>
        </w:rPr>
        <w:t>employed by each database</w:t>
      </w:r>
      <w:r w:rsidR="006430A2">
        <w:rPr>
          <w:rFonts w:ascii="Garamond" w:hAnsi="Garamond"/>
        </w:rPr>
        <w:t xml:space="preserve">. The </w:t>
      </w:r>
      <w:r>
        <w:rPr>
          <w:rFonts w:ascii="Garamond" w:hAnsi="Garamond"/>
        </w:rPr>
        <w:t xml:space="preserve">searches were further refined by </w:t>
      </w:r>
      <w:r w:rsidR="006430A2">
        <w:rPr>
          <w:rFonts w:ascii="Garamond" w:hAnsi="Garamond"/>
        </w:rPr>
        <w:t xml:space="preserve">using </w:t>
      </w:r>
      <w:r>
        <w:rPr>
          <w:rFonts w:ascii="Garamond" w:hAnsi="Garamond"/>
        </w:rPr>
        <w:t xml:space="preserve">relevant biology </w:t>
      </w:r>
      <w:commentRangeStart w:id="1028"/>
      <w:r w:rsidR="006430A2">
        <w:rPr>
          <w:rFonts w:ascii="Garamond" w:hAnsi="Garamond"/>
        </w:rPr>
        <w:t xml:space="preserve">field </w:t>
      </w:r>
      <w:commentRangeEnd w:id="1028"/>
      <w:r w:rsidR="006430A2">
        <w:rPr>
          <w:rStyle w:val="CommentReference"/>
        </w:rPr>
        <w:commentReference w:id="1028"/>
      </w:r>
      <w:r>
        <w:rPr>
          <w:rFonts w:ascii="Garamond" w:hAnsi="Garamond"/>
        </w:rPr>
        <w:t xml:space="preserve">categories in ISI or SCOPUS.  </w:t>
      </w:r>
    </w:p>
    <w:p w14:paraId="12128D71" w14:textId="77777777" w:rsidR="00230B80" w:rsidRPr="00154A2C" w:rsidRDefault="00230B80" w:rsidP="00230B80">
      <w:pPr>
        <w:rPr>
          <w:rFonts w:ascii="Garamond" w:hAnsi="Garamond"/>
        </w:rPr>
      </w:pPr>
    </w:p>
    <w:tbl>
      <w:tblPr>
        <w:tblStyle w:val="TableGrid"/>
        <w:tblW w:w="0" w:type="auto"/>
        <w:tblLook w:val="04A0" w:firstRow="1" w:lastRow="0" w:firstColumn="1" w:lastColumn="0" w:noHBand="0" w:noVBand="1"/>
      </w:tblPr>
      <w:tblGrid>
        <w:gridCol w:w="2694"/>
        <w:gridCol w:w="3118"/>
        <w:gridCol w:w="3198"/>
      </w:tblGrid>
      <w:tr w:rsidR="00230B80" w14:paraId="4AC7A773" w14:textId="77777777" w:rsidTr="001731F7">
        <w:trPr>
          <w:trHeight w:val="426"/>
        </w:trPr>
        <w:tc>
          <w:tcPr>
            <w:tcW w:w="2694" w:type="dxa"/>
            <w:tcBorders>
              <w:top w:val="nil"/>
              <w:left w:val="nil"/>
              <w:bottom w:val="single" w:sz="4" w:space="0" w:color="auto"/>
              <w:right w:val="nil"/>
            </w:tcBorders>
          </w:tcPr>
          <w:p w14:paraId="6CC8DF45" w14:textId="77777777" w:rsidR="00230B80" w:rsidRPr="00154A2C" w:rsidRDefault="00230B80" w:rsidP="00230B80">
            <w:pPr>
              <w:rPr>
                <w:rFonts w:ascii="Garamond" w:hAnsi="Garamond"/>
                <w:sz w:val="20"/>
              </w:rPr>
            </w:pPr>
          </w:p>
        </w:tc>
        <w:tc>
          <w:tcPr>
            <w:tcW w:w="3118" w:type="dxa"/>
            <w:tcBorders>
              <w:top w:val="nil"/>
              <w:left w:val="nil"/>
              <w:bottom w:val="single" w:sz="4" w:space="0" w:color="auto"/>
              <w:right w:val="nil"/>
            </w:tcBorders>
          </w:tcPr>
          <w:p w14:paraId="712A553F" w14:textId="0B69CD7B" w:rsidR="00230B80" w:rsidRPr="00154A2C" w:rsidRDefault="00230B80" w:rsidP="00230B80">
            <w:pPr>
              <w:jc w:val="center"/>
              <w:rPr>
                <w:rFonts w:ascii="Garamond" w:hAnsi="Garamond"/>
                <w:b/>
                <w:i/>
                <w:sz w:val="20"/>
              </w:rPr>
            </w:pPr>
            <w:r>
              <w:rPr>
                <w:rFonts w:ascii="Garamond" w:hAnsi="Garamond"/>
                <w:b/>
                <w:i/>
                <w:sz w:val="20"/>
              </w:rPr>
              <w:t xml:space="preserve">ISI </w:t>
            </w:r>
            <w:r w:rsidRPr="00154A2C">
              <w:rPr>
                <w:rFonts w:ascii="Garamond" w:hAnsi="Garamond"/>
                <w:b/>
                <w:i/>
                <w:sz w:val="20"/>
              </w:rPr>
              <w:t>Web of Science</w:t>
            </w:r>
          </w:p>
        </w:tc>
        <w:tc>
          <w:tcPr>
            <w:tcW w:w="3198" w:type="dxa"/>
            <w:tcBorders>
              <w:top w:val="nil"/>
              <w:left w:val="nil"/>
              <w:bottom w:val="single" w:sz="4" w:space="0" w:color="auto"/>
              <w:right w:val="nil"/>
            </w:tcBorders>
          </w:tcPr>
          <w:p w14:paraId="00154368" w14:textId="77777777" w:rsidR="00230B80" w:rsidRPr="00154A2C" w:rsidRDefault="00230B80" w:rsidP="00230B80">
            <w:pPr>
              <w:jc w:val="center"/>
              <w:rPr>
                <w:rFonts w:ascii="Garamond" w:hAnsi="Garamond"/>
                <w:b/>
                <w:i/>
                <w:sz w:val="20"/>
              </w:rPr>
            </w:pPr>
            <w:r w:rsidRPr="00154A2C">
              <w:rPr>
                <w:rFonts w:ascii="Garamond" w:hAnsi="Garamond"/>
                <w:b/>
                <w:i/>
                <w:sz w:val="20"/>
              </w:rPr>
              <w:t>SCOPUS</w:t>
            </w:r>
          </w:p>
        </w:tc>
      </w:tr>
      <w:tr w:rsidR="00230B80" w14:paraId="3A68BE1B" w14:textId="77777777" w:rsidTr="001731F7">
        <w:trPr>
          <w:trHeight w:val="1609"/>
        </w:trPr>
        <w:tc>
          <w:tcPr>
            <w:tcW w:w="2694" w:type="dxa"/>
            <w:tcBorders>
              <w:left w:val="nil"/>
              <w:bottom w:val="nil"/>
              <w:right w:val="nil"/>
            </w:tcBorders>
          </w:tcPr>
          <w:p w14:paraId="686FC93B" w14:textId="77777777" w:rsidR="00230B80" w:rsidRPr="00154A2C" w:rsidRDefault="00230B80" w:rsidP="00230B80">
            <w:pPr>
              <w:rPr>
                <w:rFonts w:ascii="Garamond" w:hAnsi="Garamond"/>
                <w:i/>
                <w:sz w:val="20"/>
              </w:rPr>
            </w:pPr>
            <w:r w:rsidRPr="00154A2C">
              <w:rPr>
                <w:rFonts w:ascii="Garamond" w:hAnsi="Garamond"/>
                <w:i/>
                <w:sz w:val="20"/>
              </w:rPr>
              <w:t>Primary keyword search terms</w:t>
            </w:r>
          </w:p>
        </w:tc>
        <w:tc>
          <w:tcPr>
            <w:tcW w:w="3118" w:type="dxa"/>
            <w:tcBorders>
              <w:left w:val="nil"/>
              <w:bottom w:val="nil"/>
              <w:right w:val="nil"/>
            </w:tcBorders>
          </w:tcPr>
          <w:p w14:paraId="2387DDD6" w14:textId="77777777" w:rsidR="00230B80" w:rsidRPr="00154A2C" w:rsidRDefault="00230B80" w:rsidP="00230B80">
            <w:pPr>
              <w:rPr>
                <w:rFonts w:ascii="Garamond" w:hAnsi="Garamond"/>
                <w:sz w:val="20"/>
              </w:rPr>
            </w:pPr>
            <w:r w:rsidRPr="00154A2C">
              <w:rPr>
                <w:rFonts w:ascii="Garamond" w:hAnsi="Garamond"/>
                <w:sz w:val="20"/>
              </w:rPr>
              <w:t>(personalit* OR “behavioural syndrome*” OR “behavioral</w:t>
            </w:r>
            <w:r>
              <w:rPr>
                <w:rFonts w:ascii="Garamond" w:hAnsi="Garamond"/>
                <w:sz w:val="20"/>
              </w:rPr>
              <w:t xml:space="preserve"> syndrome*” OR temperament) AND (sex*) NOT (man OR men OR woman OR women OR human)</w:t>
            </w:r>
          </w:p>
        </w:tc>
        <w:tc>
          <w:tcPr>
            <w:tcW w:w="3198" w:type="dxa"/>
            <w:tcBorders>
              <w:left w:val="nil"/>
              <w:bottom w:val="nil"/>
              <w:right w:val="nil"/>
            </w:tcBorders>
          </w:tcPr>
          <w:p w14:paraId="2E5628D2" w14:textId="77777777" w:rsidR="00230B80" w:rsidRPr="00154A2C" w:rsidRDefault="00230B80" w:rsidP="00230B80">
            <w:pPr>
              <w:rPr>
                <w:rFonts w:ascii="Garamond" w:hAnsi="Garamond"/>
                <w:sz w:val="20"/>
              </w:rPr>
            </w:pPr>
            <w:r>
              <w:rPr>
                <w:rFonts w:ascii="Garamond" w:hAnsi="Garamond"/>
                <w:sz w:val="20"/>
              </w:rPr>
              <w:t>personalit* OR “behavioural syndrome” OR “behavioral syndrome” OR temperament AND sex AND NOT man AND NOT woman AND NOT human</w:t>
            </w:r>
          </w:p>
        </w:tc>
      </w:tr>
      <w:tr w:rsidR="00230B80" w14:paraId="3D5706A3" w14:textId="77777777" w:rsidTr="001731F7">
        <w:trPr>
          <w:trHeight w:val="1397"/>
        </w:trPr>
        <w:tc>
          <w:tcPr>
            <w:tcW w:w="2694" w:type="dxa"/>
            <w:tcBorders>
              <w:top w:val="nil"/>
              <w:left w:val="nil"/>
              <w:bottom w:val="nil"/>
              <w:right w:val="nil"/>
            </w:tcBorders>
          </w:tcPr>
          <w:p w14:paraId="5F51E607" w14:textId="77777777" w:rsidR="00230B80" w:rsidRPr="00154A2C" w:rsidRDefault="00230B80" w:rsidP="00230B80">
            <w:pPr>
              <w:rPr>
                <w:rFonts w:ascii="Garamond" w:hAnsi="Garamond"/>
                <w:i/>
                <w:sz w:val="20"/>
              </w:rPr>
            </w:pPr>
            <w:r w:rsidRPr="00154A2C">
              <w:rPr>
                <w:rFonts w:ascii="Garamond" w:hAnsi="Garamond"/>
                <w:i/>
                <w:sz w:val="20"/>
              </w:rPr>
              <w:lastRenderedPageBreak/>
              <w:t>Secondary keyword search terms</w:t>
            </w:r>
          </w:p>
        </w:tc>
        <w:tc>
          <w:tcPr>
            <w:tcW w:w="3118" w:type="dxa"/>
            <w:tcBorders>
              <w:top w:val="nil"/>
              <w:left w:val="nil"/>
              <w:bottom w:val="nil"/>
              <w:right w:val="nil"/>
            </w:tcBorders>
          </w:tcPr>
          <w:p w14:paraId="63F27AAD" w14:textId="77777777" w:rsidR="00230B80" w:rsidRPr="00154A2C" w:rsidRDefault="00230B80" w:rsidP="00230B80">
            <w:pPr>
              <w:rPr>
                <w:rFonts w:ascii="Garamond" w:hAnsi="Garamond"/>
                <w:sz w:val="20"/>
              </w:rPr>
            </w:pPr>
            <w:r>
              <w:rPr>
                <w:rFonts w:ascii="Garamond" w:hAnsi="Garamond"/>
                <w:sz w:val="20"/>
              </w:rPr>
              <w:t>animal* AND behav* AND (bold* OR shy* OR neoph* OR aggress* OR explor* OR hid*) AND “sex differences” NOT man NOT woman NOT human</w:t>
            </w:r>
          </w:p>
        </w:tc>
        <w:tc>
          <w:tcPr>
            <w:tcW w:w="3198" w:type="dxa"/>
            <w:tcBorders>
              <w:top w:val="nil"/>
              <w:left w:val="nil"/>
              <w:bottom w:val="nil"/>
              <w:right w:val="nil"/>
            </w:tcBorders>
          </w:tcPr>
          <w:p w14:paraId="68591A68" w14:textId="77777777" w:rsidR="00230B80" w:rsidRPr="00154A2C" w:rsidRDefault="00230B80" w:rsidP="00230B80">
            <w:pPr>
              <w:rPr>
                <w:rFonts w:ascii="Garamond" w:hAnsi="Garamond"/>
                <w:sz w:val="20"/>
              </w:rPr>
            </w:pPr>
            <w:r>
              <w:rPr>
                <w:rFonts w:ascii="Garamond" w:hAnsi="Garamond"/>
                <w:sz w:val="20"/>
              </w:rPr>
              <w:t>animal* AND (bold* OR shy* OR neoph* OR aggress* OR explor* OR hid*) AND “sex differences” AND NOT man AND NOT woman AND NOT human</w:t>
            </w:r>
          </w:p>
        </w:tc>
      </w:tr>
      <w:tr w:rsidR="00230B80" w14:paraId="5EC912CA" w14:textId="77777777" w:rsidTr="001731F7">
        <w:tc>
          <w:tcPr>
            <w:tcW w:w="2694" w:type="dxa"/>
            <w:tcBorders>
              <w:top w:val="nil"/>
              <w:left w:val="nil"/>
              <w:right w:val="nil"/>
            </w:tcBorders>
          </w:tcPr>
          <w:p w14:paraId="4EA6628C" w14:textId="77777777" w:rsidR="00230B80" w:rsidRPr="00154A2C" w:rsidRDefault="00230B80" w:rsidP="00230B80">
            <w:pPr>
              <w:rPr>
                <w:rFonts w:ascii="Garamond" w:hAnsi="Garamond"/>
                <w:i/>
                <w:sz w:val="20"/>
              </w:rPr>
            </w:pPr>
            <w:r w:rsidRPr="00154A2C">
              <w:rPr>
                <w:rFonts w:ascii="Garamond" w:hAnsi="Garamond"/>
                <w:i/>
                <w:sz w:val="20"/>
              </w:rPr>
              <w:t>Refined by categories</w:t>
            </w:r>
          </w:p>
        </w:tc>
        <w:tc>
          <w:tcPr>
            <w:tcW w:w="3118" w:type="dxa"/>
            <w:tcBorders>
              <w:top w:val="nil"/>
              <w:left w:val="nil"/>
              <w:right w:val="nil"/>
            </w:tcBorders>
          </w:tcPr>
          <w:p w14:paraId="601F6BB3" w14:textId="77777777" w:rsidR="00230B80" w:rsidRPr="00154A2C" w:rsidRDefault="00230B80" w:rsidP="00230B80">
            <w:pPr>
              <w:rPr>
                <w:rFonts w:ascii="Garamond" w:hAnsi="Garamond"/>
                <w:sz w:val="20"/>
              </w:rPr>
            </w:pPr>
            <w:r w:rsidRPr="00154A2C">
              <w:rPr>
                <w:rFonts w:ascii="Garamond" w:hAnsi="Garamond"/>
                <w:sz w:val="20"/>
              </w:rPr>
              <w:t>zoology, ecology, biology, multidisciplinary sciences, evolutionary biology</w:t>
            </w:r>
          </w:p>
        </w:tc>
        <w:tc>
          <w:tcPr>
            <w:tcW w:w="3198" w:type="dxa"/>
            <w:tcBorders>
              <w:top w:val="nil"/>
              <w:left w:val="nil"/>
              <w:right w:val="nil"/>
            </w:tcBorders>
          </w:tcPr>
          <w:p w14:paraId="30739FE0" w14:textId="77777777" w:rsidR="00230B80" w:rsidRPr="00154A2C" w:rsidRDefault="00230B80" w:rsidP="00230B80">
            <w:pPr>
              <w:rPr>
                <w:rFonts w:ascii="Garamond" w:hAnsi="Garamond"/>
                <w:sz w:val="20"/>
                <w:szCs w:val="20"/>
              </w:rPr>
            </w:pPr>
            <w:r w:rsidRPr="00154A2C">
              <w:rPr>
                <w:rFonts w:ascii="Garamond" w:hAnsi="Garamond"/>
                <w:sz w:val="20"/>
                <w:szCs w:val="20"/>
              </w:rPr>
              <w:t>agriculture &amp; biology</w:t>
            </w:r>
          </w:p>
        </w:tc>
      </w:tr>
    </w:tbl>
    <w:p w14:paraId="5DEB01FF" w14:textId="77777777" w:rsidR="00E27A3B" w:rsidRDefault="00E27A3B" w:rsidP="00230B80">
      <w:pPr>
        <w:rPr>
          <w:rFonts w:ascii="Garamond" w:hAnsi="Garamond"/>
        </w:rPr>
      </w:pPr>
      <w:r>
        <w:rPr>
          <w:rFonts w:ascii="Garamond" w:hAnsi="Garamond"/>
        </w:rPr>
        <w:br w:type="page"/>
      </w:r>
    </w:p>
    <w:p w14:paraId="56C91A9C" w14:textId="3F8944E6" w:rsidR="005C69F2" w:rsidRPr="00250970" w:rsidRDefault="00C25450" w:rsidP="005C69F2">
      <w:pPr>
        <w:contextualSpacing/>
        <w:rPr>
          <w:rFonts w:ascii="Garamond" w:hAnsi="Garamond"/>
        </w:rPr>
      </w:pPr>
      <w:r>
        <w:rPr>
          <w:rFonts w:ascii="Garamond" w:hAnsi="Garamond"/>
          <w:noProof/>
        </w:rPr>
        <w:lastRenderedPageBreak/>
        <w:drawing>
          <wp:anchor distT="0" distB="0" distL="114300" distR="114300" simplePos="0" relativeHeight="251659264" behindDoc="0" locked="0" layoutInCell="1" allowOverlap="1" wp14:anchorId="64127D37" wp14:editId="16A1AE85">
            <wp:simplePos x="0" y="0"/>
            <wp:positionH relativeFrom="column">
              <wp:posOffset>-509270</wp:posOffset>
            </wp:positionH>
            <wp:positionV relativeFrom="paragraph">
              <wp:posOffset>0</wp:posOffset>
            </wp:positionV>
            <wp:extent cx="6909435" cy="504253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mmal_birds_all.pdf"/>
                    <pic:cNvPicPr/>
                  </pic:nvPicPr>
                  <pic:blipFill>
                    <a:blip r:embed="rId9">
                      <a:extLst>
                        <a:ext uri="{28A0092B-C50C-407E-A947-70E740481C1C}">
                          <a14:useLocalDpi xmlns:a14="http://schemas.microsoft.com/office/drawing/2010/main" val="0"/>
                        </a:ext>
                      </a:extLst>
                    </a:blip>
                    <a:stretch>
                      <a:fillRect/>
                    </a:stretch>
                  </pic:blipFill>
                  <pic:spPr>
                    <a:xfrm>
                      <a:off x="0" y="0"/>
                      <a:ext cx="6909435" cy="5042535"/>
                    </a:xfrm>
                    <a:prstGeom prst="rect">
                      <a:avLst/>
                    </a:prstGeom>
                  </pic:spPr>
                </pic:pic>
              </a:graphicData>
            </a:graphic>
            <wp14:sizeRelH relativeFrom="page">
              <wp14:pctWidth>0</wp14:pctWidth>
            </wp14:sizeRelH>
            <wp14:sizeRelV relativeFrom="page">
              <wp14:pctHeight>0</wp14:pctHeight>
            </wp14:sizeRelV>
          </wp:anchor>
        </w:drawing>
      </w:r>
    </w:p>
    <w:p w14:paraId="7FA9C1CB" w14:textId="2E7C7D43" w:rsidR="00BD09DD" w:rsidRDefault="00BD09DD" w:rsidP="005C69F2">
      <w:pPr>
        <w:contextualSpacing/>
        <w:rPr>
          <w:rFonts w:ascii="Garamond" w:hAnsi="Garamond"/>
        </w:rPr>
      </w:pPr>
    </w:p>
    <w:p w14:paraId="78DE3832" w14:textId="1DCAF0F7" w:rsidR="00BD09DD" w:rsidRDefault="00BD09DD" w:rsidP="005C69F2">
      <w:pPr>
        <w:contextualSpacing/>
        <w:rPr>
          <w:rFonts w:ascii="Garamond" w:hAnsi="Garamond"/>
        </w:rPr>
      </w:pPr>
      <w:r w:rsidRPr="00BD09DD">
        <w:rPr>
          <w:rFonts w:ascii="Garamond" w:hAnsi="Garamond"/>
          <w:b/>
        </w:rPr>
        <w:t>Figure 1</w:t>
      </w:r>
      <w:r>
        <w:rPr>
          <w:rFonts w:ascii="Garamond" w:hAnsi="Garamond"/>
        </w:rPr>
        <w:t xml:space="preserve">. Phylogenetic relationships and orchard plots for a) mammals and b) birds. Node colours reflect SSD ratios for each species (no data is grey) and heatmap data shows </w:t>
      </w:r>
      <w:r w:rsidRPr="00BD09DD">
        <w:rPr>
          <w:rFonts w:ascii="Garamond" w:hAnsi="Garamond"/>
          <w:i/>
        </w:rPr>
        <w:t>n</w:t>
      </w:r>
      <w:r>
        <w:rPr>
          <w:rFonts w:ascii="Garamond" w:hAnsi="Garamond"/>
        </w:rPr>
        <w:t xml:space="preserve"> effect sizes for each personality trait type for each species. Orchard plots show all effect sizes and mean effect size for SMD and lnCVR MLMR models with personality trait as a moderator term. Thin bars are 95% CIs and thick bars are predict</w:t>
      </w:r>
      <w:r w:rsidR="005C695F">
        <w:rPr>
          <w:rFonts w:ascii="Garamond" w:hAnsi="Garamond"/>
        </w:rPr>
        <w:t>ion</w:t>
      </w:r>
      <w:r>
        <w:rPr>
          <w:rFonts w:ascii="Garamond" w:hAnsi="Garamond"/>
        </w:rPr>
        <w:t xml:space="preserve"> intervals. </w:t>
      </w:r>
      <w:r w:rsidR="00BB463B">
        <w:rPr>
          <w:rFonts w:ascii="Garamond" w:hAnsi="Garamond"/>
        </w:rPr>
        <w:t xml:space="preserve">Circle size </w:t>
      </w:r>
      <w:r w:rsidR="008D1120">
        <w:rPr>
          <w:rFonts w:ascii="Garamond" w:hAnsi="Garamond"/>
        </w:rPr>
        <w:t xml:space="preserve">reflects effect size </w:t>
      </w:r>
      <w:r w:rsidR="00BB463B">
        <w:rPr>
          <w:rFonts w:ascii="Garamond" w:hAnsi="Garamond"/>
        </w:rPr>
        <w:t>precision</w:t>
      </w:r>
      <w:r w:rsidR="008D1120">
        <w:rPr>
          <w:rFonts w:ascii="Garamond" w:hAnsi="Garamond"/>
        </w:rPr>
        <w:t xml:space="preserve"> </w:t>
      </w:r>
      <w:r w:rsidR="00BB463B">
        <w:rPr>
          <w:rFonts w:ascii="Garamond" w:hAnsi="Garamond"/>
        </w:rPr>
        <w:t xml:space="preserve">where </w:t>
      </w:r>
      <w:r w:rsidR="008D1120">
        <w:rPr>
          <w:rFonts w:ascii="Garamond" w:hAnsi="Garamond"/>
        </w:rPr>
        <w:t>bigger</w:t>
      </w:r>
      <w:r w:rsidR="00BB463B">
        <w:rPr>
          <w:rFonts w:ascii="Garamond" w:hAnsi="Garamond"/>
        </w:rPr>
        <w:t xml:space="preserve"> circles have greater precision. </w:t>
      </w:r>
    </w:p>
    <w:p w14:paraId="76F6E686" w14:textId="77777777" w:rsidR="00843C79" w:rsidRDefault="00843C79" w:rsidP="005C69F2">
      <w:pPr>
        <w:contextualSpacing/>
        <w:rPr>
          <w:rFonts w:ascii="Garamond" w:hAnsi="Garamond"/>
        </w:rPr>
      </w:pPr>
    </w:p>
    <w:p w14:paraId="28A86BB7" w14:textId="77777777" w:rsidR="00843C79" w:rsidRDefault="00843C79" w:rsidP="005C69F2">
      <w:pPr>
        <w:contextualSpacing/>
        <w:rPr>
          <w:rFonts w:ascii="Garamond" w:hAnsi="Garamond"/>
        </w:rPr>
      </w:pPr>
    </w:p>
    <w:p w14:paraId="090F26D9" w14:textId="77777777" w:rsidR="00843C79" w:rsidRDefault="00843C79" w:rsidP="005C69F2">
      <w:pPr>
        <w:contextualSpacing/>
        <w:rPr>
          <w:rFonts w:ascii="Garamond" w:hAnsi="Garamond"/>
        </w:rPr>
      </w:pPr>
    </w:p>
    <w:p w14:paraId="56391CD6" w14:textId="77777777" w:rsidR="00843C79" w:rsidRDefault="00843C79" w:rsidP="005C69F2">
      <w:pPr>
        <w:contextualSpacing/>
        <w:rPr>
          <w:rFonts w:ascii="Garamond" w:hAnsi="Garamond"/>
        </w:rPr>
      </w:pPr>
    </w:p>
    <w:p w14:paraId="67EA6901" w14:textId="77777777" w:rsidR="00843C79" w:rsidRDefault="00843C79" w:rsidP="005C69F2">
      <w:pPr>
        <w:contextualSpacing/>
        <w:rPr>
          <w:rFonts w:ascii="Garamond" w:hAnsi="Garamond"/>
        </w:rPr>
      </w:pPr>
    </w:p>
    <w:p w14:paraId="5927E649" w14:textId="26CB2DBF" w:rsidR="00BD09DD" w:rsidRDefault="00843C79" w:rsidP="00843C79">
      <w:pPr>
        <w:contextualSpacing/>
        <w:rPr>
          <w:rFonts w:ascii="Garamond" w:hAnsi="Garamond"/>
        </w:rPr>
      </w:pPr>
      <w:r>
        <w:rPr>
          <w:rFonts w:ascii="Garamond" w:hAnsi="Garamond"/>
          <w:noProof/>
        </w:rPr>
        <w:lastRenderedPageBreak/>
        <w:drawing>
          <wp:anchor distT="0" distB="0" distL="114300" distR="114300" simplePos="0" relativeHeight="251658240" behindDoc="0" locked="0" layoutInCell="1" allowOverlap="1" wp14:anchorId="1AF979A6" wp14:editId="0154D702">
            <wp:simplePos x="0" y="0"/>
            <wp:positionH relativeFrom="column">
              <wp:posOffset>-339365</wp:posOffset>
            </wp:positionH>
            <wp:positionV relativeFrom="paragraph">
              <wp:posOffset>173990</wp:posOffset>
            </wp:positionV>
            <wp:extent cx="6526617" cy="3619103"/>
            <wp:effectExtent l="0" t="0" r="1270" b="63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ctotherms_all.pdf"/>
                    <pic:cNvPicPr/>
                  </pic:nvPicPr>
                  <pic:blipFill>
                    <a:blip r:embed="rId10">
                      <a:extLst>
                        <a:ext uri="{28A0092B-C50C-407E-A947-70E740481C1C}">
                          <a14:useLocalDpi xmlns:a14="http://schemas.microsoft.com/office/drawing/2010/main" val="0"/>
                        </a:ext>
                      </a:extLst>
                    </a:blip>
                    <a:stretch>
                      <a:fillRect/>
                    </a:stretch>
                  </pic:blipFill>
                  <pic:spPr>
                    <a:xfrm>
                      <a:off x="0" y="0"/>
                      <a:ext cx="6526617" cy="3619103"/>
                    </a:xfrm>
                    <a:prstGeom prst="rect">
                      <a:avLst/>
                    </a:prstGeom>
                  </pic:spPr>
                </pic:pic>
              </a:graphicData>
            </a:graphic>
            <wp14:sizeRelH relativeFrom="page">
              <wp14:pctWidth>0</wp14:pctWidth>
            </wp14:sizeRelH>
            <wp14:sizeRelV relativeFrom="page">
              <wp14:pctHeight>0</wp14:pctHeight>
            </wp14:sizeRelV>
          </wp:anchor>
        </w:drawing>
      </w:r>
    </w:p>
    <w:p w14:paraId="39A84AC2" w14:textId="0848B478" w:rsidR="00BD09DD" w:rsidRDefault="00BD09DD" w:rsidP="005C69F2">
      <w:pPr>
        <w:contextualSpacing/>
        <w:rPr>
          <w:rFonts w:ascii="Garamond" w:hAnsi="Garamond"/>
        </w:rPr>
      </w:pPr>
    </w:p>
    <w:p w14:paraId="68402619" w14:textId="1659EEF4" w:rsidR="00BD09DD" w:rsidRDefault="00BD09DD" w:rsidP="005C69F2">
      <w:pPr>
        <w:contextualSpacing/>
        <w:rPr>
          <w:rFonts w:ascii="Garamond" w:hAnsi="Garamond"/>
        </w:rPr>
      </w:pPr>
      <w:r>
        <w:rPr>
          <w:rFonts w:ascii="Garamond" w:hAnsi="Garamond"/>
          <w:b/>
        </w:rPr>
        <w:t xml:space="preserve">Figure 2. </w:t>
      </w:r>
      <w:r>
        <w:rPr>
          <w:rFonts w:ascii="Garamond" w:hAnsi="Garamond"/>
        </w:rPr>
        <w:t xml:space="preserve">Phylogenetic relationships and orchard plots for c) reptilia, d) fish and e) invertebrates. Node colours reflect SSD ratios for each species (no data is grey) and heatmap data shows </w:t>
      </w:r>
      <w:r w:rsidRPr="00BD09DD">
        <w:rPr>
          <w:rFonts w:ascii="Garamond" w:hAnsi="Garamond"/>
          <w:i/>
        </w:rPr>
        <w:t>n</w:t>
      </w:r>
      <w:r>
        <w:rPr>
          <w:rFonts w:ascii="Garamond" w:hAnsi="Garamond"/>
        </w:rPr>
        <w:t xml:space="preserve"> effect sizes for each personality trait type for each species. </w:t>
      </w:r>
      <w:r w:rsidR="00C40AE6">
        <w:rPr>
          <w:rFonts w:ascii="Garamond" w:hAnsi="Garamond"/>
        </w:rPr>
        <w:t>Orchard plots show all effect sizes and mean effect size for SMD and lnCVR MLMR models with personality trait as a moderator term. Thin bars are 95% CIs and thick bars are predict</w:t>
      </w:r>
      <w:r w:rsidR="005C695F">
        <w:rPr>
          <w:rFonts w:ascii="Garamond" w:hAnsi="Garamond"/>
        </w:rPr>
        <w:t>ion</w:t>
      </w:r>
      <w:r w:rsidR="00C40AE6">
        <w:rPr>
          <w:rFonts w:ascii="Garamond" w:hAnsi="Garamond"/>
        </w:rPr>
        <w:t xml:space="preserve"> intervals. Circle size reflects effect size precision where bigger circles have greater precision.</w:t>
      </w:r>
    </w:p>
    <w:p w14:paraId="26F34E3D" w14:textId="77777777" w:rsidR="00843C79" w:rsidRPr="00BD09DD" w:rsidRDefault="00843C79" w:rsidP="005C69F2">
      <w:pPr>
        <w:contextualSpacing/>
        <w:rPr>
          <w:rFonts w:ascii="Garamond" w:hAnsi="Garamond"/>
        </w:rPr>
      </w:pPr>
    </w:p>
    <w:p w14:paraId="13A4AB0A" w14:textId="77777777" w:rsidR="00BD09DD" w:rsidRDefault="00BD09DD" w:rsidP="005C69F2">
      <w:pPr>
        <w:contextualSpacing/>
        <w:rPr>
          <w:rFonts w:ascii="Garamond" w:hAnsi="Garamond"/>
        </w:rPr>
      </w:pPr>
    </w:p>
    <w:p w14:paraId="7C82E03B" w14:textId="77777777" w:rsidR="00BD09DD" w:rsidRPr="001117A2" w:rsidRDefault="00BD09DD" w:rsidP="005C69F2">
      <w:pPr>
        <w:contextualSpacing/>
        <w:rPr>
          <w:rFonts w:ascii="Garamond" w:hAnsi="Garamond"/>
        </w:rPr>
      </w:pPr>
    </w:p>
    <w:p w14:paraId="72160AF9" w14:textId="6D737ABD" w:rsidR="005C69F2" w:rsidRPr="003336F2" w:rsidRDefault="003571EA" w:rsidP="00BD09DD">
      <w:pPr>
        <w:contextualSpacing/>
        <w:jc w:val="center"/>
        <w:rPr>
          <w:rFonts w:ascii="Garamond" w:hAnsi="Garamond"/>
          <w:color w:val="FF0000"/>
        </w:rPr>
      </w:pPr>
      <w:r>
        <w:rPr>
          <w:rFonts w:ascii="Garamond" w:hAnsi="Garamond"/>
          <w:noProof/>
          <w:color w:val="FF0000"/>
        </w:rPr>
        <w:lastRenderedPageBreak/>
        <w:drawing>
          <wp:inline distT="0" distB="0" distL="0" distR="0" wp14:anchorId="023899A1" wp14:editId="71E490C8">
            <wp:extent cx="5432415" cy="362161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ISMA.pdf"/>
                    <pic:cNvPicPr/>
                  </pic:nvPicPr>
                  <pic:blipFill>
                    <a:blip r:embed="rId11">
                      <a:extLst>
                        <a:ext uri="{28A0092B-C50C-407E-A947-70E740481C1C}">
                          <a14:useLocalDpi xmlns:a14="http://schemas.microsoft.com/office/drawing/2010/main" val="0"/>
                        </a:ext>
                      </a:extLst>
                    </a:blip>
                    <a:stretch>
                      <a:fillRect/>
                    </a:stretch>
                  </pic:blipFill>
                  <pic:spPr>
                    <a:xfrm>
                      <a:off x="0" y="0"/>
                      <a:ext cx="5432415" cy="3621610"/>
                    </a:xfrm>
                    <a:prstGeom prst="rect">
                      <a:avLst/>
                    </a:prstGeom>
                  </pic:spPr>
                </pic:pic>
              </a:graphicData>
            </a:graphic>
          </wp:inline>
        </w:drawing>
      </w:r>
    </w:p>
    <w:p w14:paraId="52AFDBF5" w14:textId="77777777" w:rsidR="005C69F2" w:rsidRPr="00B957C8" w:rsidRDefault="005C69F2" w:rsidP="005C69F2">
      <w:pPr>
        <w:contextualSpacing/>
        <w:rPr>
          <w:rFonts w:ascii="Garamond" w:hAnsi="Garamond"/>
        </w:rPr>
      </w:pPr>
    </w:p>
    <w:p w14:paraId="3F961641" w14:textId="02C910C4" w:rsidR="005C69F2" w:rsidRDefault="005C69F2" w:rsidP="005C69F2">
      <w:pPr>
        <w:contextualSpacing/>
        <w:rPr>
          <w:rFonts w:ascii="Garamond" w:hAnsi="Garamond"/>
        </w:rPr>
      </w:pPr>
      <w:r>
        <w:rPr>
          <w:rFonts w:ascii="Garamond" w:hAnsi="Garamond"/>
          <w:b/>
        </w:rPr>
        <w:t xml:space="preserve">Figure 3. </w:t>
      </w:r>
      <w:r w:rsidRPr="00366B8C">
        <w:rPr>
          <w:rFonts w:ascii="Garamond" w:hAnsi="Garamond"/>
          <w:i/>
        </w:rPr>
        <w:t>PRISMA</w:t>
      </w:r>
      <w:r>
        <w:rPr>
          <w:rFonts w:ascii="Garamond" w:hAnsi="Garamond"/>
        </w:rPr>
        <w:t xml:space="preserve"> diagram showing the process of finding, screening and including/excluding studies for this meta-analysis. </w:t>
      </w:r>
      <w:commentRangeStart w:id="1029"/>
      <w:r>
        <w:rPr>
          <w:rFonts w:ascii="Garamond" w:hAnsi="Garamond"/>
        </w:rPr>
        <w:t xml:space="preserve">Searches were further refined to agriculture &amp; biology (Scopus), zoology, ecology, biology, multidisciplinary sciences, evolutionary biology (WoS) categories.  </w:t>
      </w:r>
      <w:commentRangeEnd w:id="1029"/>
      <w:r w:rsidR="006544A7">
        <w:rPr>
          <w:rStyle w:val="CommentReference"/>
        </w:rPr>
        <w:commentReference w:id="1029"/>
      </w:r>
    </w:p>
    <w:p w14:paraId="7BE083B1" w14:textId="77777777" w:rsidR="005C69F2" w:rsidRPr="00780052" w:rsidRDefault="005C69F2" w:rsidP="005C69F2">
      <w:pPr>
        <w:rPr>
          <w:rFonts w:ascii="Garamond" w:hAnsi="Garamond"/>
        </w:rPr>
      </w:pPr>
    </w:p>
    <w:p w14:paraId="24014F8D" w14:textId="302B57AD" w:rsidR="00D012CE" w:rsidRDefault="00D012CE"/>
    <w:sectPr w:rsidR="00D012CE" w:rsidSect="008A2999">
      <w:pgSz w:w="11900" w:h="16840"/>
      <w:pgMar w:top="1440" w:right="1440" w:bottom="1440" w:left="1440"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99" w:author="Michael Jennions" w:date="2020-08-05T00:30:00Z" w:initials="MJ">
    <w:p w14:paraId="13505033" w14:textId="76E42841" w:rsidR="00AD2D5D" w:rsidRDefault="00AD2D5D">
      <w:pPr>
        <w:pStyle w:val="CommentText"/>
      </w:pPr>
      <w:r>
        <w:rPr>
          <w:rStyle w:val="CommentReference"/>
        </w:rPr>
        <w:annotationRef/>
      </w:r>
      <w:r w:rsidRPr="003B4F11">
        <w:rPr>
          <w:highlight w:val="cyan"/>
        </w:rPr>
        <w:t>Check out the book Invisible women for some fun examples that have real world implications.</w:t>
      </w:r>
    </w:p>
  </w:comment>
  <w:comment w:id="503" w:author="Michael Jennions" w:date="2020-08-05T01:17:00Z" w:initials="MJ">
    <w:p w14:paraId="7FF5163F" w14:textId="6A5A5D12" w:rsidR="004905DE" w:rsidRDefault="004905DE">
      <w:pPr>
        <w:pStyle w:val="CommentText"/>
      </w:pPr>
      <w:r>
        <w:rPr>
          <w:rStyle w:val="CommentReference"/>
        </w:rPr>
        <w:annotationRef/>
      </w:r>
      <w:r w:rsidRPr="004905DE">
        <w:rPr>
          <w:highlight w:val="cyan"/>
        </w:rPr>
        <w:t>I suspect we can find plenty more high profile figures using these biological arguments to explain differences in variation between men and women.</w:t>
      </w:r>
    </w:p>
  </w:comment>
  <w:comment w:id="641" w:author="Michael Jennions" w:date="2020-08-04T00:40:00Z" w:initials="MJ">
    <w:p w14:paraId="6107DDF1" w14:textId="54291A0B" w:rsidR="00AD2D5D" w:rsidRDefault="00AD2D5D">
      <w:pPr>
        <w:pStyle w:val="CommentText"/>
      </w:pPr>
      <w:r>
        <w:rPr>
          <w:rStyle w:val="CommentReference"/>
        </w:rPr>
        <w:annotationRef/>
      </w:r>
      <w:r w:rsidRPr="002E5053">
        <w:rPr>
          <w:highlight w:val="green"/>
        </w:rPr>
        <w:t>I added this. Leave or keep?</w:t>
      </w:r>
    </w:p>
  </w:comment>
  <w:comment w:id="642" w:author="Michael Jennions" w:date="2020-08-04T01:22:00Z" w:initials="MJ">
    <w:p w14:paraId="3CAE154F" w14:textId="31F9E103" w:rsidR="00AD2D5D" w:rsidRDefault="00AD2D5D">
      <w:pPr>
        <w:pStyle w:val="CommentText"/>
      </w:pPr>
      <w:r>
        <w:rPr>
          <w:rStyle w:val="CommentReference"/>
        </w:rPr>
        <w:annotationRef/>
      </w:r>
      <w:r w:rsidRPr="0076479C">
        <w:rPr>
          <w:highlight w:val="green"/>
        </w:rPr>
        <w:t>Sounds wrong but this is because mean slope of SSD is 1.96  or 1.92 - 2.02 = - 0.1 or -0.06 , i.e. very close to zero</w:t>
      </w:r>
    </w:p>
  </w:comment>
  <w:comment w:id="821" w:author="Michael Jennions" w:date="2020-08-04T22:00:00Z" w:initials="MJ">
    <w:p w14:paraId="365F63ED" w14:textId="11F40E8C" w:rsidR="00AD2D5D" w:rsidRDefault="00AD2D5D">
      <w:pPr>
        <w:pStyle w:val="CommentText"/>
      </w:pPr>
      <w:r>
        <w:rPr>
          <w:rStyle w:val="CommentReference"/>
        </w:rPr>
        <w:annotationRef/>
      </w:r>
      <w:r w:rsidRPr="00AF0EAC">
        <w:rPr>
          <w:highlight w:val="cyan"/>
        </w:rPr>
        <w:t>Please confirm that estimate for intercept = wild and estimate for lab = value for lab</w:t>
      </w:r>
      <w:r>
        <w:t xml:space="preserve"> </w:t>
      </w:r>
    </w:p>
  </w:comment>
  <w:comment w:id="646" w:author="Michael Jennions" w:date="2020-08-04T01:23:00Z" w:initials="MJ">
    <w:p w14:paraId="4BF50C0B" w14:textId="3BD46C76" w:rsidR="00AD2D5D" w:rsidRDefault="00AD2D5D">
      <w:pPr>
        <w:pStyle w:val="CommentText"/>
      </w:pPr>
      <w:r>
        <w:rPr>
          <w:rStyle w:val="CommentReference"/>
        </w:rPr>
        <w:annotationRef/>
      </w:r>
      <w:r w:rsidRPr="00F92C13">
        <w:rPr>
          <w:highlight w:val="green"/>
        </w:rPr>
        <w:t>I think we have to decide whether to put this in the main text, or keep it as ‘exploratory’ (see Methods) and only report it in the Supp Info).</w:t>
      </w:r>
    </w:p>
  </w:comment>
  <w:comment w:id="1004" w:author="Michael Jennions" w:date="2020-08-03T23:08:00Z" w:initials="MJ">
    <w:p w14:paraId="211390BF" w14:textId="5A0DBE8C" w:rsidR="00AD2D5D" w:rsidRDefault="00AD2D5D">
      <w:pPr>
        <w:pStyle w:val="CommentText"/>
      </w:pPr>
      <w:r>
        <w:rPr>
          <w:rStyle w:val="CommentReference"/>
        </w:rPr>
        <w:annotationRef/>
      </w:r>
      <w:r w:rsidRPr="008E1066">
        <w:rPr>
          <w:highlight w:val="green"/>
        </w:rPr>
        <w:t>Might want to put this in the appendix/supp info</w:t>
      </w:r>
    </w:p>
  </w:comment>
  <w:comment w:id="1005" w:author="Michael Jennions" w:date="2020-07-28T10:43:00Z" w:initials="MJ">
    <w:p w14:paraId="4A1A64EE" w14:textId="108D5AD7" w:rsidR="00AD2D5D" w:rsidRDefault="00AD2D5D" w:rsidP="002609FE">
      <w:pPr>
        <w:pStyle w:val="CommentText"/>
      </w:pPr>
      <w:r>
        <w:rPr>
          <w:rStyle w:val="CommentReference"/>
        </w:rPr>
        <w:annotationRef/>
      </w:r>
      <w:r w:rsidRPr="003F4985">
        <w:rPr>
          <w:highlight w:val="green"/>
        </w:rPr>
        <w:t>Is there a ‘definitive’ paper</w:t>
      </w:r>
      <w:r>
        <w:rPr>
          <w:highlight w:val="green"/>
        </w:rPr>
        <w:t xml:space="preserve"> we can cite</w:t>
      </w:r>
      <w:r w:rsidRPr="003F4985">
        <w:rPr>
          <w:highlight w:val="green"/>
        </w:rPr>
        <w:t xml:space="preserve"> that formally lists how to assign specific </w:t>
      </w:r>
      <w:r>
        <w:rPr>
          <w:highlight w:val="green"/>
        </w:rPr>
        <w:t xml:space="preserve">behavioural </w:t>
      </w:r>
      <w:r w:rsidRPr="003F4985">
        <w:rPr>
          <w:highlight w:val="green"/>
        </w:rPr>
        <w:t>measures to the 5 categories</w:t>
      </w:r>
      <w:r>
        <w:rPr>
          <w:highlight w:val="green"/>
        </w:rPr>
        <w:t xml:space="preserve"> – at least for animal personalities</w:t>
      </w:r>
      <w:r w:rsidRPr="003F4985">
        <w:rPr>
          <w:highlight w:val="green"/>
        </w:rPr>
        <w:t>?</w:t>
      </w:r>
      <w:r>
        <w:t xml:space="preserve"> </w:t>
      </w:r>
    </w:p>
  </w:comment>
  <w:comment w:id="1006" w:author="Michael Jennions" w:date="2020-08-03T19:47:00Z" w:initials="MJ">
    <w:p w14:paraId="7F0180B3" w14:textId="258ABFC8" w:rsidR="00AD2D5D" w:rsidRDefault="00AD2D5D">
      <w:pPr>
        <w:pStyle w:val="CommentText"/>
      </w:pPr>
      <w:r>
        <w:rPr>
          <w:rStyle w:val="CommentReference"/>
        </w:rPr>
        <w:annotationRef/>
      </w:r>
      <w:r w:rsidRPr="003F4985">
        <w:rPr>
          <w:highlight w:val="green"/>
        </w:rPr>
        <w:t>Should this be elaborated upon?</w:t>
      </w:r>
    </w:p>
  </w:comment>
  <w:comment w:id="1009" w:author="Michael Jennions" w:date="2020-07-20T19:56:00Z" w:initials="MJ">
    <w:p w14:paraId="29F5883E" w14:textId="7B91A36A" w:rsidR="00AD2D5D" w:rsidRDefault="00AD2D5D">
      <w:pPr>
        <w:pStyle w:val="CommentText"/>
      </w:pPr>
      <w:r>
        <w:rPr>
          <w:rStyle w:val="CommentReference"/>
        </w:rPr>
        <w:annotationRef/>
      </w:r>
      <w:r w:rsidRPr="003F4985">
        <w:rPr>
          <w:highlight w:val="green"/>
        </w:rPr>
        <w:t>Exclusion criteria have to be given in full at some point</w:t>
      </w:r>
      <w:r>
        <w:t xml:space="preserve"> . Otherwise, remove the term “Briefly”.</w:t>
      </w:r>
    </w:p>
  </w:comment>
  <w:comment w:id="1010" w:author="Michael Jennions" w:date="2020-07-20T19:57:00Z" w:initials="MJ">
    <w:p w14:paraId="15C43D1C" w14:textId="407DA04F" w:rsidR="00AD2D5D" w:rsidRDefault="00AD2D5D">
      <w:pPr>
        <w:pStyle w:val="CommentText"/>
      </w:pPr>
      <w:r>
        <w:rPr>
          <w:rStyle w:val="CommentReference"/>
        </w:rPr>
        <w:annotationRef/>
      </w:r>
      <w:r w:rsidRPr="003F4985">
        <w:rPr>
          <w:highlight w:val="green"/>
        </w:rPr>
        <w:t>But you excluded any study of domestic/agric  animals so saying neutered is not relevant. Right? If so, just say you excluded domestic and agricultural</w:t>
      </w:r>
    </w:p>
  </w:comment>
  <w:comment w:id="1011" w:author="Michael Jennions" w:date="2020-08-03T19:51:00Z" w:initials="MJ">
    <w:p w14:paraId="0589EE5E" w14:textId="503AB407" w:rsidR="00AD2D5D" w:rsidRDefault="00AD2D5D">
      <w:pPr>
        <w:pStyle w:val="CommentText"/>
      </w:pPr>
      <w:r>
        <w:rPr>
          <w:rStyle w:val="CommentReference"/>
        </w:rPr>
        <w:annotationRef/>
      </w:r>
      <w:r w:rsidRPr="007E35EB">
        <w:rPr>
          <w:highlight w:val="green"/>
        </w:rPr>
        <w:t>This might require a little elaboration</w:t>
      </w:r>
    </w:p>
  </w:comment>
  <w:comment w:id="1012" w:author="Michael Jennions" w:date="2020-07-20T20:23:00Z" w:initials="MJ">
    <w:p w14:paraId="1403769C" w14:textId="2A9D3BC3" w:rsidR="00AD2D5D" w:rsidRDefault="00AD2D5D">
      <w:pPr>
        <w:pStyle w:val="CommentText"/>
      </w:pPr>
      <w:r>
        <w:rPr>
          <w:rStyle w:val="CommentReference"/>
        </w:rPr>
        <w:annotationRef/>
      </w:r>
      <w:r w:rsidRPr="00494BAD">
        <w:rPr>
          <w:highlight w:val="green"/>
        </w:rPr>
        <w:t>I think equation 1 is Hedges d.  Hedges g is then this equation multiplied by J to correct for small sample bias, (which is usually pointless as J almost always has a value very close to 1).  J is  1 – (3/(4*(n1 + n2) -9))</w:t>
      </w:r>
    </w:p>
  </w:comment>
  <w:comment w:id="1013" w:author="Michael Jennions" w:date="2020-07-20T20:52:00Z" w:initials="MJ">
    <w:p w14:paraId="2CA0CA3B" w14:textId="40419324" w:rsidR="00AD2D5D" w:rsidRDefault="00AD2D5D">
      <w:pPr>
        <w:pStyle w:val="CommentText"/>
      </w:pPr>
      <w:r>
        <w:rPr>
          <w:rStyle w:val="CommentReference"/>
        </w:rPr>
        <w:annotationRef/>
      </w:r>
      <w:r w:rsidRPr="00494BAD">
        <w:rPr>
          <w:highlight w:val="green"/>
        </w:rPr>
        <w:t>Is this the correct reason to give?</w:t>
      </w:r>
    </w:p>
  </w:comment>
  <w:comment w:id="1014" w:author="Michael Jennions" w:date="2020-08-03T20:12:00Z" w:initials="MJ">
    <w:p w14:paraId="3AA689AD" w14:textId="365B8A0A" w:rsidR="00AD2D5D" w:rsidRDefault="00AD2D5D">
      <w:pPr>
        <w:pStyle w:val="CommentText"/>
      </w:pPr>
      <w:r>
        <w:rPr>
          <w:rStyle w:val="CommentReference"/>
        </w:rPr>
        <w:annotationRef/>
      </w:r>
      <w:r w:rsidRPr="00E83378">
        <w:rPr>
          <w:highlight w:val="green"/>
        </w:rPr>
        <w:t>What is the right ‘level’ to do such an analysis? For each taxa-trait type combo?</w:t>
      </w:r>
    </w:p>
  </w:comment>
  <w:comment w:id="1015" w:author="Michael Jennions" w:date="2020-07-20T21:37:00Z" w:initials="MJ">
    <w:p w14:paraId="624A93EA" w14:textId="6A8DA947" w:rsidR="00AD2D5D" w:rsidRDefault="00AD2D5D">
      <w:pPr>
        <w:pStyle w:val="CommentText"/>
      </w:pPr>
      <w:r>
        <w:rPr>
          <w:rStyle w:val="CommentReference"/>
        </w:rPr>
        <w:annotationRef/>
      </w:r>
      <w:r w:rsidRPr="00E83378">
        <w:rPr>
          <w:highlight w:val="green"/>
        </w:rPr>
        <w:t>Is this correct?</w:t>
      </w:r>
    </w:p>
  </w:comment>
  <w:comment w:id="1016" w:author="Michael Jennions" w:date="2020-07-20T21:43:00Z" w:initials="MJ">
    <w:p w14:paraId="06495DBB" w14:textId="472643E5" w:rsidR="00AD2D5D" w:rsidRDefault="00AD2D5D">
      <w:pPr>
        <w:pStyle w:val="CommentText"/>
      </w:pPr>
      <w:r>
        <w:rPr>
          <w:rStyle w:val="CommentReference"/>
        </w:rPr>
        <w:annotationRef/>
      </w:r>
      <w:r w:rsidRPr="007A2420">
        <w:rPr>
          <w:highlight w:val="green"/>
        </w:rPr>
        <w:t>Check for more recent studies with larger sample sizes.</w:t>
      </w:r>
    </w:p>
  </w:comment>
  <w:comment w:id="1017" w:author="Michael Jennions" w:date="2020-08-03T20:18:00Z" w:initials="MJ">
    <w:p w14:paraId="7CFE81C1" w14:textId="5EDC6AB0" w:rsidR="00AD2D5D" w:rsidRDefault="00AD2D5D">
      <w:pPr>
        <w:pStyle w:val="CommentText"/>
      </w:pPr>
      <w:r>
        <w:rPr>
          <w:rStyle w:val="CommentReference"/>
        </w:rPr>
        <w:annotationRef/>
      </w:r>
      <w:r w:rsidRPr="007A2420">
        <w:rPr>
          <w:highlight w:val="green"/>
        </w:rPr>
        <w:t>I think the correct equation is either  (xm/xf) – 1 or simply xm/xf as I checked with Lauren who confirmed that larger values of the index means that males are bigger than females. We need to ensure we use the correct equation.</w:t>
      </w:r>
      <w:r>
        <w:t xml:space="preserve"> I have changes it to m/f - 1 </w:t>
      </w:r>
    </w:p>
  </w:comment>
  <w:comment w:id="1018" w:author="Michael Jennions" w:date="2020-08-03T20:23:00Z" w:initials="MJ">
    <w:p w14:paraId="5D700034" w14:textId="294AC0CF" w:rsidR="00AD2D5D" w:rsidRDefault="00AD2D5D">
      <w:pPr>
        <w:pStyle w:val="CommentText"/>
      </w:pPr>
      <w:r>
        <w:rPr>
          <w:rStyle w:val="CommentReference"/>
        </w:rPr>
        <w:annotationRef/>
      </w:r>
      <w:r w:rsidRPr="001F2292">
        <w:rPr>
          <w:highlight w:val="green"/>
        </w:rPr>
        <w:t>Do you have a list of which places you got the data from? If so, we need to provide this as Supp Info</w:t>
      </w:r>
    </w:p>
  </w:comment>
  <w:comment w:id="1019" w:author="Michael Jennions" w:date="2020-07-20T21:56:00Z" w:initials="MJ">
    <w:p w14:paraId="06113363" w14:textId="60E2E627" w:rsidR="00AD2D5D" w:rsidRDefault="00AD2D5D">
      <w:pPr>
        <w:pStyle w:val="CommentText"/>
      </w:pPr>
      <w:r>
        <w:rPr>
          <w:rStyle w:val="CommentReference"/>
        </w:rPr>
        <w:annotationRef/>
      </w:r>
      <w:r w:rsidRPr="001F2292">
        <w:rPr>
          <w:highlight w:val="green"/>
        </w:rPr>
        <w:t>I need  a refresher on how this was done. Ie.. where the data to classify species came from.</w:t>
      </w:r>
    </w:p>
  </w:comment>
  <w:comment w:id="1020" w:author="Michael Jennions" w:date="2020-08-03T20:34:00Z" w:initials="MJ">
    <w:p w14:paraId="3B80AEB3" w14:textId="42769A14" w:rsidR="00AD2D5D" w:rsidRDefault="00AD2D5D">
      <w:pPr>
        <w:pStyle w:val="CommentText"/>
      </w:pPr>
      <w:r>
        <w:rPr>
          <w:rStyle w:val="CommentReference"/>
        </w:rPr>
        <w:annotationRef/>
      </w:r>
      <w:r w:rsidRPr="00B2071D">
        <w:rPr>
          <w:highlight w:val="green"/>
        </w:rPr>
        <w:t>Have you checked the OSF to see if it is of any use in helping us described what we did/did not do?</w:t>
      </w:r>
    </w:p>
  </w:comment>
  <w:comment w:id="1021" w:author="Michael Jennions" w:date="2020-07-20T22:57:00Z" w:initials="MJ">
    <w:p w14:paraId="5C95B2CC" w14:textId="5B68E3AD" w:rsidR="00AD2D5D" w:rsidRDefault="00AD2D5D">
      <w:pPr>
        <w:pStyle w:val="CommentText"/>
      </w:pPr>
      <w:r>
        <w:rPr>
          <w:rStyle w:val="CommentReference"/>
        </w:rPr>
        <w:annotationRef/>
      </w:r>
      <w:r w:rsidRPr="00CE41A9">
        <w:rPr>
          <w:highlight w:val="green"/>
        </w:rPr>
        <w:t>I’ll ask you or Dan to remind me how to phrase this</w:t>
      </w:r>
    </w:p>
  </w:comment>
  <w:comment w:id="1022" w:author="Michael Jennions" w:date="2020-07-21T00:30:00Z" w:initials="MJ">
    <w:p w14:paraId="1BADF616" w14:textId="5D0E55B4" w:rsidR="00AD2D5D" w:rsidRDefault="00AD2D5D">
      <w:pPr>
        <w:pStyle w:val="CommentText"/>
      </w:pPr>
      <w:r>
        <w:rPr>
          <w:rStyle w:val="CommentReference"/>
        </w:rPr>
        <w:annotationRef/>
      </w:r>
      <w:r>
        <w:t>Do we want to report on mating system effects? I think the classification might be a problem. Discuss?</w:t>
      </w:r>
    </w:p>
  </w:comment>
  <w:comment w:id="1023" w:author="Michael Jennions" w:date="2020-07-21T00:34:00Z" w:initials="MJ">
    <w:p w14:paraId="680F0E80" w14:textId="1B6445FF" w:rsidR="00AD2D5D" w:rsidRDefault="00AD2D5D">
      <w:pPr>
        <w:pStyle w:val="CommentText"/>
      </w:pPr>
      <w:r>
        <w:rPr>
          <w:rStyle w:val="CommentReference"/>
        </w:rPr>
        <w:annotationRef/>
      </w:r>
      <w:r w:rsidRPr="005834FA">
        <w:rPr>
          <w:highlight w:val="green"/>
        </w:rPr>
        <w:t>Include info on the number of species and studies per taxa</w:t>
      </w:r>
    </w:p>
  </w:comment>
  <w:comment w:id="1024" w:author="Michael Jennions" w:date="2020-08-03T23:45:00Z" w:initials="MJ">
    <w:p w14:paraId="6FFC5AA8" w14:textId="24B8DFB1" w:rsidR="00AD2D5D" w:rsidRDefault="00AD2D5D">
      <w:pPr>
        <w:pStyle w:val="CommentText"/>
      </w:pPr>
      <w:r>
        <w:rPr>
          <w:rStyle w:val="CommentReference"/>
        </w:rPr>
        <w:annotationRef/>
      </w:r>
      <w:r w:rsidRPr="002B0571">
        <w:rPr>
          <w:highlight w:val="green"/>
        </w:rPr>
        <w:t>What was here seems wrong based on the methods were g &gt; 0 = males bigger and lnCVR &gt; 0 = males more variable. I have rewritten the legend this way. Please check this is right.</w:t>
      </w:r>
    </w:p>
  </w:comment>
  <w:comment w:id="1025" w:author="Michael Jennions" w:date="2020-08-03T23:51:00Z" w:initials="MJ">
    <w:p w14:paraId="060F7372" w14:textId="190B0CB2" w:rsidR="00AD2D5D" w:rsidRDefault="00AD2D5D">
      <w:pPr>
        <w:pStyle w:val="CommentText"/>
      </w:pPr>
      <w:r>
        <w:rPr>
          <w:rStyle w:val="CommentReference"/>
        </w:rPr>
        <w:annotationRef/>
      </w:r>
      <w:r w:rsidRPr="005834FA">
        <w:rPr>
          <w:highlight w:val="green"/>
        </w:rPr>
        <w:t xml:space="preserve">I wonder if we should not write </w:t>
      </w:r>
      <w:r>
        <w:rPr>
          <w:highlight w:val="green"/>
        </w:rPr>
        <w:t>“</w:t>
      </w:r>
      <w:r w:rsidRPr="005834FA">
        <w:rPr>
          <w:highlight w:val="green"/>
        </w:rPr>
        <w:t>reptiles/amphibians</w:t>
      </w:r>
      <w:r>
        <w:rPr>
          <w:highlight w:val="green"/>
        </w:rPr>
        <w:t>”</w:t>
      </w:r>
    </w:p>
  </w:comment>
  <w:comment w:id="1026" w:author="Michael Jennions" w:date="2020-08-03T23:53:00Z" w:initials="MJ">
    <w:p w14:paraId="6BF7F75A" w14:textId="6F70ECCB" w:rsidR="00AD2D5D" w:rsidRDefault="00AD2D5D">
      <w:pPr>
        <w:pStyle w:val="CommentText"/>
      </w:pPr>
      <w:r>
        <w:rPr>
          <w:rStyle w:val="CommentReference"/>
        </w:rPr>
        <w:annotationRef/>
      </w:r>
      <w:r w:rsidRPr="006430A2">
        <w:rPr>
          <w:highlight w:val="green"/>
        </w:rPr>
        <w:t>Include N for species, studies and ES for each row</w:t>
      </w:r>
      <w:r>
        <w:t xml:space="preserve"> </w:t>
      </w:r>
    </w:p>
  </w:comment>
  <w:comment w:id="1027" w:author="Michael Jennions" w:date="2020-08-03T23:54:00Z" w:initials="MJ">
    <w:p w14:paraId="4CEA320E" w14:textId="28534386" w:rsidR="00AD2D5D" w:rsidRDefault="00AD2D5D">
      <w:pPr>
        <w:pStyle w:val="CommentText"/>
      </w:pPr>
      <w:r>
        <w:rPr>
          <w:rStyle w:val="CommentReference"/>
        </w:rPr>
        <w:annotationRef/>
      </w:r>
      <w:r w:rsidRPr="006430A2">
        <w:rPr>
          <w:highlight w:val="green"/>
        </w:rPr>
        <w:t>Are the models set up so that the estimate is the actual estimate for the personality or is there a baseline (intercept) trait? If the former, then there is no need to put ‘intercept’ in the table here.</w:t>
      </w:r>
      <w:r>
        <w:t xml:space="preserve"> </w:t>
      </w:r>
    </w:p>
  </w:comment>
  <w:comment w:id="1028" w:author="Michael Jennions" w:date="2020-08-03T23:57:00Z" w:initials="MJ">
    <w:p w14:paraId="33872111" w14:textId="19DC2806" w:rsidR="00AD2D5D" w:rsidRDefault="00AD2D5D">
      <w:pPr>
        <w:pStyle w:val="CommentText"/>
      </w:pPr>
      <w:r>
        <w:rPr>
          <w:rStyle w:val="CommentReference"/>
        </w:rPr>
        <w:annotationRef/>
      </w:r>
      <w:r w:rsidRPr="006430A2">
        <w:rPr>
          <w:highlight w:val="green"/>
        </w:rPr>
        <w:t>Is this the correct term?</w:t>
      </w:r>
    </w:p>
  </w:comment>
  <w:comment w:id="1029" w:author="Michael Jennions" w:date="2020-08-04T00:15:00Z" w:initials="MJ">
    <w:p w14:paraId="620E11E0" w14:textId="0F42DC43" w:rsidR="00AD2D5D" w:rsidRDefault="00AD2D5D">
      <w:pPr>
        <w:pStyle w:val="CommentText"/>
      </w:pPr>
      <w:r>
        <w:rPr>
          <w:rStyle w:val="CommentReference"/>
        </w:rPr>
        <w:annotationRef/>
      </w:r>
      <w:r w:rsidRPr="00A27D68">
        <w:rPr>
          <w:highlight w:val="green"/>
        </w:rPr>
        <w:t>Putting this in the legend makes it sound like it was done after the info provided in the figure. Maybe cut</w:t>
      </w:r>
      <w:r>
        <w:rPr>
          <w:highlight w:val="green"/>
        </w:rPr>
        <w:t>, or else refer to Table 4 for the details of which catgeories were examined when searching Scopus and ISI</w:t>
      </w:r>
      <w:r w:rsidRPr="00A27D68">
        <w:rPr>
          <w:highlight w:val="green"/>
        </w:rP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3505033" w15:done="0"/>
  <w15:commentEx w15:paraId="7FF5163F" w15:done="0"/>
  <w15:commentEx w15:paraId="6107DDF1" w15:done="0"/>
  <w15:commentEx w15:paraId="3CAE154F" w15:done="0"/>
  <w15:commentEx w15:paraId="365F63ED" w15:done="0"/>
  <w15:commentEx w15:paraId="4BF50C0B" w15:done="0"/>
  <w15:commentEx w15:paraId="211390BF" w15:done="0"/>
  <w15:commentEx w15:paraId="4A1A64EE" w15:done="0"/>
  <w15:commentEx w15:paraId="7F0180B3" w15:done="0"/>
  <w15:commentEx w15:paraId="29F5883E" w15:done="0"/>
  <w15:commentEx w15:paraId="15C43D1C" w15:done="0"/>
  <w15:commentEx w15:paraId="0589EE5E" w15:done="0"/>
  <w15:commentEx w15:paraId="1403769C" w15:done="0"/>
  <w15:commentEx w15:paraId="2CA0CA3B" w15:done="0"/>
  <w15:commentEx w15:paraId="3AA689AD" w15:done="0"/>
  <w15:commentEx w15:paraId="624A93EA" w15:done="0"/>
  <w15:commentEx w15:paraId="06495DBB" w15:done="0"/>
  <w15:commentEx w15:paraId="7CFE81C1" w15:done="0"/>
  <w15:commentEx w15:paraId="5D700034" w15:done="0"/>
  <w15:commentEx w15:paraId="06113363" w15:done="0"/>
  <w15:commentEx w15:paraId="3B80AEB3" w15:done="0"/>
  <w15:commentEx w15:paraId="5C95B2CC" w15:done="0"/>
  <w15:commentEx w15:paraId="1BADF616" w15:done="0"/>
  <w15:commentEx w15:paraId="680F0E80" w15:done="0"/>
  <w15:commentEx w15:paraId="6FFC5AA8" w15:done="0"/>
  <w15:commentEx w15:paraId="060F7372" w15:done="0"/>
  <w15:commentEx w15:paraId="6BF7F75A" w15:done="0"/>
  <w15:commentEx w15:paraId="4CEA320E" w15:done="0"/>
  <w15:commentEx w15:paraId="33872111" w15:done="0"/>
  <w15:commentEx w15:paraId="620E11E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3505033" w16cid:durableId="22D47C09"/>
  <w16cid:commentId w16cid:paraId="7FF5163F" w16cid:durableId="22D4870D"/>
  <w16cid:commentId w16cid:paraId="6107DDF1" w16cid:durableId="22D32CE7"/>
  <w16cid:commentId w16cid:paraId="3CAE154F" w16cid:durableId="22D336C8"/>
  <w16cid:commentId w16cid:paraId="365F63ED" w16cid:durableId="22D458FC"/>
  <w16cid:commentId w16cid:paraId="4BF50C0B" w16cid:durableId="22D33727"/>
  <w16cid:commentId w16cid:paraId="211390BF" w16cid:durableId="22D3178A"/>
  <w16cid:commentId w16cid:paraId="4A1A64EE" w16cid:durableId="22CA8021"/>
  <w16cid:commentId w16cid:paraId="7F0180B3" w16cid:durableId="22D2E86E"/>
  <w16cid:commentId w16cid:paraId="29F5883E" w16cid:durableId="22C07550"/>
  <w16cid:commentId w16cid:paraId="15C43D1C" w16cid:durableId="22C075C0"/>
  <w16cid:commentId w16cid:paraId="0589EE5E" w16cid:durableId="22D2E937"/>
  <w16cid:commentId w16cid:paraId="1403769C" w16cid:durableId="22C07BC3"/>
  <w16cid:commentId w16cid:paraId="2CA0CA3B" w16cid:durableId="22C0827B"/>
  <w16cid:commentId w16cid:paraId="3AA689AD" w16cid:durableId="22D2EE3F"/>
  <w16cid:commentId w16cid:paraId="624A93EA" w16cid:durableId="22C08D22"/>
  <w16cid:commentId w16cid:paraId="06495DBB" w16cid:durableId="22C08E90"/>
  <w16cid:commentId w16cid:paraId="7CFE81C1" w16cid:durableId="22D2EF7D"/>
  <w16cid:commentId w16cid:paraId="5D700034" w16cid:durableId="22D2F0CE"/>
  <w16cid:commentId w16cid:paraId="06113363" w16cid:durableId="22C09192"/>
  <w16cid:commentId w16cid:paraId="3B80AEB3" w16cid:durableId="22D2F34F"/>
  <w16cid:commentId w16cid:paraId="5C95B2CC" w16cid:durableId="22D45695"/>
  <w16cid:commentId w16cid:paraId="1BADF616" w16cid:durableId="22C0B58C"/>
  <w16cid:commentId w16cid:paraId="680F0E80" w16cid:durableId="22C0B67E"/>
  <w16cid:commentId w16cid:paraId="6FFC5AA8" w16cid:durableId="22D32016"/>
  <w16cid:commentId w16cid:paraId="060F7372" w16cid:durableId="22D3218E"/>
  <w16cid:commentId w16cid:paraId="6BF7F75A" w16cid:durableId="22D321DE"/>
  <w16cid:commentId w16cid:paraId="4CEA320E" w16cid:durableId="22D3224C"/>
  <w16cid:commentId w16cid:paraId="33872111" w16cid:durableId="22D322DE"/>
  <w16cid:commentId w16cid:paraId="620E11E0" w16cid:durableId="22D32711"/>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Garamond">
    <w:panose1 w:val="02020404030301010803"/>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4E60F2"/>
    <w:multiLevelType w:val="hybridMultilevel"/>
    <w:tmpl w:val="3252FD24"/>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261801"/>
    <w:multiLevelType w:val="hybridMultilevel"/>
    <w:tmpl w:val="42A644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D757241"/>
    <w:multiLevelType w:val="hybridMultilevel"/>
    <w:tmpl w:val="D4E265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9CA6124"/>
    <w:multiLevelType w:val="hybridMultilevel"/>
    <w:tmpl w:val="0C08F1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D793A5B"/>
    <w:multiLevelType w:val="multilevel"/>
    <w:tmpl w:val="F43055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C444266"/>
    <w:multiLevelType w:val="multilevel"/>
    <w:tmpl w:val="F43055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6377E56"/>
    <w:multiLevelType w:val="hybridMultilevel"/>
    <w:tmpl w:val="A09E4BD0"/>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9D952AA"/>
    <w:multiLevelType w:val="hybridMultilevel"/>
    <w:tmpl w:val="036CA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EDF1689"/>
    <w:multiLevelType w:val="multilevel"/>
    <w:tmpl w:val="5B7C0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7"/>
  </w:num>
  <w:num w:numId="3">
    <w:abstractNumId w:val="3"/>
  </w:num>
  <w:num w:numId="4">
    <w:abstractNumId w:val="1"/>
  </w:num>
  <w:num w:numId="5">
    <w:abstractNumId w:val="8"/>
  </w:num>
  <w:num w:numId="6">
    <w:abstractNumId w:val="5"/>
  </w:num>
  <w:num w:numId="7">
    <w:abstractNumId w:val="2"/>
  </w:num>
  <w:num w:numId="8">
    <w:abstractNumId w:val="6"/>
  </w:num>
  <w:num w:numId="9">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ichael Jennions">
    <w15:presenceInfo w15:providerId="AD" w15:userId="S::u4037305@anu.edu.au::4405c671-be70-4520-983f-25cea1e27ab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6"/>
  <w:hideSpellingErrors/>
  <w:hideGrammaticalErrors/>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69F2"/>
    <w:rsid w:val="000005F9"/>
    <w:rsid w:val="00000D43"/>
    <w:rsid w:val="00001287"/>
    <w:rsid w:val="00001733"/>
    <w:rsid w:val="00002308"/>
    <w:rsid w:val="0000262E"/>
    <w:rsid w:val="0000416D"/>
    <w:rsid w:val="00006FA9"/>
    <w:rsid w:val="00010595"/>
    <w:rsid w:val="00012209"/>
    <w:rsid w:val="000122FD"/>
    <w:rsid w:val="00012953"/>
    <w:rsid w:val="00012F22"/>
    <w:rsid w:val="00013C6F"/>
    <w:rsid w:val="00020047"/>
    <w:rsid w:val="000212E5"/>
    <w:rsid w:val="00023AEF"/>
    <w:rsid w:val="00025E31"/>
    <w:rsid w:val="00030459"/>
    <w:rsid w:val="0003118C"/>
    <w:rsid w:val="00032B21"/>
    <w:rsid w:val="000352C9"/>
    <w:rsid w:val="00045055"/>
    <w:rsid w:val="00047AC3"/>
    <w:rsid w:val="000510FA"/>
    <w:rsid w:val="00052EA2"/>
    <w:rsid w:val="00054A25"/>
    <w:rsid w:val="00054CE1"/>
    <w:rsid w:val="0006115F"/>
    <w:rsid w:val="000665DC"/>
    <w:rsid w:val="000665EB"/>
    <w:rsid w:val="00071011"/>
    <w:rsid w:val="00071C08"/>
    <w:rsid w:val="00083F6A"/>
    <w:rsid w:val="000941A1"/>
    <w:rsid w:val="00094636"/>
    <w:rsid w:val="00095368"/>
    <w:rsid w:val="00097688"/>
    <w:rsid w:val="00097792"/>
    <w:rsid w:val="000A0296"/>
    <w:rsid w:val="000B57B0"/>
    <w:rsid w:val="000B5E5F"/>
    <w:rsid w:val="000B63EC"/>
    <w:rsid w:val="000C6F77"/>
    <w:rsid w:val="000C7B95"/>
    <w:rsid w:val="000D0BBA"/>
    <w:rsid w:val="000E6A36"/>
    <w:rsid w:val="000F05DC"/>
    <w:rsid w:val="000F1DBE"/>
    <w:rsid w:val="000F31D1"/>
    <w:rsid w:val="000F4DDC"/>
    <w:rsid w:val="000F5ABF"/>
    <w:rsid w:val="000F79E0"/>
    <w:rsid w:val="00113447"/>
    <w:rsid w:val="001141CE"/>
    <w:rsid w:val="00115455"/>
    <w:rsid w:val="0012297E"/>
    <w:rsid w:val="00122B32"/>
    <w:rsid w:val="0012733B"/>
    <w:rsid w:val="00134C9C"/>
    <w:rsid w:val="00151CD0"/>
    <w:rsid w:val="00160DAE"/>
    <w:rsid w:val="001731F7"/>
    <w:rsid w:val="00181504"/>
    <w:rsid w:val="00183782"/>
    <w:rsid w:val="00186833"/>
    <w:rsid w:val="00190650"/>
    <w:rsid w:val="001921D4"/>
    <w:rsid w:val="0019587A"/>
    <w:rsid w:val="001A473E"/>
    <w:rsid w:val="001B22D0"/>
    <w:rsid w:val="001B79C3"/>
    <w:rsid w:val="001C1877"/>
    <w:rsid w:val="001C20C8"/>
    <w:rsid w:val="001C2299"/>
    <w:rsid w:val="001D64AB"/>
    <w:rsid w:val="001E1E2A"/>
    <w:rsid w:val="001E5943"/>
    <w:rsid w:val="001F0DA1"/>
    <w:rsid w:val="001F2292"/>
    <w:rsid w:val="00210080"/>
    <w:rsid w:val="00211F1C"/>
    <w:rsid w:val="00213EDD"/>
    <w:rsid w:val="00215C8E"/>
    <w:rsid w:val="002177DF"/>
    <w:rsid w:val="00227507"/>
    <w:rsid w:val="002275CB"/>
    <w:rsid w:val="00230B80"/>
    <w:rsid w:val="00233674"/>
    <w:rsid w:val="0024112C"/>
    <w:rsid w:val="002419B9"/>
    <w:rsid w:val="002429AC"/>
    <w:rsid w:val="002456F4"/>
    <w:rsid w:val="00251F5D"/>
    <w:rsid w:val="002530D8"/>
    <w:rsid w:val="002609FE"/>
    <w:rsid w:val="00263429"/>
    <w:rsid w:val="00265B3E"/>
    <w:rsid w:val="00267554"/>
    <w:rsid w:val="00271183"/>
    <w:rsid w:val="00281662"/>
    <w:rsid w:val="0028242F"/>
    <w:rsid w:val="002863B1"/>
    <w:rsid w:val="00292D8B"/>
    <w:rsid w:val="002934D6"/>
    <w:rsid w:val="002A067B"/>
    <w:rsid w:val="002A3946"/>
    <w:rsid w:val="002B0571"/>
    <w:rsid w:val="002B1FCE"/>
    <w:rsid w:val="002B6083"/>
    <w:rsid w:val="002B74A4"/>
    <w:rsid w:val="002C26A8"/>
    <w:rsid w:val="002C6A3E"/>
    <w:rsid w:val="002D2ACE"/>
    <w:rsid w:val="002E5053"/>
    <w:rsid w:val="002F4C46"/>
    <w:rsid w:val="002F6D2C"/>
    <w:rsid w:val="003005B3"/>
    <w:rsid w:val="003054AD"/>
    <w:rsid w:val="00310529"/>
    <w:rsid w:val="00313BAD"/>
    <w:rsid w:val="00320714"/>
    <w:rsid w:val="00327737"/>
    <w:rsid w:val="00341319"/>
    <w:rsid w:val="00343E5E"/>
    <w:rsid w:val="00345F90"/>
    <w:rsid w:val="003528EF"/>
    <w:rsid w:val="00355A09"/>
    <w:rsid w:val="003571EA"/>
    <w:rsid w:val="00357B81"/>
    <w:rsid w:val="00365EA9"/>
    <w:rsid w:val="003661BA"/>
    <w:rsid w:val="00370960"/>
    <w:rsid w:val="00370CA8"/>
    <w:rsid w:val="003745FD"/>
    <w:rsid w:val="00376C27"/>
    <w:rsid w:val="00377251"/>
    <w:rsid w:val="00382588"/>
    <w:rsid w:val="003846F2"/>
    <w:rsid w:val="00392162"/>
    <w:rsid w:val="0039537A"/>
    <w:rsid w:val="00395EDF"/>
    <w:rsid w:val="003965BF"/>
    <w:rsid w:val="003A0740"/>
    <w:rsid w:val="003A3F10"/>
    <w:rsid w:val="003A5FD0"/>
    <w:rsid w:val="003A6CCD"/>
    <w:rsid w:val="003A72D1"/>
    <w:rsid w:val="003B414B"/>
    <w:rsid w:val="003B4F11"/>
    <w:rsid w:val="003B6C41"/>
    <w:rsid w:val="003C21F8"/>
    <w:rsid w:val="003D033F"/>
    <w:rsid w:val="003D15CA"/>
    <w:rsid w:val="003D384E"/>
    <w:rsid w:val="003D6888"/>
    <w:rsid w:val="003E0F5C"/>
    <w:rsid w:val="003E19EF"/>
    <w:rsid w:val="003E2761"/>
    <w:rsid w:val="003E2881"/>
    <w:rsid w:val="003F2DFB"/>
    <w:rsid w:val="003F4985"/>
    <w:rsid w:val="003F4AE4"/>
    <w:rsid w:val="003F7344"/>
    <w:rsid w:val="003F7B48"/>
    <w:rsid w:val="00403AF0"/>
    <w:rsid w:val="00406ADE"/>
    <w:rsid w:val="00410065"/>
    <w:rsid w:val="00420453"/>
    <w:rsid w:val="00421F6E"/>
    <w:rsid w:val="00423BAE"/>
    <w:rsid w:val="00424E22"/>
    <w:rsid w:val="00432680"/>
    <w:rsid w:val="00432690"/>
    <w:rsid w:val="0043282C"/>
    <w:rsid w:val="0043643B"/>
    <w:rsid w:val="00440B37"/>
    <w:rsid w:val="00445829"/>
    <w:rsid w:val="00450F38"/>
    <w:rsid w:val="00453D26"/>
    <w:rsid w:val="00456F18"/>
    <w:rsid w:val="00463A39"/>
    <w:rsid w:val="00465479"/>
    <w:rsid w:val="00470CA0"/>
    <w:rsid w:val="0047355E"/>
    <w:rsid w:val="004905DE"/>
    <w:rsid w:val="004923C5"/>
    <w:rsid w:val="004931A6"/>
    <w:rsid w:val="0049328A"/>
    <w:rsid w:val="00493617"/>
    <w:rsid w:val="00494BAD"/>
    <w:rsid w:val="004A16EA"/>
    <w:rsid w:val="004A4BC9"/>
    <w:rsid w:val="004B289D"/>
    <w:rsid w:val="004C0B0A"/>
    <w:rsid w:val="004D6537"/>
    <w:rsid w:val="004D74EA"/>
    <w:rsid w:val="004E3D1E"/>
    <w:rsid w:val="004E4D4F"/>
    <w:rsid w:val="004E5726"/>
    <w:rsid w:val="004E5E64"/>
    <w:rsid w:val="00503AD1"/>
    <w:rsid w:val="005060E3"/>
    <w:rsid w:val="005122FA"/>
    <w:rsid w:val="0051582B"/>
    <w:rsid w:val="005222E0"/>
    <w:rsid w:val="00523CBA"/>
    <w:rsid w:val="00526290"/>
    <w:rsid w:val="005273B4"/>
    <w:rsid w:val="00535848"/>
    <w:rsid w:val="00537DAA"/>
    <w:rsid w:val="00540772"/>
    <w:rsid w:val="005408BE"/>
    <w:rsid w:val="00540E1F"/>
    <w:rsid w:val="00544B53"/>
    <w:rsid w:val="00546DD9"/>
    <w:rsid w:val="00561A2D"/>
    <w:rsid w:val="00562972"/>
    <w:rsid w:val="005714FA"/>
    <w:rsid w:val="00575530"/>
    <w:rsid w:val="00576557"/>
    <w:rsid w:val="005834FA"/>
    <w:rsid w:val="00585CF5"/>
    <w:rsid w:val="00587002"/>
    <w:rsid w:val="0058737B"/>
    <w:rsid w:val="005879BF"/>
    <w:rsid w:val="00590700"/>
    <w:rsid w:val="005917B0"/>
    <w:rsid w:val="00591FB5"/>
    <w:rsid w:val="00592855"/>
    <w:rsid w:val="00592C7C"/>
    <w:rsid w:val="00597D83"/>
    <w:rsid w:val="005A7E58"/>
    <w:rsid w:val="005B29D7"/>
    <w:rsid w:val="005B29E3"/>
    <w:rsid w:val="005B2E00"/>
    <w:rsid w:val="005C1874"/>
    <w:rsid w:val="005C695F"/>
    <w:rsid w:val="005C69F2"/>
    <w:rsid w:val="005D56DC"/>
    <w:rsid w:val="005E6635"/>
    <w:rsid w:val="005F0106"/>
    <w:rsid w:val="005F153B"/>
    <w:rsid w:val="005F230A"/>
    <w:rsid w:val="005F5410"/>
    <w:rsid w:val="005F7710"/>
    <w:rsid w:val="006020DE"/>
    <w:rsid w:val="00607C49"/>
    <w:rsid w:val="00616178"/>
    <w:rsid w:val="00621148"/>
    <w:rsid w:val="00640D3A"/>
    <w:rsid w:val="006430A2"/>
    <w:rsid w:val="00646A76"/>
    <w:rsid w:val="006504DF"/>
    <w:rsid w:val="00653041"/>
    <w:rsid w:val="006544A7"/>
    <w:rsid w:val="00654CAB"/>
    <w:rsid w:val="00656EC3"/>
    <w:rsid w:val="00657A75"/>
    <w:rsid w:val="006612D7"/>
    <w:rsid w:val="006649A2"/>
    <w:rsid w:val="006667CD"/>
    <w:rsid w:val="00670340"/>
    <w:rsid w:val="00671CF9"/>
    <w:rsid w:val="00672CA3"/>
    <w:rsid w:val="00674A55"/>
    <w:rsid w:val="00674FE7"/>
    <w:rsid w:val="00681BB0"/>
    <w:rsid w:val="00681C75"/>
    <w:rsid w:val="0068698A"/>
    <w:rsid w:val="00687671"/>
    <w:rsid w:val="006926FA"/>
    <w:rsid w:val="0069539B"/>
    <w:rsid w:val="006A7B6C"/>
    <w:rsid w:val="006B5179"/>
    <w:rsid w:val="006C0989"/>
    <w:rsid w:val="006C2D94"/>
    <w:rsid w:val="006C3397"/>
    <w:rsid w:val="006C475D"/>
    <w:rsid w:val="006C7ED2"/>
    <w:rsid w:val="006E283D"/>
    <w:rsid w:val="006E4FC2"/>
    <w:rsid w:val="006E4FCC"/>
    <w:rsid w:val="006F090E"/>
    <w:rsid w:val="006F32B5"/>
    <w:rsid w:val="006F48F9"/>
    <w:rsid w:val="007066E5"/>
    <w:rsid w:val="00706A1B"/>
    <w:rsid w:val="00706AD0"/>
    <w:rsid w:val="00710E00"/>
    <w:rsid w:val="00711861"/>
    <w:rsid w:val="00713137"/>
    <w:rsid w:val="00732888"/>
    <w:rsid w:val="00735476"/>
    <w:rsid w:val="0074077F"/>
    <w:rsid w:val="00743A32"/>
    <w:rsid w:val="00744336"/>
    <w:rsid w:val="0074595B"/>
    <w:rsid w:val="00747656"/>
    <w:rsid w:val="00753BDD"/>
    <w:rsid w:val="00754E31"/>
    <w:rsid w:val="007635FD"/>
    <w:rsid w:val="0076479C"/>
    <w:rsid w:val="007669B9"/>
    <w:rsid w:val="00770E7A"/>
    <w:rsid w:val="00771C8D"/>
    <w:rsid w:val="0077349E"/>
    <w:rsid w:val="00776550"/>
    <w:rsid w:val="00777768"/>
    <w:rsid w:val="00782000"/>
    <w:rsid w:val="0078288A"/>
    <w:rsid w:val="0078324A"/>
    <w:rsid w:val="00791FAC"/>
    <w:rsid w:val="0079338B"/>
    <w:rsid w:val="00796CA1"/>
    <w:rsid w:val="007A01F5"/>
    <w:rsid w:val="007A0CED"/>
    <w:rsid w:val="007A2420"/>
    <w:rsid w:val="007A2CB3"/>
    <w:rsid w:val="007A6079"/>
    <w:rsid w:val="007B3DC4"/>
    <w:rsid w:val="007C3875"/>
    <w:rsid w:val="007C43C5"/>
    <w:rsid w:val="007C4E8B"/>
    <w:rsid w:val="007D1D02"/>
    <w:rsid w:val="007D2733"/>
    <w:rsid w:val="007D5B23"/>
    <w:rsid w:val="007D6B3E"/>
    <w:rsid w:val="007E35EB"/>
    <w:rsid w:val="007E73F6"/>
    <w:rsid w:val="007F6D9E"/>
    <w:rsid w:val="00811E22"/>
    <w:rsid w:val="00814634"/>
    <w:rsid w:val="0082211F"/>
    <w:rsid w:val="00826EA4"/>
    <w:rsid w:val="00830A50"/>
    <w:rsid w:val="00832F43"/>
    <w:rsid w:val="00837F42"/>
    <w:rsid w:val="00840BE2"/>
    <w:rsid w:val="00843C79"/>
    <w:rsid w:val="00845989"/>
    <w:rsid w:val="00847383"/>
    <w:rsid w:val="00850065"/>
    <w:rsid w:val="00856B7E"/>
    <w:rsid w:val="00857FA4"/>
    <w:rsid w:val="00866A18"/>
    <w:rsid w:val="00873DA0"/>
    <w:rsid w:val="00874DFC"/>
    <w:rsid w:val="00892661"/>
    <w:rsid w:val="00894515"/>
    <w:rsid w:val="00894CAD"/>
    <w:rsid w:val="008A2999"/>
    <w:rsid w:val="008A455A"/>
    <w:rsid w:val="008B2CB6"/>
    <w:rsid w:val="008B2F4D"/>
    <w:rsid w:val="008B58C1"/>
    <w:rsid w:val="008C0F13"/>
    <w:rsid w:val="008C2439"/>
    <w:rsid w:val="008D0D86"/>
    <w:rsid w:val="008D1120"/>
    <w:rsid w:val="008D13D2"/>
    <w:rsid w:val="008D63B6"/>
    <w:rsid w:val="008E1066"/>
    <w:rsid w:val="008E6BDE"/>
    <w:rsid w:val="0090227C"/>
    <w:rsid w:val="00902DE6"/>
    <w:rsid w:val="00905C30"/>
    <w:rsid w:val="009074EF"/>
    <w:rsid w:val="009303AF"/>
    <w:rsid w:val="0093714D"/>
    <w:rsid w:val="00940823"/>
    <w:rsid w:val="00941604"/>
    <w:rsid w:val="00945ECA"/>
    <w:rsid w:val="0095319B"/>
    <w:rsid w:val="00962A64"/>
    <w:rsid w:val="0096400F"/>
    <w:rsid w:val="00967FCB"/>
    <w:rsid w:val="00971059"/>
    <w:rsid w:val="00984CDB"/>
    <w:rsid w:val="00985254"/>
    <w:rsid w:val="0098689F"/>
    <w:rsid w:val="009A1BC7"/>
    <w:rsid w:val="009A3C13"/>
    <w:rsid w:val="009C1E71"/>
    <w:rsid w:val="009C2CF3"/>
    <w:rsid w:val="009C7BBB"/>
    <w:rsid w:val="009D1A67"/>
    <w:rsid w:val="009D49DF"/>
    <w:rsid w:val="009D5F50"/>
    <w:rsid w:val="009E5013"/>
    <w:rsid w:val="009F4DF1"/>
    <w:rsid w:val="009F51BB"/>
    <w:rsid w:val="009F5251"/>
    <w:rsid w:val="009F6378"/>
    <w:rsid w:val="009F7074"/>
    <w:rsid w:val="009F7A91"/>
    <w:rsid w:val="009F7B32"/>
    <w:rsid w:val="00A008CD"/>
    <w:rsid w:val="00A030BA"/>
    <w:rsid w:val="00A04488"/>
    <w:rsid w:val="00A04917"/>
    <w:rsid w:val="00A04E90"/>
    <w:rsid w:val="00A10A43"/>
    <w:rsid w:val="00A10DB1"/>
    <w:rsid w:val="00A11E7F"/>
    <w:rsid w:val="00A1679C"/>
    <w:rsid w:val="00A1689B"/>
    <w:rsid w:val="00A20437"/>
    <w:rsid w:val="00A21A31"/>
    <w:rsid w:val="00A21B5A"/>
    <w:rsid w:val="00A23291"/>
    <w:rsid w:val="00A23A49"/>
    <w:rsid w:val="00A26161"/>
    <w:rsid w:val="00A27D68"/>
    <w:rsid w:val="00A31B91"/>
    <w:rsid w:val="00A324BD"/>
    <w:rsid w:val="00A32EC5"/>
    <w:rsid w:val="00A335D7"/>
    <w:rsid w:val="00A35385"/>
    <w:rsid w:val="00A3587A"/>
    <w:rsid w:val="00A53E93"/>
    <w:rsid w:val="00A54802"/>
    <w:rsid w:val="00A62A56"/>
    <w:rsid w:val="00A67C87"/>
    <w:rsid w:val="00A728C9"/>
    <w:rsid w:val="00A741E5"/>
    <w:rsid w:val="00A91023"/>
    <w:rsid w:val="00AA1B61"/>
    <w:rsid w:val="00AB2381"/>
    <w:rsid w:val="00AB30EB"/>
    <w:rsid w:val="00AC493D"/>
    <w:rsid w:val="00AC64AC"/>
    <w:rsid w:val="00AD2D5D"/>
    <w:rsid w:val="00AE1627"/>
    <w:rsid w:val="00AF0EAC"/>
    <w:rsid w:val="00AF13DB"/>
    <w:rsid w:val="00AF23CE"/>
    <w:rsid w:val="00B04316"/>
    <w:rsid w:val="00B04898"/>
    <w:rsid w:val="00B06E2B"/>
    <w:rsid w:val="00B07D55"/>
    <w:rsid w:val="00B13201"/>
    <w:rsid w:val="00B13306"/>
    <w:rsid w:val="00B2071D"/>
    <w:rsid w:val="00B21578"/>
    <w:rsid w:val="00B4557F"/>
    <w:rsid w:val="00B45F06"/>
    <w:rsid w:val="00B5151A"/>
    <w:rsid w:val="00B54A70"/>
    <w:rsid w:val="00B571A3"/>
    <w:rsid w:val="00B60D77"/>
    <w:rsid w:val="00B63FAA"/>
    <w:rsid w:val="00B64659"/>
    <w:rsid w:val="00B65DA6"/>
    <w:rsid w:val="00B66C35"/>
    <w:rsid w:val="00B70F47"/>
    <w:rsid w:val="00B730F1"/>
    <w:rsid w:val="00B8200B"/>
    <w:rsid w:val="00B832BE"/>
    <w:rsid w:val="00B842C1"/>
    <w:rsid w:val="00B86258"/>
    <w:rsid w:val="00B871FB"/>
    <w:rsid w:val="00B906D5"/>
    <w:rsid w:val="00B9143E"/>
    <w:rsid w:val="00B97647"/>
    <w:rsid w:val="00BA2247"/>
    <w:rsid w:val="00BA4784"/>
    <w:rsid w:val="00BA5521"/>
    <w:rsid w:val="00BB0490"/>
    <w:rsid w:val="00BB463B"/>
    <w:rsid w:val="00BB77C0"/>
    <w:rsid w:val="00BB7C87"/>
    <w:rsid w:val="00BC0881"/>
    <w:rsid w:val="00BC6934"/>
    <w:rsid w:val="00BC7475"/>
    <w:rsid w:val="00BD0264"/>
    <w:rsid w:val="00BD09DD"/>
    <w:rsid w:val="00BD2216"/>
    <w:rsid w:val="00BE70E7"/>
    <w:rsid w:val="00BF4536"/>
    <w:rsid w:val="00C117F8"/>
    <w:rsid w:val="00C153AF"/>
    <w:rsid w:val="00C155B9"/>
    <w:rsid w:val="00C21BF1"/>
    <w:rsid w:val="00C25450"/>
    <w:rsid w:val="00C26B92"/>
    <w:rsid w:val="00C27B83"/>
    <w:rsid w:val="00C319AA"/>
    <w:rsid w:val="00C40AE6"/>
    <w:rsid w:val="00C42249"/>
    <w:rsid w:val="00C44A24"/>
    <w:rsid w:val="00C4583F"/>
    <w:rsid w:val="00C510BD"/>
    <w:rsid w:val="00C54B68"/>
    <w:rsid w:val="00C6362B"/>
    <w:rsid w:val="00C663DD"/>
    <w:rsid w:val="00C666D2"/>
    <w:rsid w:val="00C67A82"/>
    <w:rsid w:val="00C73FBD"/>
    <w:rsid w:val="00C75B7D"/>
    <w:rsid w:val="00C864D4"/>
    <w:rsid w:val="00C913C9"/>
    <w:rsid w:val="00C970AB"/>
    <w:rsid w:val="00C97497"/>
    <w:rsid w:val="00CB0112"/>
    <w:rsid w:val="00CE1CA0"/>
    <w:rsid w:val="00CE41A9"/>
    <w:rsid w:val="00CE5ACE"/>
    <w:rsid w:val="00CF0144"/>
    <w:rsid w:val="00CF2E9C"/>
    <w:rsid w:val="00D012CE"/>
    <w:rsid w:val="00D06ECB"/>
    <w:rsid w:val="00D13642"/>
    <w:rsid w:val="00D15647"/>
    <w:rsid w:val="00D229E9"/>
    <w:rsid w:val="00D37C5D"/>
    <w:rsid w:val="00D40DD1"/>
    <w:rsid w:val="00D43165"/>
    <w:rsid w:val="00D523B0"/>
    <w:rsid w:val="00D5316A"/>
    <w:rsid w:val="00D571C1"/>
    <w:rsid w:val="00D60B5D"/>
    <w:rsid w:val="00D61A33"/>
    <w:rsid w:val="00D711A6"/>
    <w:rsid w:val="00D72977"/>
    <w:rsid w:val="00D76DBC"/>
    <w:rsid w:val="00D80008"/>
    <w:rsid w:val="00D871B6"/>
    <w:rsid w:val="00D90BB8"/>
    <w:rsid w:val="00D91ACA"/>
    <w:rsid w:val="00D92118"/>
    <w:rsid w:val="00D94658"/>
    <w:rsid w:val="00DA65A6"/>
    <w:rsid w:val="00DA6B7A"/>
    <w:rsid w:val="00DA774A"/>
    <w:rsid w:val="00DA7CB0"/>
    <w:rsid w:val="00DA7FA8"/>
    <w:rsid w:val="00DB58C3"/>
    <w:rsid w:val="00DB62B9"/>
    <w:rsid w:val="00DB6759"/>
    <w:rsid w:val="00DC4281"/>
    <w:rsid w:val="00DE65DA"/>
    <w:rsid w:val="00DF27B7"/>
    <w:rsid w:val="00DF3272"/>
    <w:rsid w:val="00DF76A9"/>
    <w:rsid w:val="00E01C84"/>
    <w:rsid w:val="00E06B6F"/>
    <w:rsid w:val="00E14A8C"/>
    <w:rsid w:val="00E16CA7"/>
    <w:rsid w:val="00E2228C"/>
    <w:rsid w:val="00E2552E"/>
    <w:rsid w:val="00E27A3B"/>
    <w:rsid w:val="00E34D20"/>
    <w:rsid w:val="00E37C99"/>
    <w:rsid w:val="00E45471"/>
    <w:rsid w:val="00E53669"/>
    <w:rsid w:val="00E54E2E"/>
    <w:rsid w:val="00E64A0F"/>
    <w:rsid w:val="00E64CC3"/>
    <w:rsid w:val="00E661EF"/>
    <w:rsid w:val="00E673C3"/>
    <w:rsid w:val="00E677AC"/>
    <w:rsid w:val="00E810C4"/>
    <w:rsid w:val="00E81795"/>
    <w:rsid w:val="00E83378"/>
    <w:rsid w:val="00E96A5D"/>
    <w:rsid w:val="00EA1DD0"/>
    <w:rsid w:val="00EA663F"/>
    <w:rsid w:val="00EA6C0E"/>
    <w:rsid w:val="00EB55C9"/>
    <w:rsid w:val="00EB7590"/>
    <w:rsid w:val="00EC541D"/>
    <w:rsid w:val="00EC63BF"/>
    <w:rsid w:val="00ED19B0"/>
    <w:rsid w:val="00ED3216"/>
    <w:rsid w:val="00ED3881"/>
    <w:rsid w:val="00ED492B"/>
    <w:rsid w:val="00ED5CDC"/>
    <w:rsid w:val="00EF2E5C"/>
    <w:rsid w:val="00EF3402"/>
    <w:rsid w:val="00F046EB"/>
    <w:rsid w:val="00F05D06"/>
    <w:rsid w:val="00F2094A"/>
    <w:rsid w:val="00F2230B"/>
    <w:rsid w:val="00F23E55"/>
    <w:rsid w:val="00F2687C"/>
    <w:rsid w:val="00F332A8"/>
    <w:rsid w:val="00F33973"/>
    <w:rsid w:val="00F33CE6"/>
    <w:rsid w:val="00F37091"/>
    <w:rsid w:val="00F40013"/>
    <w:rsid w:val="00F41E43"/>
    <w:rsid w:val="00F42A22"/>
    <w:rsid w:val="00F42EDA"/>
    <w:rsid w:val="00F5664B"/>
    <w:rsid w:val="00F63C2F"/>
    <w:rsid w:val="00F66D01"/>
    <w:rsid w:val="00F752DC"/>
    <w:rsid w:val="00F81306"/>
    <w:rsid w:val="00F816A9"/>
    <w:rsid w:val="00F92C13"/>
    <w:rsid w:val="00F93669"/>
    <w:rsid w:val="00FA1B57"/>
    <w:rsid w:val="00FA22FF"/>
    <w:rsid w:val="00FA4A2B"/>
    <w:rsid w:val="00FB4627"/>
    <w:rsid w:val="00FC0A64"/>
    <w:rsid w:val="00FC1105"/>
    <w:rsid w:val="00FD1D10"/>
    <w:rsid w:val="00FD27A5"/>
    <w:rsid w:val="00FD4CBC"/>
    <w:rsid w:val="00FD4D89"/>
    <w:rsid w:val="00FE075B"/>
    <w:rsid w:val="00FE1224"/>
    <w:rsid w:val="00FE2CEB"/>
    <w:rsid w:val="00FE4079"/>
    <w:rsid w:val="00FF4093"/>
    <w:rsid w:val="00FF54B7"/>
    <w:rsid w:val="00FF6A9C"/>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7CD618"/>
  <w15:chartTrackingRefBased/>
  <w15:docId w15:val="{DDDC6ACB-E5C2-CA4D-9DC3-B9F916E349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C69F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5C69F2"/>
    <w:rPr>
      <w:sz w:val="16"/>
      <w:szCs w:val="16"/>
    </w:rPr>
  </w:style>
  <w:style w:type="paragraph" w:styleId="CommentText">
    <w:name w:val="annotation text"/>
    <w:basedOn w:val="Normal"/>
    <w:link w:val="CommentTextChar"/>
    <w:uiPriority w:val="99"/>
    <w:semiHidden/>
    <w:unhideWhenUsed/>
    <w:rsid w:val="005C69F2"/>
    <w:rPr>
      <w:sz w:val="20"/>
      <w:szCs w:val="20"/>
    </w:rPr>
  </w:style>
  <w:style w:type="character" w:customStyle="1" w:styleId="CommentTextChar">
    <w:name w:val="Comment Text Char"/>
    <w:basedOn w:val="DefaultParagraphFont"/>
    <w:link w:val="CommentText"/>
    <w:uiPriority w:val="99"/>
    <w:semiHidden/>
    <w:rsid w:val="005C69F2"/>
    <w:rPr>
      <w:sz w:val="20"/>
      <w:szCs w:val="20"/>
    </w:rPr>
  </w:style>
  <w:style w:type="paragraph" w:styleId="ListParagraph">
    <w:name w:val="List Paragraph"/>
    <w:basedOn w:val="Normal"/>
    <w:uiPriority w:val="34"/>
    <w:qFormat/>
    <w:rsid w:val="005C69F2"/>
    <w:pPr>
      <w:ind w:left="720"/>
      <w:contextualSpacing/>
    </w:pPr>
  </w:style>
  <w:style w:type="paragraph" w:styleId="BalloonText">
    <w:name w:val="Balloon Text"/>
    <w:basedOn w:val="Normal"/>
    <w:link w:val="BalloonTextChar"/>
    <w:uiPriority w:val="99"/>
    <w:semiHidden/>
    <w:unhideWhenUsed/>
    <w:rsid w:val="005C69F2"/>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C69F2"/>
    <w:rPr>
      <w:rFonts w:ascii="Times New Roman" w:hAnsi="Times New Roman" w:cs="Times New Roman"/>
      <w:sz w:val="18"/>
      <w:szCs w:val="18"/>
    </w:rPr>
  </w:style>
  <w:style w:type="table" w:styleId="TableGrid">
    <w:name w:val="Table Grid"/>
    <w:basedOn w:val="TableNormal"/>
    <w:uiPriority w:val="39"/>
    <w:rsid w:val="003E28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151CD0"/>
    <w:rPr>
      <w:color w:val="808080"/>
    </w:rPr>
  </w:style>
  <w:style w:type="character" w:styleId="LineNumber">
    <w:name w:val="line number"/>
    <w:basedOn w:val="DefaultParagraphFont"/>
    <w:uiPriority w:val="99"/>
    <w:semiHidden/>
    <w:unhideWhenUsed/>
    <w:rsid w:val="008A2999"/>
  </w:style>
  <w:style w:type="paragraph" w:styleId="CommentSubject">
    <w:name w:val="annotation subject"/>
    <w:basedOn w:val="CommentText"/>
    <w:next w:val="CommentText"/>
    <w:link w:val="CommentSubjectChar"/>
    <w:uiPriority w:val="99"/>
    <w:semiHidden/>
    <w:unhideWhenUsed/>
    <w:rsid w:val="00526290"/>
    <w:rPr>
      <w:b/>
      <w:bCs/>
    </w:rPr>
  </w:style>
  <w:style w:type="character" w:customStyle="1" w:styleId="CommentSubjectChar">
    <w:name w:val="Comment Subject Char"/>
    <w:basedOn w:val="CommentTextChar"/>
    <w:link w:val="CommentSubject"/>
    <w:uiPriority w:val="99"/>
    <w:semiHidden/>
    <w:rsid w:val="0052629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56076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microsoft.com/office/2011/relationships/people" Target="people.xml"/><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3.png"/><Relationship Id="rId5" Type="http://schemas.openxmlformats.org/officeDocument/2006/relationships/webSettings" Target="webSettings.xml"/><Relationship Id="rId10" Type="http://schemas.openxmlformats.org/officeDocument/2006/relationships/image" Target="media/image2.emf"/><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D4A9F586-81FD-714B-B2B1-312F810088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40304</Words>
  <Characters>229734</Characters>
  <Application>Microsoft Office Word</Application>
  <DocSecurity>0</DocSecurity>
  <Lines>1914</Lines>
  <Paragraphs>538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Lauren Harrison</dc:creator>
  <cp:keywords/>
  <dc:description/>
  <cp:lastModifiedBy>Lauren Harrison</cp:lastModifiedBy>
  <cp:revision>2</cp:revision>
  <cp:lastPrinted>2020-06-23T04:07:00Z</cp:lastPrinted>
  <dcterms:created xsi:type="dcterms:W3CDTF">2020-08-06T01:45:00Z</dcterms:created>
  <dcterms:modified xsi:type="dcterms:W3CDTF">2020-08-06T01:45:00Z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http://www.zotero.org/styles/ecology-letters</vt:lpwstr>
  </property>
  <property fmtid="{D5CDD505-2E9C-101B-9397-08002B2CF9AE}" pid="15" name="Mendeley Recent Style Name 6_1">
    <vt:lpwstr>Ecology Letters</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fa33ce6e-7210-3a57-bd41-2953a6f14580</vt:lpwstr>
  </property>
  <property fmtid="{D5CDD505-2E9C-101B-9397-08002B2CF9AE}" pid="24" name="Mendeley Citation Style_1">
    <vt:lpwstr>http://www.zotero.org/styles/ecology-letters</vt:lpwstr>
  </property>
</Properties>
</file>