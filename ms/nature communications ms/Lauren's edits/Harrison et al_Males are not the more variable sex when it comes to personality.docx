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F7CD57" w14:textId="19C3AAF4" w:rsidR="00421F6E" w:rsidRPr="00D81EA8" w:rsidDel="00557624" w:rsidRDefault="00B07D55" w:rsidP="000C6F77">
      <w:pPr>
        <w:rPr>
          <w:del w:id="0" w:author="Michael Jennions" w:date="2020-09-22T10:18:00Z"/>
          <w:rFonts w:ascii="Garamond" w:hAnsi="Garamond"/>
          <w:b/>
          <w:color w:val="000000" w:themeColor="text1"/>
          <w:sz w:val="28"/>
        </w:rPr>
      </w:pPr>
      <w:del w:id="1" w:author="Michael Jennions" w:date="2020-09-22T10:18:00Z">
        <w:r w:rsidRPr="00557624" w:rsidDel="00557624">
          <w:rPr>
            <w:rFonts w:ascii="Garamond" w:hAnsi="Garamond"/>
            <w:b/>
            <w:color w:val="000000" w:themeColor="text1"/>
            <w:sz w:val="28"/>
          </w:rPr>
          <w:delText>Personality tests: m</w:delText>
        </w:r>
        <w:r w:rsidR="00421F6E" w:rsidRPr="00D81EA8" w:rsidDel="00557624">
          <w:rPr>
            <w:rFonts w:ascii="Garamond" w:hAnsi="Garamond"/>
            <w:b/>
            <w:color w:val="000000" w:themeColor="text1"/>
            <w:sz w:val="28"/>
          </w:rPr>
          <w:delText>en are more variable than women, but are males more variable than females?</w:delText>
        </w:r>
      </w:del>
    </w:p>
    <w:p w14:paraId="1B5F4204" w14:textId="77777777" w:rsidR="00BD75F5" w:rsidRPr="00557624" w:rsidDel="00557624" w:rsidRDefault="00BD75F5" w:rsidP="000C6F77">
      <w:pPr>
        <w:rPr>
          <w:del w:id="2" w:author="Michael Jennions" w:date="2020-09-22T10:18:00Z"/>
          <w:rFonts w:ascii="Garamond" w:hAnsi="Garamond"/>
          <w:b/>
          <w:i/>
          <w:iCs/>
          <w:color w:val="000000" w:themeColor="text1"/>
          <w:sz w:val="28"/>
        </w:rPr>
      </w:pPr>
    </w:p>
    <w:p w14:paraId="26DF6E59" w14:textId="303CCB34" w:rsidR="00E238C8" w:rsidRPr="00557624" w:rsidRDefault="00F45790" w:rsidP="000C6F77">
      <w:pPr>
        <w:rPr>
          <w:ins w:id="3" w:author="Michael Jennions" w:date="2020-09-21T21:10:00Z"/>
          <w:rFonts w:ascii="Garamond" w:hAnsi="Garamond"/>
          <w:b/>
          <w:color w:val="000000" w:themeColor="text1"/>
          <w:sz w:val="28"/>
          <w:rPrChange w:id="4" w:author="Michael Jennions" w:date="2020-09-22T10:18:00Z">
            <w:rPr>
              <w:ins w:id="5" w:author="Michael Jennions" w:date="2020-09-21T21:10:00Z"/>
              <w:rFonts w:ascii="Garamond" w:hAnsi="Garamond"/>
              <w:b/>
              <w:color w:val="FF0000"/>
              <w:sz w:val="28"/>
            </w:rPr>
          </w:rPrChange>
        </w:rPr>
      </w:pPr>
      <w:del w:id="6" w:author="Michael Jennions" w:date="2020-09-21T21:11:00Z">
        <w:r w:rsidRPr="00557624" w:rsidDel="002F3665">
          <w:rPr>
            <w:rFonts w:ascii="Garamond" w:hAnsi="Garamond"/>
            <w:b/>
            <w:i/>
            <w:iCs/>
            <w:color w:val="000000" w:themeColor="text1"/>
            <w:sz w:val="28"/>
          </w:rPr>
          <w:delText>What about:</w:delText>
        </w:r>
        <w:r w:rsidRPr="00557624" w:rsidDel="002F3665">
          <w:rPr>
            <w:rFonts w:ascii="Garamond" w:hAnsi="Garamond"/>
            <w:b/>
            <w:color w:val="000000" w:themeColor="text1"/>
            <w:sz w:val="28"/>
          </w:rPr>
          <w:delText xml:space="preserve"> </w:delText>
        </w:r>
      </w:del>
      <w:del w:id="7" w:author="Lauren Harrison" w:date="2020-09-26T11:14:00Z">
        <w:r w:rsidR="001E26AB" w:rsidRPr="00557624" w:rsidDel="0065701A">
          <w:rPr>
            <w:rFonts w:ascii="Garamond" w:hAnsi="Garamond"/>
            <w:b/>
            <w:color w:val="000000" w:themeColor="text1"/>
            <w:sz w:val="28"/>
            <w:rPrChange w:id="8" w:author="Michael Jennions" w:date="2020-09-22T10:18:00Z">
              <w:rPr>
                <w:rFonts w:ascii="Garamond" w:hAnsi="Garamond"/>
                <w:b/>
                <w:color w:val="FF0000"/>
                <w:sz w:val="28"/>
              </w:rPr>
            </w:rPrChange>
          </w:rPr>
          <w:delText>Sex differences or similarities</w:delText>
        </w:r>
        <w:r w:rsidR="0079383C" w:rsidRPr="00557624" w:rsidDel="0065701A">
          <w:rPr>
            <w:rFonts w:ascii="Garamond" w:hAnsi="Garamond"/>
            <w:b/>
            <w:color w:val="000000" w:themeColor="text1"/>
            <w:sz w:val="28"/>
            <w:rPrChange w:id="9" w:author="Michael Jennions" w:date="2020-09-22T10:18:00Z">
              <w:rPr>
                <w:rFonts w:ascii="Garamond" w:hAnsi="Garamond"/>
                <w:b/>
                <w:color w:val="FF0000"/>
                <w:sz w:val="28"/>
              </w:rPr>
            </w:rPrChange>
          </w:rPr>
          <w:delText>?</w:delText>
        </w:r>
        <w:r w:rsidR="00E56C96" w:rsidRPr="00557624" w:rsidDel="0065701A">
          <w:rPr>
            <w:rFonts w:ascii="Garamond" w:hAnsi="Garamond"/>
            <w:b/>
            <w:color w:val="000000" w:themeColor="text1"/>
            <w:sz w:val="28"/>
            <w:rPrChange w:id="10" w:author="Michael Jennions" w:date="2020-09-22T10:18:00Z">
              <w:rPr>
                <w:rFonts w:ascii="Garamond" w:hAnsi="Garamond"/>
                <w:b/>
                <w:color w:val="FF0000"/>
                <w:sz w:val="28"/>
              </w:rPr>
            </w:rPrChange>
          </w:rPr>
          <w:delText xml:space="preserve"> </w:delText>
        </w:r>
      </w:del>
      <w:r w:rsidR="0079383C" w:rsidRPr="00557624">
        <w:rPr>
          <w:rFonts w:ascii="Garamond" w:hAnsi="Garamond"/>
          <w:b/>
          <w:color w:val="000000" w:themeColor="text1"/>
          <w:sz w:val="28"/>
          <w:rPrChange w:id="11" w:author="Michael Jennions" w:date="2020-09-22T10:18:00Z">
            <w:rPr>
              <w:rFonts w:ascii="Garamond" w:hAnsi="Garamond"/>
              <w:b/>
              <w:color w:val="FF0000"/>
              <w:sz w:val="28"/>
            </w:rPr>
          </w:rPrChange>
        </w:rPr>
        <w:t>M</w:t>
      </w:r>
      <w:r w:rsidR="00E56C96" w:rsidRPr="00557624">
        <w:rPr>
          <w:rFonts w:ascii="Garamond" w:hAnsi="Garamond"/>
          <w:b/>
          <w:color w:val="000000" w:themeColor="text1"/>
          <w:sz w:val="28"/>
          <w:rPrChange w:id="12" w:author="Michael Jennions" w:date="2020-09-22T10:18:00Z">
            <w:rPr>
              <w:rFonts w:ascii="Garamond" w:hAnsi="Garamond"/>
              <w:b/>
              <w:color w:val="FF0000"/>
              <w:sz w:val="28"/>
            </w:rPr>
          </w:rPrChange>
        </w:rPr>
        <w:t xml:space="preserve">ales </w:t>
      </w:r>
      <w:r w:rsidR="0079383C" w:rsidRPr="00557624">
        <w:rPr>
          <w:rFonts w:ascii="Garamond" w:hAnsi="Garamond"/>
          <w:b/>
          <w:color w:val="000000" w:themeColor="text1"/>
          <w:sz w:val="28"/>
          <w:rPrChange w:id="13" w:author="Michael Jennions" w:date="2020-09-22T10:18:00Z">
            <w:rPr>
              <w:rFonts w:ascii="Garamond" w:hAnsi="Garamond"/>
              <w:b/>
              <w:color w:val="FF0000"/>
              <w:sz w:val="28"/>
            </w:rPr>
          </w:rPrChange>
        </w:rPr>
        <w:t xml:space="preserve">are not </w:t>
      </w:r>
      <w:r w:rsidR="00E56C96" w:rsidRPr="00557624">
        <w:rPr>
          <w:rFonts w:ascii="Garamond" w:hAnsi="Garamond"/>
          <w:b/>
          <w:color w:val="000000" w:themeColor="text1"/>
          <w:sz w:val="28"/>
          <w:rPrChange w:id="14" w:author="Michael Jennions" w:date="2020-09-22T10:18:00Z">
            <w:rPr>
              <w:rFonts w:ascii="Garamond" w:hAnsi="Garamond"/>
              <w:b/>
              <w:color w:val="FF0000"/>
              <w:sz w:val="28"/>
            </w:rPr>
          </w:rPrChange>
        </w:rPr>
        <w:t xml:space="preserve">the </w:t>
      </w:r>
      <w:ins w:id="15" w:author="Michael Jennions" w:date="2020-09-21T21:11:00Z">
        <w:r w:rsidR="002F3665" w:rsidRPr="00557624">
          <w:rPr>
            <w:rFonts w:ascii="Garamond" w:hAnsi="Garamond"/>
            <w:b/>
            <w:color w:val="000000" w:themeColor="text1"/>
            <w:sz w:val="28"/>
            <w:rPrChange w:id="16" w:author="Michael Jennions" w:date="2020-09-22T10:18:00Z">
              <w:rPr>
                <w:rFonts w:ascii="Garamond" w:hAnsi="Garamond"/>
                <w:b/>
                <w:color w:val="FF0000"/>
                <w:sz w:val="28"/>
              </w:rPr>
            </w:rPrChange>
          </w:rPr>
          <w:t xml:space="preserve">more </w:t>
        </w:r>
      </w:ins>
      <w:r w:rsidR="00E56C96" w:rsidRPr="00557624">
        <w:rPr>
          <w:rFonts w:ascii="Garamond" w:hAnsi="Garamond"/>
          <w:b/>
          <w:color w:val="000000" w:themeColor="text1"/>
          <w:sz w:val="28"/>
          <w:rPrChange w:id="17" w:author="Michael Jennions" w:date="2020-09-22T10:18:00Z">
            <w:rPr>
              <w:rFonts w:ascii="Garamond" w:hAnsi="Garamond"/>
              <w:b/>
              <w:color w:val="FF0000"/>
              <w:sz w:val="28"/>
            </w:rPr>
          </w:rPrChange>
        </w:rPr>
        <w:t>variable sex when it comes to personality</w:t>
      </w:r>
    </w:p>
    <w:p w14:paraId="35E4DCB0" w14:textId="005F18E0" w:rsidR="002F3665" w:rsidDel="002F3665" w:rsidRDefault="002F3665" w:rsidP="000C6F77">
      <w:pPr>
        <w:rPr>
          <w:del w:id="18" w:author="Michael Jennions" w:date="2020-09-21T21:11:00Z"/>
          <w:rFonts w:ascii="Garamond" w:hAnsi="Garamond"/>
          <w:b/>
          <w:color w:val="FF0000"/>
          <w:sz w:val="28"/>
        </w:rPr>
      </w:pPr>
    </w:p>
    <w:p w14:paraId="48E967C2" w14:textId="14EE9F2D" w:rsidR="00421F6E" w:rsidRDefault="00421F6E" w:rsidP="000C6F77">
      <w:pPr>
        <w:rPr>
          <w:rFonts w:ascii="Garamond" w:hAnsi="Garamond"/>
          <w:b/>
          <w:color w:val="000000" w:themeColor="text1"/>
        </w:rPr>
      </w:pPr>
    </w:p>
    <w:p w14:paraId="215D4B14" w14:textId="0487F7AF" w:rsidR="00275606" w:rsidRPr="00275606" w:rsidRDefault="00275606" w:rsidP="000C6F77">
      <w:pPr>
        <w:rPr>
          <w:rFonts w:ascii="Garamond" w:hAnsi="Garamond"/>
          <w:bCs/>
          <w:color w:val="000000" w:themeColor="text1"/>
        </w:rPr>
      </w:pPr>
      <w:r w:rsidRPr="00275606">
        <w:rPr>
          <w:rFonts w:ascii="Garamond" w:hAnsi="Garamond"/>
          <w:bCs/>
          <w:color w:val="000000" w:themeColor="text1"/>
        </w:rPr>
        <w:t xml:space="preserve">Word count: </w:t>
      </w:r>
      <w:r w:rsidR="00271ACD">
        <w:rPr>
          <w:rFonts w:ascii="Garamond" w:hAnsi="Garamond"/>
          <w:bCs/>
          <w:color w:val="000000" w:themeColor="text1"/>
        </w:rPr>
        <w:t>6,</w:t>
      </w:r>
      <w:r w:rsidR="003D6309">
        <w:rPr>
          <w:rFonts w:ascii="Garamond" w:hAnsi="Garamond"/>
          <w:bCs/>
          <w:color w:val="000000" w:themeColor="text1"/>
        </w:rPr>
        <w:t>902</w:t>
      </w:r>
    </w:p>
    <w:p w14:paraId="37D93F38" w14:textId="4E288887" w:rsidR="00275606" w:rsidRDefault="00430F58" w:rsidP="000C6F77">
      <w:pPr>
        <w:rPr>
          <w:rFonts w:ascii="Garamond" w:hAnsi="Garamond"/>
          <w:bCs/>
          <w:color w:val="000000" w:themeColor="text1"/>
        </w:rPr>
      </w:pPr>
      <w:r w:rsidRPr="00430F58">
        <w:rPr>
          <w:rFonts w:ascii="Garamond" w:hAnsi="Garamond"/>
          <w:bCs/>
          <w:color w:val="000000" w:themeColor="text1"/>
        </w:rPr>
        <w:t xml:space="preserve">Main text (5,000 max.): </w:t>
      </w:r>
      <w:r w:rsidR="00271ACD">
        <w:rPr>
          <w:rFonts w:ascii="Garamond" w:hAnsi="Garamond"/>
          <w:bCs/>
          <w:color w:val="000000" w:themeColor="text1"/>
        </w:rPr>
        <w:t>3,9</w:t>
      </w:r>
      <w:r w:rsidR="003D6309">
        <w:rPr>
          <w:rFonts w:ascii="Garamond" w:hAnsi="Garamond"/>
          <w:bCs/>
          <w:color w:val="000000" w:themeColor="text1"/>
        </w:rPr>
        <w:t>37</w:t>
      </w:r>
    </w:p>
    <w:p w14:paraId="185667D7" w14:textId="72E9E11F" w:rsidR="00430F58" w:rsidRPr="00430F58" w:rsidRDefault="00430F58" w:rsidP="000C6F77">
      <w:pPr>
        <w:rPr>
          <w:rFonts w:ascii="Garamond" w:hAnsi="Garamond"/>
          <w:bCs/>
          <w:color w:val="000000" w:themeColor="text1"/>
        </w:rPr>
      </w:pPr>
      <w:r>
        <w:rPr>
          <w:rFonts w:ascii="Garamond" w:hAnsi="Garamond"/>
          <w:bCs/>
          <w:color w:val="000000" w:themeColor="text1"/>
        </w:rPr>
        <w:t>Methods (3,000 max.): 2,</w:t>
      </w:r>
      <w:r w:rsidR="00271ACD">
        <w:rPr>
          <w:rFonts w:ascii="Garamond" w:hAnsi="Garamond"/>
          <w:bCs/>
          <w:color w:val="000000" w:themeColor="text1"/>
        </w:rPr>
        <w:t>9</w:t>
      </w:r>
      <w:r w:rsidR="00595FC2">
        <w:rPr>
          <w:rFonts w:ascii="Garamond" w:hAnsi="Garamond"/>
          <w:bCs/>
          <w:color w:val="000000" w:themeColor="text1"/>
        </w:rPr>
        <w:t>65</w:t>
      </w:r>
    </w:p>
    <w:p w14:paraId="4F707947" w14:textId="77777777" w:rsidR="00430F58" w:rsidRPr="007E3B63" w:rsidRDefault="00430F58" w:rsidP="000C6F77">
      <w:pPr>
        <w:rPr>
          <w:rFonts w:ascii="Garamond" w:hAnsi="Garamond"/>
          <w:b/>
          <w:color w:val="000000" w:themeColor="text1"/>
        </w:rPr>
      </w:pPr>
    </w:p>
    <w:p w14:paraId="05025E70" w14:textId="63CFA95C" w:rsidR="00251F5D" w:rsidRPr="007E3B63" w:rsidRDefault="00251F5D" w:rsidP="000C6F77">
      <w:pPr>
        <w:rPr>
          <w:rFonts w:ascii="Garamond" w:hAnsi="Garamond"/>
          <w:b/>
          <w:color w:val="000000" w:themeColor="text1"/>
        </w:rPr>
      </w:pPr>
      <w:r w:rsidRPr="007E3B63">
        <w:rPr>
          <w:rFonts w:ascii="Garamond" w:hAnsi="Garamond"/>
          <w:b/>
          <w:color w:val="000000" w:themeColor="text1"/>
        </w:rPr>
        <w:t>Abstract</w:t>
      </w:r>
      <w:r w:rsidR="00C319AA" w:rsidRPr="007E3B63">
        <w:rPr>
          <w:rFonts w:ascii="Garamond" w:hAnsi="Garamond"/>
          <w:b/>
          <w:color w:val="000000" w:themeColor="text1"/>
        </w:rPr>
        <w:t xml:space="preserve"> </w:t>
      </w:r>
      <w:del w:id="19" w:author="Lauren Harrison" w:date="2020-09-26T14:50:00Z">
        <w:r w:rsidR="00C319AA" w:rsidRPr="00D21BDA" w:rsidDel="00D071CB">
          <w:rPr>
            <w:rFonts w:ascii="Garamond" w:hAnsi="Garamond"/>
            <w:b/>
            <w:color w:val="000000" w:themeColor="text1"/>
          </w:rPr>
          <w:delText>(</w:delText>
        </w:r>
        <w:r w:rsidR="006549C9" w:rsidRPr="00103E4B" w:rsidDel="00D071CB">
          <w:rPr>
            <w:rFonts w:ascii="Garamond" w:hAnsi="Garamond"/>
            <w:b/>
            <w:color w:val="000000" w:themeColor="text1"/>
            <w:rPrChange w:id="20" w:author="Lauren Harrison" w:date="2020-09-23T13:51:00Z">
              <w:rPr>
                <w:rFonts w:ascii="Garamond" w:hAnsi="Garamond"/>
                <w:b/>
                <w:color w:val="000000" w:themeColor="text1"/>
                <w:highlight w:val="cyan"/>
              </w:rPr>
            </w:rPrChange>
          </w:rPr>
          <w:delText>2</w:delText>
        </w:r>
        <w:r w:rsidR="00A5306F" w:rsidRPr="00103E4B" w:rsidDel="00D071CB">
          <w:rPr>
            <w:rFonts w:ascii="Garamond" w:hAnsi="Garamond"/>
            <w:b/>
            <w:color w:val="000000" w:themeColor="text1"/>
            <w:rPrChange w:id="21" w:author="Lauren Harrison" w:date="2020-09-23T13:51:00Z">
              <w:rPr>
                <w:rFonts w:ascii="Garamond" w:hAnsi="Garamond"/>
                <w:b/>
                <w:color w:val="000000" w:themeColor="text1"/>
                <w:highlight w:val="cyan"/>
              </w:rPr>
            </w:rPrChange>
          </w:rPr>
          <w:delText>1</w:delText>
        </w:r>
        <w:r w:rsidR="000073B7" w:rsidRPr="00103E4B" w:rsidDel="00D071CB">
          <w:rPr>
            <w:rFonts w:ascii="Garamond" w:hAnsi="Garamond"/>
            <w:b/>
            <w:color w:val="000000" w:themeColor="text1"/>
            <w:rPrChange w:id="22" w:author="Lauren Harrison" w:date="2020-09-23T13:51:00Z">
              <w:rPr>
                <w:rFonts w:ascii="Garamond" w:hAnsi="Garamond"/>
                <w:b/>
                <w:color w:val="000000" w:themeColor="text1"/>
                <w:highlight w:val="cyan"/>
              </w:rPr>
            </w:rPrChange>
          </w:rPr>
          <w:delText>8</w:delText>
        </w:r>
        <w:r w:rsidR="00C319AA" w:rsidRPr="00103E4B" w:rsidDel="00D071CB">
          <w:rPr>
            <w:rFonts w:ascii="Garamond" w:hAnsi="Garamond"/>
            <w:b/>
            <w:color w:val="000000" w:themeColor="text1"/>
            <w:rPrChange w:id="23" w:author="Lauren Harrison" w:date="2020-09-23T13:51:00Z">
              <w:rPr>
                <w:rFonts w:ascii="Garamond" w:hAnsi="Garamond"/>
                <w:b/>
                <w:color w:val="000000" w:themeColor="text1"/>
                <w:highlight w:val="cyan"/>
              </w:rPr>
            </w:rPrChange>
          </w:rPr>
          <w:delText xml:space="preserve"> </w:delText>
        </w:r>
      </w:del>
      <w:ins w:id="24" w:author="Michael Jennions" w:date="2020-09-21T10:51:00Z">
        <w:del w:id="25" w:author="Lauren Harrison" w:date="2020-09-26T14:50:00Z">
          <w:r w:rsidR="005154FB" w:rsidRPr="00103E4B" w:rsidDel="00D071CB">
            <w:rPr>
              <w:rFonts w:ascii="Garamond" w:hAnsi="Garamond"/>
              <w:b/>
              <w:color w:val="000000" w:themeColor="text1"/>
              <w:rPrChange w:id="26" w:author="Lauren Harrison" w:date="2020-09-23T13:51:00Z">
                <w:rPr>
                  <w:rFonts w:ascii="Garamond" w:hAnsi="Garamond"/>
                  <w:b/>
                  <w:color w:val="000000" w:themeColor="text1"/>
                  <w:highlight w:val="cyan"/>
                </w:rPr>
              </w:rPrChange>
            </w:rPr>
            <w:delText>1</w:delText>
          </w:r>
        </w:del>
      </w:ins>
      <w:ins w:id="27" w:author="Michael Jennions" w:date="2020-09-22T09:27:00Z">
        <w:del w:id="28" w:author="Lauren Harrison" w:date="2020-09-23T13:39:00Z">
          <w:r w:rsidR="00E65626" w:rsidRPr="00103E4B" w:rsidDel="004B2542">
            <w:rPr>
              <w:rFonts w:ascii="Garamond" w:hAnsi="Garamond"/>
              <w:b/>
              <w:color w:val="000000" w:themeColor="text1"/>
              <w:rPrChange w:id="29" w:author="Lauren Harrison" w:date="2020-09-23T13:51:00Z">
                <w:rPr>
                  <w:rFonts w:ascii="Garamond" w:hAnsi="Garamond"/>
                  <w:b/>
                  <w:color w:val="000000" w:themeColor="text1"/>
                  <w:highlight w:val="cyan"/>
                </w:rPr>
              </w:rPrChange>
            </w:rPr>
            <w:delText>60</w:delText>
          </w:r>
        </w:del>
      </w:ins>
      <w:ins w:id="30" w:author="Michael Jennions" w:date="2020-09-21T10:51:00Z">
        <w:del w:id="31" w:author="Lauren Harrison" w:date="2020-09-26T14:50:00Z">
          <w:r w:rsidR="005154FB" w:rsidRPr="00103E4B" w:rsidDel="00D071CB">
            <w:rPr>
              <w:rFonts w:ascii="Garamond" w:hAnsi="Garamond"/>
              <w:b/>
              <w:color w:val="000000" w:themeColor="text1"/>
              <w:rPrChange w:id="32" w:author="Lauren Harrison" w:date="2020-09-23T13:51:00Z">
                <w:rPr>
                  <w:rFonts w:ascii="Garamond" w:hAnsi="Garamond"/>
                  <w:b/>
                  <w:color w:val="000000" w:themeColor="text1"/>
                  <w:highlight w:val="cyan"/>
                </w:rPr>
              </w:rPrChange>
            </w:rPr>
            <w:delText xml:space="preserve"> </w:delText>
          </w:r>
        </w:del>
      </w:ins>
      <w:del w:id="33" w:author="Lauren Harrison" w:date="2020-09-26T14:50:00Z">
        <w:r w:rsidR="00C319AA" w:rsidRPr="00103E4B" w:rsidDel="00D071CB">
          <w:rPr>
            <w:rFonts w:ascii="Garamond" w:hAnsi="Garamond"/>
            <w:b/>
            <w:color w:val="000000" w:themeColor="text1"/>
            <w:rPrChange w:id="34" w:author="Lauren Harrison" w:date="2020-09-23T13:51:00Z">
              <w:rPr>
                <w:rFonts w:ascii="Garamond" w:hAnsi="Garamond"/>
                <w:b/>
                <w:color w:val="000000" w:themeColor="text1"/>
                <w:highlight w:val="cyan"/>
              </w:rPr>
            </w:rPrChange>
          </w:rPr>
          <w:delText>words</w:delText>
        </w:r>
        <w:r w:rsidR="00C319AA" w:rsidRPr="00D21BDA" w:rsidDel="00D071CB">
          <w:rPr>
            <w:rFonts w:ascii="Garamond" w:hAnsi="Garamond"/>
            <w:b/>
            <w:color w:val="000000" w:themeColor="text1"/>
          </w:rPr>
          <w:delText>)</w:delText>
        </w:r>
      </w:del>
    </w:p>
    <w:p w14:paraId="67185DC9" w14:textId="77777777" w:rsidR="00251F5D" w:rsidRPr="007E3B63" w:rsidRDefault="00251F5D" w:rsidP="000C6F77">
      <w:pPr>
        <w:rPr>
          <w:rFonts w:ascii="Garamond" w:hAnsi="Garamond"/>
          <w:color w:val="000000" w:themeColor="text1"/>
        </w:rPr>
      </w:pPr>
    </w:p>
    <w:p w14:paraId="7062327C" w14:textId="31326F9B" w:rsidR="00C319AA" w:rsidRPr="007E3B63" w:rsidRDefault="002E0E59" w:rsidP="005154FB">
      <w:pPr>
        <w:rPr>
          <w:rFonts w:ascii="Garamond" w:hAnsi="Garamond"/>
          <w:color w:val="000000" w:themeColor="text1"/>
        </w:rPr>
      </w:pPr>
      <w:r w:rsidRPr="00F45790">
        <w:rPr>
          <w:rFonts w:ascii="Garamond" w:hAnsi="Garamond" w:cs="Times New Roman"/>
          <w:color w:val="000000" w:themeColor="text1"/>
        </w:rPr>
        <w:t xml:space="preserve">The </w:t>
      </w:r>
      <w:r w:rsidR="00D407F8">
        <w:rPr>
          <w:rFonts w:ascii="Garamond" w:hAnsi="Garamond" w:cs="Times New Roman"/>
          <w:color w:val="000000" w:themeColor="text1"/>
        </w:rPr>
        <w:t>notion</w:t>
      </w:r>
      <w:r w:rsidR="00D407F8" w:rsidRPr="00F45790">
        <w:rPr>
          <w:rFonts w:ascii="Garamond" w:hAnsi="Garamond" w:cs="Times New Roman"/>
          <w:color w:val="000000" w:themeColor="text1"/>
        </w:rPr>
        <w:t xml:space="preserve"> </w:t>
      </w:r>
      <w:r w:rsidRPr="00F45790">
        <w:rPr>
          <w:rFonts w:ascii="Garamond" w:hAnsi="Garamond" w:cs="Times New Roman"/>
          <w:color w:val="000000" w:themeColor="text1"/>
        </w:rPr>
        <w:t xml:space="preserve">that men </w:t>
      </w:r>
      <w:r w:rsidR="00A5306F">
        <w:rPr>
          <w:rFonts w:ascii="Garamond" w:hAnsi="Garamond" w:cs="Times New Roman"/>
          <w:color w:val="000000" w:themeColor="text1"/>
        </w:rPr>
        <w:t>are more variable than</w:t>
      </w:r>
      <w:r w:rsidRPr="00F45790">
        <w:rPr>
          <w:rFonts w:ascii="Garamond" w:hAnsi="Garamond" w:cs="Times New Roman"/>
          <w:color w:val="000000" w:themeColor="text1"/>
        </w:rPr>
        <w:t xml:space="preserve"> women </w:t>
      </w:r>
      <w:r w:rsidR="005154FB">
        <w:rPr>
          <w:rFonts w:ascii="Garamond" w:hAnsi="Garamond" w:cs="Times New Roman"/>
          <w:color w:val="000000" w:themeColor="text1"/>
        </w:rPr>
        <w:t>is</w:t>
      </w:r>
      <w:r w:rsidRPr="00F45790">
        <w:rPr>
          <w:rFonts w:ascii="Garamond" w:hAnsi="Garamond" w:cs="Times New Roman"/>
          <w:color w:val="000000" w:themeColor="text1"/>
        </w:rPr>
        <w:t xml:space="preserve"> </w:t>
      </w:r>
      <w:r w:rsidR="00693925">
        <w:rPr>
          <w:rFonts w:ascii="Garamond" w:hAnsi="Garamond" w:cs="Times New Roman"/>
          <w:color w:val="000000" w:themeColor="text1"/>
        </w:rPr>
        <w:t>embedded in</w:t>
      </w:r>
      <w:r w:rsidRPr="00F45790">
        <w:rPr>
          <w:rFonts w:ascii="Garamond" w:hAnsi="Garamond" w:cs="Times New Roman"/>
          <w:color w:val="000000" w:themeColor="text1"/>
        </w:rPr>
        <w:t xml:space="preserve"> scientific thinking</w:t>
      </w:r>
      <w:r w:rsidRPr="003062AE">
        <w:rPr>
          <w:rFonts w:ascii="Garamond" w:hAnsi="Garamond"/>
          <w:color w:val="000000" w:themeColor="text1"/>
        </w:rPr>
        <w:t>.</w:t>
      </w:r>
      <w:r w:rsidR="001850F7" w:rsidRPr="002622D3">
        <w:rPr>
          <w:rFonts w:ascii="Garamond" w:hAnsi="Garamond"/>
          <w:color w:val="000000" w:themeColor="text1"/>
        </w:rPr>
        <w:t xml:space="preserve"> </w:t>
      </w:r>
      <w:r w:rsidR="00ED19B0" w:rsidRPr="007E3B63">
        <w:rPr>
          <w:rFonts w:ascii="Garamond" w:hAnsi="Garamond"/>
          <w:color w:val="000000" w:themeColor="text1"/>
        </w:rPr>
        <w:t>For personality</w:t>
      </w:r>
      <w:r w:rsidR="00AE32B7">
        <w:rPr>
          <w:rFonts w:ascii="Garamond" w:hAnsi="Garamond"/>
          <w:color w:val="000000" w:themeColor="text1"/>
        </w:rPr>
        <w:t xml:space="preserve"> traits</w:t>
      </w:r>
      <w:r w:rsidR="00ED19B0" w:rsidRPr="007E3B63">
        <w:rPr>
          <w:rFonts w:ascii="Garamond" w:hAnsi="Garamond"/>
          <w:color w:val="000000" w:themeColor="text1"/>
        </w:rPr>
        <w:t xml:space="preserve">, </w:t>
      </w:r>
      <w:r w:rsidR="002F3665">
        <w:rPr>
          <w:rFonts w:ascii="Garamond" w:hAnsi="Garamond"/>
          <w:color w:val="000000" w:themeColor="text1"/>
        </w:rPr>
        <w:t xml:space="preserve">this </w:t>
      </w:r>
      <w:r w:rsidR="00ED19B0" w:rsidRPr="007E3B63">
        <w:rPr>
          <w:rFonts w:ascii="Garamond" w:hAnsi="Garamond"/>
          <w:color w:val="000000" w:themeColor="text1"/>
        </w:rPr>
        <w:t xml:space="preserve">greater variability </w:t>
      </w:r>
      <w:r w:rsidR="00C319AA" w:rsidRPr="007E3B63">
        <w:rPr>
          <w:rFonts w:ascii="Garamond" w:hAnsi="Garamond"/>
          <w:color w:val="000000" w:themeColor="text1"/>
        </w:rPr>
        <w:t>i</w:t>
      </w:r>
      <w:r w:rsidR="00ED19B0" w:rsidRPr="007E3B63">
        <w:rPr>
          <w:rFonts w:ascii="Garamond" w:hAnsi="Garamond"/>
          <w:color w:val="000000" w:themeColor="text1"/>
        </w:rPr>
        <w:t xml:space="preserve">s </w:t>
      </w:r>
      <w:r w:rsidR="00E65626">
        <w:rPr>
          <w:rFonts w:ascii="Garamond" w:hAnsi="Garamond"/>
          <w:color w:val="000000" w:themeColor="text1"/>
        </w:rPr>
        <w:t>partly</w:t>
      </w:r>
      <w:r w:rsidR="00E65626" w:rsidRPr="007E3B63">
        <w:rPr>
          <w:rFonts w:ascii="Garamond" w:hAnsi="Garamond"/>
          <w:color w:val="000000" w:themeColor="text1"/>
        </w:rPr>
        <w:t xml:space="preserve"> </w:t>
      </w:r>
      <w:r w:rsidR="00ED19B0" w:rsidRPr="007E3B63">
        <w:rPr>
          <w:rFonts w:ascii="Garamond" w:hAnsi="Garamond"/>
          <w:color w:val="000000" w:themeColor="text1"/>
        </w:rPr>
        <w:t>attributed to biolog</w:t>
      </w:r>
      <w:r w:rsidR="005154FB">
        <w:rPr>
          <w:rFonts w:ascii="Garamond" w:hAnsi="Garamond"/>
          <w:color w:val="000000" w:themeColor="text1"/>
        </w:rPr>
        <w:t xml:space="preserve">y, </w:t>
      </w:r>
      <w:r w:rsidR="00ED19B0" w:rsidRPr="007E3B63">
        <w:rPr>
          <w:rFonts w:ascii="Garamond" w:hAnsi="Garamond"/>
          <w:color w:val="000000" w:themeColor="text1"/>
        </w:rPr>
        <w:t xml:space="preserve">underpinned by </w:t>
      </w:r>
      <w:r w:rsidR="004B2542">
        <w:rPr>
          <w:rFonts w:ascii="Garamond" w:hAnsi="Garamond"/>
          <w:color w:val="000000" w:themeColor="text1"/>
        </w:rPr>
        <w:t>greater</w:t>
      </w:r>
      <w:r w:rsidR="005154FB" w:rsidRPr="007E3B63">
        <w:rPr>
          <w:rFonts w:ascii="Garamond" w:hAnsi="Garamond"/>
          <w:color w:val="000000" w:themeColor="text1"/>
        </w:rPr>
        <w:t xml:space="preserve"> </w:t>
      </w:r>
      <w:r w:rsidR="00693925" w:rsidRPr="007E3B63">
        <w:rPr>
          <w:rFonts w:ascii="Garamond" w:hAnsi="Garamond"/>
          <w:color w:val="000000" w:themeColor="text1"/>
        </w:rPr>
        <w:t>morpholog</w:t>
      </w:r>
      <w:r w:rsidR="00693925">
        <w:rPr>
          <w:rFonts w:ascii="Garamond" w:hAnsi="Garamond"/>
          <w:color w:val="000000" w:themeColor="text1"/>
        </w:rPr>
        <w:t>ical</w:t>
      </w:r>
      <w:r w:rsidR="00693925" w:rsidRPr="007E3B63">
        <w:rPr>
          <w:rFonts w:ascii="Garamond" w:hAnsi="Garamond"/>
          <w:color w:val="000000" w:themeColor="text1"/>
        </w:rPr>
        <w:t xml:space="preserve"> </w:t>
      </w:r>
      <w:r w:rsidR="00717EE2" w:rsidRPr="007E3B63">
        <w:rPr>
          <w:rFonts w:ascii="Garamond" w:hAnsi="Garamond"/>
          <w:color w:val="000000" w:themeColor="text1"/>
        </w:rPr>
        <w:t xml:space="preserve">variation among </w:t>
      </w:r>
      <w:r w:rsidR="00ED19B0" w:rsidRPr="007E3B63">
        <w:rPr>
          <w:rFonts w:ascii="Garamond" w:hAnsi="Garamond"/>
          <w:color w:val="000000" w:themeColor="text1"/>
        </w:rPr>
        <w:t>male</w:t>
      </w:r>
      <w:r w:rsidR="005154FB">
        <w:rPr>
          <w:rFonts w:ascii="Garamond" w:hAnsi="Garamond"/>
          <w:color w:val="000000" w:themeColor="text1"/>
        </w:rPr>
        <w:t xml:space="preserve"> than female animal</w:t>
      </w:r>
      <w:r w:rsidR="00CF6D6B">
        <w:rPr>
          <w:rFonts w:ascii="Garamond" w:hAnsi="Garamond"/>
          <w:color w:val="000000" w:themeColor="text1"/>
        </w:rPr>
        <w:t>s</w:t>
      </w:r>
      <w:r w:rsidR="001850F7" w:rsidRPr="007E3B63">
        <w:rPr>
          <w:rFonts w:ascii="Garamond" w:hAnsi="Garamond"/>
          <w:color w:val="000000" w:themeColor="text1"/>
        </w:rPr>
        <w:t>. There is</w:t>
      </w:r>
      <w:r w:rsidR="0019599D" w:rsidRPr="007E3B63">
        <w:rPr>
          <w:rFonts w:ascii="Garamond" w:hAnsi="Garamond"/>
          <w:color w:val="000000" w:themeColor="text1"/>
        </w:rPr>
        <w:t>, however,</w:t>
      </w:r>
      <w:r w:rsidR="001850F7" w:rsidRPr="007E3B63">
        <w:rPr>
          <w:rFonts w:ascii="Garamond" w:hAnsi="Garamond"/>
          <w:color w:val="000000" w:themeColor="text1"/>
        </w:rPr>
        <w:t xml:space="preserve"> </w:t>
      </w:r>
      <w:r w:rsidR="00D407F8">
        <w:rPr>
          <w:rFonts w:ascii="Garamond" w:hAnsi="Garamond"/>
          <w:color w:val="000000" w:themeColor="text1"/>
        </w:rPr>
        <w:t>little</w:t>
      </w:r>
      <w:r w:rsidR="00D407F8" w:rsidRPr="007E3B63">
        <w:rPr>
          <w:rFonts w:ascii="Garamond" w:hAnsi="Garamond"/>
          <w:color w:val="000000" w:themeColor="text1"/>
        </w:rPr>
        <w:t xml:space="preserve"> </w:t>
      </w:r>
      <w:r w:rsidR="005154FB">
        <w:rPr>
          <w:rFonts w:ascii="Garamond" w:hAnsi="Garamond"/>
          <w:color w:val="000000" w:themeColor="text1"/>
        </w:rPr>
        <w:t xml:space="preserve">information for animals about </w:t>
      </w:r>
      <w:r w:rsidR="001850F7" w:rsidRPr="007E3B63">
        <w:rPr>
          <w:rFonts w:ascii="Garamond" w:hAnsi="Garamond"/>
          <w:color w:val="000000" w:themeColor="text1"/>
        </w:rPr>
        <w:t>sex difference</w:t>
      </w:r>
      <w:r w:rsidR="005154FB">
        <w:rPr>
          <w:rFonts w:ascii="Garamond" w:hAnsi="Garamond"/>
          <w:color w:val="000000" w:themeColor="text1"/>
        </w:rPr>
        <w:t>s</w:t>
      </w:r>
      <w:r w:rsidR="001850F7" w:rsidRPr="007E3B63">
        <w:rPr>
          <w:rFonts w:ascii="Garamond" w:hAnsi="Garamond"/>
          <w:color w:val="000000" w:themeColor="text1"/>
        </w:rPr>
        <w:t xml:space="preserve"> </w:t>
      </w:r>
      <w:r w:rsidR="00132E2F" w:rsidRPr="007E3B63">
        <w:rPr>
          <w:rFonts w:ascii="Garamond" w:hAnsi="Garamond"/>
          <w:color w:val="000000" w:themeColor="text1"/>
        </w:rPr>
        <w:t xml:space="preserve">in </w:t>
      </w:r>
      <w:r w:rsidR="002F3665" w:rsidRPr="007E3B63">
        <w:rPr>
          <w:rFonts w:ascii="Garamond" w:hAnsi="Garamond"/>
          <w:color w:val="000000" w:themeColor="text1"/>
        </w:rPr>
        <w:t>personalit</w:t>
      </w:r>
      <w:r w:rsidR="002F3665">
        <w:rPr>
          <w:rFonts w:ascii="Garamond" w:hAnsi="Garamond"/>
          <w:color w:val="000000" w:themeColor="text1"/>
        </w:rPr>
        <w:t xml:space="preserve">y-like </w:t>
      </w:r>
      <w:r w:rsidR="00ED19B0" w:rsidRPr="007E3B63">
        <w:rPr>
          <w:rFonts w:ascii="Garamond" w:hAnsi="Garamond"/>
          <w:color w:val="000000" w:themeColor="text1"/>
        </w:rPr>
        <w:t>behaviour</w:t>
      </w:r>
      <w:r w:rsidR="00C319AA" w:rsidRPr="007E3B63">
        <w:rPr>
          <w:rFonts w:ascii="Garamond" w:hAnsi="Garamond"/>
          <w:color w:val="000000" w:themeColor="text1"/>
        </w:rPr>
        <w:t>s</w:t>
      </w:r>
      <w:r w:rsidR="00ED19B0" w:rsidRPr="007E3B63">
        <w:rPr>
          <w:rFonts w:ascii="Garamond" w:hAnsi="Garamond"/>
          <w:color w:val="000000" w:themeColor="text1"/>
        </w:rPr>
        <w:t xml:space="preserve">. </w:t>
      </w:r>
      <w:r w:rsidR="00693925">
        <w:rPr>
          <w:rFonts w:ascii="Garamond" w:hAnsi="Garamond"/>
          <w:color w:val="000000" w:themeColor="text1"/>
        </w:rPr>
        <w:t>In a</w:t>
      </w:r>
      <w:r w:rsidR="0006115F" w:rsidRPr="007E3B63">
        <w:rPr>
          <w:rFonts w:ascii="Garamond" w:hAnsi="Garamond"/>
          <w:color w:val="000000" w:themeColor="text1"/>
        </w:rPr>
        <w:t xml:space="preserve"> </w:t>
      </w:r>
      <w:r w:rsidR="00E16CA7" w:rsidRPr="007E3B63">
        <w:rPr>
          <w:rFonts w:ascii="Garamond" w:hAnsi="Garamond"/>
          <w:color w:val="000000" w:themeColor="text1"/>
        </w:rPr>
        <w:t xml:space="preserve">meta-analysis </w:t>
      </w:r>
      <w:r w:rsidR="00693925">
        <w:rPr>
          <w:rFonts w:ascii="Garamond" w:hAnsi="Garamond"/>
          <w:color w:val="000000" w:themeColor="text1"/>
        </w:rPr>
        <w:t xml:space="preserve">we </w:t>
      </w:r>
      <w:r w:rsidR="00ED19B0" w:rsidRPr="007E3B63">
        <w:rPr>
          <w:rFonts w:ascii="Garamond" w:hAnsi="Garamond"/>
          <w:color w:val="000000" w:themeColor="text1"/>
        </w:rPr>
        <w:t>quantif</w:t>
      </w:r>
      <w:r w:rsidR="00693925">
        <w:rPr>
          <w:rFonts w:ascii="Garamond" w:hAnsi="Garamond"/>
          <w:color w:val="000000" w:themeColor="text1"/>
        </w:rPr>
        <w:t>ied</w:t>
      </w:r>
      <w:r w:rsidR="00ED19B0" w:rsidRPr="007E3B63">
        <w:rPr>
          <w:rFonts w:ascii="Garamond" w:hAnsi="Garamond"/>
          <w:color w:val="000000" w:themeColor="text1"/>
        </w:rPr>
        <w:t xml:space="preserve"> </w:t>
      </w:r>
      <w:r w:rsidR="00E16CA7" w:rsidRPr="007E3B63">
        <w:rPr>
          <w:rFonts w:ascii="Garamond" w:hAnsi="Garamond"/>
          <w:color w:val="000000" w:themeColor="text1"/>
        </w:rPr>
        <w:t xml:space="preserve">sex differences in </w:t>
      </w:r>
      <w:r w:rsidR="00403AF0" w:rsidRPr="007E3B63">
        <w:rPr>
          <w:rFonts w:ascii="Garamond" w:hAnsi="Garamond"/>
          <w:color w:val="000000" w:themeColor="text1"/>
        </w:rPr>
        <w:t>means and variances for</w:t>
      </w:r>
      <w:r w:rsidR="005154FB">
        <w:rPr>
          <w:rFonts w:ascii="Garamond" w:hAnsi="Garamond"/>
          <w:color w:val="000000" w:themeColor="text1"/>
        </w:rPr>
        <w:t xml:space="preserve"> five traits</w:t>
      </w:r>
      <w:r w:rsidR="00ED19B0" w:rsidRPr="007E3B63">
        <w:rPr>
          <w:rFonts w:ascii="Garamond" w:hAnsi="Garamond"/>
          <w:color w:val="000000" w:themeColor="text1"/>
        </w:rPr>
        <w:t>: boldness, aggression, activity, sociality and exploration</w:t>
      </w:r>
      <w:r w:rsidR="00AE32B7">
        <w:rPr>
          <w:rFonts w:ascii="Garamond" w:hAnsi="Garamond"/>
          <w:color w:val="000000" w:themeColor="text1"/>
        </w:rPr>
        <w:t xml:space="preserve"> </w:t>
      </w:r>
      <w:r w:rsidR="00AE32B7" w:rsidRPr="007E3B63">
        <w:rPr>
          <w:rFonts w:ascii="Garamond" w:hAnsi="Garamond"/>
          <w:color w:val="000000" w:themeColor="text1"/>
        </w:rPr>
        <w:t>(2</w:t>
      </w:r>
      <w:r w:rsidR="00AE32B7">
        <w:rPr>
          <w:rFonts w:ascii="Garamond" w:hAnsi="Garamond"/>
          <w:color w:val="000000" w:themeColor="text1"/>
        </w:rPr>
        <w:t>167</w:t>
      </w:r>
      <w:r w:rsidR="00AE32B7" w:rsidRPr="007E3B63">
        <w:rPr>
          <w:rFonts w:ascii="Garamond" w:hAnsi="Garamond"/>
          <w:color w:val="000000" w:themeColor="text1"/>
        </w:rPr>
        <w:t xml:space="preserve"> effect</w:t>
      </w:r>
      <w:r w:rsidR="002F3665">
        <w:rPr>
          <w:rFonts w:ascii="Garamond" w:hAnsi="Garamond"/>
          <w:color w:val="000000" w:themeColor="text1"/>
        </w:rPr>
        <w:t>s</w:t>
      </w:r>
      <w:r w:rsidR="00AE32B7">
        <w:rPr>
          <w:rFonts w:ascii="Garamond" w:hAnsi="Garamond"/>
          <w:color w:val="000000" w:themeColor="text1"/>
        </w:rPr>
        <w:t>, 203</w:t>
      </w:r>
      <w:r w:rsidR="00AE32B7" w:rsidRPr="007E3B63">
        <w:rPr>
          <w:rFonts w:ascii="Garamond" w:hAnsi="Garamond"/>
          <w:color w:val="000000" w:themeColor="text1"/>
        </w:rPr>
        <w:t xml:space="preserve"> studies</w:t>
      </w:r>
      <w:r w:rsidR="00AE32B7">
        <w:rPr>
          <w:rFonts w:ascii="Garamond" w:hAnsi="Garamond"/>
          <w:color w:val="000000" w:themeColor="text1"/>
        </w:rPr>
        <w:t xml:space="preserve">, </w:t>
      </w:r>
      <w:r w:rsidR="00AE32B7" w:rsidRPr="007E3B63">
        <w:rPr>
          <w:rFonts w:ascii="Garamond" w:hAnsi="Garamond"/>
          <w:color w:val="000000" w:themeColor="text1"/>
        </w:rPr>
        <w:t>2</w:t>
      </w:r>
      <w:r w:rsidR="00AE32B7">
        <w:rPr>
          <w:rFonts w:ascii="Garamond" w:hAnsi="Garamond"/>
          <w:color w:val="000000" w:themeColor="text1"/>
        </w:rPr>
        <w:t>26</w:t>
      </w:r>
      <w:r w:rsidR="00AE32B7" w:rsidRPr="007E3B63">
        <w:rPr>
          <w:rFonts w:ascii="Garamond" w:hAnsi="Garamond"/>
          <w:color w:val="000000" w:themeColor="text1"/>
        </w:rPr>
        <w:t xml:space="preserve"> species)</w:t>
      </w:r>
      <w:r w:rsidR="00ED19B0" w:rsidRPr="007E3B63">
        <w:rPr>
          <w:rFonts w:ascii="Garamond" w:hAnsi="Garamond"/>
          <w:color w:val="000000" w:themeColor="text1"/>
        </w:rPr>
        <w:t>.</w:t>
      </w:r>
      <w:r w:rsidR="00B66C35" w:rsidRPr="007E3B63">
        <w:rPr>
          <w:rFonts w:ascii="Garamond" w:hAnsi="Garamond"/>
          <w:color w:val="000000" w:themeColor="text1"/>
        </w:rPr>
        <w:t xml:space="preserve"> We </w:t>
      </w:r>
      <w:r w:rsidR="002F3665">
        <w:rPr>
          <w:rFonts w:ascii="Garamond" w:hAnsi="Garamond"/>
          <w:color w:val="000000" w:themeColor="text1"/>
        </w:rPr>
        <w:t>also</w:t>
      </w:r>
      <w:r w:rsidR="00AE32B7" w:rsidRPr="007E3B63">
        <w:rPr>
          <w:rFonts w:ascii="Garamond" w:hAnsi="Garamond"/>
          <w:color w:val="000000" w:themeColor="text1"/>
        </w:rPr>
        <w:t xml:space="preserve"> </w:t>
      </w:r>
      <w:r w:rsidR="00B66C35" w:rsidRPr="007E3B63">
        <w:rPr>
          <w:rFonts w:ascii="Garamond" w:hAnsi="Garamond"/>
          <w:color w:val="000000" w:themeColor="text1"/>
        </w:rPr>
        <w:t xml:space="preserve">tested </w:t>
      </w:r>
      <w:r w:rsidR="00AE32B7">
        <w:rPr>
          <w:rFonts w:ascii="Garamond" w:hAnsi="Garamond"/>
          <w:color w:val="000000" w:themeColor="text1"/>
        </w:rPr>
        <w:t>if</w:t>
      </w:r>
      <w:r w:rsidR="00693925">
        <w:rPr>
          <w:rFonts w:ascii="Garamond" w:hAnsi="Garamond"/>
          <w:color w:val="000000" w:themeColor="text1"/>
        </w:rPr>
        <w:t xml:space="preserve"> </w:t>
      </w:r>
      <w:r w:rsidR="00CF6D6B">
        <w:rPr>
          <w:rFonts w:ascii="Garamond" w:hAnsi="Garamond"/>
          <w:color w:val="000000" w:themeColor="text1"/>
        </w:rPr>
        <w:t>sexual size dimorphism</w:t>
      </w:r>
      <w:r w:rsidR="00B66C35" w:rsidRPr="007E3B63">
        <w:rPr>
          <w:rFonts w:ascii="Garamond" w:hAnsi="Garamond"/>
          <w:color w:val="000000" w:themeColor="text1"/>
        </w:rPr>
        <w:t xml:space="preserve">, </w:t>
      </w:r>
      <w:r w:rsidR="005154FB">
        <w:rPr>
          <w:rFonts w:ascii="Garamond" w:hAnsi="Garamond"/>
          <w:color w:val="000000" w:themeColor="text1"/>
        </w:rPr>
        <w:t>a proxy for</w:t>
      </w:r>
      <w:r w:rsidR="00AE32B7">
        <w:rPr>
          <w:rFonts w:ascii="Garamond" w:hAnsi="Garamond"/>
          <w:color w:val="000000" w:themeColor="text1"/>
        </w:rPr>
        <w:t xml:space="preserve"> </w:t>
      </w:r>
      <w:r w:rsidR="00B66C35" w:rsidRPr="007E3B63">
        <w:rPr>
          <w:rFonts w:ascii="Garamond" w:hAnsi="Garamond"/>
          <w:color w:val="000000" w:themeColor="text1"/>
        </w:rPr>
        <w:t xml:space="preserve">sexual selection, </w:t>
      </w:r>
      <w:r w:rsidR="005154FB">
        <w:rPr>
          <w:rFonts w:ascii="Garamond" w:hAnsi="Garamond"/>
          <w:color w:val="000000" w:themeColor="text1"/>
        </w:rPr>
        <w:t>explains</w:t>
      </w:r>
      <w:r w:rsidR="0019599D" w:rsidRPr="007E3B63">
        <w:rPr>
          <w:rFonts w:ascii="Garamond" w:hAnsi="Garamond"/>
          <w:color w:val="000000" w:themeColor="text1"/>
        </w:rPr>
        <w:t xml:space="preserve"> </w:t>
      </w:r>
      <w:r w:rsidR="005154FB">
        <w:rPr>
          <w:rFonts w:ascii="Garamond" w:hAnsi="Garamond"/>
          <w:color w:val="000000" w:themeColor="text1"/>
        </w:rPr>
        <w:t xml:space="preserve">sex differences. </w:t>
      </w:r>
      <w:r w:rsidR="00693925">
        <w:rPr>
          <w:rFonts w:ascii="Garamond" w:hAnsi="Garamond"/>
          <w:color w:val="000000" w:themeColor="text1"/>
        </w:rPr>
        <w:t>In</w:t>
      </w:r>
      <w:r w:rsidR="00B66C35" w:rsidRPr="007E3B63">
        <w:rPr>
          <w:rFonts w:ascii="Garamond" w:hAnsi="Garamond"/>
          <w:color w:val="000000" w:themeColor="text1"/>
        </w:rPr>
        <w:t xml:space="preserve"> 25 </w:t>
      </w:r>
      <w:r w:rsidR="0006115F" w:rsidRPr="007E3B63">
        <w:rPr>
          <w:rFonts w:ascii="Garamond" w:hAnsi="Garamond"/>
          <w:color w:val="000000" w:themeColor="text1"/>
        </w:rPr>
        <w:t>tax</w:t>
      </w:r>
      <w:r w:rsidR="00C319AA" w:rsidRPr="007E3B63">
        <w:rPr>
          <w:rFonts w:ascii="Garamond" w:hAnsi="Garamond"/>
          <w:color w:val="000000" w:themeColor="text1"/>
        </w:rPr>
        <w:t>on-</w:t>
      </w:r>
      <w:r w:rsidR="00CF6D6B">
        <w:rPr>
          <w:rFonts w:ascii="Garamond" w:hAnsi="Garamond"/>
          <w:color w:val="000000" w:themeColor="text1"/>
        </w:rPr>
        <w:t xml:space="preserve">trait </w:t>
      </w:r>
      <w:r w:rsidR="0006115F" w:rsidRPr="007E3B63">
        <w:rPr>
          <w:rFonts w:ascii="Garamond" w:hAnsi="Garamond"/>
          <w:color w:val="000000" w:themeColor="text1"/>
        </w:rPr>
        <w:t>specific tests</w:t>
      </w:r>
      <w:r w:rsidR="00693925">
        <w:rPr>
          <w:rFonts w:ascii="Garamond" w:hAnsi="Garamond"/>
          <w:color w:val="000000" w:themeColor="text1"/>
        </w:rPr>
        <w:t xml:space="preserve"> </w:t>
      </w:r>
      <w:del w:id="35" w:author="Lauren Harrison" w:date="2020-09-28T19:12:00Z">
        <w:r w:rsidR="00A5306F" w:rsidDel="008E112E">
          <w:rPr>
            <w:rFonts w:ascii="Garamond" w:hAnsi="Garamond"/>
            <w:color w:val="000000" w:themeColor="text1"/>
          </w:rPr>
          <w:delText xml:space="preserve">there </w:delText>
        </w:r>
        <w:r w:rsidR="00CF6D6B" w:rsidDel="008E112E">
          <w:rPr>
            <w:rFonts w:ascii="Garamond" w:hAnsi="Garamond"/>
            <w:color w:val="000000" w:themeColor="text1"/>
          </w:rPr>
          <w:delText>were</w:delText>
        </w:r>
      </w:del>
      <w:ins w:id="36" w:author="Lauren Harrison" w:date="2020-09-28T19:12:00Z">
        <w:r w:rsidR="008E112E">
          <w:rPr>
            <w:rFonts w:ascii="Garamond" w:hAnsi="Garamond"/>
            <w:color w:val="000000" w:themeColor="text1"/>
          </w:rPr>
          <w:t>we show</w:t>
        </w:r>
      </w:ins>
      <w:r w:rsidR="00CF6D6B">
        <w:rPr>
          <w:rFonts w:ascii="Garamond" w:hAnsi="Garamond"/>
          <w:color w:val="000000" w:themeColor="text1"/>
        </w:rPr>
        <w:t xml:space="preserve"> </w:t>
      </w:r>
      <w:r w:rsidR="00BB72BC">
        <w:rPr>
          <w:rFonts w:ascii="Garamond" w:hAnsi="Garamond"/>
          <w:color w:val="000000" w:themeColor="text1"/>
        </w:rPr>
        <w:t xml:space="preserve">only two </w:t>
      </w:r>
      <w:r w:rsidR="00E65626">
        <w:rPr>
          <w:rFonts w:ascii="Garamond" w:hAnsi="Garamond"/>
          <w:color w:val="000000" w:themeColor="text1"/>
        </w:rPr>
        <w:t xml:space="preserve">significant </w:t>
      </w:r>
      <w:r w:rsidR="00A5306F">
        <w:rPr>
          <w:rFonts w:ascii="Garamond" w:hAnsi="Garamond"/>
          <w:color w:val="000000" w:themeColor="text1"/>
        </w:rPr>
        <w:t>sex difference</w:t>
      </w:r>
      <w:r w:rsidR="00CF6D6B">
        <w:rPr>
          <w:rFonts w:ascii="Garamond" w:hAnsi="Garamond"/>
          <w:color w:val="000000" w:themeColor="text1"/>
        </w:rPr>
        <w:t>s</w:t>
      </w:r>
      <w:r w:rsidR="00A5306F">
        <w:rPr>
          <w:rFonts w:ascii="Garamond" w:hAnsi="Garamond"/>
          <w:color w:val="000000" w:themeColor="text1"/>
        </w:rPr>
        <w:t xml:space="preserve"> in </w:t>
      </w:r>
      <w:r w:rsidR="00CF6D6B">
        <w:rPr>
          <w:rFonts w:ascii="Garamond" w:hAnsi="Garamond"/>
          <w:color w:val="000000" w:themeColor="text1"/>
        </w:rPr>
        <w:t>mean personality,</w:t>
      </w:r>
      <w:r w:rsidR="00BB72BC">
        <w:rPr>
          <w:rFonts w:ascii="Garamond" w:hAnsi="Garamond"/>
          <w:color w:val="000000" w:themeColor="text1"/>
        </w:rPr>
        <w:t xml:space="preserve"> and</w:t>
      </w:r>
      <w:r w:rsidR="00CF6D6B">
        <w:rPr>
          <w:rFonts w:ascii="Garamond" w:hAnsi="Garamond"/>
          <w:color w:val="000000" w:themeColor="text1"/>
        </w:rPr>
        <w:t xml:space="preserve"> none </w:t>
      </w:r>
      <w:r w:rsidR="00E65626">
        <w:rPr>
          <w:rFonts w:ascii="Garamond" w:hAnsi="Garamond"/>
          <w:color w:val="000000" w:themeColor="text1"/>
        </w:rPr>
        <w:t>for</w:t>
      </w:r>
      <w:r w:rsidR="00CF6D6B">
        <w:rPr>
          <w:rFonts w:ascii="Garamond" w:hAnsi="Garamond"/>
          <w:color w:val="000000" w:themeColor="text1"/>
        </w:rPr>
        <w:t xml:space="preserve"> variance</w:t>
      </w:r>
      <w:r w:rsidR="004F70D7">
        <w:rPr>
          <w:rFonts w:ascii="Garamond" w:hAnsi="Garamond"/>
          <w:color w:val="000000" w:themeColor="text1"/>
        </w:rPr>
        <w:t>.</w:t>
      </w:r>
      <w:r w:rsidR="00A5306F">
        <w:rPr>
          <w:rFonts w:ascii="Garamond" w:hAnsi="Garamond"/>
          <w:color w:val="000000" w:themeColor="text1"/>
        </w:rPr>
        <w:t xml:space="preserve"> </w:t>
      </w:r>
      <w:r w:rsidR="00CF6D6B">
        <w:rPr>
          <w:rFonts w:ascii="Garamond" w:hAnsi="Garamond"/>
          <w:color w:val="000000" w:themeColor="text1"/>
        </w:rPr>
        <w:t xml:space="preserve">Including size </w:t>
      </w:r>
      <w:r w:rsidR="00114090">
        <w:rPr>
          <w:rFonts w:ascii="Garamond" w:hAnsi="Garamond"/>
          <w:color w:val="000000" w:themeColor="text1"/>
        </w:rPr>
        <w:t xml:space="preserve">dimorphism </w:t>
      </w:r>
      <w:del w:id="37" w:author="Lauren Harrison" w:date="2020-09-28T19:12:00Z">
        <w:r w:rsidR="00CF6D6B" w:rsidDel="008E112E">
          <w:rPr>
            <w:rFonts w:ascii="Garamond" w:hAnsi="Garamond"/>
            <w:color w:val="000000" w:themeColor="text1"/>
          </w:rPr>
          <w:delText xml:space="preserve">explained </w:delText>
        </w:r>
      </w:del>
      <w:ins w:id="38" w:author="Lauren Harrison" w:date="2020-09-28T19:12:00Z">
        <w:r w:rsidR="008E112E">
          <w:rPr>
            <w:rFonts w:ascii="Garamond" w:hAnsi="Garamond"/>
            <w:color w:val="000000" w:themeColor="text1"/>
          </w:rPr>
          <w:t>explains</w:t>
        </w:r>
        <w:r w:rsidR="008E112E">
          <w:rPr>
            <w:rFonts w:ascii="Garamond" w:hAnsi="Garamond"/>
            <w:color w:val="000000" w:themeColor="text1"/>
          </w:rPr>
          <w:t xml:space="preserve"> </w:t>
        </w:r>
      </w:ins>
      <w:r w:rsidR="005154FB">
        <w:rPr>
          <w:rFonts w:ascii="Garamond" w:hAnsi="Garamond"/>
          <w:color w:val="000000" w:themeColor="text1"/>
        </w:rPr>
        <w:t xml:space="preserve">sex differences </w:t>
      </w:r>
      <w:r w:rsidR="00CF6D6B">
        <w:rPr>
          <w:rFonts w:ascii="Garamond" w:hAnsi="Garamond"/>
          <w:color w:val="000000" w:themeColor="text1"/>
        </w:rPr>
        <w:t xml:space="preserve">in </w:t>
      </w:r>
      <w:r w:rsidR="005154FB">
        <w:rPr>
          <w:rFonts w:ascii="Garamond" w:hAnsi="Garamond"/>
          <w:color w:val="000000" w:themeColor="text1"/>
        </w:rPr>
        <w:t xml:space="preserve">mean </w:t>
      </w:r>
      <w:r w:rsidR="00CF6D6B">
        <w:rPr>
          <w:rFonts w:ascii="Garamond" w:hAnsi="Garamond"/>
          <w:color w:val="000000" w:themeColor="text1"/>
        </w:rPr>
        <w:t xml:space="preserve">personality in </w:t>
      </w:r>
      <w:r w:rsidR="005154FB">
        <w:rPr>
          <w:rFonts w:ascii="Garamond" w:hAnsi="Garamond"/>
          <w:color w:val="000000" w:themeColor="text1"/>
        </w:rPr>
        <w:t>two</w:t>
      </w:r>
      <w:r w:rsidR="00CF6D6B">
        <w:rPr>
          <w:rFonts w:ascii="Garamond" w:hAnsi="Garamond"/>
          <w:color w:val="000000" w:themeColor="text1"/>
        </w:rPr>
        <w:t xml:space="preserve"> </w:t>
      </w:r>
      <w:r w:rsidR="00CF6D6B" w:rsidRPr="007E3B63">
        <w:rPr>
          <w:rFonts w:ascii="Garamond" w:hAnsi="Garamond"/>
          <w:color w:val="000000" w:themeColor="text1"/>
        </w:rPr>
        <w:t>taxon-</w:t>
      </w:r>
      <w:r w:rsidR="00CF6D6B">
        <w:rPr>
          <w:rFonts w:ascii="Garamond" w:hAnsi="Garamond"/>
          <w:color w:val="000000" w:themeColor="text1"/>
        </w:rPr>
        <w:t xml:space="preserve">trait </w:t>
      </w:r>
      <w:r w:rsidR="00CF6D6B" w:rsidRPr="007E3B63">
        <w:rPr>
          <w:rFonts w:ascii="Garamond" w:hAnsi="Garamond"/>
          <w:color w:val="000000" w:themeColor="text1"/>
        </w:rPr>
        <w:t>specific tests</w:t>
      </w:r>
      <w:r w:rsidR="005154FB">
        <w:rPr>
          <w:rFonts w:ascii="Garamond" w:hAnsi="Garamond"/>
          <w:color w:val="000000" w:themeColor="text1"/>
        </w:rPr>
        <w:t xml:space="preserve"> (aggression</w:t>
      </w:r>
      <w:r w:rsidR="004B2542">
        <w:rPr>
          <w:rFonts w:ascii="Garamond" w:hAnsi="Garamond"/>
          <w:color w:val="000000" w:themeColor="text1"/>
        </w:rPr>
        <w:t xml:space="preserve">, </w:t>
      </w:r>
      <w:r w:rsidR="005154FB">
        <w:rPr>
          <w:rFonts w:ascii="Garamond" w:hAnsi="Garamond"/>
          <w:color w:val="000000" w:themeColor="text1"/>
        </w:rPr>
        <w:t>activity in mammals), and in one test for variance (aggression in fish).</w:t>
      </w:r>
      <w:r w:rsidR="004F70D7">
        <w:rPr>
          <w:rFonts w:ascii="Garamond" w:hAnsi="Garamond"/>
          <w:color w:val="000000" w:themeColor="text1"/>
        </w:rPr>
        <w:t xml:space="preserve"> </w:t>
      </w:r>
      <w:r w:rsidR="002F3665">
        <w:rPr>
          <w:rFonts w:ascii="Garamond" w:hAnsi="Garamond"/>
          <w:color w:val="000000" w:themeColor="text1"/>
        </w:rPr>
        <w:t>We find</w:t>
      </w:r>
      <w:r w:rsidR="009839FF" w:rsidRPr="007E3B63">
        <w:rPr>
          <w:rFonts w:ascii="Garamond" w:hAnsi="Garamond"/>
          <w:color w:val="000000" w:themeColor="text1"/>
        </w:rPr>
        <w:t xml:space="preserve"> </w:t>
      </w:r>
      <w:r w:rsidR="005154FB">
        <w:rPr>
          <w:rFonts w:ascii="Garamond" w:hAnsi="Garamond"/>
          <w:color w:val="000000" w:themeColor="text1"/>
        </w:rPr>
        <w:t xml:space="preserve">little evidence for </w:t>
      </w:r>
      <w:r w:rsidR="002F3665">
        <w:rPr>
          <w:rFonts w:ascii="Garamond" w:hAnsi="Garamond"/>
          <w:color w:val="000000" w:themeColor="text1"/>
        </w:rPr>
        <w:t xml:space="preserve">widespread </w:t>
      </w:r>
      <w:r w:rsidR="005154FB">
        <w:rPr>
          <w:rFonts w:ascii="Garamond" w:hAnsi="Garamond"/>
          <w:color w:val="000000" w:themeColor="text1"/>
        </w:rPr>
        <w:t xml:space="preserve">sex differences in variability </w:t>
      </w:r>
      <w:r>
        <w:rPr>
          <w:rFonts w:ascii="Garamond" w:hAnsi="Garamond"/>
          <w:color w:val="000000" w:themeColor="text1"/>
        </w:rPr>
        <w:t xml:space="preserve">in </w:t>
      </w:r>
      <w:r w:rsidR="00D071CB">
        <w:rPr>
          <w:rFonts w:ascii="Garamond" w:hAnsi="Garamond"/>
          <w:color w:val="000000" w:themeColor="text1"/>
        </w:rPr>
        <w:t xml:space="preserve">animal </w:t>
      </w:r>
      <w:r w:rsidR="00C319AA" w:rsidRPr="007E3B63">
        <w:rPr>
          <w:rFonts w:ascii="Garamond" w:hAnsi="Garamond"/>
          <w:color w:val="000000" w:themeColor="text1"/>
        </w:rPr>
        <w:t>personality.</w:t>
      </w:r>
    </w:p>
    <w:p w14:paraId="56FADBDD" w14:textId="2643A4A3" w:rsidR="003B6C41" w:rsidRPr="007E3B63" w:rsidRDefault="00C319AA" w:rsidP="000C6F77">
      <w:pPr>
        <w:rPr>
          <w:rFonts w:ascii="Garamond" w:hAnsi="Garamond"/>
          <w:b/>
          <w:color w:val="000000" w:themeColor="text1"/>
        </w:rPr>
      </w:pPr>
      <w:r w:rsidRPr="007E3B63">
        <w:rPr>
          <w:rFonts w:ascii="Garamond" w:hAnsi="Garamond"/>
          <w:color w:val="000000" w:themeColor="text1"/>
        </w:rPr>
        <w:t xml:space="preserve"> </w:t>
      </w:r>
      <w:r w:rsidR="00FC1105" w:rsidRPr="007E3B63">
        <w:rPr>
          <w:rFonts w:ascii="Garamond" w:hAnsi="Garamond"/>
          <w:color w:val="000000" w:themeColor="text1"/>
        </w:rPr>
        <w:t xml:space="preserve"> </w:t>
      </w:r>
    </w:p>
    <w:p w14:paraId="2AC82402" w14:textId="77777777" w:rsidR="00A173AF" w:rsidRPr="002F3665" w:rsidRDefault="00A173AF" w:rsidP="00A173AF">
      <w:pPr>
        <w:ind w:firstLine="360"/>
        <w:rPr>
          <w:ins w:id="39" w:author="Michael Jennions" w:date="2020-09-21T22:15:00Z"/>
          <w:rFonts w:ascii="Garamond" w:eastAsia="Times New Roman" w:hAnsi="Garamond" w:cs="Times New Roman"/>
          <w:color w:val="000000" w:themeColor="text1"/>
          <w:spacing w:val="-1"/>
        </w:rPr>
      </w:pPr>
    </w:p>
    <w:p w14:paraId="3A544D24" w14:textId="77777777" w:rsidR="007E3B63" w:rsidRDefault="007E3B63">
      <w:pPr>
        <w:rPr>
          <w:rFonts w:ascii="Garamond" w:hAnsi="Garamond"/>
          <w:b/>
          <w:color w:val="000000" w:themeColor="text1"/>
        </w:rPr>
      </w:pPr>
      <w:r>
        <w:rPr>
          <w:rFonts w:ascii="Garamond" w:hAnsi="Garamond"/>
          <w:b/>
          <w:color w:val="000000" w:themeColor="text1"/>
        </w:rPr>
        <w:br w:type="page"/>
      </w:r>
    </w:p>
    <w:p w14:paraId="24E6FAC6" w14:textId="0E200C88" w:rsidR="000C6F77" w:rsidRPr="007E3B63" w:rsidRDefault="000C6F77" w:rsidP="000C6F77">
      <w:pPr>
        <w:rPr>
          <w:rFonts w:ascii="Garamond" w:hAnsi="Garamond"/>
          <w:b/>
          <w:color w:val="000000" w:themeColor="text1"/>
        </w:rPr>
      </w:pPr>
      <w:commentRangeStart w:id="40"/>
      <w:r w:rsidRPr="007E3B63">
        <w:rPr>
          <w:rFonts w:ascii="Garamond" w:hAnsi="Garamond"/>
          <w:b/>
          <w:color w:val="000000" w:themeColor="text1"/>
        </w:rPr>
        <w:lastRenderedPageBreak/>
        <w:t>Introduction</w:t>
      </w:r>
      <w:commentRangeEnd w:id="40"/>
      <w:r w:rsidR="000D10DD">
        <w:rPr>
          <w:rStyle w:val="CommentReference"/>
        </w:rPr>
        <w:commentReference w:id="40"/>
      </w:r>
      <w:r w:rsidR="00F23502">
        <w:rPr>
          <w:rFonts w:ascii="Garamond" w:hAnsi="Garamond"/>
          <w:b/>
          <w:color w:val="000000" w:themeColor="text1"/>
        </w:rPr>
        <w:t xml:space="preserve"> </w:t>
      </w:r>
      <w:ins w:id="41" w:author="Lauren Harrison" w:date="2020-09-29T10:32:00Z">
        <w:r w:rsidR="000A3840">
          <w:rPr>
            <w:rFonts w:ascii="Garamond" w:hAnsi="Garamond"/>
            <w:b/>
            <w:color w:val="000000" w:themeColor="text1"/>
          </w:rPr>
          <w:t xml:space="preserve">need to cut 207 words </w:t>
        </w:r>
        <w:r w:rsidR="000A3840" w:rsidRPr="000A3840">
          <w:rPr>
            <w:rFonts w:ascii="Garamond" w:hAnsi="Garamond"/>
            <w:b/>
            <w:color w:val="000000" w:themeColor="text1"/>
          </w:rPr>
          <w:sym w:font="Wingdings" w:char="F04C"/>
        </w:r>
        <w:r w:rsidR="000A3840">
          <w:rPr>
            <w:rFonts w:ascii="Garamond" w:hAnsi="Garamond"/>
            <w:b/>
            <w:color w:val="000000" w:themeColor="text1"/>
          </w:rPr>
          <w:t xml:space="preserve"> </w:t>
        </w:r>
      </w:ins>
      <w:ins w:id="42" w:author="Lauren Harrison" w:date="2020-09-29T14:00:00Z">
        <w:r w:rsidR="0087404B">
          <w:rPr>
            <w:rFonts w:ascii="Garamond" w:hAnsi="Garamond"/>
            <w:b/>
            <w:color w:val="000000" w:themeColor="text1"/>
          </w:rPr>
          <w:t>but also needs that last paragraph too</w:t>
        </w:r>
      </w:ins>
    </w:p>
    <w:p w14:paraId="20BF7BC9" w14:textId="0C0FBB23" w:rsidR="00F2094A" w:rsidRPr="007E3B63" w:rsidRDefault="00F2094A" w:rsidP="000C6F77">
      <w:pPr>
        <w:rPr>
          <w:rFonts w:ascii="Garamond" w:hAnsi="Garamond"/>
          <w:i/>
          <w:color w:val="000000" w:themeColor="text1"/>
        </w:rPr>
      </w:pPr>
    </w:p>
    <w:p w14:paraId="3934D08B" w14:textId="348EE33E" w:rsidR="005B29D7" w:rsidRPr="00470F19" w:rsidRDefault="006D7664" w:rsidP="002A4A11">
      <w:pPr>
        <w:ind w:firstLine="360"/>
        <w:rPr>
          <w:rFonts w:ascii="Garamond" w:hAnsi="Garamond"/>
          <w:color w:val="000000" w:themeColor="text1"/>
        </w:rPr>
      </w:pPr>
      <w:r>
        <w:rPr>
          <w:rFonts w:ascii="Garamond" w:hAnsi="Garamond"/>
          <w:color w:val="000000" w:themeColor="text1"/>
        </w:rPr>
        <w:t>N</w:t>
      </w:r>
      <w:r w:rsidR="0068698A" w:rsidRPr="007E3B63">
        <w:rPr>
          <w:rFonts w:ascii="Garamond" w:hAnsi="Garamond"/>
          <w:color w:val="000000" w:themeColor="text1"/>
        </w:rPr>
        <w:t>umerous</w:t>
      </w:r>
      <w:r w:rsidR="00F2094A" w:rsidRPr="007E3B63">
        <w:rPr>
          <w:rFonts w:ascii="Garamond" w:hAnsi="Garamond"/>
          <w:color w:val="000000" w:themeColor="text1"/>
        </w:rPr>
        <w:t xml:space="preserve"> studies </w:t>
      </w:r>
      <w:r>
        <w:rPr>
          <w:rFonts w:ascii="Garamond" w:hAnsi="Garamond"/>
          <w:color w:val="000000" w:themeColor="text1"/>
        </w:rPr>
        <w:t xml:space="preserve">have </w:t>
      </w:r>
      <w:r w:rsidRPr="007E3B63">
        <w:rPr>
          <w:rFonts w:ascii="Garamond" w:hAnsi="Garamond"/>
          <w:color w:val="000000" w:themeColor="text1"/>
        </w:rPr>
        <w:t>quantifi</w:t>
      </w:r>
      <w:r>
        <w:rPr>
          <w:rFonts w:ascii="Garamond" w:hAnsi="Garamond"/>
          <w:color w:val="000000" w:themeColor="text1"/>
        </w:rPr>
        <w:t>ed</w:t>
      </w:r>
      <w:r w:rsidR="003B4F11" w:rsidRPr="007E3B63">
        <w:rPr>
          <w:rFonts w:ascii="Garamond" w:hAnsi="Garamond"/>
          <w:color w:val="000000" w:themeColor="text1"/>
        </w:rPr>
        <w:t xml:space="preserve"> average </w:t>
      </w:r>
      <w:r w:rsidR="00F2094A" w:rsidRPr="007E3B63">
        <w:rPr>
          <w:rFonts w:ascii="Garamond" w:hAnsi="Garamond"/>
          <w:color w:val="000000" w:themeColor="text1"/>
        </w:rPr>
        <w:t xml:space="preserve">differences between men and women in </w:t>
      </w:r>
      <w:r>
        <w:rPr>
          <w:rFonts w:ascii="Garamond" w:hAnsi="Garamond"/>
          <w:color w:val="000000" w:themeColor="text1"/>
        </w:rPr>
        <w:t xml:space="preserve">traits ranging from </w:t>
      </w:r>
      <w:r w:rsidR="00F65CB6">
        <w:rPr>
          <w:rFonts w:ascii="Garamond" w:hAnsi="Garamond"/>
          <w:color w:val="000000" w:themeColor="text1"/>
        </w:rPr>
        <w:t xml:space="preserve">height </w:t>
      </w:r>
      <w:r w:rsidR="00A173AF">
        <w:rPr>
          <w:rFonts w:ascii="Garamond" w:hAnsi="Garamond"/>
          <w:color w:val="000000" w:themeColor="text1"/>
        </w:rPr>
        <w:t xml:space="preserve">and physiology </w:t>
      </w:r>
      <w:r w:rsidR="00F65CB6">
        <w:rPr>
          <w:rFonts w:ascii="Garamond" w:hAnsi="Garamond"/>
          <w:color w:val="000000" w:themeColor="text1"/>
        </w:rPr>
        <w:t>to</w:t>
      </w:r>
      <w:r w:rsidR="00A173AF">
        <w:rPr>
          <w:rFonts w:ascii="Garamond" w:hAnsi="Garamond"/>
          <w:color w:val="000000" w:themeColor="text1"/>
        </w:rPr>
        <w:t>, more controversially,</w:t>
      </w:r>
      <w:r w:rsidR="00F65CB6">
        <w:rPr>
          <w:rFonts w:ascii="Garamond" w:hAnsi="Garamond"/>
          <w:color w:val="000000" w:themeColor="text1"/>
        </w:rPr>
        <w:t xml:space="preserve"> </w:t>
      </w:r>
      <w:r w:rsidR="00C661ED">
        <w:rPr>
          <w:rFonts w:ascii="Garamond" w:hAnsi="Garamond"/>
          <w:color w:val="000000" w:themeColor="text1"/>
        </w:rPr>
        <w:t>behaviour</w:t>
      </w:r>
      <w:r w:rsidR="00A173AF">
        <w:rPr>
          <w:rFonts w:ascii="Garamond" w:hAnsi="Garamond"/>
          <w:color w:val="000000" w:themeColor="text1"/>
        </w:rPr>
        <w:t>s</w:t>
      </w:r>
      <w:r w:rsidR="00F65CB6">
        <w:rPr>
          <w:rFonts w:ascii="Garamond" w:hAnsi="Garamond"/>
          <w:color w:val="000000" w:themeColor="text1"/>
        </w:rPr>
        <w:t xml:space="preserve">, </w:t>
      </w:r>
      <w:r w:rsidR="001121D8">
        <w:rPr>
          <w:rFonts w:ascii="Garamond" w:hAnsi="Garamond"/>
          <w:color w:val="000000" w:themeColor="text1"/>
        </w:rPr>
        <w:t>including</w:t>
      </w:r>
      <w:r w:rsidR="00F65CB6">
        <w:rPr>
          <w:rFonts w:ascii="Garamond" w:hAnsi="Garamond"/>
          <w:color w:val="000000" w:themeColor="text1"/>
        </w:rPr>
        <w:t xml:space="preserve"> intelligence and personality</w:t>
      </w:r>
      <w:r w:rsidR="00F2094A" w:rsidRPr="007E3B63">
        <w:rPr>
          <w:rFonts w:ascii="Garamond" w:hAnsi="Garamond"/>
          <w:color w:val="000000" w:themeColor="text1"/>
        </w:rPr>
        <w:t xml:space="preserve">. </w:t>
      </w:r>
      <w:r w:rsidR="00A173AF">
        <w:rPr>
          <w:rFonts w:ascii="Garamond" w:hAnsi="Garamond"/>
          <w:color w:val="000000" w:themeColor="text1"/>
        </w:rPr>
        <w:t>Far fewer studies</w:t>
      </w:r>
      <w:r w:rsidR="00F2094A" w:rsidRPr="007E3B63">
        <w:rPr>
          <w:rFonts w:ascii="Garamond" w:hAnsi="Garamond"/>
          <w:color w:val="000000" w:themeColor="text1"/>
        </w:rPr>
        <w:t xml:space="preserve"> </w:t>
      </w:r>
      <w:r w:rsidR="00A173AF">
        <w:rPr>
          <w:rFonts w:ascii="Garamond" w:hAnsi="Garamond"/>
          <w:color w:val="000000" w:themeColor="text1"/>
        </w:rPr>
        <w:t>have investigated</w:t>
      </w:r>
      <w:r w:rsidR="00170846">
        <w:rPr>
          <w:rFonts w:ascii="Garamond" w:hAnsi="Garamond"/>
          <w:color w:val="000000" w:themeColor="text1"/>
        </w:rPr>
        <w:t xml:space="preserve"> </w:t>
      </w:r>
      <w:r w:rsidR="00B86258" w:rsidRPr="007E3B63">
        <w:rPr>
          <w:rFonts w:ascii="Garamond" w:hAnsi="Garamond"/>
          <w:color w:val="000000" w:themeColor="text1"/>
        </w:rPr>
        <w:t xml:space="preserve">sex </w:t>
      </w:r>
      <w:r w:rsidR="00F2094A" w:rsidRPr="007E3B63">
        <w:rPr>
          <w:rFonts w:ascii="Garamond" w:hAnsi="Garamond"/>
          <w:color w:val="000000" w:themeColor="text1"/>
        </w:rPr>
        <w:t xml:space="preserve">differences in </w:t>
      </w:r>
      <w:r w:rsidR="006F3BE6">
        <w:rPr>
          <w:rFonts w:ascii="Garamond" w:hAnsi="Garamond"/>
          <w:color w:val="000000" w:themeColor="text1"/>
        </w:rPr>
        <w:t xml:space="preserve">humans in </w:t>
      </w:r>
      <w:r w:rsidR="00F2094A" w:rsidRPr="007E3B63">
        <w:rPr>
          <w:rFonts w:ascii="Garamond" w:hAnsi="Garamond"/>
          <w:color w:val="000000" w:themeColor="text1"/>
        </w:rPr>
        <w:t xml:space="preserve">variability </w:t>
      </w:r>
      <w:r w:rsidR="003B4F11" w:rsidRPr="007E3B63">
        <w:rPr>
          <w:rFonts w:ascii="Garamond" w:hAnsi="Garamond"/>
          <w:color w:val="000000" w:themeColor="text1"/>
        </w:rPr>
        <w:t xml:space="preserve">among individuals </w:t>
      </w:r>
      <w:r w:rsidR="00723750">
        <w:rPr>
          <w:rFonts w:ascii="Garamond" w:hAnsi="Garamond"/>
          <w:color w:val="000000" w:themeColor="text1"/>
        </w:rPr>
        <w:t>(but see</w:t>
      </w:r>
      <w:del w:id="43" w:author="Lauren Harrison" w:date="2020-09-26T15:29:00Z">
        <w:r w:rsidR="00723750" w:rsidDel="00207C42">
          <w:rPr>
            <w:rFonts w:ascii="Garamond" w:hAnsi="Garamond"/>
            <w:color w:val="000000" w:themeColor="text1"/>
          </w:rPr>
          <w:delText xml:space="preserve"> </w:delText>
        </w:r>
      </w:del>
      <w:r w:rsidR="003B4F11" w:rsidRPr="007E3B63">
        <w:rPr>
          <w:rFonts w:ascii="Garamond" w:hAnsi="Garamond"/>
          <w:color w:val="000000" w:themeColor="text1"/>
        </w:rPr>
        <w:fldChar w:fldCharType="begin" w:fldLock="1"/>
      </w:r>
      <w:r w:rsidR="00723750">
        <w:rPr>
          <w:rFonts w:ascii="Garamond" w:hAnsi="Garamond"/>
          <w:color w:val="000000" w:themeColor="text1"/>
        </w:rPr>
        <w:instrText>ADDIN CSL_CITATION {"citationItems":[{"id":"ITEM-1","itemData":{"DOI":"10.1002/dev.20358","ISSN":"00121630","abstract":"Human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Psychobiology","id":"ITEM-1","issue":"2","issued":{"date-parts":[["2009"]]},"page":"198-206","title":"Greater intrasex phenotype variability in males than in females is a fundamental aspect of the gender differences in humans","type":"article-journal","volume":"51"},"uris":["http://www.mendeley.com/documents/?uuid=e9bc1203-d784-434b-8dfc-d2149e2361a4"]}],"mendeley":{"formattedCitation":"&lt;sup&gt;1&lt;/sup&gt;","plainTextFormattedCitation":"1","previouslyFormattedCitation":"&lt;sup&gt;1&lt;/sup&gt;"},"properties":{"noteIndex":0},"schema":"https://github.com/citation-style-language/schema/raw/master/csl-citation.json"}</w:instrText>
      </w:r>
      <w:r w:rsidR="003B4F11" w:rsidRPr="007E3B63">
        <w:rPr>
          <w:rFonts w:ascii="Garamond" w:hAnsi="Garamond"/>
          <w:color w:val="000000" w:themeColor="text1"/>
        </w:rPr>
        <w:fldChar w:fldCharType="separate"/>
      </w:r>
      <w:r w:rsidR="00723750" w:rsidRPr="00723750">
        <w:rPr>
          <w:rFonts w:ascii="Garamond" w:hAnsi="Garamond"/>
          <w:noProof/>
          <w:color w:val="000000" w:themeColor="text1"/>
          <w:vertAlign w:val="superscript"/>
        </w:rPr>
        <w:t>1</w:t>
      </w:r>
      <w:r w:rsidR="003B4F11" w:rsidRPr="007E3B63">
        <w:rPr>
          <w:rFonts w:ascii="Garamond" w:hAnsi="Garamond"/>
          <w:color w:val="000000" w:themeColor="text1"/>
        </w:rPr>
        <w:fldChar w:fldCharType="end"/>
      </w:r>
      <w:r w:rsidR="00723750">
        <w:rPr>
          <w:rFonts w:ascii="Garamond" w:hAnsi="Garamond"/>
          <w:color w:val="000000" w:themeColor="text1"/>
        </w:rPr>
        <w:t>)</w:t>
      </w:r>
      <w:r w:rsidR="003B4F11" w:rsidRPr="007E3B63">
        <w:rPr>
          <w:rFonts w:ascii="Garamond" w:hAnsi="Garamond"/>
          <w:color w:val="000000" w:themeColor="text1"/>
        </w:rPr>
        <w:t xml:space="preserve">. </w:t>
      </w:r>
      <w:r w:rsidR="006F3BE6">
        <w:rPr>
          <w:rFonts w:ascii="Garamond" w:hAnsi="Garamond"/>
          <w:color w:val="000000" w:themeColor="text1"/>
        </w:rPr>
        <w:t>R</w:t>
      </w:r>
      <w:r w:rsidR="00A701C8">
        <w:rPr>
          <w:rFonts w:ascii="Garamond" w:hAnsi="Garamond"/>
          <w:color w:val="000000" w:themeColor="text1"/>
        </w:rPr>
        <w:t>ecently, h</w:t>
      </w:r>
      <w:r w:rsidR="00A173AF">
        <w:rPr>
          <w:rFonts w:ascii="Garamond" w:hAnsi="Garamond"/>
          <w:color w:val="000000" w:themeColor="text1"/>
        </w:rPr>
        <w:t>owever</w:t>
      </w:r>
      <w:r w:rsidR="00F65CB6">
        <w:rPr>
          <w:rFonts w:ascii="Garamond" w:hAnsi="Garamond"/>
          <w:color w:val="000000" w:themeColor="text1"/>
        </w:rPr>
        <w:t>, s</w:t>
      </w:r>
      <w:r w:rsidR="003B4F11" w:rsidRPr="007E3B63">
        <w:rPr>
          <w:rFonts w:ascii="Garamond" w:hAnsi="Garamond"/>
          <w:color w:val="000000" w:themeColor="text1"/>
        </w:rPr>
        <w:t>ex differences in behavioural variability</w:t>
      </w:r>
      <w:r w:rsidR="00A651D1">
        <w:rPr>
          <w:rFonts w:ascii="Garamond" w:hAnsi="Garamond"/>
          <w:color w:val="000000" w:themeColor="text1"/>
        </w:rPr>
        <w:t>,</w:t>
      </w:r>
      <w:r w:rsidR="006F2770">
        <w:rPr>
          <w:rFonts w:ascii="Garamond" w:hAnsi="Garamond"/>
          <w:color w:val="000000" w:themeColor="text1"/>
        </w:rPr>
        <w:t xml:space="preserve"> and</w:t>
      </w:r>
      <w:r w:rsidR="00A651D1">
        <w:rPr>
          <w:rFonts w:ascii="Garamond" w:hAnsi="Garamond"/>
          <w:color w:val="000000" w:themeColor="text1"/>
        </w:rPr>
        <w:t xml:space="preserve"> </w:t>
      </w:r>
      <w:r w:rsidR="006F3BE6">
        <w:rPr>
          <w:rFonts w:ascii="Garamond" w:hAnsi="Garamond"/>
          <w:color w:val="000000" w:themeColor="text1"/>
        </w:rPr>
        <w:t>the</w:t>
      </w:r>
      <w:r w:rsidR="003B4F11" w:rsidRPr="007E3B63">
        <w:rPr>
          <w:rFonts w:ascii="Garamond" w:hAnsi="Garamond"/>
          <w:color w:val="000000" w:themeColor="text1"/>
        </w:rPr>
        <w:t xml:space="preserve"> underlying causes</w:t>
      </w:r>
      <w:r w:rsidR="00F65CB6">
        <w:rPr>
          <w:rFonts w:ascii="Garamond" w:hAnsi="Garamond"/>
          <w:color w:val="000000" w:themeColor="text1"/>
        </w:rPr>
        <w:t xml:space="preserve"> </w:t>
      </w:r>
      <w:r w:rsidR="00A651D1">
        <w:rPr>
          <w:rFonts w:ascii="Garamond" w:hAnsi="Garamond"/>
          <w:color w:val="000000" w:themeColor="text1"/>
        </w:rPr>
        <w:t>and the possible consequences</w:t>
      </w:r>
      <w:r w:rsidR="006F2770">
        <w:rPr>
          <w:rFonts w:ascii="Garamond" w:hAnsi="Garamond"/>
          <w:color w:val="000000" w:themeColor="text1"/>
        </w:rPr>
        <w:t>,</w:t>
      </w:r>
      <w:r w:rsidR="00A651D1">
        <w:rPr>
          <w:rFonts w:ascii="Garamond" w:hAnsi="Garamond"/>
          <w:color w:val="000000" w:themeColor="text1"/>
        </w:rPr>
        <w:t xml:space="preserve"> </w:t>
      </w:r>
      <w:r w:rsidR="00F65CB6">
        <w:rPr>
          <w:rFonts w:ascii="Garamond" w:hAnsi="Garamond"/>
          <w:color w:val="000000" w:themeColor="text1"/>
        </w:rPr>
        <w:t xml:space="preserve">have </w:t>
      </w:r>
      <w:r w:rsidR="00E70612">
        <w:rPr>
          <w:rFonts w:ascii="Garamond" w:hAnsi="Garamond"/>
          <w:color w:val="000000" w:themeColor="text1"/>
        </w:rPr>
        <w:t xml:space="preserve">been </w:t>
      </w:r>
      <w:r w:rsidR="006F3BE6">
        <w:rPr>
          <w:rFonts w:ascii="Garamond" w:hAnsi="Garamond"/>
          <w:color w:val="000000" w:themeColor="text1"/>
        </w:rPr>
        <w:t>widely</w:t>
      </w:r>
      <w:r w:rsidR="00E70612">
        <w:rPr>
          <w:rFonts w:ascii="Garamond" w:hAnsi="Garamond"/>
          <w:color w:val="000000" w:themeColor="text1"/>
        </w:rPr>
        <w:t xml:space="preserve"> discuss</w:t>
      </w:r>
      <w:r w:rsidR="00FC77DA">
        <w:rPr>
          <w:rFonts w:ascii="Garamond" w:hAnsi="Garamond"/>
          <w:color w:val="000000" w:themeColor="text1"/>
        </w:rPr>
        <w:t>ed</w:t>
      </w:r>
      <w:r w:rsidR="00E70612">
        <w:rPr>
          <w:rFonts w:ascii="Garamond" w:hAnsi="Garamond"/>
          <w:color w:val="000000" w:themeColor="text1"/>
        </w:rPr>
        <w:t xml:space="preserve"> in </w:t>
      </w:r>
      <w:r w:rsidR="00A651D1">
        <w:rPr>
          <w:rFonts w:ascii="Garamond" w:hAnsi="Garamond"/>
          <w:color w:val="000000" w:themeColor="text1"/>
        </w:rPr>
        <w:t>the social sciences</w:t>
      </w:r>
      <w:del w:id="44" w:author="Lauren Harrison" w:date="2020-09-26T15:29:00Z">
        <w:r w:rsidR="006F3BE6" w:rsidDel="00207C42">
          <w:rPr>
            <w:rFonts w:ascii="Garamond" w:hAnsi="Garamond"/>
            <w:color w:val="000000" w:themeColor="text1"/>
          </w:rPr>
          <w:delText xml:space="preserve"> </w:delText>
        </w:r>
      </w:del>
      <w:r w:rsidR="00723750">
        <w:rPr>
          <w:rFonts w:ascii="Garamond" w:hAnsi="Garamond"/>
          <w:color w:val="000000" w:themeColor="text1"/>
        </w:rPr>
        <w:fldChar w:fldCharType="begin" w:fldLock="1"/>
      </w:r>
      <w:r w:rsidR="00723750">
        <w:rPr>
          <w:rFonts w:ascii="Garamond" w:hAnsi="Garamond"/>
          <w:color w:val="000000" w:themeColor="text1"/>
        </w:rPr>
        <w:instrText>ADDIN CSL_CITATION {"citationItems":[{"id":"ITEM-1","itemData":{"DOI":"10.31234/osf.io/ms524","author":[{"dropping-particle":"","family":"Stewart-Williams","given":"Steve","non-dropping-particle":"","parse-names":false,"suffix":""},{"dropping-particle":"","family":"Halsey","given":"Lewis G","non-dropping-particle":"","parse-names":false,"suffix":""}],"container-title":"PsyArXiv","id":"ITEM-1","issued":{"date-parts":[["2018"]]},"title":"Men, Women, and STEM: Why the Differences and What Should Be Done?","type":"article-journal"},"uris":["http://www.mendeley.com/documents/?uuid=3699ceaa-7b95-473a-adaf-612b2a6f0a64"]}],"mendeley":{"formattedCitation":"&lt;sup&gt;2&lt;/sup&gt;","plainTextFormattedCitation":"2","previouslyFormattedCitation":"&lt;sup&gt;2&lt;/sup&gt;"},"properties":{"noteIndex":0},"schema":"https://github.com/citation-style-language/schema/raw/master/csl-citation.json"}</w:instrText>
      </w:r>
      <w:r w:rsidR="00723750">
        <w:rPr>
          <w:rFonts w:ascii="Garamond" w:hAnsi="Garamond"/>
          <w:color w:val="000000" w:themeColor="text1"/>
        </w:rPr>
        <w:fldChar w:fldCharType="separate"/>
      </w:r>
      <w:r w:rsidR="00723750" w:rsidRPr="00723750">
        <w:rPr>
          <w:rFonts w:ascii="Garamond" w:hAnsi="Garamond"/>
          <w:noProof/>
          <w:color w:val="000000" w:themeColor="text1"/>
          <w:vertAlign w:val="superscript"/>
        </w:rPr>
        <w:t>2</w:t>
      </w:r>
      <w:r w:rsidR="00723750">
        <w:rPr>
          <w:rFonts w:ascii="Garamond" w:hAnsi="Garamond"/>
          <w:color w:val="000000" w:themeColor="text1"/>
        </w:rPr>
        <w:fldChar w:fldCharType="end"/>
      </w:r>
      <w:r w:rsidR="003B4F11" w:rsidRPr="00470F19">
        <w:rPr>
          <w:rFonts w:ascii="Garamond" w:hAnsi="Garamond"/>
          <w:color w:val="000000" w:themeColor="text1"/>
        </w:rPr>
        <w:t xml:space="preserve">. For example, sex differences in variability in </w:t>
      </w:r>
      <w:r w:rsidR="00B86258" w:rsidRPr="00470F19">
        <w:rPr>
          <w:rFonts w:ascii="Garamond" w:hAnsi="Garamond"/>
          <w:color w:val="000000" w:themeColor="text1"/>
        </w:rPr>
        <w:t>academic performance</w:t>
      </w:r>
      <w:del w:id="45" w:author="Lauren Harrison" w:date="2020-09-26T15:29:00Z">
        <w:r w:rsidR="00B86258" w:rsidRPr="00470F19" w:rsidDel="00207C42">
          <w:rPr>
            <w:rFonts w:ascii="Garamond" w:hAnsi="Garamond"/>
            <w:color w:val="000000" w:themeColor="text1"/>
          </w:rPr>
          <w:delText xml:space="preserve"> </w:delText>
        </w:r>
      </w:del>
      <w:r w:rsidR="00F23547" w:rsidRPr="00470F19">
        <w:rPr>
          <w:rFonts w:ascii="Garamond" w:hAnsi="Garamond"/>
          <w:color w:val="000000" w:themeColor="text1"/>
        </w:rPr>
        <w:fldChar w:fldCharType="begin" w:fldLock="1"/>
      </w:r>
      <w:r w:rsidR="00723750">
        <w:rPr>
          <w:rFonts w:ascii="Garamond" w:hAnsi="Garamond"/>
          <w:color w:val="000000" w:themeColor="text1"/>
        </w:rPr>
        <w:instrText>ADDIN CSL_CITATION {"citationItems":[{"id":"ITEM-1","itemData":{"DOI":"10.1126/science.1162573","ISSN":"00368075","abstract":"International testing results show greater variance in boys' scores than in girls' scores.","author":[{"dropping-particle":"","family":"Machin","given":"Stephen","non-dropping-particle":"","parse-names":false,"suffix":""},{"dropping-particle":"","family":"Pekkarinen","given":"Tuomas","non-dropping-particle":"","parse-names":false,"suffix":""}],"container-title":"Science","id":"ITEM-1","issue":"5906","issued":{"date-parts":[["2008"]]},"page":"1331-1332","title":"Assessment: Global sex differences in test score variability","type":"article-journal","volume":"322"},"uris":["http://www.mendeley.com/documents/?uuid=149b1218-abeb-4ad7-95fe-041b0f17bff9"]}],"mendeley":{"formattedCitation":"&lt;sup&gt;3&lt;/sup&gt;","plainTextFormattedCitation":"3","previouslyFormattedCitation":"&lt;sup&gt;3&lt;/sup&gt;"},"properties":{"noteIndex":0},"schema":"https://github.com/citation-style-language/schema/raw/master/csl-citation.json"}</w:instrText>
      </w:r>
      <w:r w:rsidR="00F23547" w:rsidRPr="00470F19">
        <w:rPr>
          <w:rFonts w:ascii="Garamond" w:hAnsi="Garamond"/>
          <w:color w:val="000000" w:themeColor="text1"/>
        </w:rPr>
        <w:fldChar w:fldCharType="separate"/>
      </w:r>
      <w:r w:rsidR="00723750" w:rsidRPr="00723750">
        <w:rPr>
          <w:rFonts w:ascii="Garamond" w:hAnsi="Garamond"/>
          <w:noProof/>
          <w:color w:val="000000" w:themeColor="text1"/>
          <w:vertAlign w:val="superscript"/>
        </w:rPr>
        <w:t>3</w:t>
      </w:r>
      <w:r w:rsidR="00F23547" w:rsidRPr="00470F19">
        <w:rPr>
          <w:rFonts w:ascii="Garamond" w:hAnsi="Garamond"/>
          <w:color w:val="000000" w:themeColor="text1"/>
        </w:rPr>
        <w:fldChar w:fldCharType="end"/>
      </w:r>
      <w:r w:rsidR="00F23547" w:rsidRPr="00470F19">
        <w:rPr>
          <w:rFonts w:ascii="Garamond" w:hAnsi="Garamond"/>
          <w:color w:val="000000" w:themeColor="text1"/>
        </w:rPr>
        <w:t xml:space="preserve"> </w:t>
      </w:r>
      <w:r w:rsidR="000B629A" w:rsidRPr="00470F19">
        <w:rPr>
          <w:rFonts w:ascii="Garamond" w:hAnsi="Garamond"/>
          <w:color w:val="000000" w:themeColor="text1"/>
        </w:rPr>
        <w:t>or in</w:t>
      </w:r>
      <w:r w:rsidR="00B86258" w:rsidRPr="00470F19">
        <w:rPr>
          <w:rFonts w:ascii="Garamond" w:hAnsi="Garamond"/>
          <w:color w:val="000000" w:themeColor="text1"/>
        </w:rPr>
        <w:t xml:space="preserve"> the classroom</w:t>
      </w:r>
      <w:del w:id="46" w:author="Lauren Harrison" w:date="2020-09-26T15:59:00Z">
        <w:r w:rsidR="00B86258" w:rsidRPr="00470F19" w:rsidDel="006A05E7">
          <w:rPr>
            <w:rFonts w:ascii="Garamond" w:hAnsi="Garamond"/>
            <w:color w:val="000000" w:themeColor="text1"/>
          </w:rPr>
          <w:delText xml:space="preserve"> </w:delText>
        </w:r>
      </w:del>
      <w:r w:rsidR="00F23547" w:rsidRPr="00470F19">
        <w:rPr>
          <w:rFonts w:ascii="Garamond" w:hAnsi="Garamond"/>
          <w:color w:val="000000" w:themeColor="text1"/>
        </w:rPr>
        <w:fldChar w:fldCharType="begin" w:fldLock="1"/>
      </w:r>
      <w:r w:rsidR="00723750">
        <w:rPr>
          <w:rFonts w:ascii="Garamond" w:hAnsi="Garamond"/>
          <w:color w:val="000000" w:themeColor="text1"/>
        </w:rPr>
        <w:instrText>ADDIN CSL_CITATION {"citationItems":[{"id":"ITEM-1","itemData":{"DOI":"10.1038/s41467-018-06292-0","ISBN":"4146701806292","ISSN":"20411723","PMID":"5169341","abstract":"Fewer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Communications","id":"ITEM-1","issue":"1","issued":{"date-parts":[["2018"]]},"publisher":"Springer US","title":"Gender differences in individual variation in academic grades fail to fit expected patterns for STEM","type":"article-journal","volume":"9"},"uris":["http://www.mendeley.com/documents/?uuid=8bf6cb0a-ee3c-4097-9b88-93ca4516e809"]},{"id":"ITEM-2","itemData":{"DOI":"10.1186/s40536-019-0070-9","ISSN":"21960739","abstract":"A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Education","id":"ITEM-2","issue":"1","issued":{"date-parts":[["2019"]]},"publisher":"Springer US","title":"Sex differences in variability across nations in reading, mathematics and science: a meta-analytic extension of Baye and Monseur (2016)","type":"article-journal","volume":"7"},"uris":["http://www.mendeley.com/documents/?uuid=5fde5dd3-4e27-4245-84fe-a2894652edd3"]},{"id":"ITEM-3","itemData":{"DOI":"10.1186/s40536-015-0015-x","ISSN":"21960739","abstract":"This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Education","id":"ITEM-3","issue":"1","issued":{"date-parts":[["2016"]]},"page":"1-16","publisher":"Springer US","title":"Gender differences in variability and extreme scores in an international context","type":"article-journal","volume":"4"},"uris":["http://www.mendeley.com/documents/?uuid=a76392a2-302c-49ba-a3bd-5be00daf9354"]}],"mendeley":{"formattedCitation":"&lt;sup&gt;4–6&lt;/sup&gt;","plainTextFormattedCitation":"4–6","previouslyFormattedCitation":"&lt;sup&gt;4–6&lt;/sup&gt;"},"properties":{"noteIndex":0},"schema":"https://github.com/citation-style-language/schema/raw/master/csl-citation.json"}</w:instrText>
      </w:r>
      <w:r w:rsidR="00F23547" w:rsidRPr="00470F19">
        <w:rPr>
          <w:rFonts w:ascii="Garamond" w:hAnsi="Garamond"/>
          <w:color w:val="000000" w:themeColor="text1"/>
        </w:rPr>
        <w:fldChar w:fldCharType="separate"/>
      </w:r>
      <w:r w:rsidR="00723750" w:rsidRPr="00723750">
        <w:rPr>
          <w:rFonts w:ascii="Garamond" w:hAnsi="Garamond"/>
          <w:noProof/>
          <w:color w:val="000000" w:themeColor="text1"/>
          <w:vertAlign w:val="superscript"/>
        </w:rPr>
        <w:t>4–6</w:t>
      </w:r>
      <w:r w:rsidR="00F23547" w:rsidRPr="00470F19">
        <w:rPr>
          <w:rFonts w:ascii="Garamond" w:hAnsi="Garamond"/>
          <w:color w:val="000000" w:themeColor="text1"/>
        </w:rPr>
        <w:fldChar w:fldCharType="end"/>
      </w:r>
      <w:r w:rsidR="00E70612" w:rsidRPr="00470F19">
        <w:rPr>
          <w:rFonts w:ascii="Garamond" w:hAnsi="Garamond"/>
          <w:color w:val="000000" w:themeColor="text1"/>
        </w:rPr>
        <w:t xml:space="preserve"> </w:t>
      </w:r>
      <w:r w:rsidR="006F3BE6">
        <w:rPr>
          <w:rFonts w:ascii="Garamond" w:hAnsi="Garamond"/>
          <w:color w:val="000000" w:themeColor="text1"/>
        </w:rPr>
        <w:t>have been</w:t>
      </w:r>
      <w:r w:rsidR="006F3BE6" w:rsidRPr="00470F19">
        <w:rPr>
          <w:rFonts w:ascii="Garamond" w:hAnsi="Garamond"/>
          <w:color w:val="000000" w:themeColor="text1"/>
        </w:rPr>
        <w:t xml:space="preserve"> </w:t>
      </w:r>
      <w:r w:rsidR="0068698A" w:rsidRPr="00470F19">
        <w:rPr>
          <w:rFonts w:ascii="Garamond" w:hAnsi="Garamond"/>
          <w:color w:val="000000" w:themeColor="text1"/>
        </w:rPr>
        <w:t>linked</w:t>
      </w:r>
      <w:r w:rsidR="00B86258" w:rsidRPr="00470F19">
        <w:rPr>
          <w:rFonts w:ascii="Garamond" w:hAnsi="Garamond"/>
          <w:color w:val="000000" w:themeColor="text1"/>
        </w:rPr>
        <w:t xml:space="preserve"> </w:t>
      </w:r>
      <w:r w:rsidR="0068698A" w:rsidRPr="00470F19">
        <w:rPr>
          <w:rFonts w:ascii="Garamond" w:hAnsi="Garamond"/>
          <w:color w:val="000000" w:themeColor="text1"/>
        </w:rPr>
        <w:t>to</w:t>
      </w:r>
      <w:r w:rsidR="00B86258" w:rsidRPr="00470F19">
        <w:rPr>
          <w:rFonts w:ascii="Garamond" w:hAnsi="Garamond"/>
          <w:color w:val="000000" w:themeColor="text1"/>
        </w:rPr>
        <w:t xml:space="preserve"> </w:t>
      </w:r>
      <w:r w:rsidR="0068698A" w:rsidRPr="00470F19">
        <w:rPr>
          <w:rFonts w:ascii="Garamond" w:hAnsi="Garamond"/>
          <w:color w:val="000000" w:themeColor="text1"/>
        </w:rPr>
        <w:t xml:space="preserve">reported </w:t>
      </w:r>
      <w:r w:rsidR="00B86258" w:rsidRPr="00470F19">
        <w:rPr>
          <w:rFonts w:ascii="Garamond" w:hAnsi="Garamond"/>
          <w:color w:val="000000" w:themeColor="text1"/>
        </w:rPr>
        <w:t xml:space="preserve">sex differences in variability in </w:t>
      </w:r>
      <w:r w:rsidR="009A1BC7" w:rsidRPr="00470F19">
        <w:rPr>
          <w:rFonts w:ascii="Garamond" w:hAnsi="Garamond"/>
          <w:color w:val="000000" w:themeColor="text1"/>
        </w:rPr>
        <w:t>intelligence</w:t>
      </w:r>
      <w:del w:id="47" w:author="Lauren Harrison" w:date="2020-09-26T15:29:00Z">
        <w:r w:rsidR="009A1BC7" w:rsidRPr="00470F19" w:rsidDel="00207C42">
          <w:rPr>
            <w:rFonts w:ascii="Garamond" w:hAnsi="Garamond"/>
            <w:color w:val="000000" w:themeColor="text1"/>
          </w:rPr>
          <w:delText xml:space="preserve"> </w:delText>
        </w:r>
      </w:del>
      <w:r w:rsidR="009A1BC7" w:rsidRPr="00470F19">
        <w:rPr>
          <w:rFonts w:ascii="Garamond" w:hAnsi="Garamond"/>
          <w:color w:val="000000" w:themeColor="text1"/>
        </w:rPr>
        <w:fldChar w:fldCharType="begin" w:fldLock="1"/>
      </w:r>
      <w:r w:rsidR="00215ECE">
        <w:rPr>
          <w:rFonts w:ascii="Garamond" w:hAnsi="Garamond"/>
          <w:color w:val="000000" w:themeColor="text1"/>
        </w:rPr>
        <w:instrText>ADDIN CSL_CITATION {"citationItems":[{"id":"ITEM-1","itemData":{"DOI":"10.1016/j.paid.2005.11.027","ISSN":"01918869","abstract":"Why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Differences","id":"ITEM-1","issue":"1","issued":{"date-parts":[["2006"]]},"page":"39-48","title":"Sex differences in variance of intelligence across childhood","type":"article-journal","volume":"41"},"uris":["http://www.mendeley.com/documents/?uuid=5109a522-2960-4fae-a9ee-b728714c3ca6"]},{"id":"ITEM-2","itemData":{"DOI":"10.1111/j.1745-6924.2008.00096.x","ISSN":"17456924","abstract":"The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Science","id":"ITEM-2","issue":"6","issued":{"date-parts":[["2008"]]},"page":"518-531","title":"Sex Differences in Variability in General Intelligence: A New Look at the Old Question","type":"article-journal","volume":"3"},"uris":["http://www.mendeley.com/documents/?uuid=b947f25f-deec-4898-84f7-81f1360eb4d0"]}],"mendeley":{"formattedCitation":"&lt;sup&gt;7,8&lt;/sup&gt;","plainTextFormattedCitation":"7,8","previouslyFormattedCitation":"&lt;sup&gt;7,8&lt;/sup&gt;"},"properties":{"noteIndex":0},"schema":"https://github.com/citation-style-language/schema/raw/master/csl-citation.json"}</w:instrText>
      </w:r>
      <w:r w:rsidR="009A1BC7" w:rsidRPr="00470F19">
        <w:rPr>
          <w:rFonts w:ascii="Garamond" w:hAnsi="Garamond"/>
          <w:color w:val="000000" w:themeColor="text1"/>
        </w:rPr>
        <w:fldChar w:fldCharType="separate"/>
      </w:r>
      <w:r w:rsidR="00723750" w:rsidRPr="00723750">
        <w:rPr>
          <w:rFonts w:ascii="Garamond" w:hAnsi="Garamond"/>
          <w:noProof/>
          <w:color w:val="000000" w:themeColor="text1"/>
          <w:vertAlign w:val="superscript"/>
        </w:rPr>
        <w:t>7,8</w:t>
      </w:r>
      <w:r w:rsidR="009A1BC7" w:rsidRPr="00470F19">
        <w:rPr>
          <w:rFonts w:ascii="Garamond" w:hAnsi="Garamond"/>
          <w:color w:val="000000" w:themeColor="text1"/>
        </w:rPr>
        <w:fldChar w:fldCharType="end"/>
      </w:r>
      <w:r w:rsidR="009A1BC7" w:rsidRPr="00470F19">
        <w:rPr>
          <w:rFonts w:ascii="Garamond" w:hAnsi="Garamond"/>
          <w:color w:val="000000" w:themeColor="text1"/>
        </w:rPr>
        <w:t>, creativity</w:t>
      </w:r>
      <w:del w:id="48" w:author="Lauren Harrison" w:date="2020-09-26T15:29:00Z">
        <w:r w:rsidR="009A1BC7" w:rsidRPr="00470F19" w:rsidDel="00207C42">
          <w:rPr>
            <w:rFonts w:ascii="Garamond" w:hAnsi="Garamond"/>
            <w:color w:val="000000" w:themeColor="text1"/>
          </w:rPr>
          <w:delText xml:space="preserve"> </w:delText>
        </w:r>
      </w:del>
      <w:r w:rsidR="009A1BC7" w:rsidRPr="00470F19">
        <w:rPr>
          <w:rFonts w:ascii="Garamond" w:hAnsi="Garamond"/>
          <w:color w:val="000000" w:themeColor="text1"/>
        </w:rPr>
        <w:fldChar w:fldCharType="begin" w:fldLock="1"/>
      </w:r>
      <w:r w:rsidR="000D08D7">
        <w:rPr>
          <w:rFonts w:ascii="Garamond" w:hAnsi="Garamond"/>
          <w:color w:val="000000" w:themeColor="text1"/>
        </w:rPr>
        <w:instrText>ADDIN CSL_CITATION {"citationItems":[{"id":"ITEM-1","itemData":{"DOI":"10.1016/j.paid.2014.07.021","ISSN":"01918869","abstract":"This study retested the greater male variability hypothesis in creative thinking with Chinese samples from both urban and rural areas in mainland China. The test for creative thinking-drawing production (TCT-DP) was used as the measure of students' creativity. The samples consisted of 630 primary students from an urban area and 515 primary students from a rural area. Although the results of the study supported the greater male variability hypothesis in urban and rural samples, the male superiority pattern was supported only in the urban sample. The results of the means analysis further supported that the pattern of male superiority was only present in urban populations. Therefore, the greater male variability hypothesis in creativity has received consistent support in studies of Chinese samples, while the male superiority pattern varied across the samples. Plausible explanations and implications of the findings are discussed.","author":[{"dropping-particle":"","family":"Ju","given":"Chengting","non-dropping-particle":"","parse-names":false,"suffix":""},{"dropping-particle":"","family":"Duan","given":"Yuxi","non-dropping-particle":"","parse-names":false,"suffix":""},{"dropping-particle":"","family":"You","given":"Xuqun","non-dropping-particle":"","parse-names":false,"suffix":""}],"container-title":"Personality and Individual Differences","id":"ITEM-1","issued":{"date-parts":[["2015"]]},"page":"85-89","publisher":"Elsevier Ltd","title":"Retesting the greater male variability hypothesis in mainland China: A cross-regional study","type":"article-journal","volume":"72"},"uris":["http://www.mendeley.com/documents/?uuid=beb47581-8b0b-4d2d-a183-080c5cf6c024"]}],"mendeley":{"formattedCitation":"&lt;sup&gt;9&lt;/sup&gt;","plainTextFormattedCitation":"9","previouslyFormattedCitation":"&lt;sup&gt;9&lt;/sup&gt;"},"properties":{"noteIndex":0},"schema":"https://github.com/citation-style-language/schema/raw/master/csl-citation.json"}</w:instrText>
      </w:r>
      <w:r w:rsidR="009A1BC7" w:rsidRPr="00470F19">
        <w:rPr>
          <w:rFonts w:ascii="Garamond" w:hAnsi="Garamond"/>
          <w:color w:val="000000" w:themeColor="text1"/>
        </w:rPr>
        <w:fldChar w:fldCharType="separate"/>
      </w:r>
      <w:r w:rsidR="00207C42" w:rsidRPr="00207C42">
        <w:rPr>
          <w:rFonts w:ascii="Garamond" w:hAnsi="Garamond"/>
          <w:noProof/>
          <w:color w:val="000000" w:themeColor="text1"/>
          <w:vertAlign w:val="superscript"/>
        </w:rPr>
        <w:t>9</w:t>
      </w:r>
      <w:r w:rsidR="009A1BC7" w:rsidRPr="00470F19">
        <w:rPr>
          <w:rFonts w:ascii="Garamond" w:hAnsi="Garamond"/>
          <w:color w:val="000000" w:themeColor="text1"/>
        </w:rPr>
        <w:fldChar w:fldCharType="end"/>
      </w:r>
      <w:r w:rsidR="00B86258" w:rsidRPr="00470F19">
        <w:rPr>
          <w:rFonts w:ascii="Garamond" w:hAnsi="Garamond"/>
          <w:color w:val="000000" w:themeColor="text1"/>
        </w:rPr>
        <w:t>,</w:t>
      </w:r>
      <w:r w:rsidR="005B29D7" w:rsidRPr="00470F19">
        <w:rPr>
          <w:rFonts w:ascii="Garamond" w:hAnsi="Garamond"/>
          <w:color w:val="000000" w:themeColor="text1"/>
        </w:rPr>
        <w:t xml:space="preserve"> </w:t>
      </w:r>
      <w:r w:rsidR="009A1BC7" w:rsidRPr="00470F19">
        <w:rPr>
          <w:rFonts w:ascii="Garamond" w:hAnsi="Garamond"/>
          <w:color w:val="000000" w:themeColor="text1"/>
        </w:rPr>
        <w:t>aggressive</w:t>
      </w:r>
      <w:r w:rsidR="005B29D7" w:rsidRPr="00470F19">
        <w:rPr>
          <w:rFonts w:ascii="Garamond" w:hAnsi="Garamond"/>
          <w:color w:val="000000" w:themeColor="text1"/>
        </w:rPr>
        <w:t>ness</w:t>
      </w:r>
      <w:del w:id="49" w:author="Lauren Harrison" w:date="2020-09-26T15:29:00Z">
        <w:r w:rsidR="009A1BC7" w:rsidRPr="00470F19" w:rsidDel="00207C42">
          <w:rPr>
            <w:rFonts w:ascii="Garamond" w:hAnsi="Garamond"/>
            <w:color w:val="000000" w:themeColor="text1"/>
          </w:rPr>
          <w:delText xml:space="preserve"> </w:delText>
        </w:r>
      </w:del>
      <w:r w:rsidR="009A1BC7" w:rsidRPr="00470F19">
        <w:rPr>
          <w:rFonts w:ascii="Garamond" w:hAnsi="Garamond"/>
          <w:color w:val="000000" w:themeColor="text1"/>
        </w:rPr>
        <w:fldChar w:fldCharType="begin" w:fldLock="1"/>
      </w:r>
      <w:r w:rsidR="000D08D7">
        <w:rPr>
          <w:rFonts w:ascii="Garamond" w:hAnsi="Garamond"/>
          <w:color w:val="000000" w:themeColor="text1"/>
        </w:rPr>
        <w:instrText>ADDIN CSL_CITATION {"citationItems":[{"id":"ITEM-1","itemData":{"DOI":"10.1016/S0160-2896(03)00053-9","ISSN":"01602896","abstract":"There is uncertainty whether the sexes differ with respect to their mean levels and variabilities in mental ability test scores. Here we describe the cognitive ability distribution in 80,000+ children-almost everyone born in Scotland in 1921-tested at age 11 in 1932. There were no significant mean differences in cognitive test scores between boys and girls, but there was a highly significant difference in their standard deviations ( P &lt;.001). Boys were over-represented at the low and high extremes of cognitive ability. These findings, the first to be presented from a whole population, might in part explain such cognitive outcomes as the slight excess of men achieving first class university degrees, and the excess of males with learning difficulties. © 2003 Elsevier Science Inc. All rights reserved.","author":[{"dropping-particle":"","family":"Deary","given":"Ian J.","non-dropping-particle":"","parse-names":false,"suffix":""},{"dropping-particle":"","family":"Thorpe","given":"Graham","non-dropping-particle":"","parse-names":false,"suffix":""},{"dropping-particle":"","family":"Wilson","given":"Valerie","non-dropping-particle":"","parse-names":false,"suffix":""},{"dropping-particle":"","family":"Starr","given":"John M.","non-dropping-particle":"","parse-names":false,"suffix":""},{"dropping-particle":"","family":"Whalley","given":"Lawrence J.","non-dropping-particle":"","parse-names":false,"suffix":""}],"container-title":"Intelligence","id":"ITEM-1","issue":"6","issued":{"date-parts":[["2003"]]},"page":"533-542","title":"Population sex differences in IQ at age 11: The Scottish mental survey 1932","type":"article-journal","volume":"31"},"uris":["http://www.mendeley.com/documents/?uuid=6d9e28f1-290b-4f48-ab4c-bacfeee02e5d"]}],"mendeley":{"formattedCitation":"&lt;sup&gt;10&lt;/sup&gt;","plainTextFormattedCitation":"10","previouslyFormattedCitation":"&lt;sup&gt;10&lt;/sup&gt;"},"properties":{"noteIndex":0},"schema":"https://github.com/citation-style-language/schema/raw/master/csl-citation.json"}</w:instrText>
      </w:r>
      <w:r w:rsidR="009A1BC7" w:rsidRPr="00470F19">
        <w:rPr>
          <w:rFonts w:ascii="Garamond" w:hAnsi="Garamond"/>
          <w:color w:val="000000" w:themeColor="text1"/>
        </w:rPr>
        <w:fldChar w:fldCharType="separate"/>
      </w:r>
      <w:r w:rsidR="00207C42" w:rsidRPr="00207C42">
        <w:rPr>
          <w:rFonts w:ascii="Garamond" w:hAnsi="Garamond"/>
          <w:noProof/>
          <w:color w:val="000000" w:themeColor="text1"/>
          <w:vertAlign w:val="superscript"/>
        </w:rPr>
        <w:t>10</w:t>
      </w:r>
      <w:r w:rsidR="009A1BC7" w:rsidRPr="00470F19">
        <w:rPr>
          <w:rFonts w:ascii="Garamond" w:hAnsi="Garamond"/>
          <w:color w:val="000000" w:themeColor="text1"/>
        </w:rPr>
        <w:fldChar w:fldCharType="end"/>
      </w:r>
      <w:r w:rsidR="00A10A43" w:rsidRPr="00470F19">
        <w:rPr>
          <w:rFonts w:ascii="Garamond" w:hAnsi="Garamond"/>
          <w:color w:val="000000" w:themeColor="text1"/>
        </w:rPr>
        <w:t xml:space="preserve">, </w:t>
      </w:r>
      <w:r w:rsidR="00E70612" w:rsidRPr="00470F19">
        <w:rPr>
          <w:rFonts w:ascii="Garamond" w:hAnsi="Garamond"/>
          <w:color w:val="000000" w:themeColor="text1"/>
        </w:rPr>
        <w:t>personality</w:t>
      </w:r>
      <w:del w:id="50" w:author="Lauren Harrison" w:date="2020-09-26T15:29:00Z">
        <w:r w:rsidR="00B86258" w:rsidRPr="00470F19" w:rsidDel="00207C42">
          <w:rPr>
            <w:rFonts w:ascii="Garamond" w:hAnsi="Garamond"/>
            <w:color w:val="000000" w:themeColor="text1"/>
          </w:rPr>
          <w:delText xml:space="preserve"> </w:delText>
        </w:r>
      </w:del>
      <w:r w:rsidR="00CB690A" w:rsidRPr="00470F19">
        <w:rPr>
          <w:rFonts w:ascii="Garamond" w:hAnsi="Garamond"/>
          <w:color w:val="000000" w:themeColor="text1"/>
        </w:rPr>
        <w:fldChar w:fldCharType="begin" w:fldLock="1"/>
      </w:r>
      <w:r w:rsidR="000D08D7">
        <w:rPr>
          <w:rFonts w:ascii="Garamond" w:hAnsi="Garamond"/>
          <w:color w:val="000000" w:themeColor="text1"/>
        </w:rPr>
        <w:instrText>ADDIN CSL_CITATION {"citationItems":[{"id":"ITEM-1","itemData":{"DOI":"10.1016/j.jrp.2012.12.001","ISSN":"00926566","abstract":"Do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Personality","id":"ITEM-1","issue":"2","issued":{"date-parts":[["2013"]]},"page":"135-144","title":"Do men vary more than women in personality? A study in 51 cultures","type":"article-journal","volume":"47"},"uris":["http://www.mendeley.com/documents/?uuid=e17a6bab-9683-4e98-aa39-1569eb1a40e2"]}],"mendeley":{"formattedCitation":"&lt;sup&gt;11&lt;/sup&gt;","plainTextFormattedCitation":"11","previouslyFormattedCitation":"&lt;sup&gt;11&lt;/sup&gt;"},"properties":{"noteIndex":0},"schema":"https://github.com/citation-style-language/schema/raw/master/csl-citation.json"}</w:instrText>
      </w:r>
      <w:r w:rsidR="00CB690A" w:rsidRPr="00470F19">
        <w:rPr>
          <w:rFonts w:ascii="Garamond" w:hAnsi="Garamond"/>
          <w:color w:val="000000" w:themeColor="text1"/>
        </w:rPr>
        <w:fldChar w:fldCharType="separate"/>
      </w:r>
      <w:r w:rsidR="00207C42" w:rsidRPr="00207C42">
        <w:rPr>
          <w:rFonts w:ascii="Garamond" w:hAnsi="Garamond"/>
          <w:noProof/>
          <w:color w:val="000000" w:themeColor="text1"/>
          <w:vertAlign w:val="superscript"/>
        </w:rPr>
        <w:t>11</w:t>
      </w:r>
      <w:r w:rsidR="00CB690A" w:rsidRPr="00470F19">
        <w:rPr>
          <w:rFonts w:ascii="Garamond" w:hAnsi="Garamond"/>
          <w:color w:val="000000" w:themeColor="text1"/>
        </w:rPr>
        <w:fldChar w:fldCharType="end"/>
      </w:r>
      <w:r w:rsidR="00A10A43" w:rsidRPr="00470F19">
        <w:rPr>
          <w:rFonts w:ascii="Garamond" w:hAnsi="Garamond"/>
          <w:color w:val="000000" w:themeColor="text1"/>
        </w:rPr>
        <w:t xml:space="preserve"> and</w:t>
      </w:r>
      <w:r w:rsidR="00CE5ACE" w:rsidRPr="00470F19">
        <w:rPr>
          <w:rFonts w:ascii="Garamond" w:hAnsi="Garamond"/>
          <w:color w:val="000000" w:themeColor="text1"/>
        </w:rPr>
        <w:t>, ultimately,</w:t>
      </w:r>
      <w:r w:rsidR="00A10A43" w:rsidRPr="00470F19">
        <w:rPr>
          <w:rFonts w:ascii="Garamond" w:hAnsi="Garamond"/>
          <w:color w:val="000000" w:themeColor="text1"/>
        </w:rPr>
        <w:t xml:space="preserve"> brain structure </w:t>
      </w:r>
      <w:r w:rsidR="000B629A" w:rsidRPr="00470F19">
        <w:rPr>
          <w:rFonts w:ascii="Garamond" w:hAnsi="Garamond"/>
          <w:color w:val="000000" w:themeColor="text1"/>
        </w:rPr>
        <w:t xml:space="preserve">itself </w:t>
      </w:r>
      <w:r w:rsidR="00CB690A" w:rsidRPr="00470F19">
        <w:rPr>
          <w:rFonts w:ascii="Garamond" w:hAnsi="Garamond"/>
          <w:color w:val="000000" w:themeColor="text1"/>
        </w:rPr>
        <w:fldChar w:fldCharType="begin" w:fldLock="1"/>
      </w:r>
      <w:r w:rsidR="000D08D7">
        <w:rPr>
          <w:rFonts w:ascii="Garamond" w:hAnsi="Garamond"/>
          <w:color w:val="000000" w:themeColor="text1"/>
        </w:rPr>
        <w:instrText>ADDIN CSL_CITATION {"citationItems":[{"id":"ITEM-1","itemData":{"DOI":"10.1101/2020.02.17.952010","abstract":"For many traits, males show greater variability than females, with possible implications for understanding sex differences in health and disease. Here, the ENIGMA (Enhancing Neuro Imaging Genetics through Meta-Analysis) Consortium presents the largest-ever mega-analysis of sex differences in variability of brain structure, based on international data spanning nine decades of life. Subcortical volumes, cortical surface area and cortical thickness were assessed in MRI data of 16,683 healthy individuals 1-90 years old (47% females). We observed patterns of greater male than female between-subject variance for all brain measures. This pattern was stable across the lifespan for 50% of the subcortical structures, 70% of the regional area measures, and nearly all regions for thickness. Our findings that these sex differences are present in childhood implicate early life genetic or gene-environment interaction mechanisms. The findings highlight the importance of individual differences within the sexes, that may underpin sex-specific vulnerability to disorders.","author":[{"dropping-particle":"","family":"Wierenga","given":"Lara M","non-dropping-particle":"","parse-names":false,"suffix":""},{"dropping-particle":"","family":"Doucet","given":"Gaelle","non-dropping-particle":"","parse-names":false,"suffix":""},{"dropping-particle":"","family":"Dima","given":"Danai","non-dropping-particle":"","parse-names":false,"suffix":""},{"dropping-particle":"","family":"Agartz","given":"Ingrid","non-dropping-particle":"","parse-names":false,"suffix":""},{"dropping-particle":"","family":"Aghajani","given":"Moji","non-dropping-particle":"","parse-names":false,"suffix":""},{"dropping-particle":"","family":"Akudjedu","given":"Theophilus","non-dropping-particle":"","parse-names":false,"suffix":""},{"dropping-particle":"","family":"Albajes-Eizagirre","given":"Anton","non-dropping-particle":"","parse-names":false,"suffix":""},{"dropping-particle":"","family":"Alnaes","given":"Dag","non-dropping-particle":"","parse-names":false,"suffix":""},{"dropping-particle":"","family":"Alpert","given":"Kathryn","non-dropping-particle":"","parse-names":false,"suffix":""},{"dropping-particle":"","family":"Andreassen","given":"Ole A","non-dropping-particle":"","parse-names":false,"suffix":""},{"dropping-particle":"","family":"Anticevic","given":"Alan","non-dropping-particle":"","parse-names":false,"suffix":""},{"dropping-particle":"","family":"Asherson","given":"Philip","non-dropping-particle":"","parse-names":false,"suffix":""},{"dropping-particle":"","family":"Banaschewski","given":"Tobias","non-dropping-particle":"","parse-names":false,"suffix":""},{"dropping-particle":"","family":"Bargallo","given":"Nuria","non-dropping-particle":"","parse-names":false,"suffix":""},{"dropping-particle":"","family":"Baumeister","given":"Sarah","non-dropping-particle":"","parse-names":false,"suffix":""},{"dropping-particle":"","family":"Baur-Streubel","given":"Ramona","non-dropping-particle":"","parse-names":false,"suffix":""},{"dropping-particle":"","family":"Bertolino","given":"Alessandro","non-dropping-particle":"","parse-names":false,"suffix":""},{"dropping-particle":"","family":"Bonvino","given":"Aurora","non-dropping-particle":"","parse-names":false,"suffix":""},{"dropping-particle":"","family":"Boomsma","given":"Dorret","non-dropping-particle":"","parse-names":false,"suffix":""},{"dropping-particle":"","family":"Borgwardt","given":"Stefan","non-dropping-particle":"","parse-names":false,"suffix":""},{"dropping-particle":"","family":"Bourque","given":"Josiane","non-dropping-particle":"","parse-names":false,"suffix":""},{"dropping-particle":"den","family":"Braber","given":"Anouk","non-dropping-particle":"","parse-names":false,"suffix":""},{"dropping-particle":"","family":"Brandeis","given":"Daniel","non-dropping-particle":"","parse-names":false,"suffix":""},{"dropping-particle":"","family":"Breier","given":"Alan","non-dropping-particle":"","parse-names":false,"suffix":""},{"dropping-particle":"","family":"Brodaty","given":"Henry","non-dropping-particle":"","parse-names":false,"suffix":""},{"dropping-particle":"","family":"Brouwer","given":"Rachel","non-dropping-particle":"","parse-names":false,"suffix":""},{"dropping-particle":"","family":"Busatto","given":"Geraldo","non-dropping-particle":"","parse-names":false,"suffix":""},{"dropping-particle":"","family":"Calhoun","given":"Vince","non-dropping-particle":"","parse-names":false,"suffix":""},{"dropping-particle":"","family":"Canales-Rodriguez","given":"Erick","non-dropping-particle":"","parse-names":false,"suffix":""},{"dropping-particle":"","family":"Cannon","given":"Dara","non-dropping-particle":"","parse-names":false,"suffix":""},{"dropping-particle":"","family":"Caseras","given":"Xavier","non-dropping-particle":"","parse-names":false,"suffix":""},{"dropping-particle":"","family":"Chaim-Avancini","given":"Tiffany","non-dropping-particle":"","parse-names":false,"suffix":""},{"dropping-particle":"","family":"Ching","given":"Christopher","non-dropping-particle":"","parse-names":false,"suffix":""},{"dropping-particle":"","family":"Conrod","given":"Patricia","non-dropping-particle":"","parse-names":false,"suffix":""},{"dropping-particle":"","family":"Conzelmann","given":"Annette","non-dropping-particle":"","parse-names":false,"suffix":""},{"dropping-particle":"","family":"Crivello","given":"Fabrice","non-dropping-particle":"","parse-names":false,"suffix":""},{"dropping-particle":"","family":"Davey","given":"Christopher","non-dropping-particle":"","parse-names":false,"suffix":""},{"dropping-particle":"","family":"Dickie","given":"Erin","non-dropping-particle":"","parse-names":false,"suffix":""},{"dropping-particle":"","family":"Ehrlich","given":"Stefan","non-dropping-particle":"","parse-names":false,"suffix":""},{"dropping-particle":"","family":"Ent","given":"Dennis van 't","non-dropping-particle":"","parse-names":false,"suffix":""},{"dropping-particle":"","family":"Fouche","given":"Jean-Paul","non-dropping-particle":"","parse-names":false,"suffix":""},{"dropping-particle":"","family":"Fuentes-Claramonte","given":"Paola","non-dropping-particle":"","parse-names":false,"suffix":""},{"dropping-particle":"de","family":"Geus","given":"Eco","non-dropping-particle":"","parse-names":false,"suffix":""},{"dropping-particle":"Di","family":"Giorgio","given":"Annabella","non-dropping-particle":"","parse-names":false,"suffix":""},{"dropping-particle":"","family":"Glahn","given":"David","non-dropping-particle":"","parse-names":false,"suffix":""},{"dropping-particle":"","family":"Gotlib","given":"Ian","non-dropping-particle":"","parse-names":false,"suffix":""},{"dropping-particle":"","family":"Grabe","given":"Hans","non-dropping-particle":"","parse-names":false,"suffix":""},{"dropping-particle":"","family":"Gruber","given":"Oliver","non-dropping-particle":"","parse-names":false,"suffix":""},{"dropping-particle":"","family":"Gruner","given":"Patricia","non-dropping-particle":"","parse-names":false,"suffix":""},{"dropping-particle":"","family":"Gur","given":"Raquel","non-dropping-particle":"","parse-names":false,"suffix":""},{"dropping-particle":"","family":"Gur","given":"Ruben C","non-dropping-particle":"","parse-names":false,"suffix":""},{"dropping-particle":"","family":"Gurholt","given":"Tiril P","non-dropping-particle":"","parse-names":false,"suffix":""},{"dropping-particle":"de","family":"Haan","given":"Lieuwe","non-dropping-particle":"","parse-names":false,"suffix":""},{"dropping-particle":"","family":"Haatveit","given":"Beathe","non-dropping-particle":"","parse-names":false,"suffix":""},{"dropping-particle":"","family":"Harrison","given":"Ben","non-dropping-particle":"","parse-names":false,"suffix":""},{"dropping-particle":"","family":"Hatton","given":"Sean","non-dropping-particle":"","parse-names":false,"suffix":""},{"dropping-particle":"van den","family":"Heuvel","given":"Odile","non-dropping-particle":"","parse-names":false,"suffix":""},{"dropping-particle":"","family":"Hickie","given":"Ian","non-dropping-particle":"","parse-names":false,"suffix":""},{"dropping-particle":"","family":"Hohmann","given":"Sarah","non-dropping-particle":"","parse-names":false,"suffix":""},{"dropping-particle":"","family":"Holmes","given":"Avram N","non-dropping-particle":"","parse-names":false,"suffix":""},{"dropping-particle":"","family":"Hoogman","given":"Martine","non-dropping-particle":"","parse-names":false,"suffix":""},{"dropping-particle":"","family":"Hosten","given":"Norbert","non-dropping-particle":"","parse-names":false,"suffix":""},{"dropping-particle":"","family":"Howells","given":"Fleur","non-dropping-particle":"","parse-names":false,"suffix":""},{"dropping-particle":"","family":"Pol","given":"Hilleke Hulshoff","non-dropping-particle":"","parse-names":false,"suffix":""},{"dropping-particle":"","family":"Huyser","given":"Chaim","non-dropping-particle":"","parse-names":false,"suffix":""},{"dropping-particle":"","family":"Jahanshad","given":"Neda","non-dropping-particle":"","parse-names":false,"suffix":""},{"dropping-particle":"","family":"James","given":"Anthony","non-dropping-particle":"","parse-names":false,"suffix":""},{"dropping-particle":"","family":"Jonsson","given":"Erik","non-dropping-particle":"","parse-names":false,"suffix":""},{"dropping-particle":"","family":"Joska","given":"John","non-dropping-particle":"","parse-names":false,"suffix":""},{"dropping-particle":"","family":"Klein","given":"Marieke","non-dropping-particle":"","parse-names":false,"suffix":""},{"dropping-particle":"","family":"Koenders","given":"Laura","non-dropping-particle":"","parse-names":false,"suffix":""},{"dropping-particle":"","family":"Kolskar","given":"Knut Kristian","non-dropping-particle":"","parse-names":false,"suffix":""},{"dropping-particle":"","family":"Kramer","given":"Bernd","non-dropping-particle":"","parse-names":false,"suffix":""},{"dropping-particle":"","family":"Kuntsi","given":"Jonna","non-dropping-particle":"","parse-names":false,"suffix":""},{"dropping-particle":"","family":"Lagopoulos","given":"Jim","non-dropping-particle":"","parse-names":false,"suffix":""},{"dropping-particle":"","family":"Lazaro","given":"Luisa","non-dropping-particle":"","parse-names":false,"suffix":""},{"dropping-particle":"","family":"Lebedeva","given":"Irina","non-dropping-particle":"","parse-names":false,"suffix":""},{"dropping-particle":"","family":"Lee","given":"Phil Hyoun","non-dropping-particle":"","parse-names":false,"suffix":""},{"dropping-particle":"","family":"Lochner","given":"Christine","non-dropping-particle":"","parse-names":false,"suffix":""},{"dropping-particle":"","family":"Machielsen","given":"Marise","non-dropping-particle":"","parse-names":false,"suffix":""},{"dropping-particle":"","family":"Maingault","given":"Sophie","non-dropping-particle":"","parse-names":false,"suffix":""},{"dropping-particle":"","family":"Martin","given":"Nicholas","non-dropping-particle":"","parse-names":false,"suffix":""},{"dropping-particle":"","family":"Martinez-Zalacain","given":"Ignacio","non-dropping-particle":"","parse-names":false,"suffix":""},{"dropping-particle":"","family":"Mataix-Cols","given":"David","non-dropping-particle":"","parse-names":false,"suffix":""},{"dropping-particle":"","family":"Mazoyer","given":"Bernard","non-dropping-particle":"","parse-names":false,"suffix":""},{"dropping-particle":"","family":"McDonald","given":"Brenna","non-dropping-particle":"","parse-names":false,"suffix":""},{"dropping-particle":"","family":"McDonald","given":"Colm","non-dropping-particle":"","parse-names":false,"suffix":""},{"dropping-particle":"","family":"McIntosh","given":"Andrew M","non-dropping-particle":"","parse-names":false,"suffix":""},{"dropping-particle":"","family":"McMahon","given":"Katie","non-dropping-particle":"","parse-names":false,"suffix":""},{"dropping-particle":"","family":"McPhilemy","given":"Genevieve","non-dropping-particle":"","parse-names":false,"suffix":""},{"dropping-particle":"van der","family":"Meer","given":"Dennis","non-dropping-particle":"","parse-names":false,"suffix":""},{"dropping-particle":"","family":"Menchon","given":"Jose","non-dropping-particle":"","parse-names":false,"suffix":""},{"dropping-particle":"","family":"Naaijen","given":"Jilly","non-dropping-particle":"","parse-names":false,"suffix":""},{"dropping-particle":"","family":"Nyberg","given":"Lars","non-dropping-particle":"","parse-names":false,"suffix":""},{"dropping-particle":"","family":"Paloyelis","given":"Yannis","non-dropping-particle":"","parse-names":false,"suffix":""},{"dropping-particle":"","family":"Pauli","given":"Paul","non-dropping-particle":"","parse-names":false,"suffix":""},{"dropping-particle":"","family":"Pergola","given":"Giulio","non-dropping-particle":"","parse-names":false,"suffix":""},{"dropping-particle":"","family":"Pomarol-Clotet","given":"Edith","non-dropping-particle":"","parse-names":false,"suffix":""},{"dropping-particle":"","family":"Portella","given":"Maria","non-dropping-particle":"","parse-names":false,"suffix":""},{"dropping-particle":"","family":"Radua","given":"Joaquim","non-dropping-particle":"","parse-names":false,"suffix":""},{"dropping-particle":"","family":"Reif","given":"Andreas","non-dropping-particle":"","parse-names":false,"suffix":""},{"dropping-particle":"","family":"Richard","given":"Genevieve","non-dropping-particle":"","parse-names":false,"suffix":""},{"dropping-particle":"","family":"Roffman","given":"Joshua","non-dropping-particle":"","parse-names":false,"suffix":""},{"dropping-particle":"","family":"Rosa","given":"Pedro","non-dropping-particle":"","parse-names":false,"suffix":""},{"dropping-particle":"","family":"Sacchet","given":"Matthew","non-dropping-particle":"","parse-names":false,"suffix":""},{"dropping-particle":"","family":"Sachdev","given":"Perminder","non-dropping-particle":"","parse-names":false,"suffix":""},{"dropping-particle":"","family":"Salvador","given":"Raymond","non-dropping-particle":"","parse-names":false,"suffix":""},{"dropping-particle":"","family":"Sarro","given":"Salvador","non-dropping-particle":"","parse-names":false,"suffix":""},{"dropping-particle":"","family":"Satterthwaite","given":"Theodore","non-dropping-particle":"","parse-names":false,"suffix":""},{"dropping-particle":"","family":"Saykin","given":"Andrew","non-dropping-particle":"","parse-names":false,"suffix":""},{"dropping-particle":"","family":"Serpa","given":"Mauricio","non-dropping-particle":"","parse-names":false,"suffix":""},{"dropping-particle":"","family":"Sim","given":"Kang","non-dropping-particle":"","parse-names":false,"suffix":""},{"dropping-particle":"","family":"Simmons","given":"Andrew","non-dropping-particle":"","parse-names":false,"suffix":""},{"dropping-particle":"","family":"Smoller","given":"Jordan","non-dropping-particle":"","parse-names":false,"suffix":""},{"dropping-particle":"","family":"Sommer","given":"Iris","non-dropping-particle":"","parse-names":false,"suffix":""},{"dropping-particle":"","family":"Soriano-Mas","given":"Carles","non-dropping-particle":"","parse-names":false,"suffix":""},{"dropping-particle":"","family":"Stein","given":"Dan","non-dropping-particle":"","parse-names":false,"suffix":""},{"dropping-particle":"","family":"Strike","given":"Lachlan","non-dropping-particle":"","parse-names":false,"suffix":""},{"dropping-particle":"","family":"Szeszko","given":"Philip","non-dropping-particle":"","parse-names":false,"suffix":""},{"dropping-particle":"","family":"Temmingh","given":"Henk","non-dropping-particle":"","parse-names":false,"suffix":""},{"dropping-particle":"","family":"Thomopoulos","given":"Sophia","non-dropping-particle":"","parse-names":false,"suffix":""},{"dropping-particle":"","family":"Tomyshev","given":"Alexander","non-dropping-particle":"","parse-names":false,"suffix":""},{"dropping-particle":"","family":"Trollor","given":"Julian","non-dropping-particle":"","parse-names":false,"suffix":""},{"dropping-particle":"","family":"Uhlmann","given":"Anne","non-dropping-particle":"","parse-names":false,"suffix":""},{"dropping-particle":"","family":"Veer","given":"Ilya","non-dropping-particle":"","parse-names":false,"suffix":""},{"dropping-particle":"","family":"Veltman","given":"Dick","non-dropping-particle":"","parse-names":false,"suffix":""},{"dropping-particle":"","family":"Voineskos","given":"Aristotle","non-dropping-particle":"","parse-names":false,"suffix":""},{"dropping-particle":"","family":"Volzke","given":"Henry","non-dropping-particle":"","parse-names":false,"suffix":""},{"dropping-particle":"","family":"Walter","given":"Henrik","non-dropping-particle":"","parse-names":false,"suffix":""},{"dropping-particle":"","family":"Wang","given":"Yang","non-dropping-particle":"","parse-names":false,"suffix":""},{"dropping-particle":"","family":"Wang","given":"Lei","non-dropping-particle":"","parse-names":false,"suffix":""},{"dropping-particle":"","family":"Weber","given":"Bernd J","non-dropping-particle":"","parse-names":false,"suffix":""},{"dropping-particle":"","family":"Wen","given":"Wei","non-dropping-particle":"","parse-names":false,"suffix":""},{"dropping-particle":"","family":"West","given":"John","non-dropping-particle":"","parse-names":false,"suffix":""},{"dropping-particle":"","family":"Westlye","given":"Lars T.","non-dropping-particle":"","parse-names":false,"suffix":""},{"dropping-particle":"","family":"Whalley","given":"Heather C","non-dropping-particle":"","parse-names":false,"suffix":""},{"dropping-particle":"","family":"Williams","given":"Steven","non-dropping-particle":"","parse-names":false,"suffix":""},{"dropping-particle":"","family":"Wittfeld","given":"Katharina","non-dropping-particle":"","parse-names":false,"suffix":""},{"dropping-particle":"","family":"Wolf","given":"Daniel","non-dropping-particle":"","parse-names":false,"suffix":""},{"dropping-particle":"","family":"Wright","given":"Margaret","non-dropping-particle":"","parse-names":false,"suffix":""},{"dropping-particle":"","family":"Yoncheva","given":"Yuliya","non-dropping-particle":"","parse-names":false,"suffix":""},{"dropping-particle":"","family":"Zanetti","given":"Marcus","non-dropping-particle":"","parse-names":false,"suffix":""},{"dropping-particle":"","family":"Ziegler","given":"Georg","non-dropping-particle":"","parse-names":false,"suffix":""},{"dropping-particle":"de","family":"Zubicaray","given":"Greig","non-dropping-particle":"","parse-names":false,"suffix":""},{"dropping-particle":"","family":"Thompson","given":"Paul","non-dropping-particle":"","parse-names":false,"suffix":""},{"dropping-particle":"","family":"Crone","given":"Eveline A","non-dropping-particle":"","parse-names":false,"suffix":""},{"dropping-particle":"","family":"Frangou","given":"Sophia","non-dropping-particle":"","parse-names":false,"suffix":""},{"dropping-particle":"","family":"Tamnes","given":"Christian K.","non-dropping-particle":"","parse-names":false,"suffix":""}],"container-title":"bioRxiv","id":"ITEM-1","issued":{"date-parts":[["2020"]]},"page":"2020.02.17.952010","title":"Greater male than female variability in regional brain structure across the lifespan","type":"article-journal"},"uris":["http://www.mendeley.com/documents/?uuid=c305874e-4491-4a85-9a2c-73feead04b7e"]}],"mendeley":{"formattedCitation":"&lt;sup&gt;12&lt;/sup&gt;","plainTextFormattedCitation":"12","previouslyFormattedCitation":"&lt;sup&gt;12&lt;/sup&gt;"},"properties":{"noteIndex":0},"schema":"https://github.com/citation-style-language/schema/raw/master/csl-citation.json"}</w:instrText>
      </w:r>
      <w:r w:rsidR="00CB690A" w:rsidRPr="00470F19">
        <w:rPr>
          <w:rFonts w:ascii="Garamond" w:hAnsi="Garamond"/>
          <w:color w:val="000000" w:themeColor="text1"/>
        </w:rPr>
        <w:fldChar w:fldCharType="separate"/>
      </w:r>
      <w:r w:rsidR="00207C42" w:rsidRPr="00207C42">
        <w:rPr>
          <w:rFonts w:ascii="Garamond" w:hAnsi="Garamond"/>
          <w:noProof/>
          <w:color w:val="000000" w:themeColor="text1"/>
          <w:vertAlign w:val="superscript"/>
        </w:rPr>
        <w:t>12</w:t>
      </w:r>
      <w:r w:rsidR="00CB690A" w:rsidRPr="00470F19">
        <w:rPr>
          <w:rFonts w:ascii="Garamond" w:hAnsi="Garamond"/>
          <w:color w:val="000000" w:themeColor="text1"/>
        </w:rPr>
        <w:fldChar w:fldCharType="end"/>
      </w:r>
      <w:r w:rsidR="009A1BC7" w:rsidRPr="00470F19">
        <w:rPr>
          <w:rFonts w:ascii="Garamond" w:hAnsi="Garamond"/>
          <w:color w:val="000000" w:themeColor="text1"/>
        </w:rPr>
        <w:t xml:space="preserve">. </w:t>
      </w:r>
      <w:r w:rsidR="00B86258" w:rsidRPr="00470F19">
        <w:rPr>
          <w:rFonts w:ascii="Garamond" w:hAnsi="Garamond"/>
          <w:color w:val="000000" w:themeColor="text1"/>
        </w:rPr>
        <w:t>The general conclusion of these studies is that boys</w:t>
      </w:r>
      <w:r w:rsidR="00770FA5" w:rsidRPr="00470F19">
        <w:rPr>
          <w:rFonts w:ascii="Garamond" w:hAnsi="Garamond"/>
          <w:color w:val="000000" w:themeColor="text1"/>
        </w:rPr>
        <w:t xml:space="preserve"> or </w:t>
      </w:r>
      <w:r w:rsidR="00B86258" w:rsidRPr="00470F19">
        <w:rPr>
          <w:rFonts w:ascii="Garamond" w:hAnsi="Garamond"/>
          <w:color w:val="000000" w:themeColor="text1"/>
        </w:rPr>
        <w:t xml:space="preserve">men </w:t>
      </w:r>
      <w:r w:rsidR="00BB72BC">
        <w:rPr>
          <w:rFonts w:ascii="Garamond" w:hAnsi="Garamond"/>
          <w:color w:val="000000" w:themeColor="text1"/>
        </w:rPr>
        <w:t>are</w:t>
      </w:r>
      <w:r w:rsidR="00B86258" w:rsidRPr="00470F19">
        <w:rPr>
          <w:rFonts w:ascii="Garamond" w:hAnsi="Garamond"/>
          <w:color w:val="000000" w:themeColor="text1"/>
        </w:rPr>
        <w:t xml:space="preserve"> more variable </w:t>
      </w:r>
      <w:r w:rsidR="00A173AF">
        <w:rPr>
          <w:rFonts w:ascii="Garamond" w:hAnsi="Garamond"/>
          <w:color w:val="000000" w:themeColor="text1"/>
        </w:rPr>
        <w:t xml:space="preserve">in their behaviour </w:t>
      </w:r>
      <w:r w:rsidR="00B86258" w:rsidRPr="00470F19">
        <w:rPr>
          <w:rFonts w:ascii="Garamond" w:hAnsi="Garamond"/>
          <w:color w:val="000000" w:themeColor="text1"/>
        </w:rPr>
        <w:t>than girls</w:t>
      </w:r>
      <w:r w:rsidR="00770FA5" w:rsidRPr="00470F19">
        <w:rPr>
          <w:rFonts w:ascii="Garamond" w:hAnsi="Garamond"/>
          <w:color w:val="000000" w:themeColor="text1"/>
        </w:rPr>
        <w:t xml:space="preserve"> or </w:t>
      </w:r>
      <w:r w:rsidR="00B86258" w:rsidRPr="00470F19">
        <w:rPr>
          <w:rFonts w:ascii="Garamond" w:hAnsi="Garamond"/>
          <w:color w:val="000000" w:themeColor="text1"/>
        </w:rPr>
        <w:t>women</w:t>
      </w:r>
      <w:r w:rsidR="006F3BE6">
        <w:rPr>
          <w:rFonts w:ascii="Garamond" w:hAnsi="Garamond"/>
          <w:color w:val="000000" w:themeColor="text1"/>
        </w:rPr>
        <w:t xml:space="preserve"> (</w:t>
      </w:r>
      <w:r w:rsidR="00877E28" w:rsidRPr="00470F19">
        <w:rPr>
          <w:rFonts w:ascii="Garamond" w:hAnsi="Garamond"/>
          <w:color w:val="000000" w:themeColor="text1"/>
        </w:rPr>
        <w:t>the ‘greater male variability hypothesis’</w:t>
      </w:r>
      <w:r w:rsidR="006F3BE6">
        <w:rPr>
          <w:rFonts w:ascii="Garamond" w:hAnsi="Garamond"/>
          <w:color w:val="000000" w:themeColor="text1"/>
        </w:rPr>
        <w:t>)</w:t>
      </w:r>
      <w:r w:rsidR="00A651D1">
        <w:rPr>
          <w:rFonts w:ascii="Garamond" w:hAnsi="Garamond"/>
          <w:color w:val="000000" w:themeColor="text1"/>
        </w:rPr>
        <w:t xml:space="preserve">, </w:t>
      </w:r>
      <w:r w:rsidR="006F3BE6">
        <w:rPr>
          <w:rFonts w:ascii="Garamond" w:hAnsi="Garamond"/>
          <w:color w:val="000000" w:themeColor="text1"/>
        </w:rPr>
        <w:t xml:space="preserve">a finding which </w:t>
      </w:r>
      <w:r w:rsidR="00A651D1">
        <w:rPr>
          <w:rFonts w:ascii="Garamond" w:hAnsi="Garamond"/>
          <w:color w:val="000000" w:themeColor="text1"/>
        </w:rPr>
        <w:t xml:space="preserve">is sometimes used to </w:t>
      </w:r>
      <w:r w:rsidR="00662F4C">
        <w:rPr>
          <w:rFonts w:ascii="Garamond" w:hAnsi="Garamond"/>
          <w:color w:val="000000" w:themeColor="text1"/>
        </w:rPr>
        <w:t xml:space="preserve">partly </w:t>
      </w:r>
      <w:r w:rsidR="00A651D1">
        <w:rPr>
          <w:rFonts w:ascii="Garamond" w:hAnsi="Garamond"/>
          <w:color w:val="000000" w:themeColor="text1"/>
        </w:rPr>
        <w:t>explain</w:t>
      </w:r>
      <w:r w:rsidR="00662F4C">
        <w:rPr>
          <w:rFonts w:ascii="Garamond" w:hAnsi="Garamond"/>
          <w:color w:val="000000" w:themeColor="text1"/>
        </w:rPr>
        <w:t xml:space="preserve"> </w:t>
      </w:r>
      <w:r w:rsidR="00A651D1">
        <w:rPr>
          <w:rFonts w:ascii="Garamond" w:hAnsi="Garamond"/>
          <w:color w:val="000000" w:themeColor="text1"/>
        </w:rPr>
        <w:t>lower female representation in</w:t>
      </w:r>
      <w:r w:rsidR="00B12870">
        <w:rPr>
          <w:rFonts w:ascii="Garamond" w:hAnsi="Garamond"/>
          <w:color w:val="000000" w:themeColor="text1"/>
        </w:rPr>
        <w:t xml:space="preserve"> </w:t>
      </w:r>
      <w:r w:rsidR="00A651D1">
        <w:rPr>
          <w:rFonts w:ascii="Garamond" w:hAnsi="Garamond"/>
          <w:color w:val="000000" w:themeColor="text1"/>
        </w:rPr>
        <w:t>STEM disciplines</w:t>
      </w:r>
      <w:del w:id="51" w:author="Lauren Harrison" w:date="2020-09-28T18:52:00Z">
        <w:r w:rsidR="00662F4C" w:rsidDel="003A2BE2">
          <w:rPr>
            <w:rFonts w:ascii="Garamond" w:hAnsi="Garamond"/>
            <w:color w:val="000000" w:themeColor="text1"/>
          </w:rPr>
          <w:delText xml:space="preserve"> </w:delText>
        </w:r>
      </w:del>
      <w:ins w:id="52" w:author="Lauren Harrison" w:date="2020-09-28T18:52:00Z">
        <w:r w:rsidR="003A2BE2">
          <w:rPr>
            <w:rFonts w:ascii="Garamond" w:hAnsi="Garamond"/>
            <w:color w:val="000000" w:themeColor="text1"/>
          </w:rPr>
          <w:fldChar w:fldCharType="begin" w:fldLock="1"/>
        </w:r>
      </w:ins>
      <w:r w:rsidR="007A70A3">
        <w:rPr>
          <w:rFonts w:ascii="Garamond" w:hAnsi="Garamond"/>
          <w:color w:val="000000" w:themeColor="text1"/>
        </w:rPr>
        <w:instrText>ADDIN CSL_CITATION {"citationItems":[{"id":"ITEM-1","itemData":{"author":[{"dropping-particle":"","family":"Pinker","given":"S","non-dropping-particle":"","parse-names":false,"suffix":""}],"container-title":"The New Republic","id":"ITEM-1","issued":{"date-parts":[["2005","2","14"]]},"title":"Sex Ed","type":"article-newspaper"},"uris":["http://www.mendeley.com/documents/?uuid=38ff1018-ed50-4c96-ae95-5ec69eedb837"]}],"mendeley":{"formattedCitation":"&lt;sup&gt;13&lt;/sup&gt;","plainTextFormattedCitation":"13","previouslyFormattedCitation":"&lt;sup&gt;13&lt;/sup&gt;"},"properties":{"noteIndex":0},"schema":"https://github.com/citation-style-language/schema/raw/master/csl-citation.json"}</w:instrText>
      </w:r>
      <w:r w:rsidR="003A2BE2">
        <w:rPr>
          <w:rFonts w:ascii="Garamond" w:hAnsi="Garamond"/>
          <w:color w:val="000000" w:themeColor="text1"/>
        </w:rPr>
        <w:fldChar w:fldCharType="separate"/>
      </w:r>
      <w:r w:rsidR="003A2BE2" w:rsidRPr="003A2BE2">
        <w:rPr>
          <w:rFonts w:ascii="Garamond" w:hAnsi="Garamond"/>
          <w:noProof/>
          <w:color w:val="000000" w:themeColor="text1"/>
          <w:vertAlign w:val="superscript"/>
        </w:rPr>
        <w:t>13</w:t>
      </w:r>
      <w:ins w:id="53" w:author="Lauren Harrison" w:date="2020-09-28T18:52:00Z">
        <w:r w:rsidR="003A2BE2">
          <w:rPr>
            <w:rFonts w:ascii="Garamond" w:hAnsi="Garamond"/>
            <w:color w:val="000000" w:themeColor="text1"/>
          </w:rPr>
          <w:fldChar w:fldCharType="end"/>
        </w:r>
      </w:ins>
      <w:del w:id="54" w:author="Lauren Harrison" w:date="2020-09-28T18:52:00Z">
        <w:r w:rsidR="00662F4C" w:rsidDel="003A2BE2">
          <w:rPr>
            <w:rFonts w:ascii="Garamond" w:hAnsi="Garamond"/>
            <w:color w:val="000000" w:themeColor="text1"/>
          </w:rPr>
          <w:delText>(</w:delText>
        </w:r>
        <w:r w:rsidR="00662F4C" w:rsidRPr="00723750" w:rsidDel="003A2BE2">
          <w:rPr>
            <w:rFonts w:ascii="Garamond" w:hAnsi="Garamond"/>
            <w:color w:val="000000" w:themeColor="text1"/>
            <w:highlight w:val="yellow"/>
          </w:rPr>
          <w:delText>Pinker 2002</w:delText>
        </w:r>
        <w:r w:rsidR="00662F4C" w:rsidDel="003A2BE2">
          <w:rPr>
            <w:rFonts w:ascii="Garamond" w:hAnsi="Garamond"/>
            <w:color w:val="000000" w:themeColor="text1"/>
          </w:rPr>
          <w:delText>)</w:delText>
        </w:r>
      </w:del>
      <w:r w:rsidR="00877E28" w:rsidRPr="00470F19">
        <w:rPr>
          <w:rFonts w:ascii="Garamond" w:hAnsi="Garamond"/>
          <w:color w:val="000000" w:themeColor="text1"/>
        </w:rPr>
        <w:t>.</w:t>
      </w:r>
      <w:r w:rsidR="00D33991" w:rsidRPr="00470F19">
        <w:rPr>
          <w:rFonts w:ascii="Garamond" w:hAnsi="Garamond"/>
          <w:color w:val="000000" w:themeColor="text1"/>
        </w:rPr>
        <w:t xml:space="preserve"> </w:t>
      </w:r>
    </w:p>
    <w:p w14:paraId="2EA5B836" w14:textId="5BF8BF96" w:rsidR="00747656" w:rsidRPr="007E3B63" w:rsidRDefault="00747656" w:rsidP="005B29D7">
      <w:pPr>
        <w:rPr>
          <w:rFonts w:ascii="Garamond" w:hAnsi="Garamond"/>
          <w:color w:val="000000" w:themeColor="text1"/>
        </w:rPr>
      </w:pPr>
    </w:p>
    <w:p w14:paraId="0D4367AA" w14:textId="6AB76FD6" w:rsidR="00370960" w:rsidRPr="007E3B63" w:rsidRDefault="00662F4C">
      <w:pPr>
        <w:ind w:firstLine="360"/>
        <w:rPr>
          <w:rFonts w:ascii="Garamond" w:hAnsi="Garamond"/>
          <w:color w:val="000000" w:themeColor="text1"/>
        </w:rPr>
      </w:pPr>
      <w:r>
        <w:rPr>
          <w:rFonts w:ascii="Garamond" w:hAnsi="Garamond"/>
          <w:color w:val="000000" w:themeColor="text1"/>
        </w:rPr>
        <w:t>Greater</w:t>
      </w:r>
      <w:r w:rsidRPr="007E3B63">
        <w:rPr>
          <w:rFonts w:ascii="Garamond" w:hAnsi="Garamond"/>
          <w:color w:val="000000" w:themeColor="text1"/>
        </w:rPr>
        <w:t xml:space="preserve"> </w:t>
      </w:r>
      <w:r w:rsidR="00747656" w:rsidRPr="007E3B63">
        <w:rPr>
          <w:rFonts w:ascii="Garamond" w:hAnsi="Garamond"/>
          <w:color w:val="000000" w:themeColor="text1"/>
        </w:rPr>
        <w:t xml:space="preserve">variability </w:t>
      </w:r>
      <w:r w:rsidR="000B629A" w:rsidRPr="007E3B63">
        <w:rPr>
          <w:rFonts w:ascii="Garamond" w:hAnsi="Garamond"/>
          <w:color w:val="000000" w:themeColor="text1"/>
        </w:rPr>
        <w:t xml:space="preserve">among </w:t>
      </w:r>
      <w:r w:rsidR="003234E5">
        <w:rPr>
          <w:rFonts w:ascii="Garamond" w:hAnsi="Garamond"/>
          <w:color w:val="000000" w:themeColor="text1"/>
        </w:rPr>
        <w:t>men</w:t>
      </w:r>
      <w:r w:rsidR="001A292D">
        <w:rPr>
          <w:rFonts w:ascii="Garamond" w:hAnsi="Garamond"/>
          <w:color w:val="000000" w:themeColor="text1"/>
        </w:rPr>
        <w:t xml:space="preserve"> </w:t>
      </w:r>
      <w:r>
        <w:rPr>
          <w:rFonts w:ascii="Garamond" w:hAnsi="Garamond"/>
          <w:color w:val="000000" w:themeColor="text1"/>
        </w:rPr>
        <w:t>than</w:t>
      </w:r>
      <w:r w:rsidR="001A292D">
        <w:rPr>
          <w:rFonts w:ascii="Garamond" w:hAnsi="Garamond"/>
          <w:color w:val="000000" w:themeColor="text1"/>
        </w:rPr>
        <w:t xml:space="preserve"> </w:t>
      </w:r>
      <w:r w:rsidR="003234E5">
        <w:rPr>
          <w:rFonts w:ascii="Garamond" w:hAnsi="Garamond"/>
          <w:color w:val="000000" w:themeColor="text1"/>
        </w:rPr>
        <w:t>women</w:t>
      </w:r>
      <w:r w:rsidR="000B629A" w:rsidRPr="007E3B63">
        <w:rPr>
          <w:rFonts w:ascii="Garamond" w:hAnsi="Garamond"/>
          <w:color w:val="000000" w:themeColor="text1"/>
        </w:rPr>
        <w:t xml:space="preserve"> </w:t>
      </w:r>
      <w:r w:rsidR="00747656" w:rsidRPr="007E3B63">
        <w:rPr>
          <w:rFonts w:ascii="Garamond" w:hAnsi="Garamond"/>
          <w:color w:val="000000" w:themeColor="text1"/>
        </w:rPr>
        <w:t>in behaviour</w:t>
      </w:r>
      <w:r w:rsidR="00905C30" w:rsidRPr="007E3B63">
        <w:rPr>
          <w:rFonts w:ascii="Garamond" w:hAnsi="Garamond"/>
          <w:color w:val="000000" w:themeColor="text1"/>
        </w:rPr>
        <w:t xml:space="preserve">, </w:t>
      </w:r>
      <w:r w:rsidR="001A292D">
        <w:rPr>
          <w:rFonts w:ascii="Garamond" w:hAnsi="Garamond"/>
          <w:color w:val="000000" w:themeColor="text1"/>
        </w:rPr>
        <w:t>personality</w:t>
      </w:r>
      <w:r w:rsidR="001A292D" w:rsidRPr="007E3B63">
        <w:rPr>
          <w:rFonts w:ascii="Garamond" w:hAnsi="Garamond"/>
          <w:color w:val="000000" w:themeColor="text1"/>
        </w:rPr>
        <w:t xml:space="preserve"> </w:t>
      </w:r>
      <w:r w:rsidR="00905C30" w:rsidRPr="007E3B63">
        <w:rPr>
          <w:rFonts w:ascii="Garamond" w:hAnsi="Garamond"/>
          <w:color w:val="000000" w:themeColor="text1"/>
        </w:rPr>
        <w:t xml:space="preserve">and cognition </w:t>
      </w:r>
      <w:r w:rsidR="000B629A" w:rsidRPr="007E3B63">
        <w:rPr>
          <w:rFonts w:ascii="Garamond" w:hAnsi="Garamond"/>
          <w:color w:val="000000" w:themeColor="text1"/>
        </w:rPr>
        <w:t>is</w:t>
      </w:r>
      <w:r w:rsidR="00A173AF">
        <w:rPr>
          <w:rFonts w:ascii="Garamond" w:hAnsi="Garamond"/>
          <w:color w:val="000000" w:themeColor="text1"/>
        </w:rPr>
        <w:t xml:space="preserve"> </w:t>
      </w:r>
      <w:r w:rsidR="00A701C8">
        <w:rPr>
          <w:rFonts w:ascii="Garamond" w:hAnsi="Garamond"/>
          <w:color w:val="000000" w:themeColor="text1"/>
        </w:rPr>
        <w:t>readily</w:t>
      </w:r>
      <w:r w:rsidR="00A173AF">
        <w:rPr>
          <w:rFonts w:ascii="Garamond" w:hAnsi="Garamond"/>
          <w:color w:val="000000" w:themeColor="text1"/>
        </w:rPr>
        <w:t xml:space="preserve"> </w:t>
      </w:r>
      <w:r w:rsidR="00987689">
        <w:rPr>
          <w:rFonts w:ascii="Garamond" w:hAnsi="Garamond"/>
          <w:color w:val="000000" w:themeColor="text1"/>
        </w:rPr>
        <w:t xml:space="preserve"> </w:t>
      </w:r>
      <w:r w:rsidR="002F3665">
        <w:rPr>
          <w:rFonts w:ascii="Garamond" w:hAnsi="Garamond"/>
          <w:color w:val="000000" w:themeColor="text1"/>
        </w:rPr>
        <w:t>attributed</w:t>
      </w:r>
      <w:r w:rsidR="0068698A" w:rsidRPr="007E3B63">
        <w:rPr>
          <w:rFonts w:ascii="Garamond" w:hAnsi="Garamond"/>
          <w:color w:val="000000" w:themeColor="text1"/>
        </w:rPr>
        <w:t xml:space="preserve"> to social</w:t>
      </w:r>
      <w:r w:rsidR="00852D7C">
        <w:rPr>
          <w:rFonts w:ascii="Garamond" w:hAnsi="Garamond"/>
          <w:color w:val="000000" w:themeColor="text1"/>
        </w:rPr>
        <w:t xml:space="preserve"> and cultural</w:t>
      </w:r>
      <w:r w:rsidR="0068698A" w:rsidRPr="007E3B63">
        <w:rPr>
          <w:rFonts w:ascii="Garamond" w:hAnsi="Garamond"/>
          <w:color w:val="000000" w:themeColor="text1"/>
        </w:rPr>
        <w:t xml:space="preserve"> </w:t>
      </w:r>
      <w:r w:rsidR="00A173AF">
        <w:rPr>
          <w:rFonts w:ascii="Garamond" w:hAnsi="Garamond"/>
          <w:color w:val="000000" w:themeColor="text1"/>
        </w:rPr>
        <w:t xml:space="preserve">factors that </w:t>
      </w:r>
      <w:r w:rsidR="00747656" w:rsidRPr="007E3B63">
        <w:rPr>
          <w:rFonts w:ascii="Garamond" w:hAnsi="Garamond"/>
          <w:color w:val="000000" w:themeColor="text1"/>
        </w:rPr>
        <w:t>differ</w:t>
      </w:r>
      <w:r w:rsidR="00A173AF">
        <w:rPr>
          <w:rFonts w:ascii="Garamond" w:hAnsi="Garamond"/>
          <w:color w:val="000000" w:themeColor="text1"/>
        </w:rPr>
        <w:t xml:space="preserve"> </w:t>
      </w:r>
      <w:r w:rsidR="00747656" w:rsidRPr="007E3B63">
        <w:rPr>
          <w:rFonts w:ascii="Garamond" w:hAnsi="Garamond"/>
          <w:color w:val="000000" w:themeColor="text1"/>
        </w:rPr>
        <w:t>between the sexes</w:t>
      </w:r>
      <w:r w:rsidR="00A173AF">
        <w:rPr>
          <w:rFonts w:ascii="Garamond" w:hAnsi="Garamond"/>
          <w:color w:val="000000" w:themeColor="text1"/>
        </w:rPr>
        <w:t xml:space="preserve">, </w:t>
      </w:r>
      <w:r w:rsidR="00AF2CE0">
        <w:rPr>
          <w:rFonts w:ascii="Garamond" w:hAnsi="Garamond"/>
          <w:color w:val="000000" w:themeColor="text1"/>
        </w:rPr>
        <w:t>but</w:t>
      </w:r>
      <w:r w:rsidR="00A701C8">
        <w:rPr>
          <w:rFonts w:ascii="Garamond" w:hAnsi="Garamond"/>
          <w:color w:val="000000" w:themeColor="text1"/>
        </w:rPr>
        <w:t xml:space="preserve"> also </w:t>
      </w:r>
      <w:r w:rsidR="00A173AF">
        <w:rPr>
          <w:rFonts w:ascii="Garamond" w:hAnsi="Garamond"/>
          <w:color w:val="000000" w:themeColor="text1"/>
        </w:rPr>
        <w:t>to biolog</w:t>
      </w:r>
      <w:r w:rsidR="00502CB2">
        <w:rPr>
          <w:rFonts w:ascii="Garamond" w:hAnsi="Garamond"/>
          <w:color w:val="000000" w:themeColor="text1"/>
        </w:rPr>
        <w:t>ical factors</w:t>
      </w:r>
      <w:del w:id="55" w:author="Lauren Harrison" w:date="2020-09-26T15:29:00Z">
        <w:r w:rsidR="00A173AF" w:rsidDel="00207C42">
          <w:rPr>
            <w:rFonts w:ascii="Garamond" w:hAnsi="Garamond"/>
            <w:color w:val="000000" w:themeColor="text1"/>
          </w:rPr>
          <w:delText xml:space="preserve"> </w:delText>
        </w:r>
      </w:del>
      <w:r w:rsidR="00A173AF">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Controversy","type":"article-journal","volume":"62"},"uris":["http://www.mendeley.com/documents/?uuid=7cfcb64f-2b1b-4f3b-aa28-878275d085c6"]},{"id":"ITEM-2","itemData":{"DOI":"10.1016/j.tics.2013.10.011","ISSN":"13646613","abstract":"Surprising new findings indicate that many conclusions about sex differences and similarities in cognitive abilities need to be reexamined. Cognitive sex differences are changing, decreasing for some tasks whereas remaining stable or increasing for other tasks. Some sex differences are detected in infancy, but the data are complex and depend on task characteristics. Diverse disciplines have revolutionized our understanding of why these differences exist. For instance, fraternal-twin studies align with earlier literature to help establish the role of prenatal androgens and large international datasets help explain how cultural factors such as economic prosperity and gender equity affect females and males differently. Understanding how biological and environmental factors interact could help maximize cognitive potential and address pressing societal issues. © 2013 Elsevier Ltd.","author":[{"dropping-particle":"","family":"Miller","given":"David I.","non-dropping-particle":"","parse-names":false,"suffix":""},{"dropping-particle":"","family":"Halpern","given":"Diane F.","non-dropping-particle":"","parse-names":false,"suffix":""}],"container-title":"Trends in Cognitive Sciences","id":"ITEM-2","issue":"1","issued":{"date-parts":[["2014"]]},"page":"37-45","publisher":"Elsevier Ltd","title":"The new science of cognitive sex differences","type":"article-journal","volume":"18"},"uris":["http://www.mendeley.com/documents/?uuid=1c89f5a8-1ca3-4baf-9f17-215b8106b0fc"]}],"mendeley":{"formattedCitation":"&lt;sup&gt;14,15&lt;/sup&gt;","plainTextFormattedCitation":"14,15","previouslyFormattedCitation":"&lt;sup&gt;14,15&lt;/sup&gt;"},"properties":{"noteIndex":0},"schema":"https://github.com/citation-style-language/schema/raw/master/csl-citation.json"}</w:instrText>
      </w:r>
      <w:r w:rsidR="00A173AF">
        <w:rPr>
          <w:rFonts w:ascii="Garamond" w:hAnsi="Garamond"/>
          <w:color w:val="000000" w:themeColor="text1"/>
        </w:rPr>
        <w:fldChar w:fldCharType="separate"/>
      </w:r>
      <w:r w:rsidR="003A2BE2" w:rsidRPr="003A2BE2">
        <w:rPr>
          <w:rFonts w:ascii="Garamond" w:hAnsi="Garamond"/>
          <w:noProof/>
          <w:color w:val="000000" w:themeColor="text1"/>
          <w:vertAlign w:val="superscript"/>
        </w:rPr>
        <w:t>14,15</w:t>
      </w:r>
      <w:r w:rsidR="00A173AF">
        <w:rPr>
          <w:rFonts w:ascii="Garamond" w:hAnsi="Garamond"/>
          <w:color w:val="000000" w:themeColor="text1"/>
        </w:rPr>
        <w:fldChar w:fldCharType="end"/>
      </w:r>
      <w:r w:rsidR="00747656" w:rsidRPr="007E3B63">
        <w:rPr>
          <w:rFonts w:ascii="Garamond" w:hAnsi="Garamond"/>
          <w:color w:val="000000" w:themeColor="text1"/>
        </w:rPr>
        <w:t xml:space="preserve">. </w:t>
      </w:r>
      <w:r w:rsidR="00A173AF">
        <w:rPr>
          <w:rFonts w:ascii="Garamond" w:hAnsi="Garamond"/>
          <w:color w:val="000000" w:themeColor="text1"/>
        </w:rPr>
        <w:t>Some</w:t>
      </w:r>
      <w:r w:rsidR="00A173AF" w:rsidRPr="007E3B63">
        <w:rPr>
          <w:rFonts w:ascii="Garamond" w:hAnsi="Garamond"/>
          <w:color w:val="000000" w:themeColor="text1"/>
        </w:rPr>
        <w:t xml:space="preserve"> </w:t>
      </w:r>
      <w:r w:rsidR="0068698A" w:rsidRPr="007E3B63">
        <w:rPr>
          <w:rFonts w:ascii="Garamond" w:hAnsi="Garamond"/>
          <w:color w:val="000000" w:themeColor="text1"/>
        </w:rPr>
        <w:t>commentators have</w:t>
      </w:r>
      <w:r w:rsidR="00A173AF">
        <w:rPr>
          <w:rFonts w:ascii="Garamond" w:hAnsi="Garamond"/>
          <w:color w:val="000000" w:themeColor="text1"/>
        </w:rPr>
        <w:t>, however,</w:t>
      </w:r>
      <w:r w:rsidR="00987689">
        <w:rPr>
          <w:rFonts w:ascii="Garamond" w:hAnsi="Garamond"/>
          <w:color w:val="000000" w:themeColor="text1"/>
        </w:rPr>
        <w:t xml:space="preserve"> </w:t>
      </w:r>
      <w:r w:rsidR="0068698A" w:rsidRPr="007E3B63">
        <w:rPr>
          <w:rFonts w:ascii="Garamond" w:hAnsi="Garamond"/>
          <w:color w:val="000000" w:themeColor="text1"/>
        </w:rPr>
        <w:t xml:space="preserve">argued </w:t>
      </w:r>
      <w:r w:rsidR="00A173AF">
        <w:rPr>
          <w:rFonts w:ascii="Garamond" w:hAnsi="Garamond"/>
          <w:color w:val="000000" w:themeColor="text1"/>
        </w:rPr>
        <w:t>that</w:t>
      </w:r>
      <w:r w:rsidR="0068698A" w:rsidRPr="007E3B63">
        <w:rPr>
          <w:rFonts w:ascii="Garamond" w:hAnsi="Garamond"/>
          <w:color w:val="000000" w:themeColor="text1"/>
        </w:rPr>
        <w:t xml:space="preserve"> the </w:t>
      </w:r>
      <w:r w:rsidR="00987689">
        <w:rPr>
          <w:rFonts w:ascii="Garamond" w:hAnsi="Garamond"/>
          <w:color w:val="000000" w:themeColor="text1"/>
        </w:rPr>
        <w:t>role</w:t>
      </w:r>
      <w:r w:rsidR="00987689" w:rsidRPr="007E3B63">
        <w:rPr>
          <w:rFonts w:ascii="Garamond" w:hAnsi="Garamond"/>
          <w:color w:val="000000" w:themeColor="text1"/>
        </w:rPr>
        <w:t xml:space="preserve"> </w:t>
      </w:r>
      <w:r w:rsidR="0068698A" w:rsidRPr="007E3B63">
        <w:rPr>
          <w:rFonts w:ascii="Garamond" w:hAnsi="Garamond"/>
          <w:color w:val="000000" w:themeColor="text1"/>
        </w:rPr>
        <w:t>of biolog</w:t>
      </w:r>
      <w:r w:rsidR="00A173AF">
        <w:rPr>
          <w:rFonts w:ascii="Garamond" w:hAnsi="Garamond"/>
          <w:color w:val="000000" w:themeColor="text1"/>
        </w:rPr>
        <w:t>y is</w:t>
      </w:r>
      <w:r w:rsidR="00A701C8">
        <w:rPr>
          <w:rFonts w:ascii="Garamond" w:hAnsi="Garamond"/>
          <w:color w:val="000000" w:themeColor="text1"/>
        </w:rPr>
        <w:t xml:space="preserve"> </w:t>
      </w:r>
      <w:r w:rsidR="00A173AF">
        <w:rPr>
          <w:rFonts w:ascii="Garamond" w:hAnsi="Garamond"/>
          <w:color w:val="000000" w:themeColor="text1"/>
        </w:rPr>
        <w:t xml:space="preserve">underplayed </w:t>
      </w:r>
      <w:r w:rsidR="00723750">
        <w:rPr>
          <w:rFonts w:ascii="Garamond" w:hAnsi="Garamond"/>
          <w:color w:val="000000" w:themeColor="text1"/>
        </w:rPr>
        <w:fldChar w:fldCharType="begin" w:fldLock="1"/>
      </w:r>
      <w:r w:rsidR="00723750">
        <w:rPr>
          <w:rFonts w:ascii="Garamond" w:hAnsi="Garamond"/>
          <w:color w:val="000000" w:themeColor="text1"/>
        </w:rPr>
        <w:instrText>ADDIN CSL_CITATION {"citationItems":[{"id":"ITEM-1","itemData":{"DOI":"10.31234/osf.io/ms524","author":[{"dropping-particle":"","family":"Stewart-Williams","given":"Steve","non-dropping-particle":"","parse-names":false,"suffix":""},{"dropping-particle":"","family":"Halsey","given":"Lewis G","non-dropping-particle":"","parse-names":false,"suffix":""}],"container-title":"PsyArXiv","id":"ITEM-1","issued":{"date-parts":[["2018"]]},"title":"Men, Women, and STEM: Why the Differences and What Should Be Done?","type":"article-journal"},"uris":["http://www.mendeley.com/documents/?uuid=3699ceaa-7b95-473a-adaf-612b2a6f0a64"]}],"mendeley":{"formattedCitation":"&lt;sup&gt;2&lt;/sup&gt;","plainTextFormattedCitation":"2","previouslyFormattedCitation":"&lt;sup&gt;2&lt;/sup&gt;"},"properties":{"noteIndex":0},"schema":"https://github.com/citation-style-language/schema/raw/master/csl-citation.json"}</w:instrText>
      </w:r>
      <w:r w:rsidR="00723750">
        <w:rPr>
          <w:rFonts w:ascii="Garamond" w:hAnsi="Garamond"/>
          <w:color w:val="000000" w:themeColor="text1"/>
        </w:rPr>
        <w:fldChar w:fldCharType="separate"/>
      </w:r>
      <w:r w:rsidR="00723750" w:rsidRPr="00723750">
        <w:rPr>
          <w:rFonts w:ascii="Garamond" w:hAnsi="Garamond"/>
          <w:noProof/>
          <w:color w:val="000000" w:themeColor="text1"/>
          <w:vertAlign w:val="superscript"/>
        </w:rPr>
        <w:t>2</w:t>
      </w:r>
      <w:r w:rsidR="00723750">
        <w:rPr>
          <w:rFonts w:ascii="Garamond" w:hAnsi="Garamond"/>
          <w:color w:val="000000" w:themeColor="text1"/>
        </w:rPr>
        <w:fldChar w:fldCharType="end"/>
      </w:r>
      <w:r w:rsidR="0068698A" w:rsidRPr="007E3B63">
        <w:rPr>
          <w:rFonts w:ascii="Garamond" w:hAnsi="Garamond"/>
          <w:color w:val="000000" w:themeColor="text1"/>
        </w:rPr>
        <w:t>.</w:t>
      </w:r>
      <w:r w:rsidR="00A173AF">
        <w:rPr>
          <w:rFonts w:ascii="Garamond" w:hAnsi="Garamond"/>
          <w:color w:val="000000" w:themeColor="text1"/>
        </w:rPr>
        <w:t xml:space="preserve"> </w:t>
      </w:r>
      <w:r w:rsidR="00520A95">
        <w:rPr>
          <w:rFonts w:ascii="Garamond" w:hAnsi="Garamond"/>
          <w:color w:val="000000" w:themeColor="text1"/>
        </w:rPr>
        <w:t>A</w:t>
      </w:r>
      <w:r w:rsidR="0068698A" w:rsidRPr="007E3B63">
        <w:rPr>
          <w:rFonts w:ascii="Garamond" w:eastAsia="Times New Roman" w:hAnsi="Garamond" w:cs="Times New Roman"/>
          <w:color w:val="000000" w:themeColor="text1"/>
          <w:spacing w:val="-1"/>
        </w:rPr>
        <w:t xml:space="preserve"> </w:t>
      </w:r>
      <w:r w:rsidR="00520A95">
        <w:rPr>
          <w:rFonts w:ascii="Garamond" w:eastAsia="Times New Roman" w:hAnsi="Garamond" w:cs="Times New Roman"/>
          <w:color w:val="000000" w:themeColor="text1"/>
          <w:spacing w:val="-1"/>
        </w:rPr>
        <w:t xml:space="preserve">key </w:t>
      </w:r>
      <w:r w:rsidR="0068698A" w:rsidRPr="007E3B63">
        <w:rPr>
          <w:rFonts w:ascii="Garamond" w:eastAsia="Times New Roman" w:hAnsi="Garamond" w:cs="Times New Roman"/>
          <w:color w:val="000000" w:themeColor="text1"/>
          <w:spacing w:val="-1"/>
        </w:rPr>
        <w:t xml:space="preserve">line of </w:t>
      </w:r>
      <w:r w:rsidR="00AD2D5D" w:rsidRPr="007E3B63">
        <w:rPr>
          <w:rFonts w:ascii="Garamond" w:eastAsia="Times New Roman" w:hAnsi="Garamond" w:cs="Times New Roman"/>
          <w:color w:val="000000" w:themeColor="text1"/>
          <w:spacing w:val="-1"/>
        </w:rPr>
        <w:t>reasoning</w:t>
      </w:r>
      <w:r w:rsidR="0068698A" w:rsidRPr="007E3B63">
        <w:rPr>
          <w:rFonts w:ascii="Garamond" w:eastAsia="Times New Roman" w:hAnsi="Garamond" w:cs="Times New Roman"/>
          <w:color w:val="000000" w:themeColor="text1"/>
          <w:spacing w:val="-1"/>
        </w:rPr>
        <w:t xml:space="preserve"> is t</w:t>
      </w:r>
      <w:r w:rsidR="007A2CB3" w:rsidRPr="007E3B63">
        <w:rPr>
          <w:rFonts w:ascii="Garamond" w:hAnsi="Garamond"/>
          <w:color w:val="000000" w:themeColor="text1"/>
        </w:rPr>
        <w:t xml:space="preserve">hat </w:t>
      </w:r>
      <w:r w:rsidR="00A02F5A" w:rsidRPr="007E3B63">
        <w:rPr>
          <w:rFonts w:ascii="Garamond" w:hAnsi="Garamond"/>
          <w:color w:val="000000" w:themeColor="text1"/>
        </w:rPr>
        <w:t>there is a trend across animal</w:t>
      </w:r>
      <w:r w:rsidR="00502CB2">
        <w:rPr>
          <w:rFonts w:ascii="Garamond" w:hAnsi="Garamond"/>
          <w:color w:val="000000" w:themeColor="text1"/>
        </w:rPr>
        <w:t>s</w:t>
      </w:r>
      <w:r w:rsidR="00A02F5A" w:rsidRPr="007E3B63">
        <w:rPr>
          <w:rFonts w:ascii="Garamond" w:hAnsi="Garamond"/>
          <w:color w:val="000000" w:themeColor="text1"/>
        </w:rPr>
        <w:t xml:space="preserve"> for </w:t>
      </w:r>
      <w:r w:rsidR="007A2CB3" w:rsidRPr="007E3B63">
        <w:rPr>
          <w:rFonts w:ascii="Garamond" w:hAnsi="Garamond"/>
          <w:color w:val="000000" w:themeColor="text1"/>
        </w:rPr>
        <w:t xml:space="preserve">males </w:t>
      </w:r>
      <w:r w:rsidR="00A02F5A" w:rsidRPr="007E3B63">
        <w:rPr>
          <w:rFonts w:ascii="Garamond" w:hAnsi="Garamond"/>
          <w:color w:val="000000" w:themeColor="text1"/>
        </w:rPr>
        <w:t>to be</w:t>
      </w:r>
      <w:r w:rsidR="007A2CB3" w:rsidRPr="007E3B63">
        <w:rPr>
          <w:rFonts w:ascii="Garamond" w:hAnsi="Garamond"/>
          <w:color w:val="000000" w:themeColor="text1"/>
        </w:rPr>
        <w:t xml:space="preserve"> more variable than female</w:t>
      </w:r>
      <w:r w:rsidR="00A02F5A" w:rsidRPr="007E3B63">
        <w:rPr>
          <w:rFonts w:ascii="Garamond" w:hAnsi="Garamond"/>
          <w:color w:val="000000" w:themeColor="text1"/>
        </w:rPr>
        <w:t>s</w:t>
      </w:r>
      <w:r w:rsidR="007A2CB3" w:rsidRPr="007E3B63">
        <w:rPr>
          <w:rFonts w:ascii="Garamond" w:hAnsi="Garamond"/>
          <w:color w:val="000000" w:themeColor="text1"/>
        </w:rPr>
        <w:t>.</w:t>
      </w:r>
      <w:r w:rsidR="00181504" w:rsidRPr="007E3B63">
        <w:rPr>
          <w:rFonts w:ascii="Garamond" w:hAnsi="Garamond"/>
          <w:color w:val="000000" w:themeColor="text1"/>
        </w:rPr>
        <w:t xml:space="preserve"> </w:t>
      </w:r>
      <w:r w:rsidR="00502CB2">
        <w:rPr>
          <w:rFonts w:ascii="Garamond" w:hAnsi="Garamond"/>
          <w:color w:val="000000" w:themeColor="text1"/>
        </w:rPr>
        <w:t xml:space="preserve">Although </w:t>
      </w:r>
      <w:r w:rsidR="00181504" w:rsidRPr="007E3B63">
        <w:rPr>
          <w:rFonts w:ascii="Garamond" w:hAnsi="Garamond"/>
          <w:color w:val="000000" w:themeColor="text1"/>
        </w:rPr>
        <w:t>true that g</w:t>
      </w:r>
      <w:r w:rsidR="0068698A" w:rsidRPr="007E3B63">
        <w:rPr>
          <w:rFonts w:ascii="Garamond" w:hAnsi="Garamond"/>
          <w:color w:val="000000" w:themeColor="text1"/>
        </w:rPr>
        <w:t xml:space="preserve">reater male </w:t>
      </w:r>
      <w:r w:rsidR="007A2CB3" w:rsidRPr="007E3B63">
        <w:rPr>
          <w:rFonts w:ascii="Garamond" w:hAnsi="Garamond"/>
          <w:color w:val="000000" w:themeColor="text1"/>
        </w:rPr>
        <w:t xml:space="preserve">variability </w:t>
      </w:r>
      <w:r w:rsidR="0068698A" w:rsidRPr="007E3B63">
        <w:rPr>
          <w:rFonts w:ascii="Garamond" w:hAnsi="Garamond"/>
          <w:color w:val="000000" w:themeColor="text1"/>
        </w:rPr>
        <w:t xml:space="preserve">in animals has been reported for </w:t>
      </w:r>
      <w:r w:rsidR="00770FA5" w:rsidRPr="007E3B63">
        <w:rPr>
          <w:rFonts w:ascii="Garamond" w:hAnsi="Garamond"/>
          <w:color w:val="000000" w:themeColor="text1"/>
        </w:rPr>
        <w:t>some</w:t>
      </w:r>
      <w:r w:rsidR="0068698A" w:rsidRPr="007E3B63">
        <w:rPr>
          <w:rFonts w:ascii="Garamond" w:hAnsi="Garamond"/>
          <w:color w:val="000000" w:themeColor="text1"/>
        </w:rPr>
        <w:t xml:space="preserve"> traits</w:t>
      </w:r>
      <w:r w:rsidR="00181504" w:rsidRPr="007E3B63">
        <w:rPr>
          <w:rFonts w:ascii="Garamond" w:hAnsi="Garamond"/>
          <w:color w:val="000000" w:themeColor="text1"/>
        </w:rPr>
        <w:t>, the</w:t>
      </w:r>
      <w:r w:rsidR="00AD2D5D" w:rsidRPr="007E3B63">
        <w:rPr>
          <w:rFonts w:ascii="Garamond" w:hAnsi="Garamond"/>
          <w:color w:val="000000" w:themeColor="text1"/>
        </w:rPr>
        <w:t xml:space="preserve"> strength </w:t>
      </w:r>
      <w:r w:rsidR="004835CA">
        <w:rPr>
          <w:rFonts w:ascii="Garamond" w:hAnsi="Garamond"/>
          <w:color w:val="000000" w:themeColor="text1"/>
        </w:rPr>
        <w:t xml:space="preserve">and generality </w:t>
      </w:r>
      <w:r w:rsidR="00AD2D5D" w:rsidRPr="007E3B63">
        <w:rPr>
          <w:rFonts w:ascii="Garamond" w:hAnsi="Garamond"/>
          <w:color w:val="000000" w:themeColor="text1"/>
        </w:rPr>
        <w:t xml:space="preserve">of </w:t>
      </w:r>
      <w:r w:rsidR="00A701C8">
        <w:rPr>
          <w:rFonts w:ascii="Garamond" w:hAnsi="Garamond"/>
          <w:color w:val="000000" w:themeColor="text1"/>
        </w:rPr>
        <w:t>this claim</w:t>
      </w:r>
      <w:r w:rsidR="00AD2D5D" w:rsidRPr="007E3B63">
        <w:rPr>
          <w:rFonts w:ascii="Garamond" w:hAnsi="Garamond"/>
          <w:color w:val="000000" w:themeColor="text1"/>
        </w:rPr>
        <w:t xml:space="preserve"> is </w:t>
      </w:r>
      <w:r w:rsidR="00A701C8">
        <w:rPr>
          <w:rFonts w:ascii="Garamond" w:hAnsi="Garamond"/>
          <w:color w:val="000000" w:themeColor="text1"/>
        </w:rPr>
        <w:t>unclear</w:t>
      </w:r>
      <w:r w:rsidR="00AD2D5D" w:rsidRPr="007E3B63">
        <w:rPr>
          <w:rFonts w:ascii="Garamond" w:hAnsi="Garamond"/>
          <w:color w:val="000000" w:themeColor="text1"/>
        </w:rPr>
        <w:t xml:space="preserve">. </w:t>
      </w:r>
      <w:r w:rsidR="00502CB2">
        <w:rPr>
          <w:rFonts w:ascii="Garamond" w:hAnsi="Garamond"/>
          <w:color w:val="000000" w:themeColor="text1"/>
        </w:rPr>
        <w:t>Specifically, t</w:t>
      </w:r>
      <w:r w:rsidR="00AD2D5D" w:rsidRPr="007E3B63">
        <w:rPr>
          <w:rFonts w:ascii="Garamond" w:hAnsi="Garamond"/>
          <w:color w:val="000000" w:themeColor="text1"/>
        </w:rPr>
        <w:t xml:space="preserve">he </w:t>
      </w:r>
      <w:r w:rsidR="00A701C8">
        <w:rPr>
          <w:rFonts w:ascii="Garamond" w:hAnsi="Garamond"/>
          <w:color w:val="000000" w:themeColor="text1"/>
        </w:rPr>
        <w:t>strongest</w:t>
      </w:r>
      <w:r w:rsidR="00A701C8" w:rsidRPr="007E3B63">
        <w:rPr>
          <w:rFonts w:ascii="Garamond" w:hAnsi="Garamond"/>
          <w:color w:val="000000" w:themeColor="text1"/>
        </w:rPr>
        <w:t xml:space="preserve"> </w:t>
      </w:r>
      <w:r w:rsidR="00AD2D5D" w:rsidRPr="007E3B63">
        <w:rPr>
          <w:rFonts w:ascii="Garamond" w:hAnsi="Garamond"/>
          <w:color w:val="000000" w:themeColor="text1"/>
        </w:rPr>
        <w:t xml:space="preserve">evidence </w:t>
      </w:r>
      <w:r w:rsidR="00502CB2">
        <w:rPr>
          <w:rFonts w:ascii="Garamond" w:hAnsi="Garamond"/>
          <w:color w:val="000000" w:themeColor="text1"/>
        </w:rPr>
        <w:t>is</w:t>
      </w:r>
      <w:r w:rsidR="00502CB2" w:rsidRPr="007E3B63">
        <w:rPr>
          <w:rFonts w:ascii="Garamond" w:hAnsi="Garamond"/>
          <w:color w:val="000000" w:themeColor="text1"/>
        </w:rPr>
        <w:t xml:space="preserve"> </w:t>
      </w:r>
      <w:r w:rsidR="00502CB2">
        <w:rPr>
          <w:rFonts w:ascii="Garamond" w:hAnsi="Garamond"/>
          <w:color w:val="000000" w:themeColor="text1"/>
        </w:rPr>
        <w:t>for</w:t>
      </w:r>
      <w:r w:rsidR="00AD2D5D" w:rsidRPr="007E3B63">
        <w:rPr>
          <w:rFonts w:ascii="Garamond" w:hAnsi="Garamond"/>
          <w:color w:val="000000" w:themeColor="text1"/>
        </w:rPr>
        <w:t xml:space="preserve"> greater variability in </w:t>
      </w:r>
      <w:r w:rsidR="0000423C" w:rsidRPr="007E3B63">
        <w:rPr>
          <w:rFonts w:ascii="Garamond" w:hAnsi="Garamond"/>
          <w:color w:val="000000" w:themeColor="text1"/>
        </w:rPr>
        <w:t xml:space="preserve">male than female </w:t>
      </w:r>
      <w:r w:rsidR="00AD2D5D" w:rsidRPr="007E3B63">
        <w:rPr>
          <w:rFonts w:ascii="Garamond" w:hAnsi="Garamond"/>
          <w:color w:val="000000" w:themeColor="text1"/>
        </w:rPr>
        <w:t xml:space="preserve">morphology, especially </w:t>
      </w:r>
      <w:r w:rsidR="0000423C" w:rsidRPr="007E3B63">
        <w:rPr>
          <w:rFonts w:ascii="Garamond" w:hAnsi="Garamond"/>
          <w:color w:val="000000" w:themeColor="text1"/>
        </w:rPr>
        <w:t>for</w:t>
      </w:r>
      <w:r w:rsidR="00AD2D5D" w:rsidRPr="007E3B63">
        <w:rPr>
          <w:rFonts w:ascii="Garamond" w:hAnsi="Garamond"/>
          <w:color w:val="000000" w:themeColor="text1"/>
        </w:rPr>
        <w:t xml:space="preserve"> traits under sexual selection, including sexual ornaments, </w:t>
      </w:r>
      <w:del w:id="56" w:author="Lauren Harrison" w:date="2020-09-26T11:52:00Z">
        <w:r w:rsidR="00AD2D5D" w:rsidRPr="007E3B63" w:rsidDel="00E20F42">
          <w:rPr>
            <w:rFonts w:ascii="Garamond" w:hAnsi="Garamond"/>
            <w:color w:val="000000" w:themeColor="text1"/>
          </w:rPr>
          <w:delText xml:space="preserve">courtship, </w:delText>
        </w:r>
      </w:del>
      <w:r w:rsidR="00AD2D5D" w:rsidRPr="007E3B63">
        <w:rPr>
          <w:rFonts w:ascii="Garamond" w:hAnsi="Garamond"/>
          <w:color w:val="000000" w:themeColor="text1"/>
        </w:rPr>
        <w:t>weaponry and body</w:t>
      </w:r>
      <w:r w:rsidR="00AA3D2E">
        <w:rPr>
          <w:rFonts w:ascii="Garamond" w:hAnsi="Garamond"/>
          <w:color w:val="000000" w:themeColor="text1"/>
        </w:rPr>
        <w:t xml:space="preserve"> size</w:t>
      </w:r>
      <w:del w:id="57" w:author="Lauren Harrison" w:date="2020-09-26T15:29:00Z">
        <w:r w:rsidR="00AD2D5D" w:rsidRPr="007E3B63" w:rsidDel="00207C42">
          <w:rPr>
            <w:rFonts w:ascii="Garamond" w:hAnsi="Garamond"/>
            <w:color w:val="000000" w:themeColor="text1"/>
          </w:rPr>
          <w:delText xml:space="preserve"> </w:delText>
        </w:r>
      </w:del>
      <w:r w:rsidR="00DB4160">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-2","issue":"12","issued":{"date-parts":[["2013"]]},"page":"3662-3668","title":"The variability is in the sex chromosomes","type":"article-journal","volume":"67"},"uris":["http://www.mendeley.com/documents/?uuid=48fc62fc-17a8-4c1b-8ebd-1292e83908c3"]},{"id":"ITEM-3","itemData":{"DOI":"10.1086/677310","ISBN":"0003-0147","ISSN":"0003-0147","PMID":"25141142","abstract":"Despite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Naturalist","id":"ITEM-3","issue":"3","issued":{"date-parts":[["2014"]]},"page":"326-337","title":"Male Bias in Distributions of Additive Genetic, Residual, and Phenotypic Variances of Shared Traits","type":"article-journal","volume":"184"},"uris":["http://www.mendeley.com/documents/?uuid=b4c01e48-7092-4a5f-bb2a-ad70161a9635"]}],"mendeley":{"formattedCitation":"&lt;sup&gt;16–18&lt;/sup&gt;","plainTextFormattedCitation":"16–18","previouslyFormattedCitation":"&lt;sup&gt;16–18&lt;/sup&gt;"},"properties":{"noteIndex":0},"schema":"https://github.com/citation-style-language/schema/raw/master/csl-citation.json"}</w:instrText>
      </w:r>
      <w:r w:rsidR="00DB4160">
        <w:rPr>
          <w:rFonts w:ascii="Garamond" w:hAnsi="Garamond"/>
          <w:color w:val="000000" w:themeColor="text1"/>
        </w:rPr>
        <w:fldChar w:fldCharType="separate"/>
      </w:r>
      <w:r w:rsidR="003A2BE2" w:rsidRPr="003A2BE2">
        <w:rPr>
          <w:rFonts w:ascii="Garamond" w:hAnsi="Garamond"/>
          <w:noProof/>
          <w:color w:val="000000" w:themeColor="text1"/>
          <w:vertAlign w:val="superscript"/>
        </w:rPr>
        <w:t>16–18</w:t>
      </w:r>
      <w:r w:rsidR="00DB4160">
        <w:rPr>
          <w:rFonts w:ascii="Garamond" w:hAnsi="Garamond"/>
          <w:color w:val="000000" w:themeColor="text1"/>
        </w:rPr>
        <w:fldChar w:fldCharType="end"/>
      </w:r>
      <w:r w:rsidR="007A2CB3" w:rsidRPr="007E3B63">
        <w:rPr>
          <w:rFonts w:ascii="Garamond" w:hAnsi="Garamond"/>
          <w:color w:val="000000" w:themeColor="text1"/>
        </w:rPr>
        <w:t>.</w:t>
      </w:r>
      <w:r w:rsidR="00AD2D5D" w:rsidRPr="007E3B63">
        <w:rPr>
          <w:rFonts w:ascii="Garamond" w:hAnsi="Garamond"/>
          <w:color w:val="000000" w:themeColor="text1"/>
        </w:rPr>
        <w:t xml:space="preserve"> </w:t>
      </w:r>
      <w:r w:rsidR="00502CB2">
        <w:rPr>
          <w:rFonts w:ascii="Garamond" w:hAnsi="Garamond"/>
          <w:color w:val="000000" w:themeColor="text1"/>
        </w:rPr>
        <w:t xml:space="preserve">To date, </w:t>
      </w:r>
      <w:r w:rsidR="004D69F1">
        <w:rPr>
          <w:rFonts w:ascii="Garamond" w:hAnsi="Garamond"/>
          <w:color w:val="000000" w:themeColor="text1"/>
        </w:rPr>
        <w:t xml:space="preserve">the </w:t>
      </w:r>
      <w:r w:rsidR="00A10A43" w:rsidRPr="007E3B63">
        <w:rPr>
          <w:rFonts w:ascii="Garamond" w:hAnsi="Garamond"/>
          <w:color w:val="000000" w:themeColor="text1"/>
        </w:rPr>
        <w:t>evidence is</w:t>
      </w:r>
      <w:r w:rsidR="00502CB2">
        <w:rPr>
          <w:rFonts w:ascii="Garamond" w:hAnsi="Garamond"/>
          <w:color w:val="000000" w:themeColor="text1"/>
        </w:rPr>
        <w:t xml:space="preserve"> </w:t>
      </w:r>
      <w:r w:rsidR="002622D3">
        <w:rPr>
          <w:rFonts w:ascii="Garamond" w:hAnsi="Garamond"/>
          <w:color w:val="000000" w:themeColor="text1"/>
        </w:rPr>
        <w:t>weak or</w:t>
      </w:r>
      <w:r w:rsidR="002622D3" w:rsidRPr="007E3B63">
        <w:rPr>
          <w:rFonts w:ascii="Garamond" w:hAnsi="Garamond"/>
          <w:color w:val="000000" w:themeColor="text1"/>
        </w:rPr>
        <w:t xml:space="preserve"> </w:t>
      </w:r>
      <w:r w:rsidR="007066E5" w:rsidRPr="007E3B63">
        <w:rPr>
          <w:rFonts w:ascii="Garamond" w:hAnsi="Garamond"/>
          <w:color w:val="000000" w:themeColor="text1"/>
        </w:rPr>
        <w:t>absent</w:t>
      </w:r>
      <w:r w:rsidR="00A10A43" w:rsidRPr="007E3B63">
        <w:rPr>
          <w:rFonts w:ascii="Garamond" w:hAnsi="Garamond"/>
          <w:color w:val="000000" w:themeColor="text1"/>
        </w:rPr>
        <w:t xml:space="preserve"> for </w:t>
      </w:r>
      <w:r w:rsidR="00502CB2">
        <w:rPr>
          <w:rFonts w:ascii="Garamond" w:hAnsi="Garamond"/>
          <w:color w:val="000000" w:themeColor="text1"/>
        </w:rPr>
        <w:t xml:space="preserve">greater male variability for </w:t>
      </w:r>
      <w:r w:rsidR="00A10A43" w:rsidRPr="007E3B63">
        <w:rPr>
          <w:rFonts w:ascii="Garamond" w:hAnsi="Garamond"/>
          <w:color w:val="000000" w:themeColor="text1"/>
        </w:rPr>
        <w:t xml:space="preserve">behaviours </w:t>
      </w:r>
      <w:r w:rsidR="00520A95">
        <w:rPr>
          <w:rFonts w:ascii="Garamond" w:hAnsi="Garamond"/>
          <w:color w:val="000000" w:themeColor="text1"/>
        </w:rPr>
        <w:t>exhibited</w:t>
      </w:r>
      <w:r w:rsidR="00A10A43" w:rsidRPr="007E3B63">
        <w:rPr>
          <w:rFonts w:ascii="Garamond" w:hAnsi="Garamond"/>
          <w:color w:val="000000" w:themeColor="text1"/>
        </w:rPr>
        <w:t xml:space="preserve"> by both sexes</w:t>
      </w:r>
      <w:del w:id="58" w:author="Lauren Harrison" w:date="2020-09-26T15:29:00Z">
        <w:r w:rsidR="00300532" w:rsidDel="00207C42">
          <w:rPr>
            <w:rFonts w:ascii="Garamond" w:hAnsi="Garamond"/>
            <w:color w:val="000000" w:themeColor="text1"/>
          </w:rPr>
          <w:delText xml:space="preserve"> </w:delText>
        </w:r>
      </w:del>
      <w:r w:rsidR="002622D3">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implications","type":"article-journal"},"uris":["http://www.mendeley.com/documents/?uuid=62111e1b-cd55-426b-8855-53959b0c29f0"]},{"id":"ITEM-2","itemData":{"DOI":"10.1007/s00265-018-2534-2","ISBN":"0340-5443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Sociobiology","id":"ITEM-2","issue":"8","issued":{"date-parts":[["2018"]]},"page":"132","publisher":"Behavioral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sup&gt;19,20&lt;/sup&gt;","plainTextFormattedCitation":"19,20","previouslyFormattedCitation":"&lt;sup&gt;19,20&lt;/sup&gt;"},"properties":{"noteIndex":0},"schema":"https://github.com/citation-style-language/schema/raw/master/csl-citation.json"}</w:instrText>
      </w:r>
      <w:r w:rsidR="002622D3">
        <w:rPr>
          <w:rFonts w:ascii="Garamond" w:hAnsi="Garamond"/>
          <w:color w:val="000000" w:themeColor="text1"/>
        </w:rPr>
        <w:fldChar w:fldCharType="separate"/>
      </w:r>
      <w:r w:rsidR="003A2BE2" w:rsidRPr="003A2BE2">
        <w:rPr>
          <w:rFonts w:ascii="Garamond" w:hAnsi="Garamond"/>
          <w:noProof/>
          <w:color w:val="000000" w:themeColor="text1"/>
          <w:vertAlign w:val="superscript"/>
        </w:rPr>
        <w:t>19,20</w:t>
      </w:r>
      <w:r w:rsidR="002622D3">
        <w:rPr>
          <w:rFonts w:ascii="Garamond" w:hAnsi="Garamond"/>
          <w:color w:val="000000" w:themeColor="text1"/>
        </w:rPr>
        <w:fldChar w:fldCharType="end"/>
      </w:r>
      <w:r w:rsidR="002622D3" w:rsidRPr="007E3B63">
        <w:rPr>
          <w:rFonts w:ascii="Garamond" w:hAnsi="Garamond"/>
          <w:color w:val="000000" w:themeColor="text1"/>
        </w:rPr>
        <w:t>.</w:t>
      </w:r>
      <w:r w:rsidR="00A10A43" w:rsidRPr="007E3B63">
        <w:rPr>
          <w:rFonts w:ascii="Garamond" w:hAnsi="Garamond"/>
          <w:color w:val="000000" w:themeColor="text1"/>
        </w:rPr>
        <w:t xml:space="preserve"> </w:t>
      </w:r>
    </w:p>
    <w:p w14:paraId="69684748" w14:textId="0EB26F29" w:rsidR="00AD2D5D" w:rsidRPr="007E3B63" w:rsidRDefault="00AD2D5D" w:rsidP="0068698A">
      <w:pPr>
        <w:rPr>
          <w:rFonts w:ascii="Garamond" w:hAnsi="Garamond"/>
          <w:color w:val="000000" w:themeColor="text1"/>
        </w:rPr>
      </w:pPr>
    </w:p>
    <w:p w14:paraId="511A7343" w14:textId="30F3B654" w:rsidR="00475D1C" w:rsidRDefault="00F74724" w:rsidP="004835CA">
      <w:pPr>
        <w:ind w:firstLine="360"/>
        <w:rPr>
          <w:rFonts w:ascii="Garamond" w:hAnsi="Garamond"/>
          <w:color w:val="000000" w:themeColor="text1"/>
        </w:rPr>
      </w:pPr>
      <w:r>
        <w:rPr>
          <w:rFonts w:ascii="Garamond" w:hAnsi="Garamond"/>
          <w:color w:val="000000" w:themeColor="text1"/>
        </w:rPr>
        <w:t xml:space="preserve">Human personality is </w:t>
      </w:r>
      <w:r w:rsidRPr="00B769C0">
        <w:rPr>
          <w:rFonts w:ascii="Garamond" w:hAnsi="Garamond"/>
          <w:color w:val="000000" w:themeColor="text1"/>
        </w:rPr>
        <w:t xml:space="preserve">often quantified by classifying individuals </w:t>
      </w:r>
      <w:r w:rsidR="00B66943">
        <w:rPr>
          <w:rFonts w:ascii="Garamond" w:hAnsi="Garamond"/>
          <w:color w:val="000000" w:themeColor="text1"/>
        </w:rPr>
        <w:t xml:space="preserve">of both sexes </w:t>
      </w:r>
      <w:r w:rsidRPr="00B769C0">
        <w:rPr>
          <w:rFonts w:ascii="Garamond" w:hAnsi="Garamond"/>
          <w:color w:val="000000" w:themeColor="text1"/>
        </w:rPr>
        <w:t>based on their scores for five components of behaviour</w:t>
      </w:r>
      <w:r>
        <w:rPr>
          <w:rFonts w:ascii="Garamond" w:hAnsi="Garamond"/>
          <w:color w:val="000000" w:themeColor="text1"/>
        </w:rPr>
        <w:t xml:space="preserve"> (the ‘Big Five’)</w:t>
      </w:r>
      <w:r w:rsidRPr="00B769C0">
        <w:rPr>
          <w:rFonts w:ascii="Garamond" w:hAnsi="Garamond"/>
          <w:color w:val="000000" w:themeColor="text1"/>
        </w:rPr>
        <w:t>: extraversion, neuroticism, openness,</w:t>
      </w:r>
      <w:r w:rsidR="00A701C8">
        <w:rPr>
          <w:rFonts w:ascii="Garamond" w:hAnsi="Garamond"/>
          <w:color w:val="000000" w:themeColor="text1"/>
        </w:rPr>
        <w:t xml:space="preserve"> </w:t>
      </w:r>
      <w:r w:rsidRPr="00B769C0">
        <w:rPr>
          <w:rFonts w:ascii="Garamond" w:hAnsi="Garamond"/>
          <w:color w:val="000000" w:themeColor="text1"/>
        </w:rPr>
        <w:t>conscientiousness and agreeableness</w:t>
      </w:r>
      <w:del w:id="59" w:author="Lauren Harrison" w:date="2020-09-26T15:29:00Z">
        <w:r w:rsidRPr="00B769C0" w:rsidDel="00207C42">
          <w:rPr>
            <w:rFonts w:ascii="Garamond" w:hAnsi="Garamond"/>
            <w:color w:val="000000" w:themeColor="text1"/>
          </w:rPr>
          <w:delText xml:space="preserve"> </w:delText>
        </w:r>
      </w:del>
      <w:r w:rsidRPr="00B769C0">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{"citationItems":[{"id":"ITEM-1","itemData":{"DOI":"10.1016/0191-8869(92)90236-I","ISSN":"01918869","abstract":"The five-factor model has recently received wide attention as a comprehensive model of personality traits. The claim that these five factors represent basic dimensions of personality is based on four lines of reasoning and evidence: (a) longitudinal and cross-observer studies demonstrate that all five factors are enduring dispositions that are manifest in patterns of behavior; (b) traits related to each of the factors are found in a variety of personality systems and in the natural language of trait description; (c) the factors are found in different age, sex, race, and language groups, although they may be somewhat differently expressed in different cultures; and (d) evidence of heritability suggests that all have some biological basis. To clarify some remaining confusions about the five-factor model, the relation between Openness and psychometric intelligence is described, and problems in factor rotation are discussed. © 1992.","author":[{"dropping-particle":"","family":"Costa","given":"Paul T.","non-dropping-particle":"","parse-names":false,"suffix":""},{"dropping-particle":"","family":"McCrae","given":"Robert R.","non-dropping-particle":"","parse-names":false,"suffix":""}],"container-title":"Personality and Individual Differences","id":"ITEM-1","issue":"6","issued":{"date-parts":[["1992"]]},"page":"653-665","title":"Four ways five factors are basic","type":"article-journal","volume":"13"},"uris":["http://www.mendeley.com/documents/?uuid=fc345f11-7644-4eed-8310-e88ca612be03"]}],"mendeley":{"formattedCitation":"&lt;sup&gt;21&lt;/sup&gt;","plainTextFormattedCitation":"21","previouslyFormattedCitation":"&lt;sup&gt;21&lt;/sup&gt;"},"properties":{"noteIndex":0},"schema":"https://github.com/citation-style-language/schema/raw/master/csl-citation.json"}</w:instrText>
      </w:r>
      <w:r w:rsidRPr="00B769C0">
        <w:rPr>
          <w:rFonts w:ascii="Garamond" w:hAnsi="Garamond"/>
          <w:color w:val="000000" w:themeColor="text1"/>
        </w:rPr>
        <w:fldChar w:fldCharType="separate"/>
      </w:r>
      <w:r w:rsidR="003A2BE2" w:rsidRPr="003A2BE2">
        <w:rPr>
          <w:rFonts w:ascii="Garamond" w:hAnsi="Garamond"/>
          <w:noProof/>
          <w:color w:val="000000" w:themeColor="text1"/>
          <w:vertAlign w:val="superscript"/>
        </w:rPr>
        <w:t>21</w:t>
      </w:r>
      <w:r w:rsidRPr="00B769C0">
        <w:rPr>
          <w:rFonts w:ascii="Garamond" w:hAnsi="Garamond"/>
          <w:color w:val="000000" w:themeColor="text1"/>
        </w:rPr>
        <w:fldChar w:fldCharType="end"/>
      </w:r>
      <w:r>
        <w:rPr>
          <w:rFonts w:ascii="Garamond" w:hAnsi="Garamond"/>
          <w:color w:val="000000" w:themeColor="text1"/>
        </w:rPr>
        <w:t xml:space="preserve">. </w:t>
      </w:r>
      <w:r w:rsidR="003467F1">
        <w:rPr>
          <w:rFonts w:ascii="Garamond" w:hAnsi="Garamond"/>
          <w:color w:val="000000" w:themeColor="text1"/>
        </w:rPr>
        <w:t>Individuals</w:t>
      </w:r>
      <w:r w:rsidR="00A701C8" w:rsidRPr="00B769C0">
        <w:rPr>
          <w:rFonts w:ascii="Garamond" w:hAnsi="Garamond"/>
          <w:color w:val="000000" w:themeColor="text1"/>
        </w:rPr>
        <w:t xml:space="preserve"> </w:t>
      </w:r>
      <w:r w:rsidRPr="00B769C0">
        <w:rPr>
          <w:rFonts w:ascii="Garamond" w:hAnsi="Garamond"/>
          <w:color w:val="000000" w:themeColor="text1"/>
        </w:rPr>
        <w:t xml:space="preserve">tend to </w:t>
      </w:r>
      <w:r w:rsidR="00B66943">
        <w:rPr>
          <w:rFonts w:ascii="Garamond" w:hAnsi="Garamond"/>
          <w:color w:val="000000" w:themeColor="text1"/>
        </w:rPr>
        <w:t>have repeatable</w:t>
      </w:r>
      <w:r w:rsidR="00A701C8" w:rsidRPr="00B769C0">
        <w:rPr>
          <w:rFonts w:ascii="Garamond" w:hAnsi="Garamond"/>
          <w:color w:val="000000" w:themeColor="text1"/>
        </w:rPr>
        <w:t xml:space="preserve"> </w:t>
      </w:r>
      <w:r w:rsidRPr="00B769C0">
        <w:rPr>
          <w:rFonts w:ascii="Garamond" w:hAnsi="Garamond"/>
          <w:color w:val="000000" w:themeColor="text1"/>
        </w:rPr>
        <w:t xml:space="preserve">personality </w:t>
      </w:r>
      <w:r w:rsidR="00A701C8">
        <w:rPr>
          <w:rFonts w:ascii="Garamond" w:hAnsi="Garamond"/>
          <w:color w:val="000000" w:themeColor="text1"/>
        </w:rPr>
        <w:t>scores</w:t>
      </w:r>
      <w:r w:rsidR="00A701C8" w:rsidRPr="00B769C0">
        <w:rPr>
          <w:rFonts w:ascii="Garamond" w:hAnsi="Garamond"/>
          <w:color w:val="000000" w:themeColor="text1"/>
        </w:rPr>
        <w:t xml:space="preserve"> </w:t>
      </w:r>
      <w:r w:rsidRPr="00B769C0">
        <w:rPr>
          <w:rFonts w:ascii="Garamond" w:hAnsi="Garamond"/>
          <w:color w:val="000000" w:themeColor="text1"/>
        </w:rPr>
        <w:t>over time</w:t>
      </w:r>
      <w:r w:rsidRPr="007E3B63">
        <w:rPr>
          <w:rFonts w:ascii="Garamond" w:hAnsi="Garamond"/>
          <w:color w:val="000000" w:themeColor="text1"/>
        </w:rPr>
        <w:t>.</w:t>
      </w:r>
      <w:r>
        <w:rPr>
          <w:rFonts w:ascii="Garamond" w:hAnsi="Garamond"/>
          <w:color w:val="000000" w:themeColor="text1"/>
        </w:rPr>
        <w:t xml:space="preserve"> </w:t>
      </w:r>
      <w:r w:rsidR="00747878" w:rsidRPr="007E3B63">
        <w:rPr>
          <w:rFonts w:ascii="Garamond" w:hAnsi="Garamond"/>
          <w:color w:val="000000" w:themeColor="text1"/>
        </w:rPr>
        <w:t xml:space="preserve">In the last 15 years, </w:t>
      </w:r>
      <w:r w:rsidR="003467F1">
        <w:rPr>
          <w:rFonts w:ascii="Garamond" w:hAnsi="Garamond"/>
          <w:color w:val="000000" w:themeColor="text1"/>
        </w:rPr>
        <w:t xml:space="preserve">comparable </w:t>
      </w:r>
      <w:r w:rsidR="00747878">
        <w:rPr>
          <w:rFonts w:ascii="Garamond" w:hAnsi="Garamond"/>
          <w:color w:val="000000" w:themeColor="text1"/>
        </w:rPr>
        <w:t>e</w:t>
      </w:r>
      <w:r w:rsidR="00747878" w:rsidRPr="007E3B63">
        <w:rPr>
          <w:rFonts w:ascii="Garamond" w:hAnsi="Garamond"/>
          <w:color w:val="000000" w:themeColor="text1"/>
        </w:rPr>
        <w:t xml:space="preserve">vidence </w:t>
      </w:r>
      <w:r w:rsidR="00747878">
        <w:rPr>
          <w:rFonts w:ascii="Garamond" w:hAnsi="Garamond"/>
          <w:color w:val="000000" w:themeColor="text1"/>
        </w:rPr>
        <w:t xml:space="preserve">has emerged </w:t>
      </w:r>
      <w:r w:rsidR="00747878" w:rsidRPr="007E3B63">
        <w:rPr>
          <w:rFonts w:ascii="Garamond" w:hAnsi="Garamond"/>
          <w:color w:val="000000" w:themeColor="text1"/>
        </w:rPr>
        <w:t xml:space="preserve">for consistent </w:t>
      </w:r>
      <w:r w:rsidR="00747878">
        <w:rPr>
          <w:rFonts w:ascii="Garamond" w:hAnsi="Garamond"/>
          <w:color w:val="000000" w:themeColor="text1"/>
        </w:rPr>
        <w:t xml:space="preserve">behavioural </w:t>
      </w:r>
      <w:r w:rsidR="00747878" w:rsidRPr="007E3B63">
        <w:rPr>
          <w:rFonts w:ascii="Garamond" w:hAnsi="Garamond"/>
          <w:color w:val="000000" w:themeColor="text1"/>
        </w:rPr>
        <w:t>difference</w:t>
      </w:r>
      <w:r w:rsidR="00747878">
        <w:rPr>
          <w:rFonts w:ascii="Garamond" w:hAnsi="Garamond"/>
          <w:color w:val="000000" w:themeColor="text1"/>
        </w:rPr>
        <w:t>s</w:t>
      </w:r>
      <w:r w:rsidR="00747878" w:rsidRPr="007E3B63">
        <w:rPr>
          <w:rFonts w:ascii="Garamond" w:hAnsi="Garamond"/>
          <w:color w:val="000000" w:themeColor="text1"/>
        </w:rPr>
        <w:t xml:space="preserve"> </w:t>
      </w:r>
      <w:r w:rsidR="00747878">
        <w:rPr>
          <w:rFonts w:ascii="Garamond" w:hAnsi="Garamond"/>
          <w:color w:val="000000" w:themeColor="text1"/>
        </w:rPr>
        <w:t>in</w:t>
      </w:r>
      <w:r w:rsidR="00747878" w:rsidRPr="007E3B63">
        <w:rPr>
          <w:rFonts w:ascii="Garamond" w:hAnsi="Garamond"/>
          <w:color w:val="000000" w:themeColor="text1"/>
        </w:rPr>
        <w:t xml:space="preserve"> animals </w:t>
      </w:r>
      <w:r w:rsidR="00747878">
        <w:rPr>
          <w:rFonts w:ascii="Garamond" w:hAnsi="Garamond"/>
          <w:color w:val="000000" w:themeColor="text1"/>
        </w:rPr>
        <w:t xml:space="preserve">that </w:t>
      </w:r>
      <w:r w:rsidR="00747878" w:rsidRPr="007E3B63">
        <w:rPr>
          <w:rFonts w:ascii="Garamond" w:hAnsi="Garamond"/>
          <w:color w:val="000000" w:themeColor="text1"/>
        </w:rPr>
        <w:t xml:space="preserve">are akin to variation in </w:t>
      </w:r>
      <w:r w:rsidR="00747878">
        <w:rPr>
          <w:rFonts w:ascii="Garamond" w:hAnsi="Garamond"/>
          <w:color w:val="000000" w:themeColor="text1"/>
        </w:rPr>
        <w:t xml:space="preserve">human </w:t>
      </w:r>
      <w:r w:rsidR="00747878" w:rsidRPr="007E3B63">
        <w:rPr>
          <w:rFonts w:ascii="Garamond" w:hAnsi="Garamond"/>
          <w:color w:val="000000" w:themeColor="text1"/>
        </w:rPr>
        <w:t xml:space="preserve">personality. </w:t>
      </w:r>
      <w:r w:rsidR="003467F1">
        <w:rPr>
          <w:rFonts w:ascii="Garamond" w:hAnsi="Garamond"/>
          <w:color w:val="000000" w:themeColor="text1"/>
        </w:rPr>
        <w:t>These</w:t>
      </w:r>
      <w:r w:rsidR="00AD5095">
        <w:rPr>
          <w:rFonts w:ascii="Garamond" w:hAnsi="Garamond"/>
          <w:color w:val="000000" w:themeColor="text1"/>
        </w:rPr>
        <w:t xml:space="preserve"> </w:t>
      </w:r>
      <w:r w:rsidR="00747878" w:rsidRPr="007E3B63">
        <w:rPr>
          <w:rFonts w:ascii="Garamond" w:hAnsi="Garamond"/>
          <w:color w:val="000000" w:themeColor="text1"/>
        </w:rPr>
        <w:t>animal behaviour</w:t>
      </w:r>
      <w:r w:rsidR="00A701C8">
        <w:rPr>
          <w:rFonts w:ascii="Garamond" w:hAnsi="Garamond"/>
          <w:color w:val="000000" w:themeColor="text1"/>
        </w:rPr>
        <w:t xml:space="preserve">s </w:t>
      </w:r>
      <w:r w:rsidR="003467F1">
        <w:rPr>
          <w:rFonts w:ascii="Garamond" w:hAnsi="Garamond"/>
          <w:color w:val="000000" w:themeColor="text1"/>
        </w:rPr>
        <w:t>ate often</w:t>
      </w:r>
      <w:r w:rsidR="00AD5095">
        <w:rPr>
          <w:rFonts w:ascii="Garamond" w:hAnsi="Garamond"/>
          <w:color w:val="000000" w:themeColor="text1"/>
        </w:rPr>
        <w:t xml:space="preserve"> grouped </w:t>
      </w:r>
      <w:r w:rsidR="00747878" w:rsidRPr="007E3B63">
        <w:rPr>
          <w:rFonts w:ascii="Garamond" w:hAnsi="Garamond"/>
          <w:color w:val="000000" w:themeColor="text1"/>
        </w:rPr>
        <w:t xml:space="preserve">into five </w:t>
      </w:r>
      <w:r w:rsidR="00AF2CE0">
        <w:rPr>
          <w:rFonts w:ascii="Garamond" w:hAnsi="Garamond"/>
          <w:color w:val="000000" w:themeColor="text1"/>
        </w:rPr>
        <w:t xml:space="preserve">personality </w:t>
      </w:r>
      <w:r w:rsidR="00747878">
        <w:rPr>
          <w:rFonts w:ascii="Garamond" w:hAnsi="Garamond"/>
          <w:color w:val="000000" w:themeColor="text1"/>
        </w:rPr>
        <w:t>axes</w:t>
      </w:r>
      <w:r w:rsidR="00747878" w:rsidRPr="007E3B63">
        <w:rPr>
          <w:rFonts w:ascii="Garamond" w:hAnsi="Garamond"/>
          <w:color w:val="000000" w:themeColor="text1"/>
        </w:rPr>
        <w:t xml:space="preserve"> that </w:t>
      </w:r>
      <w:r w:rsidR="003467F1">
        <w:rPr>
          <w:rFonts w:ascii="Garamond" w:hAnsi="Garamond"/>
          <w:color w:val="000000" w:themeColor="text1"/>
        </w:rPr>
        <w:t>loosely</w:t>
      </w:r>
      <w:r w:rsidR="003467F1" w:rsidRPr="007E3B63">
        <w:rPr>
          <w:rFonts w:ascii="Garamond" w:hAnsi="Garamond"/>
          <w:color w:val="000000" w:themeColor="text1"/>
        </w:rPr>
        <w:t xml:space="preserve"> </w:t>
      </w:r>
      <w:r w:rsidR="00747878" w:rsidRPr="007E3B63">
        <w:rPr>
          <w:rFonts w:ascii="Garamond" w:hAnsi="Garamond"/>
          <w:color w:val="000000" w:themeColor="text1"/>
        </w:rPr>
        <w:t>resemble those in humans: activity, aggression, boldness, exploration and sociability</w:t>
      </w:r>
      <w:del w:id="60" w:author="Lauren Harrison" w:date="2020-09-26T15:29:00Z">
        <w:r w:rsidR="00747878" w:rsidRPr="007E3B63" w:rsidDel="00207C42">
          <w:rPr>
            <w:rFonts w:ascii="Garamond" w:hAnsi="Garamond"/>
            <w:color w:val="000000" w:themeColor="text1"/>
          </w:rPr>
          <w:delText xml:space="preserve"> </w:delText>
        </w:r>
      </w:del>
      <w:r w:rsidR="00747878">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mendeley":{"formattedCitation":"&lt;sup&gt;22&lt;/sup&gt;","plainTextFormattedCitation":"22","previouslyFormattedCitation":"&lt;sup&gt;22&lt;/sup&gt;"},"properties":{"noteIndex":0},"schema":"https://github.com/citation-style-language/schema/raw/master/csl-citation.json"}</w:instrText>
      </w:r>
      <w:r w:rsidR="00747878">
        <w:rPr>
          <w:rFonts w:ascii="Garamond" w:hAnsi="Garamond"/>
          <w:color w:val="000000" w:themeColor="text1"/>
        </w:rPr>
        <w:fldChar w:fldCharType="separate"/>
      </w:r>
      <w:r w:rsidR="003A2BE2" w:rsidRPr="003A2BE2">
        <w:rPr>
          <w:rFonts w:ascii="Garamond" w:hAnsi="Garamond"/>
          <w:noProof/>
          <w:color w:val="000000" w:themeColor="text1"/>
          <w:vertAlign w:val="superscript"/>
        </w:rPr>
        <w:t>22</w:t>
      </w:r>
      <w:r w:rsidR="00747878">
        <w:rPr>
          <w:rFonts w:ascii="Garamond" w:hAnsi="Garamond"/>
          <w:color w:val="000000" w:themeColor="text1"/>
        </w:rPr>
        <w:fldChar w:fldCharType="end"/>
      </w:r>
      <w:r w:rsidR="00747878">
        <w:rPr>
          <w:rFonts w:ascii="Garamond" w:hAnsi="Garamond"/>
          <w:color w:val="000000" w:themeColor="text1"/>
        </w:rPr>
        <w:t>.</w:t>
      </w:r>
      <w:r w:rsidR="004D69F1">
        <w:rPr>
          <w:rFonts w:ascii="Garamond" w:hAnsi="Garamond"/>
          <w:color w:val="000000" w:themeColor="text1"/>
        </w:rPr>
        <w:t xml:space="preserve"> It is therefore now possible to test for greater male variability in personality traits in animals.</w:t>
      </w:r>
    </w:p>
    <w:p w14:paraId="50970A5B" w14:textId="77777777" w:rsidR="00475D1C" w:rsidRDefault="00475D1C" w:rsidP="004835CA">
      <w:pPr>
        <w:ind w:firstLine="360"/>
        <w:rPr>
          <w:rFonts w:ascii="Garamond" w:hAnsi="Garamond"/>
          <w:color w:val="000000" w:themeColor="text1"/>
        </w:rPr>
      </w:pPr>
    </w:p>
    <w:p w14:paraId="2C1D4C98" w14:textId="18818EF6" w:rsidR="009A1BC7" w:rsidDel="003117B0" w:rsidRDefault="00F2045D" w:rsidP="003117B0">
      <w:pPr>
        <w:ind w:firstLine="360"/>
        <w:rPr>
          <w:del w:id="61" w:author="Lauren Harrison" w:date="2020-09-28T19:41:00Z"/>
          <w:rFonts w:ascii="Garamond" w:hAnsi="Garamond"/>
          <w:color w:val="000000" w:themeColor="text1"/>
        </w:rPr>
      </w:pPr>
      <w:ins w:id="62" w:author="Lauren Harrison" w:date="2020-09-26T16:33:00Z">
        <w:r>
          <w:rPr>
            <w:rFonts w:ascii="Garamond" w:hAnsi="Garamond"/>
            <w:color w:val="000000" w:themeColor="text1"/>
          </w:rPr>
          <w:t>T</w:t>
        </w:r>
      </w:ins>
      <w:ins w:id="63" w:author="Lauren Harrison" w:date="2020-09-26T16:32:00Z">
        <w:r w:rsidR="003E3DA6">
          <w:rPr>
            <w:rFonts w:ascii="Garamond" w:hAnsi="Garamond"/>
            <w:color w:val="000000" w:themeColor="text1"/>
          </w:rPr>
          <w:t>here</w:t>
        </w:r>
      </w:ins>
      <w:ins w:id="64" w:author="Lauren Harrison" w:date="2020-09-26T16:31:00Z">
        <w:r w:rsidR="00C86519">
          <w:rPr>
            <w:rFonts w:ascii="Garamond" w:hAnsi="Garamond"/>
            <w:color w:val="000000" w:themeColor="text1"/>
          </w:rPr>
          <w:t xml:space="preserve"> are several, non-mutually-exclusive explanations </w:t>
        </w:r>
      </w:ins>
      <w:del w:id="65" w:author="Lauren Harrison" w:date="2020-09-26T16:31:00Z">
        <w:r w:rsidR="003F7DA2" w:rsidRPr="007E3B63" w:rsidDel="00C86519">
          <w:rPr>
            <w:rFonts w:ascii="Garamond" w:hAnsi="Garamond"/>
            <w:color w:val="000000" w:themeColor="text1"/>
          </w:rPr>
          <w:delText xml:space="preserve">The </w:delText>
        </w:r>
        <w:r w:rsidR="00665F28" w:rsidRPr="007E3B63" w:rsidDel="00C86519">
          <w:rPr>
            <w:rFonts w:ascii="Garamond" w:hAnsi="Garamond"/>
            <w:color w:val="000000" w:themeColor="text1"/>
          </w:rPr>
          <w:delText>four</w:delText>
        </w:r>
        <w:r w:rsidR="003F7DA2" w:rsidRPr="007E3B63" w:rsidDel="00C86519">
          <w:rPr>
            <w:rFonts w:ascii="Garamond" w:hAnsi="Garamond"/>
            <w:color w:val="000000" w:themeColor="text1"/>
          </w:rPr>
          <w:delText xml:space="preserve"> main</w:delText>
        </w:r>
        <w:r w:rsidR="00770FA5" w:rsidRPr="007E3B63" w:rsidDel="00C86519">
          <w:rPr>
            <w:rFonts w:ascii="Garamond" w:hAnsi="Garamond"/>
            <w:color w:val="000000" w:themeColor="text1"/>
          </w:rPr>
          <w:delText xml:space="preserve">, </w:delText>
        </w:r>
        <w:r w:rsidR="007D0E15" w:rsidRPr="007E3B63" w:rsidDel="00C86519">
          <w:rPr>
            <w:rFonts w:ascii="Garamond" w:hAnsi="Garamond"/>
            <w:color w:val="000000" w:themeColor="text1"/>
          </w:rPr>
          <w:delText>non-mutually</w:delText>
        </w:r>
        <w:r w:rsidR="00770FA5" w:rsidRPr="007E3B63" w:rsidDel="00C86519">
          <w:rPr>
            <w:rFonts w:ascii="Garamond" w:hAnsi="Garamond"/>
            <w:color w:val="000000" w:themeColor="text1"/>
          </w:rPr>
          <w:delText>-exclusive</w:delText>
        </w:r>
        <w:r w:rsidR="003F7DA2" w:rsidRPr="007E3B63" w:rsidDel="00C86519">
          <w:rPr>
            <w:rFonts w:ascii="Garamond" w:hAnsi="Garamond"/>
            <w:color w:val="000000" w:themeColor="text1"/>
          </w:rPr>
          <w:delText xml:space="preserve"> explanations </w:delText>
        </w:r>
      </w:del>
      <w:r w:rsidR="003F7DA2" w:rsidRPr="007E3B63">
        <w:rPr>
          <w:rFonts w:ascii="Garamond" w:hAnsi="Garamond"/>
          <w:color w:val="000000" w:themeColor="text1"/>
        </w:rPr>
        <w:t xml:space="preserve">invoked by biologists </w:t>
      </w:r>
      <w:r w:rsidR="00852D7C">
        <w:rPr>
          <w:rFonts w:ascii="Garamond" w:hAnsi="Garamond"/>
          <w:color w:val="000000" w:themeColor="text1"/>
        </w:rPr>
        <w:t xml:space="preserve">to explain </w:t>
      </w:r>
      <w:r w:rsidR="00A47A06">
        <w:rPr>
          <w:rFonts w:ascii="Garamond" w:hAnsi="Garamond"/>
          <w:color w:val="000000" w:themeColor="text1"/>
        </w:rPr>
        <w:t xml:space="preserve">the maintenance of </w:t>
      </w:r>
      <w:r w:rsidR="00852D7C" w:rsidRPr="007E3B63">
        <w:rPr>
          <w:rFonts w:ascii="Garamond" w:hAnsi="Garamond"/>
          <w:color w:val="000000" w:themeColor="text1"/>
        </w:rPr>
        <w:t xml:space="preserve">variation in </w:t>
      </w:r>
      <w:r w:rsidR="00852D7C">
        <w:rPr>
          <w:rFonts w:ascii="Garamond" w:hAnsi="Garamond"/>
          <w:color w:val="000000" w:themeColor="text1"/>
        </w:rPr>
        <w:t xml:space="preserve">animal </w:t>
      </w:r>
      <w:r w:rsidR="00852D7C" w:rsidRPr="007E3B63">
        <w:rPr>
          <w:rFonts w:ascii="Garamond" w:hAnsi="Garamond"/>
          <w:color w:val="000000" w:themeColor="text1"/>
        </w:rPr>
        <w:t>personality</w:t>
      </w:r>
      <w:del w:id="66" w:author="Lauren Harrison" w:date="2020-09-26T16:32:00Z">
        <w:r w:rsidR="00852D7C" w:rsidRPr="007E3B63" w:rsidDel="003E3DA6">
          <w:rPr>
            <w:rFonts w:ascii="Garamond" w:hAnsi="Garamond"/>
            <w:color w:val="000000" w:themeColor="text1"/>
          </w:rPr>
          <w:delText xml:space="preserve"> </w:delText>
        </w:r>
        <w:r w:rsidR="00C954EC" w:rsidDel="003E3DA6">
          <w:rPr>
            <w:rFonts w:ascii="Garamond" w:hAnsi="Garamond"/>
            <w:color w:val="000000" w:themeColor="text1"/>
          </w:rPr>
          <w:delText>despite</w:delText>
        </w:r>
        <w:r w:rsidR="00852D7C" w:rsidRPr="007E3B63" w:rsidDel="003E3DA6">
          <w:rPr>
            <w:rFonts w:ascii="Garamond" w:hAnsi="Garamond"/>
            <w:color w:val="000000" w:themeColor="text1"/>
          </w:rPr>
          <w:delText xml:space="preserve"> natural selection</w:delText>
        </w:r>
        <w:r w:rsidR="00C954EC" w:rsidDel="003E3DA6">
          <w:rPr>
            <w:rFonts w:ascii="Garamond" w:hAnsi="Garamond"/>
            <w:color w:val="000000" w:themeColor="text1"/>
          </w:rPr>
          <w:delText xml:space="preserve"> tending to eliminate less fit variants</w:delText>
        </w:r>
      </w:del>
      <w:del w:id="67" w:author="Lauren Harrison" w:date="2020-09-26T15:30:00Z">
        <w:r w:rsidR="00852D7C" w:rsidDel="004E44C6">
          <w:rPr>
            <w:rFonts w:ascii="Garamond" w:hAnsi="Garamond"/>
            <w:color w:val="000000" w:themeColor="text1"/>
          </w:rPr>
          <w:delText xml:space="preserve"> </w:delText>
        </w:r>
      </w:del>
      <w:r w:rsidR="00852D7C" w:rsidRPr="007E3B63">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{"citationItems":[{"id":"ITEM-1","itemData":{"DOI":"10.1093/beheco/arm144","ISBN":"1045-2249","ISSN":"10452249","PMID":"1670","abstract":"The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species.","author":[{"dropping-particle":"","family":"Smith","given":"Brian R.","non-dropping-particle":"","parse-names":false,"suffix":""},{"dropping-particle":"","family":"Blumstein","given":"Daniel T.","non-dropping-particle":"","parse-names":false,"suffix":""}],"container-title":"Behavioral Ecology","id":"ITEM-1","issue":"2","issued":{"date-parts":[["2008"]]},"page":"448-455","title":"Fitness consequences of personality: A meta-analysis","type":"article-journal","volume":"19"},"uris":["http://www.mendeley.com/documents/?uuid=100b218d-47c2-4691-bd88-88cfc817f34b"]},{"id":"ITEM-2","itemData":{"DOI":"10.1098/rstb.2010.0221","ISBN":"0962-8436","ISSN":"14712970","PMID":"21078647","abstract":"In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Sciences","id":"ITEM-2","issue":"1560","issued":{"date-parts":[["2010"]]},"note":"Key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lt;sup&gt;23,24&lt;/sup&gt;","plainTextFormattedCitation":"23,24","previouslyFormattedCitation":"&lt;sup&gt;23,24&lt;/sup&gt;"},"properties":{"noteIndex":0},"schema":"https://github.com/citation-style-language/schema/raw/master/csl-citation.json"}</w:instrText>
      </w:r>
      <w:r w:rsidR="00852D7C" w:rsidRPr="007E3B63">
        <w:rPr>
          <w:rFonts w:ascii="Garamond" w:hAnsi="Garamond"/>
          <w:color w:val="000000" w:themeColor="text1"/>
        </w:rPr>
        <w:fldChar w:fldCharType="separate"/>
      </w:r>
      <w:r w:rsidR="003A2BE2" w:rsidRPr="003A2BE2">
        <w:rPr>
          <w:rFonts w:ascii="Garamond" w:hAnsi="Garamond"/>
          <w:noProof/>
          <w:color w:val="000000" w:themeColor="text1"/>
          <w:vertAlign w:val="superscript"/>
        </w:rPr>
        <w:t>23,24</w:t>
      </w:r>
      <w:r w:rsidR="00852D7C" w:rsidRPr="007E3B63">
        <w:rPr>
          <w:rFonts w:ascii="Garamond" w:hAnsi="Garamond"/>
          <w:color w:val="000000" w:themeColor="text1"/>
        </w:rPr>
        <w:fldChar w:fldCharType="end"/>
      </w:r>
      <w:ins w:id="68" w:author="Lauren Harrison" w:date="2020-09-28T18:53:00Z">
        <w:r w:rsidR="00791B1F">
          <w:rPr>
            <w:rFonts w:ascii="Garamond" w:hAnsi="Garamond"/>
            <w:color w:val="000000" w:themeColor="text1"/>
          </w:rPr>
          <w:t>, o</w:t>
        </w:r>
      </w:ins>
      <w:ins w:id="69" w:author="Lauren Harrison" w:date="2020-09-28T18:47:00Z">
        <w:r w:rsidR="003A2BE2">
          <w:rPr>
            <w:rFonts w:ascii="Garamond" w:hAnsi="Garamond"/>
            <w:color w:val="000000" w:themeColor="text1"/>
          </w:rPr>
          <w:t xml:space="preserve">f which </w:t>
        </w:r>
      </w:ins>
      <w:ins w:id="70" w:author="Lauren Harrison" w:date="2020-09-28T18:54:00Z">
        <w:r w:rsidR="00791B1F">
          <w:rPr>
            <w:rFonts w:ascii="Garamond" w:hAnsi="Garamond"/>
            <w:color w:val="000000" w:themeColor="text1"/>
          </w:rPr>
          <w:t>both sexual selection and developmental mechanisms are</w:t>
        </w:r>
      </w:ins>
      <w:ins w:id="71" w:author="Lauren Harrison" w:date="2020-09-28T18:47:00Z">
        <w:r w:rsidR="003A2BE2">
          <w:rPr>
            <w:rFonts w:ascii="Garamond" w:hAnsi="Garamond"/>
            <w:color w:val="000000" w:themeColor="text1"/>
          </w:rPr>
          <w:t xml:space="preserve"> also </w:t>
        </w:r>
      </w:ins>
      <w:ins w:id="72" w:author="Lauren Harrison" w:date="2020-09-28T18:48:00Z">
        <w:r w:rsidR="003A2BE2">
          <w:rPr>
            <w:rFonts w:ascii="Garamond" w:hAnsi="Garamond"/>
            <w:color w:val="000000" w:themeColor="text1"/>
          </w:rPr>
          <w:t>offered</w:t>
        </w:r>
      </w:ins>
      <w:ins w:id="73" w:author="Lauren Harrison" w:date="2020-09-28T18:47:00Z">
        <w:r w:rsidR="003A2BE2">
          <w:rPr>
            <w:rFonts w:ascii="Garamond" w:hAnsi="Garamond"/>
            <w:color w:val="000000" w:themeColor="text1"/>
          </w:rPr>
          <w:t xml:space="preserve"> as e</w:t>
        </w:r>
      </w:ins>
      <w:ins w:id="74" w:author="Lauren Harrison" w:date="2020-09-28T18:48:00Z">
        <w:r w:rsidR="003A2BE2">
          <w:rPr>
            <w:rFonts w:ascii="Garamond" w:hAnsi="Garamond"/>
            <w:color w:val="000000" w:themeColor="text1"/>
          </w:rPr>
          <w:t>volutionary explanations for sex differences in variability for humans</w:t>
        </w:r>
      </w:ins>
      <w:del w:id="75" w:author="Lauren Harrison" w:date="2020-09-26T16:32:00Z">
        <w:r w:rsidR="00852D7C" w:rsidDel="003E3DA6">
          <w:rPr>
            <w:rFonts w:ascii="Garamond" w:hAnsi="Garamond"/>
            <w:color w:val="000000" w:themeColor="text1"/>
          </w:rPr>
          <w:delText xml:space="preserve"> </w:delText>
        </w:r>
        <w:r w:rsidR="003F7DA2" w:rsidRPr="007E3B63" w:rsidDel="003E3DA6">
          <w:rPr>
            <w:rFonts w:ascii="Garamond" w:hAnsi="Garamond"/>
            <w:color w:val="000000" w:themeColor="text1"/>
          </w:rPr>
          <w:delText xml:space="preserve">are: </w:delText>
        </w:r>
      </w:del>
      <w:del w:id="76" w:author="Lauren Harrison" w:date="2020-09-28T18:53:00Z">
        <w:r w:rsidR="00D5578C" w:rsidRPr="007E3B63" w:rsidDel="00791B1F">
          <w:rPr>
            <w:rFonts w:ascii="Garamond" w:hAnsi="Garamond"/>
            <w:color w:val="000000" w:themeColor="text1"/>
          </w:rPr>
          <w:delText>(a)</w:delText>
        </w:r>
        <w:r w:rsidR="00852D7C" w:rsidDel="00791B1F">
          <w:rPr>
            <w:rFonts w:ascii="Garamond" w:hAnsi="Garamond"/>
            <w:color w:val="000000" w:themeColor="text1"/>
          </w:rPr>
          <w:delText xml:space="preserve"> </w:delText>
        </w:r>
        <w:r w:rsidR="009E58EC" w:rsidDel="00791B1F">
          <w:rPr>
            <w:rFonts w:ascii="Garamond" w:hAnsi="Garamond"/>
            <w:color w:val="000000" w:themeColor="text1"/>
          </w:rPr>
          <w:delText>sexual selection</w:delText>
        </w:r>
        <w:r w:rsidR="00D5578C" w:rsidRPr="007E3B63" w:rsidDel="00791B1F">
          <w:rPr>
            <w:rFonts w:ascii="Garamond" w:hAnsi="Garamond"/>
            <w:color w:val="000000" w:themeColor="text1"/>
          </w:rPr>
          <w:delText xml:space="preserve">; </w:delText>
        </w:r>
        <w:r w:rsidR="003F7DA2" w:rsidRPr="007E3B63" w:rsidDel="00791B1F">
          <w:rPr>
            <w:rFonts w:ascii="Garamond" w:hAnsi="Garamond"/>
            <w:color w:val="000000" w:themeColor="text1"/>
          </w:rPr>
          <w:delText>(</w:delText>
        </w:r>
        <w:r w:rsidR="00D5578C" w:rsidRPr="007E3B63" w:rsidDel="00791B1F">
          <w:rPr>
            <w:rFonts w:ascii="Garamond" w:hAnsi="Garamond"/>
            <w:color w:val="000000" w:themeColor="text1"/>
          </w:rPr>
          <w:delText>b</w:delText>
        </w:r>
        <w:r w:rsidR="003F7DA2" w:rsidRPr="007E3B63" w:rsidDel="00791B1F">
          <w:rPr>
            <w:rFonts w:ascii="Garamond" w:hAnsi="Garamond"/>
            <w:color w:val="000000" w:themeColor="text1"/>
          </w:rPr>
          <w:delText xml:space="preserve">) </w:delText>
        </w:r>
        <w:commentRangeStart w:id="77"/>
        <w:commentRangeStart w:id="78"/>
        <w:commentRangeStart w:id="79"/>
        <w:r w:rsidR="003F7DA2" w:rsidRPr="007E3B63" w:rsidDel="00791B1F">
          <w:rPr>
            <w:rFonts w:ascii="Garamond" w:hAnsi="Garamond"/>
            <w:color w:val="000000" w:themeColor="text1"/>
          </w:rPr>
          <w:delText xml:space="preserve">negative </w:delText>
        </w:r>
        <w:commentRangeEnd w:id="77"/>
        <w:r w:rsidR="009E58EC" w:rsidDel="00791B1F">
          <w:rPr>
            <w:rStyle w:val="CommentReference"/>
          </w:rPr>
          <w:commentReference w:id="77"/>
        </w:r>
        <w:commentRangeEnd w:id="78"/>
        <w:r w:rsidR="00C9062C" w:rsidDel="00791B1F">
          <w:rPr>
            <w:rStyle w:val="CommentReference"/>
          </w:rPr>
          <w:commentReference w:id="78"/>
        </w:r>
        <w:commentRangeEnd w:id="79"/>
        <w:r w:rsidR="00557624" w:rsidDel="00791B1F">
          <w:rPr>
            <w:rStyle w:val="CommentReference"/>
          </w:rPr>
          <w:commentReference w:id="79"/>
        </w:r>
        <w:r w:rsidR="003F7DA2" w:rsidRPr="007E3B63" w:rsidDel="00791B1F">
          <w:rPr>
            <w:rFonts w:ascii="Garamond" w:hAnsi="Garamond"/>
            <w:color w:val="000000" w:themeColor="text1"/>
          </w:rPr>
          <w:delText>frequency-dependent selection</w:delText>
        </w:r>
        <w:r w:rsidR="00D5578C" w:rsidRPr="007E3B63" w:rsidDel="00791B1F">
          <w:rPr>
            <w:rFonts w:ascii="Garamond" w:hAnsi="Garamond"/>
            <w:color w:val="000000" w:themeColor="text1"/>
          </w:rPr>
          <w:delText xml:space="preserve">; </w:delText>
        </w:r>
        <w:r w:rsidR="00665F28" w:rsidRPr="007E3B63" w:rsidDel="00791B1F">
          <w:rPr>
            <w:rFonts w:ascii="Garamond" w:hAnsi="Garamond"/>
            <w:color w:val="000000" w:themeColor="text1"/>
          </w:rPr>
          <w:delText xml:space="preserve">(c) </w:delText>
        </w:r>
        <w:commentRangeStart w:id="80"/>
        <w:commentRangeStart w:id="81"/>
        <w:r w:rsidR="00665F28" w:rsidRPr="007E3B63" w:rsidDel="00791B1F">
          <w:rPr>
            <w:rFonts w:ascii="Garamond" w:hAnsi="Garamond"/>
            <w:color w:val="000000" w:themeColor="text1"/>
          </w:rPr>
          <w:delText>life-history trade-offs</w:delText>
        </w:r>
        <w:commentRangeEnd w:id="80"/>
        <w:r w:rsidR="00A9112E" w:rsidDel="00791B1F">
          <w:rPr>
            <w:rStyle w:val="CommentReference"/>
          </w:rPr>
          <w:commentReference w:id="80"/>
        </w:r>
        <w:commentRangeEnd w:id="81"/>
        <w:r w:rsidR="00557624" w:rsidDel="00791B1F">
          <w:rPr>
            <w:rStyle w:val="CommentReference"/>
          </w:rPr>
          <w:commentReference w:id="81"/>
        </w:r>
        <w:r w:rsidR="00665F28" w:rsidRPr="007E3B63" w:rsidDel="00791B1F">
          <w:rPr>
            <w:rFonts w:ascii="Garamond" w:hAnsi="Garamond"/>
            <w:color w:val="000000" w:themeColor="text1"/>
          </w:rPr>
          <w:delText xml:space="preserve">; </w:delText>
        </w:r>
        <w:r w:rsidR="00D5578C" w:rsidRPr="007E3B63" w:rsidDel="00791B1F">
          <w:rPr>
            <w:rFonts w:ascii="Garamond" w:hAnsi="Garamond"/>
            <w:color w:val="000000" w:themeColor="text1"/>
          </w:rPr>
          <w:delText>and (</w:delText>
        </w:r>
        <w:r w:rsidR="00665F28" w:rsidRPr="007E3B63" w:rsidDel="00791B1F">
          <w:rPr>
            <w:rFonts w:ascii="Garamond" w:hAnsi="Garamond"/>
            <w:color w:val="000000" w:themeColor="text1"/>
          </w:rPr>
          <w:delText>d</w:delText>
        </w:r>
        <w:r w:rsidR="00D5578C" w:rsidRPr="007E3B63" w:rsidDel="00791B1F">
          <w:rPr>
            <w:rFonts w:ascii="Garamond" w:hAnsi="Garamond"/>
            <w:color w:val="000000" w:themeColor="text1"/>
          </w:rPr>
          <w:delText>) developmental or genetic constraints</w:delText>
        </w:r>
      </w:del>
      <w:r w:rsidR="003F7DA2" w:rsidRPr="007E3B63">
        <w:rPr>
          <w:rFonts w:ascii="Garamond" w:hAnsi="Garamond"/>
          <w:color w:val="000000" w:themeColor="text1"/>
        </w:rPr>
        <w:t>.</w:t>
      </w:r>
      <w:ins w:id="82" w:author="Lauren Harrison" w:date="2020-09-26T16:34:00Z">
        <w:r>
          <w:rPr>
            <w:rFonts w:ascii="Garamond" w:hAnsi="Garamond"/>
            <w:color w:val="000000" w:themeColor="text1"/>
          </w:rPr>
          <w:t xml:space="preserve"> </w:t>
        </w:r>
      </w:ins>
      <w:del w:id="83" w:author="Lauren Harrison" w:date="2020-09-26T16:34:00Z">
        <w:r w:rsidR="003F7DA2" w:rsidRPr="007E3B63" w:rsidDel="00F2045D">
          <w:rPr>
            <w:rFonts w:ascii="Garamond" w:hAnsi="Garamond"/>
            <w:color w:val="000000" w:themeColor="text1"/>
          </w:rPr>
          <w:delText xml:space="preserve"> </w:delText>
        </w:r>
      </w:del>
      <w:del w:id="84" w:author="Lauren Harrison" w:date="2020-09-28T19:30:00Z">
        <w:r w:rsidR="00AC378A" w:rsidRPr="007E3B63" w:rsidDel="00004C68">
          <w:rPr>
            <w:rFonts w:ascii="Garamond" w:hAnsi="Garamond"/>
            <w:color w:val="000000" w:themeColor="text1"/>
          </w:rPr>
          <w:delText>Crucially</w:delText>
        </w:r>
        <w:r w:rsidR="003F7DA2" w:rsidRPr="007E3B63" w:rsidDel="00004C68">
          <w:rPr>
            <w:rFonts w:ascii="Garamond" w:hAnsi="Garamond"/>
            <w:color w:val="000000" w:themeColor="text1"/>
          </w:rPr>
          <w:delText xml:space="preserve">, </w:delText>
        </w:r>
      </w:del>
      <w:del w:id="85" w:author="Lauren Harrison" w:date="2020-09-28T18:54:00Z">
        <w:r w:rsidR="00C954EC" w:rsidDel="00791B1F">
          <w:rPr>
            <w:rFonts w:ascii="Garamond" w:hAnsi="Garamond"/>
            <w:color w:val="000000" w:themeColor="text1"/>
          </w:rPr>
          <w:delText>all four</w:delText>
        </w:r>
      </w:del>
      <w:del w:id="86" w:author="Lauren Harrison" w:date="2020-09-28T19:30:00Z">
        <w:r w:rsidR="00C954EC" w:rsidDel="00004C68">
          <w:rPr>
            <w:rFonts w:ascii="Garamond" w:hAnsi="Garamond"/>
            <w:color w:val="000000" w:themeColor="text1"/>
          </w:rPr>
          <w:delText xml:space="preserve"> </w:delText>
        </w:r>
        <w:r w:rsidR="004E013C" w:rsidRPr="007E3B63" w:rsidDel="00004C68">
          <w:rPr>
            <w:rFonts w:ascii="Garamond" w:hAnsi="Garamond"/>
            <w:color w:val="000000" w:themeColor="text1"/>
          </w:rPr>
          <w:delText>explanations</w:delText>
        </w:r>
        <w:r w:rsidR="003F7DA2" w:rsidRPr="007E3B63" w:rsidDel="00004C68">
          <w:rPr>
            <w:rFonts w:ascii="Garamond" w:hAnsi="Garamond"/>
            <w:color w:val="000000" w:themeColor="text1"/>
          </w:rPr>
          <w:delText xml:space="preserve"> </w:delText>
        </w:r>
        <w:r w:rsidR="00D5578C" w:rsidRPr="007E3B63" w:rsidDel="00004C68">
          <w:rPr>
            <w:rFonts w:ascii="Garamond" w:hAnsi="Garamond"/>
            <w:color w:val="000000" w:themeColor="text1"/>
          </w:rPr>
          <w:delText>might</w:delText>
        </w:r>
        <w:r w:rsidR="003F7DA2" w:rsidRPr="007E3B63" w:rsidDel="00004C68">
          <w:rPr>
            <w:rFonts w:ascii="Garamond" w:hAnsi="Garamond"/>
            <w:color w:val="000000" w:themeColor="text1"/>
          </w:rPr>
          <w:delText xml:space="preserve"> </w:delText>
        </w:r>
        <w:r w:rsidR="00770FA5" w:rsidRPr="007E3B63" w:rsidDel="00004C68">
          <w:rPr>
            <w:rFonts w:ascii="Garamond" w:hAnsi="Garamond"/>
            <w:color w:val="000000" w:themeColor="text1"/>
          </w:rPr>
          <w:delText>partially</w:delText>
        </w:r>
        <w:r w:rsidR="00AC378A" w:rsidRPr="007E3B63" w:rsidDel="00004C68">
          <w:rPr>
            <w:rFonts w:ascii="Garamond" w:hAnsi="Garamond"/>
            <w:color w:val="000000" w:themeColor="text1"/>
          </w:rPr>
          <w:delText xml:space="preserve"> </w:delText>
        </w:r>
        <w:r w:rsidR="004E013C" w:rsidRPr="007E3B63" w:rsidDel="00004C68">
          <w:rPr>
            <w:rFonts w:ascii="Garamond" w:hAnsi="Garamond"/>
            <w:color w:val="000000" w:themeColor="text1"/>
          </w:rPr>
          <w:delText>account for</w:delText>
        </w:r>
        <w:r w:rsidR="003F7DA2" w:rsidRPr="007E3B63" w:rsidDel="00004C68">
          <w:rPr>
            <w:rFonts w:ascii="Garamond" w:hAnsi="Garamond"/>
            <w:color w:val="000000" w:themeColor="text1"/>
          </w:rPr>
          <w:delText xml:space="preserve"> </w:delText>
        </w:r>
        <w:r w:rsidR="00114A2C" w:rsidRPr="007E3B63" w:rsidDel="00004C68">
          <w:rPr>
            <w:rFonts w:ascii="Garamond" w:hAnsi="Garamond"/>
            <w:color w:val="000000" w:themeColor="text1"/>
          </w:rPr>
          <w:delText xml:space="preserve">why males are more variable than females </w:delText>
        </w:r>
        <w:r w:rsidR="00370960" w:rsidRPr="007E3B63" w:rsidDel="00004C68">
          <w:rPr>
            <w:rFonts w:ascii="Garamond" w:hAnsi="Garamond"/>
            <w:color w:val="000000" w:themeColor="text1"/>
          </w:rPr>
          <w:delText>in personalit</w:delText>
        </w:r>
        <w:r w:rsidR="003F7DA2" w:rsidRPr="007E3B63" w:rsidDel="00004C68">
          <w:rPr>
            <w:rFonts w:ascii="Garamond" w:hAnsi="Garamond"/>
            <w:color w:val="000000" w:themeColor="text1"/>
          </w:rPr>
          <w:delText>y</w:delText>
        </w:r>
        <w:r w:rsidR="00114A2C" w:rsidDel="00004C68">
          <w:rPr>
            <w:rFonts w:ascii="Garamond" w:hAnsi="Garamond"/>
            <w:color w:val="000000" w:themeColor="text1"/>
          </w:rPr>
          <w:delText xml:space="preserve"> traits.</w:delText>
        </w:r>
      </w:del>
      <w:del w:id="87" w:author="Lauren Harrison" w:date="2020-09-28T18:54:00Z">
        <w:r w:rsidR="009A1BC7" w:rsidRPr="007E3B63" w:rsidDel="00791B1F">
          <w:rPr>
            <w:rFonts w:ascii="Garamond" w:hAnsi="Garamond"/>
            <w:color w:val="000000" w:themeColor="text1"/>
          </w:rPr>
          <w:delText xml:space="preserve">  </w:delText>
        </w:r>
      </w:del>
    </w:p>
    <w:p w14:paraId="3D562D23" w14:textId="2FC1CCDE" w:rsidR="003117B0" w:rsidRDefault="003117B0" w:rsidP="004835CA">
      <w:pPr>
        <w:ind w:firstLine="360"/>
        <w:rPr>
          <w:ins w:id="88" w:author="Lauren Harrison" w:date="2020-09-28T19:41:00Z"/>
          <w:rFonts w:ascii="Garamond" w:hAnsi="Garamond"/>
          <w:color w:val="000000" w:themeColor="text1"/>
        </w:rPr>
      </w:pPr>
    </w:p>
    <w:p w14:paraId="38DD3F49" w14:textId="77777777" w:rsidR="003117B0" w:rsidRPr="007E3B63" w:rsidRDefault="003117B0" w:rsidP="004835CA">
      <w:pPr>
        <w:ind w:firstLine="360"/>
        <w:rPr>
          <w:ins w:id="89" w:author="Lauren Harrison" w:date="2020-09-28T19:41:00Z"/>
          <w:rFonts w:ascii="Garamond" w:hAnsi="Garamond"/>
          <w:color w:val="000000" w:themeColor="text1"/>
        </w:rPr>
      </w:pPr>
    </w:p>
    <w:p w14:paraId="3C6A2240" w14:textId="35313D37" w:rsidR="007C43C5" w:rsidRPr="007E3B63" w:rsidDel="003117B0" w:rsidRDefault="007C43C5" w:rsidP="00D5578C">
      <w:pPr>
        <w:rPr>
          <w:del w:id="90" w:author="Lauren Harrison" w:date="2020-09-28T19:41:00Z"/>
          <w:rFonts w:ascii="Garamond" w:hAnsi="Garamond"/>
          <w:color w:val="000000" w:themeColor="text1"/>
        </w:rPr>
      </w:pPr>
    </w:p>
    <w:p w14:paraId="1A5E2D4F" w14:textId="52C911B9" w:rsidR="008C0681" w:rsidRPr="007E3B63" w:rsidRDefault="00D5578C" w:rsidP="003117B0">
      <w:pPr>
        <w:ind w:firstLine="360"/>
        <w:rPr>
          <w:rFonts w:ascii="Garamond" w:hAnsi="Garamond"/>
          <w:color w:val="000000" w:themeColor="text1"/>
        </w:rPr>
      </w:pPr>
      <w:r w:rsidRPr="007E3B63">
        <w:rPr>
          <w:rFonts w:ascii="Garamond" w:hAnsi="Garamond"/>
          <w:color w:val="000000" w:themeColor="text1"/>
        </w:rPr>
        <w:t>First</w:t>
      </w:r>
      <w:r w:rsidR="007C43C5" w:rsidRPr="007E3B63">
        <w:rPr>
          <w:rFonts w:ascii="Garamond" w:hAnsi="Garamond"/>
          <w:color w:val="000000" w:themeColor="text1"/>
        </w:rPr>
        <w:t>, sexual selection</w:t>
      </w:r>
      <w:r w:rsidR="0003765F" w:rsidRPr="007E3B63">
        <w:rPr>
          <w:rFonts w:ascii="Garamond" w:hAnsi="Garamond"/>
          <w:color w:val="000000" w:themeColor="text1"/>
        </w:rPr>
        <w:t xml:space="preserve"> is usually stronger on males than females</w:t>
      </w:r>
      <w:del w:id="91" w:author="Lauren Harrison" w:date="2020-09-26T15:30:00Z">
        <w:r w:rsidR="007C11CB" w:rsidRPr="007E3B63" w:rsidDel="004E44C6">
          <w:rPr>
            <w:rFonts w:ascii="Garamond" w:hAnsi="Garamond"/>
            <w:color w:val="000000" w:themeColor="text1"/>
          </w:rPr>
          <w:delText xml:space="preserve"> </w:delText>
        </w:r>
      </w:del>
      <w:r w:rsidR="006D688A">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{"citationItems":[{"id":"ITEM-1","itemData":{"DOI":"10.1111/ele.12907","ISSN":"14610248","abstract":"The operational sex ratio (OSR) has long been assumed to be a key ecological factor determining the opportunity and direction of sexual selection. However, recent theoretical work has challenged this view, arguing that a biased OSR does not necessarily result in greater monopolisation of mates and therefore stronger sexual selection in the mate-limited sex. Hence, the role of the OSR for shaping animal mating systems remains a conundrum in sexual selection research. Here we took a meta-analytic approach to test whether OSR explains interspecific variation in sexual selection metrics across a broad range of animal taxa. Our results demonstrate that the OSR predicts the opportunity for sexual selection in males and the direction of sexual selection in terms of sex differences in both the opportunity for sexual selection and the Bateman gradient (i.e. the selection differential of mating success), as predicted by classic theory.","author":[{"dropping-particle":"","family":"Janicke","given":"Tim","non-dropping-particle":"","parse-names":false,"suffix":""},{"dropping-particle":"","family":"Morrow","given":"Edward H.","non-dropping-particle":"","parse-names":false,"suffix":""}],"container-title":"Ecology Letters","id":"ITEM-1","issue":"3","issued":{"date-parts":[["2018"]]},"page":"384-391","title":"Operational sex ratio predicts the opportunity and direction of sexual selection across animals","type":"article-journal","volume":"21"},"uris":["http://www.mendeley.com/documents/?uuid=5c453bd6-3485-4788-8e13-d91577d78023"]}],"mendeley":{"formattedCitation":"&lt;sup&gt;25&lt;/sup&gt;","plainTextFormattedCitation":"25","previouslyFormattedCitation":"&lt;sup&gt;25&lt;/sup&gt;"},"properties":{"noteIndex":0},"schema":"https://github.com/citation-style-language/schema/raw/master/csl-citation.json"}</w:instrText>
      </w:r>
      <w:r w:rsidR="006D688A">
        <w:rPr>
          <w:rFonts w:ascii="Garamond" w:hAnsi="Garamond"/>
          <w:color w:val="000000" w:themeColor="text1"/>
        </w:rPr>
        <w:fldChar w:fldCharType="separate"/>
      </w:r>
      <w:r w:rsidR="003A2BE2" w:rsidRPr="003A2BE2">
        <w:rPr>
          <w:rFonts w:ascii="Garamond" w:hAnsi="Garamond"/>
          <w:noProof/>
          <w:color w:val="000000" w:themeColor="text1"/>
          <w:vertAlign w:val="superscript"/>
        </w:rPr>
        <w:t>25</w:t>
      </w:r>
      <w:r w:rsidR="006D688A">
        <w:rPr>
          <w:rFonts w:ascii="Garamond" w:hAnsi="Garamond"/>
          <w:color w:val="000000" w:themeColor="text1"/>
        </w:rPr>
        <w:fldChar w:fldCharType="end"/>
      </w:r>
      <w:r w:rsidR="00CC68E6" w:rsidRPr="007E3B63">
        <w:rPr>
          <w:rFonts w:ascii="Garamond" w:hAnsi="Garamond"/>
          <w:color w:val="000000" w:themeColor="text1"/>
        </w:rPr>
        <w:t>. It</w:t>
      </w:r>
      <w:r w:rsidR="0003765F" w:rsidRPr="007E3B63">
        <w:rPr>
          <w:rFonts w:ascii="Garamond" w:hAnsi="Garamond"/>
          <w:color w:val="000000" w:themeColor="text1"/>
        </w:rPr>
        <w:t xml:space="preserve"> favour</w:t>
      </w:r>
      <w:ins w:id="92" w:author="Lauren Harrison" w:date="2020-09-26T15:43:00Z">
        <w:r w:rsidR="00E929B6">
          <w:rPr>
            <w:rFonts w:ascii="Garamond" w:hAnsi="Garamond"/>
            <w:color w:val="000000" w:themeColor="text1"/>
          </w:rPr>
          <w:t>s</w:t>
        </w:r>
      </w:ins>
      <w:r w:rsidR="0003765F" w:rsidRPr="007E3B63">
        <w:rPr>
          <w:rFonts w:ascii="Garamond" w:hAnsi="Garamond"/>
          <w:color w:val="000000" w:themeColor="text1"/>
        </w:rPr>
        <w:t xml:space="preserve"> individuals with the most extreme expression of trait</w:t>
      </w:r>
      <w:r w:rsidR="00114A2C">
        <w:rPr>
          <w:rFonts w:ascii="Garamond" w:hAnsi="Garamond"/>
          <w:color w:val="000000" w:themeColor="text1"/>
        </w:rPr>
        <w:t>s</w:t>
      </w:r>
      <w:r w:rsidR="0003765F" w:rsidRPr="007E3B63">
        <w:rPr>
          <w:rFonts w:ascii="Garamond" w:hAnsi="Garamond"/>
          <w:color w:val="000000" w:themeColor="text1"/>
        </w:rPr>
        <w:t xml:space="preserve"> that increase</w:t>
      </w:r>
      <w:r w:rsidR="004F14E3" w:rsidRPr="007E3B63">
        <w:rPr>
          <w:rFonts w:ascii="Garamond" w:hAnsi="Garamond"/>
          <w:color w:val="000000" w:themeColor="text1"/>
        </w:rPr>
        <w:t>s</w:t>
      </w:r>
      <w:r w:rsidR="0003765F" w:rsidRPr="007E3B63">
        <w:rPr>
          <w:rFonts w:ascii="Garamond" w:hAnsi="Garamond"/>
          <w:color w:val="000000" w:themeColor="text1"/>
        </w:rPr>
        <w:t xml:space="preserve"> the likelihood of obtaining mates </w:t>
      </w:r>
      <w:r w:rsidR="00B77B07" w:rsidRPr="007E3B63">
        <w:rPr>
          <w:rFonts w:ascii="Garamond" w:hAnsi="Garamond"/>
          <w:color w:val="000000" w:themeColor="text1"/>
        </w:rPr>
        <w:t>(e.g. weapons, ornaments and coercive behaviours</w:t>
      </w:r>
      <w:ins w:id="93" w:author="Lauren Harrison" w:date="2020-09-26T15:44:00Z">
        <w:r w:rsidR="00A24AC2">
          <w:rPr>
            <w:rFonts w:ascii="Garamond" w:hAnsi="Garamond"/>
            <w:color w:val="000000" w:themeColor="text1"/>
          </w:rPr>
          <w:fldChar w:fldCharType="begin" w:fldLock="1"/>
        </w:r>
      </w:ins>
      <w:r w:rsidR="007A70A3">
        <w:rPr>
          <w:rFonts w:ascii="Garamond" w:hAnsi="Garamond"/>
          <w:color w:val="000000" w:themeColor="text1"/>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lt;sup&gt;26&lt;/sup&gt;","plainTextFormattedCitation":"26","previouslyFormattedCitation":"&lt;sup&gt;26&lt;/sup&gt;"},"properties":{"noteIndex":0},"schema":"https://github.com/citation-style-language/schema/raw/master/csl-citation.json"}</w:instrText>
      </w:r>
      <w:r w:rsidR="00A24AC2">
        <w:rPr>
          <w:rFonts w:ascii="Garamond" w:hAnsi="Garamond"/>
          <w:color w:val="000000" w:themeColor="text1"/>
        </w:rPr>
        <w:fldChar w:fldCharType="separate"/>
      </w:r>
      <w:r w:rsidR="003A2BE2" w:rsidRPr="003A2BE2">
        <w:rPr>
          <w:rFonts w:ascii="Garamond" w:hAnsi="Garamond"/>
          <w:noProof/>
          <w:color w:val="000000" w:themeColor="text1"/>
          <w:vertAlign w:val="superscript"/>
        </w:rPr>
        <w:t>26</w:t>
      </w:r>
      <w:ins w:id="94" w:author="Lauren Harrison" w:date="2020-09-26T15:44:00Z">
        <w:r w:rsidR="00A24AC2">
          <w:rPr>
            <w:rFonts w:ascii="Garamond" w:hAnsi="Garamond"/>
            <w:color w:val="000000" w:themeColor="text1"/>
          </w:rPr>
          <w:fldChar w:fldCharType="end"/>
        </w:r>
      </w:ins>
      <w:r w:rsidR="00B77B07" w:rsidRPr="00215ECE">
        <w:rPr>
          <w:rFonts w:ascii="Garamond" w:hAnsi="Garamond"/>
          <w:color w:val="000000" w:themeColor="text1"/>
        </w:rPr>
        <w:t>)</w:t>
      </w:r>
      <w:del w:id="95" w:author="Lauren Harrison" w:date="2020-09-26T11:59:00Z">
        <w:r w:rsidR="00B77B07" w:rsidRPr="00215ECE" w:rsidDel="00215ECE">
          <w:rPr>
            <w:rFonts w:ascii="Garamond" w:hAnsi="Garamond"/>
            <w:color w:val="000000" w:themeColor="text1"/>
          </w:rPr>
          <w:delText xml:space="preserve"> </w:delText>
        </w:r>
        <w:r w:rsidR="00B77B07" w:rsidRPr="00215ECE" w:rsidDel="00215ECE">
          <w:rPr>
            <w:rFonts w:ascii="Garamond" w:hAnsi="Garamond"/>
            <w:color w:val="000000" w:themeColor="text1"/>
            <w:rPrChange w:id="96" w:author="Lauren Harrison" w:date="2020-09-26T11:59:00Z">
              <w:rPr>
                <w:rFonts w:ascii="Garamond" w:hAnsi="Garamond"/>
                <w:color w:val="000000" w:themeColor="text1"/>
                <w:highlight w:val="cyan"/>
              </w:rPr>
            </w:rPrChange>
          </w:rPr>
          <w:delText>(</w:delText>
        </w:r>
      </w:del>
      <w:del w:id="97" w:author="Lauren Harrison" w:date="2020-09-26T11:58:00Z">
        <w:r w:rsidR="00B77B07" w:rsidRPr="00215ECE" w:rsidDel="00215ECE">
          <w:rPr>
            <w:rFonts w:ascii="Garamond" w:hAnsi="Garamond"/>
            <w:color w:val="000000" w:themeColor="text1"/>
            <w:rPrChange w:id="98" w:author="Lauren Harrison" w:date="2020-09-26T11:59:00Z">
              <w:rPr>
                <w:rFonts w:ascii="Garamond" w:hAnsi="Garamond"/>
                <w:color w:val="000000" w:themeColor="text1"/>
                <w:highlight w:val="cyan"/>
              </w:rPr>
            </w:rPrChange>
          </w:rPr>
          <w:fldChar w:fldCharType="begin" w:fldLock="1"/>
        </w:r>
        <w:r w:rsidR="00723750" w:rsidRPr="00215ECE" w:rsidDel="00215ECE">
          <w:rPr>
            <w:rFonts w:ascii="Garamond" w:hAnsi="Garamond"/>
            <w:color w:val="000000" w:themeColor="text1"/>
            <w:rPrChange w:id="99" w:author="Lauren Harrison" w:date="2020-09-26T11:59:00Z">
              <w:rPr>
                <w:rFonts w:ascii="Garamond" w:hAnsi="Garamond"/>
                <w:color w:val="000000" w:themeColor="text1"/>
                <w:highlight w:val="cyan"/>
              </w:rPr>
            </w:rPrChange>
          </w:rPr>
          <w:del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sex","type":"book"},"uris":["http://www.mendeley.com/documents/?uuid=fb7b9a7c-eefe-4e0f-b410-404a132c84da"]}],"mendeley":{"formattedCitation":"&lt;sup&gt;27&lt;/sup&gt;","manualFormatting":"Darwin 1871)","plainTextFormattedCitation":"27","previouslyFormattedCitation":"&lt;sup&gt;28&lt;/sup&gt;"},"properties":{"noteIndex":0},"schema":"https://github.com/citation-style-language/schema/raw/master/csl-citation.json"}</w:delInstrText>
        </w:r>
        <w:r w:rsidR="00B77B07" w:rsidRPr="00215ECE" w:rsidDel="00215ECE">
          <w:rPr>
            <w:rFonts w:ascii="Garamond" w:hAnsi="Garamond"/>
            <w:color w:val="000000" w:themeColor="text1"/>
            <w:rPrChange w:id="100" w:author="Lauren Harrison" w:date="2020-09-26T11:59:00Z">
              <w:rPr>
                <w:rFonts w:ascii="Garamond" w:hAnsi="Garamond"/>
                <w:color w:val="000000" w:themeColor="text1"/>
                <w:highlight w:val="cyan"/>
              </w:rPr>
            </w:rPrChange>
          </w:rPr>
          <w:fldChar w:fldCharType="separate"/>
        </w:r>
        <w:r w:rsidR="00B77B07" w:rsidRPr="00215ECE" w:rsidDel="00215ECE">
          <w:rPr>
            <w:rFonts w:ascii="Garamond" w:hAnsi="Garamond"/>
            <w:noProof/>
            <w:color w:val="000000" w:themeColor="text1"/>
            <w:rPrChange w:id="101" w:author="Lauren Harrison" w:date="2020-09-26T11:59:00Z">
              <w:rPr>
                <w:rFonts w:ascii="Garamond" w:hAnsi="Garamond"/>
                <w:noProof/>
                <w:color w:val="000000" w:themeColor="text1"/>
                <w:highlight w:val="cyan"/>
              </w:rPr>
            </w:rPrChange>
          </w:rPr>
          <w:delText>Darwin 1871)</w:delText>
        </w:r>
        <w:r w:rsidR="00B77B07" w:rsidRPr="00215ECE" w:rsidDel="00215ECE">
          <w:rPr>
            <w:rFonts w:ascii="Garamond" w:hAnsi="Garamond"/>
            <w:color w:val="000000" w:themeColor="text1"/>
            <w:rPrChange w:id="102" w:author="Lauren Harrison" w:date="2020-09-26T11:59:00Z">
              <w:rPr>
                <w:rFonts w:ascii="Garamond" w:hAnsi="Garamond"/>
                <w:color w:val="000000" w:themeColor="text1"/>
                <w:highlight w:val="cyan"/>
              </w:rPr>
            </w:rPrChange>
          </w:rPr>
          <w:fldChar w:fldCharType="end"/>
        </w:r>
      </w:del>
      <w:r w:rsidR="00B77B07" w:rsidRPr="00215ECE">
        <w:rPr>
          <w:rFonts w:ascii="Garamond" w:hAnsi="Garamond"/>
          <w:color w:val="000000" w:themeColor="text1"/>
          <w:rPrChange w:id="103" w:author="Lauren Harrison" w:date="2020-09-26T11:59:00Z">
            <w:rPr>
              <w:rFonts w:ascii="Garamond" w:hAnsi="Garamond"/>
              <w:color w:val="000000" w:themeColor="text1"/>
              <w:highlight w:val="cyan"/>
            </w:rPr>
          </w:rPrChange>
        </w:rPr>
        <w:t>,</w:t>
      </w:r>
      <w:r w:rsidR="00B77B07">
        <w:rPr>
          <w:rFonts w:ascii="Garamond" w:hAnsi="Garamond"/>
          <w:color w:val="000000" w:themeColor="text1"/>
        </w:rPr>
        <w:t xml:space="preserve"> </w:t>
      </w:r>
      <w:r w:rsidR="0003765F" w:rsidRPr="007E3B63">
        <w:rPr>
          <w:rFonts w:ascii="Garamond" w:hAnsi="Garamond"/>
          <w:color w:val="000000" w:themeColor="text1"/>
        </w:rPr>
        <w:t>or fertilizing eggs</w:t>
      </w:r>
      <w:del w:id="104" w:author="Lauren Harrison" w:date="2020-09-26T15:30:00Z">
        <w:r w:rsidR="00C954EC" w:rsidDel="004E44C6">
          <w:rPr>
            <w:rFonts w:ascii="Garamond" w:hAnsi="Garamond"/>
            <w:color w:val="000000" w:themeColor="text1"/>
          </w:rPr>
          <w:delText xml:space="preserve"> </w:delText>
        </w:r>
      </w:del>
      <w:r w:rsidR="00B77B07">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{"citationItems":[{"id":"ITEM-1","itemData":{"author":[{"dropping-particle":"","family":"Parker","given":"G.A","non-dropping-particle":"","parse-names":false,"suffix":""}],"container-title":"Biol. Rev.","id":"ITEM-1","issue":"May","issued":{"date-parts":[["1970"]]},"page":"535-567","title":"Sperm competition and its evolutionary consequences in the insects","type":"article-journal","volume":"45"},"uris":["http://www.mendeley.com/documents/?uuid=42d63690-211f-4286-9a2f-ba85d9f4f451"]}],"mendeley":{"formattedCitation":"&lt;sup&gt;27&lt;/sup&gt;","plainTextFormattedCitation":"27","previouslyFormattedCitation":"&lt;sup&gt;27&lt;/sup&gt;"},"properties":{"noteIndex":0},"schema":"https://github.com/citation-style-language/schema/raw/master/csl-citation.json"}</w:instrText>
      </w:r>
      <w:r w:rsidR="00B77B07">
        <w:rPr>
          <w:rFonts w:ascii="Garamond" w:hAnsi="Garamond"/>
          <w:color w:val="000000" w:themeColor="text1"/>
        </w:rPr>
        <w:fldChar w:fldCharType="separate"/>
      </w:r>
      <w:r w:rsidR="003A2BE2" w:rsidRPr="003A2BE2">
        <w:rPr>
          <w:rFonts w:ascii="Garamond" w:hAnsi="Garamond"/>
          <w:noProof/>
          <w:color w:val="000000" w:themeColor="text1"/>
          <w:vertAlign w:val="superscript"/>
        </w:rPr>
        <w:t>27</w:t>
      </w:r>
      <w:r w:rsidR="00B77B07">
        <w:rPr>
          <w:rFonts w:ascii="Garamond" w:hAnsi="Garamond"/>
          <w:color w:val="000000" w:themeColor="text1"/>
        </w:rPr>
        <w:fldChar w:fldCharType="end"/>
      </w:r>
      <w:r w:rsidR="00CC68E6" w:rsidRPr="007E3B63">
        <w:rPr>
          <w:rFonts w:ascii="Garamond" w:hAnsi="Garamond"/>
          <w:color w:val="000000" w:themeColor="text1"/>
        </w:rPr>
        <w:t>,</w:t>
      </w:r>
      <w:r w:rsidR="0003765F" w:rsidRPr="007E3B63">
        <w:rPr>
          <w:rFonts w:ascii="Garamond" w:hAnsi="Garamond"/>
          <w:color w:val="000000" w:themeColor="text1"/>
        </w:rPr>
        <w:t xml:space="preserve"> because </w:t>
      </w:r>
      <w:r w:rsidR="004F14E3" w:rsidRPr="007E3B63">
        <w:rPr>
          <w:rFonts w:ascii="Garamond" w:hAnsi="Garamond"/>
          <w:color w:val="000000" w:themeColor="text1"/>
        </w:rPr>
        <w:t xml:space="preserve">success </w:t>
      </w:r>
      <w:r w:rsidR="00B77B07">
        <w:rPr>
          <w:rFonts w:ascii="Garamond" w:hAnsi="Garamond"/>
          <w:color w:val="000000" w:themeColor="text1"/>
        </w:rPr>
        <w:t>depends upon</w:t>
      </w:r>
      <w:r w:rsidR="0003765F" w:rsidRPr="007E3B63">
        <w:rPr>
          <w:rFonts w:ascii="Garamond" w:hAnsi="Garamond"/>
          <w:color w:val="000000" w:themeColor="text1"/>
        </w:rPr>
        <w:t xml:space="preserve"> relative </w:t>
      </w:r>
      <w:r w:rsidR="00114A2C">
        <w:rPr>
          <w:rFonts w:ascii="Garamond" w:hAnsi="Garamond"/>
          <w:color w:val="000000" w:themeColor="text1"/>
        </w:rPr>
        <w:t xml:space="preserve">competitive </w:t>
      </w:r>
      <w:r w:rsidR="0003765F" w:rsidRPr="007E3B63">
        <w:rPr>
          <w:rFonts w:ascii="Garamond" w:hAnsi="Garamond"/>
          <w:color w:val="000000" w:themeColor="text1"/>
        </w:rPr>
        <w:t>advantage</w:t>
      </w:r>
      <w:r w:rsidR="00CC68E6" w:rsidRPr="007E3B63">
        <w:rPr>
          <w:rFonts w:ascii="Garamond" w:hAnsi="Garamond"/>
          <w:color w:val="000000" w:themeColor="text1"/>
        </w:rPr>
        <w:t xml:space="preserve">. </w:t>
      </w:r>
      <w:r w:rsidR="004F14E3" w:rsidRPr="007E3B63">
        <w:rPr>
          <w:rFonts w:ascii="Garamond" w:hAnsi="Garamond"/>
          <w:color w:val="000000" w:themeColor="text1"/>
        </w:rPr>
        <w:t xml:space="preserve">Competition </w:t>
      </w:r>
      <w:r w:rsidR="007C11CB" w:rsidRPr="007E3B63">
        <w:rPr>
          <w:rFonts w:ascii="Garamond" w:hAnsi="Garamond"/>
          <w:color w:val="000000" w:themeColor="text1"/>
        </w:rPr>
        <w:t>generat</w:t>
      </w:r>
      <w:r w:rsidR="00CC68E6" w:rsidRPr="007E3B63">
        <w:rPr>
          <w:rFonts w:ascii="Garamond" w:hAnsi="Garamond"/>
          <w:color w:val="000000" w:themeColor="text1"/>
        </w:rPr>
        <w:t xml:space="preserve">es </w:t>
      </w:r>
      <w:r w:rsidR="007C11CB" w:rsidRPr="007E3B63">
        <w:rPr>
          <w:rFonts w:ascii="Garamond" w:hAnsi="Garamond"/>
          <w:color w:val="000000" w:themeColor="text1"/>
        </w:rPr>
        <w:t xml:space="preserve">strong directional selection on </w:t>
      </w:r>
      <w:r w:rsidR="00B77B07">
        <w:rPr>
          <w:rFonts w:ascii="Garamond" w:hAnsi="Garamond"/>
          <w:color w:val="000000" w:themeColor="text1"/>
        </w:rPr>
        <w:t xml:space="preserve">these </w:t>
      </w:r>
      <w:proofErr w:type="gramStart"/>
      <w:r w:rsidR="007C11CB" w:rsidRPr="007E3B63">
        <w:rPr>
          <w:rFonts w:ascii="Garamond" w:hAnsi="Garamond"/>
          <w:color w:val="000000" w:themeColor="text1"/>
        </w:rPr>
        <w:t>traits</w:t>
      </w:r>
      <w:ins w:id="105" w:author="Lauren Harrison" w:date="2020-09-28T18:25:00Z">
        <w:r w:rsidR="0099093C">
          <w:rPr>
            <w:rFonts w:ascii="Garamond" w:hAnsi="Garamond"/>
            <w:color w:val="000000" w:themeColor="text1"/>
          </w:rPr>
          <w:t>, and</w:t>
        </w:r>
        <w:proofErr w:type="gramEnd"/>
        <w:r w:rsidR="0099093C">
          <w:rPr>
            <w:rFonts w:ascii="Garamond" w:hAnsi="Garamond"/>
            <w:color w:val="000000" w:themeColor="text1"/>
          </w:rPr>
          <w:t xml:space="preserve"> can </w:t>
        </w:r>
      </w:ins>
      <w:ins w:id="106" w:author="Lauren Harrison" w:date="2020-09-28T18:26:00Z">
        <w:r w:rsidR="0099093C">
          <w:rPr>
            <w:rFonts w:ascii="Garamond" w:hAnsi="Garamond"/>
            <w:color w:val="000000" w:themeColor="text1"/>
          </w:rPr>
          <w:t>even produce</w:t>
        </w:r>
      </w:ins>
      <w:ins w:id="107" w:author="Lauren Harrison" w:date="2020-09-28T18:25:00Z">
        <w:r w:rsidR="0099093C">
          <w:rPr>
            <w:rFonts w:ascii="Garamond" w:hAnsi="Garamond"/>
            <w:color w:val="000000" w:themeColor="text1"/>
          </w:rPr>
          <w:t xml:space="preserve"> </w:t>
        </w:r>
      </w:ins>
      <w:ins w:id="108" w:author="Lauren Harrison" w:date="2020-09-28T18:26:00Z">
        <w:r w:rsidR="0099093C">
          <w:rPr>
            <w:rFonts w:ascii="Garamond" w:hAnsi="Garamond"/>
            <w:color w:val="000000" w:themeColor="text1"/>
          </w:rPr>
          <w:t xml:space="preserve">variability in </w:t>
        </w:r>
      </w:ins>
      <w:ins w:id="109" w:author="Lauren Harrison" w:date="2020-09-28T19:42:00Z">
        <w:r w:rsidR="00F6690B">
          <w:rPr>
            <w:rFonts w:ascii="Garamond" w:hAnsi="Garamond"/>
            <w:color w:val="000000" w:themeColor="text1"/>
          </w:rPr>
          <w:t xml:space="preserve">male </w:t>
        </w:r>
      </w:ins>
      <w:ins w:id="110" w:author="Lauren Harrison" w:date="2020-09-28T18:26:00Z">
        <w:r w:rsidR="0099093C">
          <w:rPr>
            <w:rFonts w:ascii="Garamond" w:hAnsi="Garamond"/>
            <w:color w:val="000000" w:themeColor="text1"/>
          </w:rPr>
          <w:t>mating behaviours by promoting the evolution of alternative mating tactics</w:t>
        </w:r>
      </w:ins>
      <w:r w:rsidR="007C43C5" w:rsidRPr="007E3B63">
        <w:rPr>
          <w:rFonts w:ascii="Garamond" w:hAnsi="Garamond"/>
          <w:color w:val="000000" w:themeColor="text1"/>
        </w:rPr>
        <w:t>.</w:t>
      </w:r>
      <w:r w:rsidR="007C11CB" w:rsidRPr="007E3B63">
        <w:rPr>
          <w:rFonts w:ascii="Garamond" w:hAnsi="Garamond"/>
          <w:color w:val="000000" w:themeColor="text1"/>
        </w:rPr>
        <w:t xml:space="preserve"> </w:t>
      </w:r>
      <w:r w:rsidR="00CC68E6" w:rsidRPr="007E3B63">
        <w:rPr>
          <w:rFonts w:ascii="Garamond" w:hAnsi="Garamond"/>
          <w:color w:val="000000" w:themeColor="text1"/>
        </w:rPr>
        <w:t xml:space="preserve">Sexual selection </w:t>
      </w:r>
      <w:r w:rsidR="00770FA5" w:rsidRPr="007E3B63">
        <w:rPr>
          <w:rFonts w:ascii="Garamond" w:hAnsi="Garamond"/>
          <w:color w:val="000000" w:themeColor="text1"/>
        </w:rPr>
        <w:t xml:space="preserve">also </w:t>
      </w:r>
      <w:r w:rsidR="00CC68E6" w:rsidRPr="007E3B63">
        <w:rPr>
          <w:rFonts w:ascii="Garamond" w:hAnsi="Garamond"/>
          <w:color w:val="000000" w:themeColor="text1"/>
        </w:rPr>
        <w:t>favour</w:t>
      </w:r>
      <w:ins w:id="111" w:author="Lauren Harrison" w:date="2020-09-26T11:59:00Z">
        <w:r w:rsidR="00215ECE">
          <w:rPr>
            <w:rFonts w:ascii="Garamond" w:hAnsi="Garamond"/>
            <w:color w:val="000000" w:themeColor="text1"/>
          </w:rPr>
          <w:t>s</w:t>
        </w:r>
      </w:ins>
      <w:r w:rsidR="007C11CB" w:rsidRPr="007E3B63">
        <w:rPr>
          <w:rFonts w:ascii="Garamond" w:hAnsi="Garamond"/>
          <w:color w:val="000000" w:themeColor="text1"/>
        </w:rPr>
        <w:t xml:space="preserve"> condition-dependent </w:t>
      </w:r>
      <w:r w:rsidR="00C954EC">
        <w:rPr>
          <w:rFonts w:ascii="Garamond" w:hAnsi="Garamond"/>
          <w:color w:val="000000" w:themeColor="text1"/>
        </w:rPr>
        <w:t xml:space="preserve">trait </w:t>
      </w:r>
      <w:r w:rsidR="007C11CB" w:rsidRPr="007E3B63">
        <w:rPr>
          <w:rFonts w:ascii="Garamond" w:hAnsi="Garamond"/>
          <w:color w:val="000000" w:themeColor="text1"/>
        </w:rPr>
        <w:t xml:space="preserve">expression </w:t>
      </w:r>
      <w:r w:rsidR="00770FA5" w:rsidRPr="007E3B63">
        <w:rPr>
          <w:rFonts w:ascii="Garamond" w:hAnsi="Garamond"/>
          <w:color w:val="000000" w:themeColor="text1"/>
        </w:rPr>
        <w:t>because individuals in better condition can incur greater costs</w:t>
      </w:r>
      <w:del w:id="112" w:author="Lauren Harrison" w:date="2020-09-26T15:30:00Z">
        <w:r w:rsidR="00770FA5" w:rsidRPr="007E3B63" w:rsidDel="004E44C6">
          <w:rPr>
            <w:rFonts w:ascii="Garamond" w:hAnsi="Garamond"/>
            <w:color w:val="000000" w:themeColor="text1"/>
          </w:rPr>
          <w:delText xml:space="preserve"> </w:delText>
        </w:r>
      </w:del>
      <w:r w:rsidR="009C556F">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lt;sup&gt;28&lt;/sup&gt;","plainTextFormattedCitation":"28","previouslyFormattedCitation":"&lt;sup&gt;28&lt;/sup&gt;"},"properties":{"noteIndex":0},"schema":"https://github.com/citation-style-language/schema/raw/master/csl-citation.json"}</w:instrText>
      </w:r>
      <w:r w:rsidR="009C556F">
        <w:rPr>
          <w:rFonts w:ascii="Garamond" w:hAnsi="Garamond"/>
          <w:color w:val="000000" w:themeColor="text1"/>
        </w:rPr>
        <w:fldChar w:fldCharType="separate"/>
      </w:r>
      <w:r w:rsidR="003A2BE2" w:rsidRPr="003A2BE2">
        <w:rPr>
          <w:rFonts w:ascii="Garamond" w:hAnsi="Garamond"/>
          <w:noProof/>
          <w:color w:val="000000" w:themeColor="text1"/>
          <w:vertAlign w:val="superscript"/>
        </w:rPr>
        <w:t>28</w:t>
      </w:r>
      <w:r w:rsidR="009C556F">
        <w:rPr>
          <w:rFonts w:ascii="Garamond" w:hAnsi="Garamond"/>
          <w:color w:val="000000" w:themeColor="text1"/>
        </w:rPr>
        <w:fldChar w:fldCharType="end"/>
      </w:r>
      <w:r w:rsidR="00403519" w:rsidRPr="007E3B63">
        <w:rPr>
          <w:rFonts w:ascii="Garamond" w:hAnsi="Garamond"/>
          <w:color w:val="000000" w:themeColor="text1"/>
        </w:rPr>
        <w:t>.</w:t>
      </w:r>
      <w:r w:rsidR="007C11CB" w:rsidRPr="007E3B63">
        <w:rPr>
          <w:rFonts w:ascii="Garamond" w:hAnsi="Garamond"/>
          <w:color w:val="000000" w:themeColor="text1"/>
        </w:rPr>
        <w:t xml:space="preserve"> </w:t>
      </w:r>
      <w:r w:rsidR="00403519" w:rsidRPr="007E3B63">
        <w:rPr>
          <w:rFonts w:ascii="Garamond" w:hAnsi="Garamond"/>
          <w:color w:val="000000" w:themeColor="text1"/>
        </w:rPr>
        <w:t>E</w:t>
      </w:r>
      <w:r w:rsidR="007C11CB" w:rsidRPr="007E3B63">
        <w:rPr>
          <w:rFonts w:ascii="Garamond" w:hAnsi="Garamond"/>
          <w:color w:val="000000" w:themeColor="text1"/>
        </w:rPr>
        <w:t xml:space="preserve">ven </w:t>
      </w:r>
      <w:r w:rsidR="00403519" w:rsidRPr="007E3B63">
        <w:rPr>
          <w:rFonts w:ascii="Garamond" w:hAnsi="Garamond"/>
          <w:color w:val="000000" w:themeColor="text1"/>
        </w:rPr>
        <w:t>minor</w:t>
      </w:r>
      <w:r w:rsidR="007C11CB" w:rsidRPr="007E3B63">
        <w:rPr>
          <w:rFonts w:ascii="Garamond" w:hAnsi="Garamond"/>
          <w:color w:val="000000" w:themeColor="text1"/>
        </w:rPr>
        <w:t xml:space="preserve"> differences in resource acquisition among individuals due to chance events or small genetic differences</w:t>
      </w:r>
      <w:r w:rsidR="00403519" w:rsidRPr="007E3B63">
        <w:rPr>
          <w:rFonts w:ascii="Garamond" w:hAnsi="Garamond"/>
          <w:color w:val="000000" w:themeColor="text1"/>
        </w:rPr>
        <w:t xml:space="preserve"> in</w:t>
      </w:r>
      <w:r w:rsidR="004F14E3" w:rsidRPr="007E3B63">
        <w:rPr>
          <w:rFonts w:ascii="Garamond" w:hAnsi="Garamond"/>
          <w:color w:val="000000" w:themeColor="text1"/>
        </w:rPr>
        <w:t>, say,</w:t>
      </w:r>
      <w:r w:rsidR="00403519" w:rsidRPr="007E3B63">
        <w:rPr>
          <w:rFonts w:ascii="Garamond" w:hAnsi="Garamond"/>
          <w:color w:val="000000" w:themeColor="text1"/>
        </w:rPr>
        <w:t xml:space="preserve"> foraging efficiency</w:t>
      </w:r>
      <w:r w:rsidR="007C11CB" w:rsidRPr="007E3B63">
        <w:rPr>
          <w:rFonts w:ascii="Garamond" w:hAnsi="Garamond"/>
          <w:color w:val="000000" w:themeColor="text1"/>
        </w:rPr>
        <w:t xml:space="preserve"> </w:t>
      </w:r>
      <w:r w:rsidR="00770FA5" w:rsidRPr="007E3B63">
        <w:rPr>
          <w:rFonts w:ascii="Garamond" w:hAnsi="Garamond"/>
          <w:color w:val="000000" w:themeColor="text1"/>
        </w:rPr>
        <w:t xml:space="preserve">therefore </w:t>
      </w:r>
      <w:r w:rsidR="007C11CB" w:rsidRPr="007E3B63">
        <w:rPr>
          <w:rFonts w:ascii="Garamond" w:hAnsi="Garamond"/>
          <w:color w:val="000000" w:themeColor="text1"/>
        </w:rPr>
        <w:t xml:space="preserve">translate into differential </w:t>
      </w:r>
      <w:r w:rsidR="00CC68E6" w:rsidRPr="007E3B63">
        <w:rPr>
          <w:rFonts w:ascii="Garamond" w:hAnsi="Garamond"/>
          <w:color w:val="000000" w:themeColor="text1"/>
        </w:rPr>
        <w:t xml:space="preserve">expression of </w:t>
      </w:r>
      <w:r w:rsidR="007C11CB" w:rsidRPr="007E3B63">
        <w:rPr>
          <w:rFonts w:ascii="Garamond" w:hAnsi="Garamond"/>
          <w:color w:val="000000" w:themeColor="text1"/>
        </w:rPr>
        <w:t>sexual traits</w:t>
      </w:r>
      <w:del w:id="113" w:author="Lauren Harrison" w:date="2020-09-26T15:30:00Z">
        <w:r w:rsidR="007C11CB" w:rsidRPr="007E3B63" w:rsidDel="004E44C6">
          <w:rPr>
            <w:rFonts w:ascii="Garamond" w:hAnsi="Garamond"/>
            <w:color w:val="000000" w:themeColor="text1"/>
          </w:rPr>
          <w:delText xml:space="preserve"> </w:delText>
        </w:r>
      </w:del>
      <w:r w:rsidR="00967E3B">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lt;sup&gt;28&lt;/sup&gt;","plainTextFormattedCitation":"28","previouslyFormattedCitation":"&lt;sup&gt;28&lt;/sup&gt;"},"properties":{"noteIndex":0},"schema":"https://github.com/citation-style-language/schema/raw/master/csl-citation.json"}</w:instrText>
      </w:r>
      <w:r w:rsidR="00967E3B">
        <w:rPr>
          <w:rFonts w:ascii="Garamond" w:hAnsi="Garamond"/>
          <w:color w:val="000000" w:themeColor="text1"/>
        </w:rPr>
        <w:fldChar w:fldCharType="separate"/>
      </w:r>
      <w:r w:rsidR="003A2BE2" w:rsidRPr="003A2BE2">
        <w:rPr>
          <w:rFonts w:ascii="Garamond" w:hAnsi="Garamond"/>
          <w:noProof/>
          <w:color w:val="000000" w:themeColor="text1"/>
          <w:vertAlign w:val="superscript"/>
        </w:rPr>
        <w:t>28</w:t>
      </w:r>
      <w:r w:rsidR="00967E3B">
        <w:rPr>
          <w:rFonts w:ascii="Garamond" w:hAnsi="Garamond"/>
          <w:color w:val="000000" w:themeColor="text1"/>
        </w:rPr>
        <w:fldChar w:fldCharType="end"/>
      </w:r>
      <w:r w:rsidR="001145B7" w:rsidRPr="007E3B63">
        <w:rPr>
          <w:rFonts w:ascii="Garamond" w:hAnsi="Garamond"/>
          <w:color w:val="000000" w:themeColor="text1"/>
        </w:rPr>
        <w:t xml:space="preserve">, increasing </w:t>
      </w:r>
      <w:r w:rsidR="004F14E3" w:rsidRPr="007E3B63">
        <w:rPr>
          <w:rFonts w:ascii="Garamond" w:hAnsi="Garamond"/>
          <w:color w:val="000000" w:themeColor="text1"/>
        </w:rPr>
        <w:t xml:space="preserve">phenotypic </w:t>
      </w:r>
      <w:r w:rsidR="001145B7" w:rsidRPr="007E3B63">
        <w:rPr>
          <w:rFonts w:ascii="Garamond" w:hAnsi="Garamond"/>
          <w:color w:val="000000" w:themeColor="text1"/>
        </w:rPr>
        <w:t>variance among individuals</w:t>
      </w:r>
      <w:r w:rsidR="007C11CB" w:rsidRPr="007E3B63">
        <w:rPr>
          <w:rFonts w:ascii="Garamond" w:hAnsi="Garamond"/>
          <w:color w:val="000000" w:themeColor="text1"/>
        </w:rPr>
        <w:t xml:space="preserve">. </w:t>
      </w:r>
      <w:r w:rsidR="00CC68E6" w:rsidRPr="007E3B63">
        <w:rPr>
          <w:rFonts w:ascii="Garamond" w:hAnsi="Garamond"/>
          <w:color w:val="000000" w:themeColor="text1"/>
        </w:rPr>
        <w:t>S</w:t>
      </w:r>
      <w:r w:rsidR="007A6FF8" w:rsidRPr="007E3B63">
        <w:rPr>
          <w:rFonts w:ascii="Garamond" w:hAnsi="Garamond"/>
          <w:color w:val="000000" w:themeColor="text1"/>
        </w:rPr>
        <w:t>tronger s</w:t>
      </w:r>
      <w:r w:rsidR="00CC68E6" w:rsidRPr="007E3B63">
        <w:rPr>
          <w:rFonts w:ascii="Garamond" w:hAnsi="Garamond"/>
          <w:color w:val="000000" w:themeColor="text1"/>
        </w:rPr>
        <w:t>e</w:t>
      </w:r>
      <w:r w:rsidR="00AC378A" w:rsidRPr="007E3B63">
        <w:rPr>
          <w:rFonts w:ascii="Garamond" w:hAnsi="Garamond"/>
          <w:color w:val="000000" w:themeColor="text1"/>
        </w:rPr>
        <w:t>xual se</w:t>
      </w:r>
      <w:r w:rsidR="00CC68E6" w:rsidRPr="007E3B63">
        <w:rPr>
          <w:rFonts w:ascii="Garamond" w:hAnsi="Garamond"/>
          <w:color w:val="000000" w:themeColor="text1"/>
        </w:rPr>
        <w:t xml:space="preserve">lection </w:t>
      </w:r>
      <w:r w:rsidR="007A6FF8" w:rsidRPr="007E3B63">
        <w:rPr>
          <w:rFonts w:ascii="Garamond" w:hAnsi="Garamond"/>
          <w:color w:val="000000" w:themeColor="text1"/>
        </w:rPr>
        <w:t>on males is therefore predicted to result in</w:t>
      </w:r>
      <w:r w:rsidR="00A641C1" w:rsidRPr="007E3B63">
        <w:rPr>
          <w:rFonts w:ascii="Garamond" w:hAnsi="Garamond"/>
          <w:color w:val="000000" w:themeColor="text1"/>
        </w:rPr>
        <w:t xml:space="preserve"> </w:t>
      </w:r>
      <w:r w:rsidR="00473064">
        <w:rPr>
          <w:rFonts w:ascii="Garamond" w:hAnsi="Garamond"/>
          <w:color w:val="000000" w:themeColor="text1"/>
        </w:rPr>
        <w:t xml:space="preserve">sexual </w:t>
      </w:r>
      <w:r w:rsidR="007C43C5" w:rsidRPr="007E3B63">
        <w:rPr>
          <w:rFonts w:ascii="Garamond" w:hAnsi="Garamond"/>
          <w:color w:val="000000" w:themeColor="text1"/>
        </w:rPr>
        <w:t xml:space="preserve">traits </w:t>
      </w:r>
      <w:r w:rsidR="00B77B07">
        <w:rPr>
          <w:rFonts w:ascii="Garamond" w:hAnsi="Garamond"/>
          <w:color w:val="000000" w:themeColor="text1"/>
        </w:rPr>
        <w:t>with</w:t>
      </w:r>
      <w:r w:rsidR="00A641C1" w:rsidRPr="007E3B63">
        <w:rPr>
          <w:rFonts w:ascii="Garamond" w:hAnsi="Garamond"/>
          <w:color w:val="000000" w:themeColor="text1"/>
        </w:rPr>
        <w:t xml:space="preserve"> greater</w:t>
      </w:r>
      <w:r w:rsidR="007C43C5" w:rsidRPr="007E3B63">
        <w:rPr>
          <w:rFonts w:ascii="Garamond" w:hAnsi="Garamond"/>
          <w:color w:val="000000" w:themeColor="text1"/>
        </w:rPr>
        <w:t xml:space="preserve"> variance</w:t>
      </w:r>
      <w:r w:rsidR="00A641C1" w:rsidRPr="007E3B63">
        <w:rPr>
          <w:rFonts w:ascii="Garamond" w:hAnsi="Garamond"/>
          <w:color w:val="000000" w:themeColor="text1"/>
        </w:rPr>
        <w:t xml:space="preserve"> </w:t>
      </w:r>
      <w:r w:rsidR="00CC68E6" w:rsidRPr="007E3B63">
        <w:rPr>
          <w:rFonts w:ascii="Garamond" w:hAnsi="Garamond"/>
          <w:color w:val="000000" w:themeColor="text1"/>
        </w:rPr>
        <w:t>among males</w:t>
      </w:r>
      <w:r w:rsidR="00A641C1" w:rsidRPr="007E3B63">
        <w:rPr>
          <w:rFonts w:ascii="Garamond" w:hAnsi="Garamond"/>
          <w:color w:val="000000" w:themeColor="text1"/>
        </w:rPr>
        <w:t xml:space="preserve"> than </w:t>
      </w:r>
      <w:r w:rsidR="007C43C5" w:rsidRPr="007E3B63">
        <w:rPr>
          <w:rFonts w:ascii="Garamond" w:hAnsi="Garamond"/>
          <w:color w:val="000000" w:themeColor="text1"/>
        </w:rPr>
        <w:t xml:space="preserve">the </w:t>
      </w:r>
      <w:r w:rsidR="00A641C1" w:rsidRPr="007E3B63">
        <w:rPr>
          <w:rFonts w:ascii="Garamond" w:hAnsi="Garamond"/>
          <w:color w:val="000000" w:themeColor="text1"/>
        </w:rPr>
        <w:t xml:space="preserve">equivalent </w:t>
      </w:r>
      <w:r w:rsidR="007C43C5" w:rsidRPr="007E3B63">
        <w:rPr>
          <w:rFonts w:ascii="Garamond" w:hAnsi="Garamond"/>
          <w:color w:val="000000" w:themeColor="text1"/>
        </w:rPr>
        <w:t xml:space="preserve">traits </w:t>
      </w:r>
      <w:r w:rsidR="00B77B07">
        <w:rPr>
          <w:rFonts w:ascii="Garamond" w:hAnsi="Garamond"/>
          <w:color w:val="000000" w:themeColor="text1"/>
        </w:rPr>
        <w:t>in</w:t>
      </w:r>
      <w:r w:rsidR="00B77B07" w:rsidRPr="007E3B63">
        <w:rPr>
          <w:rFonts w:ascii="Garamond" w:hAnsi="Garamond"/>
          <w:color w:val="000000" w:themeColor="text1"/>
        </w:rPr>
        <w:t xml:space="preserve"> </w:t>
      </w:r>
      <w:r w:rsidR="007C43C5" w:rsidRPr="007E3B63">
        <w:rPr>
          <w:rFonts w:ascii="Garamond" w:hAnsi="Garamond"/>
          <w:color w:val="000000" w:themeColor="text1"/>
        </w:rPr>
        <w:t>females</w:t>
      </w:r>
      <w:r w:rsidR="00403519" w:rsidRPr="007E3B63">
        <w:rPr>
          <w:rFonts w:ascii="Garamond" w:hAnsi="Garamond"/>
          <w:color w:val="000000" w:themeColor="text1"/>
        </w:rPr>
        <w:t>,</w:t>
      </w:r>
      <w:r w:rsidR="007C43C5" w:rsidRPr="007E3B63">
        <w:rPr>
          <w:rFonts w:ascii="Garamond" w:hAnsi="Garamond"/>
          <w:color w:val="000000" w:themeColor="text1"/>
        </w:rPr>
        <w:t xml:space="preserve"> or </w:t>
      </w:r>
      <w:r w:rsidR="007A6FF8" w:rsidRPr="007E3B63">
        <w:rPr>
          <w:rFonts w:ascii="Garamond" w:hAnsi="Garamond"/>
          <w:color w:val="000000" w:themeColor="text1"/>
        </w:rPr>
        <w:t xml:space="preserve">than </w:t>
      </w:r>
      <w:r w:rsidR="00A641C1" w:rsidRPr="007E3B63">
        <w:rPr>
          <w:rFonts w:ascii="Garamond" w:hAnsi="Garamond"/>
          <w:color w:val="000000" w:themeColor="text1"/>
        </w:rPr>
        <w:t>naturally</w:t>
      </w:r>
      <w:r w:rsidR="007C43C5" w:rsidRPr="007E3B63">
        <w:rPr>
          <w:rFonts w:ascii="Garamond" w:hAnsi="Garamond"/>
          <w:color w:val="000000" w:themeColor="text1"/>
        </w:rPr>
        <w:t xml:space="preserve"> selected traits</w:t>
      </w:r>
      <w:r w:rsidR="00AC378A" w:rsidRPr="007E3B63">
        <w:rPr>
          <w:rFonts w:ascii="Garamond" w:hAnsi="Garamond"/>
          <w:color w:val="000000" w:themeColor="text1"/>
        </w:rPr>
        <w:t xml:space="preserve"> in </w:t>
      </w:r>
      <w:r w:rsidR="00770FA5" w:rsidRPr="007E3B63">
        <w:rPr>
          <w:rFonts w:ascii="Garamond" w:hAnsi="Garamond"/>
          <w:color w:val="000000" w:themeColor="text1"/>
        </w:rPr>
        <w:t>either</w:t>
      </w:r>
      <w:r w:rsidR="00AC378A" w:rsidRPr="007E3B63">
        <w:rPr>
          <w:rFonts w:ascii="Garamond" w:hAnsi="Garamond"/>
          <w:color w:val="000000" w:themeColor="text1"/>
        </w:rPr>
        <w:t xml:space="preserve"> sex</w:t>
      </w:r>
      <w:del w:id="114" w:author="Lauren Harrison" w:date="2020-09-26T15:30:00Z">
        <w:r w:rsidR="007C43C5" w:rsidRPr="007E3B63" w:rsidDel="004E44C6">
          <w:rPr>
            <w:rFonts w:ascii="Garamond" w:hAnsi="Garamond"/>
            <w:color w:val="000000" w:themeColor="text1"/>
          </w:rPr>
          <w:delText xml:space="preserve"> </w:delText>
        </w:r>
      </w:del>
      <w:r w:rsidR="007C43C5" w:rsidRPr="007E3B63">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Naturalist","id":"ITEM-2","issue":"3","issued":{"date-parts":[["2014"]]},"page":"326-337","title":"Male Bias in Distributions of Additive Genetic, Residual, and Phenotypic Variances of Shared Traits","type":"article-journal","volume":"184"},"uris":["http://www.mendeley.com/documents/?uuid=b4c01e48-7092-4a5f-bb2a-ad70161a9635"]}],"mendeley":{"formattedCitation":"&lt;sup&gt;16,18&lt;/sup&gt;","plainTextFormattedCitation":"16,18","previouslyFormattedCitation":"&lt;sup&gt;16,18&lt;/sup&gt;"},"properties":{"noteIndex":0},"schema":"https://github.com/citation-style-language/schema/raw/master/csl-citation.json"}</w:instrText>
      </w:r>
      <w:r w:rsidR="007C43C5" w:rsidRPr="007E3B63">
        <w:rPr>
          <w:rFonts w:ascii="Garamond" w:hAnsi="Garamond"/>
          <w:color w:val="000000" w:themeColor="text1"/>
        </w:rPr>
        <w:fldChar w:fldCharType="separate"/>
      </w:r>
      <w:r w:rsidR="003A2BE2" w:rsidRPr="003A2BE2">
        <w:rPr>
          <w:rFonts w:ascii="Garamond" w:hAnsi="Garamond"/>
          <w:noProof/>
          <w:color w:val="000000" w:themeColor="text1"/>
          <w:vertAlign w:val="superscript"/>
        </w:rPr>
        <w:t>16,18</w:t>
      </w:r>
      <w:r w:rsidR="007C43C5" w:rsidRPr="007E3B63">
        <w:rPr>
          <w:rFonts w:ascii="Garamond" w:hAnsi="Garamond"/>
          <w:color w:val="000000" w:themeColor="text1"/>
        </w:rPr>
        <w:fldChar w:fldCharType="end"/>
      </w:r>
      <w:r w:rsidR="007C43C5" w:rsidRPr="007E3B63">
        <w:rPr>
          <w:rFonts w:ascii="Garamond" w:hAnsi="Garamond"/>
          <w:color w:val="000000" w:themeColor="text1"/>
        </w:rPr>
        <w:t xml:space="preserve">. </w:t>
      </w:r>
      <w:del w:id="115" w:author="Lauren Harrison" w:date="2020-09-26T16:04:00Z">
        <w:r w:rsidR="00CC68E6" w:rsidRPr="00E05139" w:rsidDel="00E72E2B">
          <w:rPr>
            <w:rFonts w:ascii="Garamond" w:hAnsi="Garamond"/>
            <w:color w:val="000000" w:themeColor="text1"/>
            <w:highlight w:val="yellow"/>
            <w:rPrChange w:id="116" w:author="Lauren Harrison" w:date="2020-09-26T12:02:00Z">
              <w:rPr>
                <w:rFonts w:ascii="Garamond" w:hAnsi="Garamond"/>
                <w:color w:val="000000" w:themeColor="text1"/>
              </w:rPr>
            </w:rPrChange>
          </w:rPr>
          <w:delText>Th</w:delText>
        </w:r>
        <w:r w:rsidR="00AC378A" w:rsidRPr="00E05139" w:rsidDel="00E72E2B">
          <w:rPr>
            <w:rFonts w:ascii="Garamond" w:hAnsi="Garamond"/>
            <w:color w:val="000000" w:themeColor="text1"/>
            <w:highlight w:val="yellow"/>
            <w:rPrChange w:id="117" w:author="Lauren Harrison" w:date="2020-09-26T12:02:00Z">
              <w:rPr>
                <w:rFonts w:ascii="Garamond" w:hAnsi="Garamond"/>
                <w:color w:val="000000" w:themeColor="text1"/>
              </w:rPr>
            </w:rPrChange>
          </w:rPr>
          <w:delText xml:space="preserve">ere is </w:delText>
        </w:r>
        <w:r w:rsidR="00C954EC" w:rsidRPr="00E05139" w:rsidDel="00E72E2B">
          <w:rPr>
            <w:rFonts w:ascii="Garamond" w:hAnsi="Garamond"/>
            <w:color w:val="000000" w:themeColor="text1"/>
            <w:highlight w:val="yellow"/>
            <w:rPrChange w:id="118" w:author="Lauren Harrison" w:date="2020-09-26T12:02:00Z">
              <w:rPr>
                <w:rFonts w:ascii="Garamond" w:hAnsi="Garamond"/>
                <w:color w:val="000000" w:themeColor="text1"/>
              </w:rPr>
            </w:rPrChange>
          </w:rPr>
          <w:delText xml:space="preserve">some </w:delText>
        </w:r>
        <w:r w:rsidR="00AC378A" w:rsidRPr="00E05139" w:rsidDel="00E72E2B">
          <w:rPr>
            <w:rFonts w:ascii="Garamond" w:hAnsi="Garamond"/>
            <w:color w:val="000000" w:themeColor="text1"/>
            <w:highlight w:val="yellow"/>
            <w:rPrChange w:id="119" w:author="Lauren Harrison" w:date="2020-09-26T12:02:00Z">
              <w:rPr>
                <w:rFonts w:ascii="Garamond" w:hAnsi="Garamond"/>
                <w:color w:val="000000" w:themeColor="text1"/>
              </w:rPr>
            </w:rPrChange>
          </w:rPr>
          <w:delText>support</w:delText>
        </w:r>
        <w:r w:rsidR="00114A2C" w:rsidRPr="00E05139" w:rsidDel="00E72E2B">
          <w:rPr>
            <w:rFonts w:ascii="Garamond" w:hAnsi="Garamond"/>
            <w:color w:val="000000" w:themeColor="text1"/>
            <w:highlight w:val="yellow"/>
            <w:rPrChange w:id="120" w:author="Lauren Harrison" w:date="2020-09-26T12:02:00Z">
              <w:rPr>
                <w:rFonts w:ascii="Garamond" w:hAnsi="Garamond"/>
                <w:color w:val="000000" w:themeColor="text1"/>
              </w:rPr>
            </w:rPrChange>
          </w:rPr>
          <w:delText xml:space="preserve"> </w:delText>
        </w:r>
        <w:r w:rsidR="007A6FF8" w:rsidRPr="00E05139" w:rsidDel="00E72E2B">
          <w:rPr>
            <w:rFonts w:ascii="Garamond" w:hAnsi="Garamond"/>
            <w:color w:val="000000" w:themeColor="text1"/>
            <w:highlight w:val="yellow"/>
            <w:rPrChange w:id="121" w:author="Lauren Harrison" w:date="2020-09-26T12:02:00Z">
              <w:rPr>
                <w:rFonts w:ascii="Garamond" w:hAnsi="Garamond"/>
                <w:color w:val="000000" w:themeColor="text1"/>
              </w:rPr>
            </w:rPrChange>
          </w:rPr>
          <w:delText xml:space="preserve">for this </w:delText>
        </w:r>
        <w:r w:rsidR="00B77B07" w:rsidRPr="00E05139" w:rsidDel="00E72E2B">
          <w:rPr>
            <w:rFonts w:ascii="Garamond" w:hAnsi="Garamond"/>
            <w:color w:val="000000" w:themeColor="text1"/>
            <w:highlight w:val="yellow"/>
            <w:rPrChange w:id="122" w:author="Lauren Harrison" w:date="2020-09-26T12:02:00Z">
              <w:rPr>
                <w:rFonts w:ascii="Garamond" w:hAnsi="Garamond"/>
                <w:color w:val="000000" w:themeColor="text1"/>
              </w:rPr>
            </w:rPrChange>
          </w:rPr>
          <w:delText>prediction</w:delText>
        </w:r>
        <w:r w:rsidR="00CC68E6" w:rsidRPr="00E05139" w:rsidDel="00E72E2B">
          <w:rPr>
            <w:rFonts w:ascii="Garamond" w:hAnsi="Garamond"/>
            <w:color w:val="000000" w:themeColor="text1"/>
            <w:highlight w:val="yellow"/>
            <w:rPrChange w:id="123" w:author="Lauren Harrison" w:date="2020-09-26T12:02:00Z">
              <w:rPr>
                <w:rFonts w:ascii="Garamond" w:hAnsi="Garamond"/>
                <w:color w:val="000000" w:themeColor="text1"/>
              </w:rPr>
            </w:rPrChange>
          </w:rPr>
          <w:delText xml:space="preserve">. </w:delText>
        </w:r>
        <w:r w:rsidR="00403519" w:rsidRPr="00E05139" w:rsidDel="00E72E2B">
          <w:rPr>
            <w:rFonts w:ascii="Garamond" w:hAnsi="Garamond"/>
            <w:color w:val="000000" w:themeColor="text1"/>
            <w:highlight w:val="yellow"/>
            <w:rPrChange w:id="124" w:author="Lauren Harrison" w:date="2020-09-26T12:02:00Z">
              <w:rPr>
                <w:rFonts w:ascii="Garamond" w:hAnsi="Garamond"/>
                <w:color w:val="000000" w:themeColor="text1"/>
              </w:rPr>
            </w:rPrChange>
          </w:rPr>
          <w:delText>A</w:delText>
        </w:r>
        <w:r w:rsidR="007C43C5" w:rsidRPr="00E05139" w:rsidDel="00E72E2B">
          <w:rPr>
            <w:rFonts w:ascii="Garamond" w:hAnsi="Garamond"/>
            <w:color w:val="000000" w:themeColor="text1"/>
            <w:highlight w:val="yellow"/>
            <w:rPrChange w:id="125" w:author="Lauren Harrison" w:date="2020-09-26T12:02:00Z">
              <w:rPr>
                <w:rFonts w:ascii="Garamond" w:hAnsi="Garamond"/>
                <w:color w:val="000000" w:themeColor="text1"/>
              </w:rPr>
            </w:rPrChange>
          </w:rPr>
          <w:delText xml:space="preserve"> meta-analysis </w:delText>
        </w:r>
        <w:r w:rsidR="00473064" w:rsidRPr="00E05139" w:rsidDel="00E72E2B">
          <w:rPr>
            <w:rFonts w:ascii="Garamond" w:hAnsi="Garamond"/>
            <w:color w:val="000000" w:themeColor="text1"/>
            <w:highlight w:val="yellow"/>
            <w:rPrChange w:id="126" w:author="Lauren Harrison" w:date="2020-09-26T12:02:00Z">
              <w:rPr>
                <w:rFonts w:ascii="Garamond" w:hAnsi="Garamond"/>
                <w:color w:val="000000" w:themeColor="text1"/>
              </w:rPr>
            </w:rPrChange>
          </w:rPr>
          <w:delText xml:space="preserve">of </w:delText>
        </w:r>
        <w:r w:rsidR="007C43C5" w:rsidRPr="00E05139" w:rsidDel="00E72E2B">
          <w:rPr>
            <w:rFonts w:ascii="Garamond" w:hAnsi="Garamond"/>
            <w:color w:val="000000" w:themeColor="text1"/>
            <w:highlight w:val="yellow"/>
            <w:rPrChange w:id="127" w:author="Lauren Harrison" w:date="2020-09-26T12:02:00Z">
              <w:rPr>
                <w:rFonts w:ascii="Garamond" w:hAnsi="Garamond"/>
                <w:color w:val="000000" w:themeColor="text1"/>
              </w:rPr>
            </w:rPrChange>
          </w:rPr>
          <w:delText xml:space="preserve">phenotypic variance </w:delText>
        </w:r>
        <w:r w:rsidR="007A6FF8" w:rsidRPr="00E05139" w:rsidDel="00E72E2B">
          <w:rPr>
            <w:rFonts w:ascii="Garamond" w:hAnsi="Garamond"/>
            <w:color w:val="000000" w:themeColor="text1"/>
            <w:highlight w:val="yellow"/>
            <w:rPrChange w:id="128" w:author="Lauren Harrison" w:date="2020-09-26T12:02:00Z">
              <w:rPr>
                <w:rFonts w:ascii="Garamond" w:hAnsi="Garamond"/>
                <w:color w:val="000000" w:themeColor="text1"/>
              </w:rPr>
            </w:rPrChange>
          </w:rPr>
          <w:delText xml:space="preserve">of traits </w:delText>
        </w:r>
        <w:r w:rsidR="00403519" w:rsidRPr="00E05139" w:rsidDel="00E72E2B">
          <w:rPr>
            <w:rFonts w:ascii="Garamond" w:hAnsi="Garamond"/>
            <w:color w:val="000000" w:themeColor="text1"/>
            <w:highlight w:val="yellow"/>
            <w:rPrChange w:id="129" w:author="Lauren Harrison" w:date="2020-09-26T12:02:00Z">
              <w:rPr>
                <w:rFonts w:ascii="Garamond" w:hAnsi="Garamond"/>
                <w:color w:val="000000" w:themeColor="text1"/>
              </w:rPr>
            </w:rPrChange>
          </w:rPr>
          <w:delText xml:space="preserve">reported </w:delText>
        </w:r>
        <w:r w:rsidR="007C43C5" w:rsidRPr="00E05139" w:rsidDel="00E72E2B">
          <w:rPr>
            <w:rFonts w:ascii="Garamond" w:hAnsi="Garamond"/>
            <w:color w:val="000000" w:themeColor="text1"/>
            <w:highlight w:val="yellow"/>
            <w:rPrChange w:id="130" w:author="Lauren Harrison" w:date="2020-09-26T12:02:00Z">
              <w:rPr>
                <w:rFonts w:ascii="Garamond" w:hAnsi="Garamond"/>
                <w:color w:val="000000" w:themeColor="text1"/>
              </w:rPr>
            </w:rPrChange>
          </w:rPr>
          <w:delText>significant</w:delText>
        </w:r>
        <w:r w:rsidR="0031133E" w:rsidRPr="00E05139" w:rsidDel="00E72E2B">
          <w:rPr>
            <w:rFonts w:ascii="Garamond" w:hAnsi="Garamond"/>
            <w:color w:val="000000" w:themeColor="text1"/>
            <w:highlight w:val="yellow"/>
            <w:rPrChange w:id="131" w:author="Lauren Harrison" w:date="2020-09-26T12:02:00Z">
              <w:rPr>
                <w:rFonts w:ascii="Garamond" w:hAnsi="Garamond"/>
                <w:color w:val="000000" w:themeColor="text1"/>
              </w:rPr>
            </w:rPrChange>
          </w:rPr>
          <w:delText>ly</w:delText>
        </w:r>
        <w:r w:rsidR="007C43C5" w:rsidRPr="00E05139" w:rsidDel="00E72E2B">
          <w:rPr>
            <w:rFonts w:ascii="Garamond" w:hAnsi="Garamond"/>
            <w:color w:val="000000" w:themeColor="text1"/>
            <w:highlight w:val="yellow"/>
            <w:rPrChange w:id="132" w:author="Lauren Harrison" w:date="2020-09-26T12:02:00Z">
              <w:rPr>
                <w:rFonts w:ascii="Garamond" w:hAnsi="Garamond"/>
                <w:color w:val="000000" w:themeColor="text1"/>
              </w:rPr>
            </w:rPrChange>
          </w:rPr>
          <w:delText xml:space="preserve"> </w:delText>
        </w:r>
        <w:r w:rsidR="00CC68E6" w:rsidRPr="00E05139" w:rsidDel="00E72E2B">
          <w:rPr>
            <w:rFonts w:ascii="Garamond" w:hAnsi="Garamond"/>
            <w:color w:val="000000" w:themeColor="text1"/>
            <w:highlight w:val="yellow"/>
            <w:rPrChange w:id="133" w:author="Lauren Harrison" w:date="2020-09-26T12:02:00Z">
              <w:rPr>
                <w:rFonts w:ascii="Garamond" w:hAnsi="Garamond"/>
                <w:color w:val="000000" w:themeColor="text1"/>
              </w:rPr>
            </w:rPrChange>
          </w:rPr>
          <w:delText xml:space="preserve">higher variation among </w:delText>
        </w:r>
        <w:r w:rsidR="007C43C5" w:rsidRPr="00E05139" w:rsidDel="00E72E2B">
          <w:rPr>
            <w:rFonts w:ascii="Garamond" w:hAnsi="Garamond"/>
            <w:color w:val="000000" w:themeColor="text1"/>
            <w:highlight w:val="yellow"/>
            <w:rPrChange w:id="134" w:author="Lauren Harrison" w:date="2020-09-26T12:02:00Z">
              <w:rPr>
                <w:rFonts w:ascii="Garamond" w:hAnsi="Garamond"/>
                <w:color w:val="000000" w:themeColor="text1"/>
              </w:rPr>
            </w:rPrChange>
          </w:rPr>
          <w:delText>male</w:delText>
        </w:r>
        <w:r w:rsidR="00CC68E6" w:rsidRPr="00E05139" w:rsidDel="00E72E2B">
          <w:rPr>
            <w:rFonts w:ascii="Garamond" w:hAnsi="Garamond"/>
            <w:color w:val="000000" w:themeColor="text1"/>
            <w:highlight w:val="yellow"/>
            <w:rPrChange w:id="135" w:author="Lauren Harrison" w:date="2020-09-26T12:02:00Z">
              <w:rPr>
                <w:rFonts w:ascii="Garamond" w:hAnsi="Garamond"/>
                <w:color w:val="000000" w:themeColor="text1"/>
              </w:rPr>
            </w:rPrChange>
          </w:rPr>
          <w:delText xml:space="preserve">s </w:delText>
        </w:r>
        <w:r w:rsidR="00403519" w:rsidRPr="00E05139" w:rsidDel="00E72E2B">
          <w:rPr>
            <w:rFonts w:ascii="Garamond" w:hAnsi="Garamond"/>
            <w:color w:val="000000" w:themeColor="text1"/>
            <w:highlight w:val="yellow"/>
            <w:rPrChange w:id="136" w:author="Lauren Harrison" w:date="2020-09-26T12:02:00Z">
              <w:rPr>
                <w:rFonts w:ascii="Garamond" w:hAnsi="Garamond"/>
                <w:color w:val="000000" w:themeColor="text1"/>
              </w:rPr>
            </w:rPrChange>
          </w:rPr>
          <w:delText xml:space="preserve">than females </w:delText>
        </w:r>
        <w:r w:rsidR="007C43C5" w:rsidRPr="00E05139" w:rsidDel="00E72E2B">
          <w:rPr>
            <w:rFonts w:ascii="Garamond" w:hAnsi="Garamond"/>
            <w:color w:val="000000" w:themeColor="text1"/>
            <w:highlight w:val="yellow"/>
            <w:rPrChange w:id="137" w:author="Lauren Harrison" w:date="2020-09-26T12:02:00Z">
              <w:rPr>
                <w:rFonts w:ascii="Garamond" w:hAnsi="Garamond"/>
                <w:color w:val="000000" w:themeColor="text1"/>
              </w:rPr>
            </w:rPrChange>
          </w:rPr>
          <w:delText>for reproductive and non-reproductive traits</w:delText>
        </w:r>
        <w:r w:rsidR="00CC68E6" w:rsidRPr="00E05139" w:rsidDel="00E72E2B">
          <w:rPr>
            <w:rFonts w:ascii="Garamond" w:hAnsi="Garamond"/>
            <w:color w:val="000000" w:themeColor="text1"/>
            <w:highlight w:val="yellow"/>
            <w:rPrChange w:id="138" w:author="Lauren Harrison" w:date="2020-09-26T12:02:00Z">
              <w:rPr>
                <w:rFonts w:ascii="Garamond" w:hAnsi="Garamond"/>
                <w:color w:val="000000" w:themeColor="text1"/>
              </w:rPr>
            </w:rPrChange>
          </w:rPr>
          <w:delText xml:space="preserve">, </w:delText>
        </w:r>
        <w:r w:rsidR="007A6FF8" w:rsidRPr="00E05139" w:rsidDel="00E72E2B">
          <w:rPr>
            <w:rFonts w:ascii="Garamond" w:hAnsi="Garamond"/>
            <w:color w:val="000000" w:themeColor="text1"/>
            <w:highlight w:val="yellow"/>
            <w:rPrChange w:id="139" w:author="Lauren Harrison" w:date="2020-09-26T12:02:00Z">
              <w:rPr>
                <w:rFonts w:ascii="Garamond" w:hAnsi="Garamond"/>
                <w:color w:val="000000" w:themeColor="text1"/>
              </w:rPr>
            </w:rPrChange>
          </w:rPr>
          <w:delText>but</w:delText>
        </w:r>
        <w:r w:rsidR="00CC68E6" w:rsidRPr="00E05139" w:rsidDel="00E72E2B">
          <w:rPr>
            <w:rFonts w:ascii="Garamond" w:hAnsi="Garamond"/>
            <w:color w:val="000000" w:themeColor="text1"/>
            <w:highlight w:val="yellow"/>
            <w:rPrChange w:id="140" w:author="Lauren Harrison" w:date="2020-09-26T12:02:00Z">
              <w:rPr>
                <w:rFonts w:ascii="Garamond" w:hAnsi="Garamond"/>
                <w:color w:val="000000" w:themeColor="text1"/>
              </w:rPr>
            </w:rPrChange>
          </w:rPr>
          <w:delText xml:space="preserve"> </w:delText>
        </w:r>
        <w:r w:rsidR="00C954EC" w:rsidRPr="00E05139" w:rsidDel="00E72E2B">
          <w:rPr>
            <w:rFonts w:ascii="Garamond" w:hAnsi="Garamond"/>
            <w:color w:val="000000" w:themeColor="text1"/>
            <w:highlight w:val="yellow"/>
            <w:rPrChange w:id="141" w:author="Lauren Harrison" w:date="2020-09-26T12:02:00Z">
              <w:rPr>
                <w:rFonts w:ascii="Garamond" w:hAnsi="Garamond"/>
                <w:color w:val="000000" w:themeColor="text1"/>
              </w:rPr>
            </w:rPrChange>
          </w:rPr>
          <w:delText xml:space="preserve">a greater </w:delText>
        </w:r>
        <w:r w:rsidR="00CC68E6" w:rsidRPr="00E05139" w:rsidDel="00E72E2B">
          <w:rPr>
            <w:rFonts w:ascii="Garamond" w:hAnsi="Garamond"/>
            <w:color w:val="000000" w:themeColor="text1"/>
            <w:highlight w:val="yellow"/>
            <w:rPrChange w:id="142" w:author="Lauren Harrison" w:date="2020-09-26T12:02:00Z">
              <w:rPr>
                <w:rFonts w:ascii="Garamond" w:hAnsi="Garamond"/>
                <w:color w:val="000000" w:themeColor="text1"/>
              </w:rPr>
            </w:rPrChange>
          </w:rPr>
          <w:delText>difference for reproducti</w:delText>
        </w:r>
        <w:r w:rsidR="00473064" w:rsidRPr="00E05139" w:rsidDel="00E72E2B">
          <w:rPr>
            <w:rFonts w:ascii="Garamond" w:hAnsi="Garamond"/>
            <w:color w:val="000000" w:themeColor="text1"/>
            <w:highlight w:val="yellow"/>
            <w:rPrChange w:id="143" w:author="Lauren Harrison" w:date="2020-09-26T12:02:00Z">
              <w:rPr>
                <w:rFonts w:ascii="Garamond" w:hAnsi="Garamond"/>
                <w:color w:val="000000" w:themeColor="text1"/>
              </w:rPr>
            </w:rPrChange>
          </w:rPr>
          <w:delText xml:space="preserve">ve </w:delText>
        </w:r>
        <w:r w:rsidR="007C43C5" w:rsidRPr="00E05139" w:rsidDel="00E72E2B">
          <w:rPr>
            <w:rFonts w:ascii="Garamond" w:hAnsi="Garamond"/>
            <w:color w:val="000000" w:themeColor="text1"/>
            <w:highlight w:val="yellow"/>
            <w:rPrChange w:id="144" w:author="Lauren Harrison" w:date="2020-09-26T12:02:00Z">
              <w:rPr>
                <w:rFonts w:ascii="Garamond" w:hAnsi="Garamond"/>
                <w:color w:val="000000" w:themeColor="text1"/>
              </w:rPr>
            </w:rPrChange>
          </w:rPr>
          <w:delText>traits</w:delText>
        </w:r>
      </w:del>
      <w:del w:id="145" w:author="Lauren Harrison" w:date="2020-09-26T15:41:00Z">
        <w:r w:rsidR="007C43C5" w:rsidRPr="00E05139" w:rsidDel="00E929B6">
          <w:rPr>
            <w:rFonts w:ascii="Garamond" w:hAnsi="Garamond"/>
            <w:color w:val="000000" w:themeColor="text1"/>
            <w:highlight w:val="yellow"/>
            <w:rPrChange w:id="146" w:author="Lauren Harrison" w:date="2020-09-26T12:02:00Z">
              <w:rPr>
                <w:rFonts w:ascii="Garamond" w:hAnsi="Garamond"/>
                <w:color w:val="000000" w:themeColor="text1"/>
              </w:rPr>
            </w:rPrChange>
          </w:rPr>
          <w:delText xml:space="preserve"> </w:delText>
        </w:r>
      </w:del>
      <w:del w:id="147" w:author="Lauren Harrison" w:date="2020-09-26T16:04:00Z">
        <w:r w:rsidR="00CC68E6" w:rsidRPr="00E05139" w:rsidDel="00E72E2B">
          <w:rPr>
            <w:rFonts w:ascii="Garamond" w:hAnsi="Garamond"/>
            <w:color w:val="000000" w:themeColor="text1"/>
            <w:highlight w:val="yellow"/>
            <w:rPrChange w:id="148" w:author="Lauren Harrison" w:date="2020-09-26T12:02:00Z">
              <w:rPr>
                <w:rFonts w:ascii="Garamond" w:hAnsi="Garamond"/>
                <w:color w:val="000000" w:themeColor="text1"/>
              </w:rPr>
            </w:rPrChange>
          </w:rPr>
          <w:fldChar w:fldCharType="begin" w:fldLock="1"/>
        </w:r>
        <w:r w:rsidR="000D08D7" w:rsidRPr="00E72E2B" w:rsidDel="00E72E2B">
          <w:rPr>
            <w:rFonts w:ascii="Garamond" w:hAnsi="Garamond"/>
            <w:color w:val="000000" w:themeColor="text1"/>
            <w:highlight w:val="yellow"/>
          </w:rPr>
          <w:del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lt;sup&gt;17&lt;/sup&gt;","plainTextFormattedCitation":"17","previouslyFormattedCitation":"&lt;sup&gt;17&lt;/sup&gt;"},"properties":{"noteIndex":0},"schema":"https://github.com/citation-style-language/schema/raw/master/csl-citation.json"}</w:delInstrText>
        </w:r>
        <w:r w:rsidR="00CC68E6" w:rsidRPr="00E05139" w:rsidDel="00E72E2B">
          <w:rPr>
            <w:rFonts w:ascii="Garamond" w:hAnsi="Garamond"/>
            <w:color w:val="000000" w:themeColor="text1"/>
            <w:highlight w:val="yellow"/>
            <w:rPrChange w:id="149" w:author="Lauren Harrison" w:date="2020-09-26T12:02:00Z">
              <w:rPr>
                <w:rFonts w:ascii="Garamond" w:hAnsi="Garamond"/>
                <w:color w:val="000000" w:themeColor="text1"/>
              </w:rPr>
            </w:rPrChange>
          </w:rPr>
          <w:fldChar w:fldCharType="separate"/>
        </w:r>
        <w:r w:rsidR="00207C42" w:rsidRPr="00E72E2B" w:rsidDel="00E72E2B">
          <w:rPr>
            <w:rFonts w:ascii="Garamond" w:hAnsi="Garamond"/>
            <w:noProof/>
            <w:color w:val="000000" w:themeColor="text1"/>
            <w:highlight w:val="yellow"/>
            <w:vertAlign w:val="superscript"/>
          </w:rPr>
          <w:delText>17</w:delText>
        </w:r>
        <w:r w:rsidR="00CC68E6" w:rsidRPr="00E05139" w:rsidDel="00E72E2B">
          <w:rPr>
            <w:rFonts w:ascii="Garamond" w:hAnsi="Garamond"/>
            <w:color w:val="000000" w:themeColor="text1"/>
            <w:highlight w:val="yellow"/>
            <w:rPrChange w:id="150" w:author="Lauren Harrison" w:date="2020-09-26T12:02:00Z">
              <w:rPr>
                <w:rFonts w:ascii="Garamond" w:hAnsi="Garamond"/>
                <w:color w:val="000000" w:themeColor="text1"/>
              </w:rPr>
            </w:rPrChange>
          </w:rPr>
          <w:fldChar w:fldCharType="end"/>
        </w:r>
        <w:r w:rsidR="007C43C5" w:rsidRPr="00E05139" w:rsidDel="00E72E2B">
          <w:rPr>
            <w:rFonts w:ascii="Garamond" w:hAnsi="Garamond"/>
            <w:color w:val="000000" w:themeColor="text1"/>
            <w:highlight w:val="yellow"/>
            <w:rPrChange w:id="151" w:author="Lauren Harrison" w:date="2020-09-26T12:02:00Z">
              <w:rPr>
                <w:rFonts w:ascii="Garamond" w:hAnsi="Garamond"/>
                <w:color w:val="000000" w:themeColor="text1"/>
              </w:rPr>
            </w:rPrChange>
          </w:rPr>
          <w:delText>.</w:delText>
        </w:r>
        <w:r w:rsidR="00DA65A6" w:rsidRPr="007E3B63" w:rsidDel="00E72E2B">
          <w:rPr>
            <w:rFonts w:ascii="Garamond" w:hAnsi="Garamond"/>
            <w:color w:val="000000" w:themeColor="text1"/>
          </w:rPr>
          <w:delText xml:space="preserve"> </w:delText>
        </w:r>
      </w:del>
    </w:p>
    <w:p w14:paraId="47105F0E" w14:textId="74147FFF" w:rsidR="008C0681" w:rsidRPr="007E3B63" w:rsidDel="000379E8" w:rsidRDefault="008C0681" w:rsidP="00A641C1">
      <w:pPr>
        <w:ind w:firstLine="360"/>
        <w:rPr>
          <w:del w:id="152" w:author="Lauren Harrison" w:date="2020-09-28T18:24:00Z"/>
          <w:rFonts w:ascii="Garamond" w:hAnsi="Garamond"/>
          <w:color w:val="000000" w:themeColor="text1"/>
        </w:rPr>
      </w:pPr>
    </w:p>
    <w:p w14:paraId="57443D28" w14:textId="3CB9AF85" w:rsidR="00D94780" w:rsidRPr="007E3B63" w:rsidDel="000379E8" w:rsidRDefault="00665F28" w:rsidP="000379E8">
      <w:pPr>
        <w:rPr>
          <w:del w:id="153" w:author="Lauren Harrison" w:date="2020-09-28T18:24:00Z"/>
          <w:rFonts w:ascii="Garamond" w:hAnsi="Garamond"/>
          <w:color w:val="000000" w:themeColor="text1"/>
        </w:rPr>
        <w:pPrChange w:id="154" w:author="Lauren Harrison" w:date="2020-09-28T18:24:00Z">
          <w:pPr>
            <w:ind w:firstLine="360"/>
          </w:pPr>
        </w:pPrChange>
      </w:pPr>
      <w:del w:id="155" w:author="Lauren Harrison" w:date="2020-09-28T18:24:00Z">
        <w:r w:rsidRPr="007E3B63" w:rsidDel="000379E8">
          <w:rPr>
            <w:rFonts w:ascii="Garamond" w:hAnsi="Garamond"/>
            <w:color w:val="000000" w:themeColor="text1"/>
          </w:rPr>
          <w:delText>Second, negative frequency-dependent selection can maintain variation</w:delText>
        </w:r>
        <w:r w:rsidR="009D3B11" w:rsidDel="000379E8">
          <w:rPr>
            <w:rFonts w:ascii="Garamond" w:hAnsi="Garamond"/>
            <w:color w:val="000000" w:themeColor="text1"/>
          </w:rPr>
          <w:delText xml:space="preserve"> in traits</w:delText>
        </w:r>
        <w:r w:rsidRPr="007E3B63" w:rsidDel="000379E8">
          <w:rPr>
            <w:rFonts w:ascii="Garamond" w:hAnsi="Garamond"/>
            <w:color w:val="000000" w:themeColor="text1"/>
          </w:rPr>
          <w:delText xml:space="preserve">. </w:delText>
        </w:r>
        <w:r w:rsidR="00757295" w:rsidRPr="007E3B63" w:rsidDel="000379E8">
          <w:rPr>
            <w:rFonts w:ascii="Garamond" w:hAnsi="Garamond"/>
            <w:color w:val="000000" w:themeColor="text1"/>
          </w:rPr>
          <w:delText>Th</w:delText>
        </w:r>
        <w:r w:rsidR="00D96489" w:rsidDel="000379E8">
          <w:rPr>
            <w:rFonts w:ascii="Garamond" w:hAnsi="Garamond"/>
            <w:color w:val="000000" w:themeColor="text1"/>
          </w:rPr>
          <w:delText>is</w:delText>
        </w:r>
        <w:r w:rsidR="00757295" w:rsidRPr="007E3B63" w:rsidDel="000379E8">
          <w:rPr>
            <w:rFonts w:ascii="Garamond" w:hAnsi="Garamond"/>
            <w:color w:val="000000" w:themeColor="text1"/>
          </w:rPr>
          <w:delText xml:space="preserve"> </w:delText>
        </w:r>
        <w:r w:rsidR="00AF2CE0" w:rsidDel="000379E8">
          <w:rPr>
            <w:rFonts w:ascii="Garamond" w:hAnsi="Garamond"/>
            <w:color w:val="000000" w:themeColor="text1"/>
          </w:rPr>
          <w:delText>is</w:delText>
        </w:r>
        <w:r w:rsidRPr="007E3B63" w:rsidDel="000379E8">
          <w:rPr>
            <w:rFonts w:ascii="Garamond" w:hAnsi="Garamond"/>
            <w:color w:val="000000" w:themeColor="text1"/>
          </w:rPr>
          <w:delText xml:space="preserve"> particularly </w:delText>
        </w:r>
        <w:r w:rsidR="00AF2CE0" w:rsidDel="000379E8">
          <w:rPr>
            <w:rFonts w:ascii="Garamond" w:hAnsi="Garamond"/>
            <w:color w:val="000000" w:themeColor="text1"/>
          </w:rPr>
          <w:delText>relevant</w:delText>
        </w:r>
        <w:r w:rsidR="00AF2CE0" w:rsidRPr="007E3B63" w:rsidDel="000379E8">
          <w:rPr>
            <w:rFonts w:ascii="Garamond" w:hAnsi="Garamond"/>
            <w:color w:val="000000" w:themeColor="text1"/>
          </w:rPr>
          <w:delText xml:space="preserve"> </w:delText>
        </w:r>
        <w:r w:rsidRPr="007E3B63" w:rsidDel="000379E8">
          <w:rPr>
            <w:rFonts w:ascii="Garamond" w:hAnsi="Garamond"/>
            <w:color w:val="000000" w:themeColor="text1"/>
          </w:rPr>
          <w:delText>for behavioural traits</w:delText>
        </w:r>
        <w:r w:rsidR="006751F5" w:rsidDel="000379E8">
          <w:rPr>
            <w:rFonts w:ascii="Garamond" w:hAnsi="Garamond"/>
            <w:color w:val="000000" w:themeColor="text1"/>
          </w:rPr>
          <w:delText xml:space="preserve"> </w:delText>
        </w:r>
        <w:r w:rsidR="00E47596" w:rsidDel="000379E8">
          <w:rPr>
            <w:rFonts w:ascii="Garamond" w:hAnsi="Garamond"/>
            <w:color w:val="000000" w:themeColor="text1"/>
          </w:rPr>
          <w:delText>that</w:delText>
        </w:r>
        <w:r w:rsidR="006751F5" w:rsidDel="000379E8">
          <w:rPr>
            <w:rFonts w:ascii="Garamond" w:hAnsi="Garamond"/>
            <w:color w:val="000000" w:themeColor="text1"/>
          </w:rPr>
          <w:delText xml:space="preserve"> </w:delText>
        </w:r>
      </w:del>
      <w:del w:id="156" w:author="Lauren Harrison" w:date="2020-09-26T12:02:00Z">
        <w:r w:rsidR="00AF2CE0" w:rsidDel="00E05139">
          <w:rPr>
            <w:rFonts w:ascii="Garamond" w:hAnsi="Garamond"/>
            <w:color w:val="000000" w:themeColor="text1"/>
          </w:rPr>
          <w:delText>often</w:delText>
        </w:r>
        <w:r w:rsidR="006751F5" w:rsidDel="00E05139">
          <w:rPr>
            <w:rFonts w:ascii="Garamond" w:hAnsi="Garamond"/>
            <w:color w:val="000000" w:themeColor="text1"/>
          </w:rPr>
          <w:delText xml:space="preserve"> affect</w:delText>
        </w:r>
      </w:del>
      <w:del w:id="157" w:author="Lauren Harrison" w:date="2020-09-28T18:24:00Z">
        <w:r w:rsidR="006751F5" w:rsidDel="000379E8">
          <w:rPr>
            <w:rFonts w:ascii="Garamond" w:hAnsi="Garamond"/>
            <w:color w:val="000000" w:themeColor="text1"/>
          </w:rPr>
          <w:delText xml:space="preserve"> the intensity of competition</w:delText>
        </w:r>
        <w:r w:rsidR="00703655" w:rsidDel="000379E8">
          <w:rPr>
            <w:rFonts w:ascii="Garamond" w:hAnsi="Garamond"/>
            <w:color w:val="000000" w:themeColor="text1"/>
          </w:rPr>
          <w:delText xml:space="preserve"> among similar individuals</w:delText>
        </w:r>
      </w:del>
      <w:del w:id="158" w:author="Lauren Harrison" w:date="2020-09-26T15:42:00Z">
        <w:r w:rsidRPr="007E3B63" w:rsidDel="00E929B6">
          <w:rPr>
            <w:rFonts w:ascii="Garamond" w:hAnsi="Garamond"/>
            <w:color w:val="000000" w:themeColor="text1"/>
          </w:rPr>
          <w:delText xml:space="preserve"> </w:delText>
        </w:r>
      </w:del>
      <w:del w:id="159" w:author="Lauren Harrison" w:date="2020-09-28T18:24:00Z">
        <w:r w:rsidR="00CA10B4" w:rsidRPr="00CA10B4" w:rsidDel="000379E8">
          <w:rPr>
            <w:rFonts w:ascii="Garamond" w:hAnsi="Garamond"/>
            <w:color w:val="000000" w:themeColor="text1"/>
          </w:rPr>
          <w:fldChar w:fldCharType="begin" w:fldLock="1"/>
        </w:r>
        <w:r w:rsidR="00D25693" w:rsidRPr="000379E8" w:rsidDel="000379E8">
          <w:rPr>
            <w:rFonts w:ascii="Garamond" w:hAnsi="Garamond"/>
            <w:color w:val="000000" w:themeColor="text1"/>
          </w:rPr>
          <w:delInstrText>ADDIN CSL_CITATION {"citationItems":[{"id":"ITEM-1","itemData":{"DOI":"10.1086/665656","abstract":"Personality differences can be found in a wide range of species across the animal kingdom, but why natural selection gave rise to such differences remains an open question. Frequency-dependent selection is a potent mechanism explaining variation; it does not explain, however, the other two key features associated with personalities, consistency and correlations. Using the hawk-dove game and a frequency-dependent foraging game as examples, we here show that this changes fundamentally whenever one takes into account the physiological architecture underlying behavior (e.g., metabolism). We find that the inclusion of physiology changes the evolutionary predictions concerning consistency and correlations: while selection gives rise to inconsistent individuals and stochastically fluctuating behavioral correlations in scenarios that neglect physiology, we find high levels of behavioral consistency and tight and stable trait correlations in scenarios that incorporate physiology. The coevolution of behavioral and physiological traits also gives rise to adaptive physiological differences that are systematically associated with behavioral differences. As well as providing a framework for understanding behavioral consistency and behavioral correlations, our work thus also provides an explanation for systematic physiological differences within populations, a phenomenon that appears to exist in a wide range of species but that, up to now, has been poorly understood. © 2012 by The University of Chicago.","author":[{"dropping-particle":"","family":"Wolf","given":"M","non-dropping-particle":"","parse-names":false,"suffix":""},{"dropping-particle":"","family":"McNamara","given":"J M","non-dropping-particle":"","parse-names":false,"suffix":""}],"container-title":"American Naturalist","id":"ITEM-1","issue":"6","issued":{"date-parts":[["2012"]]},"note":"Cited By :56\n\nExport Date: 8 November 2018","page":"679-692","publisher-place":"Department of Biology and Ecology of Fishes, Leibniz-Institute of Freshwater Ecology and Inland Fisheries, Mueggelseedamm 310, 12587 Berlin, Germany","title":"On the evolution of personalities via frequency-dependent selection","type":"article-journal","volume":"179"},"uris":["http://www.mendeley.com/documents/?uuid=9c50bd3f-54b1-40e6-b0d0-72e591cd9d62"]}],"mendeley":{"formattedCitation":"&lt;sup&gt;28&lt;/sup&gt;","plainTextFormattedCitation":"28","previouslyFormattedCitation":"&lt;sup&gt;28&lt;/sup&gt;"},"properties":{"noteIndex":0},"schema":"https://github.com/citation-style-language/schema/raw/master/csl-citation.json"}</w:delInstrText>
        </w:r>
        <w:r w:rsidR="00CA10B4" w:rsidRPr="00CA10B4" w:rsidDel="000379E8">
          <w:rPr>
            <w:rFonts w:ascii="Garamond" w:hAnsi="Garamond"/>
            <w:color w:val="000000" w:themeColor="text1"/>
          </w:rPr>
          <w:fldChar w:fldCharType="separate"/>
        </w:r>
        <w:r w:rsidR="00A24AC2" w:rsidRPr="000379E8" w:rsidDel="000379E8">
          <w:rPr>
            <w:rFonts w:ascii="Garamond" w:hAnsi="Garamond"/>
            <w:noProof/>
            <w:color w:val="000000" w:themeColor="text1"/>
            <w:vertAlign w:val="superscript"/>
          </w:rPr>
          <w:delText>28</w:delText>
        </w:r>
        <w:r w:rsidR="00CA10B4" w:rsidRPr="00CA10B4" w:rsidDel="000379E8">
          <w:rPr>
            <w:rFonts w:ascii="Garamond" w:hAnsi="Garamond"/>
            <w:color w:val="000000" w:themeColor="text1"/>
          </w:rPr>
          <w:fldChar w:fldCharType="end"/>
        </w:r>
        <w:r w:rsidRPr="00CA10B4" w:rsidDel="000379E8">
          <w:rPr>
            <w:rFonts w:ascii="Garamond" w:hAnsi="Garamond"/>
            <w:color w:val="000000" w:themeColor="text1"/>
          </w:rPr>
          <w:delText>.</w:delText>
        </w:r>
        <w:r w:rsidRPr="007E3B63" w:rsidDel="000379E8">
          <w:rPr>
            <w:rFonts w:ascii="Garamond" w:hAnsi="Garamond"/>
            <w:color w:val="000000" w:themeColor="text1"/>
          </w:rPr>
          <w:delText xml:space="preserve"> For example,</w:delText>
        </w:r>
        <w:r w:rsidR="003D7F57" w:rsidDel="000379E8">
          <w:rPr>
            <w:rFonts w:ascii="Garamond" w:hAnsi="Garamond"/>
            <w:color w:val="000000" w:themeColor="text1"/>
          </w:rPr>
          <w:delText xml:space="preserve"> </w:delText>
        </w:r>
        <w:r w:rsidR="006751F5" w:rsidDel="000379E8">
          <w:rPr>
            <w:rFonts w:ascii="Garamond" w:hAnsi="Garamond"/>
            <w:color w:val="000000" w:themeColor="text1"/>
          </w:rPr>
          <w:delText xml:space="preserve">there are two </w:delText>
        </w:r>
        <w:r w:rsidR="009D3B11" w:rsidDel="000379E8">
          <w:rPr>
            <w:rFonts w:ascii="Garamond" w:hAnsi="Garamond"/>
            <w:color w:val="000000" w:themeColor="text1"/>
          </w:rPr>
          <w:delText xml:space="preserve">foraging </w:delText>
        </w:r>
        <w:r w:rsidR="006751F5" w:rsidDel="000379E8">
          <w:rPr>
            <w:rFonts w:ascii="Garamond" w:hAnsi="Garamond"/>
            <w:color w:val="000000" w:themeColor="text1"/>
          </w:rPr>
          <w:delText xml:space="preserve">morphs </w:delText>
        </w:r>
        <w:r w:rsidR="00765AB3" w:rsidDel="000379E8">
          <w:rPr>
            <w:rFonts w:ascii="Garamond" w:hAnsi="Garamond"/>
            <w:color w:val="000000" w:themeColor="text1"/>
          </w:rPr>
          <w:delText xml:space="preserve">in </w:delText>
        </w:r>
        <w:r w:rsidR="003D7F57" w:rsidDel="000379E8">
          <w:rPr>
            <w:rFonts w:ascii="Garamond" w:hAnsi="Garamond"/>
            <w:i/>
            <w:color w:val="000000" w:themeColor="text1"/>
          </w:rPr>
          <w:delText>Drosophila melanogaster</w:delText>
        </w:r>
        <w:r w:rsidR="003D7F57" w:rsidDel="000379E8">
          <w:rPr>
            <w:rFonts w:ascii="Garamond" w:hAnsi="Garamond"/>
            <w:color w:val="000000" w:themeColor="text1"/>
          </w:rPr>
          <w:delText xml:space="preserve"> </w:delText>
        </w:r>
        <w:r w:rsidR="00765AB3" w:rsidDel="000379E8">
          <w:rPr>
            <w:rFonts w:ascii="Garamond" w:hAnsi="Garamond"/>
            <w:color w:val="000000" w:themeColor="text1"/>
          </w:rPr>
          <w:delText>larvae</w:delText>
        </w:r>
        <w:r w:rsidR="003D7F57" w:rsidDel="000379E8">
          <w:rPr>
            <w:rFonts w:ascii="Garamond" w:hAnsi="Garamond"/>
            <w:color w:val="000000" w:themeColor="text1"/>
          </w:rPr>
          <w:delText xml:space="preserve">: </w:delText>
        </w:r>
        <w:r w:rsidR="00765AB3" w:rsidDel="000379E8">
          <w:rPr>
            <w:rFonts w:ascii="Garamond" w:hAnsi="Garamond"/>
            <w:color w:val="000000" w:themeColor="text1"/>
          </w:rPr>
          <w:delText>‘</w:delText>
        </w:r>
        <w:r w:rsidR="003D7F57" w:rsidDel="000379E8">
          <w:rPr>
            <w:rFonts w:ascii="Garamond" w:hAnsi="Garamond"/>
            <w:color w:val="000000" w:themeColor="text1"/>
          </w:rPr>
          <w:delText>rover</w:delText>
        </w:r>
        <w:r w:rsidR="00765AB3" w:rsidDel="000379E8">
          <w:rPr>
            <w:rFonts w:ascii="Garamond" w:hAnsi="Garamond"/>
            <w:color w:val="000000" w:themeColor="text1"/>
          </w:rPr>
          <w:delText>’</w:delText>
        </w:r>
        <w:r w:rsidR="003D7F57" w:rsidDel="000379E8">
          <w:rPr>
            <w:rFonts w:ascii="Garamond" w:hAnsi="Garamond"/>
            <w:color w:val="000000" w:themeColor="text1"/>
          </w:rPr>
          <w:delText xml:space="preserve"> </w:delText>
        </w:r>
        <w:r w:rsidR="00765AB3" w:rsidDel="000379E8">
          <w:rPr>
            <w:rFonts w:ascii="Garamond" w:hAnsi="Garamond"/>
            <w:color w:val="000000" w:themeColor="text1"/>
          </w:rPr>
          <w:delText xml:space="preserve">(actively explores) </w:delText>
        </w:r>
        <w:r w:rsidR="003D7F57" w:rsidDel="000379E8">
          <w:rPr>
            <w:rFonts w:ascii="Garamond" w:hAnsi="Garamond"/>
            <w:color w:val="000000" w:themeColor="text1"/>
          </w:rPr>
          <w:delText xml:space="preserve">and </w:delText>
        </w:r>
        <w:r w:rsidR="00765AB3" w:rsidDel="000379E8">
          <w:rPr>
            <w:rFonts w:ascii="Garamond" w:hAnsi="Garamond"/>
            <w:color w:val="000000" w:themeColor="text1"/>
          </w:rPr>
          <w:delText>‘</w:delText>
        </w:r>
        <w:r w:rsidR="003D7F57" w:rsidDel="000379E8">
          <w:rPr>
            <w:rFonts w:ascii="Garamond" w:hAnsi="Garamond"/>
            <w:color w:val="000000" w:themeColor="text1"/>
          </w:rPr>
          <w:delText>sitter</w:delText>
        </w:r>
        <w:r w:rsidR="00765AB3" w:rsidDel="000379E8">
          <w:rPr>
            <w:rFonts w:ascii="Garamond" w:hAnsi="Garamond"/>
            <w:color w:val="000000" w:themeColor="text1"/>
          </w:rPr>
          <w:delText>’</w:delText>
        </w:r>
        <w:r w:rsidR="003D7F57" w:rsidDel="000379E8">
          <w:rPr>
            <w:rFonts w:ascii="Garamond" w:hAnsi="Garamond"/>
            <w:color w:val="000000" w:themeColor="text1"/>
          </w:rPr>
          <w:delText xml:space="preserve"> </w:delText>
        </w:r>
        <w:r w:rsidR="00E15014" w:rsidDel="000379E8">
          <w:rPr>
            <w:rFonts w:ascii="Garamond" w:hAnsi="Garamond"/>
            <w:color w:val="000000" w:themeColor="text1"/>
          </w:rPr>
          <w:delText>(</w:delText>
        </w:r>
        <w:r w:rsidR="006751F5" w:rsidDel="000379E8">
          <w:rPr>
            <w:rFonts w:ascii="Garamond" w:hAnsi="Garamond"/>
            <w:color w:val="000000" w:themeColor="text1"/>
          </w:rPr>
          <w:delText xml:space="preserve">sedentary </w:delText>
        </w:r>
        <w:r w:rsidR="00765AB3" w:rsidDel="000379E8">
          <w:rPr>
            <w:rFonts w:ascii="Garamond" w:hAnsi="Garamond"/>
            <w:color w:val="000000" w:themeColor="text1"/>
          </w:rPr>
          <w:delText>feed</w:delText>
        </w:r>
        <w:r w:rsidR="006751F5" w:rsidDel="000379E8">
          <w:rPr>
            <w:rFonts w:ascii="Garamond" w:hAnsi="Garamond"/>
            <w:color w:val="000000" w:themeColor="text1"/>
          </w:rPr>
          <w:delText>ers</w:delText>
        </w:r>
        <w:r w:rsidR="00765AB3" w:rsidDel="000379E8">
          <w:rPr>
            <w:rFonts w:ascii="Garamond" w:hAnsi="Garamond"/>
            <w:color w:val="000000" w:themeColor="text1"/>
          </w:rPr>
          <w:delText>)</w:delText>
        </w:r>
        <w:r w:rsidRPr="007E3B63" w:rsidDel="000379E8">
          <w:rPr>
            <w:rFonts w:ascii="Garamond" w:hAnsi="Garamond"/>
            <w:color w:val="000000" w:themeColor="text1"/>
          </w:rPr>
          <w:delText xml:space="preserve">. </w:delText>
        </w:r>
        <w:r w:rsidR="006751F5" w:rsidDel="000379E8">
          <w:rPr>
            <w:rFonts w:ascii="Garamond" w:hAnsi="Garamond"/>
            <w:color w:val="000000" w:themeColor="text1"/>
          </w:rPr>
          <w:delText>B</w:delText>
        </w:r>
        <w:r w:rsidR="003D7F57" w:rsidDel="000379E8">
          <w:rPr>
            <w:rFonts w:ascii="Garamond" w:hAnsi="Garamond"/>
            <w:color w:val="000000" w:themeColor="text1"/>
          </w:rPr>
          <w:delText xml:space="preserve">oth morphs have </w:delText>
        </w:r>
        <w:r w:rsidR="009D3B11" w:rsidDel="000379E8">
          <w:rPr>
            <w:rFonts w:ascii="Garamond" w:hAnsi="Garamond"/>
            <w:color w:val="000000" w:themeColor="text1"/>
          </w:rPr>
          <w:delText>lower</w:delText>
        </w:r>
        <w:r w:rsidR="003D7F57" w:rsidDel="000379E8">
          <w:rPr>
            <w:rFonts w:ascii="Garamond" w:hAnsi="Garamond"/>
            <w:color w:val="000000" w:themeColor="text1"/>
          </w:rPr>
          <w:delText xml:space="preserve"> fitness when </w:delText>
        </w:r>
        <w:r w:rsidR="009D3B11" w:rsidDel="000379E8">
          <w:rPr>
            <w:rFonts w:ascii="Garamond" w:hAnsi="Garamond"/>
            <w:color w:val="000000" w:themeColor="text1"/>
          </w:rPr>
          <w:delText>common</w:delText>
        </w:r>
        <w:r w:rsidR="00114A2C" w:rsidDel="000379E8">
          <w:rPr>
            <w:rFonts w:ascii="Garamond" w:hAnsi="Garamond"/>
            <w:color w:val="000000" w:themeColor="text1"/>
          </w:rPr>
          <w:delText>,</w:delText>
        </w:r>
        <w:r w:rsidR="006751F5" w:rsidDel="000379E8">
          <w:rPr>
            <w:rFonts w:ascii="Garamond" w:hAnsi="Garamond"/>
            <w:color w:val="000000" w:themeColor="text1"/>
          </w:rPr>
          <w:delText xml:space="preserve"> as </w:delText>
        </w:r>
        <w:r w:rsidR="009D3B11" w:rsidDel="000379E8">
          <w:rPr>
            <w:rFonts w:ascii="Garamond" w:hAnsi="Garamond"/>
            <w:color w:val="000000" w:themeColor="text1"/>
          </w:rPr>
          <w:delText xml:space="preserve">within-morph competition increases with population </w:delText>
        </w:r>
        <w:r w:rsidR="006751F5" w:rsidDel="000379E8">
          <w:rPr>
            <w:rFonts w:ascii="Garamond" w:hAnsi="Garamond"/>
            <w:color w:val="000000" w:themeColor="text1"/>
          </w:rPr>
          <w:delText>density</w:delText>
        </w:r>
      </w:del>
      <w:del w:id="160" w:author="Lauren Harrison" w:date="2020-09-26T12:03:00Z">
        <w:r w:rsidR="006751F5" w:rsidDel="00E05139">
          <w:rPr>
            <w:rFonts w:ascii="Garamond" w:hAnsi="Garamond"/>
            <w:color w:val="000000" w:themeColor="text1"/>
          </w:rPr>
          <w:delText xml:space="preserve"> </w:delText>
        </w:r>
        <w:r w:rsidR="009D3B11" w:rsidDel="00E05139">
          <w:rPr>
            <w:rFonts w:ascii="Garamond" w:hAnsi="Garamond"/>
            <w:color w:val="000000" w:themeColor="text1"/>
          </w:rPr>
          <w:delText>at food sources</w:delText>
        </w:r>
      </w:del>
      <w:del w:id="161" w:author="Lauren Harrison" w:date="2020-09-26T15:42:00Z">
        <w:r w:rsidR="003D7F57" w:rsidDel="00E929B6">
          <w:rPr>
            <w:rFonts w:ascii="Garamond" w:hAnsi="Garamond"/>
            <w:color w:val="000000" w:themeColor="text1"/>
          </w:rPr>
          <w:delText xml:space="preserve"> </w:delText>
        </w:r>
      </w:del>
      <w:del w:id="162" w:author="Lauren Harrison" w:date="2020-09-28T18:24:00Z">
        <w:r w:rsidR="003D7F57" w:rsidDel="000379E8">
          <w:rPr>
            <w:rFonts w:ascii="Garamond" w:hAnsi="Garamond"/>
            <w:color w:val="000000" w:themeColor="text1"/>
          </w:rPr>
          <w:fldChar w:fldCharType="begin" w:fldLock="1"/>
        </w:r>
        <w:r w:rsidR="00D25693" w:rsidDel="000379E8">
          <w:rPr>
            <w:rFonts w:ascii="Garamond" w:hAnsi="Garamond"/>
            <w:color w:val="000000" w:themeColor="text1"/>
          </w:rPr>
          <w:delInstrText>ADDIN CSL_CITATION {"citationItems":[{"id":"ITEM-1","itemData":{"DOI":"10.1038/nature05764","ISSN":"14764687","PMID":"17495926","abstract":"Accounting for the abundance of genetic variation in the face of natural selection remains a central problem of evolutionary biology. Genetic polymorphisms are constantly arising through mutation, and although most are promptly eliminated, polymorphisms in functionally important traits are common. One mechanism that can maintain polymorphisms is negative frequency-dependent selection on alternative alleles, whereby the fitness of each decreases as its frequency increases. Examples of frequency-dependent selection are rare, especially when attempting to describe the genetic basis of the phenotype under selection. Here we show frequency-dependent selection in a well-known natural genetic polymorphism affecting fruitfly foraging behaviour. When raised in low nutrient conditions, both of the naturally occurring alleles of the foraging gene (fors and forR) have their highest fitness when rare - the hallmark of negative frequency-dependent selection. This effect disappears at higher resources levels, demonstrating the role of larval competition. We are able to confirm the involvement of the foraging gene by showing that a sitter-like mutant allele on a rover background has similar frequency-dependent fitness as the natural sitter allele. Our study represents a clear demonstration of frequency-dependent selection, and we are able to attribute this effect to a single, naturally polymorphic gene known to affect behaviour. ©2007 Nature Publishing Group.","author":[{"dropping-particle":"","family":"Fitzpatrick","given":"Mark J.","non-dropping-particle":"","parse-names":false,"suffix":""},{"dropping-particle":"","family":"Feder","given":"Elah","non-dropping-particle":"","parse-names":false,"suffix":""},{"dropping-particle":"","family":"Rowe","given":"Locke","non-dropping-particle":"","parse-names":false,"suffix":""},{"dropping-particle":"","family":"Sokolowski","given":"Marla B.","non-dropping-particle":"","parse-names":false,"suffix":""}],"container-title":"Nature","id":"ITEM-1","issue":"7141","issued":{"date-parts":[["2007"]]},"page":"210-212","title":"Maintaining a behaviour polymorphism by frequency-dependent selection on a single gene","type":"article-journal","volume":"447"},"uris":["http://www.mendeley.com/documents/?uuid=938d2db2-1649-448b-a8e7-ebcf57102951"]}],"mendeley":{"formattedCitation":"&lt;sup&gt;29&lt;/sup&gt;","plainTextFormattedCitation":"29","previouslyFormattedCitation":"&lt;sup&gt;29&lt;/sup&gt;"},"properties":{"noteIndex":0},"schema":"https://github.com/citation-style-language/schema/raw/master/csl-citation.json"}</w:delInstrText>
        </w:r>
        <w:r w:rsidR="003D7F57" w:rsidDel="000379E8">
          <w:rPr>
            <w:rFonts w:ascii="Garamond" w:hAnsi="Garamond"/>
            <w:color w:val="000000" w:themeColor="text1"/>
          </w:rPr>
          <w:fldChar w:fldCharType="separate"/>
        </w:r>
        <w:r w:rsidR="00A24AC2" w:rsidRPr="00A24AC2" w:rsidDel="000379E8">
          <w:rPr>
            <w:rFonts w:ascii="Garamond" w:hAnsi="Garamond"/>
            <w:noProof/>
            <w:color w:val="000000" w:themeColor="text1"/>
            <w:vertAlign w:val="superscript"/>
          </w:rPr>
          <w:delText>29</w:delText>
        </w:r>
        <w:r w:rsidR="003D7F57" w:rsidDel="000379E8">
          <w:rPr>
            <w:rFonts w:ascii="Garamond" w:hAnsi="Garamond"/>
            <w:color w:val="000000" w:themeColor="text1"/>
          </w:rPr>
          <w:fldChar w:fldCharType="end"/>
        </w:r>
        <w:r w:rsidR="003D7F57" w:rsidDel="000379E8">
          <w:rPr>
            <w:rFonts w:ascii="Garamond" w:hAnsi="Garamond"/>
            <w:color w:val="000000" w:themeColor="text1"/>
          </w:rPr>
          <w:delText xml:space="preserve">. </w:delText>
        </w:r>
        <w:r w:rsidR="00A9112E" w:rsidDel="000379E8">
          <w:rPr>
            <w:rFonts w:ascii="Garamond" w:hAnsi="Garamond"/>
            <w:color w:val="000000" w:themeColor="text1"/>
          </w:rPr>
          <w:delText>A</w:delText>
        </w:r>
        <w:r w:rsidR="00D94780" w:rsidRPr="007E3B63" w:rsidDel="000379E8">
          <w:rPr>
            <w:rFonts w:ascii="Garamond" w:hAnsi="Garamond"/>
            <w:color w:val="000000" w:themeColor="text1"/>
          </w:rPr>
          <w:delText>lternative mating tactic</w:delText>
        </w:r>
        <w:r w:rsidR="0031136A" w:rsidDel="000379E8">
          <w:rPr>
            <w:rFonts w:ascii="Garamond" w:hAnsi="Garamond"/>
            <w:color w:val="000000" w:themeColor="text1"/>
          </w:rPr>
          <w:delText>s</w:delText>
        </w:r>
        <w:r w:rsidR="00A93DC5" w:rsidDel="000379E8">
          <w:rPr>
            <w:rFonts w:ascii="Garamond" w:hAnsi="Garamond"/>
            <w:color w:val="000000" w:themeColor="text1"/>
          </w:rPr>
          <w:delText xml:space="preserve"> that are under negative frequency-dependent selection</w:delText>
        </w:r>
        <w:r w:rsidR="00D94780" w:rsidRPr="007E3B63" w:rsidDel="000379E8">
          <w:rPr>
            <w:rFonts w:ascii="Garamond" w:hAnsi="Garamond"/>
            <w:color w:val="000000" w:themeColor="text1"/>
          </w:rPr>
          <w:delText xml:space="preserve"> are </w:delText>
        </w:r>
        <w:r w:rsidR="00BF2812" w:rsidRPr="007E3B63" w:rsidDel="000379E8">
          <w:rPr>
            <w:rFonts w:ascii="Garamond" w:hAnsi="Garamond"/>
            <w:color w:val="000000" w:themeColor="text1"/>
          </w:rPr>
          <w:delText>usually</w:delText>
        </w:r>
        <w:r w:rsidR="00D94780" w:rsidRPr="007E3B63" w:rsidDel="000379E8">
          <w:rPr>
            <w:rFonts w:ascii="Garamond" w:hAnsi="Garamond"/>
            <w:color w:val="000000" w:themeColor="text1"/>
          </w:rPr>
          <w:delText xml:space="preserve"> associated with a suite of morphological </w:delText>
        </w:r>
        <w:r w:rsidR="00BF2812" w:rsidRPr="007E3B63" w:rsidDel="000379E8">
          <w:rPr>
            <w:rFonts w:ascii="Garamond" w:hAnsi="Garamond"/>
            <w:color w:val="000000" w:themeColor="text1"/>
          </w:rPr>
          <w:delText xml:space="preserve">traits that </w:delText>
        </w:r>
        <w:r w:rsidR="00D94780" w:rsidRPr="007E3B63" w:rsidDel="000379E8">
          <w:rPr>
            <w:rFonts w:ascii="Garamond" w:hAnsi="Garamond"/>
            <w:color w:val="000000" w:themeColor="text1"/>
          </w:rPr>
          <w:delText>differ from th</w:delText>
        </w:r>
        <w:r w:rsidR="00BF2812" w:rsidRPr="007E3B63" w:rsidDel="000379E8">
          <w:rPr>
            <w:rFonts w:ascii="Garamond" w:hAnsi="Garamond"/>
            <w:color w:val="000000" w:themeColor="text1"/>
          </w:rPr>
          <w:delText xml:space="preserve">ose </w:delText>
        </w:r>
        <w:r w:rsidR="00A93DC5" w:rsidDel="000379E8">
          <w:rPr>
            <w:rFonts w:ascii="Garamond" w:hAnsi="Garamond"/>
            <w:color w:val="000000" w:themeColor="text1"/>
          </w:rPr>
          <w:delText>for</w:delText>
        </w:r>
        <w:r w:rsidR="00BF2812" w:rsidRPr="007E3B63" w:rsidDel="000379E8">
          <w:rPr>
            <w:rFonts w:ascii="Garamond" w:hAnsi="Garamond"/>
            <w:color w:val="000000" w:themeColor="text1"/>
          </w:rPr>
          <w:delText xml:space="preserve"> the</w:delText>
        </w:r>
        <w:r w:rsidR="00D94780" w:rsidRPr="007E3B63" w:rsidDel="000379E8">
          <w:rPr>
            <w:rFonts w:ascii="Garamond" w:hAnsi="Garamond"/>
            <w:color w:val="000000" w:themeColor="text1"/>
          </w:rPr>
          <w:delText xml:space="preserve"> dominant mat</w:delText>
        </w:r>
        <w:r w:rsidR="006751F5" w:rsidDel="000379E8">
          <w:rPr>
            <w:rFonts w:ascii="Garamond" w:hAnsi="Garamond"/>
            <w:color w:val="000000" w:themeColor="text1"/>
          </w:rPr>
          <w:delText>e</w:delText>
        </w:r>
        <w:r w:rsidR="00D94780" w:rsidRPr="007E3B63" w:rsidDel="000379E8">
          <w:rPr>
            <w:rFonts w:ascii="Garamond" w:hAnsi="Garamond"/>
            <w:color w:val="000000" w:themeColor="text1"/>
          </w:rPr>
          <w:delText xml:space="preserve"> acquisition tactic</w:delText>
        </w:r>
        <w:r w:rsidR="00E47596" w:rsidDel="000379E8">
          <w:rPr>
            <w:rFonts w:ascii="Garamond" w:hAnsi="Garamond"/>
            <w:color w:val="000000" w:themeColor="text1"/>
          </w:rPr>
          <w:delText>. For example,</w:delText>
        </w:r>
        <w:r w:rsidR="00757295" w:rsidRPr="007E3B63" w:rsidDel="000379E8">
          <w:rPr>
            <w:rFonts w:ascii="Garamond" w:hAnsi="Garamond"/>
            <w:color w:val="000000" w:themeColor="text1"/>
          </w:rPr>
          <w:delText xml:space="preserve"> sneakers </w:delText>
        </w:r>
        <w:r w:rsidR="00A93DC5" w:rsidDel="000379E8">
          <w:rPr>
            <w:rFonts w:ascii="Garamond" w:hAnsi="Garamond"/>
            <w:color w:val="000000" w:themeColor="text1"/>
          </w:rPr>
          <w:delText>are</w:delText>
        </w:r>
        <w:r w:rsidR="00757295" w:rsidRPr="007E3B63" w:rsidDel="000379E8">
          <w:rPr>
            <w:rFonts w:ascii="Garamond" w:hAnsi="Garamond"/>
            <w:color w:val="000000" w:themeColor="text1"/>
          </w:rPr>
          <w:delText xml:space="preserve"> smaller and </w:delText>
        </w:r>
        <w:r w:rsidR="006751F5" w:rsidDel="000379E8">
          <w:rPr>
            <w:rFonts w:ascii="Garamond" w:hAnsi="Garamond"/>
            <w:color w:val="000000" w:themeColor="text1"/>
          </w:rPr>
          <w:delText>duller</w:delText>
        </w:r>
        <w:r w:rsidR="00757295" w:rsidRPr="007E3B63" w:rsidDel="000379E8">
          <w:rPr>
            <w:rFonts w:ascii="Garamond" w:hAnsi="Garamond"/>
            <w:color w:val="000000" w:themeColor="text1"/>
          </w:rPr>
          <w:delText xml:space="preserve"> than males using the dominant mating tactic</w:delText>
        </w:r>
        <w:r w:rsidR="00D94780" w:rsidRPr="007E3B63" w:rsidDel="000379E8">
          <w:rPr>
            <w:rFonts w:ascii="Garamond" w:hAnsi="Garamond"/>
            <w:color w:val="000000" w:themeColor="text1"/>
          </w:rPr>
          <w:delText>.</w:delText>
        </w:r>
        <w:r w:rsidR="00BF2812" w:rsidRPr="007E3B63" w:rsidDel="000379E8">
          <w:rPr>
            <w:rFonts w:ascii="Garamond" w:hAnsi="Garamond"/>
            <w:color w:val="000000" w:themeColor="text1"/>
          </w:rPr>
          <w:delText xml:space="preserve"> </w:delText>
        </w:r>
        <w:r w:rsidR="0016628D" w:rsidRPr="007E3B63" w:rsidDel="000379E8">
          <w:rPr>
            <w:rFonts w:ascii="Garamond" w:hAnsi="Garamond"/>
            <w:color w:val="000000" w:themeColor="text1"/>
          </w:rPr>
          <w:delText>Sexual selection</w:delText>
        </w:r>
        <w:r w:rsidR="00114A2C" w:rsidDel="000379E8">
          <w:rPr>
            <w:rFonts w:ascii="Garamond" w:hAnsi="Garamond"/>
            <w:color w:val="000000" w:themeColor="text1"/>
          </w:rPr>
          <w:delText xml:space="preserve">, which </w:delText>
        </w:r>
        <w:r w:rsidR="00AF2CE0" w:rsidDel="000379E8">
          <w:rPr>
            <w:rFonts w:ascii="Garamond" w:hAnsi="Garamond"/>
            <w:color w:val="000000" w:themeColor="text1"/>
          </w:rPr>
          <w:delText>promotes</w:delText>
        </w:r>
        <w:r w:rsidR="0016628D" w:rsidRPr="007E3B63" w:rsidDel="000379E8">
          <w:rPr>
            <w:rFonts w:ascii="Garamond" w:hAnsi="Garamond"/>
            <w:color w:val="000000" w:themeColor="text1"/>
          </w:rPr>
          <w:delText xml:space="preserve"> the evolution of a</w:delText>
        </w:r>
        <w:r w:rsidR="00BF2812" w:rsidRPr="007E3B63" w:rsidDel="000379E8">
          <w:rPr>
            <w:rFonts w:ascii="Garamond" w:hAnsi="Garamond"/>
            <w:color w:val="000000" w:themeColor="text1"/>
          </w:rPr>
          <w:delText xml:space="preserve">lternative </w:delText>
        </w:r>
        <w:r w:rsidR="006751F5" w:rsidDel="000379E8">
          <w:rPr>
            <w:rFonts w:ascii="Garamond" w:hAnsi="Garamond"/>
            <w:color w:val="000000" w:themeColor="text1"/>
          </w:rPr>
          <w:delText xml:space="preserve">male </w:delText>
        </w:r>
        <w:r w:rsidR="00BF2812" w:rsidRPr="007E3B63" w:rsidDel="000379E8">
          <w:rPr>
            <w:rFonts w:ascii="Garamond" w:hAnsi="Garamond"/>
            <w:color w:val="000000" w:themeColor="text1"/>
          </w:rPr>
          <w:delText>mating tactics</w:delText>
        </w:r>
        <w:r w:rsidR="00114A2C" w:rsidDel="000379E8">
          <w:rPr>
            <w:rFonts w:ascii="Garamond" w:hAnsi="Garamond"/>
            <w:color w:val="000000" w:themeColor="text1"/>
          </w:rPr>
          <w:delText>,</w:delText>
        </w:r>
        <w:r w:rsidR="00BF2812" w:rsidRPr="007E3B63" w:rsidDel="000379E8">
          <w:rPr>
            <w:rFonts w:ascii="Garamond" w:hAnsi="Garamond"/>
            <w:color w:val="000000" w:themeColor="text1"/>
          </w:rPr>
          <w:delText xml:space="preserve"> therefore </w:delText>
        </w:r>
        <w:r w:rsidR="0016628D" w:rsidRPr="007E3B63" w:rsidDel="000379E8">
          <w:rPr>
            <w:rFonts w:ascii="Garamond" w:hAnsi="Garamond"/>
            <w:color w:val="000000" w:themeColor="text1"/>
          </w:rPr>
          <w:delText>tend</w:delText>
        </w:r>
        <w:r w:rsidR="00114A2C" w:rsidDel="000379E8">
          <w:rPr>
            <w:rFonts w:ascii="Garamond" w:hAnsi="Garamond"/>
            <w:color w:val="000000" w:themeColor="text1"/>
          </w:rPr>
          <w:delText>s</w:delText>
        </w:r>
        <w:r w:rsidR="0016628D" w:rsidRPr="007E3B63" w:rsidDel="000379E8">
          <w:rPr>
            <w:rFonts w:ascii="Garamond" w:hAnsi="Garamond"/>
            <w:color w:val="000000" w:themeColor="text1"/>
          </w:rPr>
          <w:delText xml:space="preserve"> to </w:delText>
        </w:r>
        <w:r w:rsidR="00BF2812" w:rsidRPr="007E3B63" w:rsidDel="000379E8">
          <w:rPr>
            <w:rFonts w:ascii="Garamond" w:hAnsi="Garamond"/>
            <w:color w:val="000000" w:themeColor="text1"/>
          </w:rPr>
          <w:delText>generate higher variation among males than females.</w:delText>
        </w:r>
      </w:del>
    </w:p>
    <w:p w14:paraId="4AB07C5F" w14:textId="3A8F511E" w:rsidR="00BF2812" w:rsidRPr="007E3B63" w:rsidDel="000379E8" w:rsidRDefault="00BF2812" w:rsidP="000379E8">
      <w:pPr>
        <w:rPr>
          <w:del w:id="163" w:author="Lauren Harrison" w:date="2020-09-28T18:24:00Z"/>
          <w:rFonts w:ascii="Garamond" w:hAnsi="Garamond"/>
          <w:color w:val="000000" w:themeColor="text1"/>
        </w:rPr>
        <w:pPrChange w:id="164" w:author="Lauren Harrison" w:date="2020-09-28T18:24:00Z">
          <w:pPr>
            <w:ind w:firstLine="360"/>
          </w:pPr>
        </w:pPrChange>
      </w:pPr>
    </w:p>
    <w:p w14:paraId="04A84F88" w14:textId="1A19CB17" w:rsidR="00017DBD" w:rsidDel="000379E8" w:rsidRDefault="00D94780" w:rsidP="000379E8">
      <w:pPr>
        <w:rPr>
          <w:del w:id="165" w:author="Lauren Harrison" w:date="2020-09-28T18:24:00Z"/>
          <w:rFonts w:ascii="Garamond" w:hAnsi="Garamond"/>
          <w:color w:val="000000" w:themeColor="text1"/>
        </w:rPr>
        <w:pPrChange w:id="166" w:author="Lauren Harrison" w:date="2020-09-28T18:24:00Z">
          <w:pPr>
            <w:ind w:firstLine="360"/>
          </w:pPr>
        </w:pPrChange>
      </w:pPr>
      <w:del w:id="167" w:author="Lauren Harrison" w:date="2020-09-28T18:24:00Z">
        <w:r w:rsidRPr="007E3B63" w:rsidDel="000379E8">
          <w:rPr>
            <w:rFonts w:ascii="Garamond" w:hAnsi="Garamond"/>
            <w:color w:val="000000" w:themeColor="text1"/>
          </w:rPr>
          <w:delText xml:space="preserve">Third, individuals </w:delText>
        </w:r>
        <w:r w:rsidR="009514C9" w:rsidDel="000379E8">
          <w:rPr>
            <w:rFonts w:ascii="Garamond" w:hAnsi="Garamond"/>
            <w:color w:val="000000" w:themeColor="text1"/>
          </w:rPr>
          <w:delText xml:space="preserve">with </w:delText>
        </w:r>
        <w:r w:rsidR="009514C9" w:rsidRPr="007E3B63" w:rsidDel="000379E8">
          <w:rPr>
            <w:rFonts w:ascii="Garamond" w:hAnsi="Garamond"/>
            <w:color w:val="000000" w:themeColor="text1"/>
          </w:rPr>
          <w:delText xml:space="preserve">greater life expectancy </w:delText>
        </w:r>
        <w:r w:rsidRPr="007E3B63" w:rsidDel="000379E8">
          <w:rPr>
            <w:rFonts w:ascii="Garamond" w:hAnsi="Garamond"/>
            <w:color w:val="000000" w:themeColor="text1"/>
          </w:rPr>
          <w:delText>valu</w:delText>
        </w:r>
        <w:r w:rsidR="009514C9" w:rsidDel="000379E8">
          <w:rPr>
            <w:rFonts w:ascii="Garamond" w:hAnsi="Garamond"/>
            <w:color w:val="000000" w:themeColor="text1"/>
          </w:rPr>
          <w:delText xml:space="preserve">e </w:delText>
        </w:r>
        <w:r w:rsidR="00A93DC5" w:rsidDel="000379E8">
          <w:rPr>
            <w:rFonts w:ascii="Garamond" w:hAnsi="Garamond"/>
            <w:color w:val="000000" w:themeColor="text1"/>
          </w:rPr>
          <w:delText xml:space="preserve">their </w:delText>
        </w:r>
        <w:r w:rsidRPr="007E3B63" w:rsidDel="000379E8">
          <w:rPr>
            <w:rFonts w:ascii="Garamond" w:hAnsi="Garamond"/>
            <w:color w:val="000000" w:themeColor="text1"/>
          </w:rPr>
          <w:delText xml:space="preserve">future reproduction more highly. </w:delText>
        </w:r>
        <w:r w:rsidR="0016628D" w:rsidRPr="007E3B63" w:rsidDel="000379E8">
          <w:rPr>
            <w:rFonts w:ascii="Garamond" w:hAnsi="Garamond"/>
            <w:color w:val="000000" w:themeColor="text1"/>
          </w:rPr>
          <w:delText>Th</w:delText>
        </w:r>
        <w:r w:rsidR="009514C9" w:rsidDel="000379E8">
          <w:rPr>
            <w:rFonts w:ascii="Garamond" w:hAnsi="Garamond"/>
            <w:color w:val="000000" w:themeColor="text1"/>
          </w:rPr>
          <w:delText xml:space="preserve">is can result in a </w:delText>
        </w:r>
        <w:r w:rsidR="009514C9" w:rsidRPr="007E3B63" w:rsidDel="000379E8">
          <w:rPr>
            <w:rFonts w:ascii="Garamond" w:hAnsi="Garamond"/>
            <w:color w:val="000000" w:themeColor="text1"/>
          </w:rPr>
          <w:delText>life history trade-off</w:delText>
        </w:r>
        <w:r w:rsidR="009514C9" w:rsidDel="000379E8">
          <w:rPr>
            <w:rFonts w:ascii="Garamond" w:hAnsi="Garamond"/>
            <w:color w:val="000000" w:themeColor="text1"/>
          </w:rPr>
          <w:delText xml:space="preserve"> s</w:delText>
        </w:r>
        <w:r w:rsidR="00A93DC5" w:rsidDel="000379E8">
          <w:rPr>
            <w:rFonts w:ascii="Garamond" w:hAnsi="Garamond"/>
            <w:color w:val="000000" w:themeColor="text1"/>
          </w:rPr>
          <w:delText>uch</w:delText>
        </w:r>
        <w:r w:rsidR="009514C9" w:rsidDel="000379E8">
          <w:rPr>
            <w:rFonts w:ascii="Garamond" w:hAnsi="Garamond"/>
            <w:color w:val="000000" w:themeColor="text1"/>
          </w:rPr>
          <w:delText xml:space="preserve"> that these individuals are</w:delText>
        </w:r>
        <w:r w:rsidRPr="007E3B63" w:rsidDel="000379E8">
          <w:rPr>
            <w:rFonts w:ascii="Garamond" w:hAnsi="Garamond"/>
            <w:color w:val="000000" w:themeColor="text1"/>
          </w:rPr>
          <w:delText xml:space="preserve">, for example, </w:delText>
        </w:r>
        <w:r w:rsidR="00BF2812" w:rsidRPr="007E3B63" w:rsidDel="000379E8">
          <w:rPr>
            <w:rFonts w:ascii="Garamond" w:hAnsi="Garamond"/>
            <w:color w:val="000000" w:themeColor="text1"/>
          </w:rPr>
          <w:delText>less bold or exploratory</w:delText>
        </w:r>
      </w:del>
      <w:del w:id="168" w:author="Lauren Harrison" w:date="2020-09-26T15:38:00Z">
        <w:r w:rsidR="00BF2812" w:rsidRPr="007E3B63" w:rsidDel="006D3203">
          <w:rPr>
            <w:rFonts w:ascii="Garamond" w:hAnsi="Garamond"/>
            <w:color w:val="000000" w:themeColor="text1"/>
          </w:rPr>
          <w:delText xml:space="preserve"> </w:delText>
        </w:r>
      </w:del>
      <w:del w:id="169" w:author="Lauren Harrison" w:date="2020-09-28T18:24:00Z">
        <w:r w:rsidR="001F5C3A" w:rsidDel="000379E8">
          <w:rPr>
            <w:rFonts w:ascii="Garamond" w:hAnsi="Garamond"/>
            <w:color w:val="000000" w:themeColor="text1"/>
          </w:rPr>
          <w:fldChar w:fldCharType="begin" w:fldLock="1"/>
        </w:r>
        <w:r w:rsidR="00D25693" w:rsidDel="000379E8">
          <w:rPr>
            <w:rFonts w:ascii="Garamond" w:hAnsi="Garamond"/>
            <w:color w:val="000000" w:themeColor="text1"/>
          </w:rPr>
          <w:del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mendeley":{"formattedCitation":"&lt;sup&gt;30&lt;/sup&gt;","plainTextFormattedCitation":"30","previouslyFormattedCitation":"&lt;sup&gt;30&lt;/sup&gt;"},"properties":{"noteIndex":0},"schema":"https://github.com/citation-style-language/schema/raw/master/csl-citation.json"}</w:delInstrText>
        </w:r>
        <w:r w:rsidR="001F5C3A" w:rsidDel="000379E8">
          <w:rPr>
            <w:rFonts w:ascii="Garamond" w:hAnsi="Garamond"/>
            <w:color w:val="000000" w:themeColor="text1"/>
          </w:rPr>
          <w:fldChar w:fldCharType="separate"/>
        </w:r>
        <w:r w:rsidR="00A24AC2" w:rsidRPr="00A24AC2" w:rsidDel="000379E8">
          <w:rPr>
            <w:rFonts w:ascii="Garamond" w:hAnsi="Garamond"/>
            <w:noProof/>
            <w:color w:val="000000" w:themeColor="text1"/>
            <w:vertAlign w:val="superscript"/>
          </w:rPr>
          <w:delText>30</w:delText>
        </w:r>
        <w:r w:rsidR="001F5C3A" w:rsidDel="000379E8">
          <w:rPr>
            <w:rFonts w:ascii="Garamond" w:hAnsi="Garamond"/>
            <w:color w:val="000000" w:themeColor="text1"/>
          </w:rPr>
          <w:fldChar w:fldCharType="end"/>
        </w:r>
        <w:r w:rsidRPr="007E3B63" w:rsidDel="000379E8">
          <w:rPr>
            <w:rFonts w:ascii="Garamond" w:hAnsi="Garamond"/>
            <w:color w:val="000000" w:themeColor="text1"/>
          </w:rPr>
          <w:delText xml:space="preserve">. </w:delText>
        </w:r>
        <w:r w:rsidR="009514C9" w:rsidDel="000379E8">
          <w:rPr>
            <w:rFonts w:ascii="Garamond" w:hAnsi="Garamond"/>
            <w:color w:val="000000" w:themeColor="text1"/>
          </w:rPr>
          <w:delText xml:space="preserve">Sexual selection often reduces male life expectancy to below that of females </w:delText>
        </w:r>
        <w:r w:rsidRPr="007E3B63" w:rsidDel="000379E8">
          <w:rPr>
            <w:rFonts w:ascii="Garamond" w:hAnsi="Garamond"/>
            <w:color w:val="000000" w:themeColor="text1"/>
          </w:rPr>
          <w:delText>due to injur</w:delText>
        </w:r>
        <w:r w:rsidR="009514C9" w:rsidDel="000379E8">
          <w:rPr>
            <w:rFonts w:ascii="Garamond" w:hAnsi="Garamond"/>
            <w:color w:val="000000" w:themeColor="text1"/>
          </w:rPr>
          <w:delText>ies</w:delText>
        </w:r>
        <w:r w:rsidRPr="007E3B63" w:rsidDel="000379E8">
          <w:rPr>
            <w:rFonts w:ascii="Garamond" w:hAnsi="Garamond"/>
            <w:color w:val="000000" w:themeColor="text1"/>
          </w:rPr>
          <w:delText xml:space="preserve"> during fighting </w:delText>
        </w:r>
        <w:commentRangeStart w:id="170"/>
        <w:r w:rsidR="00717585" w:rsidRPr="00C06910" w:rsidDel="000379E8">
          <w:rPr>
            <w:rFonts w:ascii="Garamond" w:hAnsi="Garamond"/>
            <w:color w:val="000000" w:themeColor="text1"/>
            <w:highlight w:val="cyan"/>
          </w:rPr>
          <w:fldChar w:fldCharType="begin" w:fldLock="1"/>
        </w:r>
        <w:r w:rsidR="00D25693" w:rsidDel="000379E8">
          <w:rPr>
            <w:rFonts w:ascii="Garamond" w:hAnsi="Garamond"/>
            <w:color w:val="000000" w:themeColor="text1"/>
            <w:highlight w:val="cyan"/>
          </w:rPr>
          <w:delInstrText>ADDIN CSL_CITATION {"citationItems":[{"id":"ITEM-1","itemData":{"author":[{"dropping-particle":"","family":"Piper","given":"W H","non-dropping-particle":"","parse-names":false,"suffix":""},{"dropping-particle":"","family":"Walcott","given":"C","non-dropping-particle":"","parse-names":false,"suffix":""},{"dropping-particle":"","family":"Mager","given":"J N","non-dropping-particle":"","parse-names":false,"suffix":""},{"dropping-particle":"","family":"Spilker","given":"F J","non-dropping-particle":"","parse-names":false,"suffix":""}],"container-title":"Animal Behaviour","id":"ITEM-1","issue":"3","issued":{"date-parts":[["2008"]]},"page":"1109-1115","title":"Fatal battles in common loons: a preliminary analysis","type":"article-journal","volume":"75"},"uris":["http://www.mendeley.com/documents/?uuid=c30e0cbd-51a6-4536-a19e-4ed87399dbc5"]}],"mendeley":{"formattedCitation":"&lt;sup&gt;31&lt;/sup&gt;","manualFormatting":"(e.g. Piper et al. 2008)","plainTextFormattedCitation":"31","previouslyFormattedCitation":"&lt;sup&gt;31&lt;/sup&gt;"},"properties":{"noteIndex":0},"schema":"https://github.com/citation-style-language/schema/raw/master/csl-citation.json"}</w:delInstrText>
        </w:r>
        <w:r w:rsidR="00717585" w:rsidRPr="00C06910" w:rsidDel="000379E8">
          <w:rPr>
            <w:rFonts w:ascii="Garamond" w:hAnsi="Garamond"/>
            <w:color w:val="000000" w:themeColor="text1"/>
            <w:highlight w:val="cyan"/>
          </w:rPr>
          <w:fldChar w:fldCharType="separate"/>
        </w:r>
        <w:r w:rsidR="00717585" w:rsidRPr="00C06910" w:rsidDel="000379E8">
          <w:rPr>
            <w:rFonts w:ascii="Garamond" w:hAnsi="Garamond"/>
            <w:noProof/>
            <w:color w:val="000000" w:themeColor="text1"/>
            <w:highlight w:val="cyan"/>
          </w:rPr>
          <w:delText xml:space="preserve">(e.g. Piper </w:delText>
        </w:r>
        <w:r w:rsidR="00717585" w:rsidRPr="00C06910" w:rsidDel="000379E8">
          <w:rPr>
            <w:rFonts w:ascii="Garamond" w:hAnsi="Garamond"/>
            <w:i/>
            <w:noProof/>
            <w:color w:val="000000" w:themeColor="text1"/>
            <w:highlight w:val="cyan"/>
          </w:rPr>
          <w:delText>et al.</w:delText>
        </w:r>
        <w:r w:rsidR="00717585" w:rsidRPr="00C06910" w:rsidDel="000379E8">
          <w:rPr>
            <w:rFonts w:ascii="Garamond" w:hAnsi="Garamond"/>
            <w:noProof/>
            <w:color w:val="000000" w:themeColor="text1"/>
            <w:highlight w:val="cyan"/>
          </w:rPr>
          <w:delText xml:space="preserve"> 2008)</w:delText>
        </w:r>
        <w:r w:rsidR="00717585" w:rsidRPr="00C06910" w:rsidDel="000379E8">
          <w:rPr>
            <w:rFonts w:ascii="Garamond" w:hAnsi="Garamond"/>
            <w:color w:val="000000" w:themeColor="text1"/>
            <w:highlight w:val="cyan"/>
          </w:rPr>
          <w:fldChar w:fldCharType="end"/>
        </w:r>
        <w:r w:rsidRPr="007E3B63" w:rsidDel="000379E8">
          <w:rPr>
            <w:rFonts w:ascii="Garamond" w:hAnsi="Garamond"/>
            <w:color w:val="000000" w:themeColor="text1"/>
          </w:rPr>
          <w:delText xml:space="preserve">, </w:delText>
        </w:r>
        <w:r w:rsidR="009514C9" w:rsidDel="000379E8">
          <w:rPr>
            <w:rFonts w:ascii="Garamond" w:hAnsi="Garamond"/>
            <w:color w:val="000000" w:themeColor="text1"/>
          </w:rPr>
          <w:delText>the energetic costs of</w:delText>
        </w:r>
        <w:r w:rsidR="00BF2812" w:rsidRPr="007E3B63" w:rsidDel="000379E8">
          <w:rPr>
            <w:rFonts w:ascii="Garamond" w:hAnsi="Garamond"/>
            <w:color w:val="000000" w:themeColor="text1"/>
          </w:rPr>
          <w:delText xml:space="preserve"> sexual advertising </w:delText>
        </w:r>
        <w:r w:rsidR="00C453D4" w:rsidRPr="00C06910" w:rsidDel="000379E8">
          <w:rPr>
            <w:rFonts w:ascii="Garamond" w:hAnsi="Garamond"/>
            <w:color w:val="000000" w:themeColor="text1"/>
            <w:highlight w:val="cyan"/>
          </w:rPr>
          <w:fldChar w:fldCharType="begin" w:fldLock="1"/>
        </w:r>
        <w:r w:rsidR="00D25693" w:rsidDel="000379E8">
          <w:rPr>
            <w:rFonts w:ascii="Garamond" w:hAnsi="Garamond"/>
            <w:color w:val="000000" w:themeColor="text1"/>
            <w:highlight w:val="cyan"/>
          </w:rPr>
          <w:delInstrText>ADDIN CSL_CITATION {"citationItems":[{"id":"ITEM-1","itemData":{"author":[{"dropping-particle":"","family":"Hunt","given":"John","non-dropping-particle":"","parse-names":false,"suffix":""},{"dropping-particle":"","family":"Brooks","given":"Robert","non-dropping-particle":"","parse-names":false,"suffix":""},{"dropping-particle":"","family":"Jennions","given":"Michael D.","non-dropping-particle":"","parse-names":false,"suffix":""},{"dropping-particle":"","family":"Smith","given":"Michael J.","non-dropping-particle":"","parse-names":false,"suffix":""},{"dropping-particle":"","family":"Bentsen","given":"Caroline L.","non-dropping-particle":"","parse-names":false,"suffix":""},{"dropping-particle":"","family":"Bussière","given":"Luc F.","non-dropping-particle":"","parse-names":false,"suffix":""}],"container-title":"Nature","id":"ITEM-1","issued":{"date-parts":[["2004"]]},"page":"1024-1027","title":"High-quality male field crickets invest heavily in sexual display but die young","type":"article-journal","volume":"432"},"uris":["http://www.mendeley.com/documents/?uuid=10d908ab-4b7c-4c10-a382-4c7dd7627e6a"]}],"mendeley":{"formattedCitation":"&lt;sup&gt;32&lt;/sup&gt;","manualFormatting":"(e.g. Hunt et al. 2004)","plainTextFormattedCitation":"32","previouslyFormattedCitation":"&lt;sup&gt;32&lt;/sup&gt;"},"properties":{"noteIndex":0},"schema":"https://github.com/citation-style-language/schema/raw/master/csl-citation.json"}</w:delInstrText>
        </w:r>
        <w:r w:rsidR="00C453D4" w:rsidRPr="00C06910" w:rsidDel="000379E8">
          <w:rPr>
            <w:rFonts w:ascii="Garamond" w:hAnsi="Garamond"/>
            <w:color w:val="000000" w:themeColor="text1"/>
            <w:highlight w:val="cyan"/>
          </w:rPr>
          <w:fldChar w:fldCharType="separate"/>
        </w:r>
        <w:r w:rsidR="00C453D4" w:rsidRPr="00C06910" w:rsidDel="000379E8">
          <w:rPr>
            <w:rFonts w:ascii="Garamond" w:hAnsi="Garamond"/>
            <w:noProof/>
            <w:color w:val="000000" w:themeColor="text1"/>
            <w:highlight w:val="cyan"/>
          </w:rPr>
          <w:delText>(</w:delText>
        </w:r>
        <w:r w:rsidR="00852D76" w:rsidRPr="00C06910" w:rsidDel="000379E8">
          <w:rPr>
            <w:rFonts w:ascii="Garamond" w:hAnsi="Garamond"/>
            <w:noProof/>
            <w:color w:val="000000" w:themeColor="text1"/>
            <w:highlight w:val="cyan"/>
          </w:rPr>
          <w:delText xml:space="preserve">e.g. </w:delText>
        </w:r>
        <w:r w:rsidR="00C453D4" w:rsidRPr="00C06910" w:rsidDel="000379E8">
          <w:rPr>
            <w:rFonts w:ascii="Garamond" w:hAnsi="Garamond"/>
            <w:noProof/>
            <w:color w:val="000000" w:themeColor="text1"/>
            <w:highlight w:val="cyan"/>
          </w:rPr>
          <w:delText xml:space="preserve">Hunt </w:delText>
        </w:r>
        <w:r w:rsidR="00C453D4" w:rsidRPr="00C06910" w:rsidDel="000379E8">
          <w:rPr>
            <w:rFonts w:ascii="Garamond" w:hAnsi="Garamond"/>
            <w:i/>
            <w:noProof/>
            <w:color w:val="000000" w:themeColor="text1"/>
            <w:highlight w:val="cyan"/>
          </w:rPr>
          <w:delText>et al.</w:delText>
        </w:r>
        <w:r w:rsidR="00C453D4" w:rsidRPr="00C06910" w:rsidDel="000379E8">
          <w:rPr>
            <w:rFonts w:ascii="Garamond" w:hAnsi="Garamond"/>
            <w:noProof/>
            <w:color w:val="000000" w:themeColor="text1"/>
            <w:highlight w:val="cyan"/>
          </w:rPr>
          <w:delText xml:space="preserve"> 2004)</w:delText>
        </w:r>
        <w:r w:rsidR="00C453D4" w:rsidRPr="00C06910" w:rsidDel="000379E8">
          <w:rPr>
            <w:rFonts w:ascii="Garamond" w:hAnsi="Garamond"/>
            <w:color w:val="000000" w:themeColor="text1"/>
            <w:highlight w:val="cyan"/>
          </w:rPr>
          <w:fldChar w:fldCharType="end"/>
        </w:r>
        <w:r w:rsidR="009514C9" w:rsidRPr="00C06910" w:rsidDel="000379E8">
          <w:rPr>
            <w:rFonts w:ascii="Garamond" w:hAnsi="Garamond"/>
            <w:color w:val="000000" w:themeColor="text1"/>
            <w:highlight w:val="cyan"/>
          </w:rPr>
          <w:delText>,</w:delText>
        </w:r>
        <w:r w:rsidR="00C453D4" w:rsidRPr="00C453D4" w:rsidDel="000379E8">
          <w:rPr>
            <w:rFonts w:ascii="Garamond" w:hAnsi="Garamond"/>
            <w:color w:val="000000" w:themeColor="text1"/>
          </w:rPr>
          <w:delText xml:space="preserve"> </w:delText>
        </w:r>
        <w:r w:rsidR="009514C9" w:rsidDel="000379E8">
          <w:rPr>
            <w:rFonts w:ascii="Garamond" w:hAnsi="Garamond"/>
            <w:color w:val="000000" w:themeColor="text1"/>
          </w:rPr>
          <w:delText xml:space="preserve">and ornaments </w:delText>
        </w:r>
        <w:r w:rsidR="00BF2812" w:rsidRPr="00C453D4" w:rsidDel="000379E8">
          <w:rPr>
            <w:rFonts w:ascii="Garamond" w:hAnsi="Garamond"/>
            <w:color w:val="000000" w:themeColor="text1"/>
          </w:rPr>
          <w:delText>attract</w:delText>
        </w:r>
        <w:r w:rsidR="009514C9" w:rsidDel="000379E8">
          <w:rPr>
            <w:rFonts w:ascii="Garamond" w:hAnsi="Garamond"/>
            <w:color w:val="000000" w:themeColor="text1"/>
          </w:rPr>
          <w:delText xml:space="preserve">ing </w:delText>
        </w:r>
        <w:r w:rsidR="00BF2812" w:rsidRPr="00C453D4" w:rsidDel="000379E8">
          <w:rPr>
            <w:rFonts w:ascii="Garamond" w:hAnsi="Garamond"/>
            <w:color w:val="000000" w:themeColor="text1"/>
          </w:rPr>
          <w:delText xml:space="preserve">predators </w:delText>
        </w:r>
        <w:r w:rsidR="00A71A50" w:rsidRPr="00C453D4" w:rsidDel="000379E8">
          <w:rPr>
            <w:rFonts w:ascii="Garamond" w:hAnsi="Garamond"/>
            <w:color w:val="000000" w:themeColor="text1"/>
          </w:rPr>
          <w:fldChar w:fldCharType="begin" w:fldLock="1"/>
        </w:r>
        <w:r w:rsidR="00D25693" w:rsidDel="000379E8">
          <w:rPr>
            <w:rFonts w:ascii="Garamond" w:hAnsi="Garamond"/>
            <w:color w:val="000000" w:themeColor="text1"/>
          </w:rPr>
          <w:delInstrText>ADDIN CSL_CITATION {"citationItems":[{"id":"ITEM-1","itemData":{"author":[{"dropping-particle":"","family":"Gordon","given":"S P","non-dropping-particle":"","parse-names":false,"suffix":""},{"dropping-particle":"","family":"Lopez-Sepulcre","given":"A","non-dropping-particle":"","parse-names":false,"suffix":""},{"dropping-particle":"","family":"Reznick","given":"David N.","non-dropping-particle":"","parse-names":false,"suffix":""}],"container-title":"Evolution","id":"ITEM-1","issue":"3","issued":{"date-parts":[["2011"]]},"page":"912-918","title":"Predation-associated differences in sex linkage of wild guppy coloration","type":"article-journal","volume":"66"},"uris":["http://www.mendeley.com/documents/?uuid=cf167ec5-2582-4f85-9f4f-14f422ae602c"]}],"mendeley":{"formattedCitation":"&lt;sup&gt;33&lt;/sup&gt;","manualFormatting":"(e.g. male guppy colouration: Gordon et al. 2011)","plainTextFormattedCitation":"33","previouslyFormattedCitation":"&lt;sup&gt;33&lt;/sup&gt;"},"properties":{"noteIndex":0},"schema":"https://github.com/citation-style-language/schema/raw/master/csl-citation.json"}</w:delInstrText>
        </w:r>
        <w:r w:rsidR="00A71A50" w:rsidRPr="00C453D4" w:rsidDel="000379E8">
          <w:rPr>
            <w:rFonts w:ascii="Garamond" w:hAnsi="Garamond"/>
            <w:color w:val="000000" w:themeColor="text1"/>
          </w:rPr>
          <w:fldChar w:fldCharType="separate"/>
        </w:r>
        <w:r w:rsidR="00A71A50" w:rsidRPr="00C453D4" w:rsidDel="000379E8">
          <w:rPr>
            <w:rFonts w:ascii="Garamond" w:hAnsi="Garamond"/>
            <w:noProof/>
            <w:color w:val="000000" w:themeColor="text1"/>
          </w:rPr>
          <w:delText xml:space="preserve">(e.g. male guppy colouration: </w:delText>
        </w:r>
        <w:r w:rsidR="00A71A50" w:rsidRPr="00C06910" w:rsidDel="000379E8">
          <w:rPr>
            <w:rFonts w:ascii="Garamond" w:hAnsi="Garamond"/>
            <w:noProof/>
            <w:color w:val="000000" w:themeColor="text1"/>
            <w:highlight w:val="cyan"/>
          </w:rPr>
          <w:delText xml:space="preserve">Gordon </w:delText>
        </w:r>
        <w:r w:rsidR="00A71A50" w:rsidRPr="00C06910" w:rsidDel="000379E8">
          <w:rPr>
            <w:rFonts w:ascii="Garamond" w:hAnsi="Garamond"/>
            <w:i/>
            <w:noProof/>
            <w:color w:val="000000" w:themeColor="text1"/>
            <w:highlight w:val="cyan"/>
          </w:rPr>
          <w:delText>et al.</w:delText>
        </w:r>
        <w:r w:rsidR="00A71A50" w:rsidRPr="00C06910" w:rsidDel="000379E8">
          <w:rPr>
            <w:rFonts w:ascii="Garamond" w:hAnsi="Garamond"/>
            <w:noProof/>
            <w:color w:val="000000" w:themeColor="text1"/>
            <w:highlight w:val="cyan"/>
          </w:rPr>
          <w:delText xml:space="preserve"> 2011)</w:delText>
        </w:r>
        <w:r w:rsidR="00A71A50" w:rsidRPr="00C453D4" w:rsidDel="000379E8">
          <w:rPr>
            <w:rFonts w:ascii="Garamond" w:hAnsi="Garamond"/>
            <w:color w:val="000000" w:themeColor="text1"/>
          </w:rPr>
          <w:fldChar w:fldCharType="end"/>
        </w:r>
        <w:r w:rsidR="0016628D" w:rsidRPr="00C453D4" w:rsidDel="000379E8">
          <w:rPr>
            <w:rFonts w:ascii="Garamond" w:hAnsi="Garamond"/>
            <w:color w:val="000000" w:themeColor="text1"/>
          </w:rPr>
          <w:delText>.</w:delText>
        </w:r>
        <w:r w:rsidR="00A93DC5" w:rsidDel="000379E8">
          <w:rPr>
            <w:rFonts w:ascii="Garamond" w:hAnsi="Garamond"/>
            <w:color w:val="000000" w:themeColor="text1"/>
          </w:rPr>
          <w:delText xml:space="preserve"> </w:delText>
        </w:r>
        <w:r w:rsidR="00E47596" w:rsidDel="000379E8">
          <w:rPr>
            <w:rFonts w:ascii="Garamond" w:hAnsi="Garamond"/>
            <w:color w:val="000000" w:themeColor="text1"/>
          </w:rPr>
          <w:delText xml:space="preserve">Lower life </w:delText>
        </w:r>
        <w:commentRangeEnd w:id="170"/>
        <w:r w:rsidR="00703655" w:rsidDel="000379E8">
          <w:rPr>
            <w:rStyle w:val="CommentReference"/>
          </w:rPr>
          <w:commentReference w:id="170"/>
        </w:r>
        <w:r w:rsidR="00E47596" w:rsidDel="000379E8">
          <w:rPr>
            <w:rFonts w:ascii="Garamond" w:hAnsi="Garamond"/>
            <w:color w:val="000000" w:themeColor="text1"/>
          </w:rPr>
          <w:delText>expectancy, i</w:delText>
        </w:r>
        <w:r w:rsidR="00A93DC5" w:rsidDel="000379E8">
          <w:rPr>
            <w:rFonts w:ascii="Garamond" w:hAnsi="Garamond"/>
            <w:color w:val="000000" w:themeColor="text1"/>
          </w:rPr>
          <w:delText>n conjunction with condition-dependent trait expression</w:delText>
        </w:r>
        <w:r w:rsidR="00E47596" w:rsidDel="000379E8">
          <w:rPr>
            <w:rFonts w:ascii="Garamond" w:hAnsi="Garamond"/>
            <w:color w:val="000000" w:themeColor="text1"/>
          </w:rPr>
          <w:delText xml:space="preserve">, </w:delText>
        </w:r>
        <w:r w:rsidR="00A93DC5" w:rsidDel="000379E8">
          <w:rPr>
            <w:rFonts w:ascii="Garamond" w:hAnsi="Garamond"/>
            <w:color w:val="000000" w:themeColor="text1"/>
          </w:rPr>
          <w:delText xml:space="preserve">could led to greater </w:delText>
        </w:r>
        <w:r w:rsidR="00A93DC5" w:rsidRPr="007E3B63" w:rsidDel="000379E8">
          <w:rPr>
            <w:rFonts w:ascii="Garamond" w:hAnsi="Garamond"/>
            <w:color w:val="000000" w:themeColor="text1"/>
          </w:rPr>
          <w:delText>phenotypic variation among males than females.</w:delText>
        </w:r>
      </w:del>
    </w:p>
    <w:p w14:paraId="35AE1074" w14:textId="6A90DE9C" w:rsidR="00D94780" w:rsidRPr="007E3B63" w:rsidRDefault="0016628D" w:rsidP="000379E8">
      <w:pPr>
        <w:rPr>
          <w:rFonts w:ascii="Garamond" w:hAnsi="Garamond"/>
          <w:color w:val="000000" w:themeColor="text1"/>
        </w:rPr>
        <w:pPrChange w:id="171" w:author="Lauren Harrison" w:date="2020-09-28T18:24:00Z">
          <w:pPr>
            <w:ind w:firstLine="360"/>
          </w:pPr>
        </w:pPrChange>
      </w:pPr>
      <w:del w:id="172" w:author="Lauren Harrison" w:date="2020-09-28T18:24:00Z">
        <w:r w:rsidRPr="00C453D4" w:rsidDel="000379E8">
          <w:rPr>
            <w:rFonts w:ascii="Garamond" w:hAnsi="Garamond"/>
            <w:color w:val="000000" w:themeColor="text1"/>
          </w:rPr>
          <w:delText xml:space="preserve"> </w:delText>
        </w:r>
      </w:del>
    </w:p>
    <w:p w14:paraId="7F53824A" w14:textId="7C4B1006" w:rsidR="009E6462" w:rsidRPr="007E3B63" w:rsidRDefault="00D94780" w:rsidP="009E6462">
      <w:pPr>
        <w:ind w:firstLine="360"/>
        <w:rPr>
          <w:rFonts w:ascii="Garamond" w:hAnsi="Garamond"/>
          <w:color w:val="000000" w:themeColor="text1"/>
        </w:rPr>
      </w:pPr>
      <w:del w:id="173" w:author="Lauren Harrison" w:date="2020-09-26T16:35:00Z">
        <w:r w:rsidRPr="007E3B63" w:rsidDel="00F2045D">
          <w:rPr>
            <w:rFonts w:ascii="Garamond" w:hAnsi="Garamond"/>
            <w:color w:val="000000" w:themeColor="text1"/>
          </w:rPr>
          <w:lastRenderedPageBreak/>
          <w:delText>Four</w:delText>
        </w:r>
      </w:del>
      <w:ins w:id="174" w:author="Lauren Harrison" w:date="2020-09-26T16:35:00Z">
        <w:r w:rsidR="00F2045D">
          <w:rPr>
            <w:rFonts w:ascii="Garamond" w:hAnsi="Garamond"/>
            <w:color w:val="000000" w:themeColor="text1"/>
          </w:rPr>
          <w:t>Second</w:t>
        </w:r>
      </w:ins>
      <w:r w:rsidRPr="007E3B63">
        <w:rPr>
          <w:rFonts w:ascii="Garamond" w:hAnsi="Garamond"/>
          <w:color w:val="000000" w:themeColor="text1"/>
        </w:rPr>
        <w:t xml:space="preserve">, greater male variability might </w:t>
      </w:r>
      <w:r w:rsidR="00930587" w:rsidRPr="007E3B63">
        <w:rPr>
          <w:rFonts w:ascii="Garamond" w:hAnsi="Garamond"/>
          <w:color w:val="000000" w:themeColor="text1"/>
        </w:rPr>
        <w:t>arise from</w:t>
      </w:r>
      <w:r w:rsidRPr="007E3B63">
        <w:rPr>
          <w:rFonts w:ascii="Garamond" w:hAnsi="Garamond"/>
          <w:color w:val="000000" w:themeColor="text1"/>
        </w:rPr>
        <w:t xml:space="preserve"> </w:t>
      </w:r>
      <w:r w:rsidR="00C23EFA">
        <w:rPr>
          <w:rFonts w:ascii="Garamond" w:hAnsi="Garamond"/>
          <w:color w:val="000000" w:themeColor="text1"/>
        </w:rPr>
        <w:t xml:space="preserve">genetic and developmental pathways </w:t>
      </w:r>
      <w:r w:rsidR="00AF2CE0">
        <w:rPr>
          <w:rFonts w:ascii="Garamond" w:hAnsi="Garamond"/>
          <w:color w:val="000000" w:themeColor="text1"/>
        </w:rPr>
        <w:t>associated with</w:t>
      </w:r>
      <w:r w:rsidR="00C23EFA">
        <w:rPr>
          <w:rFonts w:ascii="Garamond" w:hAnsi="Garamond"/>
          <w:color w:val="000000" w:themeColor="text1"/>
        </w:rPr>
        <w:t xml:space="preserve"> sex determination </w:t>
      </w:r>
      <w:r w:rsidRPr="007E3B63">
        <w:rPr>
          <w:rFonts w:ascii="Garamond" w:hAnsi="Garamond"/>
          <w:color w:val="000000" w:themeColor="text1"/>
        </w:rPr>
        <w:t>mechanism</w:t>
      </w:r>
      <w:r w:rsidR="00C23EFA">
        <w:rPr>
          <w:rFonts w:ascii="Garamond" w:hAnsi="Garamond"/>
          <w:color w:val="000000" w:themeColor="text1"/>
        </w:rPr>
        <w:t>s</w:t>
      </w:r>
      <w:del w:id="175" w:author="Lauren Harrison" w:date="2020-09-26T15:32:00Z">
        <w:r w:rsidRPr="007E3B63" w:rsidDel="000D08D7">
          <w:rPr>
            <w:rFonts w:ascii="Garamond" w:hAnsi="Garamond"/>
            <w:color w:val="000000" w:themeColor="text1"/>
          </w:rPr>
          <w:delText xml:space="preserve"> </w:delText>
        </w:r>
      </w:del>
      <w:r w:rsidRPr="007E3B63">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{"citationItems":[{"id":"ITEM-1","itemData":{"DOI":"10.2307/2529178","ISSN":"0006341X","abstract":"A common misconception concerning the contribution of sex linked genes to covariances between relatives of unlike sex is shown to be due to a failure to distinguish between monoploid and diploid populations, and a table for use in the case of additive sex linked variation is presented.","author":[{"dropping-particle":"","family":"James","given":"J. W.","non-dropping-particle":"","parse-names":false,"suffix":""}],"container-title":"Biometrics","id":"ITEM-1","issue":"3","issued":{"date-parts":[["1973"]]},"page":"584","title":"353. Note: Covariances Between Relatives due to Sex-Linked Genes","type":"article-journal","volume":"29"},"uris":["http://www.mendeley.com/documents/?uuid=5c047a30-a1d9-4bb2-b83d-7a1e6d8af842"]}],"mendeley":{"formattedCitation":"&lt;sup&gt;29&lt;/sup&gt;","plainTextFormattedCitation":"29","previouslyFormattedCitation":"&lt;sup&gt;29&lt;/sup&gt;"},"properties":{"noteIndex":0},"schema":"https://github.com/citation-style-language/schema/raw/master/csl-citation.json"}</w:instrText>
      </w:r>
      <w:r w:rsidRPr="007E3B63">
        <w:rPr>
          <w:rFonts w:ascii="Garamond" w:hAnsi="Garamond"/>
          <w:color w:val="000000" w:themeColor="text1"/>
        </w:rPr>
        <w:fldChar w:fldCharType="separate"/>
      </w:r>
      <w:r w:rsidR="003A2BE2" w:rsidRPr="003A2BE2">
        <w:rPr>
          <w:rFonts w:ascii="Garamond" w:hAnsi="Garamond"/>
          <w:noProof/>
          <w:color w:val="000000" w:themeColor="text1"/>
          <w:vertAlign w:val="superscript"/>
        </w:rPr>
        <w:t>29</w:t>
      </w:r>
      <w:r w:rsidRPr="007E3B63">
        <w:rPr>
          <w:rFonts w:ascii="Garamond" w:hAnsi="Garamond"/>
          <w:color w:val="000000" w:themeColor="text1"/>
        </w:rPr>
        <w:fldChar w:fldCharType="end"/>
      </w:r>
      <w:r w:rsidRPr="007E3B63">
        <w:rPr>
          <w:rFonts w:ascii="Garamond" w:hAnsi="Garamond"/>
          <w:color w:val="000000" w:themeColor="text1"/>
        </w:rPr>
        <w:t xml:space="preserve">. </w:t>
      </w:r>
      <w:r w:rsidR="00930587" w:rsidRPr="007E3B63">
        <w:rPr>
          <w:rFonts w:ascii="Garamond" w:hAnsi="Garamond"/>
          <w:color w:val="000000" w:themeColor="text1"/>
        </w:rPr>
        <w:t>I</w:t>
      </w:r>
      <w:r w:rsidRPr="007E3B63">
        <w:rPr>
          <w:rFonts w:ascii="Garamond" w:hAnsi="Garamond"/>
          <w:color w:val="000000" w:themeColor="text1"/>
        </w:rPr>
        <w:t>n some taxa females have two copies of each gene</w:t>
      </w:r>
      <w:r w:rsidR="00930587" w:rsidRPr="007E3B63">
        <w:rPr>
          <w:rFonts w:ascii="Garamond" w:hAnsi="Garamond"/>
          <w:color w:val="000000" w:themeColor="text1"/>
        </w:rPr>
        <w:t>,</w:t>
      </w:r>
      <w:r w:rsidRPr="007E3B63">
        <w:rPr>
          <w:rFonts w:ascii="Garamond" w:hAnsi="Garamond"/>
          <w:color w:val="000000" w:themeColor="text1"/>
        </w:rPr>
        <w:t xml:space="preserve"> </w:t>
      </w:r>
      <w:r w:rsidR="00CC7838" w:rsidRPr="007E3B63">
        <w:rPr>
          <w:rFonts w:ascii="Garamond" w:hAnsi="Garamond"/>
          <w:color w:val="000000" w:themeColor="text1"/>
        </w:rPr>
        <w:t>while</w:t>
      </w:r>
      <w:r w:rsidRPr="007E3B63">
        <w:rPr>
          <w:rFonts w:ascii="Garamond" w:hAnsi="Garamond"/>
          <w:color w:val="000000" w:themeColor="text1"/>
        </w:rPr>
        <w:t xml:space="preserve"> males have one</w:t>
      </w:r>
      <w:r w:rsidR="00CC7838" w:rsidRPr="007E3B63">
        <w:rPr>
          <w:rFonts w:ascii="Garamond" w:hAnsi="Garamond"/>
          <w:color w:val="000000" w:themeColor="text1"/>
        </w:rPr>
        <w:t xml:space="preserve">. </w:t>
      </w:r>
      <w:r w:rsidRPr="007E3B63">
        <w:rPr>
          <w:rFonts w:ascii="Garamond" w:hAnsi="Garamond"/>
          <w:color w:val="000000" w:themeColor="text1"/>
        </w:rPr>
        <w:t>In mammals, for example, XX/XY sex determination means that females have two X chromosome</w:t>
      </w:r>
      <w:r w:rsidR="00F94803">
        <w:rPr>
          <w:rFonts w:ascii="Garamond" w:hAnsi="Garamond"/>
          <w:color w:val="000000" w:themeColor="text1"/>
        </w:rPr>
        <w:t>s</w:t>
      </w:r>
      <w:r w:rsidRPr="007E3B63">
        <w:rPr>
          <w:rFonts w:ascii="Garamond" w:hAnsi="Garamond"/>
          <w:color w:val="000000" w:themeColor="text1"/>
        </w:rPr>
        <w:t xml:space="preserve"> and males </w:t>
      </w:r>
      <w:r w:rsidR="00CC7838" w:rsidRPr="007E3B63">
        <w:rPr>
          <w:rFonts w:ascii="Garamond" w:hAnsi="Garamond"/>
          <w:color w:val="000000" w:themeColor="text1"/>
        </w:rPr>
        <w:t>a single X</w:t>
      </w:r>
      <w:r w:rsidRPr="007E3B63">
        <w:rPr>
          <w:rFonts w:ascii="Garamond" w:hAnsi="Garamond"/>
          <w:color w:val="000000" w:themeColor="text1"/>
        </w:rPr>
        <w:t xml:space="preserve"> </w:t>
      </w:r>
      <w:r w:rsidR="00CC7838" w:rsidRPr="007E3B63">
        <w:rPr>
          <w:rFonts w:ascii="Garamond" w:hAnsi="Garamond"/>
          <w:color w:val="000000" w:themeColor="text1"/>
        </w:rPr>
        <w:t>chromosome</w:t>
      </w:r>
      <w:r w:rsidRPr="007E3B63">
        <w:rPr>
          <w:rFonts w:ascii="Garamond" w:hAnsi="Garamond"/>
          <w:color w:val="000000" w:themeColor="text1"/>
        </w:rPr>
        <w:t xml:space="preserve">. </w:t>
      </w:r>
      <w:r w:rsidR="00930587" w:rsidRPr="007E3B63">
        <w:rPr>
          <w:rFonts w:ascii="Garamond" w:hAnsi="Garamond"/>
          <w:color w:val="000000" w:themeColor="text1"/>
        </w:rPr>
        <w:t>In females t</w:t>
      </w:r>
      <w:r w:rsidRPr="007E3B63">
        <w:rPr>
          <w:rFonts w:ascii="Garamond" w:hAnsi="Garamond"/>
          <w:color w:val="000000" w:themeColor="text1"/>
        </w:rPr>
        <w:t>he phenotypic effects of genes on the X chromosome are averaged across their expression on both chromosomes</w:t>
      </w:r>
      <w:r w:rsidR="00E47596">
        <w:rPr>
          <w:rFonts w:ascii="Garamond" w:hAnsi="Garamond"/>
          <w:color w:val="000000" w:themeColor="text1"/>
        </w:rPr>
        <w:t xml:space="preserve">, </w:t>
      </w:r>
      <w:del w:id="176" w:author="Lauren Harrison" w:date="2020-09-26T15:32:00Z">
        <w:r w:rsidRPr="007E3B63" w:rsidDel="000D08D7">
          <w:rPr>
            <w:rFonts w:ascii="Garamond" w:hAnsi="Garamond"/>
            <w:color w:val="000000" w:themeColor="text1"/>
          </w:rPr>
          <w:delText>either through</w:delText>
        </w:r>
      </w:del>
      <w:ins w:id="177" w:author="Lauren Harrison" w:date="2020-09-26T15:32:00Z">
        <w:r w:rsidR="000D08D7">
          <w:rPr>
            <w:rFonts w:ascii="Garamond" w:hAnsi="Garamond"/>
            <w:color w:val="000000" w:themeColor="text1"/>
          </w:rPr>
          <w:t>often via</w:t>
        </w:r>
      </w:ins>
      <w:r w:rsidRPr="007E3B63">
        <w:rPr>
          <w:rFonts w:ascii="Garamond" w:hAnsi="Garamond"/>
          <w:color w:val="000000" w:themeColor="text1"/>
        </w:rPr>
        <w:t xml:space="preserve"> epigenetic inactivation of different regions of maternally and paternally inherited X </w:t>
      </w:r>
      <w:r w:rsidRPr="000D08D7">
        <w:rPr>
          <w:rFonts w:ascii="Garamond" w:hAnsi="Garamond"/>
          <w:color w:val="000000" w:themeColor="text1"/>
        </w:rPr>
        <w:t>chromosomes</w:t>
      </w:r>
      <w:del w:id="178" w:author="Lauren Harrison" w:date="2020-09-26T15:32:00Z">
        <w:r w:rsidRPr="000D08D7" w:rsidDel="000D08D7">
          <w:rPr>
            <w:rFonts w:ascii="Garamond" w:hAnsi="Garamond"/>
            <w:color w:val="000000" w:themeColor="text1"/>
          </w:rPr>
          <w:delText xml:space="preserve"> </w:delText>
        </w:r>
      </w:del>
      <w:r w:rsidRPr="000D08D7">
        <w:rPr>
          <w:rFonts w:ascii="Garamond" w:hAnsi="Garamond"/>
          <w:color w:val="000000" w:themeColor="text1"/>
          <w:rPrChange w:id="179" w:author="Lauren Harrison" w:date="2020-09-26T15:33:00Z">
            <w:rPr>
              <w:rFonts w:ascii="Garamond" w:hAnsi="Garamond"/>
              <w:color w:val="000000" w:themeColor="text1"/>
              <w:highlight w:val="cyan"/>
            </w:rPr>
          </w:rPrChange>
        </w:rPr>
        <w:fldChar w:fldCharType="begin" w:fldLock="1"/>
      </w:r>
      <w:r w:rsidR="007A70A3">
        <w:rPr>
          <w:rFonts w:ascii="Garamond" w:hAnsi="Garamond"/>
          <w:color w:val="000000" w:themeColor="text1"/>
        </w:rPr>
        <w:instrText>ADDIN CSL_CITATION {"citationItems":[{"id":"ITEM-1","itemData":{"DOI":"10.1086/507565","ISSN":"00029297","abstract":"X-chromosome inactivation is widely believed to be random in early female development and to result in a mosaic distribution of cells, approximately half with the paternally derived X chromosome inactive and half with the maternally derived X chromosome inactive. Significant departures from such a random pattern are hallmarks of a variety of clinical states, including being carriers for severe X-linked diseases or X-chromosome cytogenetic abnormalities. To evaluate the significance of skewed patterns of X inactivation, we examined patterns of X inactivation in a population of &gt;1,000 phenotypically unaffected females. The data demonstrate that only a very small proportion of unaffected females show significantly skewed inactivation, especially during the neonatal period. By comparison with this data set, the degree of skewed inactivation in a given individual can now be quantified and evaluated for its potential clinical significance. © 2006 by The American Society of Human Genetics. All rights reserved.","author":[{"dropping-particle":"","family":"Amos-Landgraf","given":"James M.","non-dropping-particle":"","parse-names":false,"suffix":""},{"dropping-particle":"","family":"Cottle","given":"Amy","non-dropping-particle":"","parse-names":false,"suffix":""},{"dropping-particle":"","family":"Plenge","given":"Robert M.","non-dropping-particle":"","parse-names":false,"suffix":""},{"dropping-particle":"","family":"Friez","given":"Mike","non-dropping-particle":"","parse-names":false,"suffix":""},{"dropping-particle":"","family":"Schwartz","given":"Charles E.","non-dropping-particle":"","parse-names":false,"suffix":""},{"dropping-particle":"","family":"Longshore","given":"John","non-dropping-particle":"","parse-names":false,"suffix":""},{"dropping-particle":"","family":"Willard","given":"Huntington F.","non-dropping-particle":"","parse-names":false,"suffix":""}],"container-title":"American Journal of Human Genetics","id":"ITEM-1","issue":"3","issued":{"date-parts":[["2006"]]},"page":"493-499","title":"X chromosome-inactivation patterns of 1,005 phenotypically unaffected females","type":"article-journal","volume":"79"},"uris":["http://www.mendeley.com/documents/?uuid=2d215306-765e-45f3-a769-75f790612553"]}],"mendeley":{"formattedCitation":"&lt;sup&gt;30&lt;/sup&gt;","plainTextFormattedCitation":"30","previouslyFormattedCitation":"&lt;sup&gt;30&lt;/sup&gt;"},"properties":{"noteIndex":0},"schema":"https://github.com/citation-style-language/schema/raw/master/csl-citation.json"}</w:instrText>
      </w:r>
      <w:r w:rsidRPr="000D08D7">
        <w:rPr>
          <w:rFonts w:ascii="Garamond" w:hAnsi="Garamond"/>
          <w:color w:val="000000" w:themeColor="text1"/>
          <w:rPrChange w:id="180" w:author="Lauren Harrison" w:date="2020-09-26T15:33:00Z">
            <w:rPr>
              <w:rFonts w:ascii="Garamond" w:hAnsi="Garamond"/>
              <w:color w:val="000000" w:themeColor="text1"/>
              <w:highlight w:val="cyan"/>
            </w:rPr>
          </w:rPrChange>
        </w:rPr>
        <w:fldChar w:fldCharType="separate"/>
      </w:r>
      <w:r w:rsidR="003A2BE2" w:rsidRPr="003A2BE2">
        <w:rPr>
          <w:rFonts w:ascii="Garamond" w:hAnsi="Garamond"/>
          <w:noProof/>
          <w:color w:val="000000" w:themeColor="text1"/>
          <w:vertAlign w:val="superscript"/>
        </w:rPr>
        <w:t>30</w:t>
      </w:r>
      <w:r w:rsidRPr="000D08D7">
        <w:rPr>
          <w:rFonts w:ascii="Garamond" w:hAnsi="Garamond"/>
          <w:color w:val="000000" w:themeColor="text1"/>
          <w:rPrChange w:id="181" w:author="Lauren Harrison" w:date="2020-09-26T15:33:00Z">
            <w:rPr>
              <w:rFonts w:ascii="Garamond" w:hAnsi="Garamond"/>
              <w:color w:val="000000" w:themeColor="text1"/>
              <w:highlight w:val="cyan"/>
            </w:rPr>
          </w:rPrChange>
        </w:rPr>
        <w:fldChar w:fldCharType="end"/>
      </w:r>
      <w:del w:id="182" w:author="Lauren Harrison" w:date="2020-09-26T15:33:00Z">
        <w:r w:rsidRPr="000D08D7" w:rsidDel="000D08D7">
          <w:rPr>
            <w:rFonts w:ascii="Garamond" w:hAnsi="Garamond"/>
            <w:color w:val="000000" w:themeColor="text1"/>
            <w:rPrChange w:id="183" w:author="Lauren Harrison" w:date="2020-09-26T15:33:00Z">
              <w:rPr>
                <w:rFonts w:ascii="Garamond" w:hAnsi="Garamond"/>
                <w:color w:val="000000" w:themeColor="text1"/>
                <w:highlight w:val="cyan"/>
              </w:rPr>
            </w:rPrChange>
          </w:rPr>
          <w:delText xml:space="preserve">, or </w:delText>
        </w:r>
        <w:r w:rsidR="00403519" w:rsidRPr="000D08D7" w:rsidDel="000D08D7">
          <w:rPr>
            <w:rFonts w:ascii="Garamond" w:hAnsi="Garamond"/>
            <w:color w:val="000000" w:themeColor="text1"/>
            <w:rPrChange w:id="184" w:author="Lauren Harrison" w:date="2020-09-26T15:33:00Z">
              <w:rPr>
                <w:rFonts w:ascii="Garamond" w:hAnsi="Garamond"/>
                <w:color w:val="000000" w:themeColor="text1"/>
                <w:highlight w:val="cyan"/>
              </w:rPr>
            </w:rPrChange>
          </w:rPr>
          <w:delText>by</w:delText>
        </w:r>
        <w:r w:rsidRPr="000D08D7" w:rsidDel="000D08D7">
          <w:rPr>
            <w:rFonts w:ascii="Garamond" w:hAnsi="Garamond"/>
            <w:color w:val="000000" w:themeColor="text1"/>
            <w:rPrChange w:id="185" w:author="Lauren Harrison" w:date="2020-09-26T15:33:00Z">
              <w:rPr>
                <w:rFonts w:ascii="Garamond" w:hAnsi="Garamond"/>
                <w:color w:val="000000" w:themeColor="text1"/>
                <w:highlight w:val="cyan"/>
              </w:rPr>
            </w:rPrChange>
          </w:rPr>
          <w:delText xml:space="preserve"> </w:delText>
        </w:r>
        <w:r w:rsidR="00E47596" w:rsidRPr="000D08D7" w:rsidDel="000D08D7">
          <w:rPr>
            <w:rFonts w:ascii="Garamond" w:hAnsi="Garamond"/>
            <w:color w:val="000000" w:themeColor="text1"/>
            <w:rPrChange w:id="186" w:author="Lauren Harrison" w:date="2020-09-26T15:33:00Z">
              <w:rPr>
                <w:rFonts w:ascii="Garamond" w:hAnsi="Garamond"/>
                <w:color w:val="000000" w:themeColor="text1"/>
                <w:highlight w:val="cyan"/>
              </w:rPr>
            </w:rPrChange>
          </w:rPr>
          <w:delText xml:space="preserve">the expression of </w:delText>
        </w:r>
        <w:r w:rsidRPr="000D08D7" w:rsidDel="000D08D7">
          <w:rPr>
            <w:rFonts w:ascii="Garamond" w:hAnsi="Garamond"/>
            <w:color w:val="000000" w:themeColor="text1"/>
            <w:rPrChange w:id="187" w:author="Lauren Harrison" w:date="2020-09-26T15:33:00Z">
              <w:rPr>
                <w:rFonts w:ascii="Garamond" w:hAnsi="Garamond"/>
                <w:color w:val="000000" w:themeColor="text1"/>
                <w:highlight w:val="cyan"/>
              </w:rPr>
            </w:rPrChange>
          </w:rPr>
          <w:delText>a single</w:delText>
        </w:r>
        <w:r w:rsidR="00930587" w:rsidRPr="000D08D7" w:rsidDel="000D08D7">
          <w:rPr>
            <w:rFonts w:ascii="Garamond" w:hAnsi="Garamond"/>
            <w:color w:val="000000" w:themeColor="text1"/>
            <w:rPrChange w:id="188" w:author="Lauren Harrison" w:date="2020-09-26T15:33:00Z">
              <w:rPr>
                <w:rFonts w:ascii="Garamond" w:hAnsi="Garamond"/>
                <w:color w:val="000000" w:themeColor="text1"/>
                <w:highlight w:val="cyan"/>
              </w:rPr>
            </w:rPrChange>
          </w:rPr>
          <w:delText xml:space="preserve"> </w:delText>
        </w:r>
        <w:r w:rsidRPr="000D08D7" w:rsidDel="000D08D7">
          <w:rPr>
            <w:rFonts w:ascii="Garamond" w:hAnsi="Garamond"/>
            <w:color w:val="000000" w:themeColor="text1"/>
            <w:rPrChange w:id="189" w:author="Lauren Harrison" w:date="2020-09-26T15:33:00Z">
              <w:rPr>
                <w:rFonts w:ascii="Garamond" w:hAnsi="Garamond"/>
                <w:color w:val="000000" w:themeColor="text1"/>
                <w:highlight w:val="cyan"/>
              </w:rPr>
            </w:rPrChange>
          </w:rPr>
          <w:delText xml:space="preserve">X chromosome per cell </w:delText>
        </w:r>
        <w:commentRangeStart w:id="190"/>
        <w:r w:rsidRPr="000D08D7" w:rsidDel="000D08D7">
          <w:rPr>
            <w:rFonts w:ascii="Garamond" w:hAnsi="Garamond"/>
            <w:color w:val="000000" w:themeColor="text1"/>
            <w:rPrChange w:id="191" w:author="Lauren Harrison" w:date="2020-09-26T15:33:00Z">
              <w:rPr>
                <w:rFonts w:ascii="Garamond" w:hAnsi="Garamond"/>
                <w:color w:val="000000" w:themeColor="text1"/>
                <w:highlight w:val="cyan"/>
              </w:rPr>
            </w:rPrChange>
          </w:rPr>
          <w:fldChar w:fldCharType="begin" w:fldLock="1"/>
        </w:r>
        <w:r w:rsidR="00207C42" w:rsidRPr="000D08D7" w:rsidDel="000D08D7">
          <w:rPr>
            <w:rFonts w:ascii="Garamond" w:hAnsi="Garamond"/>
            <w:color w:val="000000" w:themeColor="text1"/>
            <w:rPrChange w:id="192" w:author="Lauren Harrison" w:date="2020-09-26T15:33:00Z">
              <w:rPr>
                <w:rFonts w:ascii="Garamond" w:hAnsi="Garamond"/>
                <w:color w:val="000000" w:themeColor="text1"/>
                <w:highlight w:val="cyan"/>
              </w:rPr>
            </w:rPrChange>
          </w:rPr>
          <w:delInstrText>ADDIN CSL_CITATION {"citationItems":[{"id":"ITEM-1","itemData":{"abstract":"NATURE April 22, 1%1 voL. 190 of the year gave the same symptoms; (e) on L. esculentum x L. pimpinell~folium the symptoms were identical both in the inoculation from the vine and from diseased I. holstani. From I. holstani the isolate has so far been transmitted to tobacco (varieties White Burley and Samsun) and to Petunia, by sap and by Myzodes persicae; to Nicotiana glutinosa, Datura stramonium, Vigna sinensis and 1. holstani by sap. The percentage infection in the transmission from these species to the same species or to the other species that gave positive results in the inoculation from I. holstani, is higher than in the transmission from I. holatani. We are trying to transmit the isolates from the herbaceous plants to grape vine. For this work we me symptomless grape vines, selected during three years and belonging to varieties that appeared to be very receptive to the 'infectious degeneration' in previous experiments on transmission by grafting from vine to vine. Other work in progress is the identification of the isolates. No rod-shaped virus particles were seen in a series of observations, using the electron microscope, with exudates obtained by Johnson's method and with drops prepared with Brandes's dipping method both with diseased grape vines (leaves, shoots and roots) and with infected herbaceous plants.","author":[{"dropping-particle":"","family":"Lyon","given":"Mary F","non-dropping-particle":"","parse-names":false,"suffix":""}],"container-title":"Nature","id":"ITEM-1","issued":{"date-parts":[["1961"]]},"page":"372-373","title":"Gene Action in the X-chromosom (Mus musculus L.)","type":"article-journal","volume":"190"},"uris":["http://www.mendeley.com/documents/?uuid=9bb0576a-1fde-43d5-8dcc-b76704cbb30f"]}],"mendeley":{"formattedCitation":"&lt;sup&gt;36&lt;/sup&gt;","plainTextFormattedCitation":"36","previouslyFormattedCitation":"&lt;sup&gt;37&lt;/sup&gt;"},"properties":{"noteIndex":0},"schema":"https://github.com/citation-style-language/schema/raw/master/csl-citation.json"}</w:delInstrText>
        </w:r>
        <w:r w:rsidRPr="000D08D7" w:rsidDel="000D08D7">
          <w:rPr>
            <w:rFonts w:ascii="Garamond" w:hAnsi="Garamond"/>
            <w:color w:val="000000" w:themeColor="text1"/>
            <w:rPrChange w:id="193" w:author="Lauren Harrison" w:date="2020-09-26T15:33:00Z">
              <w:rPr>
                <w:rFonts w:ascii="Garamond" w:hAnsi="Garamond"/>
                <w:color w:val="000000" w:themeColor="text1"/>
                <w:highlight w:val="cyan"/>
              </w:rPr>
            </w:rPrChange>
          </w:rPr>
          <w:fldChar w:fldCharType="separate"/>
        </w:r>
        <w:r w:rsidR="00207C42" w:rsidRPr="000D08D7" w:rsidDel="000D08D7">
          <w:rPr>
            <w:rFonts w:ascii="Garamond" w:hAnsi="Garamond"/>
            <w:noProof/>
            <w:color w:val="000000" w:themeColor="text1"/>
            <w:vertAlign w:val="superscript"/>
            <w:rPrChange w:id="194" w:author="Lauren Harrison" w:date="2020-09-26T15:33:00Z">
              <w:rPr>
                <w:rFonts w:ascii="Garamond" w:hAnsi="Garamond"/>
                <w:noProof/>
                <w:color w:val="000000" w:themeColor="text1"/>
                <w:highlight w:val="cyan"/>
                <w:vertAlign w:val="superscript"/>
              </w:rPr>
            </w:rPrChange>
          </w:rPr>
          <w:delText>36</w:delText>
        </w:r>
        <w:r w:rsidRPr="000D08D7" w:rsidDel="000D08D7">
          <w:rPr>
            <w:rFonts w:ascii="Garamond" w:hAnsi="Garamond"/>
            <w:color w:val="000000" w:themeColor="text1"/>
            <w:rPrChange w:id="195" w:author="Lauren Harrison" w:date="2020-09-26T15:33:00Z">
              <w:rPr>
                <w:rFonts w:ascii="Garamond" w:hAnsi="Garamond"/>
                <w:color w:val="000000" w:themeColor="text1"/>
                <w:highlight w:val="cyan"/>
              </w:rPr>
            </w:rPrChange>
          </w:rPr>
          <w:fldChar w:fldCharType="end"/>
        </w:r>
      </w:del>
      <w:commentRangeEnd w:id="190"/>
      <w:r w:rsidR="00703655" w:rsidRPr="000D08D7">
        <w:rPr>
          <w:rStyle w:val="CommentReference"/>
        </w:rPr>
        <w:commentReference w:id="190"/>
      </w:r>
      <w:r w:rsidRPr="000D08D7">
        <w:rPr>
          <w:rFonts w:ascii="Garamond" w:hAnsi="Garamond"/>
          <w:color w:val="000000" w:themeColor="text1"/>
        </w:rPr>
        <w:t>. In</w:t>
      </w:r>
      <w:r w:rsidRPr="007E3B63">
        <w:rPr>
          <w:rFonts w:ascii="Garamond" w:hAnsi="Garamond"/>
          <w:color w:val="000000" w:themeColor="text1"/>
        </w:rPr>
        <w:t xml:space="preserve"> contrast, male</w:t>
      </w:r>
      <w:r w:rsidR="00930587" w:rsidRPr="007E3B63">
        <w:rPr>
          <w:rFonts w:ascii="Garamond" w:hAnsi="Garamond"/>
          <w:color w:val="000000" w:themeColor="text1"/>
        </w:rPr>
        <w:t>s</w:t>
      </w:r>
      <w:r w:rsidRPr="007E3B63">
        <w:rPr>
          <w:rFonts w:ascii="Garamond" w:hAnsi="Garamond"/>
          <w:color w:val="000000" w:themeColor="text1"/>
        </w:rPr>
        <w:t xml:space="preserve"> only have </w:t>
      </w:r>
      <w:r w:rsidR="00F4249C">
        <w:rPr>
          <w:rFonts w:ascii="Garamond" w:hAnsi="Garamond"/>
          <w:color w:val="000000" w:themeColor="text1"/>
        </w:rPr>
        <w:t>a</w:t>
      </w:r>
      <w:r w:rsidRPr="007E3B63">
        <w:rPr>
          <w:rFonts w:ascii="Garamond" w:hAnsi="Garamond"/>
          <w:color w:val="000000" w:themeColor="text1"/>
        </w:rPr>
        <w:t xml:space="preserve"> maternally inherited X chromosome</w:t>
      </w:r>
      <w:r w:rsidR="00930587" w:rsidRPr="007E3B63">
        <w:rPr>
          <w:rFonts w:ascii="Garamond" w:hAnsi="Garamond"/>
          <w:color w:val="000000" w:themeColor="text1"/>
        </w:rPr>
        <w:t>, so that</w:t>
      </w:r>
      <w:r w:rsidRPr="007E3B63">
        <w:rPr>
          <w:rFonts w:ascii="Garamond" w:hAnsi="Garamond"/>
          <w:color w:val="000000" w:themeColor="text1"/>
        </w:rPr>
        <w:t xml:space="preserve"> all genes on it are expressed. All else being equal, this should </w:t>
      </w:r>
      <w:r w:rsidR="00E47596">
        <w:rPr>
          <w:rFonts w:ascii="Garamond" w:hAnsi="Garamond"/>
          <w:color w:val="000000" w:themeColor="text1"/>
        </w:rPr>
        <w:t>create</w:t>
      </w:r>
      <w:r w:rsidRPr="007E3B63">
        <w:rPr>
          <w:rFonts w:ascii="Garamond" w:hAnsi="Garamond"/>
          <w:color w:val="000000" w:themeColor="text1"/>
        </w:rPr>
        <w:t xml:space="preserve"> more extreme phenotypes </w:t>
      </w:r>
      <w:r w:rsidR="00AF2CE0">
        <w:rPr>
          <w:rFonts w:ascii="Garamond" w:hAnsi="Garamond"/>
          <w:color w:val="000000" w:themeColor="text1"/>
        </w:rPr>
        <w:t>in</w:t>
      </w:r>
      <w:r w:rsidR="00930587" w:rsidRPr="007E3B63">
        <w:rPr>
          <w:rFonts w:ascii="Garamond" w:hAnsi="Garamond"/>
          <w:color w:val="000000" w:themeColor="text1"/>
        </w:rPr>
        <w:t xml:space="preserve"> </w:t>
      </w:r>
      <w:r w:rsidRPr="007E3B63">
        <w:rPr>
          <w:rFonts w:ascii="Garamond" w:hAnsi="Garamond"/>
          <w:color w:val="000000" w:themeColor="text1"/>
        </w:rPr>
        <w:t>males</w:t>
      </w:r>
      <w:del w:id="196" w:author="Lauren Harrison" w:date="2020-09-26T15:33:00Z">
        <w:r w:rsidRPr="007E3B63" w:rsidDel="000D08D7">
          <w:rPr>
            <w:rFonts w:ascii="Garamond" w:hAnsi="Garamond"/>
            <w:color w:val="000000" w:themeColor="text1"/>
          </w:rPr>
          <w:delText xml:space="preserve"> </w:delText>
        </w:r>
      </w:del>
      <w:r w:rsidRPr="007E3B63">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{"citationItems":[{"id":"ITEM-1","itemData":{"DOI":"10.1016/S0960-9822(02)00448-7","ISSN":"09609822","abstract":"In many species, sex is determined by a system based on X and Y chromosomes, the latter having lost much of their genetic activity. Y chromosomes have evolved independently many times, and the associated change in gene dosage in the heterogametic (XY) sex is often compensated for by regulatory mechanisms which ensure equal amounts of gene products of X-linked loci in males and females. There have recently been substantial advances in our knowledge of the molecular biology and genetics of sex chromosomes and dosage compensation, and in our understanding of the population genetic processes which are involved in their evolution. © Current Biology Ltd.","author":[{"dropping-particle":"","family":"Charlesworth","given":"Brian","non-dropping-particle":"","parse-names":false,"suffix":""}],"container-title":"Current Biology","id":"ITEM-1","issue":"2","issued":{"date-parts":[["1996"]]},"page":"149-162","title":"The evolution of chromosomal sex determination and dosage compensation","type":"article-journal","volume":"6"},"uris":["http://www.mendeley.com/documents/?uuid=8ceeaf0c-f6c0-4a43-8a54-a5e859be1411"]}],"mendeley":{"formattedCitation":"&lt;sup&gt;31&lt;/sup&gt;","plainTextFormattedCitation":"31","previouslyFormattedCitation":"&lt;sup&gt;31&lt;/sup&gt;"},"properties":{"noteIndex":0},"schema":"https://github.com/citation-style-language/schema/raw/master/csl-citation.json"}</w:instrText>
      </w:r>
      <w:r w:rsidRPr="007E3B63">
        <w:rPr>
          <w:rFonts w:ascii="Garamond" w:hAnsi="Garamond"/>
          <w:color w:val="000000" w:themeColor="text1"/>
        </w:rPr>
        <w:fldChar w:fldCharType="separate"/>
      </w:r>
      <w:r w:rsidR="003A2BE2" w:rsidRPr="003A2BE2">
        <w:rPr>
          <w:rFonts w:ascii="Garamond" w:hAnsi="Garamond"/>
          <w:noProof/>
          <w:color w:val="000000" w:themeColor="text1"/>
          <w:vertAlign w:val="superscript"/>
        </w:rPr>
        <w:t>31</w:t>
      </w:r>
      <w:r w:rsidRPr="007E3B63">
        <w:rPr>
          <w:rFonts w:ascii="Garamond" w:hAnsi="Garamond"/>
          <w:color w:val="000000" w:themeColor="text1"/>
        </w:rPr>
        <w:fldChar w:fldCharType="end"/>
      </w:r>
      <w:r w:rsidR="00CC7838" w:rsidRPr="007E3B63">
        <w:rPr>
          <w:rFonts w:ascii="Garamond" w:hAnsi="Garamond"/>
          <w:color w:val="000000" w:themeColor="text1"/>
        </w:rPr>
        <w:t>, hence greater variation among males than females</w:t>
      </w:r>
      <w:r w:rsidRPr="007E3B63">
        <w:rPr>
          <w:rFonts w:ascii="Garamond" w:hAnsi="Garamond"/>
          <w:color w:val="000000" w:themeColor="text1"/>
        </w:rPr>
        <w:t xml:space="preserve">. It should be noted, however, that females are the heterogametic sex in </w:t>
      </w:r>
      <w:r w:rsidR="00770FA5" w:rsidRPr="007E3B63">
        <w:rPr>
          <w:rFonts w:ascii="Garamond" w:hAnsi="Garamond"/>
          <w:color w:val="000000" w:themeColor="text1"/>
        </w:rPr>
        <w:t>some</w:t>
      </w:r>
      <w:r w:rsidRPr="007E3B63">
        <w:rPr>
          <w:rFonts w:ascii="Garamond" w:hAnsi="Garamond"/>
          <w:color w:val="000000" w:themeColor="text1"/>
        </w:rPr>
        <w:t xml:space="preserve"> taxa, </w:t>
      </w:r>
      <w:r w:rsidR="00403519" w:rsidRPr="007E3B63">
        <w:rPr>
          <w:rFonts w:ascii="Garamond" w:hAnsi="Garamond"/>
          <w:color w:val="000000" w:themeColor="text1"/>
        </w:rPr>
        <w:t xml:space="preserve">including </w:t>
      </w:r>
      <w:r w:rsidRPr="007E3B63">
        <w:rPr>
          <w:rFonts w:ascii="Garamond" w:hAnsi="Garamond"/>
          <w:color w:val="000000" w:themeColor="text1"/>
        </w:rPr>
        <w:t>birds, butterflies</w:t>
      </w:r>
      <w:r w:rsidR="00EB0D10">
        <w:rPr>
          <w:rFonts w:ascii="Garamond" w:hAnsi="Garamond"/>
          <w:color w:val="000000" w:themeColor="text1"/>
        </w:rPr>
        <w:t>,</w:t>
      </w:r>
      <w:r w:rsidRPr="007E3B63">
        <w:rPr>
          <w:rFonts w:ascii="Garamond" w:hAnsi="Garamond"/>
          <w:color w:val="000000" w:themeColor="text1"/>
        </w:rPr>
        <w:t xml:space="preserve"> and some </w:t>
      </w:r>
      <w:r w:rsidR="00930587" w:rsidRPr="007E3B63">
        <w:rPr>
          <w:rFonts w:ascii="Garamond" w:hAnsi="Garamond"/>
          <w:color w:val="000000" w:themeColor="text1"/>
        </w:rPr>
        <w:t xml:space="preserve">fish and </w:t>
      </w:r>
      <w:r w:rsidRPr="007E3B63">
        <w:rPr>
          <w:rFonts w:ascii="Garamond" w:hAnsi="Garamond"/>
          <w:color w:val="000000" w:themeColor="text1"/>
        </w:rPr>
        <w:t>reptiles</w:t>
      </w:r>
      <w:del w:id="197" w:author="Lauren Harrison" w:date="2020-09-26T15:36:00Z">
        <w:r w:rsidRPr="007E3B63" w:rsidDel="009C52FB">
          <w:rPr>
            <w:rFonts w:ascii="Garamond" w:hAnsi="Garamond"/>
            <w:color w:val="000000" w:themeColor="text1"/>
          </w:rPr>
          <w:delText xml:space="preserve"> </w:delText>
        </w:r>
      </w:del>
      <w:r w:rsidR="007A61BA">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{"citationItems":[{"id":"ITEM-1","itemData":{"author":[{"dropping-particle":"","family":"Beukeboom","given":"Leo W.","non-dropping-particle":"","parse-names":false,"suffix":""},{"dropping-particle":"","family":"Perrin","given":"Nicolas","non-dropping-particle":"","parse-names":false,"suffix":""}],"id":"ITEM-1","issued":{"date-parts":[["2014"]]},"publisher":"Oxford University Press","publisher-place":"New York","title":"The evolution of sex determination","type":"book"},"uris":["http://www.mendeley.com/documents/?uuid=92c3f74d-671b-4372-94a5-bdf959c35195"]}],"mendeley":{"formattedCitation":"&lt;sup&gt;32&lt;/sup&gt;","plainTextFormattedCitation":"32","previouslyFormattedCitation":"&lt;sup&gt;32&lt;/sup&gt;"},"properties":{"noteIndex":0},"schema":"https://github.com/citation-style-language/schema/raw/master/csl-citation.json"}</w:instrText>
      </w:r>
      <w:r w:rsidR="007A61BA">
        <w:rPr>
          <w:rFonts w:ascii="Garamond" w:hAnsi="Garamond"/>
          <w:color w:val="000000" w:themeColor="text1"/>
        </w:rPr>
        <w:fldChar w:fldCharType="separate"/>
      </w:r>
      <w:r w:rsidR="003A2BE2" w:rsidRPr="003A2BE2">
        <w:rPr>
          <w:rFonts w:ascii="Garamond" w:hAnsi="Garamond"/>
          <w:noProof/>
          <w:color w:val="000000" w:themeColor="text1"/>
          <w:vertAlign w:val="superscript"/>
        </w:rPr>
        <w:t>32</w:t>
      </w:r>
      <w:r w:rsidR="007A61BA">
        <w:rPr>
          <w:rFonts w:ascii="Garamond" w:hAnsi="Garamond"/>
          <w:color w:val="000000" w:themeColor="text1"/>
        </w:rPr>
        <w:fldChar w:fldCharType="end"/>
      </w:r>
      <w:r w:rsidR="00C23EFA">
        <w:rPr>
          <w:rFonts w:ascii="Garamond" w:hAnsi="Garamond"/>
          <w:color w:val="000000" w:themeColor="text1"/>
        </w:rPr>
        <w:t>. If this mechanism driv</w:t>
      </w:r>
      <w:r w:rsidR="00FE7E8A">
        <w:rPr>
          <w:rFonts w:ascii="Garamond" w:hAnsi="Garamond"/>
          <w:color w:val="000000" w:themeColor="text1"/>
        </w:rPr>
        <w:t>es</w:t>
      </w:r>
      <w:r w:rsidR="00C23EFA">
        <w:rPr>
          <w:rFonts w:ascii="Garamond" w:hAnsi="Garamond"/>
          <w:color w:val="000000" w:themeColor="text1"/>
        </w:rPr>
        <w:t xml:space="preserve"> </w:t>
      </w:r>
      <w:r w:rsidR="00AF2CE0">
        <w:rPr>
          <w:rFonts w:ascii="Garamond" w:hAnsi="Garamond"/>
          <w:color w:val="000000" w:themeColor="text1"/>
        </w:rPr>
        <w:t xml:space="preserve">sex </w:t>
      </w:r>
      <w:r w:rsidR="00C23EFA">
        <w:rPr>
          <w:rFonts w:ascii="Garamond" w:hAnsi="Garamond"/>
          <w:color w:val="000000" w:themeColor="text1"/>
        </w:rPr>
        <w:t xml:space="preserve">differences in variability then </w:t>
      </w:r>
      <w:r w:rsidR="006B4596">
        <w:rPr>
          <w:rFonts w:ascii="Garamond" w:hAnsi="Garamond"/>
          <w:color w:val="000000" w:themeColor="text1"/>
        </w:rPr>
        <w:t xml:space="preserve">female heterogametic </w:t>
      </w:r>
      <w:r w:rsidR="00C23EFA">
        <w:rPr>
          <w:rFonts w:ascii="Garamond" w:hAnsi="Garamond"/>
          <w:color w:val="000000" w:themeColor="text1"/>
        </w:rPr>
        <w:t xml:space="preserve">taxa </w:t>
      </w:r>
      <w:r w:rsidR="00FE7E8A">
        <w:rPr>
          <w:rFonts w:ascii="Garamond" w:hAnsi="Garamond"/>
          <w:color w:val="000000" w:themeColor="text1"/>
        </w:rPr>
        <w:t xml:space="preserve">should </w:t>
      </w:r>
      <w:r w:rsidR="00C23EFA">
        <w:rPr>
          <w:rFonts w:ascii="Garamond" w:hAnsi="Garamond"/>
          <w:color w:val="000000" w:themeColor="text1"/>
        </w:rPr>
        <w:t xml:space="preserve">exhibit </w:t>
      </w:r>
      <w:r w:rsidR="006B4596">
        <w:rPr>
          <w:rFonts w:ascii="Garamond" w:hAnsi="Garamond"/>
          <w:color w:val="000000" w:themeColor="text1"/>
        </w:rPr>
        <w:t>greater</w:t>
      </w:r>
      <w:r w:rsidR="00AF2CE0">
        <w:rPr>
          <w:rFonts w:ascii="Garamond" w:hAnsi="Garamond"/>
          <w:color w:val="000000" w:themeColor="text1"/>
        </w:rPr>
        <w:t xml:space="preserve"> </w:t>
      </w:r>
      <w:r w:rsidR="00C23EFA">
        <w:rPr>
          <w:rFonts w:ascii="Garamond" w:hAnsi="Garamond"/>
          <w:color w:val="000000" w:themeColor="text1"/>
        </w:rPr>
        <w:t>trait variability</w:t>
      </w:r>
      <w:r w:rsidR="00AF2CE0">
        <w:rPr>
          <w:rFonts w:ascii="Garamond" w:hAnsi="Garamond"/>
          <w:color w:val="000000" w:themeColor="text1"/>
        </w:rPr>
        <w:t xml:space="preserve"> </w:t>
      </w:r>
      <w:r w:rsidR="006B4596">
        <w:rPr>
          <w:rFonts w:ascii="Garamond" w:hAnsi="Garamond"/>
          <w:color w:val="000000" w:themeColor="text1"/>
        </w:rPr>
        <w:t>in females</w:t>
      </w:r>
      <w:del w:id="198" w:author="Lauren Harrison" w:date="2020-09-26T15:34:00Z">
        <w:r w:rsidR="006B3312" w:rsidDel="0067188D">
          <w:rPr>
            <w:rFonts w:ascii="Garamond" w:hAnsi="Garamond"/>
            <w:color w:val="000000" w:themeColor="text1"/>
          </w:rPr>
          <w:delText xml:space="preserve"> (e.g.</w:delText>
        </w:r>
      </w:del>
      <w:del w:id="199" w:author="Lauren Harrison" w:date="2020-09-26T15:33:00Z">
        <w:r w:rsidR="006B3312" w:rsidDel="000D08D7">
          <w:rPr>
            <w:rFonts w:ascii="Garamond" w:hAnsi="Garamond"/>
            <w:color w:val="000000" w:themeColor="text1"/>
          </w:rPr>
          <w:delText xml:space="preserve"> </w:delText>
        </w:r>
      </w:del>
      <w:r w:rsidR="006B3312">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lt;sup&gt;17&lt;/sup&gt;","plainTextFormattedCitation":"17","previouslyFormattedCitation":"&lt;sup&gt;17&lt;/sup&gt;"},"properties":{"noteIndex":0},"schema":"https://github.com/citation-style-language/schema/raw/master/csl-citation.json"}</w:instrText>
      </w:r>
      <w:r w:rsidR="006B3312">
        <w:rPr>
          <w:rFonts w:ascii="Garamond" w:hAnsi="Garamond"/>
          <w:color w:val="000000" w:themeColor="text1"/>
        </w:rPr>
        <w:fldChar w:fldCharType="separate"/>
      </w:r>
      <w:r w:rsidR="003A2BE2" w:rsidRPr="003A2BE2">
        <w:rPr>
          <w:rFonts w:ascii="Garamond" w:hAnsi="Garamond"/>
          <w:noProof/>
          <w:color w:val="000000" w:themeColor="text1"/>
          <w:vertAlign w:val="superscript"/>
        </w:rPr>
        <w:t>17</w:t>
      </w:r>
      <w:r w:rsidR="006B3312">
        <w:rPr>
          <w:rFonts w:ascii="Garamond" w:hAnsi="Garamond"/>
          <w:color w:val="000000" w:themeColor="text1"/>
        </w:rPr>
        <w:fldChar w:fldCharType="end"/>
      </w:r>
      <w:del w:id="200" w:author="Lauren Harrison" w:date="2020-09-26T15:34:00Z">
        <w:r w:rsidR="006B3312" w:rsidDel="0067188D">
          <w:rPr>
            <w:rFonts w:ascii="Garamond" w:hAnsi="Garamond"/>
            <w:color w:val="000000" w:themeColor="text1"/>
          </w:rPr>
          <w:delText>)</w:delText>
        </w:r>
      </w:del>
      <w:r w:rsidR="009E6462">
        <w:rPr>
          <w:rFonts w:ascii="Garamond" w:hAnsi="Garamond"/>
          <w:color w:val="000000" w:themeColor="text1"/>
        </w:rPr>
        <w:t>.</w:t>
      </w:r>
    </w:p>
    <w:p w14:paraId="74B3242A" w14:textId="77777777" w:rsidR="00817963" w:rsidRPr="007E3B63" w:rsidRDefault="00817963" w:rsidP="00817963">
      <w:pPr>
        <w:rPr>
          <w:rFonts w:ascii="Garamond" w:hAnsi="Garamond"/>
          <w:color w:val="000000" w:themeColor="text1"/>
        </w:rPr>
      </w:pPr>
    </w:p>
    <w:p w14:paraId="33DF6821" w14:textId="2D32CCB5" w:rsidR="00131979" w:rsidRPr="007E3B63" w:rsidRDefault="00131979" w:rsidP="002A4A11">
      <w:pPr>
        <w:ind w:firstLine="360"/>
        <w:rPr>
          <w:rFonts w:ascii="Garamond" w:hAnsi="Garamond"/>
          <w:color w:val="000000" w:themeColor="text1"/>
        </w:rPr>
      </w:pPr>
      <w:r w:rsidRPr="007E3B63">
        <w:rPr>
          <w:rFonts w:ascii="Garamond" w:hAnsi="Garamond"/>
          <w:color w:val="000000" w:themeColor="text1"/>
        </w:rPr>
        <w:t xml:space="preserve">Based on the </w:t>
      </w:r>
      <w:r w:rsidR="00622A6C">
        <w:rPr>
          <w:rFonts w:ascii="Garamond" w:hAnsi="Garamond"/>
          <w:color w:val="000000" w:themeColor="text1"/>
        </w:rPr>
        <w:t xml:space="preserve">above </w:t>
      </w:r>
      <w:r w:rsidR="00AF2CE0">
        <w:rPr>
          <w:rFonts w:ascii="Garamond" w:hAnsi="Garamond"/>
          <w:color w:val="000000" w:themeColor="text1"/>
        </w:rPr>
        <w:t>explanation</w:t>
      </w:r>
      <w:r w:rsidR="00622A6C">
        <w:rPr>
          <w:rFonts w:ascii="Garamond" w:hAnsi="Garamond"/>
          <w:color w:val="000000" w:themeColor="text1"/>
        </w:rPr>
        <w:t>s</w:t>
      </w:r>
      <w:r w:rsidRPr="007E3B63">
        <w:rPr>
          <w:rFonts w:ascii="Garamond" w:hAnsi="Garamond"/>
          <w:color w:val="000000" w:themeColor="text1"/>
        </w:rPr>
        <w:t>, sexual selection is likely to amplify variation in sexual</w:t>
      </w:r>
      <w:r w:rsidR="00817963" w:rsidRPr="007E3B63">
        <w:rPr>
          <w:rFonts w:ascii="Garamond" w:hAnsi="Garamond"/>
          <w:color w:val="000000" w:themeColor="text1"/>
        </w:rPr>
        <w:t>ly selected</w:t>
      </w:r>
      <w:r w:rsidRPr="007E3B63">
        <w:rPr>
          <w:rFonts w:ascii="Garamond" w:hAnsi="Garamond"/>
          <w:color w:val="000000" w:themeColor="text1"/>
        </w:rPr>
        <w:t xml:space="preserve"> behaviour</w:t>
      </w:r>
      <w:r w:rsidR="00817963" w:rsidRPr="007E3B63">
        <w:rPr>
          <w:rFonts w:ascii="Garamond" w:hAnsi="Garamond"/>
          <w:color w:val="000000" w:themeColor="text1"/>
        </w:rPr>
        <w:t>s</w:t>
      </w:r>
      <w:r w:rsidRPr="007E3B63">
        <w:rPr>
          <w:rFonts w:ascii="Garamond" w:hAnsi="Garamond"/>
          <w:color w:val="000000" w:themeColor="text1"/>
        </w:rPr>
        <w:t xml:space="preserve"> and, as a by-product, </w:t>
      </w:r>
      <w:r w:rsidR="00770FA5" w:rsidRPr="007E3B63">
        <w:rPr>
          <w:rFonts w:ascii="Garamond" w:hAnsi="Garamond"/>
          <w:color w:val="000000" w:themeColor="text1"/>
        </w:rPr>
        <w:t>any</w:t>
      </w:r>
      <w:r w:rsidRPr="007E3B63">
        <w:rPr>
          <w:rFonts w:ascii="Garamond" w:hAnsi="Garamond"/>
          <w:color w:val="000000" w:themeColor="text1"/>
        </w:rPr>
        <w:t xml:space="preserve"> associated behaviours that contribute to an individual’s personality.</w:t>
      </w:r>
      <w:r w:rsidR="003E7C68">
        <w:rPr>
          <w:rFonts w:ascii="Garamond" w:hAnsi="Garamond"/>
          <w:color w:val="000000" w:themeColor="text1"/>
        </w:rPr>
        <w:t xml:space="preserve"> </w:t>
      </w:r>
      <w:r w:rsidRPr="007E3B63">
        <w:rPr>
          <w:rFonts w:ascii="Garamond" w:hAnsi="Garamond"/>
          <w:color w:val="000000" w:themeColor="text1"/>
        </w:rPr>
        <w:t xml:space="preserve">For example, </w:t>
      </w:r>
      <w:r w:rsidR="00FE7E8A">
        <w:rPr>
          <w:rFonts w:ascii="Garamond" w:hAnsi="Garamond"/>
          <w:color w:val="000000" w:themeColor="text1"/>
        </w:rPr>
        <w:t>sexual</w:t>
      </w:r>
      <w:r w:rsidRPr="007E3B63">
        <w:rPr>
          <w:rFonts w:ascii="Garamond" w:hAnsi="Garamond"/>
          <w:color w:val="000000" w:themeColor="text1"/>
        </w:rPr>
        <w:t xml:space="preserve"> selection on fight</w:t>
      </w:r>
      <w:r w:rsidR="003E4BE4">
        <w:rPr>
          <w:rFonts w:ascii="Garamond" w:hAnsi="Garamond"/>
          <w:color w:val="000000" w:themeColor="text1"/>
        </w:rPr>
        <w:t>ing</w:t>
      </w:r>
      <w:r w:rsidRPr="007E3B63">
        <w:rPr>
          <w:rFonts w:ascii="Garamond" w:hAnsi="Garamond"/>
          <w:color w:val="000000" w:themeColor="text1"/>
        </w:rPr>
        <w:t xml:space="preserve"> behaviour</w:t>
      </w:r>
      <w:r w:rsidR="00FE7E8A">
        <w:rPr>
          <w:rFonts w:ascii="Garamond" w:hAnsi="Garamond"/>
          <w:color w:val="000000" w:themeColor="text1"/>
        </w:rPr>
        <w:t xml:space="preserve"> </w:t>
      </w:r>
      <w:r w:rsidRPr="007E3B63">
        <w:rPr>
          <w:rFonts w:ascii="Garamond" w:hAnsi="Garamond"/>
          <w:color w:val="000000" w:themeColor="text1"/>
        </w:rPr>
        <w:t xml:space="preserve">implies that </w:t>
      </w:r>
      <w:r w:rsidR="00770FA5" w:rsidRPr="007E3B63">
        <w:rPr>
          <w:rFonts w:ascii="Garamond" w:hAnsi="Garamond"/>
          <w:color w:val="000000" w:themeColor="text1"/>
        </w:rPr>
        <w:t>aggressiveness</w:t>
      </w:r>
      <w:r w:rsidRPr="007E3B63">
        <w:rPr>
          <w:rFonts w:ascii="Garamond" w:hAnsi="Garamond"/>
          <w:color w:val="000000" w:themeColor="text1"/>
        </w:rPr>
        <w:t xml:space="preserve"> is a</w:t>
      </w:r>
      <w:r w:rsidR="004E630E">
        <w:rPr>
          <w:rFonts w:ascii="Garamond" w:hAnsi="Garamond"/>
          <w:color w:val="000000" w:themeColor="text1"/>
        </w:rPr>
        <w:t>n</w:t>
      </w:r>
      <w:r w:rsidR="00FE7E8A">
        <w:rPr>
          <w:rFonts w:ascii="Garamond" w:hAnsi="Garamond"/>
          <w:color w:val="000000" w:themeColor="text1"/>
        </w:rPr>
        <w:t xml:space="preserve"> </w:t>
      </w:r>
      <w:r w:rsidR="007A02EE" w:rsidRPr="007E3B63">
        <w:rPr>
          <w:rFonts w:ascii="Garamond" w:hAnsi="Garamond"/>
          <w:color w:val="000000" w:themeColor="text1"/>
        </w:rPr>
        <w:t>aspect of</w:t>
      </w:r>
      <w:r w:rsidRPr="007E3B63">
        <w:rPr>
          <w:rFonts w:ascii="Garamond" w:hAnsi="Garamond"/>
          <w:color w:val="000000" w:themeColor="text1"/>
        </w:rPr>
        <w:t xml:space="preserve"> personality where males </w:t>
      </w:r>
      <w:r w:rsidR="00770FA5" w:rsidRPr="007E3B63">
        <w:rPr>
          <w:rFonts w:ascii="Garamond" w:hAnsi="Garamond"/>
          <w:color w:val="000000" w:themeColor="text1"/>
        </w:rPr>
        <w:t>will be</w:t>
      </w:r>
      <w:r w:rsidRPr="007E3B63">
        <w:rPr>
          <w:rFonts w:ascii="Garamond" w:hAnsi="Garamond"/>
          <w:color w:val="000000" w:themeColor="text1"/>
        </w:rPr>
        <w:t xml:space="preserve"> more variable than females. Indeed, in humans, variation in two components of personality (agreeableness and neuroticism) where </w:t>
      </w:r>
      <w:r w:rsidR="00081896">
        <w:rPr>
          <w:rFonts w:ascii="Garamond" w:hAnsi="Garamond"/>
          <w:color w:val="000000" w:themeColor="text1"/>
        </w:rPr>
        <w:t xml:space="preserve">low and </w:t>
      </w:r>
      <w:r w:rsidRPr="007E3B63">
        <w:rPr>
          <w:rFonts w:ascii="Garamond" w:hAnsi="Garamond"/>
          <w:color w:val="000000" w:themeColor="text1"/>
        </w:rPr>
        <w:t>high scores</w:t>
      </w:r>
      <w:r w:rsidR="00081896">
        <w:rPr>
          <w:rFonts w:ascii="Garamond" w:hAnsi="Garamond"/>
          <w:color w:val="000000" w:themeColor="text1"/>
        </w:rPr>
        <w:t>, respectively,</w:t>
      </w:r>
      <w:r w:rsidRPr="007E3B63">
        <w:rPr>
          <w:rFonts w:ascii="Garamond" w:hAnsi="Garamond"/>
          <w:color w:val="000000" w:themeColor="text1"/>
        </w:rPr>
        <w:t xml:space="preserve"> are linked to aggressive behaviour, show greater variability among men than women</w:t>
      </w:r>
      <w:del w:id="201" w:author="Lauren Harrison" w:date="2020-09-28T19:44:00Z">
        <w:r w:rsidRPr="007E3B63" w:rsidDel="00F6690B">
          <w:rPr>
            <w:rFonts w:ascii="Garamond" w:hAnsi="Garamond"/>
            <w:color w:val="000000" w:themeColor="text1"/>
          </w:rPr>
          <w:delText xml:space="preserve"> </w:delText>
        </w:r>
      </w:del>
      <w:ins w:id="202" w:author="Lauren Harrison" w:date="2020-09-28T19:03:00Z">
        <w:r w:rsidR="007A70A3">
          <w:rPr>
            <w:rFonts w:ascii="Garamond" w:hAnsi="Garamond"/>
            <w:color w:val="000000" w:themeColor="text1"/>
          </w:rPr>
          <w:fldChar w:fldCharType="begin" w:fldLock="1"/>
        </w:r>
      </w:ins>
      <w:r w:rsidR="003B051B">
        <w:rPr>
          <w:rFonts w:ascii="Garamond" w:hAnsi="Garamond"/>
          <w:color w:val="000000" w:themeColor="text1"/>
        </w:rPr>
        <w:instrText>ADDIN CSL_CITATION {"citationItems":[{"id":"ITEM-1","itemData":{"author":[{"dropping-particle":"V","family":"Budaev","given":"Sergey","non-dropping-particle":"","parse-names":false,"suffix":""}],"container-title":"Personality and Individual Differences","id":"ITEM-1","issued":{"date-parts":[["1999"]]},"page":"801-813","title":"Sex differences in the Big Five personality factors: Testing an evolutionary hypothesis","type":"article-journal","volume":"26"},"uris":["http://www.mendeley.com/documents/?uuid=8a102703-cbaf-45b9-b87c-987b7812a53b"]},{"id":"ITEM-2","itemData":{"DOI":"10.1037/1089-2680.7.3.219","ISSN":"10892680","abstract":"Greater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Psychology","id":"ITEM-2","issue":"3","issued":{"date-parts":[["2003"]]},"page":"219-236","title":"Variability among Males in Sexually Selected Attributes","type":"article-journal","volume":"7"},"uris":["http://www.mendeley.com/documents/?uuid=d41f6bdd-9e6e-4c75-a544-ce99987f5a44"]}],"mendeley":{"formattedCitation":"&lt;sup&gt;33,34&lt;/sup&gt;","plainTextFormattedCitation":"33,34","previouslyFormattedCitation":"&lt;sup&gt;33,34&lt;/sup&gt;"},"properties":{"noteIndex":0},"schema":"https://github.com/citation-style-language/schema/raw/master/csl-citation.json"}</w:instrText>
      </w:r>
      <w:r w:rsidR="007A70A3">
        <w:rPr>
          <w:rFonts w:ascii="Garamond" w:hAnsi="Garamond"/>
          <w:color w:val="000000" w:themeColor="text1"/>
        </w:rPr>
        <w:fldChar w:fldCharType="separate"/>
      </w:r>
      <w:r w:rsidR="007A70A3" w:rsidRPr="007A70A3">
        <w:rPr>
          <w:rFonts w:ascii="Garamond" w:hAnsi="Garamond"/>
          <w:noProof/>
          <w:color w:val="000000" w:themeColor="text1"/>
          <w:vertAlign w:val="superscript"/>
        </w:rPr>
        <w:t>33,34</w:t>
      </w:r>
      <w:ins w:id="203" w:author="Lauren Harrison" w:date="2020-09-28T19:03:00Z">
        <w:r w:rsidR="007A70A3">
          <w:rPr>
            <w:rFonts w:ascii="Garamond" w:hAnsi="Garamond"/>
            <w:color w:val="000000" w:themeColor="text1"/>
          </w:rPr>
          <w:fldChar w:fldCharType="end"/>
        </w:r>
      </w:ins>
      <w:del w:id="204" w:author="Lauren Harrison" w:date="2020-09-28T19:03:00Z">
        <w:r w:rsidRPr="007E3B63" w:rsidDel="007A70A3">
          <w:rPr>
            <w:rFonts w:ascii="Garamond" w:hAnsi="Garamond"/>
            <w:color w:val="000000" w:themeColor="text1"/>
          </w:rPr>
          <w:delText>(Budaev 1999, Archer &amp; Mehdikhani 2003)</w:delText>
        </w:r>
      </w:del>
      <w:r w:rsidRPr="007E3B63">
        <w:rPr>
          <w:rFonts w:ascii="Garamond" w:hAnsi="Garamond"/>
          <w:color w:val="000000" w:themeColor="text1"/>
        </w:rPr>
        <w:t>.</w:t>
      </w:r>
      <w:r w:rsidR="00817963" w:rsidRPr="007E3B63">
        <w:rPr>
          <w:rFonts w:ascii="Garamond" w:hAnsi="Garamond"/>
          <w:color w:val="000000" w:themeColor="text1"/>
        </w:rPr>
        <w:t xml:space="preserve"> </w:t>
      </w:r>
      <w:r w:rsidR="00770FA5" w:rsidRPr="007E3B63">
        <w:rPr>
          <w:rFonts w:ascii="Garamond" w:hAnsi="Garamond"/>
          <w:color w:val="000000" w:themeColor="text1"/>
        </w:rPr>
        <w:t>T</w:t>
      </w:r>
      <w:r w:rsidR="00817963" w:rsidRPr="007E3B63">
        <w:rPr>
          <w:rFonts w:ascii="Garamond" w:hAnsi="Garamond"/>
          <w:color w:val="000000" w:themeColor="text1"/>
        </w:rPr>
        <w:t xml:space="preserve">his line of </w:t>
      </w:r>
      <w:r w:rsidR="00172FBC">
        <w:rPr>
          <w:rFonts w:ascii="Garamond" w:hAnsi="Garamond"/>
          <w:color w:val="000000" w:themeColor="text1"/>
        </w:rPr>
        <w:t>reasoning</w:t>
      </w:r>
      <w:r w:rsidR="00817963" w:rsidRPr="007E3B63">
        <w:rPr>
          <w:rFonts w:ascii="Garamond" w:hAnsi="Garamond"/>
          <w:color w:val="000000" w:themeColor="text1"/>
        </w:rPr>
        <w:t xml:space="preserve"> should apply to all species, </w:t>
      </w:r>
      <w:r w:rsidR="00770FA5" w:rsidRPr="007E3B63">
        <w:rPr>
          <w:rFonts w:ascii="Garamond" w:hAnsi="Garamond"/>
          <w:color w:val="000000" w:themeColor="text1"/>
        </w:rPr>
        <w:t>such</w:t>
      </w:r>
      <w:r w:rsidR="00817963" w:rsidRPr="007E3B63">
        <w:rPr>
          <w:rFonts w:ascii="Garamond" w:hAnsi="Garamond"/>
          <w:color w:val="000000" w:themeColor="text1"/>
        </w:rPr>
        <w:t xml:space="preserve"> that </w:t>
      </w:r>
      <w:r w:rsidR="004E630E">
        <w:rPr>
          <w:rFonts w:ascii="Garamond" w:hAnsi="Garamond"/>
          <w:color w:val="000000" w:themeColor="text1"/>
        </w:rPr>
        <w:t xml:space="preserve">male variability </w:t>
      </w:r>
      <w:r w:rsidR="008D6BA7">
        <w:rPr>
          <w:rFonts w:ascii="Garamond" w:hAnsi="Garamond"/>
          <w:color w:val="000000" w:themeColor="text1"/>
        </w:rPr>
        <w:t>in</w:t>
      </w:r>
      <w:r w:rsidR="00817963" w:rsidRPr="007E3B63">
        <w:rPr>
          <w:rFonts w:ascii="Garamond" w:hAnsi="Garamond"/>
          <w:color w:val="000000" w:themeColor="text1"/>
        </w:rPr>
        <w:t xml:space="preserve"> personality</w:t>
      </w:r>
      <w:r w:rsidR="00A560AA">
        <w:rPr>
          <w:rFonts w:ascii="Garamond" w:hAnsi="Garamond"/>
          <w:color w:val="000000" w:themeColor="text1"/>
        </w:rPr>
        <w:t xml:space="preserve"> </w:t>
      </w:r>
      <w:r w:rsidR="004E630E">
        <w:rPr>
          <w:rFonts w:ascii="Garamond" w:hAnsi="Garamond"/>
          <w:color w:val="000000" w:themeColor="text1"/>
        </w:rPr>
        <w:t>increases</w:t>
      </w:r>
      <w:r w:rsidR="00817963" w:rsidRPr="007E3B63">
        <w:rPr>
          <w:rFonts w:ascii="Garamond" w:hAnsi="Garamond"/>
          <w:color w:val="000000" w:themeColor="text1"/>
        </w:rPr>
        <w:t xml:space="preserve"> </w:t>
      </w:r>
      <w:r w:rsidR="004E630E">
        <w:rPr>
          <w:rFonts w:ascii="Garamond" w:hAnsi="Garamond"/>
          <w:color w:val="000000" w:themeColor="text1"/>
        </w:rPr>
        <w:t>when</w:t>
      </w:r>
      <w:r w:rsidR="00AF2CE0">
        <w:rPr>
          <w:rFonts w:ascii="Garamond" w:hAnsi="Garamond"/>
          <w:color w:val="000000" w:themeColor="text1"/>
        </w:rPr>
        <w:t xml:space="preserve"> </w:t>
      </w:r>
      <w:r w:rsidR="00817963" w:rsidRPr="007E3B63">
        <w:rPr>
          <w:rFonts w:ascii="Garamond" w:hAnsi="Garamond"/>
          <w:color w:val="000000" w:themeColor="text1"/>
        </w:rPr>
        <w:t>sexual selection on males</w:t>
      </w:r>
      <w:r w:rsidR="00AF2CE0">
        <w:rPr>
          <w:rFonts w:ascii="Garamond" w:hAnsi="Garamond"/>
          <w:color w:val="000000" w:themeColor="text1"/>
        </w:rPr>
        <w:t xml:space="preserve"> </w:t>
      </w:r>
      <w:r w:rsidR="00FE7E8A">
        <w:rPr>
          <w:rFonts w:ascii="Garamond" w:hAnsi="Garamond"/>
          <w:color w:val="000000" w:themeColor="text1"/>
        </w:rPr>
        <w:t>is more intense</w:t>
      </w:r>
      <w:r w:rsidR="00817963" w:rsidRPr="007E3B63">
        <w:rPr>
          <w:rFonts w:ascii="Garamond" w:hAnsi="Garamond"/>
          <w:color w:val="000000" w:themeColor="text1"/>
        </w:rPr>
        <w:t xml:space="preserve">. This </w:t>
      </w:r>
      <w:r w:rsidR="004E630E">
        <w:rPr>
          <w:rFonts w:ascii="Garamond" w:hAnsi="Garamond"/>
          <w:color w:val="000000" w:themeColor="text1"/>
        </w:rPr>
        <w:t>prediction is directly relevant to biological explanation</w:t>
      </w:r>
      <w:ins w:id="205" w:author="Lauren Harrison" w:date="2020-09-28T19:44:00Z">
        <w:r w:rsidR="009B5E55">
          <w:rPr>
            <w:rFonts w:ascii="Garamond" w:hAnsi="Garamond"/>
            <w:color w:val="000000" w:themeColor="text1"/>
          </w:rPr>
          <w:t>s</w:t>
        </w:r>
      </w:ins>
      <w:r w:rsidR="004E630E">
        <w:rPr>
          <w:rFonts w:ascii="Garamond" w:hAnsi="Garamond"/>
          <w:color w:val="000000" w:themeColor="text1"/>
        </w:rPr>
        <w:t xml:space="preserve"> for sex differences in variation in human </w:t>
      </w:r>
      <w:proofErr w:type="gramStart"/>
      <w:r w:rsidR="004E630E">
        <w:rPr>
          <w:rFonts w:ascii="Garamond" w:hAnsi="Garamond"/>
          <w:color w:val="000000" w:themeColor="text1"/>
        </w:rPr>
        <w:t>behaviour,</w:t>
      </w:r>
      <w:r w:rsidR="00FE7E8A">
        <w:rPr>
          <w:rFonts w:ascii="Garamond" w:hAnsi="Garamond"/>
          <w:color w:val="000000" w:themeColor="text1"/>
        </w:rPr>
        <w:t xml:space="preserve"> </w:t>
      </w:r>
      <w:r w:rsidR="004E630E">
        <w:rPr>
          <w:rFonts w:ascii="Garamond" w:hAnsi="Garamond"/>
          <w:color w:val="000000" w:themeColor="text1"/>
        </w:rPr>
        <w:t>but</w:t>
      </w:r>
      <w:proofErr w:type="gramEnd"/>
      <w:r w:rsidR="00817963" w:rsidRPr="007E3B63">
        <w:rPr>
          <w:rFonts w:ascii="Garamond" w:hAnsi="Garamond"/>
          <w:color w:val="000000" w:themeColor="text1"/>
        </w:rPr>
        <w:t xml:space="preserve"> </w:t>
      </w:r>
      <w:r w:rsidR="004E630E">
        <w:rPr>
          <w:rFonts w:ascii="Garamond" w:hAnsi="Garamond"/>
          <w:color w:val="000000" w:themeColor="text1"/>
        </w:rPr>
        <w:t>has yet to</w:t>
      </w:r>
      <w:r w:rsidR="00817963" w:rsidRPr="007E3B63">
        <w:rPr>
          <w:rFonts w:ascii="Garamond" w:hAnsi="Garamond"/>
          <w:color w:val="000000" w:themeColor="text1"/>
        </w:rPr>
        <w:t xml:space="preserve"> be tested</w:t>
      </w:r>
      <w:r w:rsidR="008D6BA7">
        <w:rPr>
          <w:rFonts w:ascii="Garamond" w:hAnsi="Garamond"/>
          <w:color w:val="000000" w:themeColor="text1"/>
        </w:rPr>
        <w:t xml:space="preserve">. </w:t>
      </w:r>
    </w:p>
    <w:p w14:paraId="6BD294AA" w14:textId="77777777" w:rsidR="007C43C5" w:rsidRPr="007E3B63" w:rsidRDefault="007C43C5" w:rsidP="007C43C5">
      <w:pPr>
        <w:ind w:firstLine="720"/>
        <w:rPr>
          <w:rFonts w:ascii="Garamond" w:hAnsi="Garamond"/>
          <w:i/>
          <w:color w:val="000000" w:themeColor="text1"/>
        </w:rPr>
      </w:pPr>
    </w:p>
    <w:p w14:paraId="049F3574" w14:textId="3D977CA5" w:rsidR="00FA0C5C" w:rsidRDefault="00C652E7" w:rsidP="003E4BE4">
      <w:pPr>
        <w:ind w:firstLine="360"/>
        <w:rPr>
          <w:ins w:id="206" w:author="Lauren Harrison" w:date="2020-09-28T19:16:00Z"/>
          <w:rFonts w:ascii="Garamond" w:hAnsi="Garamond"/>
          <w:color w:val="000000" w:themeColor="text1"/>
        </w:rPr>
      </w:pPr>
      <w:r w:rsidRPr="007E3B63">
        <w:rPr>
          <w:rFonts w:ascii="Garamond" w:hAnsi="Garamond"/>
          <w:color w:val="000000" w:themeColor="text1"/>
        </w:rPr>
        <w:t>Here w</w:t>
      </w:r>
      <w:r w:rsidR="00A56774" w:rsidRPr="007E3B63">
        <w:rPr>
          <w:rFonts w:ascii="Garamond" w:hAnsi="Garamond"/>
          <w:color w:val="000000" w:themeColor="text1"/>
        </w:rPr>
        <w:t xml:space="preserve">e conduct a large-scale meta-analysis </w:t>
      </w:r>
      <w:r w:rsidR="003E7C68">
        <w:rPr>
          <w:rFonts w:ascii="Garamond" w:hAnsi="Garamond"/>
          <w:color w:val="000000" w:themeColor="text1"/>
        </w:rPr>
        <w:t xml:space="preserve">of </w:t>
      </w:r>
      <w:r w:rsidR="00FE7E8A">
        <w:rPr>
          <w:rFonts w:ascii="Garamond" w:hAnsi="Garamond"/>
          <w:color w:val="000000" w:themeColor="text1"/>
        </w:rPr>
        <w:t xml:space="preserve">animal </w:t>
      </w:r>
      <w:r w:rsidR="003E7C68">
        <w:rPr>
          <w:rFonts w:ascii="Garamond" w:hAnsi="Garamond"/>
          <w:color w:val="000000" w:themeColor="text1"/>
        </w:rPr>
        <w:t xml:space="preserve">personality studies </w:t>
      </w:r>
      <w:r w:rsidR="00FA0C5C">
        <w:rPr>
          <w:rFonts w:ascii="Garamond" w:hAnsi="Garamond"/>
          <w:color w:val="000000" w:themeColor="text1"/>
        </w:rPr>
        <w:t xml:space="preserve">to </w:t>
      </w:r>
      <w:r w:rsidR="00DC0BA1" w:rsidRPr="007E3B63">
        <w:rPr>
          <w:rFonts w:ascii="Garamond" w:hAnsi="Garamond"/>
          <w:color w:val="000000" w:themeColor="text1"/>
        </w:rPr>
        <w:t xml:space="preserve">test </w:t>
      </w:r>
      <w:r w:rsidR="00A56774" w:rsidRPr="007E3B63">
        <w:rPr>
          <w:rFonts w:ascii="Garamond" w:hAnsi="Garamond"/>
          <w:color w:val="000000" w:themeColor="text1"/>
        </w:rPr>
        <w:t xml:space="preserve">the robustness of broad </w:t>
      </w:r>
      <w:r w:rsidR="00674388" w:rsidRPr="007E3B63">
        <w:rPr>
          <w:rFonts w:ascii="Garamond" w:hAnsi="Garamond"/>
          <w:color w:val="000000" w:themeColor="text1"/>
        </w:rPr>
        <w:t xml:space="preserve">claims that </w:t>
      </w:r>
      <w:r w:rsidR="00437B70">
        <w:rPr>
          <w:rFonts w:ascii="Garamond" w:hAnsi="Garamond"/>
          <w:color w:val="000000" w:themeColor="text1"/>
        </w:rPr>
        <w:t>males</w:t>
      </w:r>
      <w:r w:rsidR="00437B70" w:rsidRPr="007E3B63">
        <w:rPr>
          <w:rFonts w:ascii="Garamond" w:hAnsi="Garamond"/>
          <w:color w:val="000000" w:themeColor="text1"/>
        </w:rPr>
        <w:t xml:space="preserve"> </w:t>
      </w:r>
      <w:r w:rsidR="00674388" w:rsidRPr="007E3B63">
        <w:rPr>
          <w:rFonts w:ascii="Garamond" w:hAnsi="Garamond"/>
          <w:color w:val="000000" w:themeColor="text1"/>
        </w:rPr>
        <w:t xml:space="preserve">show greater </w:t>
      </w:r>
      <w:r w:rsidR="00172FBC">
        <w:rPr>
          <w:rFonts w:ascii="Garamond" w:hAnsi="Garamond"/>
          <w:color w:val="000000" w:themeColor="text1"/>
        </w:rPr>
        <w:t>variability</w:t>
      </w:r>
      <w:r w:rsidR="00674388" w:rsidRPr="007E3B63">
        <w:rPr>
          <w:rFonts w:ascii="Garamond" w:hAnsi="Garamond"/>
          <w:color w:val="000000" w:themeColor="text1"/>
        </w:rPr>
        <w:t xml:space="preserve"> than </w:t>
      </w:r>
      <w:r w:rsidR="00437B70">
        <w:rPr>
          <w:rFonts w:ascii="Garamond" w:hAnsi="Garamond"/>
          <w:color w:val="000000" w:themeColor="text1"/>
        </w:rPr>
        <w:t>females</w:t>
      </w:r>
      <w:r w:rsidR="00A560AA">
        <w:rPr>
          <w:rFonts w:ascii="Garamond" w:hAnsi="Garamond"/>
          <w:color w:val="000000" w:themeColor="text1"/>
        </w:rPr>
        <w:t xml:space="preserve">. </w:t>
      </w:r>
      <w:r w:rsidR="00F83231">
        <w:rPr>
          <w:rFonts w:ascii="Garamond" w:hAnsi="Garamond"/>
          <w:color w:val="000000" w:themeColor="text1"/>
        </w:rPr>
        <w:t xml:space="preserve">More specifically, </w:t>
      </w:r>
      <w:r w:rsidR="00F83231" w:rsidRPr="007E3B63">
        <w:rPr>
          <w:rFonts w:ascii="Garamond" w:hAnsi="Garamond"/>
          <w:color w:val="000000" w:themeColor="text1"/>
        </w:rPr>
        <w:t xml:space="preserve">we </w:t>
      </w:r>
      <w:r w:rsidR="00F83231">
        <w:rPr>
          <w:rFonts w:ascii="Garamond" w:hAnsi="Garamond"/>
          <w:color w:val="000000" w:themeColor="text1"/>
        </w:rPr>
        <w:t>test</w:t>
      </w:r>
      <w:r w:rsidR="00F83231" w:rsidRPr="007E3B63">
        <w:rPr>
          <w:rFonts w:ascii="Garamond" w:hAnsi="Garamond"/>
          <w:color w:val="000000" w:themeColor="text1"/>
        </w:rPr>
        <w:t xml:space="preserve"> three key questions: 1) </w:t>
      </w:r>
      <w:r w:rsidR="00FE7E8A">
        <w:rPr>
          <w:rFonts w:ascii="Garamond" w:hAnsi="Garamond"/>
          <w:color w:val="000000" w:themeColor="text1"/>
        </w:rPr>
        <w:t>D</w:t>
      </w:r>
      <w:r w:rsidR="00FE7E8A" w:rsidRPr="007E3B63">
        <w:rPr>
          <w:rFonts w:ascii="Garamond" w:hAnsi="Garamond"/>
          <w:color w:val="000000" w:themeColor="text1"/>
        </w:rPr>
        <w:t xml:space="preserve">o </w:t>
      </w:r>
      <w:r w:rsidR="00F83231" w:rsidRPr="007E3B63">
        <w:rPr>
          <w:rFonts w:ascii="Garamond" w:hAnsi="Garamond"/>
          <w:color w:val="000000" w:themeColor="text1"/>
        </w:rPr>
        <w:t>males show greater variability than females in five personality factors</w:t>
      </w:r>
      <w:r w:rsidR="000E5800">
        <w:rPr>
          <w:rFonts w:ascii="Garamond" w:hAnsi="Garamond"/>
          <w:color w:val="000000" w:themeColor="text1"/>
        </w:rPr>
        <w:t>?</w:t>
      </w:r>
      <w:r w:rsidR="00F83231" w:rsidRPr="007E3B63">
        <w:rPr>
          <w:rFonts w:ascii="Garamond" w:hAnsi="Garamond"/>
          <w:color w:val="000000" w:themeColor="text1"/>
        </w:rPr>
        <w:t xml:space="preserve"> 2) </w:t>
      </w:r>
      <w:r w:rsidR="00FE7E8A">
        <w:rPr>
          <w:rFonts w:ascii="Garamond" w:hAnsi="Garamond"/>
          <w:color w:val="000000" w:themeColor="text1"/>
        </w:rPr>
        <w:t>A</w:t>
      </w:r>
      <w:r w:rsidR="00FE7E8A" w:rsidRPr="007E3B63">
        <w:rPr>
          <w:rFonts w:ascii="Garamond" w:hAnsi="Garamond"/>
          <w:color w:val="000000" w:themeColor="text1"/>
        </w:rPr>
        <w:t xml:space="preserve">re </w:t>
      </w:r>
      <w:r w:rsidR="00F83231" w:rsidRPr="007E3B63">
        <w:rPr>
          <w:rFonts w:ascii="Garamond" w:hAnsi="Garamond"/>
          <w:color w:val="000000" w:themeColor="text1"/>
        </w:rPr>
        <w:t xml:space="preserve">sex differences in </w:t>
      </w:r>
      <w:r w:rsidR="00172FBC">
        <w:rPr>
          <w:rFonts w:ascii="Garamond" w:hAnsi="Garamond"/>
          <w:color w:val="000000" w:themeColor="text1"/>
        </w:rPr>
        <w:t>variability</w:t>
      </w:r>
      <w:r w:rsidR="00F83231" w:rsidRPr="007E3B63">
        <w:rPr>
          <w:rFonts w:ascii="Garamond" w:hAnsi="Garamond"/>
          <w:color w:val="000000" w:themeColor="text1"/>
        </w:rPr>
        <w:t xml:space="preserve"> </w:t>
      </w:r>
      <w:r w:rsidR="0088321F">
        <w:rPr>
          <w:rFonts w:ascii="Garamond" w:hAnsi="Garamond"/>
          <w:color w:val="000000" w:themeColor="text1"/>
        </w:rPr>
        <w:t>similar</w:t>
      </w:r>
      <w:r w:rsidR="0088321F" w:rsidRPr="007E3B63">
        <w:rPr>
          <w:rFonts w:ascii="Garamond" w:hAnsi="Garamond"/>
          <w:color w:val="000000" w:themeColor="text1"/>
        </w:rPr>
        <w:t xml:space="preserve"> </w:t>
      </w:r>
      <w:r w:rsidR="00F83231" w:rsidRPr="007E3B63">
        <w:rPr>
          <w:rFonts w:ascii="Garamond" w:hAnsi="Garamond"/>
          <w:color w:val="000000" w:themeColor="text1"/>
        </w:rPr>
        <w:t>for the five components of personality</w:t>
      </w:r>
      <w:r w:rsidR="000E5800">
        <w:rPr>
          <w:rFonts w:ascii="Garamond" w:hAnsi="Garamond"/>
          <w:color w:val="000000" w:themeColor="text1"/>
        </w:rPr>
        <w:t>?</w:t>
      </w:r>
      <w:r w:rsidR="00F83231" w:rsidRPr="007E3B63">
        <w:rPr>
          <w:rFonts w:ascii="Garamond" w:hAnsi="Garamond"/>
          <w:color w:val="000000" w:themeColor="text1"/>
        </w:rPr>
        <w:t xml:space="preserve"> </w:t>
      </w:r>
      <w:r w:rsidR="0088321F">
        <w:rPr>
          <w:rFonts w:ascii="Garamond" w:hAnsi="Garamond"/>
          <w:color w:val="000000" w:themeColor="text1"/>
        </w:rPr>
        <w:t>A</w:t>
      </w:r>
      <w:r w:rsidR="0088321F" w:rsidRPr="007E3B63">
        <w:rPr>
          <w:rFonts w:ascii="Garamond" w:hAnsi="Garamond"/>
          <w:color w:val="000000" w:themeColor="text1"/>
        </w:rPr>
        <w:t xml:space="preserve">nd </w:t>
      </w:r>
      <w:r w:rsidR="00F83231" w:rsidRPr="007E3B63">
        <w:rPr>
          <w:rFonts w:ascii="Garamond" w:hAnsi="Garamond"/>
          <w:color w:val="000000" w:themeColor="text1"/>
        </w:rPr>
        <w:t xml:space="preserve">3) </w:t>
      </w:r>
      <w:r w:rsidR="00FE7E8A">
        <w:rPr>
          <w:rFonts w:ascii="Garamond" w:hAnsi="Garamond"/>
          <w:color w:val="000000" w:themeColor="text1"/>
        </w:rPr>
        <w:t>D</w:t>
      </w:r>
      <w:r w:rsidR="00F83231" w:rsidRPr="007E3B63">
        <w:rPr>
          <w:rFonts w:ascii="Garamond" w:hAnsi="Garamond"/>
          <w:color w:val="000000" w:themeColor="text1"/>
        </w:rPr>
        <w:t xml:space="preserve">oes sexual selection (estimated using the proxy of </w:t>
      </w:r>
      <w:r w:rsidR="00C10D1C">
        <w:rPr>
          <w:rFonts w:ascii="Garamond" w:hAnsi="Garamond"/>
          <w:color w:val="000000" w:themeColor="text1"/>
        </w:rPr>
        <w:t xml:space="preserve">sexual size dimorphism, </w:t>
      </w:r>
      <w:r w:rsidR="00F83231" w:rsidRPr="007E3B63">
        <w:rPr>
          <w:rFonts w:ascii="Garamond" w:hAnsi="Garamond"/>
          <w:color w:val="000000" w:themeColor="text1"/>
        </w:rPr>
        <w:t xml:space="preserve">SSD) explain </w:t>
      </w:r>
      <w:r w:rsidR="00172FBC">
        <w:rPr>
          <w:rFonts w:ascii="Garamond" w:hAnsi="Garamond"/>
          <w:color w:val="000000" w:themeColor="text1"/>
        </w:rPr>
        <w:t>differences</w:t>
      </w:r>
      <w:r w:rsidR="00F83231" w:rsidRPr="007E3B63">
        <w:rPr>
          <w:rFonts w:ascii="Garamond" w:hAnsi="Garamond"/>
          <w:color w:val="000000" w:themeColor="text1"/>
        </w:rPr>
        <w:t xml:space="preserve"> in the magnitude of sex differences in </w:t>
      </w:r>
      <w:del w:id="207" w:author="Lauren Harrison" w:date="2020-09-26T14:50:00Z">
        <w:r w:rsidR="00F83231" w:rsidRPr="007E3B63" w:rsidDel="00FE2384">
          <w:rPr>
            <w:rFonts w:ascii="Garamond" w:hAnsi="Garamond"/>
            <w:color w:val="000000" w:themeColor="text1"/>
          </w:rPr>
          <w:delText xml:space="preserve"> </w:delText>
        </w:r>
      </w:del>
      <w:r w:rsidR="00F83231" w:rsidRPr="007E3B63">
        <w:rPr>
          <w:rFonts w:ascii="Garamond" w:hAnsi="Garamond"/>
          <w:color w:val="000000" w:themeColor="text1"/>
        </w:rPr>
        <w:t>personality</w:t>
      </w:r>
      <w:r w:rsidR="000E5800">
        <w:rPr>
          <w:rFonts w:ascii="Garamond" w:hAnsi="Garamond"/>
          <w:color w:val="000000" w:themeColor="text1"/>
        </w:rPr>
        <w:t xml:space="preserve"> (mean and variance)</w:t>
      </w:r>
      <w:r w:rsidR="00F83231" w:rsidRPr="007E3B63">
        <w:rPr>
          <w:rFonts w:ascii="Garamond" w:hAnsi="Garamond"/>
          <w:color w:val="000000" w:themeColor="text1"/>
        </w:rPr>
        <w:t xml:space="preserve">? </w:t>
      </w:r>
      <w:r w:rsidR="00F83231">
        <w:rPr>
          <w:rFonts w:ascii="Garamond" w:hAnsi="Garamond"/>
          <w:color w:val="000000" w:themeColor="text1"/>
        </w:rPr>
        <w:t>I</w:t>
      </w:r>
      <w:r w:rsidR="001562C1" w:rsidRPr="007E3B63">
        <w:rPr>
          <w:rFonts w:ascii="Garamond" w:hAnsi="Garamond"/>
          <w:color w:val="000000" w:themeColor="text1"/>
        </w:rPr>
        <w:t>n many taxa</w:t>
      </w:r>
      <w:r w:rsidR="00A5543F">
        <w:rPr>
          <w:rFonts w:ascii="Garamond" w:hAnsi="Garamond"/>
          <w:color w:val="000000" w:themeColor="text1"/>
        </w:rPr>
        <w:t>,</w:t>
      </w:r>
      <w:r w:rsidR="001562C1" w:rsidRPr="007E3B63">
        <w:rPr>
          <w:rFonts w:ascii="Garamond" w:hAnsi="Garamond"/>
          <w:color w:val="000000" w:themeColor="text1"/>
        </w:rPr>
        <w:t xml:space="preserve"> </w:t>
      </w:r>
      <w:r w:rsidR="00FA0C5C">
        <w:rPr>
          <w:rFonts w:ascii="Garamond" w:hAnsi="Garamond"/>
          <w:color w:val="000000" w:themeColor="text1"/>
        </w:rPr>
        <w:t xml:space="preserve">the strength of sexual selection </w:t>
      </w:r>
      <w:r w:rsidR="00703655">
        <w:rPr>
          <w:rFonts w:ascii="Garamond" w:hAnsi="Garamond"/>
          <w:color w:val="000000" w:themeColor="text1"/>
        </w:rPr>
        <w:t xml:space="preserve">on males </w:t>
      </w:r>
      <w:r w:rsidR="001562C1" w:rsidRPr="007E3B63">
        <w:rPr>
          <w:rFonts w:ascii="Garamond" w:hAnsi="Garamond"/>
          <w:color w:val="000000" w:themeColor="text1"/>
        </w:rPr>
        <w:t xml:space="preserve">is </w:t>
      </w:r>
      <w:r w:rsidR="00703655">
        <w:rPr>
          <w:rFonts w:ascii="Garamond" w:hAnsi="Garamond"/>
          <w:color w:val="000000" w:themeColor="text1"/>
        </w:rPr>
        <w:t xml:space="preserve">correlated </w:t>
      </w:r>
      <w:r w:rsidR="001562C1" w:rsidRPr="007E3B63">
        <w:rPr>
          <w:rFonts w:ascii="Garamond" w:hAnsi="Garamond"/>
          <w:color w:val="000000" w:themeColor="text1"/>
        </w:rPr>
        <w:t xml:space="preserve">with the </w:t>
      </w:r>
      <w:r w:rsidR="001562C1" w:rsidRPr="0099093C">
        <w:rPr>
          <w:rFonts w:ascii="Garamond" w:hAnsi="Garamond"/>
          <w:color w:val="000000" w:themeColor="text1"/>
        </w:rPr>
        <w:t xml:space="preserve">magnitude </w:t>
      </w:r>
      <w:r w:rsidR="001562C1" w:rsidRPr="0099093C">
        <w:rPr>
          <w:rFonts w:ascii="Garamond" w:hAnsi="Garamond"/>
          <w:color w:val="000000" w:themeColor="text1"/>
          <w:rPrChange w:id="208" w:author="Lauren Harrison" w:date="2020-09-28T18:30:00Z">
            <w:rPr>
              <w:rFonts w:ascii="Garamond" w:hAnsi="Garamond"/>
              <w:color w:val="000000" w:themeColor="text1"/>
              <w:highlight w:val="cyan"/>
            </w:rPr>
          </w:rPrChange>
        </w:rPr>
        <w:t xml:space="preserve">of </w:t>
      </w:r>
      <w:r w:rsidR="00C10D1C" w:rsidRPr="0099093C">
        <w:rPr>
          <w:rFonts w:ascii="Garamond" w:hAnsi="Garamond"/>
          <w:color w:val="000000" w:themeColor="text1"/>
          <w:rPrChange w:id="209" w:author="Lauren Harrison" w:date="2020-09-28T18:30:00Z">
            <w:rPr>
              <w:rFonts w:ascii="Garamond" w:hAnsi="Garamond"/>
              <w:color w:val="000000" w:themeColor="text1"/>
              <w:highlight w:val="cyan"/>
            </w:rPr>
          </w:rPrChange>
        </w:rPr>
        <w:t>SSD</w:t>
      </w:r>
      <w:ins w:id="210" w:author="Lauren Harrison" w:date="2020-09-28T18:29:00Z">
        <w:r w:rsidR="0099093C" w:rsidRPr="0099093C">
          <w:rPr>
            <w:rFonts w:ascii="Garamond" w:hAnsi="Garamond"/>
            <w:color w:val="000000" w:themeColor="text1"/>
            <w:rPrChange w:id="211" w:author="Lauren Harrison" w:date="2020-09-28T18:30:00Z">
              <w:rPr>
                <w:rFonts w:ascii="Garamond" w:hAnsi="Garamond"/>
                <w:color w:val="000000" w:themeColor="text1"/>
                <w:highlight w:val="cyan"/>
              </w:rPr>
            </w:rPrChange>
          </w:rPr>
          <w:fldChar w:fldCharType="begin" w:fldLock="1"/>
        </w:r>
      </w:ins>
      <w:r w:rsidR="003B051B">
        <w:rPr>
          <w:rFonts w:ascii="Garamond" w:hAnsi="Garamond"/>
          <w:color w:val="000000" w:themeColor="text1"/>
        </w:rPr>
        <w:instrText>ADDIN CSL_CITATION {"citationItems":[{"id":"ITEM-1","itemData":{"author":[{"dropping-particle":"","family":"Fairbairn","given":"Daphne J","non-dropping-particle":"","parse-names":false,"suffix":""},{"dropping-particle":"","family":"Blanckenhorn","given":"Wolf U","non-dropping-particle":"","parse-names":false,"suffix":""},{"dropping-particle":"","family":"Szekely","given":"Tamas","non-dropping-particle":"","parse-names":false,"suffix":""}],"editor":[{"dropping-particle":"","family":"Fairbairn","given":"Daphne J","non-dropping-particle":"","parse-names":false,"suffix":""},{"dropping-particle":"","family":"Blanckenhorn","given":"Wolf U","non-dropping-particle":"","parse-names":false,"suffix":""},{"dropping-particle":"","family":"Szekely","given":"Tamas","non-dropping-particle":"","parse-names":false,"suffix":""}],"id":"ITEM-1","issued":{"date-parts":[["2007"]]},"publisher":"Oxford University Press","publisher-place":"Oxford, UK","title":"Sex, size and gender roles","type":"book"},"uris":["http://www.mendeley.com/documents/?uuid=53204ae7-4646-46ee-b676-edb321e156f3"]}],"mendeley":{"formattedCitation":"&lt;sup&gt;35&lt;/sup&gt;","plainTextFormattedCitation":"35","previouslyFormattedCitation":"&lt;sup&gt;35&lt;/sup&gt;"},"properties":{"noteIndex":0},"schema":"https://github.com/citation-style-language/schema/raw/master/csl-citation.json"}</w:instrText>
      </w:r>
      <w:r w:rsidR="0099093C" w:rsidRPr="0099093C">
        <w:rPr>
          <w:rFonts w:ascii="Garamond" w:hAnsi="Garamond"/>
          <w:color w:val="000000" w:themeColor="text1"/>
          <w:rPrChange w:id="212" w:author="Lauren Harrison" w:date="2020-09-28T18:30:00Z">
            <w:rPr>
              <w:rFonts w:ascii="Garamond" w:hAnsi="Garamond"/>
              <w:color w:val="000000" w:themeColor="text1"/>
              <w:highlight w:val="cyan"/>
            </w:rPr>
          </w:rPrChange>
        </w:rPr>
        <w:fldChar w:fldCharType="separate"/>
      </w:r>
      <w:r w:rsidR="007A70A3" w:rsidRPr="007A70A3">
        <w:rPr>
          <w:rFonts w:ascii="Garamond" w:hAnsi="Garamond"/>
          <w:noProof/>
          <w:color w:val="000000" w:themeColor="text1"/>
          <w:vertAlign w:val="superscript"/>
        </w:rPr>
        <w:t>35</w:t>
      </w:r>
      <w:ins w:id="213" w:author="Lauren Harrison" w:date="2020-09-28T18:29:00Z">
        <w:r w:rsidR="0099093C" w:rsidRPr="0099093C">
          <w:rPr>
            <w:rFonts w:ascii="Garamond" w:hAnsi="Garamond"/>
            <w:color w:val="000000" w:themeColor="text1"/>
            <w:rPrChange w:id="214" w:author="Lauren Harrison" w:date="2020-09-28T18:30:00Z">
              <w:rPr>
                <w:rFonts w:ascii="Garamond" w:hAnsi="Garamond"/>
                <w:color w:val="000000" w:themeColor="text1"/>
                <w:highlight w:val="cyan"/>
              </w:rPr>
            </w:rPrChange>
          </w:rPr>
          <w:fldChar w:fldCharType="end"/>
        </w:r>
      </w:ins>
      <w:del w:id="215" w:author="Lauren Harrison" w:date="2020-09-28T18:30:00Z">
        <w:r w:rsidR="00C10D1C" w:rsidRPr="0099093C" w:rsidDel="0099093C">
          <w:rPr>
            <w:rFonts w:ascii="Garamond" w:hAnsi="Garamond"/>
            <w:color w:val="000000" w:themeColor="text1"/>
            <w:rPrChange w:id="216" w:author="Lauren Harrison" w:date="2020-09-28T18:30:00Z">
              <w:rPr>
                <w:rFonts w:ascii="Garamond" w:hAnsi="Garamond"/>
                <w:color w:val="000000" w:themeColor="text1"/>
                <w:highlight w:val="cyan"/>
              </w:rPr>
            </w:rPrChange>
          </w:rPr>
          <w:delText xml:space="preserve"> </w:delText>
        </w:r>
      </w:del>
      <w:commentRangeStart w:id="217"/>
      <w:del w:id="218" w:author="Lauren Harrison" w:date="2020-09-28T18:29:00Z">
        <w:r w:rsidR="001562C1" w:rsidRPr="0099093C" w:rsidDel="0099093C">
          <w:rPr>
            <w:rFonts w:ascii="Garamond" w:hAnsi="Garamond"/>
            <w:rPrChange w:id="219" w:author="Lauren Harrison" w:date="2020-09-28T18:30:00Z">
              <w:rPr>
                <w:rFonts w:ascii="Garamond" w:hAnsi="Garamond"/>
                <w:highlight w:val="cyan"/>
              </w:rPr>
            </w:rPrChange>
          </w:rPr>
          <w:fldChar w:fldCharType="begin" w:fldLock="1"/>
        </w:r>
        <w:r w:rsidR="0099093C" w:rsidRPr="0099093C" w:rsidDel="0099093C">
          <w:rPr>
            <w:rFonts w:ascii="Garamond" w:hAnsi="Garamond"/>
            <w:rPrChange w:id="220" w:author="Lauren Harrison" w:date="2020-09-28T18:30:00Z">
              <w:rPr>
                <w:rFonts w:ascii="Garamond" w:hAnsi="Garamond"/>
                <w:highlight w:val="cyan"/>
              </w:rPr>
            </w:rPrChange>
          </w:rPr>
          <w:delInstrText>ADDIN CSL_CITATION {"citationItems":[{"id":"ITEM-1","itemData":{"DOI":"10.1098/rspb.2019.2640","ISBN":"0000000191","ISSN":"14712954","PMID":"31937230","abstract":"Variation in the degree of sexual size dimorphism (SSD) among taxa is generally considered to arise from differences in the relative intensity of male-male competition and fecundity selection. One might predict, therefore, that SSD will vary systematically with (1) the intensity of sexual selection for increased male size, and (2) the intensity of fecundity selection for increased female size. To test these two fundamental hypotheses, we conducted a phylogenetic comparative analysis of SSD in fish. Specifically, using records of body length at first sexual maturity from FishBase, we quantified variation in the magnitude and direction of SSD in more than 600 diverse freshwater and marine fish species, from sticklebacks to sharks. Although femalebiased SSD was common, and thought to be driven primarily by fecundity selection, variation in SSD was not dependent on either the allometric scaling of reproductive energy output or fecundity in female fish. Instead, systematic patterns based on habitat and life-history characteristics associated with varying degrees of male-male competition and paternal care strongly suggest that adaptive variation in SSD is driven by the intensity of sexual selection for increased male size.","author":[{"dropping-particle":"","family":"Horne","given":"Curtis R.","non-dropping-particle":"","parse-names":false,"suffix":""},{"dropping-particle":"","family":"Hirst","given":"Andrew G.","non-dropping-particle":"","parse-names":false,"suffix":""},{"dropping-particle":"","family":"Atkinson","given":"David","non-dropping-particle":"","parse-names":false,"suffix":""}],"container-title":"Proceedings of the Royal Society B: Biological Sciences","id":"ITEM-1","issue":"1918","issued":{"date-parts":[["2020"]]},"title":"Selection for increased male size predicts variation in sexual size dimorphism among fish species","type":"article-journal","volume":"287"},"uris":["http://www.mendeley.com/documents/?uuid=201d3572-6ba0-4699-920c-4561da018e5c"]},{"id":"ITEM-2","itemData":{"DOI":"10.1111/mam.12191","ISSN":"13652907","abstract":"In most animals, females are larger than males. Paradoxically, sexual size dimorphism is biased towards males in most mammalian species. An accepted explanation is that sexual dimorphism in mammals evolved by intramale sexual selection. I tested this hypothesis in primates, by relating sexual size dimorphism to seven proxies of sexual selection intensity: operational sex ratio, mating system, intermale competition, group sex ratio, group size, maximum mating percentage (percentage of observed copulations involving the most successful male), and total paternity (a genetic estimate of the percentage of young sired by the most successful male). I fitted phylogenetic generalised least squares models using sexual size dimorphism as the dependent variable and each of the seven measures of intensity of sexual selection as independent variables. I conducted this comparative analysis with data from 50 extant species of primates, including Homo sapiens, Pan troglodytes, and Gorilla spp. Sexual dimorphism was positively related to the four measures of female monopolisation (operational sex ratio, mating system, intermale competition, and group sex ratio) and in some cases to group size, but was not associated with maximum mating percentage or total paternity. Additional regression analyses indicated that maximum mating percentage and total paternity were negatively associated with group size. These results are predicted by reproductive skew theory: in large groups, males can lose control of the sexual behaviour of the other members of the group or can concede reproductive opportunities to others. The results are also consistent with the evolution of sexual size dimorphism before polygyny, due to the effects of natural, rather than sexual, selection. In birds, the study of molecular paternity showed that variance in male reproductive success is much higher than expected by behaviour. In mammals, recent studies have begun to show the opposite trend, i.e. that intensity of sexual selection is lower than expected by polygyny. Results of this comparative analysis of sexual size dimorphism and sexual selection intensity in primates suggest that the use of intramale sexual selection theory to explain the evolution of polygyny and sexual dimorphism in mammals should be reviewed, and that natural selection should be considered alongside sexual selection as an evolutionary driver of sexual size dimorphism and polygyny in mammals.","author":[{"dropping-particle":"","family":"Cassini","given":"Marcelo H.","non-dropping-particle":"","parse-names":false,"suffix":""}],"container-title":"Mammal Review","id":"ITEM-2","issue":"3","issued":{"date-parts":[["2020"]]},"page":"231-239","title":"Sexual size dimorphism and sexual selection in primates","type":"article-journal","volume":"50"},"uris":["http://www.mendeley.com/documents/?uuid=961a2a0b-7ee9-4034-8810-0221e9bb7d30"]},{"id":"ITEM-3","itemData":{"DOI":"10.1016/S0022-5193(86)80090-X","ISSN":"10958541","abstract":"It is frequently stated that larger species show greater sexual dimorphism in size. Here the evidence for this statement is reviewed and the theories which predict an association between size and dimorphism considered. In several taxa larger species are more dimorphic, though there are exceptions. Indeed in the Mustelidae (weasels, otters, etc.) smaller species are more dimorphic. The main reason why an association between size and sexual dimorphism sometimes exists is probably because, on an evolutionary timescale, ecological factors such as food distribution affect both size and the opportunity for polygyny-polygynous species tend to be dimorphic-rather than because of a direct causal link between size and dimorphism. When the effects of polygyny on sexual dimorphism are removed, in only primates and small mammals is there still evidence of a link between size and dimorphism. The theories that predict a causal link between size and dimorphism are generally unconvincing. © 1986 Academic Press Inc. (London) Ltd.","author":[{"dropping-particle":"","family":"Reiss","given":"Michael J.","non-dropping-particle":"","parse-names":false,"suffix":""}],"container-title":"Journal of Theoretical Biology","id":"ITEM-3","issue":"2","issued":{"date-parts":[["1986"]]},"page":"163-172","title":"Sexual dimorphism in body size: Are larger species more dimorphic?","type":"article-journal","volume":"121"},"uris":["http://www.mendeley.com/documents/?uuid=883d0775-5acd-411b-867a-b035fd4fa424"]}],"mendeley":{"formattedCitation":"&lt;sup&gt;33–35&lt;/sup&gt;","manualFormatting":"(Reiss 1986; e.g. primates: Cassini 2020; fish: Horne et al. 2020)","plainTextFormattedCitation":"33–35","previouslyFormattedCitation":"&lt;sup&gt;38–40&lt;/sup&gt;"},"properties":{"noteIndex":0},"schema":"https://github.com/citation-style-language/schema/raw/master/csl-citation.json"}</w:delInstrText>
        </w:r>
        <w:r w:rsidR="001562C1" w:rsidRPr="0099093C" w:rsidDel="0099093C">
          <w:rPr>
            <w:rFonts w:ascii="Garamond" w:hAnsi="Garamond"/>
            <w:rPrChange w:id="221" w:author="Lauren Harrison" w:date="2020-09-28T18:30:00Z">
              <w:rPr>
                <w:rFonts w:ascii="Garamond" w:hAnsi="Garamond"/>
                <w:highlight w:val="cyan"/>
              </w:rPr>
            </w:rPrChange>
          </w:rPr>
          <w:fldChar w:fldCharType="separate"/>
        </w:r>
        <w:r w:rsidR="001562C1" w:rsidRPr="0099093C" w:rsidDel="0099093C">
          <w:rPr>
            <w:rFonts w:ascii="Garamond" w:hAnsi="Garamond"/>
            <w:noProof/>
            <w:rPrChange w:id="222" w:author="Lauren Harrison" w:date="2020-09-28T18:30:00Z">
              <w:rPr>
                <w:rFonts w:ascii="Garamond" w:hAnsi="Garamond"/>
                <w:noProof/>
                <w:highlight w:val="cyan"/>
              </w:rPr>
            </w:rPrChange>
          </w:rPr>
          <w:delText xml:space="preserve">(Reiss 1986; e.g. primates: Cassini 2020; fish: Horne </w:delText>
        </w:r>
        <w:r w:rsidR="001562C1" w:rsidRPr="0099093C" w:rsidDel="0099093C">
          <w:rPr>
            <w:rFonts w:ascii="Garamond" w:hAnsi="Garamond"/>
            <w:i/>
            <w:noProof/>
            <w:rPrChange w:id="223" w:author="Lauren Harrison" w:date="2020-09-28T18:30:00Z">
              <w:rPr>
                <w:rFonts w:ascii="Garamond" w:hAnsi="Garamond"/>
                <w:i/>
                <w:noProof/>
                <w:highlight w:val="cyan"/>
              </w:rPr>
            </w:rPrChange>
          </w:rPr>
          <w:delText>et al.</w:delText>
        </w:r>
        <w:r w:rsidR="001562C1" w:rsidRPr="0099093C" w:rsidDel="0099093C">
          <w:rPr>
            <w:rFonts w:ascii="Garamond" w:hAnsi="Garamond"/>
            <w:noProof/>
            <w:rPrChange w:id="224" w:author="Lauren Harrison" w:date="2020-09-28T18:30:00Z">
              <w:rPr>
                <w:rFonts w:ascii="Garamond" w:hAnsi="Garamond"/>
                <w:noProof/>
                <w:highlight w:val="cyan"/>
              </w:rPr>
            </w:rPrChange>
          </w:rPr>
          <w:delText xml:space="preserve"> 2020)</w:delText>
        </w:r>
        <w:r w:rsidR="001562C1" w:rsidRPr="0099093C" w:rsidDel="0099093C">
          <w:rPr>
            <w:rFonts w:ascii="Garamond" w:hAnsi="Garamond"/>
            <w:rPrChange w:id="225" w:author="Lauren Harrison" w:date="2020-09-28T18:30:00Z">
              <w:rPr>
                <w:rFonts w:ascii="Garamond" w:hAnsi="Garamond"/>
                <w:highlight w:val="cyan"/>
              </w:rPr>
            </w:rPrChange>
          </w:rPr>
          <w:fldChar w:fldCharType="end"/>
        </w:r>
      </w:del>
      <w:commentRangeEnd w:id="217"/>
      <w:r w:rsidR="00703655" w:rsidRPr="0099093C">
        <w:rPr>
          <w:rStyle w:val="CommentReference"/>
          <w:rPrChange w:id="226" w:author="Lauren Harrison" w:date="2020-09-28T18:30:00Z">
            <w:rPr>
              <w:rStyle w:val="CommentReference"/>
              <w:highlight w:val="cyan"/>
            </w:rPr>
          </w:rPrChange>
        </w:rPr>
        <w:commentReference w:id="217"/>
      </w:r>
      <w:r w:rsidR="001562C1" w:rsidRPr="0099093C">
        <w:rPr>
          <w:rFonts w:ascii="Garamond" w:hAnsi="Garamond"/>
          <w:color w:val="000000" w:themeColor="text1"/>
          <w:rPrChange w:id="227" w:author="Lauren Harrison" w:date="2020-09-28T18:30:00Z">
            <w:rPr>
              <w:rFonts w:ascii="Garamond" w:hAnsi="Garamond"/>
              <w:color w:val="000000" w:themeColor="text1"/>
              <w:highlight w:val="cyan"/>
            </w:rPr>
          </w:rPrChange>
        </w:rPr>
        <w:t>.</w:t>
      </w:r>
      <w:r w:rsidR="001562C1" w:rsidRPr="007E3B63">
        <w:rPr>
          <w:rFonts w:ascii="Garamond" w:hAnsi="Garamond"/>
          <w:color w:val="000000" w:themeColor="text1"/>
        </w:rPr>
        <w:t xml:space="preserve"> </w:t>
      </w:r>
      <w:r w:rsidR="00FA0C5C" w:rsidRPr="007E3B63">
        <w:rPr>
          <w:rFonts w:ascii="Garamond" w:hAnsi="Garamond"/>
          <w:color w:val="000000" w:themeColor="text1"/>
        </w:rPr>
        <w:t>We therefore included SSD as a moderator in our meta-analys</w:t>
      </w:r>
      <w:r w:rsidR="00A5543F">
        <w:rPr>
          <w:rFonts w:ascii="Garamond" w:hAnsi="Garamond"/>
          <w:color w:val="000000" w:themeColor="text1"/>
        </w:rPr>
        <w:t>e</w:t>
      </w:r>
      <w:r w:rsidR="00FA0C5C" w:rsidRPr="007E3B63">
        <w:rPr>
          <w:rFonts w:ascii="Garamond" w:hAnsi="Garamond"/>
          <w:color w:val="000000" w:themeColor="text1"/>
        </w:rPr>
        <w:t xml:space="preserve">s. </w:t>
      </w:r>
      <w:r w:rsidR="00172FBC">
        <w:rPr>
          <w:rFonts w:ascii="Garamond" w:hAnsi="Garamond"/>
          <w:color w:val="000000" w:themeColor="text1"/>
        </w:rPr>
        <w:t>Additionally, o</w:t>
      </w:r>
      <w:r w:rsidR="00E624AA">
        <w:rPr>
          <w:rFonts w:ascii="Garamond" w:hAnsi="Garamond"/>
          <w:color w:val="000000" w:themeColor="text1"/>
        </w:rPr>
        <w:t>ur</w:t>
      </w:r>
      <w:r w:rsidR="00E624AA" w:rsidRPr="007E3B63">
        <w:rPr>
          <w:rFonts w:ascii="Garamond" w:hAnsi="Garamond"/>
          <w:color w:val="000000" w:themeColor="text1"/>
        </w:rPr>
        <w:t xml:space="preserve"> data </w:t>
      </w:r>
      <w:r w:rsidR="00A5543F">
        <w:rPr>
          <w:rFonts w:ascii="Garamond" w:hAnsi="Garamond"/>
          <w:color w:val="000000" w:themeColor="text1"/>
        </w:rPr>
        <w:t>contained</w:t>
      </w:r>
      <w:r w:rsidR="00A5543F" w:rsidRPr="007E3B63">
        <w:rPr>
          <w:rFonts w:ascii="Garamond" w:hAnsi="Garamond"/>
          <w:color w:val="000000" w:themeColor="text1"/>
        </w:rPr>
        <w:t xml:space="preserve"> </w:t>
      </w:r>
      <w:r w:rsidR="00E624AA" w:rsidRPr="007E3B63">
        <w:rPr>
          <w:rFonts w:ascii="Garamond" w:hAnsi="Garamond"/>
          <w:color w:val="000000" w:themeColor="text1"/>
        </w:rPr>
        <w:t xml:space="preserve">taxa where males are heterogametic (mammals), homogametic (birds), or </w:t>
      </w:r>
      <w:r w:rsidR="00E624AA">
        <w:rPr>
          <w:rFonts w:ascii="Garamond" w:hAnsi="Garamond"/>
          <w:color w:val="000000" w:themeColor="text1"/>
        </w:rPr>
        <w:t xml:space="preserve">a </w:t>
      </w:r>
      <w:r w:rsidR="00E624AA" w:rsidRPr="007E3B63">
        <w:rPr>
          <w:rFonts w:ascii="Garamond" w:hAnsi="Garamond"/>
          <w:color w:val="000000" w:themeColor="text1"/>
        </w:rPr>
        <w:t xml:space="preserve">mixture of the two (insects, fish and reptiles/frogs). </w:t>
      </w:r>
      <w:r w:rsidR="00E624AA">
        <w:rPr>
          <w:rFonts w:ascii="Garamond" w:hAnsi="Garamond"/>
          <w:color w:val="000000" w:themeColor="text1"/>
        </w:rPr>
        <w:t>As such, w</w:t>
      </w:r>
      <w:r w:rsidR="00FA0C5C" w:rsidRPr="007E3B63">
        <w:rPr>
          <w:rFonts w:ascii="Garamond" w:hAnsi="Garamond"/>
          <w:color w:val="000000" w:themeColor="text1"/>
        </w:rPr>
        <w:t xml:space="preserve">e partially tested for an effect of </w:t>
      </w:r>
      <w:r w:rsidR="00172FBC">
        <w:rPr>
          <w:rFonts w:ascii="Garamond" w:hAnsi="Garamond"/>
          <w:color w:val="000000" w:themeColor="text1"/>
        </w:rPr>
        <w:t>sex chromosom</w:t>
      </w:r>
      <w:r w:rsidR="0088321F">
        <w:rPr>
          <w:rFonts w:ascii="Garamond" w:hAnsi="Garamond"/>
          <w:color w:val="000000" w:themeColor="text1"/>
        </w:rPr>
        <w:t xml:space="preserve">es </w:t>
      </w:r>
      <w:r w:rsidR="00FA0C5C" w:rsidRPr="007E3B63">
        <w:rPr>
          <w:rFonts w:ascii="Garamond" w:hAnsi="Garamond"/>
          <w:color w:val="000000" w:themeColor="text1"/>
        </w:rPr>
        <w:t xml:space="preserve">on sex differences in variation in personality by testing for a moderating effect of taxa. </w:t>
      </w:r>
    </w:p>
    <w:p w14:paraId="77959237" w14:textId="443D54F8" w:rsidR="00403C73" w:rsidRDefault="00403C73" w:rsidP="003E4BE4">
      <w:pPr>
        <w:ind w:firstLine="360"/>
        <w:rPr>
          <w:ins w:id="228" w:author="Lauren Harrison" w:date="2020-09-28T19:16:00Z"/>
          <w:rFonts w:ascii="Garamond" w:hAnsi="Garamond"/>
          <w:color w:val="000000" w:themeColor="text1"/>
        </w:rPr>
      </w:pPr>
    </w:p>
    <w:p w14:paraId="2508BC6B" w14:textId="4717C8B9" w:rsidR="00403C73" w:rsidRPr="007E3B63" w:rsidRDefault="00403C73" w:rsidP="00403C73">
      <w:pPr>
        <w:ind w:firstLine="720"/>
        <w:rPr>
          <w:moveTo w:id="229" w:author="Lauren Harrison" w:date="2020-09-28T19:17:00Z"/>
          <w:rFonts w:ascii="Garamond" w:hAnsi="Garamond"/>
          <w:color w:val="000000" w:themeColor="text1"/>
        </w:rPr>
      </w:pPr>
      <w:moveToRangeStart w:id="230" w:author="Lauren Harrison" w:date="2020-09-28T19:17:00Z" w:name="move52213055"/>
      <w:moveTo w:id="231" w:author="Lauren Harrison" w:date="2020-09-28T19:17:00Z">
        <w:del w:id="232" w:author="Lauren Harrison" w:date="2020-09-28T19:17:00Z">
          <w:r w:rsidRPr="007E3B63" w:rsidDel="00403C73">
            <w:rPr>
              <w:rFonts w:ascii="Garamond" w:hAnsi="Garamond"/>
              <w:color w:val="000000" w:themeColor="text1"/>
            </w:rPr>
            <w:delText>Our results provided</w:delText>
          </w:r>
        </w:del>
      </w:moveTo>
      <w:ins w:id="233" w:author="Lauren Harrison" w:date="2020-09-28T19:17:00Z">
        <w:r>
          <w:rPr>
            <w:rFonts w:ascii="Garamond" w:hAnsi="Garamond"/>
            <w:color w:val="000000" w:themeColor="text1"/>
          </w:rPr>
          <w:t>We find</w:t>
        </w:r>
      </w:ins>
      <w:moveTo w:id="234" w:author="Lauren Harrison" w:date="2020-09-28T19:17:00Z">
        <w:r>
          <w:rPr>
            <w:rFonts w:ascii="Garamond" w:hAnsi="Garamond"/>
            <w:color w:val="000000" w:themeColor="text1"/>
          </w:rPr>
          <w:t xml:space="preserve"> </w:t>
        </w:r>
        <w:r w:rsidRPr="007E3B63">
          <w:rPr>
            <w:rFonts w:ascii="Garamond" w:hAnsi="Garamond"/>
            <w:color w:val="000000" w:themeColor="text1"/>
          </w:rPr>
          <w:t>little evidence for widespread male-female differences in personality-linked behaviours in animals</w:t>
        </w:r>
        <w:del w:id="235" w:author="Lauren Harrison" w:date="2020-09-28T19:19:00Z">
          <w:r w:rsidRPr="007E3B63" w:rsidDel="00403C73">
            <w:rPr>
              <w:rFonts w:ascii="Garamond" w:hAnsi="Garamond"/>
              <w:color w:val="000000" w:themeColor="text1"/>
            </w:rPr>
            <w:delText xml:space="preserve"> in any of the five taxa</w:delText>
          </w:r>
        </w:del>
        <w:del w:id="236" w:author="Lauren Harrison" w:date="2020-09-28T19:17:00Z">
          <w:r w:rsidRPr="007E3B63" w:rsidDel="00403C73">
            <w:rPr>
              <w:rFonts w:ascii="Garamond" w:hAnsi="Garamond"/>
              <w:color w:val="000000" w:themeColor="text1"/>
            </w:rPr>
            <w:delText xml:space="preserve"> that we examined</w:delText>
          </w:r>
        </w:del>
        <w:r w:rsidRPr="007E3B63">
          <w:rPr>
            <w:rFonts w:ascii="Garamond" w:hAnsi="Garamond"/>
            <w:color w:val="000000" w:themeColor="text1"/>
          </w:rPr>
          <w:t xml:space="preserve">. This </w:t>
        </w:r>
        <w:del w:id="237" w:author="Lauren Harrison" w:date="2020-09-28T19:17:00Z">
          <w:r w:rsidRPr="007E3B63" w:rsidDel="00403C73">
            <w:rPr>
              <w:rFonts w:ascii="Garamond" w:hAnsi="Garamond"/>
              <w:color w:val="000000" w:themeColor="text1"/>
            </w:rPr>
            <w:delText>was</w:delText>
          </w:r>
        </w:del>
      </w:moveTo>
      <w:ins w:id="238" w:author="Lauren Harrison" w:date="2020-09-28T19:17:00Z">
        <w:r>
          <w:rPr>
            <w:rFonts w:ascii="Garamond" w:hAnsi="Garamond"/>
            <w:color w:val="000000" w:themeColor="text1"/>
          </w:rPr>
          <w:t>is</w:t>
        </w:r>
      </w:ins>
      <w:moveTo w:id="239" w:author="Lauren Harrison" w:date="2020-09-28T19:17:00Z">
        <w:r w:rsidRPr="007E3B63">
          <w:rPr>
            <w:rFonts w:ascii="Garamond" w:hAnsi="Garamond"/>
            <w:color w:val="000000" w:themeColor="text1"/>
          </w:rPr>
          <w:t xml:space="preserve"> the case for both sex differences in the mean values of personality traits, and for the level of variation among individuals. A finer-scale analysis </w:t>
        </w:r>
        <w:del w:id="240" w:author="Lauren Harrison" w:date="2020-09-28T19:18:00Z">
          <w:r w:rsidRPr="007E3B63" w:rsidDel="00403C73">
            <w:rPr>
              <w:rFonts w:ascii="Garamond" w:hAnsi="Garamond"/>
              <w:color w:val="000000" w:themeColor="text1"/>
            </w:rPr>
            <w:delText>did, however,</w:delText>
          </w:r>
        </w:del>
      </w:moveTo>
      <w:ins w:id="241" w:author="Lauren Harrison" w:date="2020-09-28T19:18:00Z">
        <w:r>
          <w:rPr>
            <w:rFonts w:ascii="Garamond" w:hAnsi="Garamond"/>
            <w:color w:val="000000" w:themeColor="text1"/>
          </w:rPr>
          <w:t>does</w:t>
        </w:r>
      </w:ins>
      <w:moveTo w:id="242" w:author="Lauren Harrison" w:date="2020-09-28T19:17:00Z">
        <w:r w:rsidRPr="007E3B63">
          <w:rPr>
            <w:rFonts w:ascii="Garamond" w:hAnsi="Garamond"/>
            <w:color w:val="000000" w:themeColor="text1"/>
          </w:rPr>
          <w:t xml:space="preserve"> reveal some sex differences when separately investigating each of the five personality </w:t>
        </w:r>
        <w:r>
          <w:rPr>
            <w:rFonts w:ascii="Garamond" w:hAnsi="Garamond"/>
            <w:color w:val="000000" w:themeColor="text1"/>
          </w:rPr>
          <w:t>types</w:t>
        </w:r>
      </w:moveTo>
      <w:ins w:id="243" w:author="Lauren Harrison" w:date="2020-09-28T19:18:00Z">
        <w:r>
          <w:rPr>
            <w:rFonts w:ascii="Garamond" w:hAnsi="Garamond"/>
            <w:color w:val="000000" w:themeColor="text1"/>
          </w:rPr>
          <w:t xml:space="preserve">, although there is no consistent pattern in their direction. </w:t>
        </w:r>
      </w:ins>
      <w:moveTo w:id="244" w:author="Lauren Harrison" w:date="2020-09-28T19:17:00Z">
        <w:del w:id="245" w:author="Lauren Harrison" w:date="2020-09-28T19:18:00Z">
          <w:r w:rsidRPr="007E3B63" w:rsidDel="00403C73">
            <w:rPr>
              <w:rFonts w:ascii="Garamond" w:hAnsi="Garamond"/>
              <w:color w:val="000000" w:themeColor="text1"/>
            </w:rPr>
            <w:delText xml:space="preserve">. </w:delText>
          </w:r>
        </w:del>
        <w:del w:id="246" w:author="Lauren Harrison" w:date="2020-09-28T19:19:00Z">
          <w:r w:rsidRPr="007E3B63" w:rsidDel="00403C73">
            <w:rPr>
              <w:rFonts w:ascii="Garamond" w:hAnsi="Garamond"/>
              <w:color w:val="000000" w:themeColor="text1"/>
            </w:rPr>
            <w:delText xml:space="preserve">Although there were male-female differences for certain personality </w:delText>
          </w:r>
          <w:r w:rsidDel="00403C73">
            <w:rPr>
              <w:rFonts w:ascii="Garamond" w:hAnsi="Garamond"/>
              <w:color w:val="000000" w:themeColor="text1"/>
            </w:rPr>
            <w:delText>traits</w:delText>
          </w:r>
          <w:r w:rsidRPr="007E3B63" w:rsidDel="00403C73">
            <w:rPr>
              <w:rFonts w:ascii="Garamond" w:hAnsi="Garamond"/>
              <w:color w:val="000000" w:themeColor="text1"/>
            </w:rPr>
            <w:delText xml:space="preserve"> in </w:delText>
          </w:r>
          <w:r w:rsidDel="00403C73">
            <w:rPr>
              <w:rFonts w:ascii="Garamond" w:hAnsi="Garamond"/>
              <w:color w:val="000000" w:themeColor="text1"/>
            </w:rPr>
            <w:delText xml:space="preserve">three </w:delText>
          </w:r>
          <w:r w:rsidRPr="007E3B63" w:rsidDel="00403C73">
            <w:rPr>
              <w:rFonts w:ascii="Garamond" w:hAnsi="Garamond"/>
              <w:color w:val="000000" w:themeColor="text1"/>
            </w:rPr>
            <w:delText xml:space="preserve">taxonomic groups, there was no consistent pattern. </w:delText>
          </w:r>
          <w:r w:rsidDel="00403C73">
            <w:rPr>
              <w:rFonts w:ascii="Garamond" w:hAnsi="Garamond"/>
              <w:color w:val="000000" w:themeColor="text1"/>
            </w:rPr>
            <w:delText>For example</w:delText>
          </w:r>
          <w:r w:rsidRPr="007E3B63" w:rsidDel="00403C73">
            <w:rPr>
              <w:rFonts w:ascii="Garamond" w:hAnsi="Garamond"/>
              <w:color w:val="000000" w:themeColor="text1"/>
            </w:rPr>
            <w:delText>, females were significant</w:delText>
          </w:r>
          <w:r w:rsidDel="00403C73">
            <w:rPr>
              <w:rFonts w:ascii="Garamond" w:hAnsi="Garamond"/>
              <w:color w:val="000000" w:themeColor="text1"/>
            </w:rPr>
            <w:delText>ly</w:delText>
          </w:r>
          <w:r w:rsidRPr="007E3B63" w:rsidDel="00403C73">
            <w:rPr>
              <w:rFonts w:ascii="Garamond" w:hAnsi="Garamond"/>
              <w:color w:val="000000" w:themeColor="text1"/>
            </w:rPr>
            <w:delText xml:space="preserve"> more social in birds</w:delText>
          </w:r>
          <w:r w:rsidDel="00403C73">
            <w:rPr>
              <w:rFonts w:ascii="Garamond" w:hAnsi="Garamond"/>
              <w:color w:val="000000" w:themeColor="text1"/>
            </w:rPr>
            <w:delText xml:space="preserve"> but</w:delText>
          </w:r>
          <w:r w:rsidRPr="007E3B63" w:rsidDel="00403C73">
            <w:rPr>
              <w:rFonts w:ascii="Garamond" w:hAnsi="Garamond"/>
              <w:color w:val="000000" w:themeColor="text1"/>
            </w:rPr>
            <w:delText xml:space="preserve"> less exploratory in reptiles/amphibians. There were no detectable sex differences for mammals</w:delText>
          </w:r>
          <w:r w:rsidDel="00403C73">
            <w:rPr>
              <w:rFonts w:ascii="Garamond" w:hAnsi="Garamond"/>
              <w:color w:val="000000" w:themeColor="text1"/>
            </w:rPr>
            <w:delText xml:space="preserve"> </w:delText>
          </w:r>
          <w:r w:rsidRPr="007E3B63" w:rsidDel="00403C73">
            <w:rPr>
              <w:rFonts w:ascii="Garamond" w:hAnsi="Garamond"/>
              <w:color w:val="000000" w:themeColor="text1"/>
            </w:rPr>
            <w:delText xml:space="preserve">or fish. </w:delText>
          </w:r>
        </w:del>
        <w:r w:rsidRPr="007E3B63">
          <w:rPr>
            <w:rFonts w:ascii="Garamond" w:hAnsi="Garamond"/>
            <w:color w:val="000000" w:themeColor="text1"/>
          </w:rPr>
          <w:t xml:space="preserve">Crucially, </w:t>
        </w:r>
        <w:del w:id="247" w:author="Lauren Harrison" w:date="2020-09-28T19:19:00Z">
          <w:r w:rsidRPr="007E3B63" w:rsidDel="00403C73">
            <w:rPr>
              <w:rFonts w:ascii="Garamond" w:hAnsi="Garamond"/>
              <w:color w:val="000000" w:themeColor="text1"/>
            </w:rPr>
            <w:delText>there was</w:delText>
          </w:r>
        </w:del>
      </w:moveTo>
      <w:ins w:id="248" w:author="Lauren Harrison" w:date="2020-09-28T19:19:00Z">
        <w:r>
          <w:rPr>
            <w:rFonts w:ascii="Garamond" w:hAnsi="Garamond"/>
            <w:color w:val="000000" w:themeColor="text1"/>
          </w:rPr>
          <w:t>we find</w:t>
        </w:r>
      </w:ins>
      <w:moveTo w:id="249" w:author="Lauren Harrison" w:date="2020-09-28T19:17:00Z">
        <w:r w:rsidRPr="007E3B63">
          <w:rPr>
            <w:rFonts w:ascii="Garamond" w:hAnsi="Garamond"/>
            <w:color w:val="000000" w:themeColor="text1"/>
          </w:rPr>
          <w:t xml:space="preserve"> no evidence for greater male than female variability in any taxa for any of the five personality factors. Indeed, the only instanc</w:t>
        </w:r>
        <w:r>
          <w:rPr>
            <w:rFonts w:ascii="Garamond" w:hAnsi="Garamond"/>
            <w:color w:val="000000" w:themeColor="text1"/>
          </w:rPr>
          <w:t>e</w:t>
        </w:r>
        <w:r w:rsidRPr="007E3B63">
          <w:rPr>
            <w:rFonts w:ascii="Garamond" w:hAnsi="Garamond"/>
            <w:color w:val="000000" w:themeColor="text1"/>
          </w:rPr>
          <w:t xml:space="preserve"> in which there </w:t>
        </w:r>
        <w:del w:id="250" w:author="Lauren Harrison" w:date="2020-09-28T19:19:00Z">
          <w:r w:rsidRPr="007E3B63" w:rsidDel="00403C73">
            <w:rPr>
              <w:rFonts w:ascii="Garamond" w:hAnsi="Garamond"/>
              <w:color w:val="000000" w:themeColor="text1"/>
            </w:rPr>
            <w:delText>was</w:delText>
          </w:r>
        </w:del>
      </w:moveTo>
      <w:ins w:id="251" w:author="Lauren Harrison" w:date="2020-09-28T19:19:00Z">
        <w:r>
          <w:rPr>
            <w:rFonts w:ascii="Garamond" w:hAnsi="Garamond"/>
            <w:color w:val="000000" w:themeColor="text1"/>
          </w:rPr>
          <w:t>is</w:t>
        </w:r>
      </w:ins>
      <w:moveTo w:id="252" w:author="Lauren Harrison" w:date="2020-09-28T19:17:00Z">
        <w:r w:rsidRPr="007E3B63">
          <w:rPr>
            <w:rFonts w:ascii="Garamond" w:hAnsi="Garamond"/>
            <w:color w:val="000000" w:themeColor="text1"/>
          </w:rPr>
          <w:t xml:space="preserve"> a </w:t>
        </w:r>
        <w:r>
          <w:rPr>
            <w:rFonts w:ascii="Garamond" w:hAnsi="Garamond"/>
            <w:color w:val="000000" w:themeColor="text1"/>
          </w:rPr>
          <w:t xml:space="preserve">significant </w:t>
        </w:r>
        <w:r w:rsidRPr="007E3B63">
          <w:rPr>
            <w:rFonts w:ascii="Garamond" w:hAnsi="Garamond"/>
            <w:color w:val="000000" w:themeColor="text1"/>
          </w:rPr>
          <w:t xml:space="preserve">sex difference </w:t>
        </w:r>
        <w:del w:id="253" w:author="Lauren Harrison" w:date="2020-09-28T19:25:00Z">
          <w:r w:rsidRPr="007E3B63" w:rsidDel="004948E8">
            <w:rPr>
              <w:rFonts w:ascii="Garamond" w:hAnsi="Garamond"/>
              <w:color w:val="000000" w:themeColor="text1"/>
            </w:rPr>
            <w:delText>revealed</w:delText>
          </w:r>
        </w:del>
      </w:moveTo>
      <w:ins w:id="254" w:author="Lauren Harrison" w:date="2020-09-28T19:25:00Z">
        <w:r w:rsidR="004948E8">
          <w:rPr>
            <w:rFonts w:ascii="Garamond" w:hAnsi="Garamond"/>
            <w:color w:val="000000" w:themeColor="text1"/>
          </w:rPr>
          <w:t>shows</w:t>
        </w:r>
      </w:ins>
      <w:moveTo w:id="255" w:author="Lauren Harrison" w:date="2020-09-28T19:17:00Z">
        <w:r w:rsidRPr="007E3B63">
          <w:rPr>
            <w:rFonts w:ascii="Garamond" w:hAnsi="Garamond"/>
            <w:color w:val="000000" w:themeColor="text1"/>
          </w:rPr>
          <w:t xml:space="preserve"> greater variability among females</w:t>
        </w:r>
        <w:r>
          <w:rPr>
            <w:rFonts w:ascii="Garamond" w:hAnsi="Garamond"/>
            <w:color w:val="000000" w:themeColor="text1"/>
          </w:rPr>
          <w:t xml:space="preserve"> (aggression in fish)</w:t>
        </w:r>
        <w:r w:rsidRPr="007E3B63">
          <w:rPr>
            <w:rFonts w:ascii="Garamond" w:hAnsi="Garamond"/>
            <w:color w:val="000000" w:themeColor="text1"/>
          </w:rPr>
          <w:t xml:space="preserve">. </w:t>
        </w:r>
        <w:r w:rsidRPr="00DD2E1D">
          <w:rPr>
            <w:rFonts w:ascii="Garamond" w:hAnsi="Garamond"/>
            <w:color w:val="000000" w:themeColor="text1"/>
          </w:rPr>
          <w:t xml:space="preserve">Finally, the magnitude of SSD, which is a proxy for the strength of sexual selection on males, </w:t>
        </w:r>
        <w:r>
          <w:rPr>
            <w:rFonts w:ascii="Garamond" w:hAnsi="Garamond"/>
            <w:color w:val="000000" w:themeColor="text1"/>
          </w:rPr>
          <w:t xml:space="preserve">only </w:t>
        </w:r>
        <w:del w:id="256" w:author="Lauren Harrison" w:date="2020-09-28T19:20:00Z">
          <w:r w:rsidRPr="00DD2E1D" w:rsidDel="00403C73">
            <w:rPr>
              <w:rFonts w:ascii="Garamond" w:hAnsi="Garamond"/>
              <w:color w:val="000000" w:themeColor="text1"/>
            </w:rPr>
            <w:delText>explained</w:delText>
          </w:r>
        </w:del>
      </w:moveTo>
      <w:ins w:id="257" w:author="Lauren Harrison" w:date="2020-09-28T19:20:00Z">
        <w:r>
          <w:rPr>
            <w:rFonts w:ascii="Garamond" w:hAnsi="Garamond"/>
            <w:color w:val="000000" w:themeColor="text1"/>
          </w:rPr>
          <w:t>explains</w:t>
        </w:r>
      </w:ins>
      <w:moveTo w:id="258" w:author="Lauren Harrison" w:date="2020-09-28T19:17:00Z">
        <w:r w:rsidRPr="00DD2E1D">
          <w:rPr>
            <w:rFonts w:ascii="Garamond" w:hAnsi="Garamond"/>
            <w:color w:val="000000" w:themeColor="text1"/>
          </w:rPr>
          <w:t xml:space="preserve"> sex differences in mean personality for activity and aggression in mammals</w:t>
        </w:r>
        <w:del w:id="259" w:author="Lauren Harrison" w:date="2020-09-28T19:20:00Z">
          <w:r w:rsidRPr="00DD2E1D" w:rsidDel="00403C73">
            <w:rPr>
              <w:rFonts w:ascii="Garamond" w:hAnsi="Garamond"/>
              <w:color w:val="000000" w:themeColor="text1"/>
            </w:rPr>
            <w:delText xml:space="preserve">. </w:delText>
          </w:r>
          <w:r w:rsidDel="00403C73">
            <w:rPr>
              <w:rFonts w:ascii="Garamond" w:hAnsi="Garamond"/>
              <w:color w:val="000000" w:themeColor="text1"/>
            </w:rPr>
            <w:delText>In species where</w:delText>
          </w:r>
          <w:r w:rsidRPr="00DD2E1D" w:rsidDel="00403C73">
            <w:rPr>
              <w:rFonts w:ascii="Garamond" w:hAnsi="Garamond"/>
              <w:color w:val="000000" w:themeColor="text1"/>
            </w:rPr>
            <w:delText xml:space="preserve"> males and females were the same size, males were more active and less aggressive than females, but </w:delText>
          </w:r>
          <w:r w:rsidDel="00403C73">
            <w:rPr>
              <w:rFonts w:ascii="Garamond" w:hAnsi="Garamond"/>
              <w:color w:val="000000" w:themeColor="text1"/>
            </w:rPr>
            <w:delText>in species where</w:delText>
          </w:r>
          <w:r w:rsidRPr="00DD2E1D" w:rsidDel="00403C73">
            <w:rPr>
              <w:rFonts w:ascii="Garamond" w:hAnsi="Garamond"/>
              <w:color w:val="000000" w:themeColor="text1"/>
            </w:rPr>
            <w:delText xml:space="preserve"> males </w:delText>
          </w:r>
          <w:r w:rsidDel="00403C73">
            <w:rPr>
              <w:rFonts w:ascii="Garamond" w:hAnsi="Garamond"/>
              <w:color w:val="000000" w:themeColor="text1"/>
            </w:rPr>
            <w:delText>are</w:delText>
          </w:r>
          <w:r w:rsidRPr="00DD2E1D" w:rsidDel="00403C73">
            <w:rPr>
              <w:rFonts w:ascii="Garamond" w:hAnsi="Garamond"/>
              <w:color w:val="000000" w:themeColor="text1"/>
            </w:rPr>
            <w:delText xml:space="preserve"> larger than females, males </w:delText>
          </w:r>
          <w:r w:rsidDel="00403C73">
            <w:rPr>
              <w:rFonts w:ascii="Garamond" w:hAnsi="Garamond"/>
              <w:color w:val="000000" w:themeColor="text1"/>
            </w:rPr>
            <w:delText>are</w:delText>
          </w:r>
          <w:r w:rsidRPr="00DD2E1D" w:rsidDel="00403C73">
            <w:rPr>
              <w:rFonts w:ascii="Garamond" w:hAnsi="Garamond"/>
              <w:color w:val="000000" w:themeColor="text1"/>
            </w:rPr>
            <w:delText xml:space="preserve"> significantly less active and more aggressive than females. </w:delText>
          </w:r>
          <w:r w:rsidDel="00403C73">
            <w:rPr>
              <w:rFonts w:ascii="Garamond" w:hAnsi="Garamond"/>
              <w:color w:val="000000" w:themeColor="text1"/>
            </w:rPr>
            <w:delText>Crucially, t</w:delText>
          </w:r>
          <w:r w:rsidRPr="00DD2E1D" w:rsidDel="00403C73">
            <w:rPr>
              <w:rFonts w:ascii="Garamond" w:hAnsi="Garamond"/>
              <w:color w:val="000000" w:themeColor="text1"/>
            </w:rPr>
            <w:delText>he magnitude of SSD did not explain sex differences in</w:delText>
          </w:r>
        </w:del>
      </w:moveTo>
      <w:ins w:id="260" w:author="Lauren Harrison" w:date="2020-09-28T19:20:00Z">
        <w:r>
          <w:rPr>
            <w:rFonts w:ascii="Garamond" w:hAnsi="Garamond"/>
            <w:color w:val="000000" w:themeColor="text1"/>
          </w:rPr>
          <w:t>, but not for</w:t>
        </w:r>
      </w:ins>
      <w:moveTo w:id="261" w:author="Lauren Harrison" w:date="2020-09-28T19:17:00Z">
        <w:r w:rsidRPr="00DD2E1D">
          <w:rPr>
            <w:rFonts w:ascii="Garamond" w:hAnsi="Garamond"/>
            <w:color w:val="000000" w:themeColor="text1"/>
          </w:rPr>
          <w:t xml:space="preserve"> variability for any of the five personality types in t</w:t>
        </w:r>
      </w:moveTo>
      <w:ins w:id="262" w:author="Lauren Harrison" w:date="2020-09-28T19:21:00Z">
        <w:r>
          <w:rPr>
            <w:rFonts w:ascii="Garamond" w:hAnsi="Garamond"/>
            <w:color w:val="000000" w:themeColor="text1"/>
          </w:rPr>
          <w:t>he</w:t>
        </w:r>
      </w:ins>
      <w:moveTo w:id="263" w:author="Lauren Harrison" w:date="2020-09-28T19:17:00Z">
        <w:del w:id="264" w:author="Lauren Harrison" w:date="2020-09-28T19:21:00Z">
          <w:r w:rsidRPr="00DD2E1D" w:rsidDel="00403C73">
            <w:rPr>
              <w:rFonts w:ascii="Garamond" w:hAnsi="Garamond"/>
              <w:color w:val="000000" w:themeColor="text1"/>
            </w:rPr>
            <w:delText>he</w:delText>
          </w:r>
        </w:del>
        <w:r w:rsidRPr="00DD2E1D">
          <w:rPr>
            <w:rFonts w:ascii="Garamond" w:hAnsi="Garamond"/>
            <w:color w:val="000000" w:themeColor="text1"/>
          </w:rPr>
          <w:t xml:space="preserve"> four taxa with sufficient data to test for </w:t>
        </w:r>
        <w:r>
          <w:rPr>
            <w:rFonts w:ascii="Garamond" w:hAnsi="Garamond"/>
            <w:color w:val="000000" w:themeColor="text1"/>
          </w:rPr>
          <w:t>its</w:t>
        </w:r>
        <w:r w:rsidRPr="00DD2E1D">
          <w:rPr>
            <w:rFonts w:ascii="Garamond" w:hAnsi="Garamond"/>
            <w:color w:val="000000" w:themeColor="text1"/>
          </w:rPr>
          <w:t xml:space="preserve"> effect</w:t>
        </w:r>
      </w:moveTo>
      <w:ins w:id="265" w:author="Lauren Harrison" w:date="2020-09-28T19:22:00Z">
        <w:r>
          <w:rPr>
            <w:rFonts w:ascii="Garamond" w:hAnsi="Garamond"/>
            <w:color w:val="000000" w:themeColor="text1"/>
          </w:rPr>
          <w:t xml:space="preserve">. </w:t>
        </w:r>
      </w:ins>
      <w:moveTo w:id="266" w:author="Lauren Harrison" w:date="2020-09-28T19:17:00Z">
        <w:del w:id="267" w:author="Lauren Harrison" w:date="2020-09-28T19:22:00Z">
          <w:r w:rsidRPr="00DD2E1D" w:rsidDel="00403C73">
            <w:rPr>
              <w:rFonts w:ascii="Garamond" w:hAnsi="Garamond"/>
              <w:color w:val="000000" w:themeColor="text1"/>
            </w:rPr>
            <w:delText xml:space="preserve">. </w:delText>
          </w:r>
        </w:del>
      </w:moveTo>
      <w:ins w:id="268" w:author="Lauren Harrison" w:date="2020-09-28T19:22:00Z">
        <w:r>
          <w:rPr>
            <w:rFonts w:ascii="Garamond" w:hAnsi="Garamond"/>
            <w:color w:val="000000" w:themeColor="text1"/>
          </w:rPr>
          <w:t>O</w:t>
        </w:r>
        <w:r w:rsidRPr="007E3B63">
          <w:rPr>
            <w:rFonts w:ascii="Garamond" w:hAnsi="Garamond"/>
            <w:color w:val="000000" w:themeColor="text1"/>
          </w:rPr>
          <w:t xml:space="preserve">ur findings </w:t>
        </w:r>
        <w:r>
          <w:rPr>
            <w:rFonts w:ascii="Garamond" w:hAnsi="Garamond"/>
            <w:color w:val="000000" w:themeColor="text1"/>
          </w:rPr>
          <w:t>for</w:t>
        </w:r>
        <w:r w:rsidRPr="007E3B63">
          <w:rPr>
            <w:rFonts w:ascii="Garamond" w:hAnsi="Garamond"/>
            <w:color w:val="000000" w:themeColor="text1"/>
          </w:rPr>
          <w:t xml:space="preserve"> animals, alongside </w:t>
        </w:r>
        <w:r>
          <w:rPr>
            <w:rFonts w:ascii="Garamond" w:hAnsi="Garamond"/>
            <w:color w:val="000000" w:themeColor="text1"/>
          </w:rPr>
          <w:t>the</w:t>
        </w:r>
        <w:r w:rsidRPr="007E3B63">
          <w:rPr>
            <w:rFonts w:ascii="Garamond" w:hAnsi="Garamond"/>
            <w:color w:val="000000" w:themeColor="text1"/>
          </w:rPr>
          <w:t xml:space="preserve"> weak evidence for greater male variability in other traits</w:t>
        </w:r>
        <w:r>
          <w:rPr>
            <w:rFonts w:ascii="Garamond" w:hAnsi="Garamond"/>
            <w:color w:val="000000" w:themeColor="text1"/>
          </w:rPr>
          <w:fldChar w:fldCharType="begin" w:fldLock="1"/>
        </w:r>
        <w:r>
          <w:rPr>
            <w:rFonts w:ascii="Garamond" w:hAnsi="Garamond"/>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meta-analysis","type":"article-journal","volume":"72"},"uris":["http://www.mendeley.com/documents/?uuid=94132fea-aed3-46a0-b2f0-b783927bd9eb"]},{"id":"ITEM-2","itemData":{"DOI":"10.1111/evo.12224","ISBN":"0014-3820","ISSN":"00143820","PMID":"24299417","abstract":"Sex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-2","issue":"12","issued":{"date-parts":[["2013"]]},"page":"3662-3668","title":"The variability is in the sex chromosomes","type":"article-journal","volume":"67"},"uris":["http://www.mendeley.com/documents/?uuid=48fc62fc-17a8-4c1b-8ebd-1292e83908c3"]},{"id":"ITEM-3","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-3","issued":{"date-parts":[["2020"]]},"page":"1-20","title":"Sex and Power: sexual dimorphism in trait variability and its eco-evolutionary and statistical implications","type":"article-journal"},"uris":["http://www.mendeley.com/documents/?uuid=62111e1b-cd55-426b-8855-53959b0c29f0"]}],"mendeley":{"formattedCitation":"&lt;sup&gt;17,19,20&lt;/sup&gt;","plainTextFormattedCitation":"17,19,20","previouslyFormattedCitation":"&lt;sup&gt;17,19,20&lt;/sup&gt;"},"properties":{"noteIndex":0},"schema":"https://github.com/citation-style-language/schema/raw/master/csl-citation.json"}</w:instrText>
        </w:r>
        <w:r>
          <w:rPr>
            <w:rFonts w:ascii="Garamond" w:hAnsi="Garamond"/>
            <w:color w:val="000000" w:themeColor="text1"/>
          </w:rPr>
          <w:fldChar w:fldCharType="separate"/>
        </w:r>
        <w:r w:rsidRPr="003A2BE2">
          <w:rPr>
            <w:rFonts w:ascii="Garamond" w:hAnsi="Garamond"/>
            <w:noProof/>
            <w:color w:val="000000" w:themeColor="text1"/>
            <w:vertAlign w:val="superscript"/>
          </w:rPr>
          <w:t>17,19,20</w:t>
        </w:r>
        <w:r>
          <w:rPr>
            <w:rFonts w:ascii="Garamond" w:hAnsi="Garamond"/>
            <w:color w:val="000000" w:themeColor="text1"/>
          </w:rPr>
          <w:fldChar w:fldCharType="end"/>
        </w:r>
        <w:r>
          <w:rPr>
            <w:rFonts w:ascii="Garamond" w:hAnsi="Garamond"/>
            <w:color w:val="000000" w:themeColor="text1"/>
          </w:rPr>
          <w:t>,</w:t>
        </w:r>
        <w:r w:rsidRPr="007E3B63">
          <w:rPr>
            <w:rFonts w:ascii="Garamond" w:hAnsi="Garamond"/>
            <w:color w:val="000000" w:themeColor="text1"/>
          </w:rPr>
          <w:t xml:space="preserve"> suggests that accepting evolutionary explanation</w:t>
        </w:r>
        <w:r>
          <w:rPr>
            <w:rFonts w:ascii="Garamond" w:hAnsi="Garamond"/>
            <w:color w:val="000000" w:themeColor="text1"/>
          </w:rPr>
          <w:t>s</w:t>
        </w:r>
        <w:r w:rsidRPr="007E3B63">
          <w:rPr>
            <w:rFonts w:ascii="Garamond" w:hAnsi="Garamond"/>
            <w:color w:val="000000" w:themeColor="text1"/>
          </w:rPr>
          <w:t xml:space="preserve"> for greater behavioural variability in men than women is premature.</w:t>
        </w:r>
      </w:ins>
    </w:p>
    <w:moveToRangeEnd w:id="230"/>
    <w:p w14:paraId="7FF176C5" w14:textId="3B2A3972" w:rsidR="00403C73" w:rsidRPr="007E3B63" w:rsidDel="00403C73" w:rsidRDefault="00403C73" w:rsidP="003E4BE4">
      <w:pPr>
        <w:ind w:firstLine="360"/>
        <w:rPr>
          <w:del w:id="269" w:author="Lauren Harrison" w:date="2020-09-28T19:17:00Z"/>
          <w:rFonts w:ascii="Garamond" w:hAnsi="Garamond"/>
          <w:color w:val="000000" w:themeColor="text1"/>
        </w:rPr>
      </w:pPr>
    </w:p>
    <w:p w14:paraId="00D94388" w14:textId="6128C689" w:rsidR="007E3B63" w:rsidRDefault="007E3B63" w:rsidP="00FA0C5C">
      <w:pPr>
        <w:rPr>
          <w:rFonts w:ascii="Garamond" w:hAnsi="Garamond"/>
          <w:b/>
          <w:bCs/>
          <w:color w:val="000000" w:themeColor="text1"/>
        </w:rPr>
      </w:pPr>
    </w:p>
    <w:p w14:paraId="78939CD5" w14:textId="77777777" w:rsidR="00DA2BB5" w:rsidRDefault="00DA2BB5" w:rsidP="00DA2BB5">
      <w:pPr>
        <w:rPr>
          <w:rFonts w:ascii="Garamond" w:hAnsi="Garamond"/>
          <w:b/>
          <w:bCs/>
        </w:rPr>
      </w:pPr>
      <w:r>
        <w:rPr>
          <w:rFonts w:ascii="Garamond" w:hAnsi="Garamond"/>
          <w:b/>
          <w:bCs/>
        </w:rPr>
        <w:t>Results</w:t>
      </w:r>
    </w:p>
    <w:p w14:paraId="51F496AE" w14:textId="77777777" w:rsidR="00DA2BB5" w:rsidRDefault="00DA2BB5" w:rsidP="00DA2BB5">
      <w:pPr>
        <w:rPr>
          <w:rFonts w:ascii="Garamond" w:hAnsi="Garamond"/>
          <w:i/>
        </w:rPr>
      </w:pPr>
    </w:p>
    <w:p w14:paraId="2F45826E" w14:textId="6ED96165" w:rsidR="00DA2BB5" w:rsidRDefault="00EE0A30" w:rsidP="00DA2BB5">
      <w:pPr>
        <w:rPr>
          <w:rFonts w:ascii="Garamond" w:hAnsi="Garamond"/>
          <w:i/>
        </w:rPr>
      </w:pPr>
      <w:r>
        <w:rPr>
          <w:rFonts w:ascii="Garamond" w:hAnsi="Garamond"/>
          <w:i/>
        </w:rPr>
        <w:t xml:space="preserve">Dataset </w:t>
      </w:r>
      <w:r w:rsidR="00DA2BB5">
        <w:rPr>
          <w:rFonts w:ascii="Garamond" w:hAnsi="Garamond"/>
          <w:i/>
        </w:rPr>
        <w:t xml:space="preserve">Summary </w:t>
      </w:r>
    </w:p>
    <w:p w14:paraId="18A97B0C" w14:textId="77777777" w:rsidR="00DA2BB5" w:rsidRDefault="00DA2BB5" w:rsidP="00DA2BB5">
      <w:pPr>
        <w:rPr>
          <w:rFonts w:ascii="Garamond" w:hAnsi="Garamond"/>
        </w:rPr>
      </w:pPr>
    </w:p>
    <w:p w14:paraId="38E240F8" w14:textId="03160C19" w:rsidR="00DA2BB5" w:rsidRPr="00AF23CE" w:rsidRDefault="00DA2BB5" w:rsidP="00DA2BB5">
      <w:pPr>
        <w:ind w:firstLine="720"/>
        <w:rPr>
          <w:rFonts w:ascii="Garamond" w:hAnsi="Garamond"/>
        </w:rPr>
      </w:pPr>
      <w:r>
        <w:rPr>
          <w:rFonts w:ascii="Garamond" w:hAnsi="Garamond"/>
        </w:rPr>
        <w:t>Our final dataset comprised 2,</w:t>
      </w:r>
      <w:r w:rsidR="00F871B4">
        <w:rPr>
          <w:rFonts w:ascii="Garamond" w:hAnsi="Garamond"/>
        </w:rPr>
        <w:t>167</w:t>
      </w:r>
      <w:r>
        <w:rPr>
          <w:rFonts w:ascii="Garamond" w:hAnsi="Garamond"/>
        </w:rPr>
        <w:t xml:space="preserve"> effect sizes from five broad taxonomic groups: mammals, birds, </w:t>
      </w:r>
      <w:r w:rsidR="00047E1C">
        <w:rPr>
          <w:rFonts w:ascii="Garamond" w:hAnsi="Garamond"/>
        </w:rPr>
        <w:t>fish, invertebrates</w:t>
      </w:r>
      <w:r w:rsidR="00D81EA8">
        <w:rPr>
          <w:rFonts w:ascii="Garamond" w:hAnsi="Garamond"/>
        </w:rPr>
        <w:t>,</w:t>
      </w:r>
      <w:r w:rsidR="00047E1C">
        <w:rPr>
          <w:rFonts w:ascii="Garamond" w:hAnsi="Garamond"/>
        </w:rPr>
        <w:t xml:space="preserve"> and </w:t>
      </w:r>
      <w:r>
        <w:rPr>
          <w:rFonts w:ascii="Garamond" w:hAnsi="Garamond"/>
        </w:rPr>
        <w:t>reptiles</w:t>
      </w:r>
      <w:r w:rsidR="003E4BE4">
        <w:rPr>
          <w:rFonts w:ascii="Garamond" w:hAnsi="Garamond"/>
        </w:rPr>
        <w:t>/</w:t>
      </w:r>
      <w:r w:rsidR="00150329">
        <w:rPr>
          <w:rFonts w:ascii="Garamond" w:hAnsi="Garamond"/>
        </w:rPr>
        <w:t>amphibians</w:t>
      </w:r>
      <w:r>
        <w:rPr>
          <w:rFonts w:ascii="Garamond" w:hAnsi="Garamond"/>
        </w:rPr>
        <w:t xml:space="preserve"> </w:t>
      </w:r>
      <w:r w:rsidR="00150329">
        <w:rPr>
          <w:rFonts w:ascii="Garamond" w:hAnsi="Garamond"/>
        </w:rPr>
        <w:t>(</w:t>
      </w:r>
      <w:r>
        <w:rPr>
          <w:rFonts w:ascii="Garamond" w:hAnsi="Garamond"/>
        </w:rPr>
        <w:t>combined). The number of species (n = 10-106), studies (n = 11-61) and effect sizes (n = 95-6</w:t>
      </w:r>
      <w:r w:rsidR="00D9254D">
        <w:rPr>
          <w:rFonts w:ascii="Garamond" w:hAnsi="Garamond"/>
        </w:rPr>
        <w:t>7</w:t>
      </w:r>
      <w:r>
        <w:rPr>
          <w:rFonts w:ascii="Garamond" w:hAnsi="Garamond"/>
        </w:rPr>
        <w:t>4) per taxa are shown in Table 1. Boldness was the most well-studied</w:t>
      </w:r>
      <w:r w:rsidR="000F18B4">
        <w:rPr>
          <w:rFonts w:ascii="Garamond" w:hAnsi="Garamond"/>
        </w:rPr>
        <w:t>,</w:t>
      </w:r>
      <w:r>
        <w:rPr>
          <w:rFonts w:ascii="Garamond" w:hAnsi="Garamond"/>
        </w:rPr>
        <w:t xml:space="preserve"> and sociality the least-studied</w:t>
      </w:r>
      <w:r w:rsidR="000F18B4">
        <w:rPr>
          <w:rFonts w:ascii="Garamond" w:hAnsi="Garamond"/>
        </w:rPr>
        <w:t>,</w:t>
      </w:r>
      <w:r>
        <w:rPr>
          <w:rFonts w:ascii="Garamond" w:hAnsi="Garamond"/>
        </w:rPr>
        <w:t xml:space="preserve"> of the five personality </w:t>
      </w:r>
      <w:r w:rsidRPr="00050529">
        <w:rPr>
          <w:rFonts w:ascii="Garamond" w:hAnsi="Garamond"/>
        </w:rPr>
        <w:t>types (n=8</w:t>
      </w:r>
      <w:r w:rsidR="00050529" w:rsidRPr="00050529">
        <w:rPr>
          <w:rFonts w:ascii="Garamond" w:hAnsi="Garamond"/>
        </w:rPr>
        <w:t>14</w:t>
      </w:r>
      <w:r w:rsidRPr="00050529">
        <w:rPr>
          <w:rFonts w:ascii="Garamond" w:hAnsi="Garamond"/>
        </w:rPr>
        <w:t xml:space="preserve"> and 16</w:t>
      </w:r>
      <w:r w:rsidR="00050529" w:rsidRPr="00050529">
        <w:rPr>
          <w:rFonts w:ascii="Garamond" w:hAnsi="Garamond"/>
        </w:rPr>
        <w:t>6</w:t>
      </w:r>
      <w:r>
        <w:rPr>
          <w:rFonts w:ascii="Garamond" w:hAnsi="Garamond"/>
        </w:rPr>
        <w:t xml:space="preserve"> effect sizes, respectively) (Table 2). </w:t>
      </w:r>
    </w:p>
    <w:p w14:paraId="5AE33A1E" w14:textId="77777777" w:rsidR="00DA2BB5" w:rsidRDefault="00DA2BB5" w:rsidP="00DA2BB5">
      <w:pPr>
        <w:ind w:firstLine="720"/>
        <w:rPr>
          <w:rFonts w:ascii="Garamond" w:hAnsi="Garamond"/>
        </w:rPr>
      </w:pPr>
    </w:p>
    <w:p w14:paraId="5A396A70" w14:textId="78F22B4F" w:rsidR="00DA2BB5" w:rsidRPr="004A4BC9" w:rsidRDefault="00DA2BB5" w:rsidP="00DA2BB5">
      <w:pPr>
        <w:rPr>
          <w:rFonts w:ascii="Garamond" w:hAnsi="Garamond"/>
          <w:i/>
        </w:rPr>
      </w:pPr>
      <w:r>
        <w:rPr>
          <w:rFonts w:ascii="Garamond" w:hAnsi="Garamond"/>
          <w:i/>
        </w:rPr>
        <w:t>Sex Differences</w:t>
      </w:r>
    </w:p>
    <w:p w14:paraId="67B526D9" w14:textId="77777777" w:rsidR="00DA2BB5" w:rsidRDefault="00DA2BB5" w:rsidP="00DA2BB5">
      <w:pPr>
        <w:rPr>
          <w:rFonts w:ascii="Garamond" w:hAnsi="Garamond"/>
        </w:rPr>
      </w:pPr>
    </w:p>
    <w:p w14:paraId="2BA03CB5" w14:textId="6DC9BFE0" w:rsidR="00DA2BB5" w:rsidRDefault="00DA2BB5" w:rsidP="00DA2BB5">
      <w:pPr>
        <w:ind w:firstLine="720"/>
        <w:rPr>
          <w:rFonts w:ascii="Garamond" w:hAnsi="Garamond"/>
        </w:rPr>
      </w:pPr>
      <w:r>
        <w:rPr>
          <w:rFonts w:ascii="Garamond" w:hAnsi="Garamond"/>
        </w:rPr>
        <w:t xml:space="preserve">Combining all five personality traits, males and females did not differ significantly in their mean personality in any of the five taxa, nor was there a significant sex difference in variability (Table 1 and Supplementary Table S1). The effect size estimates from our </w:t>
      </w:r>
      <w:r w:rsidR="00EB202D">
        <w:rPr>
          <w:rFonts w:ascii="Garamond" w:hAnsi="Garamond"/>
        </w:rPr>
        <w:t xml:space="preserve">basic </w:t>
      </w:r>
      <w:r>
        <w:rPr>
          <w:rFonts w:ascii="Garamond" w:hAnsi="Garamond"/>
        </w:rPr>
        <w:t>meta-analytic intercept models all had high heterogeneity (</w:t>
      </w:r>
      <w:r>
        <w:rPr>
          <w:rFonts w:ascii="Garamond" w:hAnsi="Garamond"/>
          <w:i/>
        </w:rPr>
        <w:t>I</w:t>
      </w:r>
      <w:r>
        <w:rPr>
          <w:rFonts w:ascii="Garamond" w:hAnsi="Garamond"/>
          <w:vertAlign w:val="superscript"/>
        </w:rPr>
        <w:t>2</w:t>
      </w:r>
      <w:r>
        <w:rPr>
          <w:rFonts w:ascii="Garamond" w:hAnsi="Garamond"/>
          <w:vertAlign w:val="subscript"/>
        </w:rPr>
        <w:t>Total</w:t>
      </w:r>
      <w:r>
        <w:rPr>
          <w:rFonts w:ascii="Garamond" w:hAnsi="Garamond"/>
        </w:rPr>
        <w:t xml:space="preserve"> SMD &gt; 0.70; </w:t>
      </w:r>
      <w:r>
        <w:rPr>
          <w:rFonts w:ascii="Garamond" w:hAnsi="Garamond"/>
          <w:i/>
        </w:rPr>
        <w:t>I</w:t>
      </w:r>
      <w:r>
        <w:rPr>
          <w:rFonts w:ascii="Garamond" w:hAnsi="Garamond"/>
          <w:vertAlign w:val="superscript"/>
        </w:rPr>
        <w:t>2</w:t>
      </w:r>
      <w:r>
        <w:rPr>
          <w:rFonts w:ascii="Garamond" w:hAnsi="Garamond"/>
          <w:vertAlign w:val="subscript"/>
        </w:rPr>
        <w:t>Total</w:t>
      </w:r>
      <w:r>
        <w:rPr>
          <w:rFonts w:ascii="Garamond" w:hAnsi="Garamond"/>
        </w:rPr>
        <w:t xml:space="preserve"> </w:t>
      </w:r>
      <w:proofErr w:type="spellStart"/>
      <w:r>
        <w:rPr>
          <w:rFonts w:ascii="Garamond" w:hAnsi="Garamond"/>
        </w:rPr>
        <w:t>lnCVR</w:t>
      </w:r>
      <w:proofErr w:type="spellEnd"/>
      <w:r>
        <w:rPr>
          <w:rFonts w:ascii="Garamond" w:hAnsi="Garamond"/>
        </w:rPr>
        <w:t xml:space="preserve"> &gt; 0.</w:t>
      </w:r>
      <w:r w:rsidR="00C850E4">
        <w:rPr>
          <w:rFonts w:ascii="Garamond" w:hAnsi="Garamond"/>
        </w:rPr>
        <w:t>6</w:t>
      </w:r>
      <w:r>
        <w:rPr>
          <w:rFonts w:ascii="Garamond" w:hAnsi="Garamond"/>
        </w:rPr>
        <w:t xml:space="preserve">0), </w:t>
      </w:r>
      <w:r w:rsidR="00CF55C4">
        <w:rPr>
          <w:rFonts w:ascii="Garamond" w:hAnsi="Garamond"/>
        </w:rPr>
        <w:t>while there was moderate</w:t>
      </w:r>
      <w:r w:rsidR="00EA1EA2">
        <w:rPr>
          <w:rFonts w:ascii="Garamond" w:hAnsi="Garamond"/>
        </w:rPr>
        <w:t>-low</w:t>
      </w:r>
      <w:r w:rsidR="00CF55C4">
        <w:rPr>
          <w:rFonts w:ascii="Garamond" w:hAnsi="Garamond"/>
        </w:rPr>
        <w:t xml:space="preserve"> heterogeneity for</w:t>
      </w:r>
      <w:r>
        <w:rPr>
          <w:rFonts w:ascii="Garamond" w:hAnsi="Garamond"/>
        </w:rPr>
        <w:t xml:space="preserve"> </w:t>
      </w:r>
      <w:r w:rsidR="006567C3">
        <w:rPr>
          <w:rFonts w:ascii="Garamond" w:hAnsi="Garamond"/>
        </w:rPr>
        <w:t xml:space="preserve">reptiles/amphibians </w:t>
      </w:r>
      <w:r>
        <w:rPr>
          <w:rFonts w:ascii="Garamond" w:hAnsi="Garamond"/>
        </w:rPr>
        <w:t>(</w:t>
      </w:r>
      <w:r>
        <w:rPr>
          <w:rFonts w:ascii="Garamond" w:hAnsi="Garamond"/>
          <w:i/>
        </w:rPr>
        <w:t>I</w:t>
      </w:r>
      <w:r>
        <w:rPr>
          <w:rFonts w:ascii="Garamond" w:hAnsi="Garamond"/>
          <w:vertAlign w:val="superscript"/>
        </w:rPr>
        <w:t>2</w:t>
      </w:r>
      <w:r>
        <w:rPr>
          <w:rFonts w:ascii="Garamond" w:hAnsi="Garamond"/>
          <w:vertAlign w:val="subscript"/>
        </w:rPr>
        <w:t xml:space="preserve">Total </w:t>
      </w:r>
      <w:r>
        <w:rPr>
          <w:rFonts w:ascii="Garamond" w:hAnsi="Garamond"/>
        </w:rPr>
        <w:t xml:space="preserve">SMD = 0.45; </w:t>
      </w:r>
      <w:r>
        <w:rPr>
          <w:rFonts w:ascii="Garamond" w:hAnsi="Garamond"/>
          <w:i/>
        </w:rPr>
        <w:t>I</w:t>
      </w:r>
      <w:r>
        <w:rPr>
          <w:rFonts w:ascii="Garamond" w:hAnsi="Garamond"/>
          <w:vertAlign w:val="superscript"/>
        </w:rPr>
        <w:t>2</w:t>
      </w:r>
      <w:r>
        <w:rPr>
          <w:rFonts w:ascii="Garamond" w:hAnsi="Garamond"/>
          <w:vertAlign w:val="subscript"/>
        </w:rPr>
        <w:t xml:space="preserve">Total </w:t>
      </w:r>
      <w:proofErr w:type="spellStart"/>
      <w:r>
        <w:rPr>
          <w:rFonts w:ascii="Garamond" w:hAnsi="Garamond"/>
        </w:rPr>
        <w:t>lnCVR</w:t>
      </w:r>
      <w:proofErr w:type="spellEnd"/>
      <w:r>
        <w:rPr>
          <w:rFonts w:ascii="Garamond" w:hAnsi="Garamond"/>
        </w:rPr>
        <w:t xml:space="preserve"> = 0.01) and fish (</w:t>
      </w:r>
      <w:r>
        <w:rPr>
          <w:rFonts w:ascii="Garamond" w:hAnsi="Garamond"/>
          <w:i/>
        </w:rPr>
        <w:t>I</w:t>
      </w:r>
      <w:r>
        <w:rPr>
          <w:rFonts w:ascii="Garamond" w:hAnsi="Garamond"/>
          <w:vertAlign w:val="superscript"/>
        </w:rPr>
        <w:t>2</w:t>
      </w:r>
      <w:r>
        <w:rPr>
          <w:rFonts w:ascii="Garamond" w:hAnsi="Garamond"/>
          <w:vertAlign w:val="subscript"/>
        </w:rPr>
        <w:t xml:space="preserve">Total </w:t>
      </w:r>
      <w:proofErr w:type="spellStart"/>
      <w:r>
        <w:rPr>
          <w:rFonts w:ascii="Garamond" w:hAnsi="Garamond"/>
        </w:rPr>
        <w:t>lnCVR</w:t>
      </w:r>
      <w:proofErr w:type="spellEnd"/>
      <w:r>
        <w:rPr>
          <w:rFonts w:ascii="Garamond" w:hAnsi="Garamond"/>
        </w:rPr>
        <w:t xml:space="preserve"> = 0.49). Heterogeneity </w:t>
      </w:r>
      <w:r w:rsidR="000F18B4">
        <w:rPr>
          <w:rFonts w:ascii="Garamond" w:hAnsi="Garamond"/>
        </w:rPr>
        <w:t xml:space="preserve">in the sex difference in </w:t>
      </w:r>
      <w:r>
        <w:rPr>
          <w:rFonts w:ascii="Garamond" w:hAnsi="Garamond"/>
        </w:rPr>
        <w:t>mean personality mostly came from between-study differences (</w:t>
      </w:r>
      <w:r>
        <w:rPr>
          <w:rFonts w:ascii="Garamond" w:hAnsi="Garamond"/>
          <w:i/>
        </w:rPr>
        <w:t>I</w:t>
      </w:r>
      <w:r>
        <w:rPr>
          <w:rFonts w:ascii="Garamond" w:hAnsi="Garamond"/>
          <w:vertAlign w:val="superscript"/>
        </w:rPr>
        <w:t>2</w:t>
      </w:r>
      <w:r>
        <w:rPr>
          <w:rFonts w:ascii="Garamond" w:hAnsi="Garamond"/>
          <w:vertAlign w:val="subscript"/>
        </w:rPr>
        <w:t>StudyID</w:t>
      </w:r>
      <w:r>
        <w:rPr>
          <w:rFonts w:ascii="Garamond" w:hAnsi="Garamond"/>
        </w:rPr>
        <w:t>), while phylogenetic relationships and among species differences (</w:t>
      </w:r>
      <w:r>
        <w:rPr>
          <w:rFonts w:ascii="Garamond" w:hAnsi="Garamond"/>
          <w:i/>
        </w:rPr>
        <w:t>I</w:t>
      </w:r>
      <w:r>
        <w:rPr>
          <w:rFonts w:ascii="Garamond" w:hAnsi="Garamond"/>
          <w:vertAlign w:val="superscript"/>
        </w:rPr>
        <w:t>2</w:t>
      </w:r>
      <w:r>
        <w:rPr>
          <w:rFonts w:ascii="Garamond" w:hAnsi="Garamond"/>
          <w:vertAlign w:val="subscript"/>
        </w:rPr>
        <w:t xml:space="preserve">phylo </w:t>
      </w:r>
      <w:r>
        <w:rPr>
          <w:rFonts w:ascii="Garamond" w:hAnsi="Garamond"/>
        </w:rPr>
        <w:t xml:space="preserve">and </w:t>
      </w:r>
      <w:r>
        <w:rPr>
          <w:rFonts w:ascii="Garamond" w:hAnsi="Garamond"/>
          <w:i/>
        </w:rPr>
        <w:t>I</w:t>
      </w:r>
      <w:r>
        <w:rPr>
          <w:rFonts w:ascii="Garamond" w:hAnsi="Garamond"/>
          <w:vertAlign w:val="superscript"/>
        </w:rPr>
        <w:t>2</w:t>
      </w:r>
      <w:r>
        <w:rPr>
          <w:rFonts w:ascii="Garamond" w:hAnsi="Garamond"/>
          <w:vertAlign w:val="subscript"/>
        </w:rPr>
        <w:t>species</w:t>
      </w:r>
      <w:r>
        <w:rPr>
          <w:rFonts w:ascii="Garamond" w:hAnsi="Garamond"/>
        </w:rPr>
        <w:t xml:space="preserve">, respectively) explained heterogeneity in </w:t>
      </w:r>
      <w:r w:rsidR="000F18B4">
        <w:rPr>
          <w:rFonts w:ascii="Garamond" w:hAnsi="Garamond"/>
        </w:rPr>
        <w:t xml:space="preserve">the </w:t>
      </w:r>
      <w:r>
        <w:rPr>
          <w:rFonts w:ascii="Garamond" w:hAnsi="Garamond"/>
        </w:rPr>
        <w:t xml:space="preserve">variability </w:t>
      </w:r>
      <w:r w:rsidR="00375027">
        <w:rPr>
          <w:rFonts w:ascii="Garamond" w:hAnsi="Garamond"/>
        </w:rPr>
        <w:t xml:space="preserve">of </w:t>
      </w:r>
      <w:r>
        <w:rPr>
          <w:rFonts w:ascii="Garamond" w:hAnsi="Garamond"/>
        </w:rPr>
        <w:t xml:space="preserve">effect sizes for </w:t>
      </w:r>
      <w:r w:rsidR="00343676">
        <w:rPr>
          <w:rFonts w:ascii="Garamond" w:hAnsi="Garamond"/>
        </w:rPr>
        <w:t>mammals, birds</w:t>
      </w:r>
      <w:r>
        <w:rPr>
          <w:rFonts w:ascii="Garamond" w:hAnsi="Garamond"/>
        </w:rPr>
        <w:t xml:space="preserve"> and </w:t>
      </w:r>
      <w:r w:rsidR="00A56773">
        <w:rPr>
          <w:rFonts w:ascii="Garamond" w:hAnsi="Garamond"/>
        </w:rPr>
        <w:t xml:space="preserve">reptiles/amphibians </w:t>
      </w:r>
      <w:r>
        <w:rPr>
          <w:rFonts w:ascii="Garamond" w:hAnsi="Garamond"/>
        </w:rPr>
        <w:t xml:space="preserve">only (see Supplementary Table S1). </w:t>
      </w:r>
    </w:p>
    <w:p w14:paraId="3D45B87B" w14:textId="77777777" w:rsidR="00DA2BB5" w:rsidRDefault="00DA2BB5" w:rsidP="00DA2BB5">
      <w:pPr>
        <w:ind w:firstLine="720"/>
        <w:rPr>
          <w:rFonts w:ascii="Garamond" w:hAnsi="Garamond"/>
          <w:highlight w:val="green"/>
        </w:rPr>
      </w:pPr>
    </w:p>
    <w:p w14:paraId="36C32086" w14:textId="3F412658" w:rsidR="00DA2BB5" w:rsidRDefault="00DA2BB5" w:rsidP="00DA2BB5">
      <w:pPr>
        <w:ind w:firstLine="720"/>
        <w:rPr>
          <w:rFonts w:ascii="Garamond" w:hAnsi="Garamond"/>
        </w:rPr>
      </w:pPr>
      <w:r>
        <w:rPr>
          <w:rFonts w:ascii="Garamond" w:hAnsi="Garamond"/>
        </w:rPr>
        <w:t xml:space="preserve">The lack of a sex difference in mean </w:t>
      </w:r>
      <w:r w:rsidR="00A56773">
        <w:rPr>
          <w:rFonts w:ascii="Garamond" w:hAnsi="Garamond"/>
        </w:rPr>
        <w:t xml:space="preserve">and </w:t>
      </w:r>
      <w:r w:rsidR="001763FD">
        <w:rPr>
          <w:rFonts w:ascii="Garamond" w:hAnsi="Garamond"/>
        </w:rPr>
        <w:t>variability</w:t>
      </w:r>
      <w:r w:rsidR="00A56773">
        <w:rPr>
          <w:rFonts w:ascii="Garamond" w:hAnsi="Garamond"/>
        </w:rPr>
        <w:t xml:space="preserve"> in </w:t>
      </w:r>
      <w:r>
        <w:rPr>
          <w:rFonts w:ascii="Garamond" w:hAnsi="Garamond"/>
        </w:rPr>
        <w:t xml:space="preserve">personality could arise if the direction of any difference in sex-specific values varied across the five personality traits. When the traits were analysed </w:t>
      </w:r>
      <w:del w:id="270" w:author="Lauren Harrison" w:date="2020-09-26T13:52:00Z">
        <w:r w:rsidDel="00D47558">
          <w:rPr>
            <w:rFonts w:ascii="Garamond" w:hAnsi="Garamond"/>
          </w:rPr>
          <w:delText>separately</w:delText>
        </w:r>
      </w:del>
      <w:ins w:id="271" w:author="Lauren Harrison" w:date="2020-09-26T13:52:00Z">
        <w:r w:rsidR="00D47558">
          <w:rPr>
            <w:rFonts w:ascii="Garamond" w:hAnsi="Garamond"/>
          </w:rPr>
          <w:t>separately,</w:t>
        </w:r>
      </w:ins>
      <w:r>
        <w:rPr>
          <w:rFonts w:ascii="Garamond" w:hAnsi="Garamond"/>
        </w:rPr>
        <w:t xml:space="preserve"> we found significant sex differences in mean values in </w:t>
      </w:r>
      <w:r w:rsidR="002B512D">
        <w:rPr>
          <w:rFonts w:ascii="Garamond" w:hAnsi="Garamond"/>
        </w:rPr>
        <w:t xml:space="preserve">only two </w:t>
      </w:r>
      <w:r>
        <w:rPr>
          <w:rFonts w:ascii="Garamond" w:hAnsi="Garamond"/>
        </w:rPr>
        <w:t>cases</w:t>
      </w:r>
      <w:r w:rsidR="00546AD9">
        <w:rPr>
          <w:rFonts w:ascii="Garamond" w:hAnsi="Garamond"/>
        </w:rPr>
        <w:t>. F</w:t>
      </w:r>
      <w:r>
        <w:rPr>
          <w:rFonts w:ascii="Garamond" w:hAnsi="Garamond"/>
        </w:rPr>
        <w:t>emales were significantly more sociable in birds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Pr>
          <w:rFonts w:ascii="Garamond" w:hAnsi="Garamond"/>
        </w:rPr>
        <w:t>=-0.6</w:t>
      </w:r>
      <w:r w:rsidR="000219EA">
        <w:rPr>
          <w:rFonts w:ascii="Garamond" w:hAnsi="Garamond"/>
        </w:rPr>
        <w:t>8</w:t>
      </w:r>
      <w:r>
        <w:rPr>
          <w:rFonts w:ascii="Garamond" w:hAnsi="Garamond"/>
        </w:rPr>
        <w:t xml:space="preserve">, </w:t>
      </w:r>
      <w:r w:rsidR="00375027">
        <w:rPr>
          <w:rFonts w:ascii="Garamond" w:hAnsi="Garamond"/>
        </w:rPr>
        <w:t>95% CI</w:t>
      </w:r>
      <w:r w:rsidR="002E252E">
        <w:rPr>
          <w:rFonts w:ascii="Garamond" w:hAnsi="Garamond"/>
        </w:rPr>
        <w:t>s</w:t>
      </w:r>
      <w:r w:rsidR="00375027">
        <w:rPr>
          <w:rFonts w:ascii="Garamond" w:hAnsi="Garamond"/>
        </w:rPr>
        <w:t xml:space="preserve">: </w:t>
      </w:r>
      <w:r w:rsidR="002E252E">
        <w:rPr>
          <w:rFonts w:ascii="Garamond" w:hAnsi="Garamond"/>
        </w:rPr>
        <w:t>-1.16, -0.21;</w:t>
      </w:r>
      <w:r w:rsidR="00375027">
        <w:rPr>
          <w:rFonts w:ascii="Garamond" w:hAnsi="Garamond"/>
        </w:rPr>
        <w:t xml:space="preserve"> </w:t>
      </w:r>
      <w:r>
        <w:rPr>
          <w:rFonts w:ascii="Garamond" w:hAnsi="Garamond"/>
          <w:i/>
        </w:rPr>
        <w:t>p</w:t>
      </w:r>
      <w:r>
        <w:rPr>
          <w:rFonts w:ascii="Garamond" w:hAnsi="Garamond"/>
        </w:rPr>
        <w:t>=0.005),</w:t>
      </w:r>
      <w:r w:rsidR="002B512D">
        <w:rPr>
          <w:rFonts w:ascii="Garamond" w:hAnsi="Garamond"/>
        </w:rPr>
        <w:t xml:space="preserve"> </w:t>
      </w:r>
      <w:r w:rsidR="00546AD9">
        <w:rPr>
          <w:rFonts w:ascii="Garamond" w:hAnsi="Garamond"/>
        </w:rPr>
        <w:t>but</w:t>
      </w:r>
      <w:r>
        <w:rPr>
          <w:rFonts w:ascii="Garamond" w:hAnsi="Garamond"/>
        </w:rPr>
        <w:t xml:space="preserve"> less exploratory in reptiles</w:t>
      </w:r>
      <w:r w:rsidR="00A56773">
        <w:rPr>
          <w:rFonts w:ascii="Garamond" w:hAnsi="Garamond"/>
        </w:rPr>
        <w:t xml:space="preserve">/amphibians </w:t>
      </w:r>
      <w:r>
        <w:rPr>
          <w:rFonts w:ascii="Garamond" w:hAnsi="Garamond"/>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Pr>
          <w:rFonts w:ascii="Garamond" w:hAnsi="Garamond"/>
        </w:rPr>
        <w:t xml:space="preserve">= 0.25, </w:t>
      </w:r>
      <w:r w:rsidR="002E252E">
        <w:rPr>
          <w:rFonts w:ascii="Garamond" w:hAnsi="Garamond"/>
        </w:rPr>
        <w:t xml:space="preserve">95% CIs: 0.05, 0.45; </w:t>
      </w:r>
      <w:r>
        <w:rPr>
          <w:rFonts w:ascii="Garamond" w:hAnsi="Garamond"/>
          <w:i/>
        </w:rPr>
        <w:t>p</w:t>
      </w:r>
      <w:r>
        <w:rPr>
          <w:rFonts w:ascii="Garamond" w:hAnsi="Garamond"/>
        </w:rPr>
        <w:t xml:space="preserve">=0.02). </w:t>
      </w:r>
      <w:r w:rsidR="00A27555">
        <w:rPr>
          <w:rFonts w:ascii="Garamond" w:hAnsi="Garamond"/>
        </w:rPr>
        <w:t xml:space="preserve">While </w:t>
      </w:r>
      <w:r w:rsidR="00EB202D">
        <w:rPr>
          <w:rFonts w:ascii="Garamond" w:hAnsi="Garamond"/>
        </w:rPr>
        <w:t xml:space="preserve">the magnitude of the </w:t>
      </w:r>
      <w:r w:rsidR="000F18B4">
        <w:rPr>
          <w:rFonts w:ascii="Garamond" w:hAnsi="Garamond"/>
        </w:rPr>
        <w:t xml:space="preserve">estimated </w:t>
      </w:r>
      <w:r w:rsidR="00A27555">
        <w:rPr>
          <w:rFonts w:ascii="Garamond" w:hAnsi="Garamond"/>
        </w:rPr>
        <w:t>effect sizes suggest</w:t>
      </w:r>
      <w:r w:rsidR="00EB202D">
        <w:rPr>
          <w:rFonts w:ascii="Garamond" w:hAnsi="Garamond"/>
        </w:rPr>
        <w:t xml:space="preserve"> that</w:t>
      </w:r>
      <w:r w:rsidR="00A27555">
        <w:rPr>
          <w:rFonts w:ascii="Garamond" w:hAnsi="Garamond"/>
        </w:rPr>
        <w:t xml:space="preserve"> sex-differences </w:t>
      </w:r>
      <w:r w:rsidR="000F18B4">
        <w:rPr>
          <w:rFonts w:ascii="Garamond" w:hAnsi="Garamond"/>
        </w:rPr>
        <w:t xml:space="preserve">might </w:t>
      </w:r>
      <w:r w:rsidR="00A27555">
        <w:rPr>
          <w:rFonts w:ascii="Garamond" w:hAnsi="Garamond"/>
        </w:rPr>
        <w:t xml:space="preserve">exist for personality traits in other taxa (e.g., invertebrates and fish) </w:t>
      </w:r>
      <w:r>
        <w:rPr>
          <w:rFonts w:ascii="Garamond" w:hAnsi="Garamond"/>
        </w:rPr>
        <w:t>no</w:t>
      </w:r>
      <w:r w:rsidR="00EB202D">
        <w:rPr>
          <w:rFonts w:ascii="Garamond" w:hAnsi="Garamond"/>
        </w:rPr>
        <w:t>ne of the</w:t>
      </w:r>
      <w:r>
        <w:rPr>
          <w:rFonts w:ascii="Garamond" w:hAnsi="Garamond"/>
        </w:rPr>
        <w:t xml:space="preserve"> </w:t>
      </w:r>
      <w:r w:rsidR="00A27555">
        <w:rPr>
          <w:rFonts w:ascii="Garamond" w:hAnsi="Garamond"/>
        </w:rPr>
        <w:t xml:space="preserve">other </w:t>
      </w:r>
      <w:r w:rsidR="00EB202D">
        <w:rPr>
          <w:rFonts w:ascii="Garamond" w:hAnsi="Garamond"/>
        </w:rPr>
        <w:t xml:space="preserve">23 tests for </w:t>
      </w:r>
      <w:r>
        <w:rPr>
          <w:rFonts w:ascii="Garamond" w:hAnsi="Garamond"/>
        </w:rPr>
        <w:t xml:space="preserve">sex differences in </w:t>
      </w:r>
      <w:r w:rsidR="00EB202D">
        <w:rPr>
          <w:rFonts w:ascii="Garamond" w:hAnsi="Garamond"/>
        </w:rPr>
        <w:t xml:space="preserve">mean </w:t>
      </w:r>
      <w:r w:rsidR="00A27555">
        <w:rPr>
          <w:rFonts w:ascii="Garamond" w:hAnsi="Garamond"/>
        </w:rPr>
        <w:t xml:space="preserve">personality </w:t>
      </w:r>
      <w:r w:rsidR="000F18B4">
        <w:rPr>
          <w:rFonts w:ascii="Garamond" w:hAnsi="Garamond"/>
        </w:rPr>
        <w:t xml:space="preserve">were statistically significant </w:t>
      </w:r>
      <w:r>
        <w:rPr>
          <w:rFonts w:ascii="Garamond" w:hAnsi="Garamond"/>
        </w:rPr>
        <w:t>(Table 2, Figures 1 &amp; 2).</w:t>
      </w:r>
    </w:p>
    <w:p w14:paraId="76C38659" w14:textId="77777777" w:rsidR="00DA2BB5" w:rsidRDefault="00DA2BB5" w:rsidP="00DA2BB5">
      <w:pPr>
        <w:rPr>
          <w:rFonts w:ascii="Garamond" w:hAnsi="Garamond"/>
        </w:rPr>
      </w:pPr>
    </w:p>
    <w:p w14:paraId="46060416" w14:textId="2AE0CCD6" w:rsidR="00DA2BB5" w:rsidRDefault="00DA2BB5" w:rsidP="00DA2BB5">
      <w:pPr>
        <w:rPr>
          <w:rFonts w:ascii="Garamond" w:hAnsi="Garamond"/>
        </w:rPr>
      </w:pPr>
      <w:r>
        <w:rPr>
          <w:rFonts w:ascii="Garamond" w:hAnsi="Garamond"/>
        </w:rPr>
        <w:tab/>
        <w:t xml:space="preserve">There </w:t>
      </w:r>
      <w:r w:rsidR="00483C92">
        <w:rPr>
          <w:rFonts w:ascii="Garamond" w:hAnsi="Garamond"/>
        </w:rPr>
        <w:t>was only a single</w:t>
      </w:r>
      <w:r>
        <w:rPr>
          <w:rFonts w:ascii="Garamond" w:hAnsi="Garamond"/>
        </w:rPr>
        <w:t xml:space="preserve"> significant sex differenc</w:t>
      </w:r>
      <w:r w:rsidR="004852C0">
        <w:rPr>
          <w:rFonts w:ascii="Garamond" w:hAnsi="Garamond"/>
        </w:rPr>
        <w:t>e</w:t>
      </w:r>
      <w:r>
        <w:rPr>
          <w:rFonts w:ascii="Garamond" w:hAnsi="Garamond"/>
        </w:rPr>
        <w:t xml:space="preserve"> in variability </w:t>
      </w:r>
      <w:r w:rsidR="00CF55C4">
        <w:rPr>
          <w:rFonts w:ascii="Garamond" w:hAnsi="Garamond"/>
        </w:rPr>
        <w:t>when traits were analysed separately</w:t>
      </w:r>
      <w:r w:rsidR="000F18B4">
        <w:rPr>
          <w:rFonts w:ascii="Garamond" w:hAnsi="Garamond"/>
        </w:rPr>
        <w:t>. F</w:t>
      </w:r>
      <w:r>
        <w:rPr>
          <w:rFonts w:ascii="Garamond" w:hAnsi="Garamond"/>
        </w:rPr>
        <w:t>emale</w:t>
      </w:r>
      <w:r w:rsidR="000219EA">
        <w:rPr>
          <w:rFonts w:ascii="Garamond" w:hAnsi="Garamond"/>
        </w:rPr>
        <w:t>s</w:t>
      </w:r>
      <w:r>
        <w:rPr>
          <w:rFonts w:ascii="Garamond" w:hAnsi="Garamond"/>
        </w:rPr>
        <w:t xml:space="preserve"> were more variable in </w:t>
      </w:r>
      <w:r w:rsidR="004852C0">
        <w:rPr>
          <w:rFonts w:ascii="Garamond" w:hAnsi="Garamond"/>
        </w:rPr>
        <w:t xml:space="preserve">their </w:t>
      </w:r>
      <w:r>
        <w:rPr>
          <w:rFonts w:ascii="Garamond" w:hAnsi="Garamond"/>
        </w:rPr>
        <w:t>aggressive behaviour in fish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m:r>
          <w:rPr>
            <w:rFonts w:ascii="Cambria Math" w:hAnsi="Cambria Math"/>
          </w:rPr>
          <m:t xml:space="preserve"> </m:t>
        </m:r>
      </m:oMath>
      <w:r>
        <w:rPr>
          <w:rFonts w:ascii="Garamond" w:hAnsi="Garamond"/>
        </w:rPr>
        <w:t xml:space="preserve">=-0.13, </w:t>
      </w:r>
      <w:r w:rsidR="008C2823">
        <w:rPr>
          <w:rFonts w:ascii="Garamond" w:hAnsi="Garamond"/>
        </w:rPr>
        <w:t xml:space="preserve">95% CIs: -0.25, -0.01; </w:t>
      </w:r>
      <w:r>
        <w:rPr>
          <w:rFonts w:ascii="Garamond" w:hAnsi="Garamond"/>
          <w:i/>
        </w:rPr>
        <w:t>p</w:t>
      </w:r>
      <w:r>
        <w:rPr>
          <w:rFonts w:ascii="Garamond" w:hAnsi="Garamond"/>
        </w:rPr>
        <w:t xml:space="preserve">=0.04). </w:t>
      </w:r>
      <w:r w:rsidR="004308A8">
        <w:rPr>
          <w:rFonts w:ascii="Garamond" w:hAnsi="Garamond"/>
        </w:rPr>
        <w:t xml:space="preserve">Again, while </w:t>
      </w:r>
      <w:r w:rsidR="00EB202D">
        <w:rPr>
          <w:rFonts w:ascii="Garamond" w:hAnsi="Garamond"/>
        </w:rPr>
        <w:t xml:space="preserve">the magnitude of the estimated </w:t>
      </w:r>
      <w:r w:rsidR="004308A8">
        <w:rPr>
          <w:rFonts w:ascii="Garamond" w:hAnsi="Garamond"/>
        </w:rPr>
        <w:t xml:space="preserve">effect sizes </w:t>
      </w:r>
      <w:r w:rsidR="000F18B4">
        <w:rPr>
          <w:rFonts w:ascii="Garamond" w:hAnsi="Garamond"/>
        </w:rPr>
        <w:t xml:space="preserve">in other groups </w:t>
      </w:r>
      <w:r w:rsidR="004308A8">
        <w:rPr>
          <w:rFonts w:ascii="Garamond" w:hAnsi="Garamond"/>
        </w:rPr>
        <w:t xml:space="preserve">were equivalent or </w:t>
      </w:r>
      <w:r w:rsidR="000F18B4">
        <w:rPr>
          <w:rFonts w:ascii="Garamond" w:hAnsi="Garamond"/>
        </w:rPr>
        <w:t xml:space="preserve">even </w:t>
      </w:r>
      <w:r w:rsidR="004308A8">
        <w:rPr>
          <w:rFonts w:ascii="Garamond" w:hAnsi="Garamond"/>
        </w:rPr>
        <w:t xml:space="preserve">larger for </w:t>
      </w:r>
      <w:r w:rsidR="00EB202D">
        <w:rPr>
          <w:rFonts w:ascii="Garamond" w:hAnsi="Garamond"/>
        </w:rPr>
        <w:t xml:space="preserve">the difference in </w:t>
      </w:r>
      <w:r w:rsidR="004308A8">
        <w:rPr>
          <w:rFonts w:ascii="Garamond" w:hAnsi="Garamond"/>
        </w:rPr>
        <w:t xml:space="preserve">variance between </w:t>
      </w:r>
      <w:r w:rsidR="000F18B4">
        <w:rPr>
          <w:rFonts w:ascii="Garamond" w:hAnsi="Garamond"/>
        </w:rPr>
        <w:t>males and females</w:t>
      </w:r>
      <w:r w:rsidR="00EB202D">
        <w:rPr>
          <w:rFonts w:ascii="Garamond" w:hAnsi="Garamond"/>
        </w:rPr>
        <w:t>,</w:t>
      </w:r>
      <w:r w:rsidR="004308A8">
        <w:rPr>
          <w:rFonts w:ascii="Garamond" w:hAnsi="Garamond"/>
        </w:rPr>
        <w:t xml:space="preserve"> </w:t>
      </w:r>
      <w:r>
        <w:rPr>
          <w:rFonts w:ascii="Garamond" w:hAnsi="Garamond"/>
        </w:rPr>
        <w:t>no</w:t>
      </w:r>
      <w:r w:rsidR="00EB202D">
        <w:rPr>
          <w:rFonts w:ascii="Garamond" w:hAnsi="Garamond"/>
        </w:rPr>
        <w:t>ne of the</w:t>
      </w:r>
      <w:r w:rsidR="004308A8">
        <w:rPr>
          <w:rFonts w:ascii="Garamond" w:hAnsi="Garamond"/>
        </w:rPr>
        <w:t xml:space="preserve"> </w:t>
      </w:r>
      <w:r w:rsidR="00EB202D">
        <w:rPr>
          <w:rFonts w:ascii="Garamond" w:hAnsi="Garamond"/>
        </w:rPr>
        <w:t xml:space="preserve">24 </w:t>
      </w:r>
      <w:r w:rsidR="004308A8">
        <w:rPr>
          <w:rFonts w:ascii="Garamond" w:hAnsi="Garamond"/>
        </w:rPr>
        <w:t>other</w:t>
      </w:r>
      <w:r>
        <w:rPr>
          <w:rFonts w:ascii="Garamond" w:hAnsi="Garamond"/>
        </w:rPr>
        <w:t xml:space="preserve"> </w:t>
      </w:r>
      <w:r w:rsidR="00EB202D">
        <w:rPr>
          <w:rFonts w:ascii="Garamond" w:hAnsi="Garamond"/>
        </w:rPr>
        <w:t xml:space="preserve">tests were </w:t>
      </w:r>
      <w:r w:rsidR="000F18B4">
        <w:rPr>
          <w:rFonts w:ascii="Garamond" w:hAnsi="Garamond"/>
        </w:rPr>
        <w:t xml:space="preserve">statistically </w:t>
      </w:r>
      <w:r>
        <w:rPr>
          <w:rFonts w:ascii="Garamond" w:hAnsi="Garamond"/>
        </w:rPr>
        <w:t xml:space="preserve">significant (Table 2, Figures 1 &amp; 2 and Supplementary Table S2). </w:t>
      </w:r>
    </w:p>
    <w:p w14:paraId="6FD78E4A" w14:textId="77777777" w:rsidR="00DA2BB5" w:rsidRDefault="00DA2BB5" w:rsidP="00DA2BB5">
      <w:pPr>
        <w:rPr>
          <w:rFonts w:ascii="Garamond" w:hAnsi="Garamond"/>
        </w:rPr>
      </w:pPr>
    </w:p>
    <w:p w14:paraId="3B7AA5F8" w14:textId="3EC42D7C" w:rsidR="00DA2BB5" w:rsidRDefault="00DA2BB5" w:rsidP="00DA2BB5">
      <w:pPr>
        <w:rPr>
          <w:rFonts w:ascii="Garamond" w:hAnsi="Garamond"/>
          <w:i/>
        </w:rPr>
      </w:pPr>
      <w:r>
        <w:rPr>
          <w:rFonts w:ascii="Garamond" w:hAnsi="Garamond"/>
          <w:i/>
        </w:rPr>
        <w:t xml:space="preserve">Sexual Size Dimorphism and </w:t>
      </w:r>
      <w:ins w:id="272" w:author="Lauren Harrison" w:date="2020-09-26T13:51:00Z">
        <w:r w:rsidR="00D47558">
          <w:rPr>
            <w:rFonts w:ascii="Garamond" w:hAnsi="Garamond"/>
            <w:i/>
          </w:rPr>
          <w:t xml:space="preserve">Sex Differences in </w:t>
        </w:r>
      </w:ins>
      <w:r>
        <w:rPr>
          <w:rFonts w:ascii="Garamond" w:hAnsi="Garamond"/>
          <w:i/>
        </w:rPr>
        <w:t>Personality</w:t>
      </w:r>
      <w:del w:id="273" w:author="Lauren Harrison" w:date="2020-09-26T13:51:00Z">
        <w:r w:rsidDel="00D47558">
          <w:rPr>
            <w:rFonts w:ascii="Garamond" w:hAnsi="Garamond"/>
            <w:i/>
          </w:rPr>
          <w:delText xml:space="preserve"> Differences between the Sexes</w:delText>
        </w:r>
      </w:del>
    </w:p>
    <w:p w14:paraId="6B3DE2F3" w14:textId="77777777" w:rsidR="00DA2BB5" w:rsidRDefault="00DA2BB5" w:rsidP="00DA2BB5">
      <w:pPr>
        <w:rPr>
          <w:rFonts w:ascii="Garamond" w:hAnsi="Garamond"/>
        </w:rPr>
      </w:pPr>
      <w:r>
        <w:rPr>
          <w:rFonts w:ascii="Garamond" w:hAnsi="Garamond"/>
        </w:rPr>
        <w:tab/>
      </w:r>
    </w:p>
    <w:p w14:paraId="53022D16" w14:textId="35FF8E44" w:rsidR="0051299A" w:rsidRDefault="00DA2BB5" w:rsidP="003910DF">
      <w:pPr>
        <w:ind w:firstLine="720"/>
        <w:rPr>
          <w:rFonts w:ascii="Garamond" w:hAnsi="Garamond"/>
        </w:rPr>
      </w:pPr>
      <w:r>
        <w:rPr>
          <w:rFonts w:ascii="Garamond" w:hAnsi="Garamond"/>
        </w:rPr>
        <w:t xml:space="preserve">Sexual size dimorphism (SSD) </w:t>
      </w:r>
      <w:r w:rsidR="00CF55C4">
        <w:rPr>
          <w:rFonts w:ascii="Garamond" w:hAnsi="Garamond"/>
        </w:rPr>
        <w:t>explained</w:t>
      </w:r>
      <w:r>
        <w:rPr>
          <w:rFonts w:ascii="Garamond" w:hAnsi="Garamond"/>
        </w:rPr>
        <w:t xml:space="preserve"> </w:t>
      </w:r>
      <w:r w:rsidR="00EA04BA">
        <w:rPr>
          <w:rFonts w:ascii="Garamond" w:hAnsi="Garamond"/>
        </w:rPr>
        <w:t xml:space="preserve">the extent of the </w:t>
      </w:r>
      <w:r>
        <w:rPr>
          <w:rFonts w:ascii="Garamond" w:hAnsi="Garamond"/>
        </w:rPr>
        <w:t xml:space="preserve">sex differences in mean personality in </w:t>
      </w:r>
      <w:r w:rsidR="005D5056">
        <w:rPr>
          <w:rFonts w:ascii="Garamond" w:hAnsi="Garamond"/>
        </w:rPr>
        <w:t>only one</w:t>
      </w:r>
      <w:r>
        <w:rPr>
          <w:rFonts w:ascii="Garamond" w:hAnsi="Garamond"/>
        </w:rPr>
        <w:t xml:space="preserve"> of the four taxa test</w:t>
      </w:r>
      <w:r w:rsidR="00CF55C4">
        <w:rPr>
          <w:rFonts w:ascii="Garamond" w:hAnsi="Garamond"/>
        </w:rPr>
        <w:t>ed</w:t>
      </w:r>
      <w:r>
        <w:rPr>
          <w:rFonts w:ascii="Garamond" w:hAnsi="Garamond"/>
        </w:rPr>
        <w:t>, but its influence depended on the personality trait (Table 3</w:t>
      </w:r>
      <w:r w:rsidR="0072124E">
        <w:rPr>
          <w:rFonts w:ascii="Garamond" w:hAnsi="Garamond"/>
        </w:rPr>
        <w:t xml:space="preserve"> and Supplementary Tables S5-8</w:t>
      </w:r>
      <w:r>
        <w:rPr>
          <w:rFonts w:ascii="Garamond" w:hAnsi="Garamond"/>
        </w:rPr>
        <w:t>). There was no effect of SSD in fish</w:t>
      </w:r>
      <w:r w:rsidR="00D76781">
        <w:rPr>
          <w:rFonts w:ascii="Garamond" w:hAnsi="Garamond"/>
        </w:rPr>
        <w:t>, invertebrates</w:t>
      </w:r>
      <w:r>
        <w:rPr>
          <w:rFonts w:ascii="Garamond" w:hAnsi="Garamond"/>
        </w:rPr>
        <w:t xml:space="preserve"> or birds. In mammals, </w:t>
      </w:r>
      <w:r w:rsidR="00EA04BA">
        <w:rPr>
          <w:rFonts w:ascii="Garamond" w:hAnsi="Garamond"/>
        </w:rPr>
        <w:t xml:space="preserve">the </w:t>
      </w:r>
      <w:r>
        <w:rPr>
          <w:rFonts w:ascii="Garamond" w:hAnsi="Garamond"/>
        </w:rPr>
        <w:t xml:space="preserve">SSD </w:t>
      </w:r>
      <w:r w:rsidR="0051299A">
        <w:rPr>
          <w:rFonts w:ascii="Garamond" w:hAnsi="Garamond"/>
        </w:rPr>
        <w:t xml:space="preserve">of a species </w:t>
      </w:r>
      <w:r w:rsidR="00EA04BA">
        <w:rPr>
          <w:rFonts w:ascii="Garamond" w:hAnsi="Garamond"/>
        </w:rPr>
        <w:t>predicted</w:t>
      </w:r>
      <w:r w:rsidR="0051299A">
        <w:rPr>
          <w:rFonts w:ascii="Garamond" w:hAnsi="Garamond"/>
        </w:rPr>
        <w:t xml:space="preserve"> sex differences in </w:t>
      </w:r>
      <w:r>
        <w:rPr>
          <w:rFonts w:ascii="Garamond" w:hAnsi="Garamond"/>
        </w:rPr>
        <w:t>activity</w:t>
      </w:r>
      <w:r w:rsidR="00CB502B">
        <w:rPr>
          <w:rFonts w:ascii="Garamond" w:hAnsi="Garamond"/>
        </w:rPr>
        <w:t xml:space="preserve"> and aggression</w:t>
      </w:r>
      <w:r>
        <w:rPr>
          <w:rFonts w:ascii="Garamond" w:hAnsi="Garamond"/>
        </w:rPr>
        <w:t>,</w:t>
      </w:r>
      <w:r w:rsidR="005D5056">
        <w:rPr>
          <w:rFonts w:ascii="Garamond" w:hAnsi="Garamond"/>
        </w:rPr>
        <w:t xml:space="preserve"> but not </w:t>
      </w:r>
      <w:r w:rsidR="007631BF">
        <w:rPr>
          <w:rFonts w:ascii="Garamond" w:hAnsi="Garamond"/>
        </w:rPr>
        <w:t xml:space="preserve">of </w:t>
      </w:r>
      <w:r>
        <w:rPr>
          <w:rFonts w:ascii="Garamond" w:hAnsi="Garamond"/>
        </w:rPr>
        <w:t xml:space="preserve">boldness </w:t>
      </w:r>
      <w:r w:rsidR="005D5056">
        <w:rPr>
          <w:rFonts w:ascii="Garamond" w:hAnsi="Garamond"/>
        </w:rPr>
        <w:t>or</w:t>
      </w:r>
      <w:r>
        <w:rPr>
          <w:rFonts w:ascii="Garamond" w:hAnsi="Garamond"/>
        </w:rPr>
        <w:t xml:space="preserve"> exploration. When the sexes were the same size</w:t>
      </w:r>
      <w:r w:rsidR="005D5056">
        <w:rPr>
          <w:rFonts w:ascii="Garamond" w:hAnsi="Garamond"/>
        </w:rPr>
        <w:t xml:space="preserve"> (SSD=0)</w:t>
      </w:r>
      <w:r>
        <w:rPr>
          <w:rFonts w:ascii="Garamond" w:hAnsi="Garamond"/>
        </w:rPr>
        <w:t xml:space="preserve">, </w:t>
      </w:r>
      <w:r w:rsidR="0051299A">
        <w:rPr>
          <w:rFonts w:ascii="Garamond" w:hAnsi="Garamond"/>
        </w:rPr>
        <w:t>there were no differences in aggression between males and females</w:t>
      </w:r>
      <w:r>
        <w:rPr>
          <w:rFonts w:ascii="Garamond" w:hAnsi="Garamond"/>
        </w:rPr>
        <w:t xml:space="preserve"> (</w:t>
      </w:r>
      <w:r w:rsidRPr="005A0C61">
        <w:rPr>
          <w:rFonts w:ascii="Garamond" w:hAnsi="Garamond"/>
          <w:i/>
        </w:rPr>
        <w:sym w:font="Symbol" w:char="F062"/>
      </w:r>
      <w:r>
        <w:rPr>
          <w:rFonts w:ascii="Garamond" w:hAnsi="Garamond"/>
          <w:i/>
        </w:rPr>
        <w:t xml:space="preserve"> </w:t>
      </w:r>
      <w:r>
        <w:rPr>
          <w:rFonts w:ascii="Garamond" w:hAnsi="Garamond"/>
        </w:rPr>
        <w:t>=</w:t>
      </w:r>
      <w:r w:rsidR="00CB502B">
        <w:rPr>
          <w:rFonts w:ascii="Garamond" w:hAnsi="Garamond"/>
        </w:rPr>
        <w:t xml:space="preserve"> </w:t>
      </w:r>
      <w:r w:rsidR="00CB502B" w:rsidRPr="00CB502B">
        <w:rPr>
          <w:rFonts w:ascii="Garamond" w:hAnsi="Garamond"/>
          <w:lang w:val="en-GB"/>
        </w:rPr>
        <w:t>-0.09</w:t>
      </w:r>
      <w:r w:rsidR="00CB502B">
        <w:rPr>
          <w:rFonts w:ascii="Garamond" w:hAnsi="Garamond"/>
          <w:lang w:val="en-GB"/>
        </w:rPr>
        <w:t>, 95% CIs:</w:t>
      </w:r>
      <w:r w:rsidR="00CB502B" w:rsidRPr="00CB502B">
        <w:rPr>
          <w:rFonts w:ascii="Garamond" w:hAnsi="Garamond"/>
          <w:lang w:val="en-GB"/>
        </w:rPr>
        <w:t xml:space="preserve"> -1.29, 1.10</w:t>
      </w:r>
      <w:r w:rsidR="00CB502B">
        <w:rPr>
          <w:rFonts w:ascii="Garamond" w:hAnsi="Garamond"/>
          <w:lang w:val="en-GB"/>
        </w:rPr>
        <w:t xml:space="preserve">; </w:t>
      </w:r>
      <w:r w:rsidR="00CB502B">
        <w:rPr>
          <w:rFonts w:ascii="Garamond" w:hAnsi="Garamond"/>
          <w:i/>
          <w:iCs/>
          <w:lang w:val="en-GB"/>
        </w:rPr>
        <w:t>p</w:t>
      </w:r>
      <w:r w:rsidR="00CB502B" w:rsidRPr="00CB502B">
        <w:rPr>
          <w:rFonts w:ascii="Garamond" w:hAnsi="Garamond"/>
          <w:lang w:val="en-GB"/>
        </w:rPr>
        <w:t>=0.88</w:t>
      </w:r>
      <w:r>
        <w:rPr>
          <w:rFonts w:ascii="Garamond" w:hAnsi="Garamond"/>
        </w:rPr>
        <w:t>)</w:t>
      </w:r>
      <w:r w:rsidR="00D003DE">
        <w:rPr>
          <w:rFonts w:ascii="Garamond" w:hAnsi="Garamond"/>
        </w:rPr>
        <w:t>.</w:t>
      </w:r>
      <w:r w:rsidR="0051299A">
        <w:rPr>
          <w:rFonts w:ascii="Garamond" w:hAnsi="Garamond"/>
        </w:rPr>
        <w:t xml:space="preserve"> </w:t>
      </w:r>
      <w:r w:rsidR="00D003DE">
        <w:rPr>
          <w:rFonts w:ascii="Garamond" w:hAnsi="Garamond"/>
        </w:rPr>
        <w:t>H</w:t>
      </w:r>
      <w:r w:rsidR="0051299A">
        <w:rPr>
          <w:rFonts w:ascii="Garamond" w:hAnsi="Garamond"/>
        </w:rPr>
        <w:t xml:space="preserve">owever, as sexual size dimorphism became </w:t>
      </w:r>
      <w:r w:rsidR="00EA04BA">
        <w:rPr>
          <w:rFonts w:ascii="Garamond" w:hAnsi="Garamond"/>
        </w:rPr>
        <w:t xml:space="preserve">more </w:t>
      </w:r>
      <w:r w:rsidR="0051299A">
        <w:rPr>
          <w:rFonts w:ascii="Garamond" w:hAnsi="Garamond"/>
        </w:rPr>
        <w:t xml:space="preserve">male-biased (SSD&gt;0) males </w:t>
      </w:r>
      <w:r w:rsidR="00456A53">
        <w:rPr>
          <w:rFonts w:ascii="Garamond" w:hAnsi="Garamond"/>
        </w:rPr>
        <w:t>were</w:t>
      </w:r>
      <w:r w:rsidR="009425A3">
        <w:rPr>
          <w:rFonts w:ascii="Garamond" w:hAnsi="Garamond"/>
        </w:rPr>
        <w:t xml:space="preserve"> </w:t>
      </w:r>
      <w:r w:rsidR="0051299A">
        <w:rPr>
          <w:rFonts w:ascii="Garamond" w:hAnsi="Garamond"/>
        </w:rPr>
        <w:t>significantly more aggressive than females (</w:t>
      </w:r>
      <w:r w:rsidR="0051299A" w:rsidRPr="005A0C61">
        <w:rPr>
          <w:rFonts w:ascii="Garamond" w:hAnsi="Garamond"/>
          <w:i/>
        </w:rPr>
        <w:sym w:font="Symbol" w:char="F062"/>
      </w:r>
      <w:r w:rsidR="0051299A">
        <w:rPr>
          <w:rFonts w:ascii="Garamond" w:hAnsi="Garamond"/>
          <w:i/>
        </w:rPr>
        <w:t xml:space="preserve"> </w:t>
      </w:r>
      <w:del w:id="274" w:author="Lauren Harrison" w:date="2020-09-28T19:10:00Z">
        <w:r w:rsidR="0051299A" w:rsidDel="00503718">
          <w:rPr>
            <w:rFonts w:ascii="Garamond" w:hAnsi="Garamond"/>
          </w:rPr>
          <w:delText>=-2.16</w:delText>
        </w:r>
      </w:del>
      <w:ins w:id="275" w:author="Lauren Harrison" w:date="2020-09-28T19:10:00Z">
        <w:r w:rsidR="00503718">
          <w:rPr>
            <w:rFonts w:ascii="Garamond" w:hAnsi="Garamond"/>
          </w:rPr>
          <w:t>=1.36</w:t>
        </w:r>
      </w:ins>
      <w:r w:rsidR="0051299A">
        <w:rPr>
          <w:rFonts w:ascii="Garamond" w:hAnsi="Garamond"/>
        </w:rPr>
        <w:t>, 95% CIs: -</w:t>
      </w:r>
      <w:del w:id="276" w:author="Lauren Harrison" w:date="2020-09-28T19:10:00Z">
        <w:r w:rsidR="0051299A" w:rsidDel="00503718">
          <w:rPr>
            <w:rFonts w:ascii="Garamond" w:hAnsi="Garamond"/>
          </w:rPr>
          <w:delText>3.99</w:delText>
        </w:r>
      </w:del>
      <w:ins w:id="277" w:author="Lauren Harrison" w:date="2020-09-28T19:10:00Z">
        <w:r w:rsidR="00503718">
          <w:rPr>
            <w:rFonts w:ascii="Garamond" w:hAnsi="Garamond"/>
          </w:rPr>
          <w:t>0.01</w:t>
        </w:r>
      </w:ins>
      <w:r w:rsidR="0051299A">
        <w:rPr>
          <w:rFonts w:ascii="Garamond" w:hAnsi="Garamond"/>
        </w:rPr>
        <w:t xml:space="preserve">, </w:t>
      </w:r>
      <w:del w:id="278" w:author="Lauren Harrison" w:date="2020-09-28T19:10:00Z">
        <w:r w:rsidR="0051299A" w:rsidDel="00503718">
          <w:rPr>
            <w:rFonts w:ascii="Garamond" w:hAnsi="Garamond"/>
          </w:rPr>
          <w:delText>-0.32</w:delText>
        </w:r>
      </w:del>
      <w:ins w:id="279" w:author="Lauren Harrison" w:date="2020-09-28T19:10:00Z">
        <w:r w:rsidR="00503718">
          <w:rPr>
            <w:rFonts w:ascii="Garamond" w:hAnsi="Garamond"/>
          </w:rPr>
          <w:t>2.73</w:t>
        </w:r>
      </w:ins>
      <w:r w:rsidR="0051299A">
        <w:rPr>
          <w:rFonts w:ascii="Garamond" w:hAnsi="Garamond"/>
        </w:rPr>
        <w:t xml:space="preserve">; </w:t>
      </w:r>
      <w:r w:rsidR="0051299A">
        <w:rPr>
          <w:rFonts w:ascii="Garamond" w:hAnsi="Garamond"/>
          <w:i/>
        </w:rPr>
        <w:t>p</w:t>
      </w:r>
      <w:r w:rsidR="0051299A">
        <w:rPr>
          <w:rFonts w:ascii="Garamond" w:hAnsi="Garamond"/>
        </w:rPr>
        <w:t>=0.0</w:t>
      </w:r>
      <w:ins w:id="280" w:author="Lauren Harrison" w:date="2020-09-28T19:10:00Z">
        <w:r w:rsidR="00503718">
          <w:rPr>
            <w:rFonts w:ascii="Garamond" w:hAnsi="Garamond"/>
          </w:rPr>
          <w:t>5</w:t>
        </w:r>
      </w:ins>
      <w:del w:id="281" w:author="Lauren Harrison" w:date="2020-09-28T19:10:00Z">
        <w:r w:rsidR="0051299A" w:rsidDel="00503718">
          <w:rPr>
            <w:rFonts w:ascii="Garamond" w:hAnsi="Garamond"/>
          </w:rPr>
          <w:delText>2</w:delText>
        </w:r>
      </w:del>
      <w:r w:rsidR="0051299A">
        <w:rPr>
          <w:rFonts w:ascii="Garamond" w:hAnsi="Garamond"/>
        </w:rPr>
        <w:t>).</w:t>
      </w:r>
      <w:r w:rsidR="00CB502B">
        <w:rPr>
          <w:rFonts w:ascii="Garamond" w:hAnsi="Garamond"/>
        </w:rPr>
        <w:t xml:space="preserve"> </w:t>
      </w:r>
      <w:r w:rsidR="007631BF">
        <w:rPr>
          <w:rFonts w:ascii="Garamond" w:hAnsi="Garamond"/>
        </w:rPr>
        <w:t xml:space="preserve">And </w:t>
      </w:r>
      <w:r w:rsidR="0051299A">
        <w:rPr>
          <w:rFonts w:ascii="Garamond" w:hAnsi="Garamond"/>
        </w:rPr>
        <w:t xml:space="preserve">when the sexes were the same size (SSD=0) </w:t>
      </w:r>
      <w:r w:rsidR="00D003DE">
        <w:rPr>
          <w:rFonts w:ascii="Garamond" w:hAnsi="Garamond"/>
        </w:rPr>
        <w:t xml:space="preserve">males </w:t>
      </w:r>
      <w:r w:rsidR="00EF21A5">
        <w:rPr>
          <w:rFonts w:ascii="Garamond" w:hAnsi="Garamond"/>
        </w:rPr>
        <w:t>were no</w:t>
      </w:r>
      <w:r w:rsidR="00D003DE">
        <w:rPr>
          <w:rFonts w:ascii="Garamond" w:hAnsi="Garamond"/>
        </w:rPr>
        <w:t xml:space="preserve"> more active than females (</w:t>
      </w:r>
      <w:r w:rsidR="00D003DE" w:rsidRPr="005A0C61">
        <w:rPr>
          <w:rFonts w:ascii="Garamond" w:hAnsi="Garamond"/>
          <w:i/>
        </w:rPr>
        <w:sym w:font="Symbol" w:char="F062"/>
      </w:r>
      <w:r w:rsidR="00D003DE">
        <w:rPr>
          <w:rFonts w:ascii="Garamond" w:hAnsi="Garamond"/>
          <w:i/>
        </w:rPr>
        <w:t xml:space="preserve"> </w:t>
      </w:r>
      <w:r w:rsidR="00D003DE">
        <w:rPr>
          <w:rFonts w:ascii="Garamond" w:hAnsi="Garamond"/>
        </w:rPr>
        <w:t xml:space="preserve">= 0.44, 95% CIs: -1.74, 2.62; </w:t>
      </w:r>
      <w:r w:rsidR="00D003DE">
        <w:rPr>
          <w:rFonts w:ascii="Garamond" w:hAnsi="Garamond"/>
          <w:i/>
        </w:rPr>
        <w:t>p</w:t>
      </w:r>
      <w:r w:rsidR="00D003DE">
        <w:rPr>
          <w:rFonts w:ascii="Garamond" w:hAnsi="Garamond"/>
        </w:rPr>
        <w:t>=0.69)</w:t>
      </w:r>
      <w:r w:rsidR="00EA04BA">
        <w:rPr>
          <w:rFonts w:ascii="Garamond" w:hAnsi="Garamond"/>
        </w:rPr>
        <w:t>, but</w:t>
      </w:r>
      <w:r w:rsidR="00D003DE">
        <w:rPr>
          <w:rFonts w:ascii="Garamond" w:hAnsi="Garamond"/>
        </w:rPr>
        <w:t xml:space="preserve"> </w:t>
      </w:r>
      <w:r w:rsidR="00EA04BA">
        <w:rPr>
          <w:rFonts w:ascii="Garamond" w:hAnsi="Garamond"/>
        </w:rPr>
        <w:t>a</w:t>
      </w:r>
      <w:r w:rsidR="0051299A">
        <w:rPr>
          <w:rFonts w:ascii="Garamond" w:hAnsi="Garamond"/>
        </w:rPr>
        <w:t xml:space="preserve">s sexual size dimorphism increased (SSD&gt;0) females </w:t>
      </w:r>
      <w:r w:rsidR="00456A53">
        <w:rPr>
          <w:rFonts w:ascii="Garamond" w:hAnsi="Garamond"/>
        </w:rPr>
        <w:t>we</w:t>
      </w:r>
      <w:r w:rsidR="00EF21A5">
        <w:rPr>
          <w:rFonts w:ascii="Garamond" w:hAnsi="Garamond"/>
        </w:rPr>
        <w:t>re</w:t>
      </w:r>
      <w:r w:rsidR="001D49EE">
        <w:rPr>
          <w:rFonts w:ascii="Garamond" w:hAnsi="Garamond"/>
        </w:rPr>
        <w:t xml:space="preserve"> </w:t>
      </w:r>
      <w:r w:rsidR="0051299A">
        <w:rPr>
          <w:rFonts w:ascii="Garamond" w:hAnsi="Garamond"/>
        </w:rPr>
        <w:t xml:space="preserve">significantly more active </w:t>
      </w:r>
      <w:r w:rsidR="001D49EE">
        <w:rPr>
          <w:rFonts w:ascii="Garamond" w:hAnsi="Garamond"/>
        </w:rPr>
        <w:t xml:space="preserve">than males </w:t>
      </w:r>
      <w:r w:rsidR="0051299A">
        <w:rPr>
          <w:rFonts w:ascii="Garamond" w:hAnsi="Garamond"/>
        </w:rPr>
        <w:t>(</w:t>
      </w:r>
      <w:r w:rsidR="0051299A" w:rsidRPr="005A0C61">
        <w:rPr>
          <w:rFonts w:ascii="Garamond" w:hAnsi="Garamond"/>
          <w:i/>
        </w:rPr>
        <w:sym w:font="Symbol" w:char="F062"/>
      </w:r>
      <w:r w:rsidR="0051299A">
        <w:rPr>
          <w:rFonts w:ascii="Garamond" w:hAnsi="Garamond"/>
          <w:i/>
        </w:rPr>
        <w:t xml:space="preserve"> </w:t>
      </w:r>
      <w:r w:rsidR="0051299A">
        <w:rPr>
          <w:rFonts w:ascii="Garamond" w:hAnsi="Garamond"/>
        </w:rPr>
        <w:t xml:space="preserve">=-2.16, 95% CIs: -3.99, -0.32; </w:t>
      </w:r>
      <w:r w:rsidR="0051299A">
        <w:rPr>
          <w:rFonts w:ascii="Garamond" w:hAnsi="Garamond"/>
          <w:i/>
        </w:rPr>
        <w:t>p</w:t>
      </w:r>
      <w:r w:rsidR="0051299A">
        <w:rPr>
          <w:rFonts w:ascii="Garamond" w:hAnsi="Garamond"/>
        </w:rPr>
        <w:t>=0.02).</w:t>
      </w:r>
    </w:p>
    <w:p w14:paraId="4E9C09EB" w14:textId="77777777" w:rsidR="00DA2BB5" w:rsidRDefault="00DA2BB5" w:rsidP="00DA2BB5">
      <w:pPr>
        <w:rPr>
          <w:rFonts w:ascii="Garamond" w:hAnsi="Garamond"/>
        </w:rPr>
      </w:pPr>
    </w:p>
    <w:p w14:paraId="75C32120" w14:textId="3DA16607" w:rsidR="00DA2BB5" w:rsidRPr="004852C0" w:rsidRDefault="00DA2BB5" w:rsidP="004852C0">
      <w:pPr>
        <w:ind w:firstLine="720"/>
        <w:rPr>
          <w:rFonts w:ascii="Garamond" w:hAnsi="Garamond"/>
        </w:rPr>
      </w:pPr>
      <w:r>
        <w:rPr>
          <w:rFonts w:ascii="Garamond" w:hAnsi="Garamond"/>
        </w:rPr>
        <w:t>There were no significant relationships between SSD and sex</w:t>
      </w:r>
      <w:r w:rsidR="00823FCC">
        <w:rPr>
          <w:rFonts w:ascii="Garamond" w:hAnsi="Garamond"/>
        </w:rPr>
        <w:t xml:space="preserve"> </w:t>
      </w:r>
      <w:r>
        <w:rPr>
          <w:rFonts w:ascii="Garamond" w:hAnsi="Garamond"/>
        </w:rPr>
        <w:t>differences in personality trait variability in any of the four taxa</w:t>
      </w:r>
      <w:r w:rsidR="007631BF">
        <w:rPr>
          <w:rFonts w:ascii="Garamond" w:hAnsi="Garamond"/>
        </w:rPr>
        <w:t xml:space="preserve"> in which we could carry out this test</w:t>
      </w:r>
      <w:r>
        <w:rPr>
          <w:rFonts w:ascii="Garamond" w:hAnsi="Garamond"/>
        </w:rPr>
        <w:t xml:space="preserve"> (see Table 3 and Supplementary Table</w:t>
      </w:r>
      <w:r w:rsidR="0072124E">
        <w:rPr>
          <w:rFonts w:ascii="Garamond" w:hAnsi="Garamond"/>
        </w:rPr>
        <w:t>s</w:t>
      </w:r>
      <w:r>
        <w:rPr>
          <w:rFonts w:ascii="Garamond" w:hAnsi="Garamond"/>
        </w:rPr>
        <w:t xml:space="preserve"> S</w:t>
      </w:r>
      <w:r w:rsidR="0072124E">
        <w:rPr>
          <w:rFonts w:ascii="Garamond" w:hAnsi="Garamond"/>
        </w:rPr>
        <w:t>5-8</w:t>
      </w:r>
      <w:r>
        <w:rPr>
          <w:rFonts w:ascii="Garamond" w:hAnsi="Garamond"/>
        </w:rPr>
        <w:t xml:space="preserve">). </w:t>
      </w:r>
      <w:r w:rsidR="00D76781">
        <w:rPr>
          <w:rFonts w:ascii="Garamond" w:hAnsi="Garamond"/>
        </w:rPr>
        <w:t>When the sexes were the same size, female fish were more variable in their aggressive behaviour than males</w:t>
      </w:r>
      <w:r w:rsidR="005F7B7A">
        <w:rPr>
          <w:rFonts w:ascii="Garamond" w:hAnsi="Garamond"/>
        </w:rPr>
        <w:t>, but this effect was weak</w:t>
      </w:r>
      <w:r w:rsidR="00D76781">
        <w:rPr>
          <w:rFonts w:ascii="Garamond" w:hAnsi="Garamond"/>
        </w:rPr>
        <w:t xml:space="preserve"> (</w:t>
      </w:r>
      <w:r w:rsidR="00D76781" w:rsidRPr="005A0C61">
        <w:rPr>
          <w:rFonts w:ascii="Garamond" w:hAnsi="Garamond"/>
          <w:i/>
        </w:rPr>
        <w:sym w:font="Symbol" w:char="F062"/>
      </w:r>
      <w:r w:rsidR="00D76781">
        <w:rPr>
          <w:rFonts w:ascii="Garamond" w:hAnsi="Garamond"/>
          <w:i/>
        </w:rPr>
        <w:t xml:space="preserve"> </w:t>
      </w:r>
      <w:r w:rsidR="00D76781">
        <w:rPr>
          <w:rFonts w:ascii="Garamond" w:hAnsi="Garamond"/>
        </w:rPr>
        <w:t xml:space="preserve">= -0.12, 95% CIs: -0.23, 0.00; </w:t>
      </w:r>
      <w:r w:rsidR="00D76781">
        <w:rPr>
          <w:rFonts w:ascii="Garamond" w:hAnsi="Garamond"/>
          <w:i/>
        </w:rPr>
        <w:t>p</w:t>
      </w:r>
      <w:r w:rsidR="00D76781">
        <w:rPr>
          <w:rFonts w:ascii="Garamond" w:hAnsi="Garamond"/>
        </w:rPr>
        <w:t>=0.05)</w:t>
      </w:r>
      <w:r w:rsidR="005F7B7A">
        <w:rPr>
          <w:rFonts w:ascii="Garamond" w:hAnsi="Garamond"/>
        </w:rPr>
        <w:t>.</w:t>
      </w:r>
      <w:r w:rsidR="00D76781">
        <w:rPr>
          <w:rFonts w:ascii="Garamond" w:hAnsi="Garamond"/>
        </w:rPr>
        <w:t xml:space="preserve"> </w:t>
      </w:r>
      <w:r>
        <w:rPr>
          <w:rFonts w:ascii="Garamond" w:hAnsi="Garamond"/>
        </w:rPr>
        <w:t>There w</w:t>
      </w:r>
      <w:r w:rsidR="00D76781">
        <w:rPr>
          <w:rFonts w:ascii="Garamond" w:hAnsi="Garamond"/>
        </w:rPr>
        <w:t xml:space="preserve">ere </w:t>
      </w:r>
      <w:r>
        <w:rPr>
          <w:rFonts w:ascii="Garamond" w:hAnsi="Garamond"/>
        </w:rPr>
        <w:t>no sex difference</w:t>
      </w:r>
      <w:r w:rsidR="00D76781">
        <w:rPr>
          <w:rFonts w:ascii="Garamond" w:hAnsi="Garamond"/>
        </w:rPr>
        <w:t>s</w:t>
      </w:r>
      <w:r>
        <w:rPr>
          <w:rFonts w:ascii="Garamond" w:hAnsi="Garamond"/>
        </w:rPr>
        <w:t xml:space="preserve"> in variability when the sexes were the same size</w:t>
      </w:r>
      <w:r w:rsidR="00D76781">
        <w:rPr>
          <w:rFonts w:ascii="Garamond" w:hAnsi="Garamond"/>
        </w:rPr>
        <w:t xml:space="preserve"> for any other taxonomic group</w:t>
      </w:r>
      <w:r w:rsidR="007631BF">
        <w:rPr>
          <w:rFonts w:ascii="Garamond" w:hAnsi="Garamond"/>
        </w:rPr>
        <w:t>, nor any effect of SSD on the sex difference in variability</w:t>
      </w:r>
      <w:r>
        <w:rPr>
          <w:rFonts w:ascii="Garamond" w:hAnsi="Garamond"/>
        </w:rPr>
        <w:t xml:space="preserve">. </w:t>
      </w:r>
    </w:p>
    <w:p w14:paraId="59DAAD41" w14:textId="77777777" w:rsidR="00DA2BB5" w:rsidRDefault="00DA2BB5" w:rsidP="00DA2BB5"/>
    <w:p w14:paraId="35356E5B" w14:textId="77777777" w:rsidR="00DA2BB5" w:rsidRDefault="00DA2BB5" w:rsidP="00DA2BB5">
      <w:pPr>
        <w:rPr>
          <w:rFonts w:ascii="Garamond" w:hAnsi="Garamond"/>
        </w:rPr>
      </w:pPr>
      <w:r>
        <w:rPr>
          <w:rFonts w:ascii="Garamond" w:hAnsi="Garamond"/>
          <w:i/>
        </w:rPr>
        <w:t>Publication bias</w:t>
      </w:r>
    </w:p>
    <w:p w14:paraId="5DD7676F" w14:textId="77777777" w:rsidR="00DA2BB5" w:rsidRDefault="00DA2BB5" w:rsidP="00DA2BB5">
      <w:pPr>
        <w:rPr>
          <w:rFonts w:ascii="Garamond" w:hAnsi="Garamond"/>
        </w:rPr>
      </w:pPr>
    </w:p>
    <w:p w14:paraId="1EB349E8" w14:textId="6587C36B" w:rsidR="007E3B63" w:rsidRDefault="00B73702" w:rsidP="000B5B0D">
      <w:pPr>
        <w:ind w:firstLine="720"/>
        <w:rPr>
          <w:rFonts w:ascii="Garamond" w:hAnsi="Garamond"/>
        </w:rPr>
      </w:pPr>
      <w:r>
        <w:rPr>
          <w:rFonts w:ascii="Garamond" w:hAnsi="Garamond"/>
        </w:rPr>
        <w:t xml:space="preserve">Overall, we </w:t>
      </w:r>
      <w:r w:rsidR="00DA2BB5">
        <w:rPr>
          <w:rFonts w:ascii="Garamond" w:hAnsi="Garamond"/>
        </w:rPr>
        <w:t xml:space="preserve">found </w:t>
      </w:r>
      <w:r w:rsidR="00512432">
        <w:rPr>
          <w:rFonts w:ascii="Garamond" w:hAnsi="Garamond"/>
        </w:rPr>
        <w:t>little</w:t>
      </w:r>
      <w:r w:rsidR="004C38B3">
        <w:rPr>
          <w:rFonts w:ascii="Garamond" w:hAnsi="Garamond"/>
        </w:rPr>
        <w:t xml:space="preserve"> </w:t>
      </w:r>
      <w:r w:rsidR="00DA2BB5">
        <w:rPr>
          <w:rFonts w:ascii="Garamond" w:hAnsi="Garamond"/>
        </w:rPr>
        <w:t xml:space="preserve">evidence </w:t>
      </w:r>
      <w:r w:rsidR="00512432">
        <w:rPr>
          <w:rFonts w:ascii="Garamond" w:hAnsi="Garamond"/>
        </w:rPr>
        <w:t>that</w:t>
      </w:r>
      <w:r w:rsidR="004C38B3">
        <w:rPr>
          <w:rFonts w:ascii="Garamond" w:hAnsi="Garamond"/>
        </w:rPr>
        <w:t xml:space="preserve"> </w:t>
      </w:r>
      <w:r w:rsidR="00DA2BB5">
        <w:rPr>
          <w:rFonts w:ascii="Garamond" w:hAnsi="Garamond"/>
        </w:rPr>
        <w:t xml:space="preserve">publication bias </w:t>
      </w:r>
      <w:r w:rsidR="004C38B3">
        <w:rPr>
          <w:rFonts w:ascii="Garamond" w:hAnsi="Garamond"/>
        </w:rPr>
        <w:t>affect</w:t>
      </w:r>
      <w:r w:rsidR="00512432">
        <w:rPr>
          <w:rFonts w:ascii="Garamond" w:hAnsi="Garamond"/>
        </w:rPr>
        <w:t>ed</w:t>
      </w:r>
      <w:r w:rsidR="004C38B3">
        <w:rPr>
          <w:rFonts w:ascii="Garamond" w:hAnsi="Garamond"/>
        </w:rPr>
        <w:t xml:space="preserve"> estimates </w:t>
      </w:r>
      <w:r w:rsidR="00F73B8E">
        <w:rPr>
          <w:rFonts w:ascii="Garamond" w:hAnsi="Garamond"/>
        </w:rPr>
        <w:t>of</w:t>
      </w:r>
      <w:r w:rsidR="00DA2BB5">
        <w:rPr>
          <w:rFonts w:ascii="Garamond" w:hAnsi="Garamond"/>
        </w:rPr>
        <w:t xml:space="preserve"> sex differences in </w:t>
      </w:r>
      <w:r w:rsidR="00512432">
        <w:rPr>
          <w:rFonts w:ascii="Garamond" w:hAnsi="Garamond"/>
        </w:rPr>
        <w:t xml:space="preserve">the </w:t>
      </w:r>
      <w:r w:rsidR="00DA2BB5">
        <w:rPr>
          <w:rFonts w:ascii="Garamond" w:hAnsi="Garamond"/>
        </w:rPr>
        <w:t xml:space="preserve">mean or variance </w:t>
      </w:r>
      <w:r w:rsidR="004C38B3">
        <w:rPr>
          <w:rFonts w:ascii="Garamond" w:hAnsi="Garamond"/>
        </w:rPr>
        <w:t xml:space="preserve">in </w:t>
      </w:r>
      <w:r w:rsidR="00DA2BB5">
        <w:rPr>
          <w:rFonts w:ascii="Garamond" w:hAnsi="Garamond"/>
        </w:rPr>
        <w:t>personality traits</w:t>
      </w:r>
      <w:r w:rsidR="004C38B3">
        <w:rPr>
          <w:rFonts w:ascii="Garamond" w:hAnsi="Garamond"/>
        </w:rPr>
        <w:t xml:space="preserve">. </w:t>
      </w:r>
      <w:r w:rsidR="00A41617">
        <w:rPr>
          <w:rFonts w:ascii="Garamond" w:hAnsi="Garamond"/>
        </w:rPr>
        <w:t xml:space="preserve">Out of </w:t>
      </w:r>
      <w:r w:rsidR="00DA2BB5">
        <w:rPr>
          <w:rFonts w:ascii="Garamond" w:hAnsi="Garamond"/>
        </w:rPr>
        <w:t>10 tests</w:t>
      </w:r>
      <w:r w:rsidR="00A41617">
        <w:rPr>
          <w:rFonts w:ascii="Garamond" w:hAnsi="Garamond"/>
        </w:rPr>
        <w:t>, publication bias was only evident for mean personality in</w:t>
      </w:r>
      <w:r w:rsidR="004C38B3">
        <w:rPr>
          <w:rFonts w:ascii="Garamond" w:hAnsi="Garamond"/>
        </w:rPr>
        <w:t xml:space="preserve"> invertebrates (</w:t>
      </w:r>
      <w:r w:rsidR="004C38B3" w:rsidRPr="00436D01">
        <w:rPr>
          <w:rFonts w:ascii="Garamond" w:hAnsi="Garamond"/>
          <w:i/>
          <w:iCs/>
        </w:rPr>
        <w:t>p</w:t>
      </w:r>
      <w:r w:rsidR="004C38B3">
        <w:rPr>
          <w:rFonts w:ascii="Garamond" w:hAnsi="Garamond"/>
        </w:rPr>
        <w:t xml:space="preserve"> = 0.005</w:t>
      </w:r>
      <w:del w:id="282" w:author="Lauren Harrison" w:date="2020-09-26T14:52:00Z">
        <w:r w:rsidR="004C38B3" w:rsidDel="007F1883">
          <w:rPr>
            <w:rFonts w:ascii="Garamond" w:hAnsi="Garamond"/>
          </w:rPr>
          <w:delText>; Supplementary Table S14</w:delText>
        </w:r>
      </w:del>
      <w:r w:rsidR="004C38B3">
        <w:rPr>
          <w:rFonts w:ascii="Garamond" w:hAnsi="Garamond"/>
        </w:rPr>
        <w:t>)</w:t>
      </w:r>
      <w:r w:rsidR="00A41617">
        <w:rPr>
          <w:rFonts w:ascii="Garamond" w:hAnsi="Garamond"/>
        </w:rPr>
        <w:t xml:space="preserve">. </w:t>
      </w:r>
      <w:r w:rsidR="00512432">
        <w:rPr>
          <w:rFonts w:ascii="Garamond" w:hAnsi="Garamond"/>
        </w:rPr>
        <w:t>After</w:t>
      </w:r>
      <w:r w:rsidR="00A41617">
        <w:rPr>
          <w:rFonts w:ascii="Garamond" w:hAnsi="Garamond"/>
        </w:rPr>
        <w:t xml:space="preserve"> account</w:t>
      </w:r>
      <w:r>
        <w:rPr>
          <w:rFonts w:ascii="Garamond" w:hAnsi="Garamond"/>
        </w:rPr>
        <w:t xml:space="preserve">ing for </w:t>
      </w:r>
      <w:r w:rsidR="00512432">
        <w:rPr>
          <w:rFonts w:ascii="Garamond" w:hAnsi="Garamond"/>
        </w:rPr>
        <w:t>this,</w:t>
      </w:r>
      <w:r w:rsidR="00A41617">
        <w:rPr>
          <w:rFonts w:ascii="Garamond" w:hAnsi="Garamond"/>
        </w:rPr>
        <w:t xml:space="preserve"> males were, on average, bolder and more active than females</w:t>
      </w:r>
      <w:r>
        <w:rPr>
          <w:rFonts w:ascii="Garamond" w:hAnsi="Garamond"/>
        </w:rPr>
        <w:t xml:space="preserve"> (</w:t>
      </w:r>
      <w:ins w:id="283" w:author="Lauren Harrison" w:date="2020-09-26T14:52:00Z">
        <w:r w:rsidR="007F1883">
          <w:rPr>
            <w:rFonts w:ascii="Garamond" w:hAnsi="Garamond"/>
          </w:rPr>
          <w:t xml:space="preserve">Supplementary </w:t>
        </w:r>
      </w:ins>
      <w:r>
        <w:rPr>
          <w:rFonts w:ascii="Garamond" w:hAnsi="Garamond"/>
        </w:rPr>
        <w:t>Table S14)</w:t>
      </w:r>
      <w:r w:rsidR="004C38B3">
        <w:rPr>
          <w:rFonts w:ascii="Garamond" w:hAnsi="Garamond"/>
        </w:rPr>
        <w:t xml:space="preserve">. </w:t>
      </w:r>
    </w:p>
    <w:p w14:paraId="2F24D171" w14:textId="77777777" w:rsidR="00A41617" w:rsidRPr="000B5B0D" w:rsidRDefault="00A41617" w:rsidP="000B5B0D">
      <w:pPr>
        <w:ind w:firstLine="720"/>
        <w:rPr>
          <w:rFonts w:ascii="Garamond" w:hAnsi="Garamond"/>
        </w:rPr>
      </w:pPr>
    </w:p>
    <w:p w14:paraId="50491141" w14:textId="7C548CF1" w:rsidR="000C6F77" w:rsidRPr="007E3B63" w:rsidRDefault="009A00BF" w:rsidP="000C6F77">
      <w:pPr>
        <w:rPr>
          <w:rFonts w:ascii="Garamond" w:hAnsi="Garamond"/>
          <w:b/>
          <w:color w:val="000000" w:themeColor="text1"/>
        </w:rPr>
      </w:pPr>
      <w:r w:rsidRPr="007E3B63">
        <w:rPr>
          <w:rFonts w:ascii="Garamond" w:hAnsi="Garamond"/>
          <w:b/>
          <w:color w:val="000000" w:themeColor="text1"/>
        </w:rPr>
        <w:t xml:space="preserve">Discussion </w:t>
      </w:r>
    </w:p>
    <w:p w14:paraId="1E27B8C4" w14:textId="77777777" w:rsidR="000C6F77" w:rsidRPr="007E3B63" w:rsidDel="00403C73" w:rsidRDefault="000C6F77" w:rsidP="000C6F77">
      <w:pPr>
        <w:rPr>
          <w:del w:id="284" w:author="Lauren Harrison" w:date="2020-09-28T19:17:00Z"/>
          <w:rFonts w:ascii="Garamond" w:hAnsi="Garamond"/>
          <w:b/>
          <w:color w:val="000000" w:themeColor="text1"/>
        </w:rPr>
      </w:pPr>
    </w:p>
    <w:p w14:paraId="1B0F6AC2" w14:textId="231FE8DD" w:rsidR="00563377" w:rsidRPr="007E3B63" w:rsidDel="00403C73" w:rsidRDefault="007A02EE" w:rsidP="0043486B">
      <w:pPr>
        <w:ind w:firstLine="720"/>
        <w:rPr>
          <w:moveFrom w:id="285" w:author="Lauren Harrison" w:date="2020-09-28T19:17:00Z"/>
          <w:rFonts w:ascii="Garamond" w:hAnsi="Garamond"/>
          <w:color w:val="000000" w:themeColor="text1"/>
        </w:rPr>
      </w:pPr>
      <w:moveFromRangeStart w:id="286" w:author="Lauren Harrison" w:date="2020-09-28T19:17:00Z" w:name="move52213055"/>
      <w:moveFrom w:id="287" w:author="Lauren Harrison" w:date="2020-09-28T19:17:00Z">
        <w:r w:rsidRPr="007E3B63" w:rsidDel="00403C73">
          <w:rPr>
            <w:rFonts w:ascii="Garamond" w:hAnsi="Garamond"/>
            <w:color w:val="000000" w:themeColor="text1"/>
          </w:rPr>
          <w:t>O</w:t>
        </w:r>
        <w:r w:rsidR="00F67C7F" w:rsidRPr="007E3B63" w:rsidDel="00403C73">
          <w:rPr>
            <w:rFonts w:ascii="Garamond" w:hAnsi="Garamond"/>
            <w:color w:val="000000" w:themeColor="text1"/>
          </w:rPr>
          <w:t>ur results provided</w:t>
        </w:r>
        <w:r w:rsidR="000C1591" w:rsidDel="00403C73">
          <w:rPr>
            <w:rFonts w:ascii="Garamond" w:hAnsi="Garamond"/>
            <w:color w:val="000000" w:themeColor="text1"/>
          </w:rPr>
          <w:t xml:space="preserve"> </w:t>
        </w:r>
        <w:r w:rsidR="00F67C7F" w:rsidRPr="007E3B63" w:rsidDel="00403C73">
          <w:rPr>
            <w:rFonts w:ascii="Garamond" w:hAnsi="Garamond"/>
            <w:color w:val="000000" w:themeColor="text1"/>
          </w:rPr>
          <w:t xml:space="preserve">little evidence </w:t>
        </w:r>
        <w:r w:rsidRPr="007E3B63" w:rsidDel="00403C73">
          <w:rPr>
            <w:rFonts w:ascii="Garamond" w:hAnsi="Garamond"/>
            <w:color w:val="000000" w:themeColor="text1"/>
          </w:rPr>
          <w:t>for</w:t>
        </w:r>
        <w:r w:rsidR="00F67C7F" w:rsidRPr="007E3B63" w:rsidDel="00403C73">
          <w:rPr>
            <w:rFonts w:ascii="Garamond" w:hAnsi="Garamond"/>
            <w:color w:val="000000" w:themeColor="text1"/>
          </w:rPr>
          <w:t xml:space="preserve"> </w:t>
        </w:r>
        <w:r w:rsidR="002C42E2" w:rsidRPr="007E3B63" w:rsidDel="00403C73">
          <w:rPr>
            <w:rFonts w:ascii="Garamond" w:hAnsi="Garamond"/>
            <w:color w:val="000000" w:themeColor="text1"/>
          </w:rPr>
          <w:t>widespread</w:t>
        </w:r>
        <w:r w:rsidR="00BA0B56" w:rsidRPr="007E3B63" w:rsidDel="00403C73">
          <w:rPr>
            <w:rFonts w:ascii="Garamond" w:hAnsi="Garamond"/>
            <w:color w:val="000000" w:themeColor="text1"/>
          </w:rPr>
          <w:t xml:space="preserve"> </w:t>
        </w:r>
        <w:r w:rsidRPr="007E3B63" w:rsidDel="00403C73">
          <w:rPr>
            <w:rFonts w:ascii="Garamond" w:hAnsi="Garamond"/>
            <w:color w:val="000000" w:themeColor="text1"/>
          </w:rPr>
          <w:t>male-female</w:t>
        </w:r>
        <w:r w:rsidR="00F67C7F" w:rsidRPr="007E3B63" w:rsidDel="00403C73">
          <w:rPr>
            <w:rFonts w:ascii="Garamond" w:hAnsi="Garamond"/>
            <w:color w:val="000000" w:themeColor="text1"/>
          </w:rPr>
          <w:t xml:space="preserve"> differences in personality</w:t>
        </w:r>
        <w:r w:rsidR="00A41A20" w:rsidRPr="007E3B63" w:rsidDel="00403C73">
          <w:rPr>
            <w:rFonts w:ascii="Garamond" w:hAnsi="Garamond"/>
            <w:color w:val="000000" w:themeColor="text1"/>
          </w:rPr>
          <w:t xml:space="preserve">-linked behaviours </w:t>
        </w:r>
        <w:r w:rsidR="00F67C7F" w:rsidRPr="007E3B63" w:rsidDel="00403C73">
          <w:rPr>
            <w:rFonts w:ascii="Garamond" w:hAnsi="Garamond"/>
            <w:color w:val="000000" w:themeColor="text1"/>
          </w:rPr>
          <w:t>in animals</w:t>
        </w:r>
        <w:r w:rsidRPr="007E3B63" w:rsidDel="00403C73">
          <w:rPr>
            <w:rFonts w:ascii="Garamond" w:hAnsi="Garamond"/>
            <w:color w:val="000000" w:themeColor="text1"/>
          </w:rPr>
          <w:t xml:space="preserve"> in </w:t>
        </w:r>
        <w:r w:rsidR="001742D0" w:rsidRPr="007E3B63" w:rsidDel="00403C73">
          <w:rPr>
            <w:rFonts w:ascii="Garamond" w:hAnsi="Garamond"/>
            <w:color w:val="000000" w:themeColor="text1"/>
          </w:rPr>
          <w:t xml:space="preserve">any of the </w:t>
        </w:r>
        <w:r w:rsidRPr="007E3B63" w:rsidDel="00403C73">
          <w:rPr>
            <w:rFonts w:ascii="Garamond" w:hAnsi="Garamond"/>
            <w:color w:val="000000" w:themeColor="text1"/>
          </w:rPr>
          <w:t>five taxa that we examined</w:t>
        </w:r>
        <w:r w:rsidR="00F67C7F" w:rsidRPr="007E3B63" w:rsidDel="00403C73">
          <w:rPr>
            <w:rFonts w:ascii="Garamond" w:hAnsi="Garamond"/>
            <w:color w:val="000000" w:themeColor="text1"/>
          </w:rPr>
          <w:t>. This was the case</w:t>
        </w:r>
        <w:r w:rsidRPr="007E3B63" w:rsidDel="00403C73">
          <w:rPr>
            <w:rFonts w:ascii="Garamond" w:hAnsi="Garamond"/>
            <w:color w:val="000000" w:themeColor="text1"/>
          </w:rPr>
          <w:t xml:space="preserve"> </w:t>
        </w:r>
        <w:r w:rsidR="00F67C7F" w:rsidRPr="007E3B63" w:rsidDel="00403C73">
          <w:rPr>
            <w:rFonts w:ascii="Garamond" w:hAnsi="Garamond"/>
            <w:color w:val="000000" w:themeColor="text1"/>
          </w:rPr>
          <w:t xml:space="preserve">for both </w:t>
        </w:r>
        <w:r w:rsidRPr="007E3B63" w:rsidDel="00403C73">
          <w:rPr>
            <w:rFonts w:ascii="Garamond" w:hAnsi="Garamond"/>
            <w:color w:val="000000" w:themeColor="text1"/>
          </w:rPr>
          <w:t xml:space="preserve">sex differences in the </w:t>
        </w:r>
        <w:r w:rsidR="00F67C7F" w:rsidRPr="007E3B63" w:rsidDel="00403C73">
          <w:rPr>
            <w:rFonts w:ascii="Garamond" w:hAnsi="Garamond"/>
            <w:color w:val="000000" w:themeColor="text1"/>
          </w:rPr>
          <w:t>mean values of personality traits</w:t>
        </w:r>
        <w:r w:rsidR="00D33699" w:rsidRPr="007E3B63" w:rsidDel="00403C73">
          <w:rPr>
            <w:rFonts w:ascii="Garamond" w:hAnsi="Garamond"/>
            <w:color w:val="000000" w:themeColor="text1"/>
          </w:rPr>
          <w:t>,</w:t>
        </w:r>
        <w:r w:rsidR="00F67C7F" w:rsidRPr="007E3B63" w:rsidDel="00403C73">
          <w:rPr>
            <w:rFonts w:ascii="Garamond" w:hAnsi="Garamond"/>
            <w:color w:val="000000" w:themeColor="text1"/>
          </w:rPr>
          <w:t xml:space="preserve"> and for the level of variation among individuals.</w:t>
        </w:r>
        <w:r w:rsidR="000C6F77" w:rsidRPr="007E3B63" w:rsidDel="00403C73">
          <w:rPr>
            <w:rFonts w:ascii="Garamond" w:hAnsi="Garamond"/>
            <w:color w:val="000000" w:themeColor="text1"/>
          </w:rPr>
          <w:t xml:space="preserve"> </w:t>
        </w:r>
        <w:r w:rsidRPr="007E3B63" w:rsidDel="00403C73">
          <w:rPr>
            <w:rFonts w:ascii="Garamond" w:hAnsi="Garamond"/>
            <w:color w:val="000000" w:themeColor="text1"/>
          </w:rPr>
          <w:t>A fine</w:t>
        </w:r>
        <w:r w:rsidR="00396AE2" w:rsidRPr="007E3B63" w:rsidDel="00403C73">
          <w:rPr>
            <w:rFonts w:ascii="Garamond" w:hAnsi="Garamond"/>
            <w:color w:val="000000" w:themeColor="text1"/>
          </w:rPr>
          <w:t>r</w:t>
        </w:r>
        <w:r w:rsidRPr="007E3B63" w:rsidDel="00403C73">
          <w:rPr>
            <w:rFonts w:ascii="Garamond" w:hAnsi="Garamond"/>
            <w:color w:val="000000" w:themeColor="text1"/>
          </w:rPr>
          <w:t xml:space="preserve">-scale analysis did, however, reveal </w:t>
        </w:r>
        <w:r w:rsidR="00806203" w:rsidRPr="007E3B63" w:rsidDel="00403C73">
          <w:rPr>
            <w:rFonts w:ascii="Garamond" w:hAnsi="Garamond"/>
            <w:color w:val="000000" w:themeColor="text1"/>
          </w:rPr>
          <w:t>some</w:t>
        </w:r>
        <w:r w:rsidRPr="007E3B63" w:rsidDel="00403C73">
          <w:rPr>
            <w:rFonts w:ascii="Garamond" w:hAnsi="Garamond"/>
            <w:color w:val="000000" w:themeColor="text1"/>
          </w:rPr>
          <w:t xml:space="preserve"> sex differences when </w:t>
        </w:r>
        <w:r w:rsidR="00A41A20" w:rsidRPr="007E3B63" w:rsidDel="00403C73">
          <w:rPr>
            <w:rFonts w:ascii="Garamond" w:hAnsi="Garamond"/>
            <w:color w:val="000000" w:themeColor="text1"/>
          </w:rPr>
          <w:t xml:space="preserve">separately </w:t>
        </w:r>
        <w:r w:rsidR="002C42E2" w:rsidRPr="007E3B63" w:rsidDel="00403C73">
          <w:rPr>
            <w:rFonts w:ascii="Garamond" w:hAnsi="Garamond"/>
            <w:color w:val="000000" w:themeColor="text1"/>
          </w:rPr>
          <w:t>investigating</w:t>
        </w:r>
        <w:r w:rsidRPr="007E3B63" w:rsidDel="00403C73">
          <w:rPr>
            <w:rFonts w:ascii="Garamond" w:hAnsi="Garamond"/>
            <w:color w:val="000000" w:themeColor="text1"/>
          </w:rPr>
          <w:t xml:space="preserve"> each of the five </w:t>
        </w:r>
        <w:r w:rsidR="000C6F77" w:rsidRPr="007E3B63" w:rsidDel="00403C73">
          <w:rPr>
            <w:rFonts w:ascii="Garamond" w:hAnsi="Garamond"/>
            <w:color w:val="000000" w:themeColor="text1"/>
          </w:rPr>
          <w:t>personalit</w:t>
        </w:r>
        <w:r w:rsidRPr="007E3B63" w:rsidDel="00403C73">
          <w:rPr>
            <w:rFonts w:ascii="Garamond" w:hAnsi="Garamond"/>
            <w:color w:val="000000" w:themeColor="text1"/>
          </w:rPr>
          <w:t xml:space="preserve">y </w:t>
        </w:r>
        <w:r w:rsidR="009B4AF1" w:rsidDel="00403C73">
          <w:rPr>
            <w:rFonts w:ascii="Garamond" w:hAnsi="Garamond"/>
            <w:color w:val="000000" w:themeColor="text1"/>
          </w:rPr>
          <w:t>types</w:t>
        </w:r>
        <w:r w:rsidRPr="007E3B63" w:rsidDel="00403C73">
          <w:rPr>
            <w:rFonts w:ascii="Garamond" w:hAnsi="Garamond"/>
            <w:color w:val="000000" w:themeColor="text1"/>
          </w:rPr>
          <w:t xml:space="preserve">. </w:t>
        </w:r>
        <w:r w:rsidR="002C42E2" w:rsidRPr="007E3B63" w:rsidDel="00403C73">
          <w:rPr>
            <w:rFonts w:ascii="Garamond" w:hAnsi="Garamond"/>
            <w:color w:val="000000" w:themeColor="text1"/>
          </w:rPr>
          <w:t>Although t</w:t>
        </w:r>
        <w:r w:rsidRPr="007E3B63" w:rsidDel="00403C73">
          <w:rPr>
            <w:rFonts w:ascii="Garamond" w:hAnsi="Garamond"/>
            <w:color w:val="000000" w:themeColor="text1"/>
          </w:rPr>
          <w:t xml:space="preserve">here were male-female differences </w:t>
        </w:r>
        <w:r w:rsidR="000C6F77" w:rsidRPr="007E3B63" w:rsidDel="00403C73">
          <w:rPr>
            <w:rFonts w:ascii="Garamond" w:hAnsi="Garamond"/>
            <w:color w:val="000000" w:themeColor="text1"/>
          </w:rPr>
          <w:t xml:space="preserve">for </w:t>
        </w:r>
        <w:r w:rsidR="00396AE2" w:rsidRPr="007E3B63" w:rsidDel="00403C73">
          <w:rPr>
            <w:rFonts w:ascii="Garamond" w:hAnsi="Garamond"/>
            <w:color w:val="000000" w:themeColor="text1"/>
          </w:rPr>
          <w:t xml:space="preserve">certain </w:t>
        </w:r>
        <w:r w:rsidR="000C6F77" w:rsidRPr="007E3B63" w:rsidDel="00403C73">
          <w:rPr>
            <w:rFonts w:ascii="Garamond" w:hAnsi="Garamond"/>
            <w:color w:val="000000" w:themeColor="text1"/>
          </w:rPr>
          <w:t xml:space="preserve">personality </w:t>
        </w:r>
        <w:r w:rsidR="0080731D" w:rsidDel="00403C73">
          <w:rPr>
            <w:rFonts w:ascii="Garamond" w:hAnsi="Garamond"/>
            <w:color w:val="000000" w:themeColor="text1"/>
          </w:rPr>
          <w:t>traits</w:t>
        </w:r>
        <w:r w:rsidR="0080731D" w:rsidRPr="007E3B63" w:rsidDel="00403C73">
          <w:rPr>
            <w:rFonts w:ascii="Garamond" w:hAnsi="Garamond"/>
            <w:color w:val="000000" w:themeColor="text1"/>
          </w:rPr>
          <w:t xml:space="preserve"> </w:t>
        </w:r>
        <w:r w:rsidR="001742D0" w:rsidRPr="007E3B63" w:rsidDel="00403C73">
          <w:rPr>
            <w:rFonts w:ascii="Garamond" w:hAnsi="Garamond"/>
            <w:color w:val="000000" w:themeColor="text1"/>
          </w:rPr>
          <w:t xml:space="preserve">in </w:t>
        </w:r>
        <w:r w:rsidR="00F67D50" w:rsidDel="00403C73">
          <w:rPr>
            <w:rFonts w:ascii="Garamond" w:hAnsi="Garamond"/>
            <w:color w:val="000000" w:themeColor="text1"/>
          </w:rPr>
          <w:t xml:space="preserve">three </w:t>
        </w:r>
        <w:r w:rsidR="000C6F77" w:rsidRPr="007E3B63" w:rsidDel="00403C73">
          <w:rPr>
            <w:rFonts w:ascii="Garamond" w:hAnsi="Garamond"/>
            <w:color w:val="000000" w:themeColor="text1"/>
          </w:rPr>
          <w:t>taxonomic groups</w:t>
        </w:r>
        <w:r w:rsidR="001742D0" w:rsidRPr="007E3B63" w:rsidDel="00403C73">
          <w:rPr>
            <w:rFonts w:ascii="Garamond" w:hAnsi="Garamond"/>
            <w:color w:val="000000" w:themeColor="text1"/>
          </w:rPr>
          <w:t xml:space="preserve">, there was no consistent pattern. </w:t>
        </w:r>
        <w:r w:rsidR="00EF0302" w:rsidDel="00403C73">
          <w:rPr>
            <w:rFonts w:ascii="Garamond" w:hAnsi="Garamond"/>
            <w:color w:val="000000" w:themeColor="text1"/>
          </w:rPr>
          <w:t>For example</w:t>
        </w:r>
        <w:r w:rsidR="001742D0" w:rsidRPr="007E3B63" w:rsidDel="00403C73">
          <w:rPr>
            <w:rFonts w:ascii="Garamond" w:hAnsi="Garamond"/>
            <w:color w:val="000000" w:themeColor="text1"/>
          </w:rPr>
          <w:t>, females were significant</w:t>
        </w:r>
        <w:r w:rsidR="00577E81" w:rsidDel="00403C73">
          <w:rPr>
            <w:rFonts w:ascii="Garamond" w:hAnsi="Garamond"/>
            <w:color w:val="000000" w:themeColor="text1"/>
          </w:rPr>
          <w:t>ly</w:t>
        </w:r>
        <w:r w:rsidR="001742D0" w:rsidRPr="007E3B63" w:rsidDel="00403C73">
          <w:rPr>
            <w:rFonts w:ascii="Garamond" w:hAnsi="Garamond"/>
            <w:color w:val="000000" w:themeColor="text1"/>
          </w:rPr>
          <w:t xml:space="preserve"> more social in birds</w:t>
        </w:r>
        <w:r w:rsidR="001E26AB" w:rsidDel="00403C73">
          <w:rPr>
            <w:rFonts w:ascii="Garamond" w:hAnsi="Garamond"/>
            <w:color w:val="000000" w:themeColor="text1"/>
          </w:rPr>
          <w:t xml:space="preserve"> but</w:t>
        </w:r>
        <w:r w:rsidR="001742D0" w:rsidRPr="007E3B63" w:rsidDel="00403C73">
          <w:rPr>
            <w:rFonts w:ascii="Garamond" w:hAnsi="Garamond"/>
            <w:color w:val="000000" w:themeColor="text1"/>
          </w:rPr>
          <w:t xml:space="preserve"> less exploratory in reptiles/amphibians. </w:t>
        </w:r>
        <w:r w:rsidR="00396AE2" w:rsidRPr="007E3B63" w:rsidDel="00403C73">
          <w:rPr>
            <w:rFonts w:ascii="Garamond" w:hAnsi="Garamond"/>
            <w:color w:val="000000" w:themeColor="text1"/>
          </w:rPr>
          <w:t xml:space="preserve">There were no </w:t>
        </w:r>
        <w:r w:rsidR="002C42E2" w:rsidRPr="007E3B63" w:rsidDel="00403C73">
          <w:rPr>
            <w:rFonts w:ascii="Garamond" w:hAnsi="Garamond"/>
            <w:color w:val="000000" w:themeColor="text1"/>
          </w:rPr>
          <w:t xml:space="preserve">detectable </w:t>
        </w:r>
        <w:r w:rsidR="00396AE2" w:rsidRPr="007E3B63" w:rsidDel="00403C73">
          <w:rPr>
            <w:rFonts w:ascii="Garamond" w:hAnsi="Garamond"/>
            <w:color w:val="000000" w:themeColor="text1"/>
          </w:rPr>
          <w:t>sex differences for mammals</w:t>
        </w:r>
        <w:r w:rsidR="00EF0302" w:rsidDel="00403C73">
          <w:rPr>
            <w:rFonts w:ascii="Garamond" w:hAnsi="Garamond"/>
            <w:color w:val="000000" w:themeColor="text1"/>
          </w:rPr>
          <w:t xml:space="preserve"> </w:t>
        </w:r>
        <w:r w:rsidR="00396AE2" w:rsidRPr="007E3B63" w:rsidDel="00403C73">
          <w:rPr>
            <w:rFonts w:ascii="Garamond" w:hAnsi="Garamond"/>
            <w:color w:val="000000" w:themeColor="text1"/>
          </w:rPr>
          <w:t xml:space="preserve">or fish. </w:t>
        </w:r>
        <w:r w:rsidR="00563377" w:rsidRPr="007E3B63" w:rsidDel="00403C73">
          <w:rPr>
            <w:rFonts w:ascii="Garamond" w:hAnsi="Garamond"/>
            <w:color w:val="000000" w:themeColor="text1"/>
          </w:rPr>
          <w:t>Crucially, t</w:t>
        </w:r>
        <w:r w:rsidR="001742D0" w:rsidRPr="007E3B63" w:rsidDel="00403C73">
          <w:rPr>
            <w:rFonts w:ascii="Garamond" w:hAnsi="Garamond"/>
            <w:color w:val="000000" w:themeColor="text1"/>
          </w:rPr>
          <w:t xml:space="preserve">here was no evidence for greater male </w:t>
        </w:r>
        <w:r w:rsidR="002C42E2" w:rsidRPr="007E3B63" w:rsidDel="00403C73">
          <w:rPr>
            <w:rFonts w:ascii="Garamond" w:hAnsi="Garamond"/>
            <w:color w:val="000000" w:themeColor="text1"/>
          </w:rPr>
          <w:t xml:space="preserve">than female </w:t>
        </w:r>
        <w:r w:rsidR="001742D0" w:rsidRPr="007E3B63" w:rsidDel="00403C73">
          <w:rPr>
            <w:rFonts w:ascii="Garamond" w:hAnsi="Garamond"/>
            <w:color w:val="000000" w:themeColor="text1"/>
          </w:rPr>
          <w:t xml:space="preserve">variability in any taxa for any of the five personality factors. Indeed, the only </w:t>
        </w:r>
        <w:r w:rsidR="00396AE2" w:rsidRPr="007E3B63" w:rsidDel="00403C73">
          <w:rPr>
            <w:rFonts w:ascii="Garamond" w:hAnsi="Garamond"/>
            <w:color w:val="000000" w:themeColor="text1"/>
          </w:rPr>
          <w:t>instanc</w:t>
        </w:r>
        <w:r w:rsidR="002771CA" w:rsidDel="00403C73">
          <w:rPr>
            <w:rFonts w:ascii="Garamond" w:hAnsi="Garamond"/>
            <w:color w:val="000000" w:themeColor="text1"/>
          </w:rPr>
          <w:t>e</w:t>
        </w:r>
        <w:r w:rsidR="001742D0" w:rsidRPr="007E3B63" w:rsidDel="00403C73">
          <w:rPr>
            <w:rFonts w:ascii="Garamond" w:hAnsi="Garamond"/>
            <w:color w:val="000000" w:themeColor="text1"/>
          </w:rPr>
          <w:t xml:space="preserve"> in which there was a </w:t>
        </w:r>
        <w:r w:rsidR="00577E81" w:rsidDel="00403C73">
          <w:rPr>
            <w:rFonts w:ascii="Garamond" w:hAnsi="Garamond"/>
            <w:color w:val="000000" w:themeColor="text1"/>
          </w:rPr>
          <w:t xml:space="preserve">significant </w:t>
        </w:r>
        <w:r w:rsidR="001742D0" w:rsidRPr="007E3B63" w:rsidDel="00403C73">
          <w:rPr>
            <w:rFonts w:ascii="Garamond" w:hAnsi="Garamond"/>
            <w:color w:val="000000" w:themeColor="text1"/>
          </w:rPr>
          <w:t xml:space="preserve">sex difference </w:t>
        </w:r>
        <w:r w:rsidR="00BA0B56" w:rsidRPr="007E3B63" w:rsidDel="00403C73">
          <w:rPr>
            <w:rFonts w:ascii="Garamond" w:hAnsi="Garamond"/>
            <w:color w:val="000000" w:themeColor="text1"/>
          </w:rPr>
          <w:t>revealed</w:t>
        </w:r>
        <w:r w:rsidR="001742D0" w:rsidRPr="007E3B63" w:rsidDel="00403C73">
          <w:rPr>
            <w:rFonts w:ascii="Garamond" w:hAnsi="Garamond"/>
            <w:color w:val="000000" w:themeColor="text1"/>
          </w:rPr>
          <w:t xml:space="preserve"> greater variability among females</w:t>
        </w:r>
        <w:r w:rsidR="002771CA" w:rsidDel="00403C73">
          <w:rPr>
            <w:rFonts w:ascii="Garamond" w:hAnsi="Garamond"/>
            <w:color w:val="000000" w:themeColor="text1"/>
          </w:rPr>
          <w:t xml:space="preserve"> (aggression in fish)</w:t>
        </w:r>
        <w:r w:rsidR="001742D0" w:rsidRPr="007E3B63" w:rsidDel="00403C73">
          <w:rPr>
            <w:rFonts w:ascii="Garamond" w:hAnsi="Garamond"/>
            <w:color w:val="000000" w:themeColor="text1"/>
          </w:rPr>
          <w:t xml:space="preserve">. </w:t>
        </w:r>
        <w:r w:rsidR="0043486B" w:rsidRPr="00DD2E1D" w:rsidDel="00403C73">
          <w:rPr>
            <w:rFonts w:ascii="Garamond" w:hAnsi="Garamond"/>
            <w:color w:val="000000" w:themeColor="text1"/>
          </w:rPr>
          <w:t xml:space="preserve">Finally, the magnitude of SSD, which is a proxy for the strength of sexual selection on males, </w:t>
        </w:r>
        <w:r w:rsidR="003F4A85" w:rsidDel="00403C73">
          <w:rPr>
            <w:rFonts w:ascii="Garamond" w:hAnsi="Garamond"/>
            <w:color w:val="000000" w:themeColor="text1"/>
          </w:rPr>
          <w:t xml:space="preserve">only </w:t>
        </w:r>
        <w:r w:rsidR="00396AE2" w:rsidRPr="00DD2E1D" w:rsidDel="00403C73">
          <w:rPr>
            <w:rFonts w:ascii="Garamond" w:hAnsi="Garamond"/>
            <w:color w:val="000000" w:themeColor="text1"/>
          </w:rPr>
          <w:t>explain</w:t>
        </w:r>
        <w:r w:rsidR="007E5EF8" w:rsidRPr="00DD2E1D" w:rsidDel="00403C73">
          <w:rPr>
            <w:rFonts w:ascii="Garamond" w:hAnsi="Garamond"/>
            <w:color w:val="000000" w:themeColor="text1"/>
          </w:rPr>
          <w:t>ed</w:t>
        </w:r>
        <w:r w:rsidR="00396AE2" w:rsidRPr="00DD2E1D" w:rsidDel="00403C73">
          <w:rPr>
            <w:rFonts w:ascii="Garamond" w:hAnsi="Garamond"/>
            <w:color w:val="000000" w:themeColor="text1"/>
          </w:rPr>
          <w:t xml:space="preserve"> </w:t>
        </w:r>
        <w:r w:rsidR="0043486B" w:rsidRPr="00DD2E1D" w:rsidDel="00403C73">
          <w:rPr>
            <w:rFonts w:ascii="Garamond" w:hAnsi="Garamond"/>
            <w:color w:val="000000" w:themeColor="text1"/>
          </w:rPr>
          <w:t xml:space="preserve">sex differences in mean personality </w:t>
        </w:r>
        <w:r w:rsidR="007E5EF8" w:rsidRPr="00DD2E1D" w:rsidDel="00403C73">
          <w:rPr>
            <w:rFonts w:ascii="Garamond" w:hAnsi="Garamond"/>
            <w:color w:val="000000" w:themeColor="text1"/>
          </w:rPr>
          <w:t xml:space="preserve">for </w:t>
        </w:r>
        <w:r w:rsidR="0059232F" w:rsidRPr="00DD2E1D" w:rsidDel="00403C73">
          <w:rPr>
            <w:rFonts w:ascii="Garamond" w:hAnsi="Garamond"/>
            <w:color w:val="000000" w:themeColor="text1"/>
          </w:rPr>
          <w:t>activity</w:t>
        </w:r>
        <w:r w:rsidR="00B51DA7" w:rsidRPr="00DD2E1D" w:rsidDel="00403C73">
          <w:rPr>
            <w:rFonts w:ascii="Garamond" w:hAnsi="Garamond"/>
            <w:color w:val="000000" w:themeColor="text1"/>
          </w:rPr>
          <w:t xml:space="preserve"> and aggression</w:t>
        </w:r>
        <w:r w:rsidR="0059232F" w:rsidRPr="00DD2E1D" w:rsidDel="00403C73">
          <w:rPr>
            <w:rFonts w:ascii="Garamond" w:hAnsi="Garamond"/>
            <w:color w:val="000000" w:themeColor="text1"/>
          </w:rPr>
          <w:t xml:space="preserve"> in</w:t>
        </w:r>
        <w:r w:rsidR="007E5EF8" w:rsidRPr="00DD2E1D" w:rsidDel="00403C73">
          <w:rPr>
            <w:rFonts w:ascii="Garamond" w:hAnsi="Garamond"/>
            <w:color w:val="000000" w:themeColor="text1"/>
          </w:rPr>
          <w:t xml:space="preserve"> mammals</w:t>
        </w:r>
        <w:r w:rsidR="0059232F" w:rsidRPr="00DD2E1D" w:rsidDel="00403C73">
          <w:rPr>
            <w:rFonts w:ascii="Garamond" w:hAnsi="Garamond"/>
            <w:color w:val="000000" w:themeColor="text1"/>
          </w:rPr>
          <w:t xml:space="preserve">. </w:t>
        </w:r>
        <w:r w:rsidR="00344D75" w:rsidDel="00403C73">
          <w:rPr>
            <w:rFonts w:ascii="Garamond" w:hAnsi="Garamond"/>
            <w:color w:val="000000" w:themeColor="text1"/>
          </w:rPr>
          <w:t>In species where</w:t>
        </w:r>
        <w:r w:rsidR="00344D75" w:rsidRPr="00DD2E1D" w:rsidDel="00403C73">
          <w:rPr>
            <w:rFonts w:ascii="Garamond" w:hAnsi="Garamond"/>
            <w:color w:val="000000" w:themeColor="text1"/>
          </w:rPr>
          <w:t xml:space="preserve"> </w:t>
        </w:r>
        <w:r w:rsidR="0059232F" w:rsidRPr="00DD2E1D" w:rsidDel="00403C73">
          <w:rPr>
            <w:rFonts w:ascii="Garamond" w:hAnsi="Garamond"/>
            <w:color w:val="000000" w:themeColor="text1"/>
          </w:rPr>
          <w:t>males and females were the same size, males were more active</w:t>
        </w:r>
        <w:r w:rsidR="00B51DA7" w:rsidRPr="00DD2E1D" w:rsidDel="00403C73">
          <w:rPr>
            <w:rFonts w:ascii="Garamond" w:hAnsi="Garamond"/>
            <w:color w:val="000000" w:themeColor="text1"/>
          </w:rPr>
          <w:t xml:space="preserve"> and less aggressive</w:t>
        </w:r>
        <w:r w:rsidR="0059232F" w:rsidRPr="00DD2E1D" w:rsidDel="00403C73">
          <w:rPr>
            <w:rFonts w:ascii="Garamond" w:hAnsi="Garamond"/>
            <w:color w:val="000000" w:themeColor="text1"/>
          </w:rPr>
          <w:t xml:space="preserve"> than females</w:t>
        </w:r>
        <w:r w:rsidR="007E5EF8" w:rsidRPr="00DD2E1D" w:rsidDel="00403C73">
          <w:rPr>
            <w:rFonts w:ascii="Garamond" w:hAnsi="Garamond"/>
            <w:color w:val="000000" w:themeColor="text1"/>
          </w:rPr>
          <w:t xml:space="preserve">, </w:t>
        </w:r>
        <w:r w:rsidR="0059232F" w:rsidRPr="00DD2E1D" w:rsidDel="00403C73">
          <w:rPr>
            <w:rFonts w:ascii="Garamond" w:hAnsi="Garamond"/>
            <w:color w:val="000000" w:themeColor="text1"/>
          </w:rPr>
          <w:t xml:space="preserve">but </w:t>
        </w:r>
        <w:r w:rsidR="00EB1BB5" w:rsidDel="00403C73">
          <w:rPr>
            <w:rFonts w:ascii="Garamond" w:hAnsi="Garamond"/>
            <w:color w:val="000000" w:themeColor="text1"/>
          </w:rPr>
          <w:t>in species where</w:t>
        </w:r>
        <w:r w:rsidR="00EB1BB5" w:rsidRPr="00DD2E1D" w:rsidDel="00403C73">
          <w:rPr>
            <w:rFonts w:ascii="Garamond" w:hAnsi="Garamond"/>
            <w:color w:val="000000" w:themeColor="text1"/>
          </w:rPr>
          <w:t xml:space="preserve"> </w:t>
        </w:r>
        <w:r w:rsidR="0059232F" w:rsidRPr="00DD2E1D" w:rsidDel="00403C73">
          <w:rPr>
            <w:rFonts w:ascii="Garamond" w:hAnsi="Garamond"/>
            <w:color w:val="000000" w:themeColor="text1"/>
          </w:rPr>
          <w:t xml:space="preserve">males </w:t>
        </w:r>
        <w:r w:rsidR="00EB1BB5" w:rsidDel="00403C73">
          <w:rPr>
            <w:rFonts w:ascii="Garamond" w:hAnsi="Garamond"/>
            <w:color w:val="000000" w:themeColor="text1"/>
          </w:rPr>
          <w:t>are</w:t>
        </w:r>
        <w:r w:rsidR="00EB1BB5" w:rsidRPr="00DD2E1D" w:rsidDel="00403C73">
          <w:rPr>
            <w:rFonts w:ascii="Garamond" w:hAnsi="Garamond"/>
            <w:color w:val="000000" w:themeColor="text1"/>
          </w:rPr>
          <w:t xml:space="preserve"> </w:t>
        </w:r>
        <w:r w:rsidR="0059232F" w:rsidRPr="00DD2E1D" w:rsidDel="00403C73">
          <w:rPr>
            <w:rFonts w:ascii="Garamond" w:hAnsi="Garamond"/>
            <w:color w:val="000000" w:themeColor="text1"/>
          </w:rPr>
          <w:t>larger than females</w:t>
        </w:r>
        <w:r w:rsidR="00B51DA7" w:rsidRPr="00DD2E1D" w:rsidDel="00403C73">
          <w:rPr>
            <w:rFonts w:ascii="Garamond" w:hAnsi="Garamond"/>
            <w:color w:val="000000" w:themeColor="text1"/>
          </w:rPr>
          <w:t xml:space="preserve">, </w:t>
        </w:r>
        <w:r w:rsidR="0059232F" w:rsidRPr="00DD2E1D" w:rsidDel="00403C73">
          <w:rPr>
            <w:rFonts w:ascii="Garamond" w:hAnsi="Garamond"/>
            <w:color w:val="000000" w:themeColor="text1"/>
          </w:rPr>
          <w:t xml:space="preserve">males </w:t>
        </w:r>
        <w:r w:rsidR="00EB1BB5" w:rsidDel="00403C73">
          <w:rPr>
            <w:rFonts w:ascii="Garamond" w:hAnsi="Garamond"/>
            <w:color w:val="000000" w:themeColor="text1"/>
          </w:rPr>
          <w:t>are</w:t>
        </w:r>
        <w:r w:rsidR="00EB1BB5" w:rsidRPr="00DD2E1D" w:rsidDel="00403C73">
          <w:rPr>
            <w:rFonts w:ascii="Garamond" w:hAnsi="Garamond"/>
            <w:color w:val="000000" w:themeColor="text1"/>
          </w:rPr>
          <w:t xml:space="preserve"> </w:t>
        </w:r>
        <w:r w:rsidR="0059232F" w:rsidRPr="00DD2E1D" w:rsidDel="00403C73">
          <w:rPr>
            <w:rFonts w:ascii="Garamond" w:hAnsi="Garamond"/>
            <w:color w:val="000000" w:themeColor="text1"/>
          </w:rPr>
          <w:t xml:space="preserve">significantly </w:t>
        </w:r>
        <w:r w:rsidR="00B51DA7" w:rsidRPr="00DD2E1D" w:rsidDel="00403C73">
          <w:rPr>
            <w:rFonts w:ascii="Garamond" w:hAnsi="Garamond"/>
            <w:color w:val="000000" w:themeColor="text1"/>
          </w:rPr>
          <w:t>less</w:t>
        </w:r>
        <w:r w:rsidR="0059232F" w:rsidRPr="00DD2E1D" w:rsidDel="00403C73">
          <w:rPr>
            <w:rFonts w:ascii="Garamond" w:hAnsi="Garamond"/>
            <w:color w:val="000000" w:themeColor="text1"/>
          </w:rPr>
          <w:t xml:space="preserve"> active </w:t>
        </w:r>
        <w:r w:rsidR="00B51DA7" w:rsidRPr="00DD2E1D" w:rsidDel="00403C73">
          <w:rPr>
            <w:rFonts w:ascii="Garamond" w:hAnsi="Garamond"/>
            <w:color w:val="000000" w:themeColor="text1"/>
          </w:rPr>
          <w:t xml:space="preserve">and more aggressive </w:t>
        </w:r>
        <w:r w:rsidR="0059232F" w:rsidRPr="00DD2E1D" w:rsidDel="00403C73">
          <w:rPr>
            <w:rFonts w:ascii="Garamond" w:hAnsi="Garamond"/>
            <w:color w:val="000000" w:themeColor="text1"/>
          </w:rPr>
          <w:t xml:space="preserve">than </w:t>
        </w:r>
        <w:r w:rsidR="00B51DA7" w:rsidRPr="00DD2E1D" w:rsidDel="00403C73">
          <w:rPr>
            <w:rFonts w:ascii="Garamond" w:hAnsi="Garamond"/>
            <w:color w:val="000000" w:themeColor="text1"/>
          </w:rPr>
          <w:t>fe</w:t>
        </w:r>
        <w:r w:rsidR="0059232F" w:rsidRPr="00DD2E1D" w:rsidDel="00403C73">
          <w:rPr>
            <w:rFonts w:ascii="Garamond" w:hAnsi="Garamond"/>
            <w:color w:val="000000" w:themeColor="text1"/>
          </w:rPr>
          <w:t xml:space="preserve">males. </w:t>
        </w:r>
        <w:r w:rsidR="00EB1BB5" w:rsidDel="00403C73">
          <w:rPr>
            <w:rFonts w:ascii="Garamond" w:hAnsi="Garamond"/>
            <w:color w:val="000000" w:themeColor="text1"/>
          </w:rPr>
          <w:t>Crucially, t</w:t>
        </w:r>
        <w:r w:rsidR="0059232F" w:rsidRPr="00DD2E1D" w:rsidDel="00403C73">
          <w:rPr>
            <w:rFonts w:ascii="Garamond" w:hAnsi="Garamond"/>
            <w:color w:val="000000" w:themeColor="text1"/>
          </w:rPr>
          <w:t>he magnitude of SSD did</w:t>
        </w:r>
        <w:r w:rsidR="007E5EF8" w:rsidRPr="00DD2E1D" w:rsidDel="00403C73">
          <w:rPr>
            <w:rFonts w:ascii="Garamond" w:hAnsi="Garamond"/>
            <w:color w:val="000000" w:themeColor="text1"/>
          </w:rPr>
          <w:t xml:space="preserve"> not </w:t>
        </w:r>
        <w:r w:rsidR="0059232F" w:rsidRPr="00DD2E1D" w:rsidDel="00403C73">
          <w:rPr>
            <w:rFonts w:ascii="Garamond" w:hAnsi="Garamond"/>
            <w:color w:val="000000" w:themeColor="text1"/>
          </w:rPr>
          <w:t xml:space="preserve">explain sex differences in variability </w:t>
        </w:r>
        <w:r w:rsidR="007E5EF8" w:rsidRPr="00DD2E1D" w:rsidDel="00403C73">
          <w:rPr>
            <w:rFonts w:ascii="Garamond" w:hAnsi="Garamond"/>
            <w:color w:val="000000" w:themeColor="text1"/>
          </w:rPr>
          <w:t xml:space="preserve">for any </w:t>
        </w:r>
        <w:r w:rsidR="00396AE2" w:rsidRPr="00DD2E1D" w:rsidDel="00403C73">
          <w:rPr>
            <w:rFonts w:ascii="Garamond" w:hAnsi="Garamond"/>
            <w:color w:val="000000" w:themeColor="text1"/>
          </w:rPr>
          <w:t xml:space="preserve">of the five </w:t>
        </w:r>
        <w:r w:rsidR="000C6F77" w:rsidRPr="00DD2E1D" w:rsidDel="00403C73">
          <w:rPr>
            <w:rFonts w:ascii="Garamond" w:hAnsi="Garamond"/>
            <w:color w:val="000000" w:themeColor="text1"/>
          </w:rPr>
          <w:t xml:space="preserve">personality </w:t>
        </w:r>
        <w:r w:rsidR="009B4AF1" w:rsidRPr="00DD2E1D" w:rsidDel="00403C73">
          <w:rPr>
            <w:rFonts w:ascii="Garamond" w:hAnsi="Garamond"/>
            <w:color w:val="000000" w:themeColor="text1"/>
          </w:rPr>
          <w:t>types</w:t>
        </w:r>
        <w:r w:rsidR="00396AE2" w:rsidRPr="00DD2E1D" w:rsidDel="00403C73">
          <w:rPr>
            <w:rFonts w:ascii="Garamond" w:hAnsi="Garamond"/>
            <w:color w:val="000000" w:themeColor="text1"/>
          </w:rPr>
          <w:t xml:space="preserve"> in </w:t>
        </w:r>
        <w:r w:rsidR="0059232F" w:rsidRPr="00DD2E1D" w:rsidDel="00403C73">
          <w:rPr>
            <w:rFonts w:ascii="Garamond" w:hAnsi="Garamond"/>
            <w:color w:val="000000" w:themeColor="text1"/>
          </w:rPr>
          <w:t>the four</w:t>
        </w:r>
        <w:r w:rsidR="007E5EF8" w:rsidRPr="00DD2E1D" w:rsidDel="00403C73">
          <w:rPr>
            <w:rFonts w:ascii="Garamond" w:hAnsi="Garamond"/>
            <w:color w:val="000000" w:themeColor="text1"/>
          </w:rPr>
          <w:t xml:space="preserve"> </w:t>
        </w:r>
        <w:r w:rsidR="000C6F77" w:rsidRPr="00DD2E1D" w:rsidDel="00403C73">
          <w:rPr>
            <w:rFonts w:ascii="Garamond" w:hAnsi="Garamond"/>
            <w:color w:val="000000" w:themeColor="text1"/>
          </w:rPr>
          <w:t>tax</w:t>
        </w:r>
        <w:r w:rsidR="00396AE2" w:rsidRPr="00DD2E1D" w:rsidDel="00403C73">
          <w:rPr>
            <w:rFonts w:ascii="Garamond" w:hAnsi="Garamond"/>
            <w:color w:val="000000" w:themeColor="text1"/>
          </w:rPr>
          <w:t xml:space="preserve">a </w:t>
        </w:r>
        <w:r w:rsidR="00A41A20" w:rsidRPr="00DD2E1D" w:rsidDel="00403C73">
          <w:rPr>
            <w:rFonts w:ascii="Garamond" w:hAnsi="Garamond"/>
            <w:color w:val="000000" w:themeColor="text1"/>
          </w:rPr>
          <w:t>with</w:t>
        </w:r>
        <w:r w:rsidR="00396AE2" w:rsidRPr="00DD2E1D" w:rsidDel="00403C73">
          <w:rPr>
            <w:rFonts w:ascii="Garamond" w:hAnsi="Garamond"/>
            <w:color w:val="000000" w:themeColor="text1"/>
          </w:rPr>
          <w:t xml:space="preserve"> sufficient data to test for </w:t>
        </w:r>
        <w:r w:rsidR="00EB1BB5" w:rsidDel="00403C73">
          <w:rPr>
            <w:rFonts w:ascii="Garamond" w:hAnsi="Garamond"/>
            <w:color w:val="000000" w:themeColor="text1"/>
          </w:rPr>
          <w:t>its</w:t>
        </w:r>
        <w:r w:rsidR="00EB1BB5" w:rsidRPr="00DD2E1D" w:rsidDel="00403C73">
          <w:rPr>
            <w:rFonts w:ascii="Garamond" w:hAnsi="Garamond"/>
            <w:color w:val="000000" w:themeColor="text1"/>
          </w:rPr>
          <w:t xml:space="preserve"> </w:t>
        </w:r>
        <w:r w:rsidR="00396AE2" w:rsidRPr="00DD2E1D" w:rsidDel="00403C73">
          <w:rPr>
            <w:rFonts w:ascii="Garamond" w:hAnsi="Garamond"/>
            <w:color w:val="000000" w:themeColor="text1"/>
          </w:rPr>
          <w:t>effect</w:t>
        </w:r>
        <w:r w:rsidR="000C6F77" w:rsidRPr="00DD2E1D" w:rsidDel="00403C73">
          <w:rPr>
            <w:rFonts w:ascii="Garamond" w:hAnsi="Garamond"/>
            <w:color w:val="000000" w:themeColor="text1"/>
          </w:rPr>
          <w:t>.</w:t>
        </w:r>
        <w:r w:rsidR="007E5EF8" w:rsidRPr="00DD2E1D" w:rsidDel="00403C73">
          <w:rPr>
            <w:rFonts w:ascii="Garamond" w:hAnsi="Garamond"/>
            <w:color w:val="000000" w:themeColor="text1"/>
          </w:rPr>
          <w:t xml:space="preserve"> </w:t>
        </w:r>
      </w:moveFrom>
    </w:p>
    <w:moveFromRangeEnd w:id="286"/>
    <w:p w14:paraId="7FCB2162" w14:textId="77777777" w:rsidR="002C42E2" w:rsidRPr="007E3B63" w:rsidRDefault="002C42E2" w:rsidP="007E3B63">
      <w:pPr>
        <w:rPr>
          <w:rFonts w:ascii="Garamond" w:hAnsi="Garamond"/>
          <w:color w:val="000000" w:themeColor="text1"/>
        </w:rPr>
      </w:pPr>
    </w:p>
    <w:p w14:paraId="02323BF6" w14:textId="2CDD81DD" w:rsidR="002C42E2" w:rsidRPr="007E3B63" w:rsidRDefault="00563377" w:rsidP="008A067E">
      <w:pPr>
        <w:ind w:firstLine="720"/>
        <w:rPr>
          <w:rFonts w:ascii="Garamond" w:hAnsi="Garamond"/>
          <w:color w:val="000000" w:themeColor="text1"/>
        </w:rPr>
      </w:pPr>
      <w:r w:rsidRPr="007E3B63">
        <w:rPr>
          <w:rFonts w:ascii="Garamond" w:hAnsi="Garamond"/>
          <w:color w:val="000000" w:themeColor="text1"/>
        </w:rPr>
        <w:t xml:space="preserve">Starting with </w:t>
      </w:r>
      <w:r w:rsidR="001326C4">
        <w:rPr>
          <w:rFonts w:ascii="Garamond" w:hAnsi="Garamond"/>
          <w:color w:val="000000" w:themeColor="text1"/>
        </w:rPr>
        <w:t>Darwin</w:t>
      </w:r>
      <w:r w:rsidR="001326C4">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lt;sup&gt;26&lt;/sup&gt;","plainTextFormattedCitation":"26","previouslyFormattedCitation":"&lt;sup&gt;26&lt;/sup&gt;"},"properties":{"noteIndex":0},"schema":"https://github.com/citation-style-language/schema/raw/master/csl-citation.json"}</w:instrText>
      </w:r>
      <w:r w:rsidR="001326C4">
        <w:rPr>
          <w:rFonts w:ascii="Garamond" w:hAnsi="Garamond"/>
          <w:color w:val="000000" w:themeColor="text1"/>
        </w:rPr>
        <w:fldChar w:fldCharType="separate"/>
      </w:r>
      <w:r w:rsidR="003A2BE2" w:rsidRPr="003A2BE2">
        <w:rPr>
          <w:rFonts w:ascii="Garamond" w:hAnsi="Garamond"/>
          <w:noProof/>
          <w:color w:val="000000" w:themeColor="text1"/>
          <w:vertAlign w:val="superscript"/>
        </w:rPr>
        <w:t>26</w:t>
      </w:r>
      <w:r w:rsidR="001326C4">
        <w:rPr>
          <w:rFonts w:ascii="Garamond" w:hAnsi="Garamond"/>
          <w:color w:val="000000" w:themeColor="text1"/>
        </w:rPr>
        <w:fldChar w:fldCharType="end"/>
      </w:r>
      <w:r w:rsidR="001326C4">
        <w:rPr>
          <w:rFonts w:ascii="Garamond" w:hAnsi="Garamond"/>
          <w:color w:val="000000" w:themeColor="text1"/>
        </w:rPr>
        <w:t>,</w:t>
      </w:r>
      <w:r w:rsidRPr="007E3B63">
        <w:rPr>
          <w:rFonts w:ascii="Garamond" w:hAnsi="Garamond"/>
          <w:color w:val="000000" w:themeColor="text1"/>
        </w:rPr>
        <w:t xml:space="preserve"> it has been </w:t>
      </w:r>
      <w:r w:rsidR="00806203" w:rsidRPr="007E3B63">
        <w:rPr>
          <w:rFonts w:ascii="Garamond" w:hAnsi="Garamond"/>
          <w:color w:val="000000" w:themeColor="text1"/>
        </w:rPr>
        <w:t>repeatedly stated</w:t>
      </w:r>
      <w:r w:rsidR="00AF1DC7" w:rsidRPr="007E3B63">
        <w:rPr>
          <w:rFonts w:ascii="Garamond" w:hAnsi="Garamond"/>
          <w:color w:val="000000" w:themeColor="text1"/>
        </w:rPr>
        <w:t xml:space="preserve"> that males vary more in their appearance (</w:t>
      </w:r>
      <w:r w:rsidR="00A045D9">
        <w:rPr>
          <w:rFonts w:ascii="Garamond" w:hAnsi="Garamond"/>
          <w:color w:val="000000" w:themeColor="text1"/>
        </w:rPr>
        <w:t xml:space="preserve">i.e. </w:t>
      </w:r>
      <w:r w:rsidR="00AF1DC7" w:rsidRPr="007E3B63">
        <w:rPr>
          <w:rFonts w:ascii="Garamond" w:hAnsi="Garamond"/>
          <w:color w:val="000000" w:themeColor="text1"/>
        </w:rPr>
        <w:t>phenotype</w:t>
      </w:r>
      <w:r w:rsidR="00A045D9">
        <w:rPr>
          <w:rFonts w:ascii="Garamond" w:hAnsi="Garamond"/>
          <w:color w:val="000000" w:themeColor="text1"/>
        </w:rPr>
        <w:t>s</w:t>
      </w:r>
      <w:r w:rsidR="00AF1DC7" w:rsidRPr="007E3B63">
        <w:rPr>
          <w:rFonts w:ascii="Garamond" w:hAnsi="Garamond"/>
          <w:color w:val="000000" w:themeColor="text1"/>
        </w:rPr>
        <w:t>)</w:t>
      </w:r>
      <w:r w:rsidRPr="007E3B63">
        <w:rPr>
          <w:rFonts w:ascii="Garamond" w:hAnsi="Garamond"/>
          <w:color w:val="000000" w:themeColor="text1"/>
        </w:rPr>
        <w:t xml:space="preserve"> than do females, partly</w:t>
      </w:r>
      <w:r w:rsidR="00AF1DC7" w:rsidRPr="007E3B63">
        <w:rPr>
          <w:rFonts w:ascii="Garamond" w:hAnsi="Garamond"/>
          <w:color w:val="000000" w:themeColor="text1"/>
        </w:rPr>
        <w:t xml:space="preserve"> because of the effects of sexual selection. </w:t>
      </w:r>
      <w:r w:rsidR="002C42E2" w:rsidRPr="007E3B63">
        <w:rPr>
          <w:rFonts w:ascii="Garamond" w:hAnsi="Garamond"/>
          <w:color w:val="000000" w:themeColor="text1"/>
        </w:rPr>
        <w:t>On closer inspection t</w:t>
      </w:r>
      <w:r w:rsidR="00AF1DC7" w:rsidRPr="007E3B63">
        <w:rPr>
          <w:rFonts w:ascii="Garamond" w:hAnsi="Garamond"/>
          <w:color w:val="000000" w:themeColor="text1"/>
        </w:rPr>
        <w:t xml:space="preserve">his </w:t>
      </w:r>
      <w:r w:rsidRPr="007E3B63">
        <w:rPr>
          <w:rFonts w:ascii="Garamond" w:hAnsi="Garamond"/>
          <w:color w:val="000000" w:themeColor="text1"/>
        </w:rPr>
        <w:t xml:space="preserve">empirical claim of greater male phenotypic variability </w:t>
      </w:r>
      <w:r w:rsidR="00AF1DC7" w:rsidRPr="007E3B63">
        <w:rPr>
          <w:rFonts w:ascii="Garamond" w:hAnsi="Garamond"/>
          <w:color w:val="000000" w:themeColor="text1"/>
        </w:rPr>
        <w:t xml:space="preserve">has </w:t>
      </w:r>
      <w:r w:rsidRPr="007E3B63">
        <w:rPr>
          <w:rFonts w:ascii="Garamond" w:hAnsi="Garamond"/>
          <w:color w:val="000000" w:themeColor="text1"/>
        </w:rPr>
        <w:t xml:space="preserve">limited </w:t>
      </w:r>
      <w:r w:rsidR="00806203" w:rsidRPr="007E3B63">
        <w:rPr>
          <w:rFonts w:ascii="Garamond" w:hAnsi="Garamond"/>
          <w:color w:val="000000" w:themeColor="text1"/>
        </w:rPr>
        <w:t xml:space="preserve">empirical </w:t>
      </w:r>
      <w:r w:rsidRPr="007E3B63">
        <w:rPr>
          <w:rFonts w:ascii="Garamond" w:hAnsi="Garamond"/>
          <w:color w:val="000000" w:themeColor="text1"/>
        </w:rPr>
        <w:t xml:space="preserve">support. One general finding </w:t>
      </w:r>
      <w:r w:rsidR="002C42E2" w:rsidRPr="007E3B63">
        <w:rPr>
          <w:rFonts w:ascii="Garamond" w:hAnsi="Garamond"/>
          <w:color w:val="000000" w:themeColor="text1"/>
        </w:rPr>
        <w:t xml:space="preserve">from a </w:t>
      </w:r>
      <w:r w:rsidR="00806203" w:rsidRPr="007E3B63">
        <w:rPr>
          <w:rFonts w:ascii="Garamond" w:hAnsi="Garamond"/>
          <w:color w:val="000000" w:themeColor="text1"/>
        </w:rPr>
        <w:t xml:space="preserve">small-scale, </w:t>
      </w:r>
      <w:r w:rsidR="002C42E2" w:rsidRPr="007E3B63">
        <w:rPr>
          <w:rFonts w:ascii="Garamond" w:hAnsi="Garamond"/>
          <w:color w:val="000000" w:themeColor="text1"/>
        </w:rPr>
        <w:t xml:space="preserve">cross-species study </w:t>
      </w:r>
      <w:r w:rsidRPr="007E3B63">
        <w:rPr>
          <w:rFonts w:ascii="Garamond" w:hAnsi="Garamond"/>
          <w:color w:val="000000" w:themeColor="text1"/>
        </w:rPr>
        <w:t>is that sexually selected traits in male animals show more variation than naturally selected traits</w:t>
      </w:r>
      <w:del w:id="288" w:author="Lauren Harrison" w:date="2020-09-26T14:51:00Z">
        <w:r w:rsidRPr="007E3B63" w:rsidDel="0059591C">
          <w:rPr>
            <w:rFonts w:ascii="Garamond" w:hAnsi="Garamond"/>
            <w:color w:val="000000" w:themeColor="text1"/>
          </w:rPr>
          <w:delText xml:space="preserve"> </w:delText>
        </w:r>
      </w:del>
      <w:r w:rsidR="00587C0F">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mendeley":{"formattedCitation":"&lt;sup&gt;16&lt;/sup&gt;","plainTextFormattedCitation":"16","previouslyFormattedCitation":"&lt;sup&gt;16&lt;/sup&gt;"},"properties":{"noteIndex":0},"schema":"https://github.com/citation-style-language/schema/raw/master/csl-citation.json"}</w:instrText>
      </w:r>
      <w:r w:rsidR="00587C0F">
        <w:rPr>
          <w:rFonts w:ascii="Garamond" w:hAnsi="Garamond"/>
          <w:color w:val="000000" w:themeColor="text1"/>
        </w:rPr>
        <w:fldChar w:fldCharType="separate"/>
      </w:r>
      <w:r w:rsidR="003A2BE2" w:rsidRPr="003A2BE2">
        <w:rPr>
          <w:rFonts w:ascii="Garamond" w:hAnsi="Garamond"/>
          <w:noProof/>
          <w:color w:val="000000" w:themeColor="text1"/>
          <w:vertAlign w:val="superscript"/>
        </w:rPr>
        <w:t>16</w:t>
      </w:r>
      <w:r w:rsidR="00587C0F">
        <w:rPr>
          <w:rFonts w:ascii="Garamond" w:hAnsi="Garamond"/>
          <w:color w:val="000000" w:themeColor="text1"/>
        </w:rPr>
        <w:fldChar w:fldCharType="end"/>
      </w:r>
      <w:r w:rsidRPr="007E3B63">
        <w:rPr>
          <w:rFonts w:ascii="Garamond" w:hAnsi="Garamond"/>
          <w:color w:val="000000" w:themeColor="text1"/>
        </w:rPr>
        <w:t xml:space="preserve">. Given that sexual selection is usually stronger on males this implies that </w:t>
      </w:r>
      <w:r w:rsidR="002C42E2" w:rsidRPr="007E3B63">
        <w:rPr>
          <w:rFonts w:ascii="Garamond" w:hAnsi="Garamond"/>
          <w:color w:val="000000" w:themeColor="text1"/>
        </w:rPr>
        <w:t>they</w:t>
      </w:r>
      <w:r w:rsidRPr="007E3B63">
        <w:rPr>
          <w:rFonts w:ascii="Garamond" w:hAnsi="Garamond"/>
          <w:color w:val="000000" w:themeColor="text1"/>
        </w:rPr>
        <w:t xml:space="preserve"> will exhibit greater phenotypic variation than females when pooled across all traits. However, a</w:t>
      </w:r>
      <w:r w:rsidR="0097324A">
        <w:rPr>
          <w:rFonts w:ascii="Garamond" w:hAnsi="Garamond"/>
          <w:color w:val="000000" w:themeColor="text1"/>
        </w:rPr>
        <w:t>nother</w:t>
      </w:r>
      <w:r w:rsidR="009B4AF1">
        <w:rPr>
          <w:rFonts w:ascii="Garamond" w:hAnsi="Garamond"/>
          <w:color w:val="000000" w:themeColor="text1"/>
        </w:rPr>
        <w:t xml:space="preserve"> </w:t>
      </w:r>
      <w:r w:rsidR="00CD4138" w:rsidRPr="007E3B63">
        <w:rPr>
          <w:rFonts w:ascii="Garamond" w:hAnsi="Garamond"/>
          <w:color w:val="000000" w:themeColor="text1"/>
        </w:rPr>
        <w:t>cross</w:t>
      </w:r>
      <w:r w:rsidR="002C42E2" w:rsidRPr="007E3B63">
        <w:rPr>
          <w:rFonts w:ascii="Garamond" w:hAnsi="Garamond"/>
          <w:color w:val="000000" w:themeColor="text1"/>
        </w:rPr>
        <w:t>-species</w:t>
      </w:r>
      <w:r w:rsidRPr="007E3B63">
        <w:rPr>
          <w:rFonts w:ascii="Garamond" w:hAnsi="Garamond"/>
          <w:color w:val="000000" w:themeColor="text1"/>
        </w:rPr>
        <w:t xml:space="preserve"> study showed no significant </w:t>
      </w:r>
      <w:r w:rsidR="002C42E2" w:rsidRPr="007E3B63">
        <w:rPr>
          <w:rFonts w:ascii="Garamond" w:hAnsi="Garamond"/>
          <w:color w:val="000000" w:themeColor="text1"/>
        </w:rPr>
        <w:t>male-female</w:t>
      </w:r>
      <w:r w:rsidRPr="007E3B63">
        <w:rPr>
          <w:rFonts w:ascii="Garamond" w:hAnsi="Garamond"/>
          <w:color w:val="000000" w:themeColor="text1"/>
        </w:rPr>
        <w:t xml:space="preserve"> difference in variation for traits </w:t>
      </w:r>
      <w:r w:rsidR="00806203" w:rsidRPr="007E3B63">
        <w:rPr>
          <w:rFonts w:ascii="Garamond" w:hAnsi="Garamond"/>
          <w:color w:val="000000" w:themeColor="text1"/>
        </w:rPr>
        <w:t xml:space="preserve">broadly associated with reproduction that are </w:t>
      </w:r>
      <w:r w:rsidRPr="007E3B63">
        <w:rPr>
          <w:rFonts w:ascii="Garamond" w:hAnsi="Garamond"/>
          <w:color w:val="000000" w:themeColor="text1"/>
        </w:rPr>
        <w:t xml:space="preserve">expressed in both sexes, including some </w:t>
      </w:r>
      <w:r w:rsidR="002C42E2" w:rsidRPr="007E3B63">
        <w:rPr>
          <w:rFonts w:ascii="Garamond" w:hAnsi="Garamond"/>
          <w:color w:val="000000" w:themeColor="text1"/>
        </w:rPr>
        <w:t xml:space="preserve">traits </w:t>
      </w:r>
      <w:r w:rsidRPr="007E3B63">
        <w:rPr>
          <w:rFonts w:ascii="Garamond" w:hAnsi="Garamond"/>
          <w:color w:val="000000" w:themeColor="text1"/>
        </w:rPr>
        <w:t>that might be under direct sexual selection. Further</w:t>
      </w:r>
      <w:r w:rsidR="002C42E2" w:rsidRPr="007E3B63">
        <w:rPr>
          <w:rFonts w:ascii="Garamond" w:hAnsi="Garamond"/>
          <w:color w:val="000000" w:themeColor="text1"/>
        </w:rPr>
        <w:t>more</w:t>
      </w:r>
      <w:r w:rsidRPr="007E3B63">
        <w:rPr>
          <w:rFonts w:ascii="Garamond" w:hAnsi="Garamond"/>
          <w:color w:val="000000" w:themeColor="text1"/>
        </w:rPr>
        <w:t xml:space="preserve">, </w:t>
      </w:r>
      <w:r w:rsidR="00D8402E">
        <w:rPr>
          <w:rFonts w:ascii="Garamond" w:hAnsi="Garamond"/>
          <w:color w:val="000000" w:themeColor="text1"/>
        </w:rPr>
        <w:t>traits not linked to reproduction had only marginally</w:t>
      </w:r>
      <w:r w:rsidRPr="007E3B63">
        <w:rPr>
          <w:rFonts w:ascii="Garamond" w:hAnsi="Garamond"/>
          <w:color w:val="000000" w:themeColor="text1"/>
        </w:rPr>
        <w:t xml:space="preserve"> </w:t>
      </w:r>
      <w:r w:rsidR="002C42E2" w:rsidRPr="007E3B63">
        <w:rPr>
          <w:rFonts w:ascii="Garamond" w:hAnsi="Garamond"/>
          <w:color w:val="000000" w:themeColor="text1"/>
        </w:rPr>
        <w:t>greater</w:t>
      </w:r>
      <w:r w:rsidRPr="007E3B63">
        <w:rPr>
          <w:rFonts w:ascii="Garamond" w:hAnsi="Garamond"/>
          <w:color w:val="000000" w:themeColor="text1"/>
        </w:rPr>
        <w:t xml:space="preserve"> variation among males </w:t>
      </w:r>
      <w:r w:rsidR="002C42E2" w:rsidRPr="007E3B63">
        <w:rPr>
          <w:rFonts w:ascii="Garamond" w:hAnsi="Garamond"/>
          <w:color w:val="000000" w:themeColor="text1"/>
        </w:rPr>
        <w:t>than females</w:t>
      </w:r>
      <w:del w:id="289" w:author="Lauren Harrison" w:date="2020-09-26T14:51:00Z">
        <w:r w:rsidR="002C42E2" w:rsidRPr="007E3B63" w:rsidDel="0059591C">
          <w:rPr>
            <w:rFonts w:ascii="Garamond" w:hAnsi="Garamond"/>
            <w:color w:val="000000" w:themeColor="text1"/>
          </w:rPr>
          <w:delText xml:space="preserve"> </w:delText>
        </w:r>
      </w:del>
      <w:r w:rsidR="00587C0F" w:rsidRPr="00587C0F">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lt;sup&gt;18&lt;/sup&gt;","plainTextFormattedCitation":"18","previouslyFormattedCitation":"&lt;sup&gt;18&lt;/sup&gt;"},"properties":{"noteIndex":0},"schema":"https://github.com/citation-style-language/schema/raw/master/csl-citation.json"}</w:instrText>
      </w:r>
      <w:r w:rsidR="00587C0F" w:rsidRPr="00587C0F">
        <w:rPr>
          <w:rFonts w:ascii="Garamond" w:hAnsi="Garamond"/>
          <w:color w:val="000000" w:themeColor="text1"/>
        </w:rPr>
        <w:fldChar w:fldCharType="separate"/>
      </w:r>
      <w:r w:rsidR="003A2BE2" w:rsidRPr="003A2BE2">
        <w:rPr>
          <w:rFonts w:ascii="Garamond" w:hAnsi="Garamond"/>
          <w:noProof/>
          <w:color w:val="000000" w:themeColor="text1"/>
          <w:vertAlign w:val="superscript"/>
        </w:rPr>
        <w:t>18</w:t>
      </w:r>
      <w:r w:rsidR="00587C0F" w:rsidRPr="00587C0F">
        <w:rPr>
          <w:rFonts w:ascii="Garamond" w:hAnsi="Garamond"/>
          <w:color w:val="000000" w:themeColor="text1"/>
        </w:rPr>
        <w:fldChar w:fldCharType="end"/>
      </w:r>
      <w:r w:rsidRPr="00587C0F">
        <w:rPr>
          <w:rFonts w:ascii="Garamond" w:hAnsi="Garamond"/>
          <w:color w:val="000000" w:themeColor="text1"/>
        </w:rPr>
        <w:t>. I</w:t>
      </w:r>
      <w:r w:rsidRPr="007E3B63">
        <w:rPr>
          <w:rFonts w:ascii="Garamond" w:hAnsi="Garamond"/>
          <w:color w:val="000000" w:themeColor="text1"/>
        </w:rPr>
        <w:t xml:space="preserve">n another </w:t>
      </w:r>
      <w:r w:rsidR="002C42E2" w:rsidRPr="007E3B63">
        <w:rPr>
          <w:rFonts w:ascii="Garamond" w:hAnsi="Garamond"/>
          <w:color w:val="000000" w:themeColor="text1"/>
        </w:rPr>
        <w:t xml:space="preserve">cross-species </w:t>
      </w:r>
      <w:r w:rsidRPr="007E3B63">
        <w:rPr>
          <w:rFonts w:ascii="Garamond" w:hAnsi="Garamond"/>
          <w:color w:val="000000" w:themeColor="text1"/>
        </w:rPr>
        <w:t>study, variation in body size was significant</w:t>
      </w:r>
      <w:r w:rsidR="004E14DC">
        <w:rPr>
          <w:rFonts w:ascii="Garamond" w:hAnsi="Garamond"/>
          <w:color w:val="000000" w:themeColor="text1"/>
        </w:rPr>
        <w:t>ly</w:t>
      </w:r>
      <w:r w:rsidRPr="007E3B63">
        <w:rPr>
          <w:rFonts w:ascii="Garamond" w:hAnsi="Garamond"/>
          <w:color w:val="000000" w:themeColor="text1"/>
        </w:rPr>
        <w:t xml:space="preserve"> greater in males than females in taxa where males are the heterogametic sex, but the pattern was reversed in taxa where males are the homogametic sex</w:t>
      </w:r>
      <w:del w:id="290" w:author="Lauren Harrison" w:date="2020-09-26T14:51:00Z">
        <w:r w:rsidRPr="007E3B63" w:rsidDel="0059591C">
          <w:rPr>
            <w:rFonts w:ascii="Garamond" w:hAnsi="Garamond"/>
            <w:color w:val="000000" w:themeColor="text1"/>
          </w:rPr>
          <w:delText xml:space="preserve"> </w:delText>
        </w:r>
      </w:del>
      <w:r w:rsidR="004E14DC">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lt;sup&gt;17&lt;/sup&gt;","plainTextFormattedCitation":"17","previouslyFormattedCitation":"&lt;sup&gt;17&lt;/sup&gt;"},"properties":{"noteIndex":0},"schema":"https://github.com/citation-style-language/schema/raw/master/csl-citation.json"}</w:instrText>
      </w:r>
      <w:r w:rsidR="004E14DC">
        <w:rPr>
          <w:rFonts w:ascii="Garamond" w:hAnsi="Garamond"/>
          <w:color w:val="000000" w:themeColor="text1"/>
        </w:rPr>
        <w:fldChar w:fldCharType="separate"/>
      </w:r>
      <w:r w:rsidR="003A2BE2" w:rsidRPr="003A2BE2">
        <w:rPr>
          <w:rFonts w:ascii="Garamond" w:hAnsi="Garamond"/>
          <w:noProof/>
          <w:color w:val="000000" w:themeColor="text1"/>
          <w:vertAlign w:val="superscript"/>
        </w:rPr>
        <w:t>17</w:t>
      </w:r>
      <w:r w:rsidR="004E14DC">
        <w:rPr>
          <w:rFonts w:ascii="Garamond" w:hAnsi="Garamond"/>
          <w:color w:val="000000" w:themeColor="text1"/>
        </w:rPr>
        <w:fldChar w:fldCharType="end"/>
      </w:r>
      <w:r w:rsidR="004E14DC">
        <w:rPr>
          <w:rFonts w:ascii="Garamond" w:hAnsi="Garamond"/>
          <w:color w:val="000000" w:themeColor="text1"/>
        </w:rPr>
        <w:t xml:space="preserve">. </w:t>
      </w:r>
    </w:p>
    <w:p w14:paraId="086BEEF8" w14:textId="77777777" w:rsidR="002C42E2" w:rsidRPr="007E3B63" w:rsidRDefault="002C42E2" w:rsidP="00563377">
      <w:pPr>
        <w:rPr>
          <w:rFonts w:ascii="Garamond" w:hAnsi="Garamond"/>
          <w:color w:val="000000" w:themeColor="text1"/>
        </w:rPr>
      </w:pPr>
    </w:p>
    <w:p w14:paraId="5D0C3728" w14:textId="6AB01222" w:rsidR="00AF1DC7" w:rsidRPr="007E3B63" w:rsidRDefault="002C42E2" w:rsidP="008A067E">
      <w:pPr>
        <w:ind w:firstLine="720"/>
        <w:rPr>
          <w:rFonts w:ascii="Garamond" w:hAnsi="Garamond"/>
          <w:color w:val="000000" w:themeColor="text1"/>
        </w:rPr>
      </w:pPr>
      <w:r w:rsidRPr="007E3B63">
        <w:rPr>
          <w:rFonts w:ascii="Garamond" w:hAnsi="Garamond"/>
          <w:color w:val="000000" w:themeColor="text1"/>
        </w:rPr>
        <w:t xml:space="preserve">These three cross-species </w:t>
      </w:r>
      <w:r w:rsidR="00485DFD" w:rsidRPr="007E3B63">
        <w:rPr>
          <w:rFonts w:ascii="Garamond" w:hAnsi="Garamond"/>
          <w:color w:val="000000" w:themeColor="text1"/>
        </w:rPr>
        <w:t xml:space="preserve">studies </w:t>
      </w:r>
      <w:r w:rsidR="009B715C">
        <w:rPr>
          <w:rFonts w:ascii="Garamond" w:hAnsi="Garamond"/>
          <w:color w:val="000000" w:themeColor="text1"/>
        </w:rPr>
        <w:t xml:space="preserve">mainly </w:t>
      </w:r>
      <w:r w:rsidR="00A045D9" w:rsidRPr="007E3B63">
        <w:rPr>
          <w:rFonts w:ascii="Garamond" w:hAnsi="Garamond"/>
          <w:color w:val="000000" w:themeColor="text1"/>
        </w:rPr>
        <w:t xml:space="preserve">focussed </w:t>
      </w:r>
      <w:r w:rsidRPr="007E3B63">
        <w:rPr>
          <w:rFonts w:ascii="Garamond" w:hAnsi="Garamond"/>
          <w:color w:val="000000" w:themeColor="text1"/>
        </w:rPr>
        <w:t>on</w:t>
      </w:r>
      <w:r w:rsidR="00485DFD" w:rsidRPr="007E3B63">
        <w:rPr>
          <w:rFonts w:ascii="Garamond" w:hAnsi="Garamond"/>
          <w:color w:val="000000" w:themeColor="text1"/>
        </w:rPr>
        <w:t xml:space="preserve"> morphological traits, but studies of other types of traits </w:t>
      </w:r>
      <w:r w:rsidRPr="007E3B63">
        <w:rPr>
          <w:rFonts w:ascii="Garamond" w:hAnsi="Garamond"/>
          <w:color w:val="000000" w:themeColor="text1"/>
        </w:rPr>
        <w:t xml:space="preserve">have </w:t>
      </w:r>
      <w:r w:rsidR="00485DFD" w:rsidRPr="007E3B63">
        <w:rPr>
          <w:rFonts w:ascii="Garamond" w:hAnsi="Garamond"/>
          <w:color w:val="000000" w:themeColor="text1"/>
        </w:rPr>
        <w:t>produce</w:t>
      </w:r>
      <w:r w:rsidRPr="007E3B63">
        <w:rPr>
          <w:rFonts w:ascii="Garamond" w:hAnsi="Garamond"/>
          <w:color w:val="000000" w:themeColor="text1"/>
        </w:rPr>
        <w:t>d</w:t>
      </w:r>
      <w:r w:rsidR="00485DFD" w:rsidRPr="007E3B63">
        <w:rPr>
          <w:rFonts w:ascii="Garamond" w:hAnsi="Garamond"/>
          <w:color w:val="000000" w:themeColor="text1"/>
        </w:rPr>
        <w:t xml:space="preserve"> similar findings. For example, a meta-analysis </w:t>
      </w:r>
      <w:r w:rsidR="009B715C">
        <w:rPr>
          <w:rFonts w:ascii="Garamond" w:hAnsi="Garamond"/>
          <w:color w:val="000000" w:themeColor="text1"/>
        </w:rPr>
        <w:t>of</w:t>
      </w:r>
      <w:r w:rsidR="00485DFD" w:rsidRPr="007E3B63">
        <w:rPr>
          <w:rFonts w:ascii="Garamond" w:hAnsi="Garamond"/>
          <w:color w:val="000000" w:themeColor="text1"/>
        </w:rPr>
        <w:t xml:space="preserve"> behavioural, physiological and life history traits</w:t>
      </w:r>
      <w:r w:rsidRPr="007E3B63">
        <w:rPr>
          <w:rFonts w:ascii="Garamond" w:hAnsi="Garamond"/>
          <w:color w:val="000000" w:themeColor="text1"/>
        </w:rPr>
        <w:t xml:space="preserve"> (e.g. time to maturity)</w:t>
      </w:r>
      <w:r w:rsidR="00485DFD" w:rsidRPr="007E3B63">
        <w:rPr>
          <w:rFonts w:ascii="Garamond" w:hAnsi="Garamond"/>
          <w:color w:val="000000" w:themeColor="text1"/>
        </w:rPr>
        <w:t xml:space="preserve"> that mediate the link between current and future reproductive effort</w:t>
      </w:r>
      <w:r w:rsidRPr="007E3B63">
        <w:rPr>
          <w:rFonts w:ascii="Garamond" w:hAnsi="Garamond"/>
          <w:color w:val="000000" w:themeColor="text1"/>
        </w:rPr>
        <w:t xml:space="preserve"> (</w:t>
      </w:r>
      <w:r w:rsidR="00DD4616">
        <w:rPr>
          <w:rFonts w:ascii="Garamond" w:hAnsi="Garamond"/>
          <w:color w:val="000000" w:themeColor="text1"/>
        </w:rPr>
        <w:t xml:space="preserve">i.e. </w:t>
      </w:r>
      <w:r w:rsidRPr="007E3B63">
        <w:rPr>
          <w:rFonts w:ascii="Garamond" w:hAnsi="Garamond"/>
          <w:color w:val="000000" w:themeColor="text1"/>
        </w:rPr>
        <w:t xml:space="preserve">‘pace-of-life’ traits) </w:t>
      </w:r>
      <w:r w:rsidR="00485DFD" w:rsidRPr="007E3B63">
        <w:rPr>
          <w:rFonts w:ascii="Garamond" w:hAnsi="Garamond"/>
          <w:color w:val="000000" w:themeColor="text1"/>
        </w:rPr>
        <w:t>reported</w:t>
      </w:r>
      <w:r w:rsidR="00892746" w:rsidRPr="007E3B63">
        <w:rPr>
          <w:rFonts w:ascii="Garamond" w:hAnsi="Garamond"/>
          <w:color w:val="000000" w:themeColor="text1"/>
        </w:rPr>
        <w:t xml:space="preserve"> no significant </w:t>
      </w:r>
      <w:r w:rsidRPr="007E3B63">
        <w:rPr>
          <w:rFonts w:ascii="Garamond" w:hAnsi="Garamond"/>
          <w:color w:val="000000" w:themeColor="text1"/>
        </w:rPr>
        <w:t xml:space="preserve">sex </w:t>
      </w:r>
      <w:r w:rsidR="00892746" w:rsidRPr="007E3B63">
        <w:rPr>
          <w:rFonts w:ascii="Garamond" w:hAnsi="Garamond"/>
          <w:color w:val="000000" w:themeColor="text1"/>
        </w:rPr>
        <w:t xml:space="preserve">difference in </w:t>
      </w:r>
      <w:r w:rsidRPr="007E3B63">
        <w:rPr>
          <w:rFonts w:ascii="Garamond" w:hAnsi="Garamond"/>
          <w:color w:val="000000" w:themeColor="text1"/>
        </w:rPr>
        <w:t xml:space="preserve">the level of </w:t>
      </w:r>
      <w:r w:rsidR="00892746" w:rsidRPr="007E3B63">
        <w:rPr>
          <w:rFonts w:ascii="Garamond" w:hAnsi="Garamond"/>
          <w:color w:val="000000" w:themeColor="text1"/>
        </w:rPr>
        <w:t xml:space="preserve">variation </w:t>
      </w:r>
      <w:r w:rsidRPr="007E3B63">
        <w:rPr>
          <w:rFonts w:ascii="Garamond" w:hAnsi="Garamond"/>
          <w:color w:val="000000" w:themeColor="text1"/>
        </w:rPr>
        <w:t>among individuals</w:t>
      </w:r>
      <w:del w:id="291" w:author="Lauren Harrison" w:date="2020-09-26T14:51:00Z">
        <w:r w:rsidR="00892746" w:rsidRPr="007E3B63" w:rsidDel="0059591C">
          <w:rPr>
            <w:rFonts w:ascii="Garamond" w:hAnsi="Garamond"/>
            <w:color w:val="000000" w:themeColor="text1"/>
          </w:rPr>
          <w:delText xml:space="preserve"> </w:delText>
        </w:r>
      </w:del>
      <w:r w:rsidR="00DD4616">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sup&gt;20&lt;/sup&gt;","plainTextFormattedCitation":"20","previouslyFormattedCitation":"&lt;sup&gt;20&lt;/sup&gt;"},"properties":{"noteIndex":0},"schema":"https://github.com/citation-style-language/schema/raw/master/csl-citation.json"}</w:instrText>
      </w:r>
      <w:r w:rsidR="00DD4616">
        <w:rPr>
          <w:rFonts w:ascii="Garamond" w:hAnsi="Garamond"/>
          <w:color w:val="000000" w:themeColor="text1"/>
        </w:rPr>
        <w:fldChar w:fldCharType="separate"/>
      </w:r>
      <w:r w:rsidR="003A2BE2" w:rsidRPr="003A2BE2">
        <w:rPr>
          <w:rFonts w:ascii="Garamond" w:hAnsi="Garamond"/>
          <w:noProof/>
          <w:color w:val="000000" w:themeColor="text1"/>
          <w:vertAlign w:val="superscript"/>
        </w:rPr>
        <w:t>20</w:t>
      </w:r>
      <w:r w:rsidR="00DD4616">
        <w:rPr>
          <w:rFonts w:ascii="Garamond" w:hAnsi="Garamond"/>
          <w:color w:val="000000" w:themeColor="text1"/>
        </w:rPr>
        <w:fldChar w:fldCharType="end"/>
      </w:r>
      <w:r w:rsidR="00892746" w:rsidRPr="007E3B63">
        <w:rPr>
          <w:rFonts w:ascii="Garamond" w:hAnsi="Garamond"/>
          <w:color w:val="000000" w:themeColor="text1"/>
        </w:rPr>
        <w:t xml:space="preserve">. There were also no significant male-female differences in variation when the data was </w:t>
      </w:r>
      <w:r w:rsidRPr="007E3B63">
        <w:rPr>
          <w:rFonts w:ascii="Garamond" w:hAnsi="Garamond"/>
          <w:color w:val="000000" w:themeColor="text1"/>
        </w:rPr>
        <w:t xml:space="preserve">partitioned </w:t>
      </w:r>
      <w:r w:rsidR="00892746" w:rsidRPr="007E3B63">
        <w:rPr>
          <w:rFonts w:ascii="Garamond" w:hAnsi="Garamond"/>
          <w:color w:val="000000" w:themeColor="text1"/>
        </w:rPr>
        <w:t>by breeding system, mating system</w:t>
      </w:r>
      <w:r w:rsidRPr="007E3B63">
        <w:rPr>
          <w:rFonts w:ascii="Garamond" w:hAnsi="Garamond"/>
          <w:color w:val="000000" w:themeColor="text1"/>
        </w:rPr>
        <w:t xml:space="preserve">, </w:t>
      </w:r>
      <w:r w:rsidR="00892746" w:rsidRPr="007E3B63">
        <w:rPr>
          <w:rFonts w:ascii="Garamond" w:hAnsi="Garamond"/>
          <w:color w:val="000000" w:themeColor="text1"/>
        </w:rPr>
        <w:t>study environment</w:t>
      </w:r>
      <w:r w:rsidRPr="007E3B63">
        <w:rPr>
          <w:rFonts w:ascii="Garamond" w:hAnsi="Garamond"/>
          <w:color w:val="000000" w:themeColor="text1"/>
        </w:rPr>
        <w:t xml:space="preserve"> or trait type (which included the category ‘behaviour’). </w:t>
      </w:r>
      <w:r w:rsidR="00201427" w:rsidRPr="007E3B63">
        <w:rPr>
          <w:rFonts w:ascii="Garamond" w:hAnsi="Garamond"/>
          <w:color w:val="000000" w:themeColor="text1"/>
        </w:rPr>
        <w:t>Recently, a</w:t>
      </w:r>
      <w:r w:rsidR="0084665E">
        <w:rPr>
          <w:rFonts w:ascii="Garamond" w:hAnsi="Garamond"/>
          <w:color w:val="000000" w:themeColor="text1"/>
        </w:rPr>
        <w:t>nother</w:t>
      </w:r>
      <w:r w:rsidRPr="007E3B63">
        <w:rPr>
          <w:rFonts w:ascii="Garamond" w:hAnsi="Garamond"/>
          <w:color w:val="000000" w:themeColor="text1"/>
        </w:rPr>
        <w:t xml:space="preserve"> meta-analysis has </w:t>
      </w:r>
      <w:r w:rsidR="00201427" w:rsidRPr="007E3B63">
        <w:rPr>
          <w:rFonts w:ascii="Garamond" w:hAnsi="Garamond"/>
          <w:color w:val="000000" w:themeColor="text1"/>
        </w:rPr>
        <w:t>investigated</w:t>
      </w:r>
      <w:r w:rsidRPr="007E3B63">
        <w:rPr>
          <w:rFonts w:ascii="Garamond" w:hAnsi="Garamond"/>
          <w:color w:val="000000" w:themeColor="text1"/>
        </w:rPr>
        <w:t xml:space="preserve"> a vast dataset </w:t>
      </w:r>
      <w:r w:rsidR="00201427" w:rsidRPr="007E3B63">
        <w:rPr>
          <w:rFonts w:ascii="Garamond" w:hAnsi="Garamond"/>
          <w:color w:val="000000" w:themeColor="text1"/>
        </w:rPr>
        <w:t>on</w:t>
      </w:r>
      <w:r w:rsidRPr="007E3B63">
        <w:rPr>
          <w:rFonts w:ascii="Garamond" w:hAnsi="Garamond"/>
          <w:color w:val="000000" w:themeColor="text1"/>
        </w:rPr>
        <w:t xml:space="preserve"> sex differences in </w:t>
      </w:r>
      <w:r w:rsidR="009B715C">
        <w:rPr>
          <w:rFonts w:ascii="Garamond" w:hAnsi="Garamond"/>
          <w:color w:val="000000" w:themeColor="text1"/>
        </w:rPr>
        <w:t>probably</w:t>
      </w:r>
      <w:r w:rsidRPr="007E3B63">
        <w:rPr>
          <w:rFonts w:ascii="Garamond" w:hAnsi="Garamond"/>
          <w:color w:val="000000" w:themeColor="text1"/>
        </w:rPr>
        <w:t xml:space="preserve"> the most heavily studied model laboratory vertebrate species, the house mouse</w:t>
      </w:r>
      <w:r w:rsidR="00DD4616">
        <w:rPr>
          <w:rFonts w:ascii="Garamond" w:hAnsi="Garamond"/>
          <w:color w:val="000000" w:themeColor="text1"/>
        </w:rPr>
        <w:t xml:space="preserve"> </w:t>
      </w:r>
      <w:r w:rsidR="00DD4616">
        <w:rPr>
          <w:rFonts w:ascii="Garamond" w:hAnsi="Garamond"/>
          <w:i/>
          <w:color w:val="000000" w:themeColor="text1"/>
        </w:rPr>
        <w:t>Mus musculus</w:t>
      </w:r>
      <w:del w:id="292" w:author="Lauren Harrison" w:date="2020-09-26T14:51:00Z">
        <w:r w:rsidRPr="007E3B63" w:rsidDel="0059591C">
          <w:rPr>
            <w:rFonts w:ascii="Garamond" w:hAnsi="Garamond"/>
            <w:color w:val="000000" w:themeColor="text1"/>
          </w:rPr>
          <w:delText xml:space="preserve"> </w:delText>
        </w:r>
      </w:del>
      <w:r w:rsidR="00DD4616">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mendeley":{"formattedCitation":"&lt;sup&gt;19&lt;/sup&gt;","plainTextFormattedCitation":"19","previouslyFormattedCitation":"&lt;sup&gt;19&lt;/sup&gt;"},"properties":{"noteIndex":0},"schema":"https://github.com/citation-style-language/schema/raw/master/csl-citation.json"}</w:instrText>
      </w:r>
      <w:r w:rsidR="00DD4616">
        <w:rPr>
          <w:rFonts w:ascii="Garamond" w:hAnsi="Garamond"/>
          <w:color w:val="000000" w:themeColor="text1"/>
        </w:rPr>
        <w:fldChar w:fldCharType="separate"/>
      </w:r>
      <w:r w:rsidR="003A2BE2" w:rsidRPr="003A2BE2">
        <w:rPr>
          <w:rFonts w:ascii="Garamond" w:hAnsi="Garamond"/>
          <w:noProof/>
          <w:color w:val="000000" w:themeColor="text1"/>
          <w:vertAlign w:val="superscript"/>
        </w:rPr>
        <w:t>19</w:t>
      </w:r>
      <w:r w:rsidR="00DD4616">
        <w:rPr>
          <w:rFonts w:ascii="Garamond" w:hAnsi="Garamond"/>
          <w:color w:val="000000" w:themeColor="text1"/>
        </w:rPr>
        <w:fldChar w:fldCharType="end"/>
      </w:r>
      <w:r w:rsidRPr="007E3B63">
        <w:rPr>
          <w:rFonts w:ascii="Garamond" w:hAnsi="Garamond"/>
          <w:color w:val="000000" w:themeColor="text1"/>
        </w:rPr>
        <w:t xml:space="preserve">. The main finding is clear: across all </w:t>
      </w:r>
      <w:r w:rsidR="00201427" w:rsidRPr="007E3B63">
        <w:rPr>
          <w:rFonts w:ascii="Garamond" w:hAnsi="Garamond"/>
          <w:color w:val="000000" w:themeColor="text1"/>
        </w:rPr>
        <w:t xml:space="preserve">examined </w:t>
      </w:r>
      <w:r w:rsidRPr="007E3B63">
        <w:rPr>
          <w:rFonts w:ascii="Garamond" w:hAnsi="Garamond"/>
          <w:color w:val="000000" w:themeColor="text1"/>
        </w:rPr>
        <w:t>traits there is no sex difference in trait variability. For specific traits types</w:t>
      </w:r>
      <w:r w:rsidR="009B715C">
        <w:rPr>
          <w:rFonts w:ascii="Garamond" w:hAnsi="Garamond"/>
          <w:color w:val="000000" w:themeColor="text1"/>
        </w:rPr>
        <w:t xml:space="preserve"> </w:t>
      </w:r>
      <w:r w:rsidRPr="007E3B63">
        <w:rPr>
          <w:rFonts w:ascii="Garamond" w:hAnsi="Garamond"/>
          <w:color w:val="000000" w:themeColor="text1"/>
        </w:rPr>
        <w:t>there is</w:t>
      </w:r>
      <w:r w:rsidR="009B715C" w:rsidRPr="007E3B63">
        <w:rPr>
          <w:rFonts w:ascii="Garamond" w:hAnsi="Garamond"/>
          <w:color w:val="000000" w:themeColor="text1"/>
        </w:rPr>
        <w:t xml:space="preserve">, however, </w:t>
      </w:r>
      <w:del w:id="293" w:author="Lauren Harrison" w:date="2020-09-26T13:52:00Z">
        <w:r w:rsidRPr="007E3B63" w:rsidDel="00DD2E1D">
          <w:rPr>
            <w:rFonts w:ascii="Garamond" w:hAnsi="Garamond"/>
            <w:color w:val="000000" w:themeColor="text1"/>
          </w:rPr>
          <w:delText xml:space="preserve"> </w:delText>
        </w:r>
      </w:del>
      <w:r w:rsidRPr="007E3B63">
        <w:rPr>
          <w:rFonts w:ascii="Garamond" w:hAnsi="Garamond"/>
          <w:color w:val="000000" w:themeColor="text1"/>
        </w:rPr>
        <w:t>a clear bias towards either females (e.g. immunological traits, eye morphology) or males being more variable (e.g. morphological traits)</w:t>
      </w:r>
      <w:r w:rsidR="00877E28" w:rsidRPr="007E3B63">
        <w:rPr>
          <w:rFonts w:ascii="Garamond" w:hAnsi="Garamond"/>
          <w:color w:val="000000" w:themeColor="text1"/>
        </w:rPr>
        <w:t>.</w:t>
      </w:r>
    </w:p>
    <w:p w14:paraId="2CC4766D" w14:textId="16643074" w:rsidR="00877E28" w:rsidRPr="007E3B63" w:rsidRDefault="00877E28" w:rsidP="00563377">
      <w:pPr>
        <w:rPr>
          <w:rFonts w:ascii="Garamond" w:hAnsi="Garamond"/>
          <w:color w:val="000000" w:themeColor="text1"/>
        </w:rPr>
      </w:pPr>
    </w:p>
    <w:p w14:paraId="78A18C2D" w14:textId="7152202D" w:rsidR="00014070" w:rsidRDefault="00670A51" w:rsidP="008A067E">
      <w:pPr>
        <w:ind w:firstLine="720"/>
        <w:rPr>
          <w:rFonts w:ascii="Garamond" w:hAnsi="Garamond"/>
          <w:color w:val="000000" w:themeColor="text1"/>
        </w:rPr>
      </w:pPr>
      <w:r w:rsidRPr="007E3B63">
        <w:rPr>
          <w:rFonts w:ascii="Garamond" w:hAnsi="Garamond"/>
          <w:color w:val="000000" w:themeColor="text1"/>
        </w:rPr>
        <w:t>Given</w:t>
      </w:r>
      <w:r w:rsidR="00877E28" w:rsidRPr="007E3B63">
        <w:rPr>
          <w:rFonts w:ascii="Garamond" w:hAnsi="Garamond"/>
          <w:color w:val="000000" w:themeColor="text1"/>
        </w:rPr>
        <w:t xml:space="preserve"> the available empirical data it seems that the </w:t>
      </w:r>
      <w:r w:rsidR="00D25214" w:rsidRPr="007E3B63">
        <w:rPr>
          <w:rFonts w:ascii="Garamond" w:hAnsi="Garamond"/>
          <w:color w:val="000000" w:themeColor="text1"/>
        </w:rPr>
        <w:t>‘</w:t>
      </w:r>
      <w:r w:rsidR="00877E28" w:rsidRPr="007E3B63">
        <w:rPr>
          <w:rFonts w:ascii="Garamond" w:hAnsi="Garamond"/>
          <w:color w:val="000000" w:themeColor="text1"/>
        </w:rPr>
        <w:t>greater male variability</w:t>
      </w:r>
      <w:r w:rsidR="00D25214" w:rsidRPr="007E3B63">
        <w:rPr>
          <w:rFonts w:ascii="Garamond" w:hAnsi="Garamond"/>
          <w:color w:val="000000" w:themeColor="text1"/>
        </w:rPr>
        <w:t xml:space="preserve"> hypothesis’ is</w:t>
      </w:r>
      <w:r w:rsidR="008C000B">
        <w:rPr>
          <w:rFonts w:ascii="Garamond" w:hAnsi="Garamond"/>
          <w:color w:val="000000" w:themeColor="text1"/>
        </w:rPr>
        <w:t>,</w:t>
      </w:r>
      <w:r w:rsidR="00A14E7F">
        <w:rPr>
          <w:rFonts w:ascii="Garamond" w:hAnsi="Garamond"/>
          <w:color w:val="000000" w:themeColor="text1"/>
        </w:rPr>
        <w:t xml:space="preserve"> at best,</w:t>
      </w:r>
      <w:r w:rsidR="00D25214" w:rsidRPr="007E3B63">
        <w:rPr>
          <w:rFonts w:ascii="Garamond" w:hAnsi="Garamond"/>
          <w:color w:val="000000" w:themeColor="text1"/>
        </w:rPr>
        <w:t xml:space="preserve"> </w:t>
      </w:r>
      <w:r w:rsidR="00A14E7F">
        <w:rPr>
          <w:rFonts w:ascii="Garamond" w:hAnsi="Garamond"/>
          <w:color w:val="000000" w:themeColor="text1"/>
        </w:rPr>
        <w:t xml:space="preserve">only weakly </w:t>
      </w:r>
      <w:r w:rsidR="00201427" w:rsidRPr="007E3B63">
        <w:rPr>
          <w:rFonts w:ascii="Garamond" w:hAnsi="Garamond"/>
          <w:color w:val="000000" w:themeColor="text1"/>
        </w:rPr>
        <w:t>supported</w:t>
      </w:r>
      <w:r w:rsidR="00D25214" w:rsidRPr="007E3B63">
        <w:rPr>
          <w:rFonts w:ascii="Garamond" w:hAnsi="Garamond"/>
          <w:color w:val="000000" w:themeColor="text1"/>
        </w:rPr>
        <w:t xml:space="preserve"> for morphological and physiological traits in animals. In contrast, in humans</w:t>
      </w:r>
      <w:r w:rsidR="00C944F0">
        <w:rPr>
          <w:rFonts w:ascii="Garamond" w:hAnsi="Garamond"/>
          <w:color w:val="000000" w:themeColor="text1"/>
        </w:rPr>
        <w:t xml:space="preserve"> and chimpanzees</w:t>
      </w:r>
      <w:r w:rsidR="00D25214" w:rsidRPr="007E3B63">
        <w:rPr>
          <w:rFonts w:ascii="Garamond" w:hAnsi="Garamond"/>
          <w:color w:val="000000" w:themeColor="text1"/>
        </w:rPr>
        <w:t>, greater male variability has been shown for a range of morphological and physiological traits</w:t>
      </w:r>
      <w:r w:rsidRPr="007E3B63">
        <w:rPr>
          <w:rFonts w:ascii="Garamond" w:hAnsi="Garamond"/>
          <w:color w:val="000000" w:themeColor="text1"/>
        </w:rPr>
        <w:t xml:space="preserve"> including brain structure</w:t>
      </w:r>
      <w:del w:id="294" w:author="Lauren Harrison" w:date="2020-09-26T14:53:00Z">
        <w:r w:rsidRPr="007E3B63" w:rsidDel="00A16935">
          <w:rPr>
            <w:rFonts w:ascii="Garamond" w:hAnsi="Garamond"/>
            <w:color w:val="000000" w:themeColor="text1"/>
          </w:rPr>
          <w:delText xml:space="preserve"> </w:delText>
        </w:r>
      </w:del>
      <w:r w:rsidR="00592AF0">
        <w:rPr>
          <w:rFonts w:ascii="Garamond" w:hAnsi="Garamond"/>
          <w:color w:val="000000" w:themeColor="text1"/>
        </w:rPr>
        <w:fldChar w:fldCharType="begin" w:fldLock="1"/>
      </w:r>
      <w:r w:rsidR="003B051B">
        <w:rPr>
          <w:rFonts w:ascii="Garamond" w:hAnsi="Garamond"/>
          <w:color w:val="000000" w:themeColor="text1"/>
        </w:rPr>
        <w:instrText>ADDIN CSL_CITATION {"citationItems":[{"id":"ITEM-1","itemData":{"DOI":"10.1016/j.intell.2017.04.007","ISSN":"01602896","abstract":"Utilizing MRI and cognitive tests data from the Human Connectome project (N = 900), sex differences in general intelligence (g) and molar brain characteristics were examined. Total brain volume, cortical surface area, and white and gray matter correlated 0.1–0.3 with g for both sexes, whereas cortical thickness and gray/white matter ratio showed less consistent associations with g. Males displayed higher scores on most of the brain characteristics, even after correcting for body size, and also scored approximately one fourth of a standard deviation higher on g. Mediation analyses and the Method of Correlated Vectors both indicated that the sex difference in g is mediated by general brain characteristics. Selecting a subsample of males and females who were matched on g further suggest that larger brains, on average, lead to higher g, whereas similar levels of g do not necessarily imply equal brain sizes.","author":[{"dropping-particle":"","family":"Linden","given":"Dimitri","non-dropping-particle":"van der","parse-names":false,"suffix":""},{"dropping-particle":"","family":"Dunkel","given":"Curtis S.","non-dropping-particle":"","parse-names":false,"suffix":""},{"dropping-particle":"","family":"Madison","given":"Guy","non-dropping-particle":"","parse-names":false,"suffix":""}],"container-title":"Intelligence","id":"ITEM-1","issue":"April","issued":{"date-parts":[["2017"]]},"page":"78-88","title":"Sex differences in brain size and general intelligence (g)","type":"article-journal","volume":"63"},"uris":["http://www.mendeley.com/documents/?uuid=fc7a2489-0ba5-41f7-a113-01512122b10e"]},{"id":"ITEM-2","itemData":{"DOI":"10.1098/rspb.2019.2858","ISBN":"0000000167","ISSN":"0962-8452","abstract":"&lt;p&gt;Across the animal kingdom, males tend to exhibit more behavioural and morphological variability than females, consistent with the ‘greater male variability hypothesis'. This may reflect multiple mechanisms operating at different levels, including selective mechanisms that produce and maintain variation, extended male development, and X chromosome effects. Interestingly, human neuroanatomy shows greater male variability, but this pattern has not been demonstrated in any other species. To address this issue, we investigated sex-specific neuroanatomical variability in chimpanzees by examining relative and absolute surface areas of 23 cortical sulci across 226 individuals (135F/91M), using permutation tests of the male-to-female variance ratio of residuals from MCMC generalized linear mixed models controlling for relatedness. We used these models to estimate sulcal size heritability, simulations to assess the significance of heritability, and Pearson correlations to examine inter-sulcal correlations. Our results show that: (i) male brain structure is relatively more variable; (ii) sulcal surface areas are heritable and therefore potentially subject to selection; (iii) males exhibit lower heritability values, possibly reflecting longer development; and (iv) males exhibit stronger inter-sulcal correlations, providing indirect support for sex chromosome effects. These results provide evidence that greater male neuroanatomical variability extends beyond humans, and suggest both evolutionary and developmental explanations for this phenomenon.&lt;/p&gt;","author":[{"dropping-particle":"","family":"DeCasien","given":"Alex R.","non-dropping-particle":"","parse-names":false,"suffix":""},{"dropping-particle":"","family":"Sherwood","given":"Chet C.","non-dropping-particle":"","parse-names":false,"suffix":""},{"dropping-particle":"","family":"Schapiro","given":"Steven J.","non-dropping-particle":"","parse-names":false,"suffix":""},{"dropping-particle":"","family":"Higham","given":"James P.","non-dropping-particle":"","parse-names":false,"suffix":""}],"container-title":"Proceedings of the Royal Society B: Biological Sciences","id":"ITEM-2","issue":"1925","issued":{"date-parts":[["2020"]]},"note":"'greater male variability' hypothesis - look up literature that uses this term\n\nmale brain structure is more variable, and sulcal \n\nhow might perosnality be under sexual selection or natural selection? might be important to talk about these points...","page":"20192858","title":"Greater variability in chimpanzee ( &lt;i&gt;Pan troglodytes&lt;/i&gt; ) brain structure among males","type":"article-journal","volume":"287"},"uris":["http://www.mendeley.com/documents/?uuid=8237500f-ac81-4f0d-bc1d-f59dbf6d4a1b"]}],"mendeley":{"formattedCitation":"&lt;sup&gt;36,37&lt;/sup&gt;","plainTextFormattedCitation":"36,37","previouslyFormattedCitation":"&lt;sup&gt;36,37&lt;/sup&gt;"},"properties":{"noteIndex":0},"schema":"https://github.com/citation-style-language/schema/raw/master/csl-citation.json"}</w:instrText>
      </w:r>
      <w:r w:rsidR="00592AF0">
        <w:rPr>
          <w:rFonts w:ascii="Garamond" w:hAnsi="Garamond"/>
          <w:color w:val="000000" w:themeColor="text1"/>
        </w:rPr>
        <w:fldChar w:fldCharType="separate"/>
      </w:r>
      <w:r w:rsidR="007A70A3" w:rsidRPr="007A70A3">
        <w:rPr>
          <w:rFonts w:ascii="Garamond" w:hAnsi="Garamond"/>
          <w:noProof/>
          <w:color w:val="000000" w:themeColor="text1"/>
          <w:vertAlign w:val="superscript"/>
        </w:rPr>
        <w:t>36,37</w:t>
      </w:r>
      <w:r w:rsidR="00592AF0">
        <w:rPr>
          <w:rFonts w:ascii="Garamond" w:hAnsi="Garamond"/>
          <w:color w:val="000000" w:themeColor="text1"/>
        </w:rPr>
        <w:fldChar w:fldCharType="end"/>
      </w:r>
      <w:r w:rsidR="00D25214" w:rsidRPr="007E3B63">
        <w:rPr>
          <w:rFonts w:ascii="Garamond" w:hAnsi="Garamond"/>
          <w:color w:val="000000" w:themeColor="text1"/>
        </w:rPr>
        <w:t xml:space="preserve"> </w:t>
      </w:r>
      <w:r w:rsidRPr="007E3B63">
        <w:rPr>
          <w:rFonts w:ascii="Garamond" w:hAnsi="Garamond"/>
          <w:color w:val="000000" w:themeColor="text1"/>
        </w:rPr>
        <w:t>a</w:t>
      </w:r>
      <w:r w:rsidR="00D25214" w:rsidRPr="007E3B63">
        <w:rPr>
          <w:rFonts w:ascii="Garamond" w:hAnsi="Garamond"/>
          <w:color w:val="000000" w:themeColor="text1"/>
        </w:rPr>
        <w:t>nd, perhaps more notably</w:t>
      </w:r>
      <w:r w:rsidRPr="007E3B63">
        <w:rPr>
          <w:rFonts w:ascii="Garamond" w:hAnsi="Garamond"/>
          <w:color w:val="000000" w:themeColor="text1"/>
        </w:rPr>
        <w:t>,</w:t>
      </w:r>
      <w:r w:rsidR="00D25214" w:rsidRPr="007E3B63">
        <w:rPr>
          <w:rFonts w:ascii="Garamond" w:hAnsi="Garamond"/>
          <w:color w:val="000000" w:themeColor="text1"/>
        </w:rPr>
        <w:t xml:space="preserve"> for behaviour</w:t>
      </w:r>
      <w:r w:rsidR="008037C5">
        <w:rPr>
          <w:rFonts w:ascii="Garamond" w:hAnsi="Garamond"/>
          <w:color w:val="000000" w:themeColor="text1"/>
        </w:rPr>
        <w:t>al</w:t>
      </w:r>
      <w:r w:rsidR="00D25214" w:rsidRPr="007E3B63">
        <w:rPr>
          <w:rFonts w:ascii="Garamond" w:hAnsi="Garamond"/>
          <w:color w:val="000000" w:themeColor="text1"/>
        </w:rPr>
        <w:t xml:space="preserve"> traits</w:t>
      </w:r>
      <w:r w:rsidR="008C6C46">
        <w:rPr>
          <w:rFonts w:ascii="Garamond" w:hAnsi="Garamond"/>
          <w:color w:val="000000" w:themeColor="text1"/>
        </w:rPr>
        <w:t xml:space="preserve"> like </w:t>
      </w:r>
      <w:r w:rsidR="00D25214" w:rsidRPr="007E3B63">
        <w:rPr>
          <w:rFonts w:ascii="Garamond" w:hAnsi="Garamond"/>
          <w:color w:val="000000" w:themeColor="text1"/>
        </w:rPr>
        <w:t>personality</w:t>
      </w:r>
      <w:del w:id="295" w:author="Lauren Harrison" w:date="2020-09-26T14:53:00Z">
        <w:r w:rsidR="00592AF0" w:rsidDel="00A16935">
          <w:rPr>
            <w:rFonts w:ascii="Garamond" w:hAnsi="Garamond"/>
            <w:color w:val="000000" w:themeColor="text1"/>
          </w:rPr>
          <w:delText xml:space="preserve"> </w:delText>
        </w:r>
      </w:del>
      <w:r w:rsidRPr="007E3B63">
        <w:rPr>
          <w:rFonts w:ascii="Garamond" w:hAnsi="Garamond"/>
          <w:color w:val="000000" w:themeColor="text1"/>
        </w:rPr>
        <w:fldChar w:fldCharType="begin" w:fldLock="1"/>
      </w:r>
      <w:r w:rsidR="003B051B">
        <w:rPr>
          <w:rFonts w:ascii="Garamond" w:hAnsi="Garamond"/>
          <w:color w:val="000000" w:themeColor="text1"/>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World","type":"article-journal","volume":"28"},"uris":["http://www.mendeley.com/documents/?uuid=e2b9092f-e014-4fbc-bea0-a6e24928a0e5"]},{"id":"ITEM-3","itemData":{"DOI":"10.1016/j.jrp.2012.12.001","ISSN":"00926566","abstract":"Do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Personality","id":"ITEM-3","issue":"2","issued":{"date-parts":[["2013"]]},"page":"135-144","title":"Do men vary more than women in personality? A study in 51 cultures","type":"article-journal","volume":"47"},"uris":["http://www.mendeley.com/documents/?uuid=e17a6bab-9683-4e98-aa39-1569eb1a40e2"]}],"mendeley":{"formattedCitation":"&lt;sup&gt;11,34,38&lt;/sup&gt;","plainTextFormattedCitation":"11,34,38","previouslyFormattedCitation":"&lt;sup&gt;11,34,38&lt;/sup&gt;"},"properties":{"noteIndex":0},"schema":"https://github.com/citation-style-language/schema/raw/master/csl-citation.json"}</w:instrText>
      </w:r>
      <w:r w:rsidRPr="007E3B63">
        <w:rPr>
          <w:rFonts w:ascii="Garamond" w:hAnsi="Garamond"/>
          <w:color w:val="000000" w:themeColor="text1"/>
        </w:rPr>
        <w:fldChar w:fldCharType="separate"/>
      </w:r>
      <w:r w:rsidR="007A70A3" w:rsidRPr="007A70A3">
        <w:rPr>
          <w:rFonts w:ascii="Garamond" w:hAnsi="Garamond"/>
          <w:noProof/>
          <w:color w:val="000000" w:themeColor="text1"/>
          <w:vertAlign w:val="superscript"/>
        </w:rPr>
        <w:t>11,34,38</w:t>
      </w:r>
      <w:r w:rsidRPr="007E3B63">
        <w:rPr>
          <w:rFonts w:ascii="Garamond" w:hAnsi="Garamond"/>
          <w:color w:val="000000" w:themeColor="text1"/>
        </w:rPr>
        <w:fldChar w:fldCharType="end"/>
      </w:r>
      <w:r w:rsidR="00D25214" w:rsidRPr="007E3B63">
        <w:rPr>
          <w:rFonts w:ascii="Garamond" w:hAnsi="Garamond"/>
          <w:color w:val="000000" w:themeColor="text1"/>
        </w:rPr>
        <w:t>, cognitive ability</w:t>
      </w:r>
      <w:del w:id="296" w:author="Lauren Harrison" w:date="2020-09-26T14:53:00Z">
        <w:r w:rsidR="00D25214" w:rsidRPr="007E3B63" w:rsidDel="00A16935">
          <w:rPr>
            <w:rFonts w:ascii="Garamond" w:hAnsi="Garamond"/>
            <w:color w:val="000000" w:themeColor="text1"/>
          </w:rPr>
          <w:delText xml:space="preserve"> </w:delText>
        </w:r>
      </w:del>
      <w:r w:rsidR="00592AF0">
        <w:rPr>
          <w:rFonts w:ascii="Garamond" w:hAnsi="Garamond"/>
          <w:color w:val="000000" w:themeColor="text1"/>
        </w:rPr>
        <w:fldChar w:fldCharType="begin" w:fldLock="1"/>
      </w:r>
      <w:r w:rsidR="003B051B">
        <w:rPr>
          <w:rFonts w:ascii="Garamond" w:hAnsi="Garamond"/>
          <w:color w:val="000000" w:themeColor="text1"/>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Intelligence","type":"article-journal","volume":"12"},"uris":["http://www.mendeley.com/documents/?uuid=eb869677-6ea2-4508-8a47-bd2797ab309d"]},{"id":"ITEM-2","itemData":{"author":[{"dropping-particle":"","family":"Jones","given":"C M","non-dropping-particle":"","parse-names":false,"suffix":""},{"dropping-particle":"","family":"Braithwaite","given":"V A","non-dropping-particle":"","parse-names":false,"suffix":""},{"dropping-particle":"","family":"Healy","given":"S D","non-dropping-particle":"","parse-names":false,"suffix":""}],"container-title":"Behavioral Neuroscience","id":"ITEM-2","issue":"3","issued":{"date-parts":[["2003"]]},"page":"403-411","title":"The evolution of sex differences in spatial ability","type":"article-journal","volume":"117"},"uris":["http://www.mendeley.com/documents/?uuid=66fa08bc-d51f-4be2-934d-a38f0dc7c038"]},{"id":"ITEM-3","itemData":{"DOI":"10.1016/j.paid.2005.11.027","ISSN":"01918869","abstract":"Why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Differences","id":"ITEM-3","issue":"1","issued":{"date-parts":[["2006"]]},"page":"39-48","title":"Sex differences in variance of intelligence across childhood","type":"article-journal","volume":"41"},"uris":["http://www.mendeley.com/documents/?uuid=56588865-abf9-44e4-9184-da8c15930cee"]},{"id":"ITEM-4","itemData":{"DOI":"10.1111/j.1745-6924.2008.00096.x","ISSN":"17456924","abstract":"The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Science","id":"ITEM-4","issue":"6","issued":{"date-parts":[["2008"]]},"page":"518-531","title":"Sex Differences in Variability in General Intelligence: A New Look at the Old Question","type":"article-journal","volume":"3"},"uris":["http://www.mendeley.com/documents/?uuid=06e68226-ffff-4c14-b234-d4dc62cfff8d"]}],"mendeley":{"formattedCitation":"&lt;sup&gt;7,8,39,40&lt;/sup&gt;","plainTextFormattedCitation":"7,8,39,40","previouslyFormattedCitation":"&lt;sup&gt;7,8,39,40&lt;/sup&gt;"},"properties":{"noteIndex":0},"schema":"https://github.com/citation-style-language/schema/raw/master/csl-citation.json"}</w:instrText>
      </w:r>
      <w:r w:rsidR="00592AF0">
        <w:rPr>
          <w:rFonts w:ascii="Garamond" w:hAnsi="Garamond"/>
          <w:color w:val="000000" w:themeColor="text1"/>
        </w:rPr>
        <w:fldChar w:fldCharType="separate"/>
      </w:r>
      <w:r w:rsidR="007A70A3" w:rsidRPr="007A70A3">
        <w:rPr>
          <w:rFonts w:ascii="Garamond" w:hAnsi="Garamond"/>
          <w:noProof/>
          <w:color w:val="000000" w:themeColor="text1"/>
          <w:vertAlign w:val="superscript"/>
        </w:rPr>
        <w:t>7,8,39,40</w:t>
      </w:r>
      <w:r w:rsidR="00592AF0">
        <w:rPr>
          <w:rFonts w:ascii="Garamond" w:hAnsi="Garamond"/>
          <w:color w:val="000000" w:themeColor="text1"/>
        </w:rPr>
        <w:fldChar w:fldCharType="end"/>
      </w:r>
      <w:r w:rsidR="00D25214" w:rsidRPr="007E3B63">
        <w:rPr>
          <w:rFonts w:ascii="Garamond" w:hAnsi="Garamond"/>
          <w:color w:val="000000" w:themeColor="text1"/>
        </w:rPr>
        <w:t xml:space="preserve"> and </w:t>
      </w:r>
      <w:r w:rsidR="008037C5">
        <w:rPr>
          <w:rFonts w:ascii="Garamond" w:hAnsi="Garamond"/>
          <w:color w:val="000000" w:themeColor="text1"/>
        </w:rPr>
        <w:t>academic</w:t>
      </w:r>
      <w:r w:rsidR="00D25214" w:rsidRPr="007E3B63">
        <w:rPr>
          <w:rFonts w:ascii="Garamond" w:hAnsi="Garamond"/>
          <w:color w:val="000000" w:themeColor="text1"/>
        </w:rPr>
        <w:t xml:space="preserve"> achievement</w:t>
      </w:r>
      <w:del w:id="297" w:author="Lauren Harrison" w:date="2020-09-26T14:53:00Z">
        <w:r w:rsidR="00D25214" w:rsidRPr="007E3B63" w:rsidDel="00A16935">
          <w:rPr>
            <w:rFonts w:ascii="Garamond" w:hAnsi="Garamond"/>
            <w:color w:val="000000" w:themeColor="text1"/>
          </w:rPr>
          <w:delText xml:space="preserve"> </w:delText>
        </w:r>
      </w:del>
      <w:r w:rsidR="006012C1" w:rsidRPr="006012C1">
        <w:rPr>
          <w:rFonts w:ascii="Garamond" w:hAnsi="Garamond"/>
          <w:color w:val="000000" w:themeColor="text1"/>
        </w:rPr>
        <w:fldChar w:fldCharType="begin" w:fldLock="1"/>
      </w:r>
      <w:r w:rsidR="00723750">
        <w:rPr>
          <w:rFonts w:ascii="Garamond" w:hAnsi="Garamond"/>
          <w:color w:val="000000" w:themeColor="text1"/>
        </w:rPr>
        <w:instrText>ADDIN CSL_CITATION {"citationItems":[{"id":"ITEM-1","itemData":{"DOI":"10.1186/s40536-015-0015-x","ISSN":"21960739","abstract":"This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Education","id":"ITEM-1","issue":"1","issued":{"date-parts":[["2016"]]},"page":"1-16","publisher":"Springer US","title":"Gender differences in variability and extreme scores in an international context","type":"article-journal","volume":"4"},"uris":["http://www.mendeley.com/documents/?uuid=19cf5bcf-361b-4824-993c-ca23eb08625b"]},{"id":"ITEM-2","itemData":{"DOI":"10.1002/dev.20358","ISSN":"00121630","abstract":"Human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Psychobiology","id":"ITEM-2","issue":"2","issued":{"date-parts":[["2009"]]},"page":"198-206","title":"Greater intrasex phenotype variability in males than in females is a fundamental aspect of the gender differences in humans","type":"article-journal","volume":"51"},"uris":["http://www.mendeley.com/documents/?uuid=fe31045c-4295-479b-a29e-4252f3847784"]},{"id":"ITEM-3","itemData":{"DOI":"10.1038/s41467-018-06292-0","ISBN":"4146701806292","ISSN":"20411723","PMID":"5169341","abstract":"Fewer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Communications","id":"ITEM-3","issue":"1","issued":{"date-parts":[["2018"]]},"publisher":"Springer US","title":"Gender differences in individual variation in academic grades fail to fit expected patterns for STEM","type":"article-journal","volume":"9"},"uris":["http://www.mendeley.com/documents/?uuid=9053d8ff-e3a7-44dc-a683-6a800b963fc4"]}],"mendeley":{"formattedCitation":"&lt;sup&gt;1,4,6&lt;/sup&gt;","plainTextFormattedCitation":"1,4,6","previouslyFormattedCitation":"&lt;sup&gt;1,4,6&lt;/sup&gt;"},"properties":{"noteIndex":0},"schema":"https://github.com/citation-style-language/schema/raw/master/csl-citation.json"}</w:instrText>
      </w:r>
      <w:r w:rsidR="006012C1" w:rsidRPr="006012C1">
        <w:rPr>
          <w:rFonts w:ascii="Garamond" w:hAnsi="Garamond"/>
          <w:color w:val="000000" w:themeColor="text1"/>
        </w:rPr>
        <w:fldChar w:fldCharType="separate"/>
      </w:r>
      <w:r w:rsidR="00723750" w:rsidRPr="00723750">
        <w:rPr>
          <w:rFonts w:ascii="Garamond" w:hAnsi="Garamond"/>
          <w:noProof/>
          <w:color w:val="000000" w:themeColor="text1"/>
          <w:vertAlign w:val="superscript"/>
        </w:rPr>
        <w:t>1,4,6</w:t>
      </w:r>
      <w:r w:rsidR="006012C1" w:rsidRPr="006012C1">
        <w:rPr>
          <w:rFonts w:ascii="Garamond" w:hAnsi="Garamond"/>
          <w:color w:val="000000" w:themeColor="text1"/>
        </w:rPr>
        <w:fldChar w:fldCharType="end"/>
      </w:r>
      <w:r w:rsidR="00D25214" w:rsidRPr="007E3B63">
        <w:rPr>
          <w:rFonts w:ascii="Garamond" w:hAnsi="Garamond"/>
          <w:color w:val="000000" w:themeColor="text1"/>
        </w:rPr>
        <w:t xml:space="preserve">. Our </w:t>
      </w:r>
      <w:r w:rsidRPr="007E3B63">
        <w:rPr>
          <w:rFonts w:ascii="Garamond" w:hAnsi="Garamond"/>
          <w:color w:val="000000" w:themeColor="text1"/>
        </w:rPr>
        <w:t xml:space="preserve">current findings </w:t>
      </w:r>
      <w:r w:rsidR="00D25214" w:rsidRPr="007E3B63">
        <w:rPr>
          <w:rFonts w:ascii="Garamond" w:hAnsi="Garamond"/>
          <w:color w:val="000000" w:themeColor="text1"/>
        </w:rPr>
        <w:t xml:space="preserve">are therefore intriguing, because we show using a larger database of </w:t>
      </w:r>
      <w:r w:rsidR="00344074" w:rsidRPr="00344074">
        <w:rPr>
          <w:rFonts w:ascii="Garamond" w:hAnsi="Garamond"/>
        </w:rPr>
        <w:t>226</w:t>
      </w:r>
      <w:r w:rsidR="00422000" w:rsidRPr="00344074">
        <w:rPr>
          <w:rFonts w:ascii="Garamond" w:hAnsi="Garamond"/>
        </w:rPr>
        <w:t xml:space="preserve"> </w:t>
      </w:r>
      <w:r w:rsidR="00D25214" w:rsidRPr="007E3B63">
        <w:rPr>
          <w:rFonts w:ascii="Garamond" w:hAnsi="Garamond"/>
          <w:color w:val="000000" w:themeColor="text1"/>
        </w:rPr>
        <w:t>species that personality</w:t>
      </w:r>
      <w:r w:rsidR="008C6C46">
        <w:rPr>
          <w:rFonts w:ascii="Garamond" w:hAnsi="Garamond"/>
          <w:color w:val="000000" w:themeColor="text1"/>
        </w:rPr>
        <w:t xml:space="preserve">-like behavioural </w:t>
      </w:r>
      <w:r w:rsidR="00D25214" w:rsidRPr="007E3B63">
        <w:rPr>
          <w:rFonts w:ascii="Garamond" w:hAnsi="Garamond"/>
          <w:color w:val="000000" w:themeColor="text1"/>
        </w:rPr>
        <w:t>traits are</w:t>
      </w:r>
      <w:r w:rsidR="008C000B">
        <w:rPr>
          <w:rFonts w:ascii="Garamond" w:hAnsi="Garamond"/>
          <w:color w:val="000000" w:themeColor="text1"/>
        </w:rPr>
        <w:t>, in general,</w:t>
      </w:r>
      <w:r w:rsidR="00D25214" w:rsidRPr="007E3B63">
        <w:rPr>
          <w:rFonts w:ascii="Garamond" w:hAnsi="Garamond"/>
          <w:color w:val="000000" w:themeColor="text1"/>
        </w:rPr>
        <w:t xml:space="preserve"> not more variable in males than </w:t>
      </w:r>
      <w:r w:rsidR="00D25214" w:rsidRPr="007E3B63">
        <w:rPr>
          <w:rFonts w:ascii="Garamond" w:hAnsi="Garamond"/>
          <w:color w:val="000000" w:themeColor="text1"/>
        </w:rPr>
        <w:lastRenderedPageBreak/>
        <w:t>female</w:t>
      </w:r>
      <w:r w:rsidR="002E553A">
        <w:rPr>
          <w:rFonts w:ascii="Garamond" w:hAnsi="Garamond"/>
          <w:color w:val="000000" w:themeColor="text1"/>
        </w:rPr>
        <w:t>s</w:t>
      </w:r>
      <w:r w:rsidR="00D25214" w:rsidRPr="007E3B63">
        <w:rPr>
          <w:rFonts w:ascii="Garamond" w:hAnsi="Garamond"/>
          <w:color w:val="000000" w:themeColor="text1"/>
        </w:rPr>
        <w:t>. If anything, the trend is towards greater variation among females</w:t>
      </w:r>
      <w:r w:rsidR="00DD2E1D">
        <w:rPr>
          <w:rFonts w:ascii="Garamond" w:hAnsi="Garamond"/>
          <w:color w:val="000000" w:themeColor="text1"/>
        </w:rPr>
        <w:t xml:space="preserve"> (supporting</w:t>
      </w:r>
      <w:r w:rsidR="00A7676A">
        <w:rPr>
          <w:rFonts w:ascii="Garamond" w:hAnsi="Garamond"/>
          <w:color w:val="000000" w:themeColor="text1"/>
        </w:rPr>
        <w:t xml:space="preserve"> </w:t>
      </w:r>
      <w:r w:rsidR="00DD2E1D">
        <w:rPr>
          <w:rFonts w:ascii="Garamond" w:hAnsi="Garamond"/>
          <w:color w:val="000000" w:themeColor="text1"/>
        </w:rPr>
        <w:t>previous work</w:t>
      </w:r>
      <w:del w:id="298" w:author="Lauren Harrison" w:date="2020-09-26T14:53:00Z">
        <w:r w:rsidR="00DD2E1D" w:rsidDel="00A16935">
          <w:rPr>
            <w:rFonts w:ascii="Garamond" w:hAnsi="Garamond"/>
            <w:color w:val="000000" w:themeColor="text1"/>
          </w:rPr>
          <w:delText xml:space="preserve"> </w:delText>
        </w:r>
      </w:del>
      <w:r w:rsidR="00A7676A">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sup&gt;20&lt;/sup&gt;","plainTextFormattedCitation":"20","previouslyFormattedCitation":"&lt;sup&gt;20&lt;/sup&gt;"},"properties":{"noteIndex":0},"schema":"https://github.com/citation-style-language/schema/raw/master/csl-citation.json"}</w:instrText>
      </w:r>
      <w:r w:rsidR="00A7676A">
        <w:rPr>
          <w:rFonts w:ascii="Garamond" w:hAnsi="Garamond"/>
          <w:color w:val="000000" w:themeColor="text1"/>
        </w:rPr>
        <w:fldChar w:fldCharType="separate"/>
      </w:r>
      <w:r w:rsidR="003A2BE2" w:rsidRPr="003A2BE2">
        <w:rPr>
          <w:rFonts w:ascii="Garamond" w:hAnsi="Garamond"/>
          <w:noProof/>
          <w:color w:val="000000" w:themeColor="text1"/>
          <w:vertAlign w:val="superscript"/>
        </w:rPr>
        <w:t>20</w:t>
      </w:r>
      <w:r w:rsidR="00A7676A">
        <w:rPr>
          <w:rFonts w:ascii="Garamond" w:hAnsi="Garamond"/>
          <w:color w:val="000000" w:themeColor="text1"/>
        </w:rPr>
        <w:fldChar w:fldCharType="end"/>
      </w:r>
      <w:r w:rsidR="00DD2E1D">
        <w:rPr>
          <w:rFonts w:ascii="Garamond" w:hAnsi="Garamond"/>
          <w:color w:val="000000" w:themeColor="text1"/>
        </w:rPr>
        <w:t>)</w:t>
      </w:r>
      <w:r w:rsidR="00D25214" w:rsidRPr="007E3B63">
        <w:rPr>
          <w:rFonts w:ascii="Garamond" w:hAnsi="Garamond"/>
          <w:color w:val="000000" w:themeColor="text1"/>
        </w:rPr>
        <w:t>, which has been</w:t>
      </w:r>
      <w:r w:rsidR="002838AD" w:rsidRPr="007E3B63">
        <w:rPr>
          <w:rFonts w:ascii="Garamond" w:hAnsi="Garamond"/>
          <w:color w:val="000000" w:themeColor="text1"/>
        </w:rPr>
        <w:t xml:space="preserve"> </w:t>
      </w:r>
      <w:del w:id="299" w:author="Lauren Harrison" w:date="2020-09-26T15:58:00Z">
        <w:r w:rsidR="00D25214" w:rsidRPr="007E3B63" w:rsidDel="00912498">
          <w:rPr>
            <w:rFonts w:ascii="Garamond" w:hAnsi="Garamond"/>
            <w:color w:val="000000" w:themeColor="text1"/>
          </w:rPr>
          <w:delText xml:space="preserve">previously </w:delText>
        </w:r>
      </w:del>
      <w:r w:rsidR="00D25214" w:rsidRPr="007E3B63">
        <w:rPr>
          <w:rFonts w:ascii="Garamond" w:hAnsi="Garamond"/>
          <w:color w:val="000000" w:themeColor="text1"/>
        </w:rPr>
        <w:t xml:space="preserve">hypothesised to arise, at least in mammals, due to </w:t>
      </w:r>
      <w:r w:rsidR="008C000B">
        <w:rPr>
          <w:rFonts w:ascii="Garamond" w:hAnsi="Garamond"/>
          <w:color w:val="000000" w:themeColor="text1"/>
        </w:rPr>
        <w:t>the effect of females</w:t>
      </w:r>
      <w:r w:rsidR="00D25214" w:rsidRPr="007E3B63">
        <w:rPr>
          <w:rFonts w:ascii="Garamond" w:hAnsi="Garamond"/>
          <w:color w:val="000000" w:themeColor="text1"/>
        </w:rPr>
        <w:t xml:space="preserve"> being at different stages of their </w:t>
      </w:r>
      <w:r w:rsidR="007E4271" w:rsidRPr="00D071CB">
        <w:rPr>
          <w:rFonts w:ascii="Garamond" w:hAnsi="Garamond"/>
          <w:color w:val="000000" w:themeColor="text1"/>
          <w:rPrChange w:id="300" w:author="Lauren Harrison" w:date="2020-09-26T14:48:00Z">
            <w:rPr>
              <w:rFonts w:ascii="Garamond" w:hAnsi="Garamond"/>
              <w:color w:val="000000" w:themeColor="text1"/>
              <w:highlight w:val="cyan"/>
            </w:rPr>
          </w:rPrChange>
        </w:rPr>
        <w:t>oestrus</w:t>
      </w:r>
      <w:r w:rsidR="00D25214" w:rsidRPr="00D071CB">
        <w:rPr>
          <w:rFonts w:ascii="Garamond" w:hAnsi="Garamond"/>
          <w:color w:val="000000" w:themeColor="text1"/>
          <w:rPrChange w:id="301" w:author="Lauren Harrison" w:date="2020-09-26T14:48:00Z">
            <w:rPr>
              <w:rFonts w:ascii="Garamond" w:hAnsi="Garamond"/>
              <w:color w:val="000000" w:themeColor="text1"/>
              <w:highlight w:val="cyan"/>
            </w:rPr>
          </w:rPrChange>
        </w:rPr>
        <w:t xml:space="preserve"> cycle</w:t>
      </w:r>
      <w:del w:id="302" w:author="Lauren Harrison" w:date="2020-09-26T14:53:00Z">
        <w:r w:rsidR="00D25214" w:rsidRPr="00D071CB" w:rsidDel="00A16935">
          <w:rPr>
            <w:rFonts w:ascii="Garamond" w:hAnsi="Garamond"/>
            <w:color w:val="000000" w:themeColor="text1"/>
            <w:rPrChange w:id="303" w:author="Lauren Harrison" w:date="2020-09-26T14:48:00Z">
              <w:rPr>
                <w:rFonts w:ascii="Garamond" w:hAnsi="Garamond"/>
                <w:color w:val="000000" w:themeColor="text1"/>
                <w:highlight w:val="cyan"/>
              </w:rPr>
            </w:rPrChange>
          </w:rPr>
          <w:delText xml:space="preserve"> </w:delText>
        </w:r>
      </w:del>
      <w:r w:rsidR="007E4271" w:rsidRPr="00D071CB">
        <w:rPr>
          <w:rFonts w:ascii="Garamond" w:hAnsi="Garamond"/>
          <w:color w:val="000000" w:themeColor="text1"/>
          <w:rPrChange w:id="304" w:author="Lauren Harrison" w:date="2020-09-26T14:48:00Z">
            <w:rPr>
              <w:rFonts w:ascii="Garamond" w:hAnsi="Garamond"/>
              <w:color w:val="000000" w:themeColor="text1"/>
              <w:highlight w:val="cyan"/>
            </w:rPr>
          </w:rPrChange>
        </w:rPr>
        <w:fldChar w:fldCharType="begin" w:fldLock="1"/>
      </w:r>
      <w:r w:rsidR="007A70A3">
        <w:rPr>
          <w:rFonts w:ascii="Garamond" w:hAnsi="Garamond"/>
          <w:color w:val="000000" w:themeColor="text1"/>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mendeley":{"formattedCitation":"&lt;sup&gt;19&lt;/sup&gt;","plainTextFormattedCitation":"19","previouslyFormattedCitation":"&lt;sup&gt;19&lt;/sup&gt;"},"properties":{"noteIndex":0},"schema":"https://github.com/citation-style-language/schema/raw/master/csl-citation.json"}</w:instrText>
      </w:r>
      <w:r w:rsidR="007E4271" w:rsidRPr="00D071CB">
        <w:rPr>
          <w:rFonts w:ascii="Garamond" w:hAnsi="Garamond"/>
          <w:color w:val="000000" w:themeColor="text1"/>
          <w:rPrChange w:id="305" w:author="Lauren Harrison" w:date="2020-09-26T14:48:00Z">
            <w:rPr>
              <w:rFonts w:ascii="Garamond" w:hAnsi="Garamond"/>
              <w:color w:val="000000" w:themeColor="text1"/>
              <w:highlight w:val="cyan"/>
            </w:rPr>
          </w:rPrChange>
        </w:rPr>
        <w:fldChar w:fldCharType="separate"/>
      </w:r>
      <w:r w:rsidR="003A2BE2" w:rsidRPr="003A2BE2">
        <w:rPr>
          <w:rFonts w:ascii="Garamond" w:hAnsi="Garamond"/>
          <w:noProof/>
          <w:color w:val="000000" w:themeColor="text1"/>
          <w:vertAlign w:val="superscript"/>
        </w:rPr>
        <w:t>19</w:t>
      </w:r>
      <w:r w:rsidR="007E4271" w:rsidRPr="00D071CB">
        <w:rPr>
          <w:rFonts w:ascii="Garamond" w:hAnsi="Garamond"/>
          <w:color w:val="000000" w:themeColor="text1"/>
          <w:rPrChange w:id="306" w:author="Lauren Harrison" w:date="2020-09-26T14:48:00Z">
            <w:rPr>
              <w:rFonts w:ascii="Garamond" w:hAnsi="Garamond"/>
              <w:color w:val="000000" w:themeColor="text1"/>
              <w:highlight w:val="cyan"/>
            </w:rPr>
          </w:rPrChange>
        </w:rPr>
        <w:fldChar w:fldCharType="end"/>
      </w:r>
      <w:r w:rsidR="00D25214" w:rsidRPr="00D071CB">
        <w:rPr>
          <w:rFonts w:ascii="Garamond" w:hAnsi="Garamond"/>
          <w:color w:val="000000" w:themeColor="text1"/>
          <w:rPrChange w:id="307" w:author="Lauren Harrison" w:date="2020-09-26T14:48:00Z">
            <w:rPr>
              <w:rFonts w:ascii="Garamond" w:hAnsi="Garamond"/>
              <w:color w:val="000000" w:themeColor="text1"/>
              <w:highlight w:val="cyan"/>
            </w:rPr>
          </w:rPrChange>
        </w:rPr>
        <w:t>.</w:t>
      </w:r>
      <w:r w:rsidR="000D6ECE">
        <w:rPr>
          <w:rFonts w:ascii="Garamond" w:hAnsi="Garamond"/>
          <w:color w:val="000000" w:themeColor="text1"/>
        </w:rPr>
        <w:t xml:space="preserve"> </w:t>
      </w:r>
      <w:r w:rsidRPr="00033574">
        <w:rPr>
          <w:rFonts w:ascii="Garamond" w:hAnsi="Garamond"/>
          <w:color w:val="000000" w:themeColor="text1"/>
        </w:rPr>
        <w:t>Our findings</w:t>
      </w:r>
      <w:r w:rsidR="00F100F4" w:rsidRPr="00033574">
        <w:rPr>
          <w:rFonts w:ascii="Garamond" w:hAnsi="Garamond"/>
          <w:color w:val="000000" w:themeColor="text1"/>
        </w:rPr>
        <w:t xml:space="preserve"> </w:t>
      </w:r>
      <w:r w:rsidRPr="00033574">
        <w:rPr>
          <w:rFonts w:ascii="Garamond" w:hAnsi="Garamond"/>
          <w:color w:val="000000" w:themeColor="text1"/>
        </w:rPr>
        <w:t xml:space="preserve">for animals </w:t>
      </w:r>
      <w:proofErr w:type="gramStart"/>
      <w:r w:rsidR="00F100F4" w:rsidRPr="00033574">
        <w:rPr>
          <w:rFonts w:ascii="Garamond" w:hAnsi="Garamond"/>
          <w:color w:val="000000" w:themeColor="text1"/>
        </w:rPr>
        <w:t>raises</w:t>
      </w:r>
      <w:proofErr w:type="gramEnd"/>
      <w:r w:rsidR="00F100F4" w:rsidRPr="00033574">
        <w:rPr>
          <w:rFonts w:ascii="Garamond" w:hAnsi="Garamond"/>
          <w:color w:val="000000" w:themeColor="text1"/>
        </w:rPr>
        <w:t xml:space="preserve"> </w:t>
      </w:r>
      <w:r w:rsidR="00EE5B40" w:rsidRPr="00033574">
        <w:rPr>
          <w:rFonts w:ascii="Garamond" w:hAnsi="Garamond"/>
          <w:color w:val="000000" w:themeColor="text1"/>
        </w:rPr>
        <w:t>doubts</w:t>
      </w:r>
      <w:r w:rsidR="00F100F4" w:rsidRPr="00033574">
        <w:rPr>
          <w:rFonts w:ascii="Garamond" w:hAnsi="Garamond"/>
          <w:color w:val="000000" w:themeColor="text1"/>
        </w:rPr>
        <w:t xml:space="preserve"> about </w:t>
      </w:r>
      <w:r w:rsidR="009D6B74" w:rsidRPr="00033574">
        <w:rPr>
          <w:rFonts w:ascii="Garamond" w:hAnsi="Garamond"/>
          <w:color w:val="000000" w:themeColor="text1"/>
        </w:rPr>
        <w:t xml:space="preserve">the extent to which biological </w:t>
      </w:r>
      <w:r w:rsidR="008C000B">
        <w:rPr>
          <w:rFonts w:ascii="Garamond" w:hAnsi="Garamond"/>
          <w:color w:val="000000" w:themeColor="text1"/>
        </w:rPr>
        <w:t>factors</w:t>
      </w:r>
      <w:r w:rsidR="00B02972">
        <w:rPr>
          <w:rFonts w:ascii="Garamond" w:hAnsi="Garamond"/>
          <w:color w:val="000000" w:themeColor="text1"/>
        </w:rPr>
        <w:t xml:space="preserve"> and evolutionary arguments</w:t>
      </w:r>
      <w:r w:rsidR="009D6B74" w:rsidRPr="00033574">
        <w:rPr>
          <w:rFonts w:ascii="Garamond" w:hAnsi="Garamond"/>
          <w:color w:val="000000" w:themeColor="text1"/>
        </w:rPr>
        <w:t xml:space="preserve"> </w:t>
      </w:r>
      <w:r w:rsidR="008C000B">
        <w:rPr>
          <w:rFonts w:ascii="Garamond" w:hAnsi="Garamond"/>
          <w:color w:val="000000" w:themeColor="text1"/>
        </w:rPr>
        <w:t>explain why</w:t>
      </w:r>
      <w:r w:rsidR="00F100F4" w:rsidRPr="00033574">
        <w:rPr>
          <w:rFonts w:ascii="Garamond" w:hAnsi="Garamond"/>
          <w:color w:val="000000" w:themeColor="text1"/>
        </w:rPr>
        <w:t xml:space="preserve"> </w:t>
      </w:r>
      <w:r w:rsidR="00EA24AA" w:rsidRPr="00033574">
        <w:rPr>
          <w:rFonts w:ascii="Garamond" w:hAnsi="Garamond"/>
          <w:color w:val="000000" w:themeColor="text1"/>
        </w:rPr>
        <w:t xml:space="preserve">men have greater </w:t>
      </w:r>
      <w:r w:rsidR="00033574" w:rsidRPr="00033574">
        <w:rPr>
          <w:rFonts w:ascii="Garamond" w:hAnsi="Garamond"/>
          <w:color w:val="000000" w:themeColor="text1"/>
        </w:rPr>
        <w:t xml:space="preserve">trait </w:t>
      </w:r>
      <w:r w:rsidR="00EA24AA" w:rsidRPr="00033574">
        <w:rPr>
          <w:rFonts w:ascii="Garamond" w:hAnsi="Garamond"/>
          <w:color w:val="000000" w:themeColor="text1"/>
        </w:rPr>
        <w:t>variation than women</w:t>
      </w:r>
      <w:r w:rsidR="008C000B">
        <w:rPr>
          <w:rFonts w:ascii="Garamond" w:hAnsi="Garamond"/>
          <w:color w:val="000000" w:themeColor="text1"/>
        </w:rPr>
        <w:t xml:space="preserve"> for behavioural traits</w:t>
      </w:r>
      <w:r w:rsidRPr="00033574">
        <w:rPr>
          <w:rFonts w:ascii="Garamond" w:hAnsi="Garamond"/>
          <w:color w:val="000000" w:themeColor="text1"/>
        </w:rPr>
        <w:t xml:space="preserve">. </w:t>
      </w:r>
    </w:p>
    <w:p w14:paraId="157DE092" w14:textId="77777777" w:rsidR="000B5B0D" w:rsidRDefault="000B5B0D" w:rsidP="008A067E">
      <w:pPr>
        <w:ind w:firstLine="720"/>
        <w:rPr>
          <w:rFonts w:ascii="Garamond" w:hAnsi="Garamond"/>
          <w:color w:val="000000" w:themeColor="text1"/>
        </w:rPr>
      </w:pPr>
    </w:p>
    <w:p w14:paraId="010F6639" w14:textId="311819B8" w:rsidR="00A50073" w:rsidRDefault="00EE5B40" w:rsidP="008A067E">
      <w:pPr>
        <w:ind w:firstLine="720"/>
        <w:rPr>
          <w:rFonts w:ascii="Garamond" w:hAnsi="Garamond"/>
          <w:color w:val="000000" w:themeColor="text1"/>
        </w:rPr>
      </w:pPr>
      <w:r w:rsidRPr="007E3B63">
        <w:rPr>
          <w:rFonts w:ascii="Garamond" w:hAnsi="Garamond"/>
          <w:color w:val="000000" w:themeColor="text1"/>
        </w:rPr>
        <w:t xml:space="preserve">One widespread </w:t>
      </w:r>
      <w:r w:rsidR="00B07768" w:rsidRPr="007E3B63">
        <w:rPr>
          <w:rFonts w:ascii="Garamond" w:hAnsi="Garamond"/>
          <w:color w:val="000000" w:themeColor="text1"/>
        </w:rPr>
        <w:t xml:space="preserve">biological </w:t>
      </w:r>
      <w:r w:rsidRPr="007E3B63">
        <w:rPr>
          <w:rFonts w:ascii="Garamond" w:hAnsi="Garamond"/>
          <w:color w:val="000000" w:themeColor="text1"/>
        </w:rPr>
        <w:t>explanation</w:t>
      </w:r>
      <w:del w:id="308" w:author="Lauren Harrison" w:date="2020-09-26T16:11:00Z">
        <w:r w:rsidRPr="007E3B63" w:rsidDel="0057655F">
          <w:rPr>
            <w:rFonts w:ascii="Garamond" w:hAnsi="Garamond"/>
            <w:color w:val="000000" w:themeColor="text1"/>
          </w:rPr>
          <w:delText>s</w:delText>
        </w:r>
      </w:del>
      <w:r w:rsidRPr="007E3B63">
        <w:rPr>
          <w:rFonts w:ascii="Garamond" w:hAnsi="Garamond"/>
          <w:color w:val="000000" w:themeColor="text1"/>
        </w:rPr>
        <w:t xml:space="preserve"> for greater variation among men than women is </w:t>
      </w:r>
      <w:r w:rsidR="00670A51" w:rsidRPr="007E3B63">
        <w:rPr>
          <w:rFonts w:ascii="Garamond" w:hAnsi="Garamond"/>
          <w:color w:val="000000" w:themeColor="text1"/>
        </w:rPr>
        <w:t>attributed to sex chromosomes</w:t>
      </w:r>
      <w:r w:rsidR="00FB54D0">
        <w:rPr>
          <w:rFonts w:ascii="Garamond" w:hAnsi="Garamond"/>
          <w:color w:val="000000" w:themeColor="text1"/>
        </w:rPr>
        <w:t>,</w:t>
      </w:r>
      <w:r w:rsidR="00670A51" w:rsidRPr="007E3B63">
        <w:rPr>
          <w:rFonts w:ascii="Garamond" w:hAnsi="Garamond"/>
          <w:color w:val="000000" w:themeColor="text1"/>
        </w:rPr>
        <w:t xml:space="preserve"> and the fact that men are XY and women XX. Men therefore only express genes from a single X chromosome, while women, on average, express genes </w:t>
      </w:r>
      <w:r w:rsidR="00FB54D0">
        <w:rPr>
          <w:rFonts w:ascii="Garamond" w:hAnsi="Garamond"/>
          <w:color w:val="000000" w:themeColor="text1"/>
        </w:rPr>
        <w:t>on</w:t>
      </w:r>
      <w:r w:rsidR="00FB54D0" w:rsidRPr="007E3B63">
        <w:rPr>
          <w:rFonts w:ascii="Garamond" w:hAnsi="Garamond"/>
          <w:color w:val="000000" w:themeColor="text1"/>
        </w:rPr>
        <w:t xml:space="preserve"> </w:t>
      </w:r>
      <w:r w:rsidR="00670A51" w:rsidRPr="007E3B63">
        <w:rPr>
          <w:rFonts w:ascii="Garamond" w:hAnsi="Garamond"/>
          <w:color w:val="000000" w:themeColor="text1"/>
        </w:rPr>
        <w:t xml:space="preserve">both. The net effect is greater variance in gene expression among men, which should </w:t>
      </w:r>
      <w:r w:rsidR="00AC2B93" w:rsidRPr="007E3B63">
        <w:rPr>
          <w:rFonts w:ascii="Garamond" w:hAnsi="Garamond"/>
          <w:color w:val="000000" w:themeColor="text1"/>
        </w:rPr>
        <w:t xml:space="preserve">tend to </w:t>
      </w:r>
      <w:r w:rsidR="00670A51" w:rsidRPr="007E3B63">
        <w:rPr>
          <w:rFonts w:ascii="Garamond" w:hAnsi="Garamond"/>
          <w:color w:val="000000" w:themeColor="text1"/>
        </w:rPr>
        <w:t>increase the level of phenotypic variation</w:t>
      </w:r>
      <w:del w:id="309" w:author="Lauren Harrison" w:date="2020-09-26T14:53:00Z">
        <w:r w:rsidR="00AC2B93" w:rsidRPr="007E3B63" w:rsidDel="007704EE">
          <w:rPr>
            <w:rFonts w:ascii="Garamond" w:hAnsi="Garamond"/>
            <w:color w:val="000000" w:themeColor="text1"/>
          </w:rPr>
          <w:delText xml:space="preserve"> </w:delText>
        </w:r>
      </w:del>
      <w:r w:rsidR="00AD6F31">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lt;sup&gt;17&lt;/sup&gt;","plainTextFormattedCitation":"17","previouslyFormattedCitation":"&lt;sup&gt;17&lt;/sup&gt;"},"properties":{"noteIndex":0},"schema":"https://github.com/citation-style-language/schema/raw/master/csl-citation.json"}</w:instrText>
      </w:r>
      <w:r w:rsidR="00AD6F31">
        <w:rPr>
          <w:rFonts w:ascii="Garamond" w:hAnsi="Garamond"/>
          <w:color w:val="000000" w:themeColor="text1"/>
        </w:rPr>
        <w:fldChar w:fldCharType="separate"/>
      </w:r>
      <w:r w:rsidR="003A2BE2" w:rsidRPr="003A2BE2">
        <w:rPr>
          <w:rFonts w:ascii="Garamond" w:hAnsi="Garamond"/>
          <w:noProof/>
          <w:color w:val="000000" w:themeColor="text1"/>
          <w:vertAlign w:val="superscript"/>
        </w:rPr>
        <w:t>17</w:t>
      </w:r>
      <w:r w:rsidR="00AD6F31">
        <w:rPr>
          <w:rFonts w:ascii="Garamond" w:hAnsi="Garamond"/>
          <w:color w:val="000000" w:themeColor="text1"/>
        </w:rPr>
        <w:fldChar w:fldCharType="end"/>
      </w:r>
      <w:r w:rsidR="00670A51" w:rsidRPr="007E3B63">
        <w:rPr>
          <w:rFonts w:ascii="Garamond" w:hAnsi="Garamond"/>
          <w:color w:val="000000" w:themeColor="text1"/>
        </w:rPr>
        <w:t>.</w:t>
      </w:r>
      <w:r w:rsidR="00945ECA" w:rsidRPr="007E3B63">
        <w:rPr>
          <w:rFonts w:ascii="Garamond" w:hAnsi="Garamond"/>
          <w:color w:val="000000" w:themeColor="text1"/>
        </w:rPr>
        <w:t xml:space="preserve"> </w:t>
      </w:r>
      <w:r w:rsidR="00FB54D0">
        <w:rPr>
          <w:rFonts w:ascii="Garamond" w:hAnsi="Garamond"/>
          <w:color w:val="000000" w:themeColor="text1"/>
        </w:rPr>
        <w:t>However</w:t>
      </w:r>
      <w:r w:rsidR="00670A51" w:rsidRPr="007E3B63">
        <w:rPr>
          <w:rFonts w:ascii="Garamond" w:hAnsi="Garamond"/>
          <w:color w:val="000000" w:themeColor="text1"/>
        </w:rPr>
        <w:t>,</w:t>
      </w:r>
      <w:r w:rsidR="00014070">
        <w:rPr>
          <w:rFonts w:ascii="Garamond" w:hAnsi="Garamond"/>
          <w:color w:val="000000" w:themeColor="text1"/>
        </w:rPr>
        <w:t xml:space="preserve"> we found </w:t>
      </w:r>
      <w:r w:rsidR="00670A51" w:rsidRPr="007E3B63">
        <w:rPr>
          <w:rFonts w:ascii="Garamond" w:hAnsi="Garamond"/>
          <w:color w:val="000000" w:themeColor="text1"/>
        </w:rPr>
        <w:t xml:space="preserve">no difference </w:t>
      </w:r>
      <w:r w:rsidR="00FB54D0">
        <w:rPr>
          <w:rFonts w:ascii="Garamond" w:hAnsi="Garamond"/>
          <w:color w:val="000000" w:themeColor="text1"/>
        </w:rPr>
        <w:t xml:space="preserve">in the sex difference in variability </w:t>
      </w:r>
      <w:r w:rsidR="00670A51" w:rsidRPr="007E3B63">
        <w:rPr>
          <w:rFonts w:ascii="Garamond" w:hAnsi="Garamond"/>
          <w:color w:val="000000" w:themeColor="text1"/>
        </w:rPr>
        <w:t xml:space="preserve">between mammals and birds even though males are heterogametic in mammals and homogametic in birds. One explanation is that genes on sex chromosomes do not </w:t>
      </w:r>
      <w:r w:rsidR="00AC2B93" w:rsidRPr="007E3B63">
        <w:rPr>
          <w:rFonts w:ascii="Garamond" w:hAnsi="Garamond"/>
          <w:color w:val="000000" w:themeColor="text1"/>
        </w:rPr>
        <w:t>affect</w:t>
      </w:r>
      <w:r w:rsidR="00FB54D0">
        <w:rPr>
          <w:rFonts w:ascii="Garamond" w:hAnsi="Garamond"/>
          <w:color w:val="000000" w:themeColor="text1"/>
        </w:rPr>
        <w:t>, or only weakly affect,</w:t>
      </w:r>
      <w:r w:rsidR="00670A51" w:rsidRPr="007E3B63">
        <w:rPr>
          <w:rFonts w:ascii="Garamond" w:hAnsi="Garamond"/>
          <w:color w:val="000000" w:themeColor="text1"/>
        </w:rPr>
        <w:t xml:space="preserve"> behaviour</w:t>
      </w:r>
      <w:r w:rsidR="00FB54D0">
        <w:rPr>
          <w:rFonts w:ascii="Garamond" w:hAnsi="Garamond"/>
          <w:color w:val="000000" w:themeColor="text1"/>
        </w:rPr>
        <w:t xml:space="preserve">s </w:t>
      </w:r>
      <w:r w:rsidR="00670A51" w:rsidRPr="007E3B63">
        <w:rPr>
          <w:rFonts w:ascii="Garamond" w:hAnsi="Garamond"/>
          <w:color w:val="000000" w:themeColor="text1"/>
        </w:rPr>
        <w:t>associated with personality in animals.</w:t>
      </w:r>
      <w:ins w:id="310" w:author="Lauren Harrison" w:date="2020-09-26T16:11:00Z">
        <w:r w:rsidR="0057655F">
          <w:rPr>
            <w:rFonts w:ascii="Garamond" w:hAnsi="Garamond"/>
            <w:color w:val="000000" w:themeColor="text1"/>
          </w:rPr>
          <w:t xml:space="preserve"> </w:t>
        </w:r>
      </w:ins>
      <w:del w:id="311" w:author="Lauren Harrison" w:date="2020-09-26T16:11:00Z">
        <w:r w:rsidR="00262EEF" w:rsidDel="0057655F">
          <w:rPr>
            <w:rFonts w:ascii="Garamond" w:hAnsi="Garamond"/>
            <w:color w:val="000000" w:themeColor="text1"/>
          </w:rPr>
          <w:delText xml:space="preserve"> </w:delText>
        </w:r>
      </w:del>
      <w:del w:id="312" w:author="Lauren Harrison" w:date="2020-09-26T16:18:00Z">
        <w:r w:rsidR="00262EEF" w:rsidRPr="00DD2E1D" w:rsidDel="0057655F">
          <w:rPr>
            <w:rFonts w:ascii="Garamond" w:hAnsi="Garamond"/>
            <w:color w:val="000000" w:themeColor="text1"/>
            <w:highlight w:val="yellow"/>
          </w:rPr>
          <w:delText xml:space="preserve">In mammals, genes responsible for </w:delText>
        </w:r>
        <w:r w:rsidR="00113277" w:rsidRPr="00DD2E1D" w:rsidDel="0057655F">
          <w:rPr>
            <w:rFonts w:ascii="Garamond" w:hAnsi="Garamond"/>
            <w:color w:val="000000" w:themeColor="text1"/>
            <w:highlight w:val="yellow"/>
          </w:rPr>
          <w:delText xml:space="preserve">body size, </w:delText>
        </w:r>
        <w:r w:rsidR="00262EEF" w:rsidRPr="00DD2E1D" w:rsidDel="0057655F">
          <w:rPr>
            <w:rFonts w:ascii="Garamond" w:hAnsi="Garamond"/>
            <w:color w:val="000000" w:themeColor="text1"/>
            <w:highlight w:val="yellow"/>
          </w:rPr>
          <w:delText>brain gender</w:delText>
        </w:r>
        <w:r w:rsidR="00113277" w:rsidRPr="00DD2E1D" w:rsidDel="0057655F">
          <w:rPr>
            <w:rFonts w:ascii="Garamond" w:hAnsi="Garamond"/>
            <w:color w:val="000000" w:themeColor="text1"/>
            <w:highlight w:val="yellow"/>
          </w:rPr>
          <w:delText xml:space="preserve"> and brain characteristics </w:delText>
        </w:r>
        <w:r w:rsidR="00262EEF" w:rsidRPr="00DD2E1D" w:rsidDel="0057655F">
          <w:rPr>
            <w:rFonts w:ascii="Garamond" w:hAnsi="Garamond"/>
            <w:color w:val="000000" w:themeColor="text1"/>
            <w:highlight w:val="yellow"/>
          </w:rPr>
          <w:delText>are X-linked and frequently escape X chromosome inactivation processes that silence gene expression</w:delText>
        </w:r>
        <w:r w:rsidR="00A85405" w:rsidRPr="00DD2E1D" w:rsidDel="0057655F">
          <w:rPr>
            <w:rFonts w:ascii="Garamond" w:hAnsi="Garamond"/>
            <w:color w:val="000000" w:themeColor="text1"/>
            <w:highlight w:val="yellow"/>
          </w:rPr>
          <w:delText xml:space="preserve">, leading to </w:delText>
        </w:r>
        <w:r w:rsidR="00113277" w:rsidRPr="00DD2E1D" w:rsidDel="0057655F">
          <w:rPr>
            <w:rFonts w:ascii="Garamond" w:hAnsi="Garamond"/>
            <w:color w:val="000000" w:themeColor="text1"/>
            <w:highlight w:val="yellow"/>
          </w:rPr>
          <w:delText>variability</w:delText>
        </w:r>
      </w:del>
      <w:del w:id="313" w:author="Lauren Harrison" w:date="2020-09-26T15:17:00Z">
        <w:r w:rsidR="00262EEF" w:rsidRPr="00DD2E1D" w:rsidDel="002156F9">
          <w:rPr>
            <w:rFonts w:ascii="Garamond" w:hAnsi="Garamond"/>
            <w:color w:val="000000" w:themeColor="text1"/>
            <w:highlight w:val="yellow"/>
          </w:rPr>
          <w:delText xml:space="preserve"> </w:delText>
        </w:r>
      </w:del>
      <w:commentRangeStart w:id="314"/>
      <w:del w:id="315" w:author="Lauren Harrison" w:date="2020-09-26T16:18:00Z">
        <w:r w:rsidR="00A50073" w:rsidRPr="00DD2E1D" w:rsidDel="0057655F">
          <w:rPr>
            <w:rFonts w:ascii="Garamond" w:hAnsi="Garamond"/>
            <w:color w:val="000000" w:themeColor="text1"/>
            <w:highlight w:val="yellow"/>
          </w:rPr>
          <w:fldChar w:fldCharType="begin" w:fldLock="1"/>
        </w:r>
        <w:r w:rsidR="00E72E2B" w:rsidRPr="0057655F" w:rsidDel="0057655F">
          <w:rPr>
            <w:rFonts w:ascii="Garamond" w:hAnsi="Garamond"/>
            <w:color w:val="000000" w:themeColor="text1"/>
            <w:highlight w:val="yellow"/>
          </w:rPr>
          <w:delInstrText>ADDIN CSL_CITATION {"citationItems":[{"id":"ITEM-1","itemData":{"DOI":"10.1038/nn922","ISSN":"10976256","PMID":"12244322","author":[{"dropping-particle":"","family":"Carruth","given":"Laura L.","non-dropping-particle":"","parse-names":false,"suffix":""},{"dropping-particle":"","family":"Reisert","given":"Ingrid","non-dropping-particle":"","parse-names":false,"suffix":""},{"dropping-particle":"","family":"Arnold","given":"Arthur P.","non-dropping-particle":"","parse-names":false,"suffix":""}],"container-title":"Nature Neuroscience","id":"ITEM-1","issue":"10","issued":{"date-parts":[["2002"]]},"page":"933-934","title":"Sex chromosome genes directly affect brain sexual differentiation","type":"article-journal","volume":"5"},"uris":["http://www.mendeley.com/documents/?uuid=542e98b4-316d-4076-b897-45230d7f1917"]},{"id":"ITEM-2","itemData":{"DOI":"10.1016/j.cub.2018.09.018","ISSN":"09609822","PMID":"30458153","abstract":"Fundamental differences exist between males and females, encompassing anatomy, physiology, behaviour, and genetics. Such differences undoubtedly play a part in the well documented, yet poorly understood, disparity in disease susceptibility between the sexes. Although traditionally attributed to gonadal sex hormone effects, recent work has begun to shed more light on the contribution of genetics — and in particular the sex chromosomes — to these sexual dimorphisms. Here, we explore the accumulating evidence for a significant genetic component to mammalian sexual dimorphism through the paradigm of sex chromosome evolution. The differences between the extant X and Y chromosomes, at both a sequence and regulatory level, arose across 166 million years. A functional result of these differences is cell autonomous sexual dimorphism. By understanding the process that changed a pair of homologous ancestral autosomes into the extant mammalian X and Y, we believe it easier to consider the mechanisms that may contribute to hormone-independent male–female differences. We highlight key roles for genes with homologues present on both sex chromosomes, where the X-linked copy escapes X chromosome inactivation. Finally, we summarise current experimental paradigms and suggest areas for developments to further increase our understanding of cell autonomous sexual dimorphism in the context of health and disease. In this review, Snell and Turner provide an overview of the genetic basis of sexual dimorphisms in mammals and discuss models to disentangle the effects of hormones versus genes in differences between the sexes.","author":[{"dropping-particle":"","family":"Snell","given":"Daniel M.","non-dropping-particle":"","parse-names":false,"suffix":""},{"dropping-particle":"","family":"Turner","given":"James M.A.","non-dropping-particle":"","parse-names":false,"suffix":""}],"container-title":"Current Biology","id":"ITEM-2","issue":"22","issued":{"date-parts":[["2018"]]},"page":"R1313-R1324","publisher":"The Authors","title":"Sex Chromosome Effects on Male–Female Differences in Mammals","type":"article-journal","volume":"28"},"uris":["http://www.mendeley.com/documents/?uuid=f917d6e7-2824-4c99-bb3c-f2855dc3137b"]},{"id":"ITEM-3","itemData":{"DOI":"10.1530/eje.1.02263","ISSN":"08044635","abstract":"Chimpanzees and humans last shared a common ancestor between 5 and 7 million years ago; 99% of the two species' DNA is identical. Yet, since the paths of primate evolution diverged, there have been remarkable developments in the behavioural and cognitive attainments of our species, which ultimately reflect subtle differences in gene structure and function. These modifications have occurred despite evolutionary constraints upon the diversity of genetic influences, on the development and function of neural tissue. Significant species differences can be observed both at the levels of function (gene expression) and structure (amino acid sequence). Protein evolution is driving an accelerating increase in brain complexity and size. Playing centre stage, in terms of the proportion of genes involved in brain development and cognitive function, is the X chromosome. Recently, it has become clear that a long-standing theory, implicating X-linked genes in a sexually antagonistic evolutionary role, is probably correct. Genes on the sex chromosomes can directly influence sexual dimorphism in cognition and behaviour, independent of the action of sex steroids. Mechanisms by which sex-chromosomal effects, due to X-linked genes, influence neural development or function are reviewed. These include the biased expression of genes subject to X-inactivation, haploinsufficiency (in males) for non-inactivated genes with no Y homology, sex-specific brain functions and genomic imprinting of X-linked loci. Evidence supporting each of these mechanisms is available from both human and animal models. Recently, the first candidate genes have been discovered. © 2006 Society of the European Journal of Endocrinology.","author":[{"dropping-particle":"","family":"Skuse","given":"David H.","non-dropping-particle":"","parse-names":false,"suffix":""}],"container-title":"European Journal of Endocrinology, Supplement","id":"ITEM-3","issue":"1","issued":{"date-parts":[["2006"]]},"page":"99-106","title":"Sexual dimorphism in cognition and behaviour: The role of X-linked genes","type":"article-journal","volume":"155"},"uris":["http://www.mendeley.com/documents/?uuid=cc26da87-0fe1-4161-94a5-e867ec3f2896"]}],"mendeley":{"formattedCitation":"&lt;sup&gt;47–49&lt;/sup&gt;","plainTextFormattedCitation":"47–49","previouslyFormattedCitation":"&lt;sup&gt;47–49&lt;/sup&gt;"},"properties":{"noteIndex":0},"schema":"https://github.com/citation-style-language/schema/raw/master/csl-citation.json"}</w:delInstrText>
        </w:r>
        <w:r w:rsidR="00A50073" w:rsidRPr="00DD2E1D" w:rsidDel="0057655F">
          <w:rPr>
            <w:rFonts w:ascii="Garamond" w:hAnsi="Garamond"/>
            <w:color w:val="000000" w:themeColor="text1"/>
            <w:highlight w:val="yellow"/>
          </w:rPr>
          <w:fldChar w:fldCharType="separate"/>
        </w:r>
        <w:r w:rsidR="00D25693" w:rsidRPr="0057655F" w:rsidDel="0057655F">
          <w:rPr>
            <w:rFonts w:ascii="Garamond" w:hAnsi="Garamond"/>
            <w:noProof/>
            <w:color w:val="000000" w:themeColor="text1"/>
            <w:highlight w:val="yellow"/>
            <w:vertAlign w:val="superscript"/>
          </w:rPr>
          <w:delText>47–49</w:delText>
        </w:r>
        <w:r w:rsidR="00A50073" w:rsidRPr="00DD2E1D" w:rsidDel="0057655F">
          <w:rPr>
            <w:rFonts w:ascii="Garamond" w:hAnsi="Garamond"/>
            <w:color w:val="000000" w:themeColor="text1"/>
            <w:highlight w:val="yellow"/>
          </w:rPr>
          <w:fldChar w:fldCharType="end"/>
        </w:r>
        <w:commentRangeEnd w:id="314"/>
        <w:r w:rsidR="00FB54D0" w:rsidDel="0057655F">
          <w:rPr>
            <w:rStyle w:val="CommentReference"/>
          </w:rPr>
          <w:commentReference w:id="314"/>
        </w:r>
        <w:r w:rsidR="00A50073" w:rsidRPr="00DD2E1D" w:rsidDel="0057655F">
          <w:rPr>
            <w:rFonts w:ascii="Garamond" w:hAnsi="Garamond"/>
            <w:color w:val="000000" w:themeColor="text1"/>
            <w:highlight w:val="yellow"/>
          </w:rPr>
          <w:delText>.</w:delText>
        </w:r>
        <w:r w:rsidR="00A50073" w:rsidDel="0057655F">
          <w:rPr>
            <w:rFonts w:ascii="Garamond" w:hAnsi="Garamond"/>
            <w:color w:val="000000" w:themeColor="text1"/>
          </w:rPr>
          <w:delText xml:space="preserve"> </w:delText>
        </w:r>
      </w:del>
      <w:ins w:id="316" w:author="Lauren Harrison" w:date="2020-09-26T16:14:00Z">
        <w:r w:rsidR="0057655F">
          <w:rPr>
            <w:rFonts w:ascii="Garamond" w:hAnsi="Garamond"/>
            <w:color w:val="000000" w:themeColor="text1"/>
          </w:rPr>
          <w:t xml:space="preserve">In </w:t>
        </w:r>
      </w:ins>
      <w:ins w:id="317" w:author="Lauren Harrison" w:date="2020-09-26T16:17:00Z">
        <w:r w:rsidR="0057655F">
          <w:rPr>
            <w:rFonts w:ascii="Garamond" w:hAnsi="Garamond"/>
            <w:color w:val="000000" w:themeColor="text1"/>
          </w:rPr>
          <w:t xml:space="preserve">comparison, for </w:t>
        </w:r>
      </w:ins>
      <w:ins w:id="318" w:author="Lauren Harrison" w:date="2020-09-26T16:14:00Z">
        <w:r w:rsidR="0057655F">
          <w:rPr>
            <w:rFonts w:ascii="Garamond" w:hAnsi="Garamond"/>
            <w:color w:val="000000" w:themeColor="text1"/>
          </w:rPr>
          <w:t>mammals</w:t>
        </w:r>
      </w:ins>
      <w:ins w:id="319" w:author="Lauren Harrison" w:date="2020-09-26T16:17:00Z">
        <w:r w:rsidR="0057655F">
          <w:rPr>
            <w:rFonts w:ascii="Garamond" w:hAnsi="Garamond"/>
            <w:color w:val="000000" w:themeColor="text1"/>
          </w:rPr>
          <w:t xml:space="preserve"> at least</w:t>
        </w:r>
      </w:ins>
      <w:ins w:id="320" w:author="Lauren Harrison" w:date="2020-09-26T16:14:00Z">
        <w:r w:rsidR="0057655F">
          <w:rPr>
            <w:rFonts w:ascii="Garamond" w:hAnsi="Garamond"/>
            <w:color w:val="000000" w:themeColor="text1"/>
          </w:rPr>
          <w:t xml:space="preserve">, </w:t>
        </w:r>
      </w:ins>
      <w:ins w:id="321" w:author="Lauren Harrison" w:date="2020-09-26T16:15:00Z">
        <w:r w:rsidR="0057655F">
          <w:rPr>
            <w:rFonts w:ascii="Garamond" w:hAnsi="Garamond"/>
            <w:color w:val="000000" w:themeColor="text1"/>
          </w:rPr>
          <w:t>genes responsible for both cognitive abilit</w:t>
        </w:r>
      </w:ins>
      <w:ins w:id="322" w:author="Lauren Harrison" w:date="2020-09-26T16:18:00Z">
        <w:r w:rsidR="0057655F">
          <w:rPr>
            <w:rFonts w:ascii="Garamond" w:hAnsi="Garamond"/>
            <w:color w:val="000000" w:themeColor="text1"/>
          </w:rPr>
          <w:t>y</w:t>
        </w:r>
      </w:ins>
      <w:ins w:id="323" w:author="Lauren Harrison" w:date="2020-09-26T16:15:00Z">
        <w:r w:rsidR="0057655F">
          <w:rPr>
            <w:rFonts w:ascii="Garamond" w:hAnsi="Garamond"/>
            <w:color w:val="000000" w:themeColor="text1"/>
          </w:rPr>
          <w:t xml:space="preserve"> and brain structure are </w:t>
        </w:r>
      </w:ins>
      <w:ins w:id="324" w:author="Lauren Harrison" w:date="2020-09-26T16:16:00Z">
        <w:r w:rsidR="0057655F">
          <w:rPr>
            <w:rFonts w:ascii="Garamond" w:hAnsi="Garamond"/>
            <w:color w:val="000000" w:themeColor="text1"/>
          </w:rPr>
          <w:t>thought to be X-linked</w:t>
        </w:r>
        <w:r w:rsidR="0057655F">
          <w:rPr>
            <w:rFonts w:ascii="Garamond" w:hAnsi="Garamond"/>
            <w:color w:val="000000" w:themeColor="text1"/>
          </w:rPr>
          <w:fldChar w:fldCharType="begin" w:fldLock="1"/>
        </w:r>
      </w:ins>
      <w:r w:rsidR="003B051B">
        <w:rPr>
          <w:rFonts w:ascii="Garamond" w:hAnsi="Garamond"/>
          <w:color w:val="000000" w:themeColor="text1"/>
        </w:rPr>
        <w:instrText>ADDIN CSL_CITATION {"citationItems":[{"id":"ITEM-1","itemData":{"DOI":"10.1111/j.1745-6924.2009.01168.x","ISSN":"17456924","abstract":"There is substantial evidence that males are more variable than females in general intelligence. In recent years, researchers have presented this as a reason that, although there is little, if any, mean sex difference in general intelligence, males tend to be overrepresented at both ends of its overall distribution. Part of the explanation could be the presence of genes on the X chromosome related both to syndromal disorders involving mental retardation and to population variation in general intelligence occurring normally. Genes on the X chromosome appear overrepresented among genes with known involvement in mental retardation, which is consistent with a model we developed of the population distribution of general intelligence as a mixture of two normal distributions. Using this model, we explored the expected ratios of males to females at various points in the distribution and estimated the proportion of variance in general intelligence potentially due to genes on the X chromosome. These estimates provide clues to the extent to which biologically based sex differences could be manifested in the environment as sex differences in displayed intellectual abilities. We discuss these observations in the context of sex differences in specific cognitive abilities and evolutionary theories of sexual selection. © 2009,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Science","id":"ITEM-1","issue":"6","issued":{"date-parts":[["2009"]]},"page":"598-611","title":"A Role for the X Chromosome in Sex Differences in Variability in General Intelligence?","type":"article-journal","volume":"4"},"uris":["http://www.mendeley.com/documents/?uuid=73693120-fa3a-4ecc-8232-32248b482c15"]}],"mendeley":{"formattedCitation":"&lt;sup&gt;41&lt;/sup&gt;","plainTextFormattedCitation":"41","previouslyFormattedCitation":"&lt;sup&gt;41&lt;/sup&gt;"},"properties":{"noteIndex":0},"schema":"https://github.com/citation-style-language/schema/raw/master/csl-citation.json"}</w:instrText>
      </w:r>
      <w:r w:rsidR="0057655F">
        <w:rPr>
          <w:rFonts w:ascii="Garamond" w:hAnsi="Garamond"/>
          <w:color w:val="000000" w:themeColor="text1"/>
        </w:rPr>
        <w:fldChar w:fldCharType="separate"/>
      </w:r>
      <w:r w:rsidR="007A70A3" w:rsidRPr="007A70A3">
        <w:rPr>
          <w:rFonts w:ascii="Garamond" w:hAnsi="Garamond"/>
          <w:noProof/>
          <w:color w:val="000000" w:themeColor="text1"/>
          <w:vertAlign w:val="superscript"/>
        </w:rPr>
        <w:t>41</w:t>
      </w:r>
      <w:ins w:id="325" w:author="Lauren Harrison" w:date="2020-09-26T16:16:00Z">
        <w:r w:rsidR="0057655F">
          <w:rPr>
            <w:rFonts w:ascii="Garamond" w:hAnsi="Garamond"/>
            <w:color w:val="000000" w:themeColor="text1"/>
          </w:rPr>
          <w:fldChar w:fldCharType="end"/>
        </w:r>
        <w:r w:rsidR="0057655F">
          <w:rPr>
            <w:rFonts w:ascii="Garamond" w:hAnsi="Garamond"/>
            <w:color w:val="000000" w:themeColor="text1"/>
          </w:rPr>
          <w:t xml:space="preserve">, which might </w:t>
        </w:r>
      </w:ins>
      <w:ins w:id="326" w:author="Lauren Harrison" w:date="2020-09-26T16:18:00Z">
        <w:r w:rsidR="0057655F">
          <w:rPr>
            <w:rFonts w:ascii="Garamond" w:hAnsi="Garamond"/>
            <w:color w:val="000000" w:themeColor="text1"/>
          </w:rPr>
          <w:t xml:space="preserve">partially </w:t>
        </w:r>
      </w:ins>
      <w:ins w:id="327" w:author="Lauren Harrison" w:date="2020-09-26T16:16:00Z">
        <w:r w:rsidR="0057655F">
          <w:rPr>
            <w:rFonts w:ascii="Garamond" w:hAnsi="Garamond"/>
            <w:color w:val="000000" w:themeColor="text1"/>
          </w:rPr>
          <w:t>explain the</w:t>
        </w:r>
      </w:ins>
      <w:ins w:id="328" w:author="Lauren Harrison" w:date="2020-09-26T16:17:00Z">
        <w:r w:rsidR="0057655F">
          <w:rPr>
            <w:rFonts w:ascii="Garamond" w:hAnsi="Garamond"/>
            <w:color w:val="000000" w:themeColor="text1"/>
          </w:rPr>
          <w:t xml:space="preserve"> strength of sex differences in variability found for both trait</w:t>
        </w:r>
      </w:ins>
      <w:ins w:id="329" w:author="Lauren Harrison" w:date="2020-09-26T16:19:00Z">
        <w:r w:rsidR="0057655F">
          <w:rPr>
            <w:rFonts w:ascii="Garamond" w:hAnsi="Garamond"/>
            <w:color w:val="000000" w:themeColor="text1"/>
          </w:rPr>
          <w:t>s</w:t>
        </w:r>
      </w:ins>
      <w:ins w:id="330" w:author="Lauren Harrison" w:date="2020-09-26T16:17:00Z">
        <w:r w:rsidR="0057655F">
          <w:rPr>
            <w:rFonts w:ascii="Garamond" w:hAnsi="Garamond"/>
            <w:color w:val="000000" w:themeColor="text1"/>
          </w:rPr>
          <w:t>.</w:t>
        </w:r>
      </w:ins>
    </w:p>
    <w:p w14:paraId="4B211BA6" w14:textId="77777777" w:rsidR="00A50073" w:rsidRDefault="00A50073" w:rsidP="008A067E">
      <w:pPr>
        <w:ind w:firstLine="720"/>
        <w:rPr>
          <w:rFonts w:ascii="Garamond" w:hAnsi="Garamond"/>
          <w:color w:val="000000" w:themeColor="text1"/>
        </w:rPr>
      </w:pPr>
    </w:p>
    <w:p w14:paraId="4A15729E" w14:textId="75D175A5" w:rsidR="000C6BA1" w:rsidRPr="007E3B63" w:rsidRDefault="002C6D92">
      <w:pPr>
        <w:ind w:firstLine="720"/>
        <w:rPr>
          <w:rFonts w:ascii="Garamond" w:hAnsi="Garamond"/>
          <w:color w:val="000000" w:themeColor="text1"/>
        </w:rPr>
      </w:pPr>
      <w:r w:rsidRPr="007E3B63">
        <w:rPr>
          <w:rFonts w:ascii="Garamond" w:hAnsi="Garamond"/>
          <w:color w:val="000000" w:themeColor="text1"/>
        </w:rPr>
        <w:t xml:space="preserve">Another </w:t>
      </w:r>
      <w:r w:rsidR="00AC2B93" w:rsidRPr="007E3B63">
        <w:rPr>
          <w:rFonts w:ascii="Garamond" w:hAnsi="Garamond"/>
          <w:color w:val="000000" w:themeColor="text1"/>
        </w:rPr>
        <w:t>major</w:t>
      </w:r>
      <w:r w:rsidRPr="007E3B63">
        <w:rPr>
          <w:rFonts w:ascii="Garamond" w:hAnsi="Garamond"/>
          <w:color w:val="000000" w:themeColor="text1"/>
        </w:rPr>
        <w:t xml:space="preserve"> </w:t>
      </w:r>
      <w:r w:rsidR="00B07768" w:rsidRPr="007E3B63">
        <w:rPr>
          <w:rFonts w:ascii="Garamond" w:hAnsi="Garamond"/>
          <w:color w:val="000000" w:themeColor="text1"/>
        </w:rPr>
        <w:t xml:space="preserve">biological </w:t>
      </w:r>
      <w:r w:rsidRPr="007E3B63">
        <w:rPr>
          <w:rFonts w:ascii="Garamond" w:hAnsi="Garamond"/>
          <w:color w:val="000000" w:themeColor="text1"/>
        </w:rPr>
        <w:t>explanation for greater variation among men than women in behavioural trait</w:t>
      </w:r>
      <w:r w:rsidR="00AB755A">
        <w:rPr>
          <w:rFonts w:ascii="Garamond" w:hAnsi="Garamond"/>
          <w:color w:val="000000" w:themeColor="text1"/>
        </w:rPr>
        <w:t>s</w:t>
      </w:r>
      <w:r w:rsidRPr="007E3B63">
        <w:rPr>
          <w:rFonts w:ascii="Garamond" w:hAnsi="Garamond"/>
          <w:color w:val="000000" w:themeColor="text1"/>
        </w:rPr>
        <w:t xml:space="preserve"> is sexual selection. This is especially relevant for personality as certain</w:t>
      </w:r>
      <w:r w:rsidR="00945ECA" w:rsidRPr="007E3B63">
        <w:rPr>
          <w:rFonts w:ascii="Garamond" w:hAnsi="Garamond"/>
          <w:color w:val="000000" w:themeColor="text1"/>
        </w:rPr>
        <w:t xml:space="preserve"> traits </w:t>
      </w:r>
      <w:r w:rsidRPr="007E3B63">
        <w:rPr>
          <w:rFonts w:ascii="Garamond" w:hAnsi="Garamond"/>
          <w:color w:val="000000" w:themeColor="text1"/>
        </w:rPr>
        <w:t xml:space="preserve">elevate the likelihood of </w:t>
      </w:r>
      <w:r w:rsidR="00945ECA" w:rsidRPr="007E3B63">
        <w:rPr>
          <w:rFonts w:ascii="Garamond" w:hAnsi="Garamond"/>
          <w:color w:val="000000" w:themeColor="text1"/>
        </w:rPr>
        <w:t>reproduc</w:t>
      </w:r>
      <w:r w:rsidR="00AC2B93" w:rsidRPr="007E3B63">
        <w:rPr>
          <w:rFonts w:ascii="Garamond" w:hAnsi="Garamond"/>
          <w:color w:val="000000" w:themeColor="text1"/>
        </w:rPr>
        <w:t>ing</w:t>
      </w:r>
      <w:r w:rsidRPr="007E3B63">
        <w:rPr>
          <w:rFonts w:ascii="Garamond" w:hAnsi="Garamond"/>
          <w:color w:val="000000" w:themeColor="text1"/>
        </w:rPr>
        <w:t>. For example, more</w:t>
      </w:r>
      <w:r w:rsidR="00945ECA" w:rsidRPr="007E3B63">
        <w:rPr>
          <w:rFonts w:ascii="Garamond" w:hAnsi="Garamond"/>
          <w:color w:val="000000" w:themeColor="text1"/>
        </w:rPr>
        <w:t xml:space="preserve"> </w:t>
      </w:r>
      <w:del w:id="331" w:author="Lauren Harrison" w:date="2020-09-26T14:55:00Z">
        <w:r w:rsidR="00AC2B93" w:rsidRPr="007E3B63" w:rsidDel="007704EE">
          <w:rPr>
            <w:rFonts w:ascii="Garamond" w:hAnsi="Garamond"/>
            <w:color w:val="000000" w:themeColor="text1"/>
          </w:rPr>
          <w:delText xml:space="preserve">extravert </w:delText>
        </w:r>
        <w:r w:rsidR="00945ECA" w:rsidRPr="007E3B63" w:rsidDel="007704EE">
          <w:rPr>
            <w:rFonts w:ascii="Garamond" w:hAnsi="Garamond"/>
            <w:color w:val="000000" w:themeColor="text1"/>
          </w:rPr>
          <w:delText xml:space="preserve">and </w:delText>
        </w:r>
      </w:del>
      <w:del w:id="332" w:author="Lauren Harrison" w:date="2020-09-26T15:27:00Z">
        <w:r w:rsidR="00945ECA" w:rsidRPr="007E3B63" w:rsidDel="006E2910">
          <w:rPr>
            <w:rFonts w:ascii="Garamond" w:hAnsi="Garamond"/>
            <w:color w:val="000000" w:themeColor="text1"/>
          </w:rPr>
          <w:delText>creative</w:delText>
        </w:r>
      </w:del>
      <w:ins w:id="333" w:author="Lauren Harrison" w:date="2020-09-26T15:27:00Z">
        <w:r w:rsidR="006E2910">
          <w:rPr>
            <w:rFonts w:ascii="Garamond" w:hAnsi="Garamond"/>
            <w:color w:val="000000" w:themeColor="text1"/>
          </w:rPr>
          <w:t>extraverted</w:t>
        </w:r>
      </w:ins>
      <w:r w:rsidR="00945ECA" w:rsidRPr="007E3B63">
        <w:rPr>
          <w:rFonts w:ascii="Garamond" w:hAnsi="Garamond"/>
          <w:color w:val="000000" w:themeColor="text1"/>
        </w:rPr>
        <w:t xml:space="preserve"> </w:t>
      </w:r>
      <w:r w:rsidR="00AC2B93" w:rsidRPr="007E3B63">
        <w:rPr>
          <w:rFonts w:ascii="Garamond" w:hAnsi="Garamond"/>
          <w:color w:val="000000" w:themeColor="text1"/>
        </w:rPr>
        <w:t xml:space="preserve">men </w:t>
      </w:r>
      <w:r w:rsidR="00927712">
        <w:rPr>
          <w:rFonts w:ascii="Garamond" w:hAnsi="Garamond"/>
          <w:color w:val="000000" w:themeColor="text1"/>
        </w:rPr>
        <w:t>tend to have</w:t>
      </w:r>
      <w:r w:rsidR="00927712" w:rsidRPr="007E3B63">
        <w:rPr>
          <w:rFonts w:ascii="Garamond" w:hAnsi="Garamond"/>
          <w:color w:val="000000" w:themeColor="text1"/>
        </w:rPr>
        <w:t xml:space="preserve"> </w:t>
      </w:r>
      <w:r w:rsidR="00945ECA" w:rsidRPr="007E3B63">
        <w:rPr>
          <w:rFonts w:ascii="Garamond" w:hAnsi="Garamond"/>
          <w:color w:val="000000" w:themeColor="text1"/>
        </w:rPr>
        <w:t>more mating opportunities</w:t>
      </w:r>
      <w:r w:rsidRPr="007E3B63">
        <w:rPr>
          <w:rFonts w:ascii="Garamond" w:hAnsi="Garamond"/>
          <w:color w:val="000000" w:themeColor="text1"/>
        </w:rPr>
        <w:t xml:space="preserve"> </w:t>
      </w:r>
      <w:r w:rsidR="00AC2B93" w:rsidRPr="007E3B63">
        <w:rPr>
          <w:rFonts w:ascii="Garamond" w:hAnsi="Garamond"/>
          <w:color w:val="000000" w:themeColor="text1"/>
        </w:rPr>
        <w:t>in some societies</w:t>
      </w:r>
      <w:ins w:id="334" w:author="Lauren Harrison" w:date="2020-09-26T14:54:00Z">
        <w:r w:rsidR="007704EE">
          <w:rPr>
            <w:rFonts w:ascii="Garamond" w:hAnsi="Garamond"/>
            <w:color w:val="000000" w:themeColor="text1"/>
          </w:rPr>
          <w:fldChar w:fldCharType="begin" w:fldLock="1"/>
        </w:r>
      </w:ins>
      <w:r w:rsidR="003B051B">
        <w:rPr>
          <w:rFonts w:ascii="Garamond" w:hAnsi="Garamond"/>
          <w:color w:val="000000" w:themeColor="text1"/>
        </w:rPr>
        <w:instrText>ADDIN CSL_CITATION {"citationItems":[{"id":"ITEM-1","itemData":{"DOI":"10.1016/j.evolhumbehav.2004.12.004","ISSN":"10905138","abstract":"Heritable individual differences in personality have not been fully accounted for within the framework of evolutionary psychology. This paper argues that personality axes such as extraversion can usefully be seen as dimensions of trade-off of different fitness costs and benefits. It is hypothesized that increasing extraversion will be associated with increasing mating success, but at the cost of either increased physical risk or decreased parenting effort. In a sample of 545 British adults, extraversion was a strong predictor of lifetime number of sexual partners. Male extraverts were likely to have extra-pair matings, whilst female extraverts were likely to leave existing relationships for new ones. On the cost side, increasing extraversion increased the likelihood of hospitalization for accident or illness. There was no direct evidence of reduced parenting effort, but extravert women had an increased likelihood of exposing their children to stepparenting. The study demonstrates that extraversion has fitness costs as well as benefits. Population variation related in the trait is unlikely to be eliminated by selection due to its polygenic nature, likely spatiotemporal variability in the optimal value, and possible status- and frequency-dependent selection. © 2005 Elsevier Inc. All rights reserved.","author":[{"dropping-particle":"","family":"Nettle","given":"Daniel","non-dropping-particle":"","parse-names":false,"suffix":""}],"container-title":"Evolution and Human Behavior","id":"ITEM-1","issue":"4","issued":{"date-parts":[["2005"]]},"page":"363-373","title":"An evolutionary approach to the extraversion continuum","type":"article-journal","volume":"26"},"uris":["http://www.mendeley.com/documents/?uuid=2564ae4b-6122-45b8-8ffc-d167263f2249"]}],"mendeley":{"formattedCitation":"&lt;sup&gt;42&lt;/sup&gt;","plainTextFormattedCitation":"42","previouslyFormattedCitation":"&lt;sup&gt;42&lt;/sup&gt;"},"properties":{"noteIndex":0},"schema":"https://github.com/citation-style-language/schema/raw/master/csl-citation.json"}</w:instrText>
      </w:r>
      <w:r w:rsidR="007704EE">
        <w:rPr>
          <w:rFonts w:ascii="Garamond" w:hAnsi="Garamond"/>
          <w:color w:val="000000" w:themeColor="text1"/>
        </w:rPr>
        <w:fldChar w:fldCharType="separate"/>
      </w:r>
      <w:r w:rsidR="007A70A3" w:rsidRPr="007A70A3">
        <w:rPr>
          <w:rFonts w:ascii="Garamond" w:hAnsi="Garamond"/>
          <w:noProof/>
          <w:color w:val="000000" w:themeColor="text1"/>
          <w:vertAlign w:val="superscript"/>
        </w:rPr>
        <w:t>42</w:t>
      </w:r>
      <w:ins w:id="335" w:author="Lauren Harrison" w:date="2020-09-26T14:54:00Z">
        <w:r w:rsidR="007704EE">
          <w:rPr>
            <w:rFonts w:ascii="Garamond" w:hAnsi="Garamond"/>
            <w:color w:val="000000" w:themeColor="text1"/>
          </w:rPr>
          <w:fldChar w:fldCharType="end"/>
        </w:r>
      </w:ins>
      <w:del w:id="336" w:author="Lauren Harrison" w:date="2020-09-26T14:54:00Z">
        <w:r w:rsidR="00AC2B93" w:rsidRPr="007E3B63" w:rsidDel="007704EE">
          <w:rPr>
            <w:rFonts w:ascii="Garamond" w:hAnsi="Garamond"/>
            <w:color w:val="000000" w:themeColor="text1"/>
          </w:rPr>
          <w:delText xml:space="preserve"> </w:delText>
        </w:r>
        <w:commentRangeStart w:id="337"/>
        <w:r w:rsidR="00945ECA" w:rsidRPr="00D071CB" w:rsidDel="007704EE">
          <w:rPr>
            <w:rFonts w:ascii="Garamond" w:hAnsi="Garamond"/>
            <w:color w:val="000000" w:themeColor="text1"/>
            <w:highlight w:val="cyan"/>
          </w:rPr>
          <w:fldChar w:fldCharType="begin" w:fldLock="1"/>
        </w:r>
        <w:r w:rsidR="007704EE" w:rsidRPr="007704EE" w:rsidDel="007704EE">
          <w:rPr>
            <w:rFonts w:ascii="Garamond" w:hAnsi="Garamond"/>
            <w:color w:val="000000" w:themeColor="text1"/>
            <w:highlight w:val="cyan"/>
          </w:rPr>
          <w:delInstrText>ADDIN CSL_CITATION {"citationItems":[{"id":"ITEM-1","itemData":{"DOI":"10.1037/0003-066X.50.3.164","ISBN":"0003-066X","ISSN":"0003066X","PMID":"7726470","abstract":"Men and women clearly differ in some psychological domains. A. H. Eagly (1995) shows that these differences are not artifactual or unstable. Ideally, the next scientific step is to develop a cogent explanatory framework for understanding why the sexes differ in some psychological domains and not in others and for generating accurate predictions about sex differences as yet undiscovered. This article offers a brief outline of an explanatory framework for psychological sex differences--one that is anchored in the new theoretical paradigm of evolutionary psychology. Men and women differ, in this view, in domains in which they have faced different adaptive problems over human evolutionary history. In all other domains, the sexes are predicted to be psychologically similar. Evolutionary psychology jettisons the false dichotomy between biology and environment and provides a powerful metatheory of why sex differences exist, where they exist, and in what contexts they are expressed (D. M. Buss, 1995).","author":[{"dropping-particle":"","family":"Buss","given":"David M.","non-dropping-particle":"","parse-names":false,"suffix":""}],"container-title":"American Psychologist","id":"ITEM-1","issue":"3","issued":{"date-parts":[["1995"]]},"page":"164-168","title":"Psychological Sex Differences: Origins Through Sexual Selection","type":"article-journal","volume":"50"},"uris":["http://www.mendeley.com/documents/?uuid=7d49228a-5968-4c23-9053-0caddc770990"]},{"id":"ITEM-2","itemData":{"author":[{"dropping-particle":"","family":"Nettle","given":"Daniel","non-dropping-particle":"","parse-names":false,"suffix":""}],"container-title":"American Psychologist","id":"ITEM-2","issue":"6","issued":{"date-parts":[["2006"]]},"note":"it's useful to think of the persistance of personalities as trade-offs with costs and benefits for fitness, but we could also think of personalities as fitness indicators. For example, intelligence is correlated with physical symmetry, which itself is an indicator of quality, suggesting that intelligence is also a fitness indicator... both can explain the relatively high amount of heritable variation present in these traits despite the action of selection.","page":"622-631","title":"The evolution of personality variation in humans and other animals","type":"article-journal","volume":"61"},"uris":["http://www.mendeley.com/documents/?uuid=3267fa47-2f79-4b55-84dd-90862ba2cdec"]},{"id":"ITEM-3","itemData":{"DOI":"10.1080/10400419.2016.1229978","ISSN":"10400419","abstract":"Recent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Journal","id":"ITEM-3","issue":"4","issued":{"date-parts":[["2016"]]},"page":"467-470","title":"Greater Male Variability in Creativity Outside the WEIRD World","type":"article-journal","volume":"28"},"uris":["http://www.mendeley.com/documents/?uuid=9937819d-334e-426a-950d-36a150defecf"]}],"mendeley":{"formattedCitation":"&lt;sup&gt;10,55,56&lt;/sup&gt;","plainTextFormattedCitation":"10,55,56","previouslyFormattedCitation":"&lt;sup&gt;10,55,56&lt;/sup&gt;"},"properties":{"noteIndex":0},"schema":"https://github.com/citation-style-language/schema/raw/master/csl-citation.json"}</w:delInstrText>
        </w:r>
        <w:r w:rsidR="00945ECA" w:rsidRPr="00D071CB" w:rsidDel="007704EE">
          <w:rPr>
            <w:rFonts w:ascii="Garamond" w:hAnsi="Garamond"/>
            <w:color w:val="000000" w:themeColor="text1"/>
            <w:highlight w:val="cyan"/>
          </w:rPr>
          <w:fldChar w:fldCharType="separate"/>
        </w:r>
        <w:r w:rsidR="00D071CB" w:rsidRPr="007704EE" w:rsidDel="007704EE">
          <w:rPr>
            <w:rFonts w:ascii="Garamond" w:hAnsi="Garamond"/>
            <w:noProof/>
            <w:color w:val="000000" w:themeColor="text1"/>
            <w:highlight w:val="cyan"/>
            <w:vertAlign w:val="superscript"/>
          </w:rPr>
          <w:delText>10,55,56</w:delText>
        </w:r>
        <w:r w:rsidR="00945ECA" w:rsidRPr="00D071CB" w:rsidDel="007704EE">
          <w:rPr>
            <w:rFonts w:ascii="Garamond" w:hAnsi="Garamond"/>
            <w:color w:val="000000" w:themeColor="text1"/>
            <w:highlight w:val="cyan"/>
          </w:rPr>
          <w:fldChar w:fldCharType="end"/>
        </w:r>
        <w:commentRangeEnd w:id="337"/>
        <w:r w:rsidR="0058316F" w:rsidRPr="00D071CB" w:rsidDel="007704EE">
          <w:rPr>
            <w:rStyle w:val="CommentReference"/>
            <w:highlight w:val="cyan"/>
          </w:rPr>
          <w:commentReference w:id="337"/>
        </w:r>
        <w:r w:rsidRPr="007E3B63" w:rsidDel="007704EE">
          <w:rPr>
            <w:rFonts w:ascii="Garamond" w:hAnsi="Garamond"/>
            <w:color w:val="000000" w:themeColor="text1"/>
          </w:rPr>
          <w:delText>.</w:delText>
        </w:r>
      </w:del>
      <w:ins w:id="338" w:author="Lauren Harrison" w:date="2020-09-26T14:54:00Z">
        <w:r w:rsidR="007704EE">
          <w:rPr>
            <w:rFonts w:ascii="Garamond" w:hAnsi="Garamond"/>
            <w:color w:val="000000" w:themeColor="text1"/>
          </w:rPr>
          <w:t xml:space="preserve">. </w:t>
        </w:r>
      </w:ins>
      <w:del w:id="339" w:author="Lauren Harrison" w:date="2020-09-26T14:54:00Z">
        <w:r w:rsidR="00945ECA" w:rsidRPr="007E3B63" w:rsidDel="007704EE">
          <w:rPr>
            <w:rFonts w:ascii="Garamond" w:hAnsi="Garamond"/>
            <w:color w:val="000000" w:themeColor="text1"/>
          </w:rPr>
          <w:delText xml:space="preserve"> </w:delText>
        </w:r>
      </w:del>
      <w:r w:rsidR="00B07768" w:rsidRPr="007E3B63">
        <w:rPr>
          <w:rFonts w:ascii="Garamond" w:hAnsi="Garamond"/>
          <w:color w:val="000000" w:themeColor="text1"/>
        </w:rPr>
        <w:t xml:space="preserve">Similarly, there is evidence that </w:t>
      </w:r>
      <w:r w:rsidR="000A6CD0">
        <w:rPr>
          <w:rFonts w:ascii="Garamond" w:hAnsi="Garamond"/>
          <w:color w:val="000000" w:themeColor="text1"/>
        </w:rPr>
        <w:t>consistent</w:t>
      </w:r>
      <w:ins w:id="340" w:author="Lauren Harrison" w:date="2020-09-26T15:18:00Z">
        <w:r w:rsidR="00971998">
          <w:rPr>
            <w:rFonts w:ascii="Garamond" w:hAnsi="Garamond"/>
            <w:color w:val="000000" w:themeColor="text1"/>
          </w:rPr>
          <w:t>, average</w:t>
        </w:r>
      </w:ins>
      <w:r w:rsidR="000A6CD0">
        <w:rPr>
          <w:rFonts w:ascii="Garamond" w:hAnsi="Garamond"/>
          <w:color w:val="000000" w:themeColor="text1"/>
        </w:rPr>
        <w:t xml:space="preserve"> </w:t>
      </w:r>
      <w:r w:rsidR="00B07768" w:rsidRPr="007E3B63">
        <w:rPr>
          <w:rFonts w:ascii="Garamond" w:hAnsi="Garamond"/>
          <w:color w:val="000000" w:themeColor="text1"/>
        </w:rPr>
        <w:t xml:space="preserve">levels of aggression </w:t>
      </w:r>
      <w:del w:id="341" w:author="Lauren Harrison" w:date="2020-09-26T15:18:00Z">
        <w:r w:rsidR="006B4CA0" w:rsidDel="00971998">
          <w:rPr>
            <w:rFonts w:ascii="Garamond" w:hAnsi="Garamond"/>
            <w:color w:val="000000" w:themeColor="text1"/>
          </w:rPr>
          <w:delText xml:space="preserve">(i.e. consistent, average levels of aggression) </w:delText>
        </w:r>
      </w:del>
      <w:r w:rsidR="00927712">
        <w:rPr>
          <w:rFonts w:ascii="Garamond" w:hAnsi="Garamond"/>
          <w:color w:val="000000" w:themeColor="text1"/>
        </w:rPr>
        <w:t>elevate</w:t>
      </w:r>
      <w:r w:rsidR="00B07768" w:rsidRPr="007E3B63">
        <w:rPr>
          <w:rFonts w:ascii="Garamond" w:hAnsi="Garamond"/>
          <w:color w:val="000000" w:themeColor="text1"/>
        </w:rPr>
        <w:t xml:space="preserve"> success during male-male competition</w:t>
      </w:r>
      <w:ins w:id="342" w:author="Lauren Harrison" w:date="2020-09-26T14:56:00Z">
        <w:r w:rsidR="00AD1CBE">
          <w:rPr>
            <w:rFonts w:ascii="Garamond" w:hAnsi="Garamond"/>
            <w:color w:val="000000" w:themeColor="text1"/>
          </w:rPr>
          <w:fldChar w:fldCharType="begin" w:fldLock="1"/>
        </w:r>
      </w:ins>
      <w:r w:rsidR="003B051B">
        <w:rPr>
          <w:rFonts w:ascii="Garamond" w:hAnsi="Garamond"/>
          <w:color w:val="000000" w:themeColor="text1"/>
        </w:rPr>
        <w:instrText>ADDIN CSL_CITATION {"citationItems":[{"id":"ITEM-1","itemData":{"DOI":"10.1016/j.anbehav.2009.11.037","abstract":"While the prevalence of animal personalities has become apparent in recent years, the importance of animal personalities in determining the outcome of sexual selection remains imperfectly understood. In particular, there are few data on whether repeatable personality differences among males are associated with repeatable outcomes of male-male interactions within the mating context. Using the bluefin killifish, Lucania goodei, we examined the repeatability of individual differences in mating behaviours and the stability of dominance rank, which partially determines mating success in this species. The expression of male behaviours in competition between males and female courtship was significantly repeatable over a 5-week period; the number of aggressive behaviours to males and females, and the number of courtship bouts had significant repeatabilities of 0.71, 0.72 and 0.65, respectively. A male's personality or behavioural type within the mating context, as measured by a composite measure of the overall level of mating behaviour activity, was significantly repeatable at 0.75. Males showed repeatable, linear dominance hierarchies, and a male's rank in the hierarchy was highly correlated with his behavioural type. Neither behavioural type nor dominance rank was associated with body size or body condition. The repeatability of behavioural types and stability in the outcomes of aggressive interactions suggest that these behavioural phenotypes are inherent characteristics of individuals rather than short-term responses to recent social experience or daily levels of food or stress, and may potentially have an early environmental and/or genetic basis. © 2009 The Association for the Study of Animal Behaviour.","author":[{"dropping-particle":"","family":"McGhee","given":"K E","non-dropping-particle":"","parse-names":false,"suffix":""},{"dropping-particle":"","family":"Travis","given":"J","non-dropping-particle":"","parse-names":false,"suffix":""}],"container-title":"Animal Behaviour","id":"ITEM-1","issue":"2","issued":{"date-parts":[["2010"]]},"note":"Cited By :44\n\nExport Date: 8 November 2018","page":"497-507","publisher-place":"Department of Biological Science, Florida State University, Tallahassee, United States","title":"Repeatable behavioural type and stable dominance rank in the bluefin killifish","type":"article-journal","volume":"79"},"uris":["http://www.mendeley.com/documents/?uuid=2f1932b1-654a-4351-b040-326c909b2baa"]}],"mendeley":{"formattedCitation":"&lt;sup&gt;43&lt;/sup&gt;","plainTextFormattedCitation":"43","previouslyFormattedCitation":"&lt;sup&gt;43&lt;/sup&gt;"},"properties":{"noteIndex":0},"schema":"https://github.com/citation-style-language/schema/raw/master/csl-citation.json"}</w:instrText>
      </w:r>
      <w:r w:rsidR="00AD1CBE">
        <w:rPr>
          <w:rFonts w:ascii="Garamond" w:hAnsi="Garamond"/>
          <w:color w:val="000000" w:themeColor="text1"/>
        </w:rPr>
        <w:fldChar w:fldCharType="separate"/>
      </w:r>
      <w:r w:rsidR="007A70A3" w:rsidRPr="007A70A3">
        <w:rPr>
          <w:rFonts w:ascii="Garamond" w:hAnsi="Garamond"/>
          <w:noProof/>
          <w:color w:val="000000" w:themeColor="text1"/>
          <w:vertAlign w:val="superscript"/>
        </w:rPr>
        <w:t>43</w:t>
      </w:r>
      <w:ins w:id="343" w:author="Lauren Harrison" w:date="2020-09-26T14:56:00Z">
        <w:r w:rsidR="00AD1CBE">
          <w:rPr>
            <w:rFonts w:ascii="Garamond" w:hAnsi="Garamond"/>
            <w:color w:val="000000" w:themeColor="text1"/>
          </w:rPr>
          <w:fldChar w:fldCharType="end"/>
        </w:r>
      </w:ins>
      <w:del w:id="344" w:author="Lauren Harrison" w:date="2020-09-26T14:56:00Z">
        <w:r w:rsidR="00B07768" w:rsidRPr="007E3B63" w:rsidDel="00AD1CBE">
          <w:rPr>
            <w:rFonts w:ascii="Garamond" w:hAnsi="Garamond"/>
            <w:color w:val="000000" w:themeColor="text1"/>
          </w:rPr>
          <w:delText xml:space="preserve"> </w:delText>
        </w:r>
        <w:r w:rsidR="000A6CD0" w:rsidDel="00AD1CBE">
          <w:rPr>
            <w:rFonts w:ascii="Garamond" w:hAnsi="Garamond"/>
            <w:color w:val="000000" w:themeColor="text1"/>
          </w:rPr>
          <w:fldChar w:fldCharType="begin" w:fldLock="1"/>
        </w:r>
        <w:r w:rsidR="00AD1CBE" w:rsidDel="00AD1CBE">
          <w:rPr>
            <w:rFonts w:ascii="Garamond" w:hAnsi="Garamond"/>
            <w:color w:val="000000" w:themeColor="text1"/>
          </w:rPr>
          <w:delInstrText>ADDIN CSL_CITATION {"citationItems":[{"id":"ITEM-1","itemData":{"DOI":"10.1007/s00265-012-1427-z","ISSN":"0340-5443","abstract":"Competition between males is a key component of the agonistic\nintrasexual interactions that influence resource acquisition, social\nsystem dynamics, and ultimately reproductive success. Sexual selection\ntheory predicts that traits that enhance success in intrasexual\ncompetition (particularly male-male competition) should be favored. In\nvertebrates, this often includes body size and aggression, with larger\nand/or more aggressive males outcompeting smaller or less aggressive\nconspecifics. The majority of studies consider aggression as a flexible\ntrait which responds to local social or environmental conditions.\nHowever, aggression frequently shows considerable within-individual\nconsistency (i.e., individuals have identifiable aggressive behavioral\ntypes). Little is known about how such consistency in aggression may\ninfluence competition outcomes. We integrated a detailed field study\nwith a laboratory experiment to examine how a male's aggressive\nphenotype and his size influence competitive interactions in Egernia\nwhitii, a social lizard species which exhibits strong competition over\nresources (limited permanent shelter sites and basking sites).\nIndividual aggression and size did not predict competition outcome in\nthe laboratory nor did they predict home range size, overlap, or\nreproductive success in the field. However, winners of laboratory trial\ncontests maintained consistent aggressive phenotypes while consistency\nin aggression was lost in losers. We suggest that aggression may be\nimportant in other functional contexts, such as parental care, and that\nalternative traits, such as fighting experience, may be important in\ndetermining competition outcome in this species.","author":[{"dropping-particle":"","family":"McEvoy","given":"Jo","non-dropping-particle":"","parse-names":false,"suffix":""},{"dropping-particle":"","family":"While","given":"Geoffrey M","non-dropping-particle":"","parse-names":false,"suffix":""},{"dropping-particle":"","family":"Sinn","given":"David L","non-dropping-particle":"","parse-names":false,"suffix":""},{"dropping-particle":"","family":"Wapstra","given":"Erik","non-dropping-particle":"","parse-names":false,"suffix":""}],"container-title":"BEHAVIORAL ECOLOGY AND SOCIOBIOLOGY","id":"ITEM-1","issue":"1","issued":{"date-parts":[["2013","1"]]},"page":"79-90","title":"The role of size and aggression in intrasexual male competition in a social lizard species, Egernia whitii","type":"article-journal","volume":"67"},"uris":["http://www.mendeley.com/documents/?uuid=ebcc4287-77a6-404b-884e-b6fa64dbd515"]},{"id":"ITEM-2","itemData":{"author":[{"dropping-particle":"","family":"McGhee","given":"K E","non-dropping-particle":"","parse-names":false,"suffix":""},{"dropping-particle":"","family":"Travis","given":"J","non-dropping-particle":"","parse-names":false,"suffix":""}],"container-title":"Anim Behav","id":"ITEM-2","issue":"2","issued":{"date-parts":[["2010"]]},"page":"497-507","title":"Repeatable behavioural type and stable dominance rank in the bluefin killifish","type":"article-journal","volume":"79"},"uris":["http://www.mendeley.com/documents/?uuid=5980d6cb-1062-4581-afa5-f8769f0e3307"]}],"mendeley":{"formattedCitation":"&lt;sup&gt;56,57&lt;/sup&gt;","manualFormatting":"(e.g. killifish: McGhee &amp; Travis 2010; social lizards: McEvoy et al. 2013)","plainTextFormattedCitation":"56,57","previouslyFormattedCitation":"&lt;sup&gt;56,57&lt;/sup&gt;"},"properties":{"noteIndex":0},"schema":"https://github.com/citation-style-language/schema/raw/master/csl-citation.json"}</w:delInstrText>
        </w:r>
        <w:r w:rsidR="000A6CD0" w:rsidDel="00AD1CBE">
          <w:rPr>
            <w:rFonts w:ascii="Garamond" w:hAnsi="Garamond"/>
            <w:color w:val="000000" w:themeColor="text1"/>
          </w:rPr>
          <w:fldChar w:fldCharType="separate"/>
        </w:r>
        <w:r w:rsidR="00BB35D0" w:rsidRPr="00BB35D0" w:rsidDel="00AD1CBE">
          <w:rPr>
            <w:rFonts w:ascii="Garamond" w:hAnsi="Garamond"/>
            <w:noProof/>
            <w:color w:val="000000" w:themeColor="text1"/>
          </w:rPr>
          <w:delText>(</w:delText>
        </w:r>
        <w:r w:rsidR="00BB35D0" w:rsidDel="00AD1CBE">
          <w:rPr>
            <w:rFonts w:ascii="Garamond" w:hAnsi="Garamond"/>
            <w:noProof/>
            <w:color w:val="000000" w:themeColor="text1"/>
          </w:rPr>
          <w:delText xml:space="preserve">e.g. killifish: </w:delText>
        </w:r>
        <w:r w:rsidR="00BB35D0" w:rsidRPr="00BB35D0" w:rsidDel="00AD1CBE">
          <w:rPr>
            <w:rFonts w:ascii="Garamond" w:hAnsi="Garamond"/>
            <w:noProof/>
            <w:color w:val="000000" w:themeColor="text1"/>
          </w:rPr>
          <w:delText xml:space="preserve">McGhee &amp; Travis 2010; </w:delText>
        </w:r>
        <w:r w:rsidR="00BB35D0" w:rsidDel="00AD1CBE">
          <w:rPr>
            <w:rFonts w:ascii="Garamond" w:hAnsi="Garamond"/>
            <w:noProof/>
            <w:color w:val="000000" w:themeColor="text1"/>
          </w:rPr>
          <w:delText xml:space="preserve">social lizards: </w:delText>
        </w:r>
        <w:r w:rsidR="00BB35D0" w:rsidRPr="00BB35D0" w:rsidDel="00AD1CBE">
          <w:rPr>
            <w:rFonts w:ascii="Garamond" w:hAnsi="Garamond"/>
            <w:noProof/>
            <w:color w:val="000000" w:themeColor="text1"/>
          </w:rPr>
          <w:delText xml:space="preserve">McEvoy </w:delText>
        </w:r>
        <w:r w:rsidR="00BB35D0" w:rsidRPr="00BB35D0" w:rsidDel="00AD1CBE">
          <w:rPr>
            <w:rFonts w:ascii="Garamond" w:hAnsi="Garamond"/>
            <w:i/>
            <w:noProof/>
            <w:color w:val="000000" w:themeColor="text1"/>
          </w:rPr>
          <w:delText>et al.</w:delText>
        </w:r>
        <w:r w:rsidR="00BB35D0" w:rsidRPr="00BB35D0" w:rsidDel="00AD1CBE">
          <w:rPr>
            <w:rFonts w:ascii="Garamond" w:hAnsi="Garamond"/>
            <w:noProof/>
            <w:color w:val="000000" w:themeColor="text1"/>
          </w:rPr>
          <w:delText xml:space="preserve"> 2013)</w:delText>
        </w:r>
        <w:r w:rsidR="000A6CD0" w:rsidDel="00AD1CBE">
          <w:rPr>
            <w:rFonts w:ascii="Garamond" w:hAnsi="Garamond"/>
            <w:color w:val="000000" w:themeColor="text1"/>
          </w:rPr>
          <w:fldChar w:fldCharType="end"/>
        </w:r>
      </w:del>
      <w:r w:rsidR="000A6CD0">
        <w:rPr>
          <w:rFonts w:ascii="Garamond" w:hAnsi="Garamond"/>
          <w:color w:val="000000" w:themeColor="text1"/>
        </w:rPr>
        <w:t>.</w:t>
      </w:r>
      <w:r w:rsidR="00B07768" w:rsidRPr="007E3B63">
        <w:rPr>
          <w:rFonts w:ascii="Garamond" w:hAnsi="Garamond"/>
          <w:color w:val="000000" w:themeColor="text1"/>
        </w:rPr>
        <w:t xml:space="preserve"> These behavioural traits are therefore sexual</w:t>
      </w:r>
      <w:r w:rsidR="00927712">
        <w:rPr>
          <w:rFonts w:ascii="Garamond" w:hAnsi="Garamond"/>
          <w:color w:val="000000" w:themeColor="text1"/>
        </w:rPr>
        <w:t>ly</w:t>
      </w:r>
      <w:r w:rsidR="00B07768" w:rsidRPr="007E3B63">
        <w:rPr>
          <w:rFonts w:ascii="Garamond" w:hAnsi="Garamond"/>
          <w:color w:val="000000" w:themeColor="text1"/>
        </w:rPr>
        <w:t xml:space="preserve"> select</w:t>
      </w:r>
      <w:r w:rsidR="00927712">
        <w:rPr>
          <w:rFonts w:ascii="Garamond" w:hAnsi="Garamond"/>
          <w:color w:val="000000" w:themeColor="text1"/>
        </w:rPr>
        <w:t>ed</w:t>
      </w:r>
      <w:r w:rsidR="00014070">
        <w:rPr>
          <w:rFonts w:ascii="Garamond" w:hAnsi="Garamond"/>
          <w:color w:val="000000" w:themeColor="text1"/>
        </w:rPr>
        <w:t>.</w:t>
      </w:r>
      <w:r w:rsidR="00B07768" w:rsidRPr="007E3B63">
        <w:rPr>
          <w:rFonts w:ascii="Garamond" w:hAnsi="Garamond"/>
          <w:color w:val="000000" w:themeColor="text1"/>
        </w:rPr>
        <w:t xml:space="preserve"> </w:t>
      </w:r>
      <w:r w:rsidR="00014070">
        <w:rPr>
          <w:rFonts w:ascii="Garamond" w:hAnsi="Garamond"/>
          <w:color w:val="000000" w:themeColor="text1"/>
        </w:rPr>
        <w:t xml:space="preserve">Sexual selection is expected to result in </w:t>
      </w:r>
      <w:r w:rsidR="00014070" w:rsidRPr="007E3B63">
        <w:rPr>
          <w:rFonts w:ascii="Garamond" w:hAnsi="Garamond"/>
          <w:color w:val="000000" w:themeColor="text1"/>
        </w:rPr>
        <w:t xml:space="preserve">condition-dependent expression </w:t>
      </w:r>
      <w:r w:rsidR="00014070">
        <w:rPr>
          <w:rFonts w:ascii="Garamond" w:hAnsi="Garamond"/>
          <w:color w:val="000000" w:themeColor="text1"/>
        </w:rPr>
        <w:t xml:space="preserve">of traits </w:t>
      </w:r>
      <w:r w:rsidR="00B07768" w:rsidRPr="007E3B63">
        <w:rPr>
          <w:rFonts w:ascii="Garamond" w:hAnsi="Garamond"/>
          <w:color w:val="000000" w:themeColor="text1"/>
        </w:rPr>
        <w:t>which should increase phenotypic variation</w:t>
      </w:r>
      <w:del w:id="345" w:author="Lauren Harrison" w:date="2020-09-26T15:02:00Z">
        <w:r w:rsidR="001A695A" w:rsidRPr="007E3B63" w:rsidDel="005B3BD4">
          <w:rPr>
            <w:rFonts w:ascii="Garamond" w:hAnsi="Garamond"/>
            <w:color w:val="000000" w:themeColor="text1"/>
          </w:rPr>
          <w:delText xml:space="preserve"> </w:delText>
        </w:r>
      </w:del>
      <w:r w:rsidR="001A695A" w:rsidRPr="007E3B63">
        <w:rPr>
          <w:rFonts w:ascii="Garamond" w:hAnsi="Garamond"/>
          <w:color w:val="000000" w:themeColor="text1"/>
        </w:rPr>
        <w:fldChar w:fldCharType="begin" w:fldLock="1"/>
      </w:r>
      <w:r w:rsidR="003B051B">
        <w:rPr>
          <w:rFonts w:ascii="Garamond" w:hAnsi="Garamond"/>
          <w:color w:val="000000" w:themeColor="text1"/>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personalities","type":"article-journal","volume":"447"},"uris":["http://www.mendeley.com/documents/?uuid=e27a53af-e8c7-41b9-8d9b-d7843591cbe0"]},{"id":"ITEM-2","itemData":{"DOI":"10.2307/50503","abstract":"Recent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Sciences","id":"ITEM-2","issue":"1375","issued":{"date-parts":[["1996"]]},"page":"1415-1421","title":"The lek paradox and the capture of genetic variance","type":"article-journal","volume":"263"},"uris":["http://www.mendeley.com/documents/?uuid=5b7b0173-d392-42d9-8349-d09f1be2cac3"]}],"mendeley":{"formattedCitation":"&lt;sup&gt;28,44&lt;/sup&gt;","plainTextFormattedCitation":"28,44","previouslyFormattedCitation":"&lt;sup&gt;28,44&lt;/sup&gt;"},"properties":{"noteIndex":0},"schema":"https://github.com/citation-style-language/schema/raw/master/csl-citation.json"}</w:instrText>
      </w:r>
      <w:r w:rsidR="001A695A" w:rsidRPr="007E3B63">
        <w:rPr>
          <w:rFonts w:ascii="Garamond" w:hAnsi="Garamond"/>
          <w:color w:val="000000" w:themeColor="text1"/>
        </w:rPr>
        <w:fldChar w:fldCharType="separate"/>
      </w:r>
      <w:r w:rsidR="007A70A3" w:rsidRPr="007A70A3">
        <w:rPr>
          <w:rFonts w:ascii="Garamond" w:hAnsi="Garamond"/>
          <w:noProof/>
          <w:color w:val="000000" w:themeColor="text1"/>
          <w:vertAlign w:val="superscript"/>
        </w:rPr>
        <w:t>28,44</w:t>
      </w:r>
      <w:r w:rsidR="001A695A" w:rsidRPr="007E3B63">
        <w:rPr>
          <w:rFonts w:ascii="Garamond" w:hAnsi="Garamond"/>
          <w:color w:val="000000" w:themeColor="text1"/>
        </w:rPr>
        <w:fldChar w:fldCharType="end"/>
      </w:r>
      <w:r w:rsidR="00D566E6">
        <w:rPr>
          <w:rFonts w:ascii="Garamond" w:hAnsi="Garamond"/>
          <w:color w:val="000000" w:themeColor="text1"/>
        </w:rPr>
        <w:t xml:space="preserve">. </w:t>
      </w:r>
      <w:r w:rsidR="00FF23D4" w:rsidRPr="007E3B63">
        <w:rPr>
          <w:rFonts w:ascii="Garamond" w:hAnsi="Garamond"/>
          <w:color w:val="000000" w:themeColor="text1"/>
        </w:rPr>
        <w:t xml:space="preserve">Indeed, there is evidence </w:t>
      </w:r>
      <w:r w:rsidR="00871D64" w:rsidRPr="007E3B63">
        <w:rPr>
          <w:rFonts w:ascii="Garamond" w:hAnsi="Garamond"/>
          <w:color w:val="000000" w:themeColor="text1"/>
        </w:rPr>
        <w:t xml:space="preserve">in humans </w:t>
      </w:r>
      <w:r w:rsidR="00FF23D4" w:rsidRPr="007E3B63">
        <w:rPr>
          <w:rFonts w:ascii="Garamond" w:hAnsi="Garamond"/>
          <w:color w:val="000000" w:themeColor="text1"/>
        </w:rPr>
        <w:t xml:space="preserve">that </w:t>
      </w:r>
      <w:r w:rsidR="00927712">
        <w:rPr>
          <w:rFonts w:ascii="Garamond" w:hAnsi="Garamond"/>
          <w:color w:val="000000" w:themeColor="text1"/>
        </w:rPr>
        <w:t xml:space="preserve">some </w:t>
      </w:r>
      <w:r w:rsidR="00FF23D4" w:rsidRPr="007E3B63">
        <w:rPr>
          <w:rFonts w:ascii="Garamond" w:hAnsi="Garamond"/>
          <w:color w:val="000000" w:themeColor="text1"/>
        </w:rPr>
        <w:t>traits under sexual selection show a greater sex</w:t>
      </w:r>
      <w:r w:rsidR="00A40D43">
        <w:rPr>
          <w:rFonts w:ascii="Garamond" w:hAnsi="Garamond"/>
          <w:color w:val="000000" w:themeColor="text1"/>
        </w:rPr>
        <w:t xml:space="preserve"> </w:t>
      </w:r>
      <w:r w:rsidR="00FF23D4" w:rsidRPr="007E3B63">
        <w:rPr>
          <w:rFonts w:ascii="Garamond" w:hAnsi="Garamond"/>
          <w:color w:val="000000" w:themeColor="text1"/>
        </w:rPr>
        <w:t>difference in variability than other traits</w:t>
      </w:r>
      <w:del w:id="346" w:author="Lauren Harrison" w:date="2020-09-26T15:02:00Z">
        <w:r w:rsidR="00FF23D4" w:rsidRPr="007E3B63" w:rsidDel="005B3BD4">
          <w:rPr>
            <w:rFonts w:ascii="Garamond" w:hAnsi="Garamond"/>
            <w:color w:val="000000" w:themeColor="text1"/>
          </w:rPr>
          <w:delText xml:space="preserve"> </w:delText>
        </w:r>
      </w:del>
      <w:r w:rsidR="00FF23D4" w:rsidRPr="007E3B63">
        <w:rPr>
          <w:rFonts w:ascii="Garamond" w:hAnsi="Garamond"/>
          <w:color w:val="000000" w:themeColor="text1"/>
        </w:rPr>
        <w:fldChar w:fldCharType="begin" w:fldLock="1"/>
      </w:r>
      <w:r w:rsidR="003B051B">
        <w:rPr>
          <w:rFonts w:ascii="Garamond" w:hAnsi="Garamond"/>
          <w:color w:val="000000" w:themeColor="text1"/>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mendeley":{"formattedCitation":"&lt;sup&gt;34&lt;/sup&gt;","plainTextFormattedCitation":"34","previouslyFormattedCitation":"&lt;sup&gt;34&lt;/sup&gt;"},"properties":{"noteIndex":0},"schema":"https://github.com/citation-style-language/schema/raw/master/csl-citation.json"}</w:instrText>
      </w:r>
      <w:r w:rsidR="00FF23D4" w:rsidRPr="007E3B63">
        <w:rPr>
          <w:rFonts w:ascii="Garamond" w:hAnsi="Garamond"/>
          <w:color w:val="000000" w:themeColor="text1"/>
        </w:rPr>
        <w:fldChar w:fldCharType="separate"/>
      </w:r>
      <w:r w:rsidR="007A70A3" w:rsidRPr="007A70A3">
        <w:rPr>
          <w:rFonts w:ascii="Garamond" w:hAnsi="Garamond"/>
          <w:noProof/>
          <w:color w:val="000000" w:themeColor="text1"/>
          <w:vertAlign w:val="superscript"/>
        </w:rPr>
        <w:t>34</w:t>
      </w:r>
      <w:r w:rsidR="00FF23D4" w:rsidRPr="007E3B63">
        <w:rPr>
          <w:rFonts w:ascii="Garamond" w:hAnsi="Garamond"/>
          <w:color w:val="000000" w:themeColor="text1"/>
        </w:rPr>
        <w:fldChar w:fldCharType="end"/>
      </w:r>
      <w:r w:rsidR="00FF23D4" w:rsidRPr="007E3B63">
        <w:rPr>
          <w:rFonts w:ascii="Garamond" w:hAnsi="Garamond"/>
          <w:color w:val="000000" w:themeColor="text1"/>
        </w:rPr>
        <w:t xml:space="preserve">. </w:t>
      </w:r>
      <w:r w:rsidR="00B07768" w:rsidRPr="007E3B63">
        <w:rPr>
          <w:rFonts w:ascii="Garamond" w:hAnsi="Garamond"/>
          <w:color w:val="000000" w:themeColor="text1"/>
        </w:rPr>
        <w:t xml:space="preserve">It is therefore relevant that we found no moderating effect of sexual size dimorphism, which is a </w:t>
      </w:r>
      <w:r w:rsidR="00AC2B93" w:rsidRPr="007E3B63">
        <w:rPr>
          <w:rFonts w:ascii="Garamond" w:hAnsi="Garamond"/>
          <w:color w:val="000000" w:themeColor="text1"/>
        </w:rPr>
        <w:t>standard</w:t>
      </w:r>
      <w:r w:rsidR="00B07768" w:rsidRPr="007E3B63">
        <w:rPr>
          <w:rFonts w:ascii="Garamond" w:hAnsi="Garamond"/>
          <w:color w:val="000000" w:themeColor="text1"/>
        </w:rPr>
        <w:t xml:space="preserve"> proxy for the level of sexual selection on males</w:t>
      </w:r>
      <w:ins w:id="347" w:author="Lauren Harrison" w:date="2020-09-26T15:03:00Z">
        <w:r w:rsidR="00FF504F">
          <w:rPr>
            <w:rFonts w:ascii="Garamond" w:hAnsi="Garamond"/>
            <w:color w:val="000000" w:themeColor="text1"/>
          </w:rPr>
          <w:fldChar w:fldCharType="begin" w:fldLock="1"/>
        </w:r>
      </w:ins>
      <w:r w:rsidR="003B051B">
        <w:rPr>
          <w:rFonts w:ascii="Garamond" w:hAnsi="Garamond"/>
          <w:color w:val="000000" w:themeColor="text1"/>
        </w:rPr>
        <w:instrText>ADDIN CSL_CITATION {"citationItems":[{"id":"ITEM-1","itemData":{"author":[{"dropping-particle":"","family":"Rohner","given":"Patrick T","non-dropping-particle":"","parse-names":false,"suffix":""},{"dropping-particle":"","family":"Blanckenhorn","given":"Wolf U.","non-dropping-particle":"","parse-names":false,"suffix":""},{"dropping-particle":"","family":"Puniamoorthy","given":"N","non-dropping-particle":"","parse-names":false,"suffix":""}],"container-title":"Evolution","id":"ITEM-1","issue":"6","issued":{"date-parts":[["2016"]]},"page":"1189-1199","title":"Sexual selection on male size drives the evolution of male-biased sexual size dimorphism via the prolongation of male development","type":"article-journal","volume":"70"},"uris":["http://www.mendeley.com/documents/?uuid=f6073d02-34c2-4428-a352-e57b0d37541b"]}],"mendeley":{"formattedCitation":"&lt;sup&gt;45&lt;/sup&gt;","plainTextFormattedCitation":"45","previouslyFormattedCitation":"&lt;sup&gt;45&lt;/sup&gt;"},"properties":{"noteIndex":0},"schema":"https://github.com/citation-style-language/schema/raw/master/csl-citation.json"}</w:instrText>
      </w:r>
      <w:r w:rsidR="00FF504F">
        <w:rPr>
          <w:rFonts w:ascii="Garamond" w:hAnsi="Garamond"/>
          <w:color w:val="000000" w:themeColor="text1"/>
        </w:rPr>
        <w:fldChar w:fldCharType="separate"/>
      </w:r>
      <w:r w:rsidR="007A70A3" w:rsidRPr="007A70A3">
        <w:rPr>
          <w:rFonts w:ascii="Garamond" w:hAnsi="Garamond"/>
          <w:noProof/>
          <w:color w:val="000000" w:themeColor="text1"/>
          <w:vertAlign w:val="superscript"/>
        </w:rPr>
        <w:t>45</w:t>
      </w:r>
      <w:ins w:id="348" w:author="Lauren Harrison" w:date="2020-09-26T15:03:00Z">
        <w:r w:rsidR="00FF504F">
          <w:rPr>
            <w:rFonts w:ascii="Garamond" w:hAnsi="Garamond"/>
            <w:color w:val="000000" w:themeColor="text1"/>
          </w:rPr>
          <w:fldChar w:fldCharType="end"/>
        </w:r>
      </w:ins>
      <w:del w:id="349" w:author="Lauren Harrison" w:date="2020-09-26T15:03:00Z">
        <w:r w:rsidR="00B07768" w:rsidRPr="007E3B63" w:rsidDel="00FF504F">
          <w:rPr>
            <w:rFonts w:ascii="Garamond" w:hAnsi="Garamond"/>
            <w:color w:val="000000" w:themeColor="text1"/>
          </w:rPr>
          <w:delText xml:space="preserve"> </w:delText>
        </w:r>
        <w:r w:rsidR="00B33FA9" w:rsidDel="00FF504F">
          <w:rPr>
            <w:rFonts w:ascii="Garamond" w:hAnsi="Garamond"/>
            <w:color w:val="000000" w:themeColor="text1"/>
          </w:rPr>
          <w:fldChar w:fldCharType="begin" w:fldLock="1"/>
        </w:r>
        <w:r w:rsidR="00FF504F" w:rsidRPr="00FF504F" w:rsidDel="00FF504F">
          <w:rPr>
            <w:rFonts w:ascii="Garamond" w:hAnsi="Garamond"/>
            <w:color w:val="000000" w:themeColor="text1"/>
          </w:rPr>
          <w:delInstrText>ADDIN CSL_CITATION {"citationItems":[{"id":"ITEM-1","itemData":{"author":[{"dropping-particle":"","family":"Rohner","given":"Patrick T","non-dropping-particle":"","parse-names":false,"suffix":""},{"dropping-particle":"","family":"Blanckenhorn","given":"Wolf U.","non-dropping-particle":"","parse-names":false,"suffix":""},{"dropping-particle":"","family":"Puniamoorthy","given":"N","non-dropping-particle":"","parse-names":false,"suffix":""}],"container-title":"Evolution","id":"ITEM-1","issue":"6","issued":{"date-parts":[["2016"]]},"page":"1189-1199","title":"Sexual selection on male size drives the evolution of male-biased sexual size dimorphism via the prolongation of male development","type":"article-journal","volume":"70"},"uris":["http://www.mendeley.com/documents/?uuid=f6073d02-34c2-4428-a352-e57b0d37541b"]}],"mendeley":{"formattedCitation":"&lt;sup&gt;58&lt;/sup&gt;","manualFormatting":"(e.g. Rohner et al. 2016)","plainTextFormattedCitation":"58","previouslyFormattedCitation":"&lt;sup&gt;59&lt;/sup&gt;"},"properties":{"noteIndex":0},"schema":"https://github.com/citation-style-language/schema/raw/master/csl-citation.json"}</w:delInstrText>
        </w:r>
        <w:r w:rsidR="00B33FA9" w:rsidDel="00FF504F">
          <w:rPr>
            <w:rFonts w:ascii="Garamond" w:hAnsi="Garamond"/>
            <w:color w:val="000000" w:themeColor="text1"/>
          </w:rPr>
          <w:fldChar w:fldCharType="separate"/>
        </w:r>
        <w:r w:rsidR="00B33FA9" w:rsidRPr="00FF504F" w:rsidDel="00FF504F">
          <w:rPr>
            <w:rFonts w:ascii="Garamond" w:hAnsi="Garamond"/>
            <w:noProof/>
            <w:color w:val="000000" w:themeColor="text1"/>
          </w:rPr>
          <w:delText xml:space="preserve">(e.g. Rohner </w:delText>
        </w:r>
        <w:r w:rsidR="00B33FA9" w:rsidRPr="00FF504F" w:rsidDel="00FF504F">
          <w:rPr>
            <w:rFonts w:ascii="Garamond" w:hAnsi="Garamond"/>
            <w:i/>
            <w:noProof/>
            <w:color w:val="000000" w:themeColor="text1"/>
          </w:rPr>
          <w:delText>et al.</w:delText>
        </w:r>
        <w:r w:rsidR="00B33FA9" w:rsidRPr="00FF504F" w:rsidDel="00FF504F">
          <w:rPr>
            <w:rFonts w:ascii="Garamond" w:hAnsi="Garamond"/>
            <w:noProof/>
            <w:color w:val="000000" w:themeColor="text1"/>
          </w:rPr>
          <w:delText xml:space="preserve"> 2016)</w:delText>
        </w:r>
        <w:r w:rsidR="00B33FA9" w:rsidDel="00FF504F">
          <w:rPr>
            <w:rFonts w:ascii="Garamond" w:hAnsi="Garamond"/>
            <w:color w:val="000000" w:themeColor="text1"/>
          </w:rPr>
          <w:fldChar w:fldCharType="end"/>
        </w:r>
      </w:del>
      <w:r w:rsidR="00B07768" w:rsidRPr="007E3B63">
        <w:rPr>
          <w:rFonts w:ascii="Garamond" w:hAnsi="Garamond"/>
          <w:color w:val="000000" w:themeColor="text1"/>
        </w:rPr>
        <w:t xml:space="preserve">, on the sex difference in variation in personality in any of the animal taxa that we examined, including mammals. One explanation for </w:t>
      </w:r>
      <w:r w:rsidR="00FF23D4" w:rsidRPr="007E3B63">
        <w:rPr>
          <w:rFonts w:ascii="Garamond" w:hAnsi="Garamond"/>
          <w:color w:val="000000" w:themeColor="text1"/>
        </w:rPr>
        <w:t>our</w:t>
      </w:r>
      <w:r w:rsidR="00B07768" w:rsidRPr="007E3B63">
        <w:rPr>
          <w:rFonts w:ascii="Garamond" w:hAnsi="Garamond"/>
          <w:color w:val="000000" w:themeColor="text1"/>
        </w:rPr>
        <w:t xml:space="preserve"> finding is that</w:t>
      </w:r>
      <w:r w:rsidR="000C6BA1">
        <w:rPr>
          <w:rFonts w:ascii="Garamond" w:hAnsi="Garamond"/>
          <w:color w:val="000000" w:themeColor="text1"/>
        </w:rPr>
        <w:t xml:space="preserve"> </w:t>
      </w:r>
      <w:r w:rsidR="00B07768" w:rsidRPr="007E3B63">
        <w:rPr>
          <w:rFonts w:ascii="Garamond" w:hAnsi="Garamond"/>
          <w:color w:val="000000" w:themeColor="text1"/>
        </w:rPr>
        <w:t xml:space="preserve">natural selection on females might lead to comparable directional selection. For example, females generally </w:t>
      </w:r>
      <w:r w:rsidR="00C3535B">
        <w:rPr>
          <w:rFonts w:ascii="Garamond" w:hAnsi="Garamond"/>
          <w:color w:val="000000" w:themeColor="text1"/>
        </w:rPr>
        <w:t>invest more</w:t>
      </w:r>
      <w:r w:rsidR="00B07768" w:rsidRPr="007E3B63">
        <w:rPr>
          <w:rFonts w:ascii="Garamond" w:hAnsi="Garamond"/>
          <w:color w:val="000000" w:themeColor="text1"/>
        </w:rPr>
        <w:t xml:space="preserve"> </w:t>
      </w:r>
      <w:r w:rsidR="00AD3172" w:rsidRPr="007E3B63">
        <w:rPr>
          <w:rFonts w:ascii="Garamond" w:hAnsi="Garamond"/>
          <w:color w:val="000000" w:themeColor="text1"/>
        </w:rPr>
        <w:t xml:space="preserve">than males </w:t>
      </w:r>
      <w:r w:rsidR="00B07768" w:rsidRPr="007E3B63">
        <w:rPr>
          <w:rFonts w:ascii="Garamond" w:hAnsi="Garamond"/>
          <w:color w:val="000000" w:themeColor="text1"/>
        </w:rPr>
        <w:t xml:space="preserve">in </w:t>
      </w:r>
      <w:r w:rsidR="00AD3172" w:rsidRPr="007E3B63">
        <w:rPr>
          <w:rFonts w:ascii="Garamond" w:hAnsi="Garamond"/>
          <w:color w:val="000000" w:themeColor="text1"/>
        </w:rPr>
        <w:t>parental care</w:t>
      </w:r>
      <w:del w:id="350" w:author="Lauren Harrison" w:date="2020-09-26T15:04:00Z">
        <w:r w:rsidR="00AD3172" w:rsidRPr="007E3B63" w:rsidDel="001961C6">
          <w:rPr>
            <w:rFonts w:ascii="Garamond" w:hAnsi="Garamond"/>
            <w:color w:val="000000" w:themeColor="text1"/>
          </w:rPr>
          <w:delText xml:space="preserve"> </w:delText>
        </w:r>
        <w:r w:rsidR="00B07768" w:rsidRPr="007E3B63" w:rsidDel="001961C6">
          <w:rPr>
            <w:rFonts w:ascii="Garamond" w:hAnsi="Garamond"/>
            <w:color w:val="000000" w:themeColor="text1"/>
          </w:rPr>
          <w:delText>(</w:delText>
        </w:r>
      </w:del>
      <w:r w:rsidR="00B07768" w:rsidRPr="007E3B63">
        <w:rPr>
          <w:rFonts w:ascii="Garamond" w:hAnsi="Garamond"/>
          <w:color w:val="000000" w:themeColor="text1"/>
        </w:rPr>
        <w:fldChar w:fldCharType="begin" w:fldLock="1"/>
      </w:r>
      <w:r w:rsidR="003B051B">
        <w:rPr>
          <w:rFonts w:ascii="Garamond" w:hAnsi="Garamond"/>
          <w:color w:val="000000" w:themeColor="text1"/>
        </w:rPr>
        <w:instrText>ADDIN CSL_CITATION {"citationItems":[{"id":"ITEM-1","itemData":{"DOI":"10.1126/sciadv.1500983","ISSN":"23752548","abstract":"Since Darwin’s conception of sexual selection theory, scientists have struggled to identify the evolutionary forces underlying the pervasive differences between male and female behavior, morphology, and physiology. The Darwin-Bateman paradigm predicts that anisogamy imposes stronger sexual selection on males, which, in turn, drives the evolution of conventional sex roles in terms of female-biased parental care and male-biased sexual dimorphism. Although this paradigm forms the cornerstone of modern sexual selection theory, it still remains untested across the animal tree of life. This lack of evidence has promoted the rise of alternative hypotheses arguing that sex differences are entirely driven by environmental factors or chance. We demonstrate that, across the animal kingdom, sexual selection, as captured by standard Bateman metrics, is indeed stronger in males than in females and that it is evolutionarily tied to sex biases in parental care and sexual dimorphism. Our findings provide the first comprehensive evidence that Darwin’s concept of conventional sex roles is accurate and refute recent criticism of sexual selection theory.","author":[{"dropping-particle":"","family":"Janicke","given":"Tim","non-dropping-particle":"","parse-names":false,"suffix":""},{"dropping-particle":"","family":"Häderer","given":"Ines K.","non-dropping-particle":"","parse-names":false,"suffix":""},{"dropping-particle":"","family":"Lajeunesse","given":"Marc J.","non-dropping-particle":"","parse-names":false,"suffix":""},{"dropping-particle":"","family":"Anthes","given":"Nils","non-dropping-particle":"","parse-names":false,"suffix":""}],"container-title":"Science Advances","id":"ITEM-1","issue":"2","issued":{"date-parts":[["2016"]]},"note":"summary of main findings:\n\n1. when females care, the opportunity for selection, for sexual selection, and Bateman's gradient for sex. selection are all significantly male-baised\n2. Sexual dimorphism significantly changes the sex-biased opportunity for selection (species where males are bigger have strong male-biased selection, also in monomorphic species, but female-biased dimorphism shows stronger opportunity for selection on females than males)","page":"1-11","title":"Evolutionary Biology: Darwinian sex roles confirmed across the animal kingdom","type":"article-journal","volume":"2"},"uris":["http://www.mendeley.com/documents/?uuid=0ef10d29-994f-4967-a364-93d5365ded21"]}],"mendeley":{"formattedCitation":"&lt;sup&gt;46&lt;/sup&gt;","plainTextFormattedCitation":"46","previouslyFormattedCitation":"&lt;sup&gt;46&lt;/sup&gt;"},"properties":{"noteIndex":0},"schema":"https://github.com/citation-style-language/schema/raw/master/csl-citation.json"}</w:instrText>
      </w:r>
      <w:r w:rsidR="00B07768" w:rsidRPr="007E3B63">
        <w:rPr>
          <w:rFonts w:ascii="Garamond" w:hAnsi="Garamond"/>
          <w:color w:val="000000" w:themeColor="text1"/>
        </w:rPr>
        <w:fldChar w:fldCharType="separate"/>
      </w:r>
      <w:r w:rsidR="007A70A3" w:rsidRPr="007A70A3">
        <w:rPr>
          <w:rFonts w:ascii="Garamond" w:hAnsi="Garamond"/>
          <w:noProof/>
          <w:color w:val="000000" w:themeColor="text1"/>
          <w:vertAlign w:val="superscript"/>
        </w:rPr>
        <w:t>46</w:t>
      </w:r>
      <w:r w:rsidR="00B07768" w:rsidRPr="007E3B63">
        <w:rPr>
          <w:rFonts w:ascii="Garamond" w:hAnsi="Garamond"/>
          <w:color w:val="000000" w:themeColor="text1"/>
        </w:rPr>
        <w:fldChar w:fldCharType="end"/>
      </w:r>
      <w:r w:rsidR="00B07768" w:rsidRPr="007E3B63">
        <w:rPr>
          <w:rFonts w:ascii="Garamond" w:hAnsi="Garamond"/>
          <w:color w:val="000000" w:themeColor="text1"/>
        </w:rPr>
        <w:t xml:space="preserve">, </w:t>
      </w:r>
      <w:r w:rsidR="00AD3172" w:rsidRPr="007E3B63">
        <w:rPr>
          <w:rFonts w:ascii="Garamond" w:hAnsi="Garamond"/>
          <w:color w:val="000000" w:themeColor="text1"/>
        </w:rPr>
        <w:t xml:space="preserve">and, in this context, </w:t>
      </w:r>
      <w:r w:rsidR="00C53C81">
        <w:rPr>
          <w:rFonts w:ascii="Garamond" w:hAnsi="Garamond"/>
          <w:color w:val="000000" w:themeColor="text1"/>
        </w:rPr>
        <w:t>there might</w:t>
      </w:r>
      <w:r w:rsidR="00AD3172" w:rsidRPr="007E3B63">
        <w:rPr>
          <w:rFonts w:ascii="Garamond" w:hAnsi="Garamond"/>
          <w:color w:val="000000" w:themeColor="text1"/>
        </w:rPr>
        <w:t xml:space="preserve"> therefore </w:t>
      </w:r>
      <w:r w:rsidR="00C53C81">
        <w:rPr>
          <w:rFonts w:ascii="Garamond" w:hAnsi="Garamond"/>
          <w:color w:val="000000" w:themeColor="text1"/>
        </w:rPr>
        <w:t xml:space="preserve">be </w:t>
      </w:r>
      <w:r w:rsidR="006B4CA0">
        <w:rPr>
          <w:rFonts w:ascii="Garamond" w:hAnsi="Garamond"/>
          <w:color w:val="000000" w:themeColor="text1"/>
        </w:rPr>
        <w:t>equally strong</w:t>
      </w:r>
      <w:r w:rsidR="00AD3172" w:rsidRPr="007E3B63">
        <w:rPr>
          <w:rFonts w:ascii="Garamond" w:hAnsi="Garamond"/>
          <w:color w:val="000000" w:themeColor="text1"/>
        </w:rPr>
        <w:t xml:space="preserve"> selection on </w:t>
      </w:r>
      <w:commentRangeStart w:id="351"/>
      <w:r w:rsidR="00AD3172" w:rsidRPr="007E3B63">
        <w:rPr>
          <w:rFonts w:ascii="Garamond" w:hAnsi="Garamond"/>
          <w:color w:val="000000" w:themeColor="text1"/>
        </w:rPr>
        <w:t xml:space="preserve">females </w:t>
      </w:r>
      <w:r w:rsidR="006B4CA0">
        <w:rPr>
          <w:rFonts w:ascii="Garamond" w:hAnsi="Garamond"/>
          <w:color w:val="000000" w:themeColor="text1"/>
        </w:rPr>
        <w:t xml:space="preserve">as males </w:t>
      </w:r>
      <w:r w:rsidR="00AD3172" w:rsidRPr="007E3B63">
        <w:rPr>
          <w:rFonts w:ascii="Garamond" w:hAnsi="Garamond"/>
          <w:color w:val="000000" w:themeColor="text1"/>
        </w:rPr>
        <w:t>to</w:t>
      </w:r>
      <w:r w:rsidR="00B07768" w:rsidRPr="007E3B63">
        <w:rPr>
          <w:rFonts w:ascii="Garamond" w:hAnsi="Garamond"/>
          <w:color w:val="000000" w:themeColor="text1"/>
        </w:rPr>
        <w:t xml:space="preserve"> be aggressive</w:t>
      </w:r>
      <w:commentRangeEnd w:id="351"/>
      <w:r w:rsidR="00DA47B6">
        <w:rPr>
          <w:rStyle w:val="CommentReference"/>
        </w:rPr>
        <w:commentReference w:id="351"/>
      </w:r>
      <w:r w:rsidR="00AD3172" w:rsidRPr="007E3B63">
        <w:rPr>
          <w:rFonts w:ascii="Garamond" w:hAnsi="Garamond"/>
          <w:color w:val="000000" w:themeColor="text1"/>
        </w:rPr>
        <w:t>.</w:t>
      </w:r>
      <w:r w:rsidR="00DE7D4F" w:rsidRPr="007E3B63">
        <w:rPr>
          <w:rFonts w:ascii="Garamond" w:hAnsi="Garamond"/>
          <w:color w:val="000000" w:themeColor="text1"/>
        </w:rPr>
        <w:t xml:space="preserve"> Similarly, in group living animals</w:t>
      </w:r>
      <w:r w:rsidR="00AC2B93" w:rsidRPr="007E3B63">
        <w:rPr>
          <w:rFonts w:ascii="Garamond" w:hAnsi="Garamond"/>
          <w:color w:val="000000" w:themeColor="text1"/>
        </w:rPr>
        <w:t>,</w:t>
      </w:r>
      <w:r w:rsidR="00DE7D4F" w:rsidRPr="007E3B63">
        <w:rPr>
          <w:rFonts w:ascii="Garamond" w:hAnsi="Garamond"/>
          <w:color w:val="000000" w:themeColor="text1"/>
        </w:rPr>
        <w:t xml:space="preserve"> </w:t>
      </w:r>
      <w:r w:rsidR="005F153B" w:rsidRPr="007E3B63">
        <w:rPr>
          <w:rFonts w:ascii="Garamond" w:hAnsi="Garamond"/>
          <w:color w:val="000000" w:themeColor="text1"/>
        </w:rPr>
        <w:t>female</w:t>
      </w:r>
      <w:r w:rsidR="00A40D43">
        <w:rPr>
          <w:rFonts w:ascii="Garamond" w:hAnsi="Garamond"/>
          <w:color w:val="000000" w:themeColor="text1"/>
        </w:rPr>
        <w:t>s</w:t>
      </w:r>
      <w:r w:rsidR="005F153B" w:rsidRPr="007E3B63">
        <w:rPr>
          <w:rFonts w:ascii="Garamond" w:hAnsi="Garamond"/>
          <w:color w:val="000000" w:themeColor="text1"/>
        </w:rPr>
        <w:t xml:space="preserve"> </w:t>
      </w:r>
      <w:r w:rsidR="00DE7D4F" w:rsidRPr="007E3B63">
        <w:rPr>
          <w:rFonts w:ascii="Garamond" w:hAnsi="Garamond"/>
          <w:color w:val="000000" w:themeColor="text1"/>
        </w:rPr>
        <w:t xml:space="preserve">often </w:t>
      </w:r>
      <w:r w:rsidR="00AB60A1">
        <w:rPr>
          <w:rFonts w:ascii="Garamond" w:hAnsi="Garamond"/>
          <w:color w:val="000000" w:themeColor="text1"/>
        </w:rPr>
        <w:t>establish</w:t>
      </w:r>
      <w:r w:rsidR="005F153B" w:rsidRPr="007E3B63">
        <w:rPr>
          <w:rFonts w:ascii="Garamond" w:hAnsi="Garamond"/>
          <w:color w:val="000000" w:themeColor="text1"/>
        </w:rPr>
        <w:t xml:space="preserve"> social hierarchies </w:t>
      </w:r>
      <w:r w:rsidR="00DE7D4F" w:rsidRPr="007E3B63">
        <w:rPr>
          <w:rFonts w:ascii="Garamond" w:hAnsi="Garamond"/>
          <w:color w:val="000000" w:themeColor="text1"/>
        </w:rPr>
        <w:t xml:space="preserve">where </w:t>
      </w:r>
      <w:r w:rsidR="004D310A" w:rsidRPr="007E3B63">
        <w:rPr>
          <w:rFonts w:ascii="Garamond" w:hAnsi="Garamond"/>
          <w:color w:val="000000" w:themeColor="text1"/>
        </w:rPr>
        <w:t xml:space="preserve">dominance </w:t>
      </w:r>
      <w:r w:rsidR="00DE7D4F" w:rsidRPr="007E3B63">
        <w:rPr>
          <w:rFonts w:ascii="Garamond" w:hAnsi="Garamond"/>
          <w:color w:val="000000" w:themeColor="text1"/>
        </w:rPr>
        <w:t xml:space="preserve">is </w:t>
      </w:r>
      <w:r w:rsidR="004D310A" w:rsidRPr="007E3B63">
        <w:rPr>
          <w:rFonts w:ascii="Garamond" w:hAnsi="Garamond"/>
          <w:color w:val="000000" w:themeColor="text1"/>
        </w:rPr>
        <w:t>maintained through aggressive interactions</w:t>
      </w:r>
      <w:del w:id="352" w:author="Lauren Harrison" w:date="2020-09-26T15:05:00Z">
        <w:r w:rsidR="005F153B" w:rsidRPr="007E3B63" w:rsidDel="001961C6">
          <w:rPr>
            <w:rFonts w:ascii="Garamond" w:hAnsi="Garamond"/>
            <w:color w:val="000000" w:themeColor="text1"/>
          </w:rPr>
          <w:delText xml:space="preserve"> </w:delText>
        </w:r>
      </w:del>
      <w:r w:rsidR="005F153B" w:rsidRPr="007E3B63">
        <w:rPr>
          <w:rFonts w:ascii="Garamond" w:hAnsi="Garamond"/>
          <w:color w:val="000000" w:themeColor="text1"/>
        </w:rPr>
        <w:fldChar w:fldCharType="begin" w:fldLock="1"/>
      </w:r>
      <w:r w:rsidR="003B051B">
        <w:rPr>
          <w:rFonts w:ascii="Garamond" w:hAnsi="Garamond"/>
          <w:color w:val="000000" w:themeColor="text1"/>
        </w:rPr>
        <w:instrText>ADDIN CSL_CITATION {"citationItems":[{"id":"ITEM-1","itemData":{"author":[{"dropping-particle":"","family":"Kappeler","given":"Peter M.","non-dropping-particle":"","parse-names":false,"suffix":""}],"container-title":"Phil. Trans. R. Soc. B","id":"ITEM-1","issued":{"date-parts":[["2017"]]},"page":"20160321","title":"Sex roles and adult sex ratios: insights from mammalian biology and consequences for primate behaviour","type":"article-journal","volume":"372"},"uris":["http://www.mendeley.com/documents/?uuid=c36b49bb-8f4a-41a4-a69a-45fd5067d958"]}],"mendeley":{"formattedCitation":"&lt;sup&gt;47&lt;/sup&gt;","plainTextFormattedCitation":"47","previouslyFormattedCitation":"&lt;sup&gt;47&lt;/sup&gt;"},"properties":{"noteIndex":0},"schema":"https://github.com/citation-style-language/schema/raw/master/csl-citation.json"}</w:instrText>
      </w:r>
      <w:r w:rsidR="005F153B" w:rsidRPr="007E3B63">
        <w:rPr>
          <w:rFonts w:ascii="Garamond" w:hAnsi="Garamond"/>
          <w:color w:val="000000" w:themeColor="text1"/>
        </w:rPr>
        <w:fldChar w:fldCharType="separate"/>
      </w:r>
      <w:r w:rsidR="007A70A3" w:rsidRPr="007A70A3">
        <w:rPr>
          <w:rFonts w:ascii="Garamond" w:hAnsi="Garamond"/>
          <w:noProof/>
          <w:color w:val="000000" w:themeColor="text1"/>
          <w:vertAlign w:val="superscript"/>
        </w:rPr>
        <w:t>47</w:t>
      </w:r>
      <w:r w:rsidR="005F153B" w:rsidRPr="007E3B63">
        <w:rPr>
          <w:rFonts w:ascii="Garamond" w:hAnsi="Garamond"/>
          <w:color w:val="000000" w:themeColor="text1"/>
        </w:rPr>
        <w:fldChar w:fldCharType="end"/>
      </w:r>
      <w:r w:rsidR="005F153B" w:rsidRPr="007E3B63">
        <w:rPr>
          <w:rFonts w:ascii="Garamond" w:hAnsi="Garamond"/>
          <w:color w:val="000000" w:themeColor="text1"/>
        </w:rPr>
        <w:t xml:space="preserve">. </w:t>
      </w:r>
      <w:r w:rsidR="00FF23D4" w:rsidRPr="007E3B63">
        <w:rPr>
          <w:rFonts w:ascii="Garamond" w:hAnsi="Garamond"/>
          <w:color w:val="000000" w:themeColor="text1"/>
        </w:rPr>
        <w:t xml:space="preserve">Another possible explanation for </w:t>
      </w:r>
      <w:r w:rsidR="000C6BA1">
        <w:rPr>
          <w:rFonts w:ascii="Garamond" w:hAnsi="Garamond"/>
          <w:color w:val="000000" w:themeColor="text1"/>
        </w:rPr>
        <w:t xml:space="preserve">not </w:t>
      </w:r>
      <w:r w:rsidR="00FF23D4" w:rsidRPr="007E3B63">
        <w:rPr>
          <w:rFonts w:ascii="Garamond" w:hAnsi="Garamond"/>
          <w:color w:val="000000" w:themeColor="text1"/>
        </w:rPr>
        <w:t xml:space="preserve">finding </w:t>
      </w:r>
      <w:r w:rsidR="001A695A" w:rsidRPr="007E3B63">
        <w:rPr>
          <w:rFonts w:ascii="Garamond" w:hAnsi="Garamond"/>
          <w:color w:val="000000" w:themeColor="text1"/>
        </w:rPr>
        <w:t xml:space="preserve">greater male variability in personality </w:t>
      </w:r>
      <w:r w:rsidR="000C6BA1">
        <w:rPr>
          <w:rFonts w:ascii="Garamond" w:hAnsi="Garamond"/>
          <w:color w:val="000000" w:themeColor="text1"/>
        </w:rPr>
        <w:t xml:space="preserve">in animals </w:t>
      </w:r>
      <w:r w:rsidR="00FF23D4" w:rsidRPr="007E3B63">
        <w:rPr>
          <w:rFonts w:ascii="Garamond" w:hAnsi="Garamond"/>
          <w:color w:val="000000" w:themeColor="text1"/>
        </w:rPr>
        <w:t>is that</w:t>
      </w:r>
      <w:r w:rsidR="00FF23D4" w:rsidRPr="007E3B63" w:rsidDel="00FF23D4">
        <w:rPr>
          <w:rFonts w:ascii="Garamond" w:hAnsi="Garamond"/>
          <w:color w:val="000000" w:themeColor="text1"/>
        </w:rPr>
        <w:t xml:space="preserve"> </w:t>
      </w:r>
      <w:r w:rsidR="007B5710" w:rsidRPr="007E3B63">
        <w:rPr>
          <w:rFonts w:ascii="Garamond" w:hAnsi="Garamond"/>
          <w:color w:val="000000" w:themeColor="text1"/>
        </w:rPr>
        <w:t xml:space="preserve">many of the measures of </w:t>
      </w:r>
      <w:r w:rsidR="00FF23D4" w:rsidRPr="007E3B63">
        <w:rPr>
          <w:rFonts w:ascii="Garamond" w:hAnsi="Garamond"/>
          <w:color w:val="000000" w:themeColor="text1"/>
        </w:rPr>
        <w:t xml:space="preserve">personality </w:t>
      </w:r>
      <w:r w:rsidR="007B5710" w:rsidRPr="007E3B63">
        <w:rPr>
          <w:rFonts w:ascii="Garamond" w:hAnsi="Garamond"/>
          <w:color w:val="000000" w:themeColor="text1"/>
        </w:rPr>
        <w:t xml:space="preserve">involve behaviours </w:t>
      </w:r>
      <w:r w:rsidR="001A695A" w:rsidRPr="007E3B63">
        <w:rPr>
          <w:rFonts w:ascii="Garamond" w:hAnsi="Garamond"/>
          <w:color w:val="000000" w:themeColor="text1"/>
        </w:rPr>
        <w:t xml:space="preserve">that </w:t>
      </w:r>
      <w:r w:rsidR="007B5710" w:rsidRPr="007E3B63">
        <w:rPr>
          <w:rFonts w:ascii="Garamond" w:hAnsi="Garamond"/>
          <w:color w:val="000000" w:themeColor="text1"/>
        </w:rPr>
        <w:t xml:space="preserve">are </w:t>
      </w:r>
      <w:r w:rsidR="00AC2B93" w:rsidRPr="007E3B63">
        <w:rPr>
          <w:rFonts w:ascii="Garamond" w:hAnsi="Garamond"/>
          <w:color w:val="000000" w:themeColor="text1"/>
        </w:rPr>
        <w:t>likely to be under similar natural selection in both sexes</w:t>
      </w:r>
      <w:r w:rsidR="007B5710" w:rsidRPr="007E3B63">
        <w:rPr>
          <w:rFonts w:ascii="Garamond" w:hAnsi="Garamond"/>
          <w:color w:val="000000" w:themeColor="text1"/>
        </w:rPr>
        <w:t xml:space="preserve">. </w:t>
      </w:r>
      <w:r w:rsidR="00AC2B93" w:rsidRPr="007E3B63">
        <w:rPr>
          <w:rFonts w:ascii="Garamond" w:hAnsi="Garamond"/>
          <w:color w:val="000000" w:themeColor="text1"/>
        </w:rPr>
        <w:t>For example</w:t>
      </w:r>
      <w:r w:rsidR="001A695A" w:rsidRPr="007E3B63">
        <w:rPr>
          <w:rFonts w:ascii="Garamond" w:hAnsi="Garamond"/>
          <w:color w:val="000000" w:themeColor="text1"/>
        </w:rPr>
        <w:t>, many animal p</w:t>
      </w:r>
      <w:r w:rsidR="000C6F77" w:rsidRPr="007E3B63">
        <w:rPr>
          <w:rFonts w:ascii="Garamond" w:hAnsi="Garamond"/>
          <w:color w:val="000000" w:themeColor="text1"/>
        </w:rPr>
        <w:t xml:space="preserve">ersonality traits </w:t>
      </w:r>
      <w:r w:rsidR="00AC2B93" w:rsidRPr="007E3B63">
        <w:rPr>
          <w:rFonts w:ascii="Garamond" w:hAnsi="Garamond"/>
          <w:color w:val="000000" w:themeColor="text1"/>
        </w:rPr>
        <w:t>affect</w:t>
      </w:r>
      <w:r w:rsidR="000C6F77" w:rsidRPr="007E3B63">
        <w:rPr>
          <w:rFonts w:ascii="Garamond" w:hAnsi="Garamond"/>
          <w:color w:val="000000" w:themeColor="text1"/>
        </w:rPr>
        <w:t xml:space="preserve"> survival</w:t>
      </w:r>
      <w:r w:rsidR="001A695A" w:rsidRPr="007E3B63">
        <w:rPr>
          <w:rFonts w:ascii="Garamond" w:hAnsi="Garamond"/>
          <w:color w:val="000000" w:themeColor="text1"/>
        </w:rPr>
        <w:t xml:space="preserve">, notably </w:t>
      </w:r>
      <w:r w:rsidR="000C6BA1">
        <w:rPr>
          <w:rFonts w:ascii="Garamond" w:hAnsi="Garamond"/>
          <w:color w:val="000000" w:themeColor="text1"/>
        </w:rPr>
        <w:t xml:space="preserve">boldness, which is linked to </w:t>
      </w:r>
      <w:r w:rsidR="000C6F77" w:rsidRPr="007E3B63">
        <w:rPr>
          <w:rFonts w:ascii="Garamond" w:hAnsi="Garamond"/>
          <w:color w:val="000000" w:themeColor="text1"/>
        </w:rPr>
        <w:t>anti</w:t>
      </w:r>
      <w:r w:rsidR="001A695A" w:rsidRPr="007E3B63">
        <w:rPr>
          <w:rFonts w:ascii="Garamond" w:hAnsi="Garamond"/>
          <w:color w:val="000000" w:themeColor="text1"/>
        </w:rPr>
        <w:t>-</w:t>
      </w:r>
      <w:r w:rsidR="000C6F77" w:rsidRPr="007E3B63">
        <w:rPr>
          <w:rFonts w:ascii="Garamond" w:hAnsi="Garamond"/>
          <w:color w:val="000000" w:themeColor="text1"/>
        </w:rPr>
        <w:t>predator responses</w:t>
      </w:r>
      <w:r w:rsidR="000C6BA1">
        <w:rPr>
          <w:rFonts w:ascii="Garamond" w:hAnsi="Garamond"/>
          <w:color w:val="000000" w:themeColor="text1"/>
        </w:rPr>
        <w:t>,</w:t>
      </w:r>
      <w:r w:rsidR="001A695A" w:rsidRPr="007E3B63">
        <w:rPr>
          <w:rFonts w:ascii="Garamond" w:hAnsi="Garamond"/>
          <w:color w:val="000000" w:themeColor="text1"/>
        </w:rPr>
        <w:t xml:space="preserve"> and </w:t>
      </w:r>
      <w:r w:rsidR="000C6BA1" w:rsidRPr="007E3B63">
        <w:rPr>
          <w:rFonts w:ascii="Garamond" w:hAnsi="Garamond"/>
          <w:color w:val="000000" w:themeColor="text1"/>
        </w:rPr>
        <w:t>activity or exploration</w:t>
      </w:r>
      <w:r w:rsidR="000C6BA1">
        <w:rPr>
          <w:rFonts w:ascii="Garamond" w:hAnsi="Garamond"/>
          <w:color w:val="000000" w:themeColor="text1"/>
        </w:rPr>
        <w:t>, which is linked to foraging.</w:t>
      </w:r>
    </w:p>
    <w:p w14:paraId="41233495" w14:textId="677ABD1C" w:rsidR="00213A82" w:rsidRPr="007E3B63" w:rsidRDefault="00213A82" w:rsidP="001A695A">
      <w:pPr>
        <w:rPr>
          <w:rFonts w:ascii="Garamond" w:hAnsi="Garamond"/>
          <w:color w:val="000000" w:themeColor="text1"/>
        </w:rPr>
      </w:pPr>
    </w:p>
    <w:p w14:paraId="1EF152AF" w14:textId="21DC33EB" w:rsidR="007E3B63" w:rsidRPr="004720E8" w:rsidRDefault="00213A82" w:rsidP="004720E8">
      <w:pPr>
        <w:ind w:firstLine="720"/>
        <w:rPr>
          <w:rFonts w:ascii="Garamond" w:hAnsi="Garamond"/>
          <w:color w:val="000000" w:themeColor="text1"/>
        </w:rPr>
      </w:pPr>
      <w:r w:rsidRPr="007E3B63">
        <w:rPr>
          <w:rFonts w:ascii="Garamond" w:hAnsi="Garamond"/>
          <w:color w:val="000000" w:themeColor="text1"/>
        </w:rPr>
        <w:t xml:space="preserve">Of course, </w:t>
      </w:r>
      <w:r w:rsidR="00DC279B">
        <w:rPr>
          <w:rFonts w:ascii="Garamond" w:hAnsi="Garamond"/>
          <w:color w:val="000000" w:themeColor="text1"/>
        </w:rPr>
        <w:t>a lack of</w:t>
      </w:r>
      <w:r w:rsidRPr="007E3B63">
        <w:rPr>
          <w:rFonts w:ascii="Garamond" w:hAnsi="Garamond"/>
          <w:color w:val="000000" w:themeColor="text1"/>
        </w:rPr>
        <w:t xml:space="preserve"> evidence for greater male variability in animals for personality traits does not preclude biological factors contributing towards greater </w:t>
      </w:r>
      <w:r w:rsidR="00AC2B93" w:rsidRPr="007E3B63">
        <w:rPr>
          <w:rFonts w:ascii="Garamond" w:hAnsi="Garamond"/>
          <w:color w:val="000000" w:themeColor="text1"/>
        </w:rPr>
        <w:t xml:space="preserve">male </w:t>
      </w:r>
      <w:r w:rsidRPr="007E3B63">
        <w:rPr>
          <w:rFonts w:ascii="Garamond" w:hAnsi="Garamond"/>
          <w:color w:val="000000" w:themeColor="text1"/>
        </w:rPr>
        <w:t xml:space="preserve">variation in a range of behavioural and allied traits in </w:t>
      </w:r>
      <w:r w:rsidR="00AC2B93" w:rsidRPr="007E3B63">
        <w:rPr>
          <w:rFonts w:ascii="Garamond" w:hAnsi="Garamond"/>
          <w:color w:val="000000" w:themeColor="text1"/>
        </w:rPr>
        <w:t>humans</w:t>
      </w:r>
      <w:del w:id="353" w:author="Lauren Harrison" w:date="2020-09-26T15:02:00Z">
        <w:r w:rsidR="00B92ED8" w:rsidRPr="007E3B63" w:rsidDel="005B3BD4">
          <w:rPr>
            <w:rFonts w:ascii="Garamond" w:hAnsi="Garamond"/>
            <w:color w:val="000000" w:themeColor="text1"/>
          </w:rPr>
          <w:delText xml:space="preserve"> </w:delText>
        </w:r>
      </w:del>
      <w:r w:rsidR="00666FAC">
        <w:rPr>
          <w:rFonts w:ascii="Garamond" w:hAnsi="Garamond"/>
          <w:color w:val="000000" w:themeColor="text1"/>
        </w:rPr>
        <w:fldChar w:fldCharType="begin" w:fldLock="1"/>
      </w:r>
      <w:r w:rsidR="003B051B">
        <w:rPr>
          <w:rFonts w:ascii="Garamond" w:hAnsi="Garamond"/>
          <w:color w:val="000000" w:themeColor="text1"/>
        </w:rPr>
        <w:instrText>ADDIN CSL_CITATION {"citationItems":[{"id":"ITEM-1","itemData":{"DOI":"10.1016/j.cub.2018.09.018","ISSN":"09609822","PMID":"30458153","abstract":"Fundamental differences exist between males and females, encompassing anatomy, physiology, behaviour, and genetics. Such differences undoubtedly play a part in the well documented, yet poorly understood, disparity in disease susceptibility between the sexes. Although traditionally attributed to gonadal sex hormone effects, recent work has begun to shed more light on the contribution of genetics — and in particular the sex chromosomes — to these sexual dimorphisms. Here, we explore the accumulating evidence for a significant genetic component to mammalian sexual dimorphism through the paradigm of sex chromosome evolution. The differences between the extant X and Y chromosomes, at both a sequence and regulatory level, arose across 166 million years. A functional result of these differences is cell autonomous sexual dimorphism. By understanding the process that changed a pair of homologous ancestral autosomes into the extant mammalian X and Y, we believe it easier to consider the mechanisms that may contribute to hormone-independent male–female differences. We highlight key roles for genes with homologues present on both sex chromosomes, where the X-linked copy escapes X chromosome inactivation. Finally, we summarise current experimental paradigms and suggest areas for developments to further increase our understanding of cell autonomous sexual dimorphism in the context of health and disease. In this review, Snell and Turner provide an overview of the genetic basis of sexual dimorphisms in mammals and discuss models to disentangle the effects of hormones versus genes in differences between the sexes.","author":[{"dropping-particle":"","family":"Snell","given":"Daniel M.","non-dropping-particle":"","parse-names":false,"suffix":""},{"dropping-particle":"","family":"Turner","given":"James M.A.","non-dropping-particle":"","parse-names":false,"suffix":""}],"container-title":"Current Biology","id":"ITEM-1","issue":"22","issued":{"date-parts":[["2018"]]},"page":"R1313-R1324","publisher":"The Authors","title":"Sex Chromosome Effects on Male–Female Differences in Mammals","type":"article-journal","volume":"28"},"uris":["http://www.mendeley.com/documents/?uuid=cce6f0b4-2827-4e54-b6e8-5d0bd3e3c899"]}],"mendeley":{"formattedCitation":"&lt;sup&gt;48&lt;/sup&gt;","plainTextFormattedCitation":"48","previouslyFormattedCitation":"&lt;sup&gt;48&lt;/sup&gt;"},"properties":{"noteIndex":0},"schema":"https://github.com/citation-style-language/schema/raw/master/csl-citation.json"}</w:instrText>
      </w:r>
      <w:r w:rsidR="00666FAC">
        <w:rPr>
          <w:rFonts w:ascii="Garamond" w:hAnsi="Garamond"/>
          <w:color w:val="000000" w:themeColor="text1"/>
        </w:rPr>
        <w:fldChar w:fldCharType="separate"/>
      </w:r>
      <w:r w:rsidR="007A70A3" w:rsidRPr="007A70A3">
        <w:rPr>
          <w:rFonts w:ascii="Garamond" w:hAnsi="Garamond"/>
          <w:noProof/>
          <w:color w:val="000000" w:themeColor="text1"/>
          <w:vertAlign w:val="superscript"/>
        </w:rPr>
        <w:t>48</w:t>
      </w:r>
      <w:r w:rsidR="00666FAC">
        <w:rPr>
          <w:rFonts w:ascii="Garamond" w:hAnsi="Garamond"/>
          <w:color w:val="000000" w:themeColor="text1"/>
        </w:rPr>
        <w:fldChar w:fldCharType="end"/>
      </w:r>
      <w:r w:rsidRPr="007E3B63">
        <w:rPr>
          <w:rFonts w:ascii="Garamond" w:hAnsi="Garamond"/>
          <w:color w:val="000000" w:themeColor="text1"/>
        </w:rPr>
        <w:t>.</w:t>
      </w:r>
      <w:r w:rsidR="00F102AB" w:rsidRPr="007E3B63">
        <w:rPr>
          <w:rFonts w:ascii="Garamond" w:hAnsi="Garamond"/>
          <w:color w:val="000000" w:themeColor="text1"/>
        </w:rPr>
        <w:t xml:space="preserve"> Given that </w:t>
      </w:r>
      <w:r w:rsidR="007D2733" w:rsidRPr="007E3B63">
        <w:rPr>
          <w:rFonts w:ascii="Garamond" w:hAnsi="Garamond"/>
          <w:color w:val="000000" w:themeColor="text1"/>
        </w:rPr>
        <w:t>phylogen</w:t>
      </w:r>
      <w:r w:rsidR="00B92ED8" w:rsidRPr="007E3B63">
        <w:rPr>
          <w:rFonts w:ascii="Garamond" w:hAnsi="Garamond"/>
          <w:color w:val="000000" w:themeColor="text1"/>
        </w:rPr>
        <w:t>y</w:t>
      </w:r>
      <w:r w:rsidR="00A546C3">
        <w:rPr>
          <w:rFonts w:ascii="Garamond" w:hAnsi="Garamond"/>
          <w:color w:val="000000" w:themeColor="text1"/>
        </w:rPr>
        <w:t xml:space="preserve"> </w:t>
      </w:r>
      <w:r w:rsidR="007D2733" w:rsidRPr="007E3B63">
        <w:rPr>
          <w:rFonts w:ascii="Garamond" w:hAnsi="Garamond"/>
          <w:color w:val="000000" w:themeColor="text1"/>
        </w:rPr>
        <w:t>(</w:t>
      </w:r>
      <w:r w:rsidR="007D2733" w:rsidRPr="007E3B63">
        <w:rPr>
          <w:rFonts w:ascii="Garamond" w:hAnsi="Garamond"/>
          <w:i/>
          <w:color w:val="000000" w:themeColor="text1"/>
        </w:rPr>
        <w:t>I</w:t>
      </w:r>
      <w:r w:rsidR="007D2733" w:rsidRPr="007E3B63">
        <w:rPr>
          <w:rFonts w:ascii="Garamond" w:hAnsi="Garamond"/>
          <w:color w:val="000000" w:themeColor="text1"/>
          <w:vertAlign w:val="superscript"/>
        </w:rPr>
        <w:t>2</w:t>
      </w:r>
      <w:r w:rsidR="002A067B" w:rsidRPr="007E3B63">
        <w:rPr>
          <w:rFonts w:ascii="Garamond" w:hAnsi="Garamond"/>
          <w:color w:val="000000" w:themeColor="text1"/>
          <w:vertAlign w:val="subscript"/>
        </w:rPr>
        <w:t>p</w:t>
      </w:r>
      <w:r w:rsidR="007D2733" w:rsidRPr="007E3B63">
        <w:rPr>
          <w:rFonts w:ascii="Garamond" w:hAnsi="Garamond"/>
          <w:color w:val="000000" w:themeColor="text1"/>
          <w:vertAlign w:val="subscript"/>
        </w:rPr>
        <w:t>hylo</w:t>
      </w:r>
      <w:r w:rsidR="007D2733" w:rsidRPr="007E3B63">
        <w:rPr>
          <w:rFonts w:ascii="Garamond" w:hAnsi="Garamond"/>
          <w:color w:val="000000" w:themeColor="text1"/>
        </w:rPr>
        <w:t xml:space="preserve">) explained a large proportion of variance </w:t>
      </w:r>
      <w:r w:rsidR="00F102AB" w:rsidRPr="007E3B63">
        <w:rPr>
          <w:rFonts w:ascii="Garamond" w:hAnsi="Garamond"/>
          <w:color w:val="000000" w:themeColor="text1"/>
        </w:rPr>
        <w:t>in sex</w:t>
      </w:r>
      <w:r w:rsidR="00B92ED8" w:rsidRPr="007E3B63">
        <w:rPr>
          <w:rFonts w:ascii="Garamond" w:hAnsi="Garamond"/>
          <w:color w:val="000000" w:themeColor="text1"/>
        </w:rPr>
        <w:t>-</w:t>
      </w:r>
      <w:r w:rsidR="00F102AB" w:rsidRPr="007E3B63">
        <w:rPr>
          <w:rFonts w:ascii="Garamond" w:hAnsi="Garamond"/>
          <w:color w:val="000000" w:themeColor="text1"/>
        </w:rPr>
        <w:t xml:space="preserve">specific differences in </w:t>
      </w:r>
      <w:r w:rsidR="007D2733" w:rsidRPr="007E3B63">
        <w:rPr>
          <w:rFonts w:ascii="Garamond" w:hAnsi="Garamond"/>
          <w:color w:val="000000" w:themeColor="text1"/>
        </w:rPr>
        <w:t>personality variability</w:t>
      </w:r>
      <w:r w:rsidR="000C6F77" w:rsidRPr="007E3B63">
        <w:rPr>
          <w:rFonts w:ascii="Garamond" w:hAnsi="Garamond"/>
          <w:color w:val="000000" w:themeColor="text1"/>
        </w:rPr>
        <w:t xml:space="preserve"> in mammals</w:t>
      </w:r>
      <w:r w:rsidR="00F102AB" w:rsidRPr="007E3B63">
        <w:rPr>
          <w:rFonts w:ascii="Garamond" w:hAnsi="Garamond"/>
          <w:color w:val="000000" w:themeColor="text1"/>
        </w:rPr>
        <w:t xml:space="preserve"> it </w:t>
      </w:r>
      <w:r w:rsidR="00B92ED8" w:rsidRPr="007E3B63">
        <w:rPr>
          <w:rFonts w:ascii="Garamond" w:hAnsi="Garamond"/>
          <w:color w:val="000000" w:themeColor="text1"/>
        </w:rPr>
        <w:t>would</w:t>
      </w:r>
      <w:r w:rsidR="00F102AB" w:rsidRPr="007E3B63">
        <w:rPr>
          <w:rFonts w:ascii="Garamond" w:hAnsi="Garamond"/>
          <w:color w:val="000000" w:themeColor="text1"/>
        </w:rPr>
        <w:t xml:space="preserve"> be valuable to conduct a more focussed meta-analysis looking </w:t>
      </w:r>
      <w:r w:rsidR="00B92ED8" w:rsidRPr="007E3B63">
        <w:rPr>
          <w:rFonts w:ascii="Garamond" w:hAnsi="Garamond"/>
          <w:color w:val="000000" w:themeColor="text1"/>
        </w:rPr>
        <w:t xml:space="preserve">at </w:t>
      </w:r>
      <w:r w:rsidR="00F102AB" w:rsidRPr="007E3B63">
        <w:rPr>
          <w:rFonts w:ascii="Garamond" w:hAnsi="Garamond"/>
          <w:color w:val="000000" w:themeColor="text1"/>
        </w:rPr>
        <w:t>sex-specific variability in behaviour</w:t>
      </w:r>
      <w:r w:rsidR="00DC279B">
        <w:rPr>
          <w:rFonts w:ascii="Garamond" w:hAnsi="Garamond"/>
          <w:color w:val="000000" w:themeColor="text1"/>
        </w:rPr>
        <w:t xml:space="preserve"> </w:t>
      </w:r>
      <w:r w:rsidR="00F102AB" w:rsidRPr="007E3B63">
        <w:rPr>
          <w:rFonts w:ascii="Garamond" w:hAnsi="Garamond"/>
          <w:color w:val="000000" w:themeColor="text1"/>
        </w:rPr>
        <w:t xml:space="preserve">in primates. </w:t>
      </w:r>
      <w:r w:rsidR="00085555" w:rsidRPr="007E3B63">
        <w:rPr>
          <w:rFonts w:ascii="Garamond" w:hAnsi="Garamond"/>
          <w:color w:val="000000" w:themeColor="text1"/>
        </w:rPr>
        <w:t xml:space="preserve">Nonetheless, our findings </w:t>
      </w:r>
      <w:r w:rsidR="00DC279B">
        <w:rPr>
          <w:rFonts w:ascii="Garamond" w:hAnsi="Garamond"/>
          <w:color w:val="000000" w:themeColor="text1"/>
        </w:rPr>
        <w:t>for</w:t>
      </w:r>
      <w:r w:rsidR="00DC279B" w:rsidRPr="007E3B63">
        <w:rPr>
          <w:rFonts w:ascii="Garamond" w:hAnsi="Garamond"/>
          <w:color w:val="000000" w:themeColor="text1"/>
        </w:rPr>
        <w:t xml:space="preserve"> </w:t>
      </w:r>
      <w:r w:rsidR="00085555" w:rsidRPr="007E3B63">
        <w:rPr>
          <w:rFonts w:ascii="Garamond" w:hAnsi="Garamond"/>
          <w:color w:val="000000" w:themeColor="text1"/>
        </w:rPr>
        <w:t xml:space="preserve">animals, alongside </w:t>
      </w:r>
      <w:r w:rsidR="00DC279B">
        <w:rPr>
          <w:rFonts w:ascii="Garamond" w:hAnsi="Garamond"/>
          <w:color w:val="000000" w:themeColor="text1"/>
        </w:rPr>
        <w:t>the</w:t>
      </w:r>
      <w:r w:rsidR="00DC279B" w:rsidRPr="007E3B63">
        <w:rPr>
          <w:rFonts w:ascii="Garamond" w:hAnsi="Garamond"/>
          <w:color w:val="000000" w:themeColor="text1"/>
        </w:rPr>
        <w:t xml:space="preserve"> </w:t>
      </w:r>
      <w:r w:rsidR="00085555" w:rsidRPr="007E3B63">
        <w:rPr>
          <w:rFonts w:ascii="Garamond" w:hAnsi="Garamond"/>
          <w:color w:val="000000" w:themeColor="text1"/>
        </w:rPr>
        <w:t>weak evidence for greater male variability in other traits</w:t>
      </w:r>
      <w:del w:id="354" w:author="Lauren Harrison" w:date="2020-09-26T15:02:00Z">
        <w:r w:rsidR="00DD2E1D" w:rsidDel="005B3BD4">
          <w:rPr>
            <w:rFonts w:ascii="Garamond" w:hAnsi="Garamond"/>
            <w:color w:val="000000" w:themeColor="text1"/>
          </w:rPr>
          <w:delText xml:space="preserve"> </w:delText>
        </w:r>
      </w:del>
      <w:r w:rsidR="00DD2E1D">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meta-analysis","type":"article-journal","volume":"72"},"uris":["http://www.mendeley.com/documents/?uuid=94132fea-aed3-46a0-b2f0-b783927bd9eb"]},{"id":"ITEM-2","itemData":{"DOI":"10.1111/evo.12224","ISBN":"0014-3820","ISSN":"00143820","PMID":"24299417","abstract":"Sex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-2","issue":"12","issued":{"date-parts":[["2013"]]},"page":"3662-3668","title":"The variability is in the sex chromosomes","type":"article-journal","volume":"67"},"uris":["http://www.mendeley.com/documents/?uuid=48fc62fc-17a8-4c1b-8ebd-1292e83908c3"]},{"id":"ITEM-3","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-3","issued":{"date-parts":[["2020"]]},"page":"1-20","title":"Sex and Power: sexual dimorphism in trait variability and its eco-evolutionary and statistical implications","type":"article-journal"},"uris":["http://www.mendeley.com/documents/?uuid=62111e1b-cd55-426b-8855-53959b0c29f0"]}],"mendeley":{"formattedCitation":"&lt;sup&gt;17,19,20&lt;/sup&gt;","plainTextFormattedCitation":"17,19,20","previouslyFormattedCitation":"&lt;sup&gt;17,19,20&lt;/sup&gt;"},"properties":{"noteIndex":0},"schema":"https://github.com/citation-style-language/schema/raw/master/csl-citation.json"}</w:instrText>
      </w:r>
      <w:r w:rsidR="00DD2E1D">
        <w:rPr>
          <w:rFonts w:ascii="Garamond" w:hAnsi="Garamond"/>
          <w:color w:val="000000" w:themeColor="text1"/>
        </w:rPr>
        <w:fldChar w:fldCharType="separate"/>
      </w:r>
      <w:r w:rsidR="003A2BE2" w:rsidRPr="003A2BE2">
        <w:rPr>
          <w:rFonts w:ascii="Garamond" w:hAnsi="Garamond"/>
          <w:noProof/>
          <w:color w:val="000000" w:themeColor="text1"/>
          <w:vertAlign w:val="superscript"/>
        </w:rPr>
        <w:t>17,19,20</w:t>
      </w:r>
      <w:r w:rsidR="00DD2E1D">
        <w:rPr>
          <w:rFonts w:ascii="Garamond" w:hAnsi="Garamond"/>
          <w:color w:val="000000" w:themeColor="text1"/>
        </w:rPr>
        <w:fldChar w:fldCharType="end"/>
      </w:r>
      <w:r w:rsidR="009B585A">
        <w:rPr>
          <w:rFonts w:ascii="Garamond" w:hAnsi="Garamond"/>
          <w:color w:val="000000" w:themeColor="text1"/>
        </w:rPr>
        <w:t>,</w:t>
      </w:r>
      <w:r w:rsidR="00085555" w:rsidRPr="007E3B63">
        <w:rPr>
          <w:rFonts w:ascii="Garamond" w:hAnsi="Garamond"/>
          <w:color w:val="000000" w:themeColor="text1"/>
        </w:rPr>
        <w:t xml:space="preserve"> suggests that </w:t>
      </w:r>
      <w:r w:rsidR="00AC2B93" w:rsidRPr="007E3B63">
        <w:rPr>
          <w:rFonts w:ascii="Garamond" w:hAnsi="Garamond"/>
          <w:color w:val="000000" w:themeColor="text1"/>
        </w:rPr>
        <w:t>accepting</w:t>
      </w:r>
      <w:r w:rsidR="00B92ED8" w:rsidRPr="007E3B63">
        <w:rPr>
          <w:rFonts w:ascii="Garamond" w:hAnsi="Garamond"/>
          <w:color w:val="000000" w:themeColor="text1"/>
        </w:rPr>
        <w:t xml:space="preserve"> evolutionary explanation</w:t>
      </w:r>
      <w:r w:rsidR="00EE1752">
        <w:rPr>
          <w:rFonts w:ascii="Garamond" w:hAnsi="Garamond"/>
          <w:color w:val="000000" w:themeColor="text1"/>
        </w:rPr>
        <w:t>s</w:t>
      </w:r>
      <w:r w:rsidR="00B92ED8" w:rsidRPr="007E3B63">
        <w:rPr>
          <w:rFonts w:ascii="Garamond" w:hAnsi="Garamond"/>
          <w:color w:val="000000" w:themeColor="text1"/>
        </w:rPr>
        <w:t xml:space="preserve"> for</w:t>
      </w:r>
      <w:r w:rsidR="00085555" w:rsidRPr="007E3B63">
        <w:rPr>
          <w:rFonts w:ascii="Garamond" w:hAnsi="Garamond"/>
          <w:color w:val="000000" w:themeColor="text1"/>
        </w:rPr>
        <w:t xml:space="preserve"> greater behavioural variability in men than women</w:t>
      </w:r>
      <w:r w:rsidR="00B92ED8" w:rsidRPr="007E3B63">
        <w:rPr>
          <w:rFonts w:ascii="Garamond" w:hAnsi="Garamond"/>
          <w:color w:val="000000" w:themeColor="text1"/>
        </w:rPr>
        <w:t xml:space="preserve"> is premature</w:t>
      </w:r>
      <w:r w:rsidR="00085555" w:rsidRPr="007E3B63">
        <w:rPr>
          <w:rFonts w:ascii="Garamond" w:hAnsi="Garamond"/>
          <w:color w:val="000000" w:themeColor="text1"/>
        </w:rPr>
        <w:t>.</w:t>
      </w:r>
      <w:r w:rsidR="00B92ED8" w:rsidRPr="007E3B63">
        <w:rPr>
          <w:rFonts w:ascii="Garamond" w:hAnsi="Garamond"/>
          <w:color w:val="000000" w:themeColor="text1"/>
        </w:rPr>
        <w:t xml:space="preserve"> Greater attention needs to be paid to the possible role of social factors that might select for a wider range of developmental pathways in boys than girls </w:t>
      </w:r>
      <w:r w:rsidR="00DC279B">
        <w:rPr>
          <w:rFonts w:ascii="Garamond" w:hAnsi="Garamond"/>
          <w:color w:val="000000" w:themeColor="text1"/>
        </w:rPr>
        <w:t>yielding</w:t>
      </w:r>
      <w:r w:rsidR="00B92ED8" w:rsidRPr="007E3B63">
        <w:rPr>
          <w:rFonts w:ascii="Garamond" w:hAnsi="Garamond"/>
          <w:color w:val="000000" w:themeColor="text1"/>
        </w:rPr>
        <w:t xml:space="preserve"> greater </w:t>
      </w:r>
      <w:r w:rsidR="00DC279B" w:rsidRPr="007E3B63">
        <w:rPr>
          <w:rFonts w:ascii="Garamond" w:hAnsi="Garamond"/>
          <w:color w:val="000000" w:themeColor="text1"/>
        </w:rPr>
        <w:t>behaviour</w:t>
      </w:r>
      <w:r w:rsidR="00DC279B">
        <w:rPr>
          <w:rFonts w:ascii="Garamond" w:hAnsi="Garamond"/>
          <w:color w:val="000000" w:themeColor="text1"/>
        </w:rPr>
        <w:t>al</w:t>
      </w:r>
      <w:r w:rsidR="00DC279B" w:rsidRPr="007E3B63">
        <w:rPr>
          <w:rFonts w:ascii="Garamond" w:hAnsi="Garamond"/>
          <w:color w:val="000000" w:themeColor="text1"/>
        </w:rPr>
        <w:t xml:space="preserve"> </w:t>
      </w:r>
      <w:r w:rsidR="00B92ED8" w:rsidRPr="007E3B63">
        <w:rPr>
          <w:rFonts w:ascii="Garamond" w:hAnsi="Garamond"/>
          <w:color w:val="000000" w:themeColor="text1"/>
        </w:rPr>
        <w:t xml:space="preserve">variability in men than </w:t>
      </w:r>
      <w:r w:rsidR="00B92ED8" w:rsidRPr="001E26AB">
        <w:rPr>
          <w:rFonts w:ascii="Garamond" w:hAnsi="Garamond"/>
          <w:color w:val="000000" w:themeColor="text1"/>
        </w:rPr>
        <w:t>women</w:t>
      </w:r>
      <w:del w:id="355" w:author="Lauren Harrison" w:date="2020-09-26T15:02:00Z">
        <w:r w:rsidR="00B92ED8" w:rsidRPr="001E26AB" w:rsidDel="005B3BD4">
          <w:rPr>
            <w:rFonts w:ascii="Garamond" w:hAnsi="Garamond"/>
            <w:color w:val="000000" w:themeColor="text1"/>
          </w:rPr>
          <w:delText xml:space="preserve"> </w:delText>
        </w:r>
      </w:del>
      <w:r w:rsidR="005D3031" w:rsidRPr="001E26AB">
        <w:rPr>
          <w:rFonts w:ascii="Garamond" w:hAnsi="Garamond"/>
          <w:color w:val="000000" w:themeColor="text1"/>
        </w:rPr>
        <w:fldChar w:fldCharType="begin" w:fldLock="1"/>
      </w:r>
      <w:r w:rsidR="00723750">
        <w:rPr>
          <w:rFonts w:ascii="Garamond" w:hAnsi="Garamond"/>
          <w:color w:val="000000" w:themeColor="text1"/>
        </w:rPr>
        <w:instrText>ADDIN CSL_CITATION {"citationItems":[{"id":"ITEM-1","itemData":{"DOI":"10.1186/s40536-019-0070-9","ISSN":"21960739","abstract":"A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Education","id":"ITEM-1","issue":"1","issued":{"date-parts":[["2019"]]},"publisher":"Springer US","title":"Sex differences in variability across nations in reading, mathematics and science: a meta-analytic extension of Baye and Monseur (2016)","type":"article-journal","volume":"7"},"uris":["http://www.mendeley.com/documents/?uuid=5fde5dd3-4e27-4245-84fe-a2894652edd3"]}],"mendeley":{"formattedCitation":"&lt;sup&gt;5&lt;/sup&gt;","plainTextFormattedCitation":"5","previouslyFormattedCitation":"&lt;sup&gt;5&lt;/sup&gt;"},"properties":{"noteIndex":0},"schema":"https://github.com/citation-style-language/schema/raw/master/csl-citation.json"}</w:instrText>
      </w:r>
      <w:r w:rsidR="005D3031" w:rsidRPr="001E26AB">
        <w:rPr>
          <w:rFonts w:ascii="Garamond" w:hAnsi="Garamond"/>
          <w:color w:val="000000" w:themeColor="text1"/>
        </w:rPr>
        <w:fldChar w:fldCharType="separate"/>
      </w:r>
      <w:r w:rsidR="00723750" w:rsidRPr="00723750">
        <w:rPr>
          <w:rFonts w:ascii="Garamond" w:hAnsi="Garamond"/>
          <w:noProof/>
          <w:color w:val="000000" w:themeColor="text1"/>
          <w:vertAlign w:val="superscript"/>
        </w:rPr>
        <w:t>5</w:t>
      </w:r>
      <w:r w:rsidR="005D3031" w:rsidRPr="001E26AB">
        <w:rPr>
          <w:rFonts w:ascii="Garamond" w:hAnsi="Garamond"/>
          <w:color w:val="000000" w:themeColor="text1"/>
        </w:rPr>
        <w:fldChar w:fldCharType="end"/>
      </w:r>
      <w:r w:rsidR="00B92ED8" w:rsidRPr="001E26AB">
        <w:rPr>
          <w:rFonts w:ascii="Garamond" w:hAnsi="Garamond"/>
          <w:color w:val="000000" w:themeColor="text1"/>
        </w:rPr>
        <w:t>.</w:t>
      </w:r>
      <w:r w:rsidR="00B92ED8" w:rsidRPr="007E3B63">
        <w:rPr>
          <w:rFonts w:ascii="Garamond" w:hAnsi="Garamond"/>
          <w:color w:val="000000" w:themeColor="text1"/>
        </w:rPr>
        <w:t xml:space="preserve"> </w:t>
      </w:r>
      <w:r w:rsidR="007E3B63">
        <w:rPr>
          <w:rFonts w:ascii="Garamond" w:hAnsi="Garamond"/>
          <w:b/>
          <w:bCs/>
          <w:color w:val="000000" w:themeColor="text1"/>
        </w:rPr>
        <w:br w:type="page"/>
      </w:r>
    </w:p>
    <w:p w14:paraId="389FBCC9" w14:textId="77777777" w:rsidR="00DA2BB5" w:rsidRDefault="00DA2BB5" w:rsidP="00DA2BB5">
      <w:pPr>
        <w:rPr>
          <w:rFonts w:ascii="Garamond" w:hAnsi="Garamond"/>
        </w:rPr>
      </w:pPr>
      <w:r w:rsidRPr="00780052">
        <w:rPr>
          <w:rFonts w:ascii="Garamond" w:hAnsi="Garamond"/>
          <w:b/>
          <w:bCs/>
        </w:rPr>
        <w:lastRenderedPageBreak/>
        <w:t>Materials and Methods</w:t>
      </w:r>
    </w:p>
    <w:p w14:paraId="631A2EAE" w14:textId="77777777" w:rsidR="00DA2BB5" w:rsidRDefault="00DA2BB5" w:rsidP="00DA2BB5">
      <w:pPr>
        <w:rPr>
          <w:rFonts w:ascii="Garamond" w:hAnsi="Garamond"/>
        </w:rPr>
      </w:pPr>
    </w:p>
    <w:p w14:paraId="7E7DA3DF" w14:textId="4F3E13BF" w:rsidR="00DA2BB5" w:rsidRPr="00C62D9C" w:rsidRDefault="00DA2BB5" w:rsidP="00DA2BB5">
      <w:pPr>
        <w:rPr>
          <w:rFonts w:ascii="Garamond" w:hAnsi="Garamond"/>
        </w:rPr>
      </w:pPr>
      <w:r w:rsidRPr="00780052">
        <w:rPr>
          <w:rFonts w:ascii="Garamond" w:hAnsi="Garamond"/>
          <w:i/>
          <w:iCs/>
        </w:rPr>
        <w:t xml:space="preserve">Literature search and </w:t>
      </w:r>
      <w:r>
        <w:rPr>
          <w:rFonts w:ascii="Garamond" w:hAnsi="Garamond"/>
          <w:i/>
          <w:iCs/>
        </w:rPr>
        <w:t xml:space="preserve">data </w:t>
      </w:r>
      <w:r w:rsidRPr="00780052">
        <w:rPr>
          <w:rFonts w:ascii="Garamond" w:hAnsi="Garamond"/>
          <w:i/>
          <w:iCs/>
        </w:rPr>
        <w:t>collection</w:t>
      </w:r>
      <w:r w:rsidR="00733A60">
        <w:rPr>
          <w:rFonts w:ascii="Garamond" w:hAnsi="Garamond"/>
          <w:i/>
          <w:iCs/>
        </w:rPr>
        <w:t xml:space="preserve"> </w:t>
      </w:r>
    </w:p>
    <w:p w14:paraId="350499F9" w14:textId="77777777" w:rsidR="00DA2BB5" w:rsidRDefault="00DA2BB5" w:rsidP="00DA2BB5">
      <w:pPr>
        <w:rPr>
          <w:rFonts w:ascii="Garamond" w:hAnsi="Garamond"/>
        </w:rPr>
      </w:pPr>
    </w:p>
    <w:p w14:paraId="0C93B7F5" w14:textId="376AB46C" w:rsidR="00DA2BB5" w:rsidRDefault="00A04139" w:rsidP="00B85080">
      <w:pPr>
        <w:ind w:firstLine="720"/>
        <w:contextualSpacing/>
        <w:rPr>
          <w:rFonts w:ascii="Garamond" w:hAnsi="Garamond"/>
        </w:rPr>
      </w:pPr>
      <w:r>
        <w:rPr>
          <w:rFonts w:ascii="Garamond" w:hAnsi="Garamond"/>
        </w:rPr>
        <w:t xml:space="preserve">This </w:t>
      </w:r>
      <w:r w:rsidR="008F42B6">
        <w:rPr>
          <w:rFonts w:ascii="Garamond" w:hAnsi="Garamond"/>
        </w:rPr>
        <w:t>meta-analysis</w:t>
      </w:r>
      <w:r>
        <w:rPr>
          <w:rFonts w:ascii="Garamond" w:hAnsi="Garamond"/>
        </w:rPr>
        <w:t xml:space="preserve"> </w:t>
      </w:r>
      <w:r w:rsidR="007671E6">
        <w:rPr>
          <w:rFonts w:ascii="Garamond" w:hAnsi="Garamond"/>
        </w:rPr>
        <w:t>was</w:t>
      </w:r>
      <w:r>
        <w:rPr>
          <w:rFonts w:ascii="Garamond" w:hAnsi="Garamond"/>
        </w:rPr>
        <w:t xml:space="preserve"> pre-registered with the O</w:t>
      </w:r>
      <w:r w:rsidR="00C62D9C">
        <w:rPr>
          <w:rFonts w:ascii="Garamond" w:hAnsi="Garamond"/>
        </w:rPr>
        <w:t xml:space="preserve">pen </w:t>
      </w:r>
      <w:r>
        <w:rPr>
          <w:rFonts w:ascii="Garamond" w:hAnsi="Garamond"/>
        </w:rPr>
        <w:t>S</w:t>
      </w:r>
      <w:r w:rsidR="00C62D9C">
        <w:rPr>
          <w:rFonts w:ascii="Garamond" w:hAnsi="Garamond"/>
        </w:rPr>
        <w:t xml:space="preserve">cience </w:t>
      </w:r>
      <w:r>
        <w:rPr>
          <w:rFonts w:ascii="Garamond" w:hAnsi="Garamond"/>
        </w:rPr>
        <w:t>F</w:t>
      </w:r>
      <w:r w:rsidR="00C62D9C">
        <w:rPr>
          <w:rFonts w:ascii="Garamond" w:hAnsi="Garamond"/>
        </w:rPr>
        <w:t>oundation</w:t>
      </w:r>
      <w:r>
        <w:rPr>
          <w:rFonts w:ascii="Garamond" w:hAnsi="Garamond"/>
        </w:rPr>
        <w:t xml:space="preserve"> (OSF; study details available at</w:t>
      </w:r>
      <w:r w:rsidR="00B85080">
        <w:rPr>
          <w:rFonts w:ascii="Garamond" w:hAnsi="Garamond"/>
        </w:rPr>
        <w:t>:</w:t>
      </w:r>
      <w:r>
        <w:rPr>
          <w:rFonts w:ascii="Garamond" w:hAnsi="Garamond"/>
        </w:rPr>
        <w:t xml:space="preserve"> </w:t>
      </w:r>
      <w:hyperlink r:id="rId10" w:history="1">
        <w:r w:rsidR="00B85080" w:rsidRPr="00B85080">
          <w:rPr>
            <w:rStyle w:val="Hyperlink"/>
            <w:rFonts w:ascii="Garamond" w:hAnsi="Garamond"/>
            <w:color w:val="000000" w:themeColor="text1"/>
          </w:rPr>
          <w:t>https://osf.io/bwjyt/</w:t>
        </w:r>
      </w:hyperlink>
      <w:r>
        <w:rPr>
          <w:rFonts w:ascii="Garamond" w:hAnsi="Garamond"/>
        </w:rPr>
        <w:t>).</w:t>
      </w:r>
      <w:r w:rsidR="00B85080">
        <w:rPr>
          <w:rFonts w:ascii="Garamond" w:hAnsi="Garamond"/>
        </w:rPr>
        <w:t xml:space="preserve"> </w:t>
      </w:r>
      <w:r w:rsidR="00DA2BB5">
        <w:rPr>
          <w:rFonts w:ascii="Garamond" w:hAnsi="Garamond"/>
        </w:rPr>
        <w:t xml:space="preserve">We conducted a systematic search of </w:t>
      </w:r>
      <w:r w:rsidR="00DA2BB5" w:rsidRPr="00407717">
        <w:rPr>
          <w:rFonts w:ascii="Garamond" w:hAnsi="Garamond"/>
        </w:rPr>
        <w:t xml:space="preserve">the literature for empirical studies </w:t>
      </w:r>
      <w:r w:rsidR="00DA2BB5">
        <w:rPr>
          <w:rFonts w:ascii="Garamond" w:hAnsi="Garamond"/>
        </w:rPr>
        <w:t>of animals that quantify</w:t>
      </w:r>
      <w:r w:rsidR="00DA2BB5" w:rsidRPr="00407717">
        <w:rPr>
          <w:rFonts w:ascii="Garamond" w:hAnsi="Garamond"/>
        </w:rPr>
        <w:t xml:space="preserve"> personality traits</w:t>
      </w:r>
      <w:r w:rsidR="00DA2BB5">
        <w:rPr>
          <w:rFonts w:ascii="Garamond" w:hAnsi="Garamond"/>
        </w:rPr>
        <w:t xml:space="preserve">, which were categorised into five </w:t>
      </w:r>
      <w:r w:rsidR="00DA2BB5" w:rsidRPr="00BB22AF">
        <w:rPr>
          <w:rFonts w:ascii="Garamond" w:hAnsi="Garamond"/>
        </w:rPr>
        <w:t>types</w:t>
      </w:r>
      <w:r w:rsidR="00DA2BB5">
        <w:rPr>
          <w:rFonts w:ascii="Garamond" w:hAnsi="Garamond"/>
        </w:rPr>
        <w:t>:</w:t>
      </w:r>
      <w:r w:rsidR="00DA2BB5" w:rsidRPr="00BB22AF">
        <w:rPr>
          <w:rFonts w:ascii="Garamond" w:hAnsi="Garamond"/>
        </w:rPr>
        <w:t xml:space="preserve"> </w:t>
      </w:r>
      <w:r w:rsidR="00DA2BB5">
        <w:rPr>
          <w:rFonts w:ascii="Garamond" w:hAnsi="Garamond"/>
        </w:rPr>
        <w:t>‘b</w:t>
      </w:r>
      <w:r w:rsidR="00DA2BB5" w:rsidRPr="00BB22AF">
        <w:rPr>
          <w:rFonts w:ascii="Garamond" w:hAnsi="Garamond"/>
        </w:rPr>
        <w:t>oldness</w:t>
      </w:r>
      <w:r w:rsidR="00DA2BB5">
        <w:rPr>
          <w:rFonts w:ascii="Garamond" w:hAnsi="Garamond"/>
        </w:rPr>
        <w:t>’</w:t>
      </w:r>
      <w:r w:rsidR="00DA2BB5" w:rsidRPr="00BB22AF">
        <w:rPr>
          <w:rFonts w:ascii="Garamond" w:hAnsi="Garamond"/>
        </w:rPr>
        <w:t xml:space="preserve">, </w:t>
      </w:r>
      <w:r w:rsidR="00DA2BB5">
        <w:rPr>
          <w:rFonts w:ascii="Garamond" w:hAnsi="Garamond"/>
        </w:rPr>
        <w:t>‘a</w:t>
      </w:r>
      <w:r w:rsidR="00DA2BB5" w:rsidRPr="00BB22AF">
        <w:rPr>
          <w:rFonts w:ascii="Garamond" w:hAnsi="Garamond"/>
        </w:rPr>
        <w:t>ggression</w:t>
      </w:r>
      <w:r w:rsidR="00DA2BB5">
        <w:rPr>
          <w:rFonts w:ascii="Garamond" w:hAnsi="Garamond"/>
        </w:rPr>
        <w:t>’</w:t>
      </w:r>
      <w:r w:rsidR="00DA2BB5" w:rsidRPr="00BB22AF">
        <w:rPr>
          <w:rFonts w:ascii="Garamond" w:hAnsi="Garamond"/>
        </w:rPr>
        <w:t xml:space="preserve">, </w:t>
      </w:r>
      <w:r w:rsidR="00DA2BB5">
        <w:rPr>
          <w:rFonts w:ascii="Garamond" w:hAnsi="Garamond"/>
        </w:rPr>
        <w:t>‘a</w:t>
      </w:r>
      <w:r w:rsidR="00DA2BB5" w:rsidRPr="00BB22AF">
        <w:rPr>
          <w:rFonts w:ascii="Garamond" w:hAnsi="Garamond"/>
        </w:rPr>
        <w:t>ctivity</w:t>
      </w:r>
      <w:r w:rsidR="00DA2BB5">
        <w:rPr>
          <w:rFonts w:ascii="Garamond" w:hAnsi="Garamond"/>
        </w:rPr>
        <w:t>’</w:t>
      </w:r>
      <w:r w:rsidR="00DA2BB5" w:rsidRPr="00BB22AF">
        <w:rPr>
          <w:rFonts w:ascii="Garamond" w:hAnsi="Garamond"/>
        </w:rPr>
        <w:t xml:space="preserve">, </w:t>
      </w:r>
      <w:r w:rsidR="00DA2BB5">
        <w:rPr>
          <w:rFonts w:ascii="Garamond" w:hAnsi="Garamond"/>
        </w:rPr>
        <w:t>‘s</w:t>
      </w:r>
      <w:r w:rsidR="00DA2BB5" w:rsidRPr="00BB22AF">
        <w:rPr>
          <w:rFonts w:ascii="Garamond" w:hAnsi="Garamond"/>
        </w:rPr>
        <w:t>ociality</w:t>
      </w:r>
      <w:r w:rsidR="00DA2BB5">
        <w:rPr>
          <w:rFonts w:ascii="Garamond" w:hAnsi="Garamond"/>
        </w:rPr>
        <w:t>’</w:t>
      </w:r>
      <w:r w:rsidR="00DA2BB5" w:rsidRPr="00BB22AF">
        <w:rPr>
          <w:rFonts w:ascii="Garamond" w:hAnsi="Garamond"/>
        </w:rPr>
        <w:t xml:space="preserve"> and </w:t>
      </w:r>
      <w:r w:rsidR="00DA2BB5">
        <w:rPr>
          <w:rFonts w:ascii="Garamond" w:hAnsi="Garamond"/>
        </w:rPr>
        <w:t>‘e</w:t>
      </w:r>
      <w:r w:rsidR="00DA2BB5" w:rsidRPr="00BB22AF">
        <w:rPr>
          <w:rFonts w:ascii="Garamond" w:hAnsi="Garamond"/>
        </w:rPr>
        <w:t>xploration</w:t>
      </w:r>
      <w:r w:rsidR="00DA2BB5">
        <w:rPr>
          <w:rFonts w:ascii="Garamond" w:hAnsi="Garamond"/>
        </w:rPr>
        <w:t>’</w:t>
      </w:r>
      <w:del w:id="356" w:author="Lauren Harrison" w:date="2020-09-26T15:02:00Z">
        <w:r w:rsidR="00DA2BB5" w:rsidDel="005B3BD4">
          <w:rPr>
            <w:rFonts w:ascii="Garamond" w:hAnsi="Garamond"/>
          </w:rPr>
          <w:delText xml:space="preserve"> </w:delText>
        </w:r>
      </w:del>
      <w:ins w:id="357" w:author="Lauren Harrison" w:date="2020-09-26T14:45:00Z">
        <w:r w:rsidR="001416F9">
          <w:rPr>
            <w:rFonts w:ascii="Garamond" w:hAnsi="Garamond"/>
          </w:rPr>
          <w:fldChar w:fldCharType="begin" w:fldLock="1"/>
        </w:r>
      </w:ins>
      <w:r w:rsidR="003B051B">
        <w:rPr>
          <w:rFonts w:ascii="Garamond" w:hAnsi="Garamond"/>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Reviews","id":"ITEM-2","issue":"2","issued":{"date-parts":[["2007"]]},"note":"Personality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mendeley":{"formattedCitation":"&lt;sup&gt;22,49&lt;/sup&gt;","plainTextFormattedCitation":"22,49","previouslyFormattedCitation":"&lt;sup&gt;22,49&lt;/sup&gt;"},"properties":{"noteIndex":0},"schema":"https://github.com/citation-style-language/schema/raw/master/csl-citation.json"}</w:instrText>
      </w:r>
      <w:r w:rsidR="001416F9">
        <w:rPr>
          <w:rFonts w:ascii="Garamond" w:hAnsi="Garamond"/>
        </w:rPr>
        <w:fldChar w:fldCharType="separate"/>
      </w:r>
      <w:r w:rsidR="007A70A3" w:rsidRPr="007A70A3">
        <w:rPr>
          <w:rFonts w:ascii="Garamond" w:hAnsi="Garamond"/>
          <w:noProof/>
          <w:vertAlign w:val="superscript"/>
        </w:rPr>
        <w:t>22,49</w:t>
      </w:r>
      <w:ins w:id="358" w:author="Lauren Harrison" w:date="2020-09-26T14:45:00Z">
        <w:r w:rsidR="001416F9">
          <w:rPr>
            <w:rFonts w:ascii="Garamond" w:hAnsi="Garamond"/>
          </w:rPr>
          <w:fldChar w:fldCharType="end"/>
        </w:r>
      </w:ins>
      <w:del w:id="359" w:author="Lauren Harrison" w:date="2020-09-26T14:45:00Z">
        <w:r w:rsidR="00DA2BB5" w:rsidDel="001416F9">
          <w:rPr>
            <w:rFonts w:ascii="Garamond" w:hAnsi="Garamond"/>
          </w:rPr>
          <w:delText>(</w:delText>
        </w:r>
        <w:r w:rsidR="00DA2BB5" w:rsidRPr="00BB3A1D" w:rsidDel="001416F9">
          <w:rPr>
            <w:rFonts w:ascii="Garamond" w:hAnsi="Garamond"/>
            <w:noProof/>
          </w:rPr>
          <w:delText xml:space="preserve">Sih </w:delText>
        </w:r>
        <w:r w:rsidR="00DA2BB5" w:rsidRPr="00BB3A1D" w:rsidDel="001416F9">
          <w:rPr>
            <w:rFonts w:ascii="Garamond" w:hAnsi="Garamond"/>
            <w:i/>
            <w:noProof/>
          </w:rPr>
          <w:delText>et al.</w:delText>
        </w:r>
        <w:r w:rsidR="00DA2BB5" w:rsidRPr="00BB3A1D" w:rsidDel="001416F9">
          <w:rPr>
            <w:rFonts w:ascii="Garamond" w:hAnsi="Garamond"/>
            <w:noProof/>
          </w:rPr>
          <w:delText xml:space="preserve"> 2004; Réale </w:delText>
        </w:r>
        <w:r w:rsidR="00DA2BB5" w:rsidRPr="00BB3A1D" w:rsidDel="001416F9">
          <w:rPr>
            <w:rFonts w:ascii="Garamond" w:hAnsi="Garamond"/>
            <w:i/>
            <w:noProof/>
          </w:rPr>
          <w:delText>et al.</w:delText>
        </w:r>
        <w:r w:rsidR="00DA2BB5" w:rsidRPr="00BB3A1D" w:rsidDel="001416F9">
          <w:rPr>
            <w:rFonts w:ascii="Garamond" w:hAnsi="Garamond"/>
            <w:noProof/>
          </w:rPr>
          <w:delText xml:space="preserve"> 2007</w:delText>
        </w:r>
        <w:r w:rsidR="00DA2BB5" w:rsidDel="001416F9">
          <w:rPr>
            <w:rFonts w:ascii="Garamond" w:hAnsi="Garamond"/>
          </w:rPr>
          <w:delText>)</w:delText>
        </w:r>
      </w:del>
      <w:r w:rsidR="00DA2BB5">
        <w:rPr>
          <w:rFonts w:ascii="Garamond" w:hAnsi="Garamond"/>
        </w:rPr>
        <w:t xml:space="preserve">. We ran </w:t>
      </w:r>
      <w:r w:rsidR="00DA2BB5" w:rsidRPr="00AC6EE2">
        <w:rPr>
          <w:rFonts w:ascii="Garamond" w:hAnsi="Garamond"/>
        </w:rPr>
        <w:t>primary and secondary keyword search</w:t>
      </w:r>
      <w:r w:rsidR="00DA2BB5">
        <w:rPr>
          <w:rFonts w:ascii="Garamond" w:hAnsi="Garamond"/>
        </w:rPr>
        <w:t>es using the search strings shown in Supplementary Table S</w:t>
      </w:r>
      <w:r w:rsidR="00733A60">
        <w:rPr>
          <w:rFonts w:ascii="Garamond" w:hAnsi="Garamond"/>
        </w:rPr>
        <w:t>2</w:t>
      </w:r>
      <w:r w:rsidR="004803F1">
        <w:rPr>
          <w:rFonts w:ascii="Garamond" w:hAnsi="Garamond"/>
        </w:rPr>
        <w:t>5</w:t>
      </w:r>
      <w:r w:rsidR="00DA2BB5">
        <w:rPr>
          <w:rFonts w:ascii="Garamond" w:hAnsi="Garamond"/>
        </w:rPr>
        <w:t>.</w:t>
      </w:r>
      <w:r w:rsidR="00DA2BB5" w:rsidRPr="00537DAA">
        <w:rPr>
          <w:rFonts w:ascii="Garamond" w:hAnsi="Garamond"/>
        </w:rPr>
        <w:t xml:space="preserve"> </w:t>
      </w:r>
      <w:r w:rsidR="00DA2BB5">
        <w:rPr>
          <w:rFonts w:ascii="Garamond" w:hAnsi="Garamond"/>
        </w:rPr>
        <w:t>In the primary searches we looked for behavioural measures commonly used by those studying animal personality to quantify each of the five personality types, such as ‘hiding time’ as an index of boldness or ‘distance moved’ as an index of exploration</w:t>
      </w:r>
      <w:r w:rsidR="00DA2BB5">
        <w:rPr>
          <w:rFonts w:ascii="Garamond" w:hAnsi="Garamond"/>
        </w:rPr>
        <w:fldChar w:fldCharType="begin" w:fldLock="1"/>
      </w:r>
      <w:r w:rsidR="003B051B">
        <w:rPr>
          <w:rFonts w:ascii="Garamond" w:hAnsi="Garamond"/>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lt;sup&gt;22,49&lt;/sup&gt;","plainTextFormattedCitation":"22,49","previouslyFormattedCitation":"&lt;sup&gt;22,49&lt;/sup&gt;"},"properties":{"noteIndex":0},"schema":"https://github.com/citation-style-language/schema/raw/master/csl-citation.json"}</w:instrText>
      </w:r>
      <w:r w:rsidR="00DA2BB5">
        <w:rPr>
          <w:rFonts w:ascii="Garamond" w:hAnsi="Garamond"/>
        </w:rPr>
        <w:fldChar w:fldCharType="separate"/>
      </w:r>
      <w:r w:rsidR="007A70A3" w:rsidRPr="007A70A3">
        <w:rPr>
          <w:rFonts w:ascii="Garamond" w:hAnsi="Garamond"/>
          <w:noProof/>
          <w:vertAlign w:val="superscript"/>
        </w:rPr>
        <w:t>22,49</w:t>
      </w:r>
      <w:r w:rsidR="00DA2BB5">
        <w:rPr>
          <w:rFonts w:ascii="Garamond" w:hAnsi="Garamond"/>
        </w:rPr>
        <w:fldChar w:fldCharType="end"/>
      </w:r>
      <w:r w:rsidR="00DA2BB5">
        <w:rPr>
          <w:rFonts w:ascii="Garamond" w:hAnsi="Garamond"/>
        </w:rPr>
        <w:t>. Our secondary searches were designed to locate studies of ‘personality-like’ behaviours that were alternate measures of activity, aggression, boldness, exploration or sociality.</w:t>
      </w:r>
      <w:r w:rsidR="00DA2BB5" w:rsidRPr="00537DAA">
        <w:rPr>
          <w:rFonts w:ascii="Garamond" w:hAnsi="Garamond"/>
        </w:rPr>
        <w:t xml:space="preserve"> </w:t>
      </w:r>
      <w:r w:rsidR="00DA2BB5">
        <w:rPr>
          <w:rFonts w:ascii="Garamond" w:hAnsi="Garamond"/>
        </w:rPr>
        <w:t>We then conducted additional forward citation searches to include</w:t>
      </w:r>
      <w:r w:rsidR="00DA2BB5" w:rsidRPr="00AC6EE2">
        <w:rPr>
          <w:rFonts w:ascii="Garamond" w:hAnsi="Garamond"/>
        </w:rPr>
        <w:t xml:space="preserve"> </w:t>
      </w:r>
      <w:r w:rsidR="00DA2BB5">
        <w:rPr>
          <w:rFonts w:ascii="Garamond" w:hAnsi="Garamond"/>
        </w:rPr>
        <w:t>all</w:t>
      </w:r>
      <w:r w:rsidR="00DA2BB5" w:rsidRPr="00AC6EE2">
        <w:rPr>
          <w:rFonts w:ascii="Garamond" w:hAnsi="Garamond"/>
        </w:rPr>
        <w:t xml:space="preserve"> </w:t>
      </w:r>
      <w:r w:rsidR="00DA2BB5">
        <w:rPr>
          <w:rFonts w:ascii="Garamond" w:hAnsi="Garamond"/>
        </w:rPr>
        <w:t>articles</w:t>
      </w:r>
      <w:r w:rsidR="00DA2BB5" w:rsidRPr="00AC6EE2">
        <w:rPr>
          <w:rFonts w:ascii="Garamond" w:hAnsi="Garamond"/>
        </w:rPr>
        <w:t xml:space="preserve"> that </w:t>
      </w:r>
      <w:r w:rsidR="00DA2BB5">
        <w:rPr>
          <w:rFonts w:ascii="Garamond" w:hAnsi="Garamond"/>
        </w:rPr>
        <w:t xml:space="preserve">had </w:t>
      </w:r>
      <w:r w:rsidR="00DA2BB5" w:rsidRPr="00AC6EE2">
        <w:rPr>
          <w:rFonts w:ascii="Garamond" w:hAnsi="Garamond"/>
        </w:rPr>
        <w:t xml:space="preserve">cited </w:t>
      </w:r>
      <w:r w:rsidR="007671E6">
        <w:rPr>
          <w:rFonts w:ascii="Garamond" w:hAnsi="Garamond"/>
        </w:rPr>
        <w:t>any</w:t>
      </w:r>
      <w:r w:rsidR="007671E6" w:rsidRPr="00AC6EE2">
        <w:rPr>
          <w:rFonts w:ascii="Garamond" w:hAnsi="Garamond"/>
        </w:rPr>
        <w:t xml:space="preserve"> </w:t>
      </w:r>
      <w:r w:rsidR="00DA2BB5" w:rsidRPr="00AC6EE2">
        <w:rPr>
          <w:rFonts w:ascii="Garamond" w:hAnsi="Garamond"/>
        </w:rPr>
        <w:t xml:space="preserve">of </w:t>
      </w:r>
      <w:r w:rsidR="00DA2BB5">
        <w:rPr>
          <w:rFonts w:ascii="Garamond" w:hAnsi="Garamond"/>
        </w:rPr>
        <w:t>five influential reviews of animal personality</w:t>
      </w:r>
      <w:r w:rsidR="00DA2BB5">
        <w:rPr>
          <w:rFonts w:ascii="Garamond" w:hAnsi="Garamond"/>
        </w:rPr>
        <w:fldChar w:fldCharType="begin" w:fldLock="1"/>
      </w:r>
      <w:r w:rsidR="003B051B">
        <w:rPr>
          <w:rFonts w:ascii="Garamond" w:hAnsi="Garamond"/>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overview","type":"article-journal","volume":"19"},"uris":["http://www.mendeley.com/documents/?uuid=d985c37b-9c60-486d-8eaf-204e8ef39d01"]},{"id":"ITEM-2","itemData":{"DOI":"10.1111/j.1461-0248.2004.00618.x","ISBN":"0169-5347","ISSN":"1461023X","PMID":"1546","abstract":"The existence of 'animal personality', i.e. consistent individual differences in behaviour across time and contexts, is an evolutionary puzzle that has recently generated considerable research interest. Although social factors are generally considered to be important, it is as yet unclear how they might select for personality. Drawing from ecological niche theory, we explore how social conflict and alternative social options can be key factors in the evolution and development of consistent individual differences in behaviour. We discuss how animal personality research might benefit from insights into the study of alternative tactics and illustrate how selection can favour behavioural diversification and consistency due to fitness benefits resulting from conflict reduction among social partners. © 2010 Elsevier Ltd.","author":[{"dropping-particle":"","family":"Dall","given":"Sasha R X","non-dropping-particle":"","parse-names":false,"suffix":""},{"dropping-particle":"","family":"Houston","given":"Alasdair I.","non-dropping-particle":"","parse-names":false,"suffix":""},{"dropping-particle":"","family":"McNamara","given":"John M.","non-dropping-particle":"","parse-names":false,"suffix":""}],"container-title":"Ecology Letters","id":"ITEM-2","issue":"8","issued":{"date-parts":[["2004"]]},"page":"734-739","title":"The behavioural ecology of personality: Consistent individual differences from an adaptive perspective","type":"article-journal","volume":"7"},"uris":["http://www.mendeley.com/documents/?uuid=1281c839-5688-4592-ae9e-721bc0417bf2"]},{"id":"ITEM-3","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Reviews","id":"ITEM-3","issue":"2","issued":{"date-parts":[["2007"]]},"note":"Personality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-4","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Reviews","id":"ITEM-4","issue":"2","issued":{"date-parts":[["2010"]]},"page":"217-246","title":"Sexual selection and animal personality","type":"article-journal","volume":"85"},"uris":["http://www.mendeley.com/documents/?uuid=add096ae-05fb-4bf8-bc3e-6d85cf38e970"]},{"id":"ITEM-5","itemData":{"DOI":"10.1098/rstb.2010.0221","ISBN":"0962-8436","ISSN":"14712970","PMID":"21078647","abstract":"In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Sciences","id":"ITEM-5","issue":"1560","issued":{"date-parts":[["2010"]]},"note":"Key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lt;sup&gt;22,24,49–51&lt;/sup&gt;","plainTextFormattedCitation":"22,24,49–51","previouslyFormattedCitation":"&lt;sup&gt;22,24,49–51&lt;/sup&gt;"},"properties":{"noteIndex":0},"schema":"https://github.com/citation-style-language/schema/raw/master/csl-citation.json"}</w:instrText>
      </w:r>
      <w:r w:rsidR="00DA2BB5">
        <w:rPr>
          <w:rFonts w:ascii="Garamond" w:hAnsi="Garamond"/>
        </w:rPr>
        <w:fldChar w:fldCharType="separate"/>
      </w:r>
      <w:r w:rsidR="007A70A3" w:rsidRPr="007A70A3">
        <w:rPr>
          <w:rFonts w:ascii="Garamond" w:hAnsi="Garamond"/>
          <w:noProof/>
          <w:vertAlign w:val="superscript"/>
        </w:rPr>
        <w:t>22,24,49–51</w:t>
      </w:r>
      <w:r w:rsidR="00DA2BB5">
        <w:rPr>
          <w:rFonts w:ascii="Garamond" w:hAnsi="Garamond"/>
        </w:rPr>
        <w:fldChar w:fldCharType="end"/>
      </w:r>
      <w:r w:rsidR="00DA2BB5">
        <w:rPr>
          <w:rFonts w:ascii="Garamond" w:hAnsi="Garamond"/>
        </w:rPr>
        <w:t xml:space="preserve">. In all cases we searched for studies that collected data on both males and females so that the sexes could be compared </w:t>
      </w:r>
      <w:r w:rsidR="007671E6">
        <w:rPr>
          <w:rFonts w:ascii="Garamond" w:hAnsi="Garamond"/>
        </w:rPr>
        <w:t xml:space="preserve">for </w:t>
      </w:r>
      <w:r w:rsidR="00DA2BB5">
        <w:rPr>
          <w:rFonts w:ascii="Garamond" w:hAnsi="Garamond"/>
        </w:rPr>
        <w:t>data collected by the same researchers from the same population using equivalent methods.</w:t>
      </w:r>
      <w:r w:rsidR="00DA2BB5" w:rsidRPr="00B4557F">
        <w:rPr>
          <w:rFonts w:ascii="Garamond" w:hAnsi="Garamond"/>
        </w:rPr>
        <w:t xml:space="preserve"> </w:t>
      </w:r>
      <w:r w:rsidR="00DA2BB5">
        <w:rPr>
          <w:rFonts w:ascii="Garamond" w:hAnsi="Garamond"/>
        </w:rPr>
        <w:t>In total, we</w:t>
      </w:r>
      <w:r w:rsidR="00DA2BB5" w:rsidRPr="00AC6EE2">
        <w:rPr>
          <w:rFonts w:ascii="Garamond" w:hAnsi="Garamond"/>
        </w:rPr>
        <w:t xml:space="preserve"> collected </w:t>
      </w:r>
      <w:r w:rsidR="00DA2BB5">
        <w:rPr>
          <w:rFonts w:ascii="Garamond" w:hAnsi="Garamond"/>
        </w:rPr>
        <w:t>9,698</w:t>
      </w:r>
      <w:r w:rsidR="00DA2BB5" w:rsidRPr="00AC6EE2">
        <w:rPr>
          <w:rFonts w:ascii="Garamond" w:hAnsi="Garamond"/>
        </w:rPr>
        <w:t xml:space="preserve"> </w:t>
      </w:r>
      <w:r w:rsidR="00DA2BB5">
        <w:rPr>
          <w:rFonts w:ascii="Garamond" w:hAnsi="Garamond"/>
        </w:rPr>
        <w:t>records</w:t>
      </w:r>
      <w:r w:rsidR="00DA2BB5" w:rsidRPr="00AC6EE2">
        <w:rPr>
          <w:rFonts w:ascii="Garamond" w:hAnsi="Garamond"/>
        </w:rPr>
        <w:t xml:space="preserve"> from </w:t>
      </w:r>
      <w:r w:rsidR="00DA2BB5">
        <w:rPr>
          <w:rFonts w:ascii="Garamond" w:hAnsi="Garamond"/>
        </w:rPr>
        <w:t>the</w:t>
      </w:r>
      <w:r w:rsidR="00DA2BB5" w:rsidRPr="00AC6EE2">
        <w:rPr>
          <w:rFonts w:ascii="Garamond" w:hAnsi="Garamond"/>
        </w:rPr>
        <w:t xml:space="preserve"> </w:t>
      </w:r>
      <w:r w:rsidR="00DA2BB5" w:rsidRPr="00814634">
        <w:rPr>
          <w:rFonts w:ascii="Garamond" w:hAnsi="Garamond"/>
          <w:i/>
        </w:rPr>
        <w:t>ISI Web of Science</w:t>
      </w:r>
      <w:r w:rsidR="00DA2BB5" w:rsidRPr="00AC6EE2">
        <w:rPr>
          <w:rFonts w:ascii="Garamond" w:hAnsi="Garamond"/>
        </w:rPr>
        <w:t xml:space="preserve"> and </w:t>
      </w:r>
      <w:r w:rsidR="00DA2BB5" w:rsidRPr="00814634">
        <w:rPr>
          <w:rFonts w:ascii="Garamond" w:hAnsi="Garamond"/>
          <w:i/>
        </w:rPr>
        <w:t>SCOPUS</w:t>
      </w:r>
      <w:r w:rsidR="00DA2BB5">
        <w:rPr>
          <w:rFonts w:ascii="Garamond" w:hAnsi="Garamond"/>
        </w:rPr>
        <w:t xml:space="preserve"> </w:t>
      </w:r>
      <w:r w:rsidR="00DA2BB5" w:rsidRPr="00AC6EE2">
        <w:rPr>
          <w:rFonts w:ascii="Garamond" w:hAnsi="Garamond"/>
        </w:rPr>
        <w:t>databases</w:t>
      </w:r>
      <w:r w:rsidR="00DA2BB5">
        <w:rPr>
          <w:rFonts w:ascii="Garamond" w:hAnsi="Garamond"/>
        </w:rPr>
        <w:t xml:space="preserve"> on 11 December 2018.</w:t>
      </w:r>
      <w:r w:rsidR="00DA2BB5" w:rsidRPr="000F05DC">
        <w:rPr>
          <w:rFonts w:ascii="Garamond" w:hAnsi="Garamond"/>
        </w:rPr>
        <w:t xml:space="preserve"> </w:t>
      </w:r>
      <w:r w:rsidR="00DA2BB5">
        <w:rPr>
          <w:rFonts w:ascii="Garamond" w:hAnsi="Garamond"/>
        </w:rPr>
        <w:t xml:space="preserve">The </w:t>
      </w:r>
      <w:r w:rsidR="00DA2BB5" w:rsidRPr="00763764">
        <w:rPr>
          <w:rFonts w:ascii="Garamond" w:hAnsi="Garamond"/>
        </w:rPr>
        <w:t xml:space="preserve">PRISMA </w:t>
      </w:r>
      <w:r w:rsidR="00DA2BB5">
        <w:rPr>
          <w:rFonts w:ascii="Garamond" w:hAnsi="Garamond"/>
        </w:rPr>
        <w:t xml:space="preserve">diagram summarising our search protocol and the number of articles located using each search method is shown </w:t>
      </w:r>
      <w:r w:rsidR="00DA2BB5" w:rsidRPr="00763764">
        <w:rPr>
          <w:rFonts w:ascii="Garamond" w:hAnsi="Garamond"/>
        </w:rPr>
        <w:t>in Fig</w:t>
      </w:r>
      <w:r w:rsidR="001416F9">
        <w:rPr>
          <w:rFonts w:ascii="Garamond" w:hAnsi="Garamond"/>
        </w:rPr>
        <w:t>ure</w:t>
      </w:r>
      <w:r w:rsidR="00DA2BB5" w:rsidRPr="00763764">
        <w:rPr>
          <w:rFonts w:ascii="Garamond" w:hAnsi="Garamond"/>
        </w:rPr>
        <w:t xml:space="preserve"> </w:t>
      </w:r>
      <w:r w:rsidR="00DA2BB5">
        <w:rPr>
          <w:rFonts w:ascii="Garamond" w:hAnsi="Garamond"/>
        </w:rPr>
        <w:t>3.</w:t>
      </w:r>
      <w:r>
        <w:rPr>
          <w:rFonts w:ascii="Garamond" w:hAnsi="Garamond"/>
        </w:rPr>
        <w:t xml:space="preserve"> </w:t>
      </w:r>
    </w:p>
    <w:p w14:paraId="1A04E4F5" w14:textId="77777777" w:rsidR="00DA2BB5" w:rsidRDefault="00DA2BB5" w:rsidP="00DA2BB5">
      <w:pPr>
        <w:ind w:firstLine="720"/>
        <w:contextualSpacing/>
        <w:rPr>
          <w:rFonts w:ascii="Garamond" w:hAnsi="Garamond"/>
        </w:rPr>
      </w:pPr>
    </w:p>
    <w:p w14:paraId="48D05243" w14:textId="73B6B0E8" w:rsidR="00DA2BB5" w:rsidRPr="003D6309" w:rsidRDefault="00DA2BB5" w:rsidP="00DA2BB5">
      <w:pPr>
        <w:ind w:firstLine="720"/>
        <w:contextualSpacing/>
        <w:rPr>
          <w:rFonts w:ascii="Garamond" w:hAnsi="Garamond"/>
          <w:color w:val="FF0000"/>
        </w:rPr>
      </w:pPr>
      <w:r>
        <w:rPr>
          <w:rFonts w:ascii="Garamond" w:hAnsi="Garamond"/>
        </w:rPr>
        <w:t>After removing duplicates, 3,739 articles were available for title and abstract screening by LMH. Of these, 942 were excluded at the title/abstract screening stage because they were: a) duplicates (</w:t>
      </w:r>
      <w:r w:rsidRPr="002B41FA">
        <w:rPr>
          <w:rFonts w:ascii="Garamond" w:hAnsi="Garamond"/>
          <w:i/>
        </w:rPr>
        <w:t>n</w:t>
      </w:r>
      <w:r>
        <w:rPr>
          <w:rFonts w:ascii="Garamond" w:hAnsi="Garamond"/>
        </w:rPr>
        <w:t xml:space="preserve"> = 130), b) non-animal studies (</w:t>
      </w:r>
      <w:r w:rsidRPr="002B41FA">
        <w:rPr>
          <w:rFonts w:ascii="Garamond" w:hAnsi="Garamond"/>
          <w:i/>
        </w:rPr>
        <w:t>n</w:t>
      </w:r>
      <w:r>
        <w:rPr>
          <w:rFonts w:ascii="Garamond" w:hAnsi="Garamond"/>
        </w:rPr>
        <w:t xml:space="preserve"> = 256), c) reviews or non-empirical studies (</w:t>
      </w:r>
      <w:r w:rsidRPr="002B41FA">
        <w:rPr>
          <w:rFonts w:ascii="Garamond" w:hAnsi="Garamond"/>
          <w:i/>
        </w:rPr>
        <w:t>n</w:t>
      </w:r>
      <w:r>
        <w:rPr>
          <w:rFonts w:ascii="Garamond" w:hAnsi="Garamond"/>
        </w:rPr>
        <w:t xml:space="preserve"> = 516), d) not in English (</w:t>
      </w:r>
      <w:r w:rsidRPr="002B41FA">
        <w:rPr>
          <w:rFonts w:ascii="Garamond" w:hAnsi="Garamond"/>
          <w:i/>
        </w:rPr>
        <w:t>n</w:t>
      </w:r>
      <w:r>
        <w:rPr>
          <w:rFonts w:ascii="Garamond" w:hAnsi="Garamond"/>
        </w:rPr>
        <w:t xml:space="preserve"> = 8), or e) inaccessible (</w:t>
      </w:r>
      <w:r w:rsidRPr="002B41FA">
        <w:rPr>
          <w:rFonts w:ascii="Garamond" w:hAnsi="Garamond"/>
          <w:i/>
        </w:rPr>
        <w:t>n</w:t>
      </w:r>
      <w:r>
        <w:rPr>
          <w:rFonts w:ascii="Garamond" w:hAnsi="Garamond"/>
        </w:rPr>
        <w:t xml:space="preserve"> = 32). We then carried out a full-text screening of the remaining 2,797 articles. We included articles in the final dataset only if they provided raw </w:t>
      </w:r>
      <w:r w:rsidRPr="00407717">
        <w:rPr>
          <w:rFonts w:ascii="Garamond" w:hAnsi="Garamond"/>
        </w:rPr>
        <w:t>mean</w:t>
      </w:r>
      <w:r>
        <w:rPr>
          <w:rFonts w:ascii="Garamond" w:hAnsi="Garamond"/>
        </w:rPr>
        <w:t>s</w:t>
      </w:r>
      <w:r w:rsidR="00181714">
        <w:rPr>
          <w:rFonts w:ascii="Garamond" w:hAnsi="Garamond"/>
        </w:rPr>
        <w:t>,</w:t>
      </w:r>
      <w:r w:rsidRPr="00407717">
        <w:rPr>
          <w:rFonts w:ascii="Garamond" w:hAnsi="Garamond"/>
        </w:rPr>
        <w:t xml:space="preserve"> </w:t>
      </w:r>
      <w:r>
        <w:rPr>
          <w:rFonts w:ascii="Garamond" w:hAnsi="Garamond"/>
        </w:rPr>
        <w:t>variances (i.e. standard error or standard deviation)</w:t>
      </w:r>
      <w:r w:rsidRPr="00407717">
        <w:rPr>
          <w:rFonts w:ascii="Garamond" w:hAnsi="Garamond"/>
        </w:rPr>
        <w:t xml:space="preserve"> </w:t>
      </w:r>
      <w:r w:rsidR="00181714">
        <w:rPr>
          <w:rFonts w:ascii="Garamond" w:hAnsi="Garamond"/>
        </w:rPr>
        <w:t xml:space="preserve">and sample sizes </w:t>
      </w:r>
      <w:r>
        <w:rPr>
          <w:rFonts w:ascii="Garamond" w:hAnsi="Garamond"/>
        </w:rPr>
        <w:t xml:space="preserve">for behavioural measures of personality for both </w:t>
      </w:r>
      <w:r w:rsidR="007671E6">
        <w:rPr>
          <w:rFonts w:ascii="Garamond" w:hAnsi="Garamond"/>
        </w:rPr>
        <w:t>sexes</w:t>
      </w:r>
      <w:r>
        <w:rPr>
          <w:rFonts w:ascii="Garamond" w:hAnsi="Garamond"/>
        </w:rPr>
        <w:t>. Raw summary statistics are required to calculate variance-based effect sizes, which also provide greater opportunities to control for sources of non-</w:t>
      </w:r>
      <w:r w:rsidRPr="003F104D">
        <w:rPr>
          <w:rFonts w:ascii="Garamond" w:hAnsi="Garamond"/>
        </w:rPr>
        <w:t>independence</w:t>
      </w:r>
      <w:del w:id="360" w:author="Lauren Harrison" w:date="2020-09-26T15:01:00Z">
        <w:r w:rsidRPr="003F104D" w:rsidDel="005B3BD4">
          <w:rPr>
            <w:rFonts w:ascii="Garamond" w:hAnsi="Garamond"/>
          </w:rPr>
          <w:delText xml:space="preserve"> </w:delText>
        </w:r>
      </w:del>
      <w:r w:rsidRPr="003F104D">
        <w:rPr>
          <w:rFonts w:ascii="Garamond" w:eastAsiaTheme="minorEastAsia" w:hAnsi="Garamond"/>
          <w:noProof/>
          <w:rPrChange w:id="361" w:author="Lauren Harrison" w:date="2020-09-26T14:39:00Z">
            <w:rPr>
              <w:rFonts w:ascii="Garamond" w:eastAsiaTheme="minorEastAsia" w:hAnsi="Garamond"/>
              <w:noProof/>
              <w:highlight w:val="cyan"/>
            </w:rPr>
          </w:rPrChange>
        </w:rPr>
        <w:fldChar w:fldCharType="begin" w:fldLock="1"/>
      </w:r>
      <w:r w:rsidR="003B051B">
        <w:rPr>
          <w:rFonts w:ascii="Garamond" w:eastAsiaTheme="minorEastAsia" w:hAnsi="Garamond"/>
          <w:noProof/>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beyond","type":"article-journal","volume":"6"},"uris":["http://www.mendeley.com/documents/?uuid=684d65b2-7f00-4936-a486-1031f7621779"]},{"id":"ITEM-2","itemData":{"DOI":"10.1111/mec.14031","ISSN":"1365294X","abstract":"Meta-analysis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Ecology","id":"ITEM-2","issued":{"date-parts":[["2017"]]},"page":"2410-2425","title":"Nonindependence and sensitivity analyses in ecological and evolutionary meta-analyses","type":"article-journal"},"uris":["http://www.mendeley.com/documents/?uuid=c85604ff-260e-4fa6-b429-6c5ec6f7f994"]}],"mendeley":{"formattedCitation":"&lt;sup&gt;52,53&lt;/sup&gt;","plainTextFormattedCitation":"52,53","previouslyFormattedCitation":"&lt;sup&gt;52,53&lt;/sup&gt;"},"properties":{"noteIndex":0},"schema":"https://github.com/citation-style-language/schema/raw/master/csl-citation.json"}</w:instrText>
      </w:r>
      <w:r w:rsidRPr="003F104D">
        <w:rPr>
          <w:rFonts w:ascii="Garamond" w:eastAsiaTheme="minorEastAsia" w:hAnsi="Garamond"/>
          <w:noProof/>
          <w:rPrChange w:id="362" w:author="Lauren Harrison" w:date="2020-09-26T14:39:00Z">
            <w:rPr>
              <w:rFonts w:ascii="Garamond" w:eastAsiaTheme="minorEastAsia" w:hAnsi="Garamond"/>
              <w:noProof/>
              <w:highlight w:val="cyan"/>
            </w:rPr>
          </w:rPrChange>
        </w:rPr>
        <w:fldChar w:fldCharType="separate"/>
      </w:r>
      <w:r w:rsidR="007A70A3" w:rsidRPr="007A70A3">
        <w:rPr>
          <w:rFonts w:ascii="Garamond" w:eastAsiaTheme="minorEastAsia" w:hAnsi="Garamond"/>
          <w:noProof/>
          <w:vertAlign w:val="superscript"/>
        </w:rPr>
        <w:t>52,53</w:t>
      </w:r>
      <w:r w:rsidRPr="003F104D">
        <w:rPr>
          <w:rFonts w:ascii="Garamond" w:eastAsiaTheme="minorEastAsia" w:hAnsi="Garamond"/>
          <w:noProof/>
          <w:rPrChange w:id="363" w:author="Lauren Harrison" w:date="2020-09-26T14:39:00Z">
            <w:rPr>
              <w:rFonts w:ascii="Garamond" w:eastAsiaTheme="minorEastAsia" w:hAnsi="Garamond"/>
              <w:noProof/>
              <w:highlight w:val="cyan"/>
            </w:rPr>
          </w:rPrChange>
        </w:rPr>
        <w:fldChar w:fldCharType="end"/>
      </w:r>
      <w:r w:rsidRPr="003F104D">
        <w:rPr>
          <w:rFonts w:ascii="Garamond" w:hAnsi="Garamond"/>
        </w:rPr>
        <w:t>.</w:t>
      </w:r>
      <w:r w:rsidR="00F871B4">
        <w:rPr>
          <w:rFonts w:ascii="Garamond" w:hAnsi="Garamond"/>
        </w:rPr>
        <w:t xml:space="preserve"> </w:t>
      </w:r>
      <w:r>
        <w:rPr>
          <w:rFonts w:ascii="Garamond" w:hAnsi="Garamond"/>
        </w:rPr>
        <w:t xml:space="preserve">Consequently, studies that only report principle components or </w:t>
      </w:r>
      <w:r w:rsidRPr="00407717">
        <w:rPr>
          <w:rFonts w:ascii="Garamond" w:hAnsi="Garamond"/>
        </w:rPr>
        <w:t>factor loadings</w:t>
      </w:r>
      <w:r>
        <w:rPr>
          <w:rFonts w:ascii="Garamond" w:hAnsi="Garamond"/>
        </w:rPr>
        <w:t xml:space="preserve"> were</w:t>
      </w:r>
      <w:r w:rsidRPr="00407717">
        <w:rPr>
          <w:rFonts w:ascii="Garamond" w:hAnsi="Garamond"/>
        </w:rPr>
        <w:t xml:space="preserve"> excluded </w:t>
      </w:r>
      <w:ins w:id="364" w:author="Lauren Harrison" w:date="2020-09-26T14:42:00Z">
        <w:r w:rsidR="00654463">
          <w:rPr>
            <w:rFonts w:ascii="Garamond" w:hAnsi="Garamond"/>
          </w:rPr>
          <w:t>(e.g.</w:t>
        </w:r>
      </w:ins>
      <w:r>
        <w:rPr>
          <w:rFonts w:ascii="Garamond" w:hAnsi="Garamond"/>
        </w:rPr>
        <w:fldChar w:fldCharType="begin" w:fldLock="1"/>
      </w:r>
      <w:r w:rsidR="007A70A3">
        <w:rPr>
          <w:rFonts w:ascii="Garamond" w:hAnsi="Garamond"/>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sup&gt;20&lt;/sup&gt;","plainTextFormattedCitation":"20","previouslyFormattedCitation":"&lt;sup&gt;20&lt;/sup&gt;"},"properties":{"noteIndex":0},"schema":"https://github.com/citation-style-language/schema/raw/master/csl-citation.json"}</w:instrText>
      </w:r>
      <w:r>
        <w:rPr>
          <w:rFonts w:ascii="Garamond" w:hAnsi="Garamond"/>
        </w:rPr>
        <w:fldChar w:fldCharType="separate"/>
      </w:r>
      <w:r w:rsidR="003A2BE2" w:rsidRPr="003A2BE2">
        <w:rPr>
          <w:rFonts w:ascii="Garamond" w:hAnsi="Garamond"/>
          <w:noProof/>
          <w:vertAlign w:val="superscript"/>
        </w:rPr>
        <w:t>20</w:t>
      </w:r>
      <w:r>
        <w:rPr>
          <w:rFonts w:ascii="Garamond" w:hAnsi="Garamond"/>
        </w:rPr>
        <w:fldChar w:fldCharType="end"/>
      </w:r>
      <w:ins w:id="365" w:author="Lauren Harrison" w:date="2020-09-26T14:42:00Z">
        <w:r w:rsidR="00654463">
          <w:rPr>
            <w:rFonts w:ascii="Garamond" w:hAnsi="Garamond"/>
          </w:rPr>
          <w:t>)</w:t>
        </w:r>
      </w:ins>
      <w:r>
        <w:rPr>
          <w:rFonts w:ascii="Garamond" w:hAnsi="Garamond"/>
        </w:rPr>
        <w:t>. We excluded articles during full-text screening using the following criteria: 1) it was not a personality study (i.e. reported a behaviour that could not be assigned to any of the ‘Big Five’ categories, e.g. ‘social node position’), 2) the study was on domesticated or agricultural animals, 3) the study did not report separate data for males and females (i.e. the study was on hermaphrodites, clones or gynandromorphs; or data from both sexes were combined; or only one sex was measured; or data was only reported for one sex), or 4) data were unsuitable/missing (i.e. raw data was missing, missing sample sizes, sampling error type was not reported, or mean of one sex was zero leading to effect size calculation issues) (</w:t>
      </w:r>
      <w:del w:id="366" w:author="Lauren Harrison" w:date="2020-09-26T14:46:00Z">
        <w:r w:rsidDel="00D071CB">
          <w:rPr>
            <w:rFonts w:ascii="Garamond" w:hAnsi="Garamond"/>
          </w:rPr>
          <w:delText>see</w:delText>
        </w:r>
        <w:r w:rsidRPr="00763764" w:rsidDel="00D071CB">
          <w:rPr>
            <w:rFonts w:ascii="Garamond" w:hAnsi="Garamond"/>
          </w:rPr>
          <w:delText xml:space="preserve"> </w:delText>
        </w:r>
      </w:del>
      <w:r w:rsidRPr="00763764">
        <w:rPr>
          <w:rFonts w:ascii="Garamond" w:hAnsi="Garamond"/>
        </w:rPr>
        <w:t xml:space="preserve">Figure </w:t>
      </w:r>
      <w:r>
        <w:rPr>
          <w:rFonts w:ascii="Garamond" w:hAnsi="Garamond"/>
        </w:rPr>
        <w:t xml:space="preserve">3 and Supplementary Material). </w:t>
      </w:r>
      <w:r w:rsidR="004803F1">
        <w:rPr>
          <w:rFonts w:ascii="Garamond" w:hAnsi="Garamond"/>
        </w:rPr>
        <w:t>Recently, there has been a push for stricter definitions of personalities in animal behaviour studies</w:t>
      </w:r>
      <w:del w:id="367" w:author="Lauren Harrison" w:date="2020-09-26T14:41:00Z">
        <w:r w:rsidR="004803F1" w:rsidDel="003F104D">
          <w:rPr>
            <w:rFonts w:ascii="Garamond" w:hAnsi="Garamond"/>
          </w:rPr>
          <w:delText xml:space="preserve"> </w:delText>
        </w:r>
      </w:del>
      <w:r w:rsidR="004803F1">
        <w:rPr>
          <w:rFonts w:ascii="Garamond" w:hAnsi="Garamond"/>
        </w:rPr>
        <w:fldChar w:fldCharType="begin" w:fldLock="1"/>
      </w:r>
      <w:r w:rsidR="003B051B">
        <w:rPr>
          <w:rFonts w:ascii="Garamond" w:hAnsi="Garamond"/>
        </w:rPr>
        <w:instrText>ADDIN CSL_CITATION {"citationItems":[{"id":"ITEM-1","itemData":{"DOI":"10.1111/eth.13082","ISSN":"14390310","author":[{"dropping-particle":"","family":"Dingemanse","given":"Niels J.","non-dropping-particle":"","parse-names":false,"suffix":""},{"dropping-particle":"","family":"Wright","given":"Jonathan","non-dropping-particle":"","parse-names":false,"suffix":""}],"container-title":"Ethology","id":"ITEM-1","issue":"9","issued":{"date-parts":[["2020"]]},"page":"865-869","title":"Criteria for acceptable studies of animal personality and behavioural syndromes","type":"article-journal","volume":"126"},"uris":["http://www.mendeley.com/documents/?uuid=2201a2f4-2e63-48c5-93b5-5da9c7ce02ce"]}],"mendeley":{"formattedCitation":"&lt;sup&gt;54&lt;/sup&gt;","plainTextFormattedCitation":"54","previouslyFormattedCitation":"&lt;sup&gt;54&lt;/sup&gt;"},"properties":{"noteIndex":0},"schema":"https://github.com/citation-style-language/schema/raw/master/csl-citation.json"}</w:instrText>
      </w:r>
      <w:r w:rsidR="004803F1">
        <w:rPr>
          <w:rFonts w:ascii="Garamond" w:hAnsi="Garamond"/>
        </w:rPr>
        <w:fldChar w:fldCharType="separate"/>
      </w:r>
      <w:r w:rsidR="007A70A3" w:rsidRPr="007A70A3">
        <w:rPr>
          <w:rFonts w:ascii="Garamond" w:hAnsi="Garamond"/>
          <w:noProof/>
          <w:vertAlign w:val="superscript"/>
        </w:rPr>
        <w:t>54</w:t>
      </w:r>
      <w:r w:rsidR="004803F1">
        <w:rPr>
          <w:rFonts w:ascii="Garamond" w:hAnsi="Garamond"/>
        </w:rPr>
        <w:fldChar w:fldCharType="end"/>
      </w:r>
      <w:r w:rsidR="004803F1">
        <w:rPr>
          <w:rFonts w:ascii="Garamond" w:hAnsi="Garamond"/>
        </w:rPr>
        <w:t xml:space="preserve">. </w:t>
      </w:r>
      <w:r>
        <w:rPr>
          <w:rFonts w:ascii="Garamond" w:hAnsi="Garamond"/>
        </w:rPr>
        <w:t>By definition, personality traits are repeatable</w:t>
      </w:r>
      <w:del w:id="368" w:author="Lauren Harrison" w:date="2020-09-26T14:41:00Z">
        <w:r w:rsidDel="003F104D">
          <w:rPr>
            <w:rFonts w:ascii="Garamond" w:hAnsi="Garamond"/>
          </w:rPr>
          <w:delText xml:space="preserve"> </w:delText>
        </w:r>
      </w:del>
      <w:ins w:id="369" w:author="Lauren Harrison" w:date="2020-09-26T14:40:00Z">
        <w:r w:rsidR="003F104D">
          <w:rPr>
            <w:rFonts w:ascii="Garamond" w:hAnsi="Garamond"/>
          </w:rPr>
          <w:fldChar w:fldCharType="begin" w:fldLock="1"/>
        </w:r>
      </w:ins>
      <w:r w:rsidR="003B051B">
        <w:rPr>
          <w:rFonts w:ascii="Garamond" w:hAnsi="Garamond"/>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mendeley":{"formattedCitation":"&lt;sup&gt;49&lt;/sup&gt;","plainTextFormattedCitation":"49","previouslyFormattedCitation":"&lt;sup&gt;49&lt;/sup&gt;"},"properties":{"noteIndex":0},"schema":"https://github.com/citation-style-language/schema/raw/master/csl-citation.json"}</w:instrText>
      </w:r>
      <w:r w:rsidR="003F104D">
        <w:rPr>
          <w:rFonts w:ascii="Garamond" w:hAnsi="Garamond"/>
        </w:rPr>
        <w:fldChar w:fldCharType="separate"/>
      </w:r>
      <w:r w:rsidR="007A70A3" w:rsidRPr="007A70A3">
        <w:rPr>
          <w:rFonts w:ascii="Garamond" w:hAnsi="Garamond"/>
          <w:noProof/>
          <w:vertAlign w:val="superscript"/>
        </w:rPr>
        <w:t>49</w:t>
      </w:r>
      <w:ins w:id="370" w:author="Lauren Harrison" w:date="2020-09-26T14:40:00Z">
        <w:r w:rsidR="003F104D">
          <w:rPr>
            <w:rFonts w:ascii="Garamond" w:hAnsi="Garamond"/>
          </w:rPr>
          <w:fldChar w:fldCharType="end"/>
        </w:r>
      </w:ins>
      <w:del w:id="371" w:author="Lauren Harrison" w:date="2020-09-26T14:40:00Z">
        <w:r w:rsidDel="003F104D">
          <w:rPr>
            <w:rFonts w:ascii="Garamond" w:hAnsi="Garamond"/>
          </w:rPr>
          <w:delText>(</w:delText>
        </w:r>
        <w:r w:rsidRPr="00F37091" w:rsidDel="003F104D">
          <w:rPr>
            <w:rFonts w:ascii="Garamond" w:hAnsi="Garamond"/>
          </w:rPr>
          <w:delText xml:space="preserve">Sih </w:delText>
        </w:r>
        <w:r w:rsidRPr="00F37091" w:rsidDel="003F104D">
          <w:rPr>
            <w:rFonts w:ascii="Garamond" w:hAnsi="Garamond"/>
            <w:i/>
          </w:rPr>
          <w:delText>et al</w:delText>
        </w:r>
        <w:r w:rsidRPr="00F37091" w:rsidDel="003F104D">
          <w:rPr>
            <w:rFonts w:ascii="Garamond" w:hAnsi="Garamond"/>
          </w:rPr>
          <w:delText>. 2004</w:delText>
        </w:r>
        <w:r w:rsidDel="003F104D">
          <w:rPr>
            <w:rFonts w:ascii="Garamond" w:hAnsi="Garamond"/>
          </w:rPr>
          <w:delText>)</w:delText>
        </w:r>
      </w:del>
      <w:r>
        <w:rPr>
          <w:rFonts w:ascii="Garamond" w:hAnsi="Garamond"/>
        </w:rPr>
        <w:t xml:space="preserve">, but very few of the available studies reported repeatability, or cited previous work that has documented repeatability of the behavioural measure used to quantify personality. </w:t>
      </w:r>
      <w:r w:rsidR="004803F1">
        <w:rPr>
          <w:rFonts w:ascii="Garamond" w:hAnsi="Garamond"/>
        </w:rPr>
        <w:t>As such, many earlier studies</w:t>
      </w:r>
      <w:r>
        <w:rPr>
          <w:rFonts w:ascii="Garamond" w:hAnsi="Garamond"/>
        </w:rPr>
        <w:t xml:space="preserve"> </w:t>
      </w:r>
      <w:r w:rsidR="004803F1">
        <w:rPr>
          <w:rFonts w:ascii="Garamond" w:hAnsi="Garamond"/>
        </w:rPr>
        <w:t xml:space="preserve">of personality-like animal behaviours do not necessarily meet </w:t>
      </w:r>
      <w:r w:rsidR="007671E6">
        <w:rPr>
          <w:rFonts w:ascii="Garamond" w:hAnsi="Garamond"/>
        </w:rPr>
        <w:t>these</w:t>
      </w:r>
      <w:r w:rsidR="004803F1">
        <w:rPr>
          <w:rFonts w:ascii="Garamond" w:hAnsi="Garamond"/>
        </w:rPr>
        <w:t xml:space="preserve"> criteria</w:t>
      </w:r>
      <w:r w:rsidR="007671E6">
        <w:rPr>
          <w:rFonts w:ascii="Garamond" w:hAnsi="Garamond"/>
        </w:rPr>
        <w:t>. To ensure sufficient sample sizes</w:t>
      </w:r>
      <w:r w:rsidR="004803F1">
        <w:rPr>
          <w:rFonts w:ascii="Garamond" w:hAnsi="Garamond"/>
        </w:rPr>
        <w:t xml:space="preserve">, </w:t>
      </w:r>
      <w:r w:rsidR="007671E6">
        <w:rPr>
          <w:rFonts w:ascii="Garamond" w:hAnsi="Garamond"/>
        </w:rPr>
        <w:t xml:space="preserve">we </w:t>
      </w:r>
      <w:r>
        <w:rPr>
          <w:rFonts w:ascii="Garamond" w:hAnsi="Garamond"/>
        </w:rPr>
        <w:t>therefore included behaviours that are commonly described as indices of animal personality</w:t>
      </w:r>
      <w:r w:rsidR="004803F1">
        <w:rPr>
          <w:rFonts w:ascii="Garamond" w:hAnsi="Garamond"/>
        </w:rPr>
        <w:t>, and</w:t>
      </w:r>
      <w:r>
        <w:rPr>
          <w:rFonts w:ascii="Garamond" w:hAnsi="Garamond"/>
        </w:rPr>
        <w:t xml:space="preserve"> </w:t>
      </w:r>
      <w:ins w:id="372" w:author="Lauren Harrison" w:date="2020-09-26T14:41:00Z">
        <w:r w:rsidR="00A2784A">
          <w:rPr>
            <w:rFonts w:ascii="Garamond" w:hAnsi="Garamond"/>
          </w:rPr>
          <w:t xml:space="preserve">also </w:t>
        </w:r>
      </w:ins>
      <w:r w:rsidR="004803F1">
        <w:rPr>
          <w:rFonts w:ascii="Garamond" w:hAnsi="Garamond"/>
        </w:rPr>
        <w:t>where</w:t>
      </w:r>
      <w:r w:rsidR="00F059B0">
        <w:rPr>
          <w:rFonts w:ascii="Garamond" w:hAnsi="Garamond"/>
        </w:rPr>
        <w:t xml:space="preserve"> the authors interpreted behaviours as ‘personalities’</w:t>
      </w:r>
      <w:del w:id="373" w:author="Lauren Harrison" w:date="2020-09-26T15:01:00Z">
        <w:r w:rsidR="00F059B0" w:rsidDel="005B3BD4">
          <w:rPr>
            <w:rFonts w:ascii="Garamond" w:hAnsi="Garamond"/>
          </w:rPr>
          <w:delText xml:space="preserve"> </w:delText>
        </w:r>
        <w:r w:rsidDel="005B3BD4">
          <w:rPr>
            <w:rFonts w:ascii="Garamond" w:hAnsi="Garamond"/>
          </w:rPr>
          <w:delText>(</w:delText>
        </w:r>
      </w:del>
      <w:del w:id="374" w:author="Lauren Harrison" w:date="2020-09-26T14:38:00Z">
        <w:r w:rsidDel="008F35AE">
          <w:rPr>
            <w:rFonts w:ascii="Garamond" w:hAnsi="Garamond"/>
          </w:rPr>
          <w:delText>see</w:delText>
        </w:r>
      </w:del>
      <w:del w:id="375" w:author="Lauren Harrison" w:date="2020-09-26T15:01:00Z">
        <w:r w:rsidDel="005B3BD4">
          <w:rPr>
            <w:rFonts w:ascii="Garamond" w:hAnsi="Garamond"/>
          </w:rPr>
          <w:delText xml:space="preserve"> </w:delText>
        </w:r>
      </w:del>
      <w:r>
        <w:rPr>
          <w:rFonts w:ascii="Garamond" w:hAnsi="Garamond"/>
        </w:rPr>
        <w:fldChar w:fldCharType="begin" w:fldLock="1"/>
      </w:r>
      <w:r w:rsidR="003B051B">
        <w:rPr>
          <w:rFonts w:ascii="Garamond" w:hAnsi="Garamond"/>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lt;sup&gt;22,49&lt;/sup&gt;","plainTextFormattedCitation":"22,49","previouslyFormattedCitation":"&lt;sup&gt;22,49&lt;/sup&gt;"},"properties":{"noteIndex":0},"schema":"https://github.com/citation-style-language/schema/raw/master/csl-citation.json"}</w:instrText>
      </w:r>
      <w:r>
        <w:rPr>
          <w:rFonts w:ascii="Garamond" w:hAnsi="Garamond"/>
        </w:rPr>
        <w:fldChar w:fldCharType="separate"/>
      </w:r>
      <w:r w:rsidR="007A70A3" w:rsidRPr="007A70A3">
        <w:rPr>
          <w:rFonts w:ascii="Garamond" w:hAnsi="Garamond"/>
          <w:noProof/>
          <w:vertAlign w:val="superscript"/>
        </w:rPr>
        <w:t>22,49</w:t>
      </w:r>
      <w:r>
        <w:rPr>
          <w:rFonts w:ascii="Garamond" w:hAnsi="Garamond"/>
        </w:rPr>
        <w:fldChar w:fldCharType="end"/>
      </w:r>
      <w:r>
        <w:rPr>
          <w:rFonts w:ascii="Garamond" w:hAnsi="Garamond"/>
        </w:rPr>
        <w:t>.</w:t>
      </w:r>
      <w:r w:rsidR="00874719">
        <w:rPr>
          <w:rFonts w:ascii="Garamond" w:hAnsi="Garamond"/>
        </w:rPr>
        <w:t xml:space="preserve"> </w:t>
      </w:r>
    </w:p>
    <w:p w14:paraId="7AF0A436" w14:textId="77777777" w:rsidR="00DA2BB5" w:rsidRDefault="00DA2BB5" w:rsidP="00DA2BB5">
      <w:pPr>
        <w:ind w:firstLine="720"/>
        <w:contextualSpacing/>
        <w:rPr>
          <w:rFonts w:ascii="Garamond" w:hAnsi="Garamond"/>
        </w:rPr>
      </w:pPr>
    </w:p>
    <w:p w14:paraId="44032F89" w14:textId="580A17AB" w:rsidR="00ED2C8F" w:rsidRDefault="00DA2BB5" w:rsidP="00ED2C8F">
      <w:pPr>
        <w:ind w:firstLine="720"/>
        <w:contextualSpacing/>
        <w:rPr>
          <w:rFonts w:ascii="Garamond" w:hAnsi="Garamond"/>
        </w:rPr>
      </w:pPr>
      <w:r>
        <w:rPr>
          <w:rFonts w:ascii="Garamond" w:hAnsi="Garamond"/>
        </w:rPr>
        <w:t>In total, we identified 21</w:t>
      </w:r>
      <w:r w:rsidR="00745392">
        <w:rPr>
          <w:rFonts w:ascii="Garamond" w:hAnsi="Garamond"/>
        </w:rPr>
        <w:t>0</w:t>
      </w:r>
      <w:r>
        <w:rPr>
          <w:rFonts w:ascii="Garamond" w:hAnsi="Garamond"/>
        </w:rPr>
        <w:t xml:space="preserve"> eligible articles with suitable data to calculate effect sizes (</w:t>
      </w:r>
      <w:r w:rsidRPr="00763764">
        <w:rPr>
          <w:rFonts w:ascii="Garamond" w:hAnsi="Garamond"/>
        </w:rPr>
        <w:t>Fig</w:t>
      </w:r>
      <w:r w:rsidR="008A1839">
        <w:rPr>
          <w:rFonts w:ascii="Garamond" w:hAnsi="Garamond"/>
        </w:rPr>
        <w:t>ure</w:t>
      </w:r>
      <w:r w:rsidRPr="00763764">
        <w:rPr>
          <w:rFonts w:ascii="Garamond" w:hAnsi="Garamond"/>
        </w:rPr>
        <w:t xml:space="preserve"> </w:t>
      </w:r>
      <w:r>
        <w:rPr>
          <w:rFonts w:ascii="Garamond" w:hAnsi="Garamond"/>
        </w:rPr>
        <w:t xml:space="preserve">3). We extracted means, measures of variance (standard deviation or standard error) and sample sizes from the text, tables, figures or supplementary data files for both sexes for all </w:t>
      </w:r>
      <w:r>
        <w:rPr>
          <w:rFonts w:ascii="Garamond" w:hAnsi="Garamond"/>
        </w:rPr>
        <w:lastRenderedPageBreak/>
        <w:t xml:space="preserve">relevant behavioural measures of personality traits that were reported by the authors. We used the R package </w:t>
      </w:r>
      <w:proofErr w:type="spellStart"/>
      <w:r w:rsidRPr="005E13DD">
        <w:rPr>
          <w:rFonts w:ascii="Garamond" w:hAnsi="Garamond"/>
          <w:i/>
          <w:iCs/>
        </w:rPr>
        <w:t>metaDigitise</w:t>
      </w:r>
      <w:proofErr w:type="spellEnd"/>
      <w:r>
        <w:rPr>
          <w:rFonts w:ascii="Garamond" w:hAnsi="Garamond"/>
        </w:rPr>
        <w:t xml:space="preserve"> </w:t>
      </w:r>
      <w:del w:id="376" w:author="Lauren Harrison" w:date="2020-09-26T14:37:00Z">
        <w:r w:rsidDel="001B7D00">
          <w:rPr>
            <w:rFonts w:ascii="Garamond" w:hAnsi="Garamond"/>
          </w:rPr>
          <w:delText>(</w:delText>
        </w:r>
      </w:del>
      <w:r>
        <w:rPr>
          <w:rFonts w:ascii="Garamond" w:hAnsi="Garamond"/>
        </w:rPr>
        <w:t>v</w:t>
      </w:r>
      <w:ins w:id="377" w:author="Lauren Harrison" w:date="2020-09-26T14:37:00Z">
        <w:r w:rsidR="001B7D00">
          <w:rPr>
            <w:rFonts w:ascii="Garamond" w:hAnsi="Garamond"/>
          </w:rPr>
          <w:t xml:space="preserve">ersion </w:t>
        </w:r>
      </w:ins>
      <w:r>
        <w:rPr>
          <w:rFonts w:ascii="Garamond" w:hAnsi="Garamond"/>
        </w:rPr>
        <w:t>1.0.0</w:t>
      </w:r>
      <w:del w:id="378" w:author="Lauren Harrison" w:date="2020-09-26T14:36:00Z">
        <w:r w:rsidDel="00087F47">
          <w:rPr>
            <w:rFonts w:ascii="Garamond" w:hAnsi="Garamond"/>
          </w:rPr>
          <w:delText>,</w:delText>
        </w:r>
      </w:del>
      <w:del w:id="379" w:author="Lauren Harrison" w:date="2020-09-26T14:37:00Z">
        <w:r w:rsidDel="00087F47">
          <w:rPr>
            <w:rFonts w:ascii="Garamond" w:hAnsi="Garamond"/>
          </w:rPr>
          <w:delText xml:space="preserve"> </w:delText>
        </w:r>
      </w:del>
      <w:r>
        <w:rPr>
          <w:rFonts w:ascii="Garamond" w:hAnsi="Garamond"/>
        </w:rPr>
        <w:fldChar w:fldCharType="begin" w:fldLock="1"/>
      </w:r>
      <w:r w:rsidR="003B051B">
        <w:rPr>
          <w:rFonts w:ascii="Garamond" w:hAnsi="Garamond"/>
        </w:rPr>
        <w:instrText>ADDIN CSL_CITATION {"citationItems":[{"id":"ITEM-1","itemData":{"DOI":"10.1111/2041-210X.13118","ISSN":"2041210X","abstract":"Research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future.","author":[{"dropping-particle":"","family":"Pick","given":"Joel L.","non-dropping-particle":"","parse-names":false,"suffix":""},{"dropping-particle":"","family":"Nakagawa","given":"Shinichi","non-dropping-particle":"","parse-names":false,"suffix":""},{"dropping-particle":"","family":"Noble","given":"Daniel W.A.","non-dropping-particle":"","parse-names":false,"suffix":""}],"container-title":"Methods in Ecology and Evolution","id":"ITEM-1","issue":"3","issued":{"date-parts":[["2019"]]},"page":"426-431","title":"Reproducible, flexible and high-throughput data extraction from primary literature: The metaDigitise r package","type":"article-journal","volume":"10"},"uris":["http://www.mendeley.com/documents/?uuid=b8723f81-9fcf-4233-b0ec-de2f3a04b7b6"]}],"mendeley":{"formattedCitation":"&lt;sup&gt;55&lt;/sup&gt;","plainTextFormattedCitation":"55","previouslyFormattedCitation":"&lt;sup&gt;55&lt;/sup&gt;"},"properties":{"noteIndex":0},"schema":"https://github.com/citation-style-language/schema/raw/master/csl-citation.json"}</w:instrText>
      </w:r>
      <w:r>
        <w:rPr>
          <w:rFonts w:ascii="Garamond" w:hAnsi="Garamond"/>
        </w:rPr>
        <w:fldChar w:fldCharType="separate"/>
      </w:r>
      <w:r w:rsidR="007A70A3" w:rsidRPr="007A70A3">
        <w:rPr>
          <w:rFonts w:ascii="Garamond" w:hAnsi="Garamond"/>
          <w:noProof/>
          <w:vertAlign w:val="superscript"/>
        </w:rPr>
        <w:t>55</w:t>
      </w:r>
      <w:r>
        <w:rPr>
          <w:rFonts w:ascii="Garamond" w:hAnsi="Garamond"/>
        </w:rPr>
        <w:fldChar w:fldCharType="end"/>
      </w:r>
      <w:ins w:id="380" w:author="Lauren Harrison" w:date="2020-09-26T14:37:00Z">
        <w:r w:rsidR="00087F47">
          <w:rPr>
            <w:rFonts w:ascii="Garamond" w:hAnsi="Garamond"/>
          </w:rPr>
          <w:t xml:space="preserve"> </w:t>
        </w:r>
      </w:ins>
      <w:del w:id="381" w:author="Lauren Harrison" w:date="2020-09-26T14:37:00Z">
        <w:r w:rsidDel="00087F47">
          <w:rPr>
            <w:rFonts w:ascii="Garamond" w:hAnsi="Garamond"/>
          </w:rPr>
          <w:delText xml:space="preserve"> </w:delText>
        </w:r>
      </w:del>
      <w:r>
        <w:rPr>
          <w:rFonts w:ascii="Garamond" w:hAnsi="Garamond"/>
        </w:rPr>
        <w:t xml:space="preserve">to extract summary statistics from figures. The location of the data in the original article is provided in our raw data </w:t>
      </w:r>
      <w:r w:rsidR="001F3615">
        <w:rPr>
          <w:rFonts w:ascii="Garamond" w:hAnsi="Garamond"/>
        </w:rPr>
        <w:t xml:space="preserve">files </w:t>
      </w:r>
      <w:r>
        <w:rPr>
          <w:rFonts w:ascii="Garamond" w:hAnsi="Garamond"/>
        </w:rPr>
        <w:t xml:space="preserve">(see Supplementary Material). </w:t>
      </w:r>
    </w:p>
    <w:p w14:paraId="697736E8" w14:textId="0166CA65" w:rsidR="00882A6D" w:rsidRDefault="00882A6D" w:rsidP="00882A6D">
      <w:pPr>
        <w:contextualSpacing/>
        <w:rPr>
          <w:rFonts w:ascii="Garamond" w:hAnsi="Garamond"/>
        </w:rPr>
      </w:pPr>
    </w:p>
    <w:p w14:paraId="5F6F37F1" w14:textId="41FBABE2" w:rsidR="00882A6D" w:rsidRPr="00ED2C8F" w:rsidRDefault="00882A6D" w:rsidP="00882A6D">
      <w:pPr>
        <w:contextualSpacing/>
        <w:rPr>
          <w:rFonts w:ascii="Garamond" w:hAnsi="Garamond"/>
        </w:rPr>
      </w:pPr>
      <w:r>
        <w:rPr>
          <w:rFonts w:ascii="Garamond" w:hAnsi="Garamond"/>
        </w:rPr>
        <w:t>From our final 210 eligible studies, a further n=7 invertebrate studies were removed from analysis because our model sensitivity checks found that effect sizes calculated from scores were significantly different from the rest of the invertebrate dataset (but not for any other taxonomic group, see Supplementary Table S1</w:t>
      </w:r>
      <w:r w:rsidR="004803F1">
        <w:rPr>
          <w:rFonts w:ascii="Garamond" w:hAnsi="Garamond"/>
        </w:rPr>
        <w:t>5</w:t>
      </w:r>
      <w:r>
        <w:rPr>
          <w:rFonts w:ascii="Garamond" w:hAnsi="Garamond"/>
        </w:rPr>
        <w:t>). As such, we decided to remove these effect sizes, which reduced our final dataset to n=2,167 effect sizes, n=203 studies and n=</w:t>
      </w:r>
      <w:r w:rsidRPr="007E3B63">
        <w:rPr>
          <w:rFonts w:ascii="Garamond" w:hAnsi="Garamond"/>
          <w:color w:val="000000" w:themeColor="text1"/>
        </w:rPr>
        <w:t>2</w:t>
      </w:r>
      <w:r>
        <w:rPr>
          <w:rFonts w:ascii="Garamond" w:hAnsi="Garamond"/>
          <w:color w:val="000000" w:themeColor="text1"/>
        </w:rPr>
        <w:t>26</w:t>
      </w:r>
      <w:r>
        <w:rPr>
          <w:rFonts w:ascii="Garamond" w:hAnsi="Garamond"/>
        </w:rPr>
        <w:t xml:space="preserve"> species.  </w:t>
      </w:r>
    </w:p>
    <w:p w14:paraId="7CDA5226" w14:textId="77777777" w:rsidR="00ED2C8F" w:rsidRDefault="00ED2C8F" w:rsidP="00DA2BB5">
      <w:pPr>
        <w:contextualSpacing/>
        <w:rPr>
          <w:ins w:id="382" w:author="Daniel Noble" w:date="2020-09-05T13:54:00Z"/>
          <w:rFonts w:ascii="Garamond" w:hAnsi="Garamond"/>
        </w:rPr>
      </w:pPr>
    </w:p>
    <w:p w14:paraId="45975B0E" w14:textId="650B4806" w:rsidR="008A389D" w:rsidRDefault="008A389D" w:rsidP="008A389D">
      <w:pPr>
        <w:contextualSpacing/>
        <w:rPr>
          <w:rFonts w:ascii="Garamond" w:eastAsiaTheme="minorEastAsia" w:hAnsi="Garamond"/>
          <w:i/>
          <w:noProof/>
        </w:rPr>
      </w:pPr>
      <w:r>
        <w:rPr>
          <w:rFonts w:ascii="Garamond" w:eastAsiaTheme="minorEastAsia" w:hAnsi="Garamond"/>
          <w:i/>
          <w:noProof/>
        </w:rPr>
        <w:t>Data transformations</w:t>
      </w:r>
    </w:p>
    <w:p w14:paraId="5A8D049F" w14:textId="77777777" w:rsidR="008A389D" w:rsidRPr="002429AC" w:rsidRDefault="008A389D" w:rsidP="008A389D">
      <w:pPr>
        <w:contextualSpacing/>
        <w:rPr>
          <w:rFonts w:ascii="Garamond" w:eastAsiaTheme="minorEastAsia" w:hAnsi="Garamond"/>
          <w:noProof/>
        </w:rPr>
      </w:pPr>
    </w:p>
    <w:p w14:paraId="6EF72E1C" w14:textId="1C2CF384" w:rsidR="008A389D" w:rsidRDefault="008A389D" w:rsidP="008A389D">
      <w:pPr>
        <w:ind w:firstLine="720"/>
        <w:contextualSpacing/>
        <w:rPr>
          <w:rFonts w:ascii="Garamond" w:eastAsiaTheme="minorEastAsia" w:hAnsi="Garamond"/>
          <w:noProof/>
        </w:rPr>
      </w:pPr>
      <w:r>
        <w:rPr>
          <w:rFonts w:ascii="Garamond" w:eastAsiaTheme="minorEastAsia" w:hAnsi="Garamond"/>
          <w:noProof/>
        </w:rPr>
        <w:t xml:space="preserve">Our dataset contained some means, and associated variances, that </w:t>
      </w:r>
      <w:r w:rsidR="002F3ECF">
        <w:rPr>
          <w:rFonts w:ascii="Garamond" w:eastAsiaTheme="minorEastAsia" w:hAnsi="Garamond"/>
          <w:noProof/>
        </w:rPr>
        <w:t xml:space="preserve">had </w:t>
      </w:r>
      <w:r>
        <w:rPr>
          <w:rFonts w:ascii="Garamond" w:eastAsiaTheme="minorEastAsia" w:hAnsi="Garamond"/>
          <w:noProof/>
        </w:rPr>
        <w:t xml:space="preserve">to be transformed to </w:t>
      </w:r>
      <w:r w:rsidRPr="00DA2BB5">
        <w:rPr>
          <w:rFonts w:ascii="Garamond" w:eastAsiaTheme="minorEastAsia" w:hAnsi="Garamond"/>
          <w:noProof/>
        </w:rPr>
        <w:t>meet distribution assumptions about normality</w:t>
      </w:r>
      <w:r>
        <w:rPr>
          <w:rFonts w:ascii="Garamond" w:eastAsiaTheme="minorEastAsia" w:hAnsi="Garamond"/>
          <w:noProof/>
        </w:rPr>
        <w:t xml:space="preserve"> before we could calculate </w:t>
      </w:r>
      <w:r w:rsidRPr="00814634">
        <w:rPr>
          <w:rFonts w:ascii="Garamond" w:eastAsiaTheme="minorEastAsia" w:hAnsi="Garamond"/>
          <w:i/>
          <w:noProof/>
        </w:rPr>
        <w:t>g</w:t>
      </w:r>
      <w:r>
        <w:rPr>
          <w:rFonts w:ascii="Garamond" w:eastAsiaTheme="minorEastAsia" w:hAnsi="Garamond"/>
          <w:noProof/>
        </w:rPr>
        <w:t xml:space="preserve"> or lnCVR. First, any latency data (e.g. time to resume behaviour) that was right-skewed was log-transformed using the following calculations to obtain means and standard deviations, respectively:</w:t>
      </w:r>
    </w:p>
    <w:p w14:paraId="1BB0ED06" w14:textId="77777777" w:rsidR="008A389D" w:rsidRPr="003E19EF" w:rsidRDefault="008A389D" w:rsidP="008A389D">
      <w:pPr>
        <w:contextualSpacing/>
        <w:rPr>
          <w:rFonts w:ascii="Garamond" w:eastAsiaTheme="minorEastAsia" w:hAnsi="Garamond"/>
          <w:noProof/>
          <w:sz w:val="20"/>
          <w:szCs w:val="20"/>
        </w:rPr>
      </w:pPr>
    </w:p>
    <w:p w14:paraId="6D81B49A" w14:textId="77777777" w:rsidR="008A389D" w:rsidRDefault="008A389D" w:rsidP="008A389D">
      <w:pPr>
        <w:contextualSpacing/>
        <w:jc w:val="center"/>
        <w:rPr>
          <w:rFonts w:ascii="Garamond" w:eastAsiaTheme="minorEastAsia" w:hAnsi="Garamond"/>
          <w:noProof/>
          <w:sz w:val="20"/>
          <w:szCs w:val="20"/>
        </w:rPr>
      </w:pPr>
      <m:oMath>
        <m:r>
          <w:rPr>
            <w:rFonts w:ascii="Cambria Math" w:eastAsiaTheme="minorEastAsia" w:hAnsi="Cambria Math"/>
            <w:noProof/>
            <w:sz w:val="20"/>
            <w:szCs w:val="20"/>
          </w:rPr>
          <m:t>ln</m:t>
        </m:r>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r>
          <w:rPr>
            <w:rFonts w:ascii="Cambria Math" w:eastAsiaTheme="minorEastAsia" w:hAnsi="Cambria Math"/>
            <w:noProof/>
            <w:sz w:val="20"/>
            <w:szCs w:val="20"/>
          </w:rPr>
          <m:t>=</m:t>
        </m:r>
        <m:func>
          <m:funcPr>
            <m:ctrlPr>
              <w:rPr>
                <w:rFonts w:ascii="Cambria Math" w:eastAsiaTheme="minorEastAsia" w:hAnsi="Cambria Math"/>
                <w:i/>
                <w:noProof/>
                <w:sz w:val="20"/>
                <w:szCs w:val="20"/>
              </w:rPr>
            </m:ctrlPr>
          </m:funcPr>
          <m:fName>
            <m:r>
              <m:rPr>
                <m:sty m:val="p"/>
              </m:rPr>
              <w:rPr>
                <w:rFonts w:ascii="Cambria Math" w:eastAsiaTheme="minorEastAsia" w:hAnsi="Cambria Math"/>
                <w:noProof/>
                <w:sz w:val="20"/>
                <w:szCs w:val="20"/>
              </w:rPr>
              <m:t>log</m:t>
            </m:r>
          </m:fName>
          <m:e>
            <m:d>
              <m:dPr>
                <m:ctrlPr>
                  <w:rPr>
                    <w:rFonts w:ascii="Cambria Math" w:eastAsiaTheme="minorEastAsia" w:hAnsi="Cambria Math"/>
                    <w:i/>
                    <w:noProof/>
                    <w:sz w:val="20"/>
                    <w:szCs w:val="20"/>
                  </w:rPr>
                </m:ctrlPr>
              </m:d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d>
          </m:e>
        </m:func>
        <m:r>
          <w:rPr>
            <w:rFonts w:ascii="Cambria Math" w:eastAsiaTheme="minorEastAsia" w:hAnsi="Cambria Math"/>
            <w:noProof/>
            <w:sz w:val="20"/>
            <w:szCs w:val="20"/>
          </w:rPr>
          <m:t>-log</m:t>
        </m:r>
        <m:rad>
          <m:radPr>
            <m:degHide m:val="1"/>
            <m:ctrlPr>
              <w:rPr>
                <w:rFonts w:ascii="Cambria Math" w:eastAsiaTheme="minorEastAsia" w:hAnsi="Cambria Math"/>
                <w:i/>
                <w:noProof/>
                <w:sz w:val="20"/>
                <w:szCs w:val="20"/>
              </w:rPr>
            </m:ctrlPr>
          </m:radPr>
          <m:deg/>
          <m:e>
            <m:d>
              <m:dPr>
                <m:ctrlPr>
                  <w:rPr>
                    <w:rFonts w:ascii="Cambria Math" w:eastAsiaTheme="minorEastAsia" w:hAnsi="Cambria Math"/>
                    <w:i/>
                    <w:noProof/>
                    <w:sz w:val="20"/>
                    <w:szCs w:val="20"/>
                  </w:rPr>
                </m:ctrlPr>
              </m:dPr>
              <m:e>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e>
            </m:d>
          </m:e>
        </m:rad>
      </m:oMath>
      <w:r>
        <w:rPr>
          <w:rFonts w:ascii="Garamond" w:eastAsiaTheme="minorEastAsia" w:hAnsi="Garamond"/>
          <w:noProof/>
          <w:sz w:val="20"/>
          <w:szCs w:val="20"/>
        </w:rPr>
        <w:t>,</w:t>
      </w:r>
    </w:p>
    <w:p w14:paraId="23FA6558" w14:textId="64B5A29E" w:rsidR="008A389D" w:rsidRPr="006C2D94" w:rsidRDefault="008A389D" w:rsidP="008A389D">
      <w:pPr>
        <w:contextualSpacing/>
        <w:jc w:val="right"/>
        <w:rPr>
          <w:rFonts w:ascii="Garamond" w:eastAsiaTheme="minorEastAsia" w:hAnsi="Garamond"/>
          <w:i/>
          <w:noProof/>
          <w:sz w:val="20"/>
          <w:szCs w:val="20"/>
        </w:rPr>
      </w:pP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t xml:space="preserve">     </w:t>
      </w:r>
      <w:r>
        <w:rPr>
          <w:rFonts w:ascii="Garamond" w:eastAsiaTheme="minorEastAsia" w:hAnsi="Garamond"/>
          <w:i/>
          <w:noProof/>
          <w:sz w:val="20"/>
          <w:szCs w:val="20"/>
        </w:rPr>
        <w:t xml:space="preserve">Eq. </w:t>
      </w:r>
      <w:r w:rsidR="00733A60">
        <w:rPr>
          <w:rFonts w:ascii="Garamond" w:eastAsiaTheme="minorEastAsia" w:hAnsi="Garamond"/>
          <w:i/>
          <w:noProof/>
          <w:sz w:val="20"/>
          <w:szCs w:val="20"/>
        </w:rPr>
        <w:t>1</w:t>
      </w:r>
    </w:p>
    <w:p w14:paraId="580E9BF0" w14:textId="77777777" w:rsidR="008A389D" w:rsidRDefault="008A389D" w:rsidP="008A389D">
      <w:pPr>
        <w:contextualSpacing/>
        <w:jc w:val="center"/>
        <w:rPr>
          <w:rFonts w:ascii="Garamond" w:eastAsiaTheme="minorEastAsia" w:hAnsi="Garamond"/>
          <w:noProof/>
          <w:sz w:val="20"/>
          <w:szCs w:val="20"/>
        </w:rPr>
      </w:pPr>
      <m:oMath>
        <m:r>
          <w:rPr>
            <w:rFonts w:ascii="Cambria Math" w:eastAsiaTheme="minorEastAsia" w:hAnsi="Cambria Math"/>
            <w:noProof/>
            <w:sz w:val="20"/>
            <w:szCs w:val="20"/>
          </w:rPr>
          <m:t xml:space="preserve">lnSD= </m:t>
        </m:r>
        <m:rad>
          <m:radPr>
            <m:degHide m:val="1"/>
            <m:ctrlPr>
              <w:rPr>
                <w:rFonts w:ascii="Cambria Math" w:eastAsiaTheme="minorEastAsia" w:hAnsi="Cambria Math"/>
                <w:i/>
                <w:noProof/>
                <w:sz w:val="20"/>
                <w:szCs w:val="20"/>
              </w:rPr>
            </m:ctrlPr>
          </m:radPr>
          <m:deg/>
          <m:e>
            <m:r>
              <m:rPr>
                <m:sty m:val="p"/>
              </m:rPr>
              <w:rPr>
                <w:rFonts w:ascii="Cambria Math" w:eastAsiaTheme="minorEastAsia" w:hAnsi="Cambria Math"/>
                <w:noProof/>
                <w:sz w:val="20"/>
                <w:szCs w:val="20"/>
              </w:rPr>
              <m:t>log⁡</m:t>
            </m:r>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r>
              <w:rPr>
                <w:rFonts w:ascii="Cambria Math" w:eastAsiaTheme="minorEastAsia" w:hAnsi="Cambria Math"/>
                <w:noProof/>
                <w:sz w:val="20"/>
                <w:szCs w:val="20"/>
              </w:rPr>
              <m:t>)</m:t>
            </m:r>
          </m:e>
        </m:rad>
      </m:oMath>
      <w:r w:rsidRPr="003E19EF">
        <w:rPr>
          <w:rFonts w:ascii="Garamond" w:eastAsiaTheme="minorEastAsia" w:hAnsi="Garamond"/>
          <w:noProof/>
          <w:sz w:val="20"/>
          <w:szCs w:val="20"/>
        </w:rPr>
        <w:t xml:space="preserve"> </w:t>
      </w:r>
    </w:p>
    <w:p w14:paraId="43811E27" w14:textId="58F58578" w:rsidR="008A389D" w:rsidRPr="006C2D94" w:rsidRDefault="008A389D" w:rsidP="008A389D">
      <w:pPr>
        <w:contextualSpacing/>
        <w:jc w:val="right"/>
        <w:rPr>
          <w:rFonts w:ascii="Garamond" w:eastAsiaTheme="minorEastAsia" w:hAnsi="Garamond"/>
          <w:noProof/>
          <w:sz w:val="20"/>
          <w:szCs w:val="20"/>
        </w:rPr>
      </w:pP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t xml:space="preserve"> </w:t>
      </w:r>
      <w:r>
        <w:rPr>
          <w:rFonts w:ascii="Garamond" w:eastAsiaTheme="minorEastAsia" w:hAnsi="Garamond"/>
          <w:i/>
          <w:noProof/>
          <w:sz w:val="20"/>
          <w:szCs w:val="20"/>
        </w:rPr>
        <w:t xml:space="preserve">Eq. </w:t>
      </w:r>
      <w:r w:rsidR="00733A60">
        <w:rPr>
          <w:rFonts w:ascii="Garamond" w:eastAsiaTheme="minorEastAsia" w:hAnsi="Garamond"/>
          <w:i/>
          <w:noProof/>
          <w:sz w:val="20"/>
          <w:szCs w:val="20"/>
        </w:rPr>
        <w:t>2</w:t>
      </w:r>
    </w:p>
    <w:p w14:paraId="4B6EA173" w14:textId="77777777" w:rsidR="008A389D" w:rsidRDefault="008A389D" w:rsidP="008A389D">
      <w:pPr>
        <w:contextualSpacing/>
        <w:rPr>
          <w:rFonts w:ascii="Garamond" w:hAnsi="Garamond"/>
        </w:rPr>
      </w:pPr>
    </w:p>
    <w:p w14:paraId="6E34861A" w14:textId="1FBFB93F" w:rsidR="008A389D" w:rsidRDefault="008A389D" w:rsidP="008A389D">
      <w:pPr>
        <w:contextualSpacing/>
        <w:rPr>
          <w:rFonts w:ascii="Garamond" w:hAnsi="Garamond"/>
        </w:rPr>
      </w:pPr>
      <w:r>
        <w:rPr>
          <w:rFonts w:ascii="Garamond" w:hAnsi="Garamond"/>
        </w:rPr>
        <w:t xml:space="preserve">Second, some behavioural measures were presented as proportions, which constrains their distribution, so we converted them to </w:t>
      </w:r>
      <w:commentRangeStart w:id="383"/>
      <w:r>
        <w:rPr>
          <w:rFonts w:ascii="Garamond" w:hAnsi="Garamond"/>
        </w:rPr>
        <w:t>the logit scale</w:t>
      </w:r>
      <w:r w:rsidR="0024276A">
        <w:rPr>
          <w:rFonts w:ascii="Garamond" w:hAnsi="Garamond"/>
        </w:rPr>
        <w:t xml:space="preserve">: mean= </w:t>
      </w:r>
      <w:r>
        <w:rPr>
          <w:rFonts w:ascii="Garamond" w:hAnsi="Garamond"/>
        </w:rPr>
        <w:t>log (p/[1-p]</w:t>
      </w:r>
      <w:r w:rsidR="0024276A">
        <w:rPr>
          <w:rFonts w:ascii="Garamond" w:hAnsi="Garamond"/>
        </w:rPr>
        <w:t xml:space="preserve">); </w:t>
      </w:r>
      <w:r w:rsidR="0024276A" w:rsidRPr="0024276A">
        <w:rPr>
          <w:rFonts w:ascii="Garamond" w:hAnsi="Garamond"/>
        </w:rPr>
        <w:t>SD=</w:t>
      </w:r>
      <m:oMath>
        <m:r>
          <w:rPr>
            <w:rFonts w:ascii="Cambria Math" w:hAnsi="Cambria Math"/>
          </w:rPr>
          <m:t>√</m:t>
        </m:r>
        <m:sSup>
          <m:sSupPr>
            <m:ctrlPr>
              <w:rPr>
                <w:rFonts w:ascii="Cambria Math" w:hAnsi="Cambria Math"/>
                <w:i/>
              </w:rPr>
            </m:ctrlPr>
          </m:sSupPr>
          <m:e>
            <m:r>
              <w:rPr>
                <w:rFonts w:ascii="Cambria Math" w:hAnsi="Cambria Math"/>
              </w:rPr>
              <m:t>(SD</m:t>
            </m:r>
          </m:e>
          <m:sup>
            <m:r>
              <w:rPr>
                <w:rFonts w:ascii="Cambria Math" w:hAnsi="Cambria Math"/>
              </w:rPr>
              <m:t>2</m:t>
            </m:r>
          </m:sup>
        </m:sSup>
        <m:r>
          <w:rPr>
            <w:rFonts w:ascii="Cambria Math" w:hAnsi="Cambria Math"/>
          </w:rPr>
          <m:t>)*(1/p)+(1/(1-</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m:t>
        </m:r>
      </m:oMath>
      <w:r w:rsidR="0024276A">
        <w:rPr>
          <w:rFonts w:ascii="Garamond" w:hAnsi="Garamond"/>
        </w:rPr>
        <w:t xml:space="preserve"> </w:t>
      </w:r>
      <w:commentRangeEnd w:id="383"/>
      <w:r w:rsidR="00000FCD">
        <w:rPr>
          <w:rStyle w:val="CommentReference"/>
        </w:rPr>
        <w:commentReference w:id="383"/>
      </w:r>
      <w:r>
        <w:rPr>
          <w:rFonts w:ascii="Garamond" w:hAnsi="Garamond"/>
        </w:rPr>
        <w:t>to meet normality assumptions before calculating the relevant effect size. Information on which effect sizes are based on transformed values are provided in our raw data and code supplied in the Supplementary Materials.</w:t>
      </w:r>
    </w:p>
    <w:p w14:paraId="1E3B6FFA" w14:textId="77777777" w:rsidR="008A389D" w:rsidRDefault="008A389D" w:rsidP="00DA2BB5">
      <w:pPr>
        <w:contextualSpacing/>
        <w:rPr>
          <w:rFonts w:ascii="Garamond" w:hAnsi="Garamond"/>
        </w:rPr>
      </w:pPr>
    </w:p>
    <w:p w14:paraId="463BC77A" w14:textId="77777777" w:rsidR="00DA2BB5" w:rsidRDefault="00DA2BB5" w:rsidP="00DA2BB5">
      <w:pPr>
        <w:contextualSpacing/>
        <w:rPr>
          <w:rFonts w:ascii="Garamond" w:hAnsi="Garamond"/>
          <w:i/>
          <w:iCs/>
        </w:rPr>
      </w:pPr>
      <w:r w:rsidRPr="00B166AE">
        <w:rPr>
          <w:rFonts w:ascii="Garamond" w:hAnsi="Garamond"/>
          <w:i/>
          <w:iCs/>
        </w:rPr>
        <w:t>Effect size</w:t>
      </w:r>
      <w:r>
        <w:rPr>
          <w:rFonts w:ascii="Garamond" w:hAnsi="Garamond"/>
          <w:i/>
          <w:iCs/>
        </w:rPr>
        <w:t>s</w:t>
      </w:r>
      <w:r w:rsidRPr="00B166AE">
        <w:rPr>
          <w:rFonts w:ascii="Garamond" w:hAnsi="Garamond"/>
          <w:i/>
          <w:iCs/>
        </w:rPr>
        <w:t xml:space="preserve"> and sampling </w:t>
      </w:r>
      <w:r>
        <w:rPr>
          <w:rFonts w:ascii="Garamond" w:hAnsi="Garamond"/>
          <w:i/>
          <w:iCs/>
        </w:rPr>
        <w:t>variances</w:t>
      </w:r>
    </w:p>
    <w:p w14:paraId="7E6069EF" w14:textId="77777777" w:rsidR="00DA2BB5" w:rsidRPr="00B166AE" w:rsidRDefault="00DA2BB5" w:rsidP="00DA2BB5">
      <w:pPr>
        <w:contextualSpacing/>
        <w:rPr>
          <w:rFonts w:ascii="Garamond" w:hAnsi="Garamond"/>
          <w:i/>
          <w:iCs/>
        </w:rPr>
      </w:pPr>
    </w:p>
    <w:p w14:paraId="53CCF520" w14:textId="49A4496B" w:rsidR="00DA2BB5" w:rsidRDefault="00DA2BB5" w:rsidP="00DA2BB5">
      <w:pPr>
        <w:ind w:firstLine="720"/>
        <w:contextualSpacing/>
        <w:rPr>
          <w:rFonts w:ascii="Garamond" w:hAnsi="Garamond"/>
        </w:rPr>
      </w:pPr>
      <w:r>
        <w:rPr>
          <w:rFonts w:ascii="Garamond" w:hAnsi="Garamond"/>
        </w:rPr>
        <w:t xml:space="preserve">To quantify sex differences in means and variances for personality traits we used unbiased standardised effect sizes. First, to quantify the difference between the sexes in the mean value of personality traits we calculated Hedges’ </w:t>
      </w:r>
      <w:r w:rsidRPr="008F7F1B">
        <w:rPr>
          <w:rFonts w:ascii="Garamond" w:hAnsi="Garamond"/>
          <w:i/>
        </w:rPr>
        <w:t>g</w:t>
      </w:r>
      <w:r>
        <w:rPr>
          <w:rFonts w:ascii="Garamond" w:hAnsi="Garamond"/>
        </w:rPr>
        <w:t xml:space="preserve"> (sample size adjusted standardised mean difference</w:t>
      </w:r>
      <w:del w:id="384" w:author="Lauren Harrison" w:date="2020-09-26T15:01:00Z">
        <w:r w:rsidDel="004D2BA8">
          <w:rPr>
            <w:rFonts w:ascii="Garamond" w:hAnsi="Garamond"/>
          </w:rPr>
          <w:delText xml:space="preserve">; </w:delText>
        </w:r>
      </w:del>
      <w:r>
        <w:rPr>
          <w:rFonts w:ascii="Garamond" w:hAnsi="Garamond"/>
        </w:rPr>
        <w:fldChar w:fldCharType="begin" w:fldLock="1"/>
      </w:r>
      <w:r w:rsidR="003B051B">
        <w:rPr>
          <w:rFonts w:ascii="Garamond" w:hAnsi="Garamond"/>
        </w:rPr>
        <w:instrText>ADDIN CSL_CITATION {"citationItems":[{"id":"ITEM-1","itemData":{"DOI":"10.2307/2531069","ISSN":"0006341X","abstract":"Our understanding of induced resistance against herbivores has grown immeasurably during the last several decades. Based upon the emerging literature, we argue that induced resistance represents a continuum of phenotypes that is determined by the plant’s ability to integrate multiple suites of signals of plant and herbivore origin. We present a model that illustrates the range of signals arising from early detection through herbivore feeding, and then through subsequent plant generations.","author":[{"dropping-particle":"V.","family":"Hedges","given":"L.","non-dropping-particle":"","parse-names":false,"suffix":""},{"dropping-particle":"","family":"Olkin","given":"I.","non-dropping-particle":"","parse-names":false,"suffix":""}],"container-title":"Biometrics","id":"ITEM-1","issue":"2","issued":{"date-parts":[["1985"]]},"number-of-pages":"454","publisher":"Academic Press","publisher-place":"New York","title":"Statistical Methods for Meta-Analysis","type":"book","volume":"42"},"uris":["http://www.mendeley.com/documents/?uuid=08e1b905-3351-45a2-ab57-e83ea29dfed3"]}],"mendeley":{"formattedCitation":"&lt;sup&gt;56&lt;/sup&gt;","plainTextFormattedCitation":"56","previouslyFormattedCitation":"&lt;sup&gt;56&lt;/sup&gt;"},"properties":{"noteIndex":0},"schema":"https://github.com/citation-style-language/schema/raw/master/csl-citation.json"}</w:instrText>
      </w:r>
      <w:r>
        <w:rPr>
          <w:rFonts w:ascii="Garamond" w:hAnsi="Garamond"/>
        </w:rPr>
        <w:fldChar w:fldCharType="separate"/>
      </w:r>
      <w:r w:rsidR="007A70A3" w:rsidRPr="007A70A3">
        <w:rPr>
          <w:rFonts w:ascii="Garamond" w:hAnsi="Garamond"/>
          <w:noProof/>
          <w:vertAlign w:val="superscript"/>
        </w:rPr>
        <w:t>56</w:t>
      </w:r>
      <w:r>
        <w:rPr>
          <w:rFonts w:ascii="Garamond" w:hAnsi="Garamond"/>
        </w:rPr>
        <w:fldChar w:fldCharType="end"/>
      </w:r>
      <w:ins w:id="385" w:author="Lauren Harrison" w:date="2020-09-26T15:01:00Z">
        <w:r w:rsidR="004D2BA8">
          <w:rPr>
            <w:rFonts w:ascii="Garamond" w:hAnsi="Garamond"/>
          </w:rPr>
          <w:t>)</w:t>
        </w:r>
      </w:ins>
      <w:r>
        <w:rPr>
          <w:rFonts w:ascii="Garamond" w:hAnsi="Garamond"/>
        </w:rPr>
        <w:t xml:space="preserve"> as follows: </w:t>
      </w:r>
    </w:p>
    <w:p w14:paraId="78E4BDD7" w14:textId="66F31457" w:rsidR="00DA2BB5" w:rsidRPr="00733A60" w:rsidRDefault="00733A60" w:rsidP="00DA2BB5">
      <w:pPr>
        <w:contextualSpacing/>
        <w:jc w:val="center"/>
        <w:rPr>
          <w:rFonts w:ascii="Garamond" w:eastAsiaTheme="minorEastAsia" w:hAnsi="Garamond"/>
          <w:sz w:val="20"/>
          <w:szCs w:val="20"/>
        </w:rPr>
      </w:pPr>
      <m:oMath>
        <m:r>
          <w:rPr>
            <w:rFonts w:ascii="Cambria Math" w:hAnsi="Cambria Math"/>
            <w:sz w:val="20"/>
            <w:szCs w:val="20"/>
          </w:rPr>
          <m:t xml:space="preserve">g= </m:t>
        </m:r>
        <m:f>
          <m:fPr>
            <m:ctrlPr>
              <w:rPr>
                <w:rFonts w:ascii="Cambria Math" w:hAnsi="Cambria Math"/>
                <w:i/>
                <w:sz w:val="20"/>
                <w:szCs w:val="20"/>
              </w:rPr>
            </m:ctrlPr>
          </m:fPr>
          <m:num>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M</m:t>
                </m:r>
              </m:sub>
            </m:sSub>
            <m:r>
              <w:rPr>
                <w:rFonts w:ascii="Cambria Math" w:hAnsi="Cambria Math"/>
                <w:sz w:val="20"/>
                <w:szCs w:val="20"/>
              </w:rPr>
              <m:t xml:space="preserve">- </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F</m:t>
                </m:r>
              </m:sub>
            </m:sSub>
          </m:num>
          <m:den>
            <m:sSub>
              <m:sSubPr>
                <m:ctrlPr>
                  <w:rPr>
                    <w:rFonts w:ascii="Cambria Math" w:hAnsi="Cambria Math"/>
                    <w:i/>
                    <w:sz w:val="20"/>
                    <w:szCs w:val="20"/>
                  </w:rPr>
                </m:ctrlPr>
              </m:sSubPr>
              <m:e>
                <m:r>
                  <w:rPr>
                    <w:rFonts w:ascii="Cambria Math" w:hAnsi="Cambria Math"/>
                    <w:sz w:val="20"/>
                    <w:szCs w:val="20"/>
                  </w:rPr>
                  <m:t>SD</m:t>
                </m:r>
              </m:e>
              <m:sub>
                <m:r>
                  <w:rPr>
                    <w:rFonts w:ascii="Cambria Math" w:hAnsi="Cambria Math"/>
                    <w:sz w:val="20"/>
                    <w:szCs w:val="20"/>
                  </w:rPr>
                  <m:t>p</m:t>
                </m:r>
              </m:sub>
            </m:sSub>
          </m:den>
        </m:f>
        <m:r>
          <w:rPr>
            <w:rFonts w:ascii="Cambria Math" w:hAnsi="Cambria Math"/>
            <w:sz w:val="20"/>
            <w:szCs w:val="20"/>
          </w:rPr>
          <m:t>J</m:t>
        </m:r>
      </m:oMath>
      <w:r w:rsidR="00DA2BB5" w:rsidRPr="00733A60">
        <w:rPr>
          <w:rFonts w:ascii="Garamond" w:eastAsiaTheme="minorEastAsia" w:hAnsi="Garamond"/>
          <w:sz w:val="20"/>
          <w:szCs w:val="20"/>
        </w:rPr>
        <w:t xml:space="preserve"> ,</w:t>
      </w:r>
    </w:p>
    <w:p w14:paraId="7A53CC8D" w14:textId="357E333C" w:rsidR="00DA2BB5" w:rsidRPr="006C2D94" w:rsidRDefault="00DA2BB5" w:rsidP="00DA2BB5">
      <w:pPr>
        <w:contextualSpacing/>
        <w:jc w:val="right"/>
        <w:rPr>
          <w:rFonts w:ascii="Garamond" w:eastAsiaTheme="minorEastAsia" w:hAnsi="Garamond"/>
          <w:i/>
          <w:sz w:val="20"/>
          <w:szCs w:val="20"/>
        </w:rPr>
      </w:pPr>
      <w:r>
        <w:rPr>
          <w:rFonts w:ascii="Garamond" w:eastAsiaTheme="minorEastAsia" w:hAnsi="Garamond"/>
          <w:sz w:val="20"/>
          <w:szCs w:val="20"/>
        </w:rPr>
        <w:tab/>
      </w:r>
      <w:r>
        <w:rPr>
          <w:rFonts w:ascii="Garamond" w:eastAsiaTheme="minorEastAsia" w:hAnsi="Garamond"/>
          <w:sz w:val="20"/>
          <w:szCs w:val="20"/>
        </w:rPr>
        <w:tab/>
      </w:r>
      <w:r>
        <w:rPr>
          <w:rFonts w:ascii="Garamond" w:eastAsiaTheme="minorEastAsia" w:hAnsi="Garamond"/>
          <w:sz w:val="20"/>
          <w:szCs w:val="20"/>
        </w:rPr>
        <w:tab/>
      </w:r>
      <w:r>
        <w:rPr>
          <w:rFonts w:ascii="Garamond" w:eastAsiaTheme="minorEastAsia" w:hAnsi="Garamond"/>
          <w:i/>
          <w:sz w:val="20"/>
          <w:szCs w:val="20"/>
        </w:rPr>
        <w:t xml:space="preserve">Eq. </w:t>
      </w:r>
      <w:r w:rsidR="00733A60">
        <w:rPr>
          <w:rFonts w:ascii="Garamond" w:eastAsiaTheme="minorEastAsia" w:hAnsi="Garamond"/>
          <w:i/>
          <w:sz w:val="20"/>
          <w:szCs w:val="20"/>
        </w:rPr>
        <w:t>3</w:t>
      </w:r>
    </w:p>
    <w:p w14:paraId="7BDB2957" w14:textId="77777777" w:rsidR="00DA2BB5" w:rsidRPr="006C2D94" w:rsidRDefault="00FC77DA" w:rsidP="00DA2BB5">
      <w:pPr>
        <w:contextualSpacing/>
        <w:jc w:val="center"/>
        <w:rPr>
          <w:rFonts w:ascii="Garamond" w:eastAsiaTheme="minorEastAsia" w:hAnsi="Garamond"/>
          <w:sz w:val="20"/>
          <w:szCs w:val="20"/>
        </w:rPr>
      </w:pPr>
      <m:oMath>
        <m:sSub>
          <m:sSubPr>
            <m:ctrlPr>
              <w:rPr>
                <w:rFonts w:ascii="Cambria Math" w:eastAsiaTheme="minorEastAsia" w:hAnsi="Cambria Math"/>
                <w:i/>
                <w:sz w:val="20"/>
                <w:szCs w:val="20"/>
              </w:rPr>
            </m:ctrlPr>
          </m:sSubPr>
          <m:e>
            <m:r>
              <w:rPr>
                <w:rFonts w:ascii="Cambria Math" w:eastAsiaTheme="minorEastAsia" w:hAnsi="Cambria Math"/>
                <w:sz w:val="20"/>
                <w:szCs w:val="20"/>
              </w:rPr>
              <m:t xml:space="preserve"> SD</m:t>
            </m:r>
          </m:e>
          <m:sub>
            <m:r>
              <w:rPr>
                <w:rFonts w:ascii="Cambria Math" w:eastAsiaTheme="minorEastAsia" w:hAnsi="Cambria Math"/>
                <w:sz w:val="20"/>
                <w:szCs w:val="20"/>
              </w:rPr>
              <m:t>p</m:t>
            </m:r>
          </m:sub>
        </m:sSub>
        <m:r>
          <w:rPr>
            <w:rFonts w:ascii="Cambria Math" w:eastAsiaTheme="minorEastAsia" w:hAnsi="Cambria Math"/>
            <w:sz w:val="20"/>
            <w:szCs w:val="20"/>
          </w:rPr>
          <m:t xml:space="preserve">= </m:t>
        </m:r>
        <m:rad>
          <m:radPr>
            <m:degHide m:val="1"/>
            <m:ctrlPr>
              <w:rPr>
                <w:rFonts w:ascii="Cambria Math" w:eastAsiaTheme="minorEastAsia" w:hAnsi="Cambria Math"/>
                <w:i/>
                <w:sz w:val="20"/>
                <w:szCs w:val="20"/>
              </w:rPr>
            </m:ctrlPr>
          </m:radPr>
          <m:deg/>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-1)</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SD</m:t>
                    </m:r>
                  </m:e>
                  <m:sub>
                    <m:r>
                      <w:rPr>
                        <w:rFonts w:ascii="Cambria Math" w:eastAsiaTheme="minorEastAsia" w:hAnsi="Cambria Math"/>
                        <w:sz w:val="20"/>
                        <w:szCs w:val="20"/>
                      </w:rPr>
                      <m:t>M</m:t>
                    </m:r>
                  </m:sub>
                  <m:sup>
                    <m:r>
                      <w:rPr>
                        <w:rFonts w:ascii="Cambria Math" w:eastAsiaTheme="minorEastAsia" w:hAnsi="Cambria Math"/>
                        <w:sz w:val="20"/>
                        <w:szCs w:val="20"/>
                      </w:rPr>
                      <m:t>2</m:t>
                    </m:r>
                  </m:sup>
                </m:sSubSup>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-1)</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SD</m:t>
                    </m:r>
                  </m:e>
                  <m:sub>
                    <m:r>
                      <w:rPr>
                        <w:rFonts w:ascii="Cambria Math" w:eastAsiaTheme="minorEastAsia" w:hAnsi="Cambria Math"/>
                        <w:sz w:val="20"/>
                        <w:szCs w:val="20"/>
                      </w:rPr>
                      <m:t>F</m:t>
                    </m:r>
                  </m:sub>
                  <m:sup>
                    <m:r>
                      <w:rPr>
                        <w:rFonts w:ascii="Cambria Math" w:eastAsiaTheme="minorEastAsia" w:hAnsi="Cambria Math"/>
                        <w:sz w:val="20"/>
                        <w:szCs w:val="20"/>
                      </w:rPr>
                      <m:t>2</m:t>
                    </m:r>
                  </m:sup>
                </m:sSubSup>
                <m:r>
                  <w:rPr>
                    <w:rFonts w:ascii="Cambria Math" w:eastAsiaTheme="minorEastAsia" w:hAnsi="Cambria Math"/>
                    <w:sz w:val="20"/>
                    <w:szCs w:val="20"/>
                  </w:rPr>
                  <m:t xml:space="preserve"> </m:t>
                </m:r>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-2</m:t>
                </m:r>
              </m:den>
            </m:f>
          </m:e>
        </m:rad>
      </m:oMath>
      <w:r w:rsidR="00DA2BB5">
        <w:rPr>
          <w:rFonts w:ascii="Garamond" w:eastAsiaTheme="minorEastAsia" w:hAnsi="Garamond"/>
          <w:sz w:val="20"/>
          <w:szCs w:val="20"/>
        </w:rPr>
        <w:t xml:space="preserve"> ,</w:t>
      </w:r>
    </w:p>
    <w:p w14:paraId="21CDF302" w14:textId="0C1247A1" w:rsidR="00DA2BB5" w:rsidRDefault="00DA2BB5" w:rsidP="00DA2BB5">
      <w:pPr>
        <w:contextualSpacing/>
        <w:jc w:val="right"/>
        <w:rPr>
          <w:rFonts w:ascii="Garamond" w:hAnsi="Garamond"/>
          <w:i/>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i/>
          <w:sz w:val="20"/>
          <w:szCs w:val="20"/>
        </w:rPr>
        <w:t xml:space="preserve">Eq. </w:t>
      </w:r>
      <w:r w:rsidR="00733A60">
        <w:rPr>
          <w:rFonts w:ascii="Garamond" w:hAnsi="Garamond"/>
          <w:i/>
          <w:sz w:val="20"/>
          <w:szCs w:val="20"/>
        </w:rPr>
        <w:t>4</w:t>
      </w:r>
    </w:p>
    <w:p w14:paraId="74F045B3" w14:textId="77777777" w:rsidR="00DA2BB5" w:rsidRDefault="00DA2BB5" w:rsidP="00DA2BB5">
      <w:pPr>
        <w:contextualSpacing/>
        <w:jc w:val="right"/>
        <w:rPr>
          <w:rFonts w:ascii="Garamond" w:hAnsi="Garamond"/>
          <w:i/>
          <w:sz w:val="20"/>
          <w:szCs w:val="20"/>
        </w:rPr>
      </w:pPr>
    </w:p>
    <w:p w14:paraId="40AEEA26" w14:textId="77777777" w:rsidR="00DA2BB5" w:rsidRPr="0041778C" w:rsidRDefault="00DA2BB5" w:rsidP="00DA2BB5">
      <w:pPr>
        <w:contextualSpacing/>
        <w:jc w:val="center"/>
        <w:rPr>
          <w:rFonts w:ascii="Garamond" w:eastAsiaTheme="minorEastAsia" w:hAnsi="Garamond"/>
          <w:i/>
          <w:sz w:val="20"/>
          <w:szCs w:val="20"/>
        </w:rPr>
      </w:pPr>
      <m:oMathPara>
        <m:oMath>
          <m:r>
            <w:rPr>
              <w:rFonts w:ascii="Cambria Math" w:hAnsi="Cambria Math"/>
              <w:sz w:val="20"/>
              <w:szCs w:val="20"/>
            </w:rPr>
            <m:t xml:space="preserve">J=1- </m:t>
          </m:r>
          <m:f>
            <m:fPr>
              <m:ctrlPr>
                <w:rPr>
                  <w:rFonts w:ascii="Cambria Math" w:hAnsi="Cambria Math"/>
                  <w:i/>
                  <w:sz w:val="20"/>
                  <w:szCs w:val="20"/>
                </w:rPr>
              </m:ctrlPr>
            </m:fPr>
            <m:num>
              <m:r>
                <w:rPr>
                  <w:rFonts w:ascii="Cambria Math" w:hAnsi="Cambria Math"/>
                  <w:sz w:val="20"/>
                  <w:szCs w:val="20"/>
                </w:rPr>
                <m:t>3</m:t>
              </m:r>
            </m:num>
            <m:den>
              <m:r>
                <w:rPr>
                  <w:rFonts w:ascii="Cambria Math" w:hAnsi="Cambria Math"/>
                  <w:sz w:val="20"/>
                  <w:szCs w:val="20"/>
                </w:rPr>
                <m:t>4</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-2</m:t>
                  </m:r>
                </m:e>
              </m:d>
              <m:r>
                <w:rPr>
                  <w:rFonts w:ascii="Cambria Math" w:hAnsi="Cambria Math"/>
                  <w:sz w:val="20"/>
                  <w:szCs w:val="20"/>
                </w:rPr>
                <m:t>-1</m:t>
              </m:r>
            </m:den>
          </m:f>
        </m:oMath>
      </m:oMathPara>
    </w:p>
    <w:p w14:paraId="1159930B" w14:textId="37BDA6D3" w:rsidR="00DA2BB5" w:rsidRPr="006C2D94" w:rsidRDefault="00DA2BB5" w:rsidP="00DA2BB5">
      <w:pPr>
        <w:contextualSpacing/>
        <w:jc w:val="right"/>
        <w:rPr>
          <w:rFonts w:ascii="Garamond" w:hAnsi="Garamond"/>
          <w:i/>
          <w:sz w:val="20"/>
          <w:szCs w:val="20"/>
        </w:rPr>
      </w:pPr>
      <w:r>
        <w:rPr>
          <w:rFonts w:ascii="Garamond" w:hAnsi="Garamond"/>
          <w:i/>
          <w:sz w:val="20"/>
          <w:szCs w:val="20"/>
        </w:rPr>
        <w:t xml:space="preserve">Eq. </w:t>
      </w:r>
      <w:r w:rsidR="00733A60">
        <w:rPr>
          <w:rFonts w:ascii="Garamond" w:hAnsi="Garamond"/>
          <w:i/>
          <w:sz w:val="20"/>
          <w:szCs w:val="20"/>
        </w:rPr>
        <w:t>5</w:t>
      </w:r>
    </w:p>
    <w:p w14:paraId="346ABB4E" w14:textId="34588A92" w:rsidR="00DA2BB5" w:rsidRDefault="00DA2BB5" w:rsidP="00DA2BB5">
      <w:pPr>
        <w:contextualSpacing/>
        <w:rPr>
          <w:rFonts w:ascii="Garamond" w:eastAsiaTheme="minorEastAsia" w:hAnsi="Garamond"/>
        </w:rPr>
      </w:pPr>
      <w:r>
        <w:rPr>
          <w:rFonts w:ascii="Garamond" w:hAnsi="Garamond"/>
        </w:rPr>
        <w:t>Where</w:t>
      </w:r>
      <m:oMath>
        <m:r>
          <w:rPr>
            <w:rFonts w:ascii="Cambria Math" w:hAnsi="Cambria Math"/>
          </w:rPr>
          <m:t xml:space="preserve"> </m:t>
        </m:r>
        <m:acc>
          <m:accPr>
            <m:chr m:val="̅"/>
            <m:ctrlPr>
              <w:rPr>
                <w:rFonts w:ascii="Cambria Math" w:hAnsi="Cambria Math"/>
                <w:i/>
              </w:rPr>
            </m:ctrlPr>
          </m:accPr>
          <m:e>
            <m:r>
              <w:rPr>
                <w:rFonts w:ascii="Cambria Math" w:hAnsi="Cambria Math"/>
              </w:rPr>
              <m:t>X</m:t>
            </m:r>
          </m:e>
        </m:acc>
      </m:oMath>
      <w:r>
        <w:rPr>
          <w:rFonts w:ascii="Garamond" w:eastAsiaTheme="minorEastAsia" w:hAnsi="Garamond"/>
        </w:rPr>
        <w:t xml:space="preserve"> is the mean of the behavioural measure, </w:t>
      </w:r>
      <m:oMath>
        <m:sSub>
          <m:sSubPr>
            <m:ctrlPr>
              <w:rPr>
                <w:rFonts w:ascii="Cambria Math" w:hAnsi="Cambria Math"/>
                <w:i/>
              </w:rPr>
            </m:ctrlPr>
          </m:sSubPr>
          <m:e>
            <m:r>
              <w:rPr>
                <w:rFonts w:ascii="Cambria Math" w:hAnsi="Cambria Math"/>
              </w:rPr>
              <m:t>SD</m:t>
            </m:r>
          </m:e>
          <m:sub>
            <m:r>
              <w:rPr>
                <w:rFonts w:ascii="Cambria Math" w:hAnsi="Cambria Math"/>
              </w:rPr>
              <m:t>p</m:t>
            </m:r>
          </m:sub>
        </m:sSub>
      </m:oMath>
      <w:r>
        <w:rPr>
          <w:rFonts w:ascii="Garamond" w:eastAsiaTheme="minorEastAsia" w:hAnsi="Garamond"/>
        </w:rPr>
        <w:t xml:space="preserve"> i</w:t>
      </w:r>
      <w:proofErr w:type="spellStart"/>
      <w:r>
        <w:rPr>
          <w:rFonts w:ascii="Garamond" w:eastAsiaTheme="minorEastAsia" w:hAnsi="Garamond"/>
        </w:rPr>
        <w:t>s</w:t>
      </w:r>
      <w:proofErr w:type="spellEnd"/>
      <w:r>
        <w:rPr>
          <w:rFonts w:ascii="Garamond" w:eastAsiaTheme="minorEastAsia" w:hAnsi="Garamond"/>
        </w:rPr>
        <w:t xml:space="preserve"> the pooled standard deviation and N and SD are the sample size and standard deviation for males (M) and females (F), respectively. The associated sampling error variance of Hedges’ </w:t>
      </w:r>
      <w:r w:rsidRPr="00814634">
        <w:rPr>
          <w:rFonts w:ascii="Garamond" w:eastAsiaTheme="minorEastAsia" w:hAnsi="Garamond"/>
          <w:i/>
        </w:rPr>
        <w:t>g</w:t>
      </w:r>
      <w:r>
        <w:rPr>
          <w:rFonts w:ascii="Garamond" w:eastAsiaTheme="minorEastAsia" w:hAnsi="Garamond"/>
        </w:rPr>
        <w:t xml:space="preserve"> is:</w:t>
      </w:r>
    </w:p>
    <w:p w14:paraId="7DA05C8D" w14:textId="77777777" w:rsidR="00DA2BB5" w:rsidRDefault="00DA2BB5" w:rsidP="00DA2BB5">
      <w:pPr>
        <w:contextualSpacing/>
        <w:rPr>
          <w:rFonts w:ascii="Garamond" w:eastAsiaTheme="minorEastAsia" w:hAnsi="Garamond"/>
        </w:rPr>
      </w:pPr>
    </w:p>
    <w:p w14:paraId="0C0B766D" w14:textId="4CF808FD" w:rsidR="00DA2BB5" w:rsidRPr="009F7C5C" w:rsidRDefault="00FC77DA" w:rsidP="00DA2BB5">
      <w:pPr>
        <w:contextualSpacing/>
        <w:jc w:val="center"/>
        <w:rPr>
          <w:rFonts w:ascii="Garamond" w:hAnsi="Garamond"/>
          <w:i/>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g</m:t>
              </m:r>
            </m:sub>
          </m:sSub>
          <m:r>
            <w:rPr>
              <w:rFonts w:ascii="Cambria Math" w:eastAsiaTheme="minorEastAsia" w:hAnsi="Cambria Math"/>
              <w:sz w:val="20"/>
              <w:szCs w:val="20"/>
            </w:rPr>
            <m:t>=</m:t>
          </m:r>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den>
              </m:f>
              <m:r>
                <w:rPr>
                  <w:rFonts w:ascii="Cambria Math" w:eastAsiaTheme="minorEastAsia" w:hAnsi="Cambria Math"/>
                  <w:sz w:val="20"/>
                  <w:szCs w:val="20"/>
                </w:rPr>
                <m:t>+</m:t>
              </m:r>
              <m:f>
                <m:fPr>
                  <m:ctrlPr>
                    <w:rPr>
                      <w:rFonts w:ascii="Cambria Math" w:eastAsiaTheme="minorEastAsia" w:hAnsi="Cambria Math"/>
                      <w:i/>
                      <w:sz w:val="20"/>
                      <w:szCs w:val="20"/>
                    </w:rPr>
                  </m:ctrlPr>
                </m:fPr>
                <m:num>
                  <m:sSup>
                    <m:sSupPr>
                      <m:ctrlPr>
                        <w:rPr>
                          <w:rFonts w:ascii="Cambria Math" w:eastAsiaTheme="minorEastAsia" w:hAnsi="Cambria Math"/>
                          <w:i/>
                          <w:sz w:val="20"/>
                          <w:szCs w:val="20"/>
                        </w:rPr>
                      </m:ctrlPr>
                    </m:sSupPr>
                    <m:e>
                      <m:r>
                        <w:rPr>
                          <w:rFonts w:ascii="Cambria Math" w:eastAsiaTheme="minorEastAsia" w:hAnsi="Cambria Math"/>
                          <w:sz w:val="20"/>
                          <w:szCs w:val="20"/>
                        </w:rPr>
                        <m:t>d</m:t>
                      </m:r>
                    </m:e>
                    <m:sup>
                      <m:r>
                        <w:rPr>
                          <w:rFonts w:ascii="Cambria Math" w:eastAsiaTheme="minorEastAsia" w:hAnsi="Cambria Math"/>
                          <w:sz w:val="20"/>
                          <w:szCs w:val="20"/>
                        </w:rPr>
                        <m:t>2</m:t>
                      </m:r>
                    </m:sup>
                  </m:sSup>
                </m:num>
                <m:den>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m:t>
                  </m:r>
                </m:den>
              </m:f>
            </m:e>
          </m:d>
          <m:sSup>
            <m:sSupPr>
              <m:ctrlPr>
                <w:rPr>
                  <w:rFonts w:ascii="Cambria Math" w:hAnsi="Cambria Math"/>
                  <w:i/>
                  <w:sz w:val="20"/>
                  <w:szCs w:val="20"/>
                </w:rPr>
              </m:ctrlPr>
            </m:sSupPr>
            <m:e>
              <m:r>
                <w:rPr>
                  <w:rFonts w:ascii="Cambria Math" w:hAnsi="Cambria Math"/>
                  <w:sz w:val="20"/>
                  <w:szCs w:val="20"/>
                </w:rPr>
                <m:t>J</m:t>
              </m:r>
            </m:e>
            <m:sup>
              <m:r>
                <w:rPr>
                  <w:rFonts w:ascii="Cambria Math" w:hAnsi="Cambria Math"/>
                  <w:sz w:val="20"/>
                  <w:szCs w:val="20"/>
                </w:rPr>
                <m:t>2</m:t>
              </m:r>
            </m:sup>
          </m:sSup>
          <m:r>
            <w:del w:id="386" w:author="Daniel Noble" w:date="2020-09-05T13:46:00Z">
              <w:rPr>
                <w:rFonts w:ascii="Cambria Math" w:eastAsiaTheme="minorEastAsia" w:hAnsi="Cambria Math"/>
                <w:sz w:val="20"/>
                <w:szCs w:val="20"/>
              </w:rPr>
              <m:t>,</m:t>
            </w:del>
          </m:r>
        </m:oMath>
      </m:oMathPara>
    </w:p>
    <w:p w14:paraId="2ECAE7F9" w14:textId="6E17CDCB" w:rsidR="00DA2BB5" w:rsidRDefault="00DA2BB5" w:rsidP="00DA2BB5">
      <w:pPr>
        <w:contextualSpacing/>
        <w:jc w:val="right"/>
        <w:rPr>
          <w:rFonts w:ascii="Garamond" w:hAnsi="Garamond"/>
          <w:i/>
          <w:sz w:val="20"/>
          <w:szCs w:val="20"/>
        </w:rPr>
      </w:pPr>
      <w:r>
        <w:rPr>
          <w:rFonts w:ascii="Garamond" w:hAnsi="Garamond"/>
          <w:i/>
          <w:sz w:val="20"/>
          <w:szCs w:val="20"/>
        </w:rPr>
        <w:t xml:space="preserve">Eq. </w:t>
      </w:r>
      <w:r w:rsidR="00733A60">
        <w:rPr>
          <w:rFonts w:ascii="Garamond" w:hAnsi="Garamond"/>
          <w:i/>
          <w:sz w:val="20"/>
          <w:szCs w:val="20"/>
        </w:rPr>
        <w:t>6</w:t>
      </w:r>
    </w:p>
    <w:p w14:paraId="5136F87B" w14:textId="63B6CC21" w:rsidR="00DA2BB5" w:rsidRDefault="00DA2BB5" w:rsidP="00DA2BB5">
      <w:pPr>
        <w:contextualSpacing/>
        <w:jc w:val="right"/>
        <w:rPr>
          <w:rFonts w:ascii="Garamond" w:hAnsi="Garamond"/>
          <w:i/>
          <w:sz w:val="20"/>
          <w:szCs w:val="20"/>
        </w:rPr>
      </w:pPr>
    </w:p>
    <w:p w14:paraId="44E75968" w14:textId="77777777" w:rsidR="00DA2BB5" w:rsidRDefault="00DA2BB5" w:rsidP="00DA2BB5">
      <w:pPr>
        <w:contextualSpacing/>
        <w:jc w:val="right"/>
        <w:rPr>
          <w:rFonts w:ascii="Garamond" w:hAnsi="Garamond"/>
          <w:i/>
          <w:sz w:val="20"/>
          <w:szCs w:val="20"/>
        </w:rPr>
      </w:pPr>
    </w:p>
    <w:p w14:paraId="7A5DB2A2" w14:textId="12171A1D" w:rsidR="00DA2BB5" w:rsidRDefault="00DA2BB5" w:rsidP="00DA2BB5">
      <w:pPr>
        <w:contextualSpacing/>
        <w:rPr>
          <w:rFonts w:ascii="Garamond" w:eastAsiaTheme="minorEastAsia" w:hAnsi="Garamond"/>
          <w:highlight w:val="yellow"/>
        </w:rPr>
      </w:pPr>
      <w:r>
        <w:rPr>
          <w:rFonts w:ascii="Garamond" w:eastAsiaTheme="minorEastAsia" w:hAnsi="Garamond"/>
        </w:rPr>
        <w:t xml:space="preserve">We used Hedges </w:t>
      </w:r>
      <w:r w:rsidRPr="00E43911">
        <w:rPr>
          <w:rFonts w:ascii="Garamond" w:eastAsiaTheme="minorEastAsia" w:hAnsi="Garamond"/>
          <w:i/>
        </w:rPr>
        <w:t>g</w:t>
      </w:r>
      <w:r>
        <w:rPr>
          <w:rFonts w:ascii="Garamond" w:eastAsiaTheme="minorEastAsia" w:hAnsi="Garamond"/>
        </w:rPr>
        <w:t xml:space="preserve"> instead of log response ratios as some behavioural measures were based on ranks or scores. As such, response ratios could not be calculated because score and rank data are not bound to zero</w:t>
      </w:r>
      <w:del w:id="387" w:author="Lauren Harrison" w:date="2020-09-26T15:00:00Z">
        <w:r w:rsidDel="004D2BA8">
          <w:rPr>
            <w:rFonts w:ascii="Garamond" w:eastAsiaTheme="minorEastAsia" w:hAnsi="Garamond"/>
          </w:rPr>
          <w:delText xml:space="preserve"> </w:delText>
        </w:r>
      </w:del>
      <w:r>
        <w:rPr>
          <w:rFonts w:ascii="Garamond" w:eastAsiaTheme="minorEastAsia" w:hAnsi="Garamond"/>
        </w:rPr>
        <w:fldChar w:fldCharType="begin" w:fldLock="1"/>
      </w:r>
      <w:r w:rsidR="003B051B">
        <w:rPr>
          <w:rFonts w:ascii="Garamond" w:eastAsiaTheme="minorEastAsia" w:hAnsi="Garamond"/>
        </w:rPr>
        <w:instrText>ADDIN CSL_CITATION {"citationItems":[{"id":"ITEM-1","itemData":{"abstract":"A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Houle","given":"David","non-dropping-particle":"","parse-names":false,"suffix":""},{"dropping-particle":"","family":"Pélabon","given":"Christophe","non-dropping-particle":"","parse-names":false,"suffix":""},{"dropping-particle":"","family":"Wagner","given":"G","non-dropping-particle":"","parse-names":false,"suffix":""},{"dropping-particle":"","family":"Hansen","given":"Thomas F.","non-dropping-particle":"","parse-names":false,"suffix":""}],"container-title":"The Quarterly Review of Biology","id":"ITEM-1","issue":"1","issued":{"date-parts":[["2011"]]},"page":"3-34","title":"Measurement and meaning in biology","type":"article-journal","volume":"86"},"uris":["http://www.mendeley.com/documents/?uuid=f3b2690d-4667-407d-ac95-b8bdb71a22b3"]},{"id":"ITEM-2","itemData":{"DOI":"10.1111/2041-210X.12309","ISBN":"2041-210X","ISSN":"2041210X","abstract":"*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Evolution","id":"ITEM-2","issue":"2","issued":{"date-parts":[["2015"]]},"page":"143-152","title":"Meta-analysis of variation: Ecological and evolutionary applications and beyond","type":"article-journal","volume":"6"},"uris":["http://www.mendeley.com/documents/?uuid=684d65b2-7f00-4936-a486-1031f7621779"]}],"mendeley":{"formattedCitation":"&lt;sup&gt;52,57&lt;/sup&gt;","plainTextFormattedCitation":"52,57","previouslyFormattedCitation":"&lt;sup&gt;52,57&lt;/sup&gt;"},"properties":{"noteIndex":0},"schema":"https://github.com/citation-style-language/schema/raw/master/csl-citation.json"}</w:instrText>
      </w:r>
      <w:r>
        <w:rPr>
          <w:rFonts w:ascii="Garamond" w:eastAsiaTheme="minorEastAsia" w:hAnsi="Garamond"/>
        </w:rPr>
        <w:fldChar w:fldCharType="separate"/>
      </w:r>
      <w:r w:rsidR="007A70A3" w:rsidRPr="007A70A3">
        <w:rPr>
          <w:rFonts w:ascii="Garamond" w:eastAsiaTheme="minorEastAsia" w:hAnsi="Garamond"/>
          <w:noProof/>
          <w:vertAlign w:val="superscript"/>
        </w:rPr>
        <w:t>52,57</w:t>
      </w:r>
      <w:r>
        <w:rPr>
          <w:rFonts w:ascii="Garamond" w:eastAsiaTheme="minorEastAsia" w:hAnsi="Garamond"/>
        </w:rPr>
        <w:fldChar w:fldCharType="end"/>
      </w:r>
      <w:r>
        <w:rPr>
          <w:rFonts w:ascii="Garamond" w:eastAsiaTheme="minorEastAsia" w:hAnsi="Garamond"/>
        </w:rPr>
        <w:t>. The relevant direction of the effect size varies depending on the focal behavioural measure of personality. For example, boldness is often measured as either ‘latency to flee’</w:t>
      </w:r>
      <w:r w:rsidRPr="00674A55">
        <w:rPr>
          <w:rFonts w:ascii="Garamond" w:eastAsiaTheme="minorEastAsia" w:hAnsi="Garamond"/>
        </w:rPr>
        <w:t xml:space="preserve"> </w:t>
      </w:r>
      <w:r>
        <w:rPr>
          <w:rFonts w:ascii="Garamond" w:eastAsiaTheme="minorEastAsia" w:hAnsi="Garamond"/>
        </w:rPr>
        <w:t>or ‘time to resume a behaviour’ following a simulated predator approach. Here a bolder individual is therefore indic</w:t>
      </w:r>
      <w:r w:rsidR="00202F38">
        <w:rPr>
          <w:rFonts w:ascii="Garamond" w:eastAsiaTheme="minorEastAsia" w:hAnsi="Garamond"/>
        </w:rPr>
        <w:t>a</w:t>
      </w:r>
      <w:r>
        <w:rPr>
          <w:rFonts w:ascii="Garamond" w:eastAsiaTheme="minorEastAsia" w:hAnsi="Garamond"/>
        </w:rPr>
        <w:t xml:space="preserve">ted by a larger or a smaller value respectively. We examined all measurement protocols and, where necessary, reversed the sign of the male-female difference to ensure that the direction of the effect size had a consistent interpretation for each personality trait. Specifically, a positive value of </w:t>
      </w:r>
      <w:r w:rsidRPr="00814634">
        <w:rPr>
          <w:rFonts w:ascii="Garamond" w:eastAsiaTheme="minorEastAsia" w:hAnsi="Garamond"/>
          <w:i/>
        </w:rPr>
        <w:t>g</w:t>
      </w:r>
      <w:r>
        <w:rPr>
          <w:rFonts w:ascii="Garamond" w:eastAsiaTheme="minorEastAsia" w:hAnsi="Garamond"/>
        </w:rPr>
        <w:t xml:space="preserve"> indicates that males are more social, aggressive, exploratory, active or bold.</w:t>
      </w:r>
    </w:p>
    <w:p w14:paraId="779AF878" w14:textId="77777777" w:rsidR="00DA2BB5" w:rsidRDefault="00DA2BB5" w:rsidP="00DA2BB5">
      <w:pPr>
        <w:contextualSpacing/>
        <w:rPr>
          <w:rFonts w:ascii="Garamond" w:eastAsiaTheme="minorEastAsia" w:hAnsi="Garamond"/>
        </w:rPr>
      </w:pPr>
      <w:r>
        <w:rPr>
          <w:rFonts w:ascii="Garamond" w:eastAsiaTheme="minorEastAsia" w:hAnsi="Garamond"/>
        </w:rPr>
        <w:t xml:space="preserve"> </w:t>
      </w:r>
    </w:p>
    <w:p w14:paraId="0F3B0B1C" w14:textId="52D5624C" w:rsidR="00DA2BB5" w:rsidRPr="00753BDD" w:rsidRDefault="00DA2BB5" w:rsidP="00DA2BB5">
      <w:pPr>
        <w:ind w:firstLine="720"/>
        <w:contextualSpacing/>
        <w:rPr>
          <w:rFonts w:ascii="Garamond" w:eastAsiaTheme="minorEastAsia" w:hAnsi="Garamond"/>
        </w:rPr>
      </w:pPr>
      <w:r>
        <w:rPr>
          <w:rFonts w:ascii="Garamond" w:hAnsi="Garamond"/>
        </w:rPr>
        <w:t xml:space="preserve">Second, to quantify a sex difference in the variance in personality traits we </w:t>
      </w:r>
      <w:r>
        <w:rPr>
          <w:rFonts w:ascii="Garamond" w:eastAsiaTheme="minorEastAsia" w:hAnsi="Garamond"/>
        </w:rPr>
        <w:t>used the log coefficient of variation (</w:t>
      </w:r>
      <w:proofErr w:type="spellStart"/>
      <w:r>
        <w:rPr>
          <w:rFonts w:ascii="Garamond" w:eastAsiaTheme="minorEastAsia" w:hAnsi="Garamond"/>
        </w:rPr>
        <w:t>lnCVR</w:t>
      </w:r>
      <w:proofErr w:type="spellEnd"/>
      <w:r>
        <w:rPr>
          <w:rFonts w:ascii="Garamond" w:eastAsiaTheme="minorEastAsia" w:hAnsi="Garamond"/>
        </w:rPr>
        <w:t>)</w:t>
      </w:r>
      <w:del w:id="388" w:author="Lauren Harrison" w:date="2020-09-26T16:09:00Z">
        <w:r w:rsidDel="004A3363">
          <w:rPr>
            <w:rFonts w:ascii="Garamond" w:eastAsiaTheme="minorEastAsia" w:hAnsi="Garamond"/>
          </w:rPr>
          <w:delText xml:space="preserve"> </w:delText>
        </w:r>
      </w:del>
      <w:r>
        <w:rPr>
          <w:rFonts w:ascii="Garamond" w:eastAsiaTheme="minorEastAsia" w:hAnsi="Garamond"/>
        </w:rPr>
        <w:fldChar w:fldCharType="begin" w:fldLock="1"/>
      </w:r>
      <w:r w:rsidR="003B051B">
        <w:rPr>
          <w:rFonts w:ascii="Garamond" w:eastAsiaTheme="minorEastAsia" w:hAnsi="Garamond"/>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mendeley":{"formattedCitation":"&lt;sup&gt;52&lt;/sup&gt;","plainTextFormattedCitation":"52","previouslyFormattedCitation":"&lt;sup&gt;52&lt;/sup&gt;"},"properties":{"noteIndex":0},"schema":"https://github.com/citation-style-language/schema/raw/master/csl-citation.json"}</w:instrText>
      </w:r>
      <w:r>
        <w:rPr>
          <w:rFonts w:ascii="Garamond" w:eastAsiaTheme="minorEastAsia" w:hAnsi="Garamond"/>
        </w:rPr>
        <w:fldChar w:fldCharType="separate"/>
      </w:r>
      <w:r w:rsidR="007A70A3" w:rsidRPr="007A70A3">
        <w:rPr>
          <w:rFonts w:ascii="Garamond" w:eastAsiaTheme="minorEastAsia" w:hAnsi="Garamond"/>
          <w:noProof/>
          <w:vertAlign w:val="superscript"/>
        </w:rPr>
        <w:t>52</w:t>
      </w:r>
      <w:r>
        <w:rPr>
          <w:rFonts w:ascii="Garamond" w:eastAsiaTheme="minorEastAsia" w:hAnsi="Garamond"/>
        </w:rPr>
        <w:fldChar w:fldCharType="end"/>
      </w:r>
      <w:r>
        <w:rPr>
          <w:rFonts w:ascii="Garamond" w:eastAsiaTheme="minorEastAsia" w:hAnsi="Garamond"/>
          <w:noProof/>
        </w:rPr>
        <w:t xml:space="preserve">. </w:t>
      </w:r>
      <w:r w:rsidR="009A0817">
        <w:rPr>
          <w:rFonts w:ascii="Garamond" w:eastAsiaTheme="minorEastAsia" w:hAnsi="Garamond"/>
        </w:rPr>
        <w:t>In our data set there was a strong, positive relationship between the mean and variance in personality measurements (</w:t>
      </w:r>
      <w:r w:rsidR="009A0817" w:rsidRPr="001E52B7">
        <w:rPr>
          <w:rFonts w:ascii="Garamond" w:eastAsiaTheme="minorEastAsia" w:hAnsi="Garamond"/>
        </w:rPr>
        <w:t xml:space="preserve">males: </w:t>
      </w:r>
      <w:r w:rsidR="009A0817" w:rsidRPr="001E52B7">
        <w:rPr>
          <w:rFonts w:ascii="Garamond" w:eastAsiaTheme="minorEastAsia" w:hAnsi="Garamond"/>
          <w:i/>
          <w:iCs/>
        </w:rPr>
        <w:t xml:space="preserve">r </w:t>
      </w:r>
      <w:r w:rsidR="009A0817" w:rsidRPr="001E52B7">
        <w:rPr>
          <w:rFonts w:ascii="Garamond" w:eastAsiaTheme="minorEastAsia" w:hAnsi="Garamond"/>
        </w:rPr>
        <w:t>=0.</w:t>
      </w:r>
      <w:r w:rsidR="009A0817">
        <w:rPr>
          <w:rFonts w:ascii="Garamond" w:eastAsiaTheme="minorEastAsia" w:hAnsi="Garamond"/>
        </w:rPr>
        <w:t>90</w:t>
      </w:r>
      <w:r w:rsidR="009A0817" w:rsidRPr="001E52B7">
        <w:rPr>
          <w:rFonts w:ascii="Garamond" w:eastAsiaTheme="minorEastAsia" w:hAnsi="Garamond"/>
        </w:rPr>
        <w:t xml:space="preserve">; females: </w:t>
      </w:r>
      <w:r w:rsidR="009A0817" w:rsidRPr="001E52B7">
        <w:rPr>
          <w:rFonts w:ascii="Garamond" w:eastAsiaTheme="minorEastAsia" w:hAnsi="Garamond"/>
          <w:i/>
          <w:iCs/>
        </w:rPr>
        <w:t>r</w:t>
      </w:r>
      <w:r w:rsidR="009A0817" w:rsidRPr="001E52B7">
        <w:rPr>
          <w:rFonts w:ascii="Garamond" w:eastAsiaTheme="minorEastAsia" w:hAnsi="Garamond"/>
        </w:rPr>
        <w:t xml:space="preserve"> =0.</w:t>
      </w:r>
      <w:r w:rsidR="009A0817">
        <w:rPr>
          <w:rFonts w:ascii="Garamond" w:eastAsiaTheme="minorEastAsia" w:hAnsi="Garamond"/>
        </w:rPr>
        <w:t xml:space="preserve">91). As such, using </w:t>
      </w:r>
      <w:proofErr w:type="spellStart"/>
      <w:r w:rsidR="009A0817">
        <w:rPr>
          <w:rFonts w:ascii="Garamond" w:eastAsiaTheme="minorEastAsia" w:hAnsi="Garamond"/>
        </w:rPr>
        <w:t>lnCVR</w:t>
      </w:r>
      <w:proofErr w:type="spellEnd"/>
      <w:r>
        <w:rPr>
          <w:rFonts w:ascii="Garamond" w:eastAsiaTheme="minorEastAsia" w:hAnsi="Garamond"/>
        </w:rPr>
        <w:t xml:space="preserve"> control</w:t>
      </w:r>
      <w:r w:rsidR="009A0817">
        <w:rPr>
          <w:rFonts w:ascii="Garamond" w:eastAsiaTheme="minorEastAsia" w:hAnsi="Garamond"/>
        </w:rPr>
        <w:t>led</w:t>
      </w:r>
      <w:r>
        <w:rPr>
          <w:rFonts w:ascii="Garamond" w:eastAsiaTheme="minorEastAsia" w:hAnsi="Garamond"/>
        </w:rPr>
        <w:t xml:space="preserve"> for mean-variance relationships and </w:t>
      </w:r>
      <w:r w:rsidR="009A0817">
        <w:rPr>
          <w:rFonts w:ascii="Garamond" w:eastAsiaTheme="minorEastAsia" w:hAnsi="Garamond"/>
        </w:rPr>
        <w:t xml:space="preserve">allowed us to </w:t>
      </w:r>
      <w:r>
        <w:rPr>
          <w:rFonts w:ascii="Garamond" w:eastAsiaTheme="minorEastAsia" w:hAnsi="Garamond"/>
        </w:rPr>
        <w:t>quantify sex difference</w:t>
      </w:r>
      <w:r w:rsidR="009A0817">
        <w:rPr>
          <w:rFonts w:ascii="Garamond" w:eastAsiaTheme="minorEastAsia" w:hAnsi="Garamond"/>
        </w:rPr>
        <w:t>s</w:t>
      </w:r>
      <w:r>
        <w:rPr>
          <w:rFonts w:ascii="Garamond" w:eastAsiaTheme="minorEastAsia" w:hAnsi="Garamond"/>
        </w:rPr>
        <w:t xml:space="preserve"> in variances independent of the</w:t>
      </w:r>
      <w:r w:rsidR="00B0274F">
        <w:rPr>
          <w:rFonts w:ascii="Garamond" w:eastAsiaTheme="minorEastAsia" w:hAnsi="Garamond"/>
        </w:rPr>
        <w:t xml:space="preserve"> mean</w:t>
      </w:r>
      <w:del w:id="389" w:author="Lauren Harrison" w:date="2020-09-26T15:00:00Z">
        <w:r w:rsidDel="004D2BA8">
          <w:rPr>
            <w:rFonts w:ascii="Garamond" w:eastAsiaTheme="minorEastAsia" w:hAnsi="Garamond"/>
          </w:rPr>
          <w:delText xml:space="preserve"> </w:delText>
        </w:r>
      </w:del>
      <w:r w:rsidR="003F4313">
        <w:rPr>
          <w:rFonts w:ascii="Garamond" w:eastAsiaTheme="minorEastAsia" w:hAnsi="Garamond"/>
        </w:rPr>
        <w:fldChar w:fldCharType="begin" w:fldLock="1"/>
      </w:r>
      <w:r w:rsidR="003B051B">
        <w:rPr>
          <w:rFonts w:ascii="Garamond" w:eastAsiaTheme="minorEastAsia" w:hAnsi="Garamond"/>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beyond","type":"article-journal","volume":"6"},"uris":["http://www.mendeley.com/documents/?uuid=9e0e5fdc-019f-4dc0-8143-f82d1d8d970f"]},{"id":"ITEM-2","itemData":{"DOI":"10.1002/jrsm.1423","ISSN":"17592887","PMID":"32431099","abstract":"Meta-analyses are often used to estimate the relative average values of a quantitative outcome in two groups (eg, control and experimental groups). However, they may also examine the relative variability (variance) of those groups. For such comparisons, two relatively new effect size statistics, the log-transformed “variability ratio” (the ratio of two standard deviations; lnVR) and the log-transformed “coefficients of variation ratio” (the ratio of two coefficients of variation; lnCVR) are useful. In practice, lnCVR may be of most use because a treatment may affect the mean and the variance simultaneously. We propose new estimators for lnCVR and lnVR, including for when the two groups are dependent (eg, cross-over and pre-test-post-test designs). Through simulation, we evaluated the bias of these estimators and make recommendations accordingly. We use the methods to demonstrate that: (a) lifestyle interventions have a heterogenizing effect on gestational weight gain in obese women and (b) low-glycemic index (GI) diets have a homogenizing effect on glycemic control in diabetics. We also find that the degree to which dependence among samples is accounted for can impact parameters such as τ2 (ie, the between-study variance) and I2 (ie, the proportion of the total variability due to between-study variance), and even the overall effect, and associated qualitative interpretations. Meta-analytic comparison of the variability between two groups enables us to ask completely new questions and to gain fresh insights from existing datasets. We encourage researchers to take advantage of these convenient new effect size measures for the meta-analysis of variation.","author":[{"dropping-particle":"","family":"Senior","given":"Alistair M.","non-dropping-particle":"","parse-names":false,"suffix":""},{"dropping-particle":"","family":"Viechtbauer","given":"Wolfgang","non-dropping-particle":"","parse-names":false,"suffix":""},{"dropping-particle":"","family":"Nakagawa","given":"Shinichi","non-dropping-particle":"","parse-names":false,"suffix":""}],"container-title":"Research Synthesis Methods","id":"ITEM-2","issue":"4","issued":{"date-parts":[["2020"]]},"page":"553-567","title":"Revisiting and expanding the meta-analysis of variation: The log coefficient of variation ratio","type":"article-journal","volume":"11"},"uris":["http://www.mendeley.com/documents/?uuid=71da5bcc-dfdf-4210-bb19-ae38901e70a4"]}],"mendeley":{"formattedCitation":"&lt;sup&gt;52,58&lt;/sup&gt;","plainTextFormattedCitation":"52,58","previouslyFormattedCitation":"&lt;sup&gt;52,58&lt;/sup&gt;"},"properties":{"noteIndex":0},"schema":"https://github.com/citation-style-language/schema/raw/master/csl-citation.json"}</w:instrText>
      </w:r>
      <w:r w:rsidR="003F4313">
        <w:rPr>
          <w:rFonts w:ascii="Garamond" w:eastAsiaTheme="minorEastAsia" w:hAnsi="Garamond"/>
        </w:rPr>
        <w:fldChar w:fldCharType="separate"/>
      </w:r>
      <w:r w:rsidR="007A70A3" w:rsidRPr="007A70A3">
        <w:rPr>
          <w:rFonts w:ascii="Garamond" w:eastAsiaTheme="minorEastAsia" w:hAnsi="Garamond"/>
          <w:noProof/>
          <w:vertAlign w:val="superscript"/>
        </w:rPr>
        <w:t>52,58</w:t>
      </w:r>
      <w:r w:rsidR="003F4313">
        <w:rPr>
          <w:rFonts w:ascii="Garamond" w:eastAsiaTheme="minorEastAsia" w:hAnsi="Garamond"/>
        </w:rPr>
        <w:fldChar w:fldCharType="end"/>
      </w:r>
      <w:r w:rsidRPr="003F4313">
        <w:rPr>
          <w:rFonts w:ascii="Garamond" w:eastAsiaTheme="minorEastAsia" w:hAnsi="Garamond"/>
        </w:rPr>
        <w:t>.</w:t>
      </w:r>
      <w:r>
        <w:rPr>
          <w:rFonts w:ascii="Garamond" w:eastAsiaTheme="minorEastAsia" w:hAnsi="Garamond"/>
        </w:rPr>
        <w:t xml:space="preserve"> We </w:t>
      </w:r>
      <w:r>
        <w:rPr>
          <w:rFonts w:ascii="Garamond" w:eastAsiaTheme="minorEastAsia" w:hAnsi="Garamond"/>
          <w:noProof/>
        </w:rPr>
        <w:t>calculated lnCVR and its associated samping variance (</w:t>
      </w:r>
      <m:oMath>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lnCVR</m:t>
            </m:r>
          </m:sub>
          <m:sup>
            <m:r>
              <w:rPr>
                <w:rFonts w:ascii="Cambria Math" w:hAnsi="Cambria Math"/>
                <w:sz w:val="20"/>
                <w:szCs w:val="20"/>
              </w:rPr>
              <m:t>2</m:t>
            </m:r>
          </m:sup>
        </m:sSubSup>
      </m:oMath>
      <w:r>
        <w:rPr>
          <w:rFonts w:ascii="Garamond" w:eastAsiaTheme="minorEastAsia" w:hAnsi="Garamond"/>
          <w:noProof/>
        </w:rPr>
        <w:t>) as:</w:t>
      </w:r>
    </w:p>
    <w:p w14:paraId="6725D9DB" w14:textId="77777777" w:rsidR="00DA2BB5" w:rsidRDefault="00DA2BB5" w:rsidP="00DA2BB5">
      <w:pPr>
        <w:contextualSpacing/>
        <w:rPr>
          <w:rFonts w:ascii="Garamond" w:eastAsiaTheme="minorEastAsia" w:hAnsi="Garamond"/>
          <w:noProof/>
        </w:rPr>
      </w:pPr>
    </w:p>
    <w:p w14:paraId="3223989A" w14:textId="77777777" w:rsidR="00DA2BB5" w:rsidRDefault="00DA2BB5" w:rsidP="00DA2BB5">
      <w:pPr>
        <w:tabs>
          <w:tab w:val="center" w:pos="4510"/>
          <w:tab w:val="right" w:pos="9020"/>
        </w:tabs>
        <w:contextualSpacing/>
        <w:jc w:val="center"/>
        <w:rPr>
          <w:rFonts w:ascii="Garamond" w:eastAsiaTheme="minorEastAsia" w:hAnsi="Garamond"/>
          <w:sz w:val="20"/>
          <w:szCs w:val="20"/>
        </w:rPr>
      </w:pPr>
      <m:oMath>
        <m:r>
          <m:rPr>
            <m:sty m:val="p"/>
          </m:rPr>
          <w:rPr>
            <w:rFonts w:ascii="Cambria Math" w:hAnsi="Cambria Math"/>
            <w:sz w:val="20"/>
            <w:szCs w:val="20"/>
          </w:rPr>
          <m:t>lnCVR</m:t>
        </m:r>
        <m:r>
          <w:rPr>
            <w:rFonts w:ascii="Cambria Math" w:hAnsi="Cambria Math"/>
            <w:sz w:val="20"/>
            <w:szCs w:val="20"/>
          </w:rPr>
          <m:t>=</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CV</m:t>
                        </m:r>
                      </m:e>
                      <m:sub>
                        <m:r>
                          <w:rPr>
                            <w:rFonts w:ascii="Cambria Math" w:hAnsi="Cambria Math"/>
                            <w:sz w:val="20"/>
                            <w:szCs w:val="20"/>
                          </w:rPr>
                          <m:t>M</m:t>
                        </m:r>
                      </m:sub>
                    </m:sSub>
                  </m:num>
                  <m:den>
                    <m:sSub>
                      <m:sSubPr>
                        <m:ctrlPr>
                          <w:rPr>
                            <w:rFonts w:ascii="Cambria Math" w:hAnsi="Cambria Math"/>
                            <w:sz w:val="20"/>
                            <w:szCs w:val="20"/>
                          </w:rPr>
                        </m:ctrlPr>
                      </m:sSubPr>
                      <m:e>
                        <m:r>
                          <m:rPr>
                            <m:sty m:val="p"/>
                          </m:rPr>
                          <w:rPr>
                            <w:rFonts w:ascii="Cambria Math" w:hAnsi="Cambria Math"/>
                            <w:sz w:val="20"/>
                            <w:szCs w:val="20"/>
                          </w:rPr>
                          <m:t>CV</m:t>
                        </m:r>
                      </m:e>
                      <m:sub>
                        <m:r>
                          <w:rPr>
                            <w:rFonts w:ascii="Cambria Math" w:hAnsi="Cambria Math"/>
                            <w:sz w:val="20"/>
                            <w:szCs w:val="20"/>
                          </w:rPr>
                          <m:t>F</m:t>
                        </m:r>
                      </m:sub>
                    </m:sSub>
                  </m:den>
                </m:f>
              </m:e>
            </m:d>
          </m:e>
        </m:func>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den>
        </m:f>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e>
            </m:d>
          </m:den>
        </m:f>
        <m:r>
          <w:rPr>
            <w:rFonts w:ascii="Cambria Math" w:hAnsi="Cambria Math"/>
            <w:sz w:val="20"/>
            <w:szCs w:val="20"/>
          </w:rPr>
          <m:t xml:space="preserve">  </m:t>
        </m:r>
      </m:oMath>
      <w:r w:rsidRPr="003E19EF">
        <w:rPr>
          <w:rFonts w:ascii="Garamond" w:eastAsiaTheme="minorEastAsia" w:hAnsi="Garamond"/>
          <w:sz w:val="20"/>
          <w:szCs w:val="20"/>
        </w:rPr>
        <w:t>,</w:t>
      </w:r>
    </w:p>
    <w:p w14:paraId="1AA210F5" w14:textId="0E930FB7" w:rsidR="00DA2BB5" w:rsidRPr="006C2D94" w:rsidRDefault="00DA2BB5" w:rsidP="00DA2BB5">
      <w:pPr>
        <w:tabs>
          <w:tab w:val="center" w:pos="4510"/>
          <w:tab w:val="right" w:pos="9020"/>
        </w:tabs>
        <w:contextualSpacing/>
        <w:jc w:val="center"/>
        <w:rPr>
          <w:rFonts w:ascii="Garamond" w:eastAsiaTheme="minorEastAsia" w:hAnsi="Garamond"/>
          <w:i/>
          <w:sz w:val="20"/>
          <w:szCs w:val="20"/>
        </w:rPr>
      </w:pPr>
      <w:r>
        <w:rPr>
          <w:rFonts w:ascii="Garamond" w:eastAsiaTheme="minorEastAsia" w:hAnsi="Garamond"/>
          <w:sz w:val="20"/>
          <w:szCs w:val="20"/>
        </w:rPr>
        <w:tab/>
      </w:r>
      <w:r>
        <w:rPr>
          <w:rFonts w:ascii="Garamond" w:eastAsiaTheme="minorEastAsia" w:hAnsi="Garamond"/>
          <w:sz w:val="20"/>
          <w:szCs w:val="20"/>
        </w:rPr>
        <w:tab/>
      </w:r>
      <w:r w:rsidRPr="006C2D94">
        <w:rPr>
          <w:rFonts w:ascii="Garamond" w:eastAsiaTheme="minorEastAsia" w:hAnsi="Garamond"/>
          <w:i/>
          <w:sz w:val="20"/>
          <w:szCs w:val="20"/>
        </w:rPr>
        <w:t>Eq</w:t>
      </w:r>
      <w:r>
        <w:rPr>
          <w:rFonts w:ascii="Garamond" w:eastAsiaTheme="minorEastAsia" w:hAnsi="Garamond"/>
          <w:i/>
          <w:sz w:val="20"/>
          <w:szCs w:val="20"/>
        </w:rPr>
        <w:t>.</w:t>
      </w:r>
      <w:r w:rsidRPr="006C2D94">
        <w:rPr>
          <w:rFonts w:ascii="Garamond" w:eastAsiaTheme="minorEastAsia" w:hAnsi="Garamond"/>
          <w:i/>
          <w:sz w:val="20"/>
          <w:szCs w:val="20"/>
        </w:rPr>
        <w:t xml:space="preserve"> </w:t>
      </w:r>
      <w:r w:rsidR="00733A60">
        <w:rPr>
          <w:rFonts w:ascii="Garamond" w:eastAsiaTheme="minorEastAsia" w:hAnsi="Garamond"/>
          <w:i/>
          <w:sz w:val="20"/>
          <w:szCs w:val="20"/>
        </w:rPr>
        <w:t>7</w:t>
      </w:r>
    </w:p>
    <w:p w14:paraId="567145A5" w14:textId="77777777" w:rsidR="00DA2BB5" w:rsidRDefault="00DA2BB5" w:rsidP="00DA2BB5">
      <w:pPr>
        <w:contextualSpacing/>
        <w:jc w:val="center"/>
        <w:rPr>
          <w:rFonts w:ascii="Garamond" w:eastAsiaTheme="minorEastAsia" w:hAnsi="Garamond"/>
          <w:sz w:val="21"/>
          <w:szCs w:val="21"/>
        </w:rPr>
      </w:pPr>
    </w:p>
    <w:p w14:paraId="52899F16" w14:textId="77777777" w:rsidR="00DA2BB5" w:rsidRDefault="00FC77DA" w:rsidP="00DA2BB5">
      <w:pPr>
        <w:contextualSpacing/>
        <w:jc w:val="center"/>
        <w:rPr>
          <w:rFonts w:ascii="Garamond" w:eastAsiaTheme="minorEastAsia" w:hAnsi="Garamond"/>
          <w:sz w:val="20"/>
          <w:szCs w:val="20"/>
        </w:rPr>
      </w:pPr>
      <m:oMath>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lnCVR</m:t>
            </m:r>
          </m:sub>
          <m:sup>
            <m:r>
              <w:rPr>
                <w:rFonts w:ascii="Cambria Math" w:hAnsi="Cambria Math"/>
                <w:sz w:val="20"/>
                <w:szCs w:val="20"/>
              </w:rPr>
              <m:t>2</m:t>
            </m:r>
          </m:sup>
        </m:sSubSup>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M</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e>
            </m:d>
          </m:den>
        </m:f>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M</m:t>
                </m:r>
              </m:sub>
              <m:sup>
                <m:r>
                  <w:rPr>
                    <w:rFonts w:ascii="Cambria Math" w:hAnsi="Cambria Math"/>
                    <w:sz w:val="20"/>
                    <w:szCs w:val="20"/>
                  </w:rPr>
                  <m:t>2</m:t>
                </m:r>
              </m:sup>
            </m:sSubSup>
          </m:sub>
        </m:sSub>
        <m:rad>
          <m:radPr>
            <m:degHide m:val="1"/>
            <m:ctrlPr>
              <w:rPr>
                <w:rFonts w:ascii="Cambria Math" w:hAnsi="Cambria Math"/>
                <w:sz w:val="20"/>
                <w:szCs w:val="20"/>
              </w:rPr>
            </m:ctrlPr>
          </m:radPr>
          <m:deg/>
          <m:e>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M</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den>
            </m:f>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e>
                </m:d>
              </m:den>
            </m:f>
          </m:e>
        </m:rad>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F</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den>
        </m:f>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F</m:t>
                </m:r>
              </m:sub>
              <m:sup>
                <m:r>
                  <w:rPr>
                    <w:rFonts w:ascii="Cambria Math" w:hAnsi="Cambria Math"/>
                    <w:sz w:val="20"/>
                    <w:szCs w:val="20"/>
                  </w:rPr>
                  <m:t>2</m:t>
                </m:r>
              </m:sup>
            </m:sSubSup>
          </m:sub>
        </m:sSub>
        <m:rad>
          <m:radPr>
            <m:degHide m:val="1"/>
            <m:ctrlPr>
              <w:rPr>
                <w:rFonts w:ascii="Cambria Math" w:hAnsi="Cambria Math"/>
                <w:sz w:val="20"/>
                <w:szCs w:val="20"/>
              </w:rPr>
            </m:ctrlPr>
          </m:radPr>
          <m:deg/>
          <m:e>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F</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den>
            </m:f>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den>
            </m:f>
          </m:e>
        </m:rad>
      </m:oMath>
      <w:r w:rsidR="00DA2BB5">
        <w:rPr>
          <w:rFonts w:ascii="Garamond" w:eastAsiaTheme="minorEastAsia" w:hAnsi="Garamond"/>
          <w:sz w:val="20"/>
          <w:szCs w:val="20"/>
        </w:rPr>
        <w:t xml:space="preserve">   </w:t>
      </w:r>
    </w:p>
    <w:p w14:paraId="04A8E829" w14:textId="61988E5E" w:rsidR="00DA2BB5" w:rsidRPr="003E19EF" w:rsidRDefault="00DA2BB5" w:rsidP="00DA2BB5">
      <w:pPr>
        <w:ind w:left="7920"/>
        <w:contextualSpacing/>
        <w:rPr>
          <w:rFonts w:ascii="Garamond" w:eastAsiaTheme="minorEastAsia" w:hAnsi="Garamond"/>
          <w:sz w:val="21"/>
          <w:szCs w:val="21"/>
        </w:rPr>
      </w:pPr>
      <w:r>
        <w:rPr>
          <w:rFonts w:ascii="Garamond" w:eastAsiaTheme="minorEastAsia" w:hAnsi="Garamond"/>
          <w:i/>
          <w:sz w:val="20"/>
          <w:szCs w:val="20"/>
        </w:rPr>
        <w:t xml:space="preserve">             Eq. </w:t>
      </w:r>
      <w:r w:rsidR="00733A60">
        <w:rPr>
          <w:rFonts w:ascii="Garamond" w:eastAsiaTheme="minorEastAsia" w:hAnsi="Garamond"/>
          <w:i/>
          <w:sz w:val="20"/>
          <w:szCs w:val="20"/>
        </w:rPr>
        <w:t>8</w:t>
      </w:r>
      <w:r>
        <w:rPr>
          <w:rFonts w:ascii="Garamond" w:eastAsiaTheme="minorEastAsia" w:hAnsi="Garamond"/>
          <w:sz w:val="20"/>
          <w:szCs w:val="20"/>
        </w:rPr>
        <w:t xml:space="preserve"> </w:t>
      </w:r>
    </w:p>
    <w:p w14:paraId="5EDF2637" w14:textId="77777777" w:rsidR="00DA2BB5" w:rsidRPr="00EF6FF6" w:rsidRDefault="00DA2BB5" w:rsidP="00DA2BB5">
      <w:pPr>
        <w:contextualSpacing/>
        <w:rPr>
          <w:rFonts w:ascii="Garamond" w:hAnsi="Garamond"/>
          <w:sz w:val="21"/>
          <w:szCs w:val="21"/>
        </w:rPr>
      </w:pPr>
    </w:p>
    <w:p w14:paraId="647F115B" w14:textId="6EDF60BF" w:rsidR="00DA2BB5" w:rsidRPr="00733A60" w:rsidRDefault="00DA2BB5" w:rsidP="00DA2BB5">
      <w:pPr>
        <w:contextualSpacing/>
        <w:rPr>
          <w:rFonts w:ascii="Garamond" w:eastAsiaTheme="minorEastAsia" w:hAnsi="Garamond"/>
          <w:highlight w:val="yellow"/>
        </w:rPr>
      </w:pPr>
      <w:r>
        <w:rPr>
          <w:rFonts w:ascii="Garamond" w:hAnsi="Garamond"/>
        </w:rPr>
        <w:t>where CV</w:t>
      </w:r>
      <w:r>
        <w:rPr>
          <w:rFonts w:ascii="Garamond" w:hAnsi="Garamond"/>
          <w:i/>
          <w:vertAlign w:val="subscript"/>
        </w:rPr>
        <w:t>M</w:t>
      </w:r>
      <w:r>
        <w:rPr>
          <w:rFonts w:ascii="Garamond" w:hAnsi="Garamond"/>
        </w:rPr>
        <w:t xml:space="preserve"> and CV</w:t>
      </w:r>
      <w:r>
        <w:rPr>
          <w:rFonts w:ascii="Garamond" w:hAnsi="Garamond"/>
          <w:i/>
          <w:vertAlign w:val="subscript"/>
        </w:rPr>
        <w:t>F</w:t>
      </w:r>
      <w:r>
        <w:rPr>
          <w:rFonts w:ascii="Garamond" w:hAnsi="Garamond"/>
        </w:rPr>
        <w:t xml:space="preserve"> </w:t>
      </w:r>
      <w:r>
        <w:rPr>
          <w:rFonts w:ascii="Garamond" w:eastAsiaTheme="minorEastAsia" w:hAnsi="Garamond"/>
        </w:rPr>
        <w:t xml:space="preserve">are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M</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r>
        <w:rPr>
          <w:rFonts w:ascii="Garamond" w:eastAsiaTheme="minorEastAsia" w:hAnsi="Garamond"/>
          <w:i/>
          <w:vertAlign w:val="subscript"/>
        </w:rPr>
        <w:t xml:space="preserve">M </w:t>
      </w:r>
      <w:r>
        <w:rPr>
          <w:rFonts w:ascii="Garamond" w:eastAsiaTheme="minorEastAsia" w:hAnsi="Garamond"/>
        </w:rPr>
        <w:t xml:space="preserve">and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F</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proofErr w:type="gramStart"/>
      <w:r>
        <w:rPr>
          <w:rFonts w:ascii="Garamond" w:eastAsiaTheme="minorEastAsia" w:hAnsi="Garamond"/>
          <w:i/>
          <w:vertAlign w:val="subscript"/>
        </w:rPr>
        <w:t xml:space="preserve">F </w:t>
      </w:r>
      <w:r>
        <w:rPr>
          <w:rFonts w:ascii="Garamond" w:eastAsiaTheme="minorEastAsia" w:hAnsi="Garamond"/>
        </w:rPr>
        <w:t>,</w:t>
      </w:r>
      <w:proofErr w:type="gramEnd"/>
      <w:r>
        <w:rPr>
          <w:rFonts w:ascii="Garamond" w:eastAsiaTheme="minorEastAsia" w:hAnsi="Garamond"/>
        </w:rPr>
        <w:t xml:space="preserve"> respectively; and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M</m:t>
                </m:r>
              </m:sub>
              <m:sup>
                <m:r>
                  <w:rPr>
                    <w:rFonts w:ascii="Cambria Math" w:hAnsi="Cambria Math"/>
                    <w:sz w:val="20"/>
                    <w:szCs w:val="20"/>
                  </w:rPr>
                  <m:t>2</m:t>
                </m:r>
              </m:sup>
            </m:sSubSup>
          </m:sub>
        </m:sSub>
      </m:oMath>
      <w:r>
        <w:rPr>
          <w:rFonts w:ascii="Garamond" w:eastAsiaTheme="minorEastAsia" w:hAnsi="Garamond"/>
        </w:rPr>
        <w:t>. and</w:t>
      </w:r>
      <w:r>
        <w:rPr>
          <w:rFonts w:ascii="Garamond" w:eastAsiaTheme="minorEastAsia" w:hAnsi="Garamond"/>
          <w:sz w:val="20"/>
          <w:szCs w:val="20"/>
        </w:rPr>
        <w:t xml:space="preserve">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F</m:t>
                </m:r>
              </m:sub>
              <m:sup>
                <m:r>
                  <w:rPr>
                    <w:rFonts w:ascii="Cambria Math" w:hAnsi="Cambria Math"/>
                    <w:sz w:val="20"/>
                    <w:szCs w:val="20"/>
                  </w:rPr>
                  <m:t>2</m:t>
                </m:r>
              </m:sup>
            </m:sSubSup>
          </m:sub>
        </m:sSub>
      </m:oMath>
      <w:r>
        <w:rPr>
          <w:rFonts w:ascii="Garamond" w:eastAsiaTheme="minorEastAsia" w:hAnsi="Garamond"/>
        </w:rPr>
        <w:t xml:space="preserve"> are the correlation between the logged means and standard deviations of males and females respectively. A positive value of </w:t>
      </w:r>
      <w:proofErr w:type="spellStart"/>
      <w:r w:rsidRPr="006F48F9">
        <w:rPr>
          <w:rFonts w:ascii="Garamond" w:eastAsiaTheme="minorEastAsia" w:hAnsi="Garamond"/>
        </w:rPr>
        <w:t>l</w:t>
      </w:r>
      <w:r w:rsidRPr="00561A2D">
        <w:rPr>
          <w:rFonts w:ascii="Garamond" w:eastAsiaTheme="minorEastAsia" w:hAnsi="Garamond"/>
        </w:rPr>
        <w:t>nCVR</w:t>
      </w:r>
      <w:proofErr w:type="spellEnd"/>
      <w:r>
        <w:rPr>
          <w:rFonts w:ascii="Garamond" w:eastAsiaTheme="minorEastAsia" w:hAnsi="Garamond"/>
        </w:rPr>
        <w:t xml:space="preserve"> indicates that males are variable than females.</w:t>
      </w:r>
    </w:p>
    <w:p w14:paraId="271526A1" w14:textId="77777777" w:rsidR="000B5B0D" w:rsidRDefault="000B5B0D" w:rsidP="00DA2BB5">
      <w:pPr>
        <w:contextualSpacing/>
        <w:rPr>
          <w:rFonts w:ascii="Garamond" w:hAnsi="Garamond"/>
          <w:i/>
          <w:iCs/>
        </w:rPr>
      </w:pPr>
    </w:p>
    <w:p w14:paraId="79C9AE05" w14:textId="5146E03B" w:rsidR="00DA2BB5" w:rsidRDefault="00DA2BB5" w:rsidP="00DA2BB5">
      <w:pPr>
        <w:contextualSpacing/>
        <w:rPr>
          <w:rFonts w:ascii="Garamond" w:hAnsi="Garamond"/>
          <w:i/>
          <w:iCs/>
        </w:rPr>
      </w:pPr>
      <w:r w:rsidRPr="00B166AE">
        <w:rPr>
          <w:rFonts w:ascii="Garamond" w:hAnsi="Garamond"/>
          <w:i/>
          <w:iCs/>
        </w:rPr>
        <w:t>Moderator variables</w:t>
      </w:r>
    </w:p>
    <w:p w14:paraId="4925DE1E" w14:textId="77777777" w:rsidR="00DA2BB5" w:rsidRPr="00B166AE" w:rsidRDefault="00DA2BB5" w:rsidP="00DA2BB5">
      <w:pPr>
        <w:contextualSpacing/>
        <w:rPr>
          <w:rFonts w:ascii="Garamond" w:hAnsi="Garamond"/>
          <w:i/>
          <w:iCs/>
        </w:rPr>
      </w:pPr>
    </w:p>
    <w:p w14:paraId="4CC6F8BE" w14:textId="524B6D23" w:rsidR="00DA2BB5" w:rsidRDefault="00DA2BB5" w:rsidP="00DA2BB5">
      <w:pPr>
        <w:ind w:firstLine="720"/>
        <w:rPr>
          <w:rFonts w:ascii="Garamond" w:hAnsi="Garamond"/>
        </w:rPr>
      </w:pPr>
      <w:r>
        <w:rPr>
          <w:rFonts w:ascii="Garamond" w:hAnsi="Garamond"/>
        </w:rPr>
        <w:t xml:space="preserve">We extracted information on factors that differed among studies where we had an </w:t>
      </w:r>
      <w:r w:rsidRPr="00250970">
        <w:rPr>
          <w:rFonts w:ascii="Garamond" w:hAnsi="Garamond"/>
          <w:i/>
          <w:iCs/>
        </w:rPr>
        <w:t>a priori</w:t>
      </w:r>
      <w:r>
        <w:rPr>
          <w:rFonts w:ascii="Garamond" w:hAnsi="Garamond"/>
        </w:rPr>
        <w:t xml:space="preserve"> expectation that they might moderate the magnitude and/or direction of the effect size </w:t>
      </w:r>
      <w:r>
        <w:rPr>
          <w:rFonts w:ascii="Garamond" w:hAnsi="Garamond"/>
        </w:rPr>
        <w:fldChar w:fldCharType="begin" w:fldLock="1"/>
      </w:r>
      <w:r w:rsidR="007A70A3">
        <w:rPr>
          <w:rFonts w:ascii="Garamond" w:hAnsi="Garamond"/>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sup&gt;20&lt;/sup&gt;","plainTextFormattedCitation":"20","previouslyFormattedCitation":"&lt;sup&gt;20&lt;/sup&gt;"},"properties":{"noteIndex":0},"schema":"https://github.com/citation-style-language/schema/raw/master/csl-citation.json"}</w:instrText>
      </w:r>
      <w:r>
        <w:rPr>
          <w:rFonts w:ascii="Garamond" w:hAnsi="Garamond"/>
        </w:rPr>
        <w:fldChar w:fldCharType="separate"/>
      </w:r>
      <w:r w:rsidR="003A2BE2" w:rsidRPr="003A2BE2">
        <w:rPr>
          <w:rFonts w:ascii="Garamond" w:hAnsi="Garamond"/>
          <w:noProof/>
          <w:vertAlign w:val="superscript"/>
        </w:rPr>
        <w:t>20</w:t>
      </w:r>
      <w:r>
        <w:rPr>
          <w:rFonts w:ascii="Garamond" w:hAnsi="Garamond"/>
        </w:rPr>
        <w:fldChar w:fldCharType="end"/>
      </w:r>
      <w:r>
        <w:rPr>
          <w:rFonts w:ascii="Garamond" w:hAnsi="Garamond"/>
        </w:rPr>
        <w:t>. Specifically, we recorded the taxa (‘invertebrates’, ‘fish’, ‘amphibians’, ‘reptiles’, ‘birds’, ‘mammals’), the age of individuals (‘juvenile’ or ‘adult’), whether the study population was from the lab (captive breed) or the wild, whether the behaviours were measured in the lab or field, and whether the data was collected in an experiment or during natural behaviour of the subject (‘experimental’ or ‘observational’). Most importantly, we generated two moderator variables to quantify the strength of sexual selection. First, we quantified the degree of sexual size dimorphism (SSD), which is often strongly correlated with indicators of the strength of sexual selection</w:t>
      </w:r>
      <w:del w:id="390" w:author="Lauren Harrison" w:date="2020-09-28T18:30:00Z">
        <w:r w:rsidDel="009F1657">
          <w:rPr>
            <w:rFonts w:ascii="Garamond" w:hAnsi="Garamond"/>
          </w:rPr>
          <w:delText xml:space="preserve"> </w:delText>
        </w:r>
      </w:del>
      <w:ins w:id="391" w:author="Lauren Harrison" w:date="2020-09-28T18:30:00Z">
        <w:r w:rsidR="009F1657">
          <w:rPr>
            <w:rFonts w:ascii="Garamond" w:hAnsi="Garamond"/>
          </w:rPr>
          <w:fldChar w:fldCharType="begin" w:fldLock="1"/>
        </w:r>
      </w:ins>
      <w:r w:rsidR="003B051B">
        <w:rPr>
          <w:rFonts w:ascii="Garamond" w:hAnsi="Garamond"/>
        </w:rPr>
        <w:instrText>ADDIN CSL_CITATION {"citationItems":[{"id":"ITEM-1","itemData":{"author":[{"dropping-particle":"","family":"Fairbairn","given":"Daphne J","non-dropping-particle":"","parse-names":false,"suffix":""},{"dropping-particle":"","family":"Blanckenhorn","given":"Wolf U","non-dropping-particle":"","parse-names":false,"suffix":""},{"dropping-particle":"","family":"Szekely","given":"Tamas","non-dropping-particle":"","parse-names":false,"suffix":""}],"editor":[{"dropping-particle":"","family":"Fairbairn","given":"Daphne J","non-dropping-particle":"","parse-names":false,"suffix":""},{"dropping-particle":"","family":"Blanckenhorn","given":"Wolf U","non-dropping-particle":"","parse-names":false,"suffix":""},{"dropping-particle":"","family":"Szekely","given":"Tamas","non-dropping-particle":"","parse-names":false,"suffix":""}],"id":"ITEM-1","issued":{"date-parts":[["2007"]]},"publisher":"Oxford University Press","publisher-place":"Oxford, UK","title":"Sex, size and gender roles","type":"book"},"uris":["http://www.mendeley.com/documents/?uuid=53204ae7-4646-46ee-b676-edb321e156f3"]}],"mendeley":{"formattedCitation":"&lt;sup&gt;35&lt;/sup&gt;","plainTextFormattedCitation":"35","previouslyFormattedCitation":"&lt;sup&gt;35&lt;/sup&gt;"},"properties":{"noteIndex":0},"schema":"https://github.com/citation-style-language/schema/raw/master/csl-citation.json"}</w:instrText>
      </w:r>
      <w:r w:rsidR="009F1657">
        <w:rPr>
          <w:rFonts w:ascii="Garamond" w:hAnsi="Garamond"/>
        </w:rPr>
        <w:fldChar w:fldCharType="separate"/>
      </w:r>
      <w:r w:rsidR="007A70A3" w:rsidRPr="007A70A3">
        <w:rPr>
          <w:rFonts w:ascii="Garamond" w:hAnsi="Garamond"/>
          <w:noProof/>
          <w:vertAlign w:val="superscript"/>
        </w:rPr>
        <w:t>35</w:t>
      </w:r>
      <w:ins w:id="392" w:author="Lauren Harrison" w:date="2020-09-28T18:30:00Z">
        <w:r w:rsidR="009F1657">
          <w:rPr>
            <w:rFonts w:ascii="Garamond" w:hAnsi="Garamond"/>
          </w:rPr>
          <w:fldChar w:fldCharType="end"/>
        </w:r>
      </w:ins>
      <w:del w:id="393" w:author="Lauren Harrison" w:date="2020-09-28T18:30:00Z">
        <w:r w:rsidDel="009F1657">
          <w:rPr>
            <w:rFonts w:ascii="Garamond" w:hAnsi="Garamond"/>
          </w:rPr>
          <w:delText>(</w:delText>
        </w:r>
        <w:r w:rsidRPr="0058316F" w:rsidDel="009F1657">
          <w:rPr>
            <w:rFonts w:ascii="Garamond" w:hAnsi="Garamond"/>
            <w:highlight w:val="cyan"/>
            <w:rPrChange w:id="394" w:author="Michael Jennions" w:date="2020-09-22T14:00:00Z">
              <w:rPr>
                <w:rFonts w:ascii="Garamond" w:hAnsi="Garamond"/>
              </w:rPr>
            </w:rPrChange>
          </w:rPr>
          <w:delText xml:space="preserve">e.g. primates: </w:delText>
        </w:r>
        <w:commentRangeStart w:id="395"/>
        <w:r w:rsidRPr="0058316F" w:rsidDel="009F1657">
          <w:rPr>
            <w:rFonts w:ascii="Garamond" w:hAnsi="Garamond"/>
            <w:highlight w:val="cyan"/>
            <w:rPrChange w:id="396" w:author="Michael Jennions" w:date="2020-09-22T14:00:00Z">
              <w:rPr>
                <w:rFonts w:ascii="Garamond" w:hAnsi="Garamond"/>
              </w:rPr>
            </w:rPrChange>
          </w:rPr>
          <w:fldChar w:fldCharType="begin" w:fldLock="1"/>
        </w:r>
        <w:r w:rsidR="0099093C" w:rsidRPr="009F1657" w:rsidDel="009F1657">
          <w:rPr>
            <w:rFonts w:ascii="Garamond" w:hAnsi="Garamond"/>
            <w:highlight w:val="cyan"/>
          </w:rPr>
          <w:delInstrText>ADDIN CSL_CITATION {"citationItems":[{"id":"ITEM-1","itemData":{"DOI":"10.1098/rspb.2019.2640","ISBN":"0000000191","ISSN":"14712954","PMID":"31937230","abstract":"Variation in the degree of sexual size dimorphism (SSD) among taxa is generally considered to arise from differences in the relative intensity of male-male competition and fecundity selection. One might predict, therefore, that SSD will vary systematically with (1) the intensity of sexual selection for increased male size, and (2) the intensity of fecundity selection for increased female size. To test these two fundamental hypotheses, we conducted a phylogenetic comparative analysis of SSD in fish. Specifically, using records of body length at first sexual maturity from FishBase, we quantified variation in the magnitude and direction of SSD in more than 600 diverse freshwater and marine fish species, from sticklebacks to sharks. Although femalebiased SSD was common, and thought to be driven primarily by fecundity selection, variation in SSD was not dependent on either the allometric scaling of reproductive energy output or fecundity in female fish. Instead, systematic patterns based on habitat and life-history characteristics associated with varying degrees of male-male competition and paternal care strongly suggest that adaptive variation in SSD is driven by the intensity of sexual selection for increased male size.","author":[{"dropping-particle":"","family":"Horne","given":"Curtis R.","non-dropping-particle":"","parse-names":false,"suffix":""},{"dropping-particle":"","family":"Hirst","given":"Andrew G.","non-dropping-particle":"","parse-names":false,"suffix":""},{"dropping-particle":"","family":"Atkinson","given":"David","non-dropping-particle":"","parse-names":false,"suffix":""}],"container-title":"Proceedings of the Royal Society B: Biological Sciences","id":"ITEM-1","issue":"1918","issued":{"date-parts":[["2020"]]},"title":"Selection for increased male size predicts variation in sexual size dimorphism among fish species","type":"article-journal","volume":"287"},"uris":["http://www.mendeley.com/documents/?uuid=201d3572-6ba0-4699-920c-4561da018e5c"]},{"id":"ITEM-2","itemData":{"DOI":"10.1111/mam.12191","ISSN":"13652907","abstract":"In most animals, females are larger than males. Paradoxically, sexual size dimorphism is biased towards males in most mammalian species. An accepted explanation is that sexual dimorphism in mammals evolved by intramale sexual selection. I tested this hypothesis in primates, by relating sexual size dimorphism to seven proxies of sexual selection intensity: operational sex ratio, mating system, intermale competition, group sex ratio, group size, maximum mating percentage (percentage of observed copulations involving the most successful male), and total paternity (a genetic estimate of the percentage of young sired by the most successful male). I fitted phylogenetic generalised least squares models using sexual size dimorphism as the dependent variable and each of the seven measures of intensity of sexual selection as independent variables. I conducted this comparative analysis with data from 50 extant species of primates, including Homo sapiens, Pan troglodytes, and Gorilla spp. Sexual dimorphism was positively related to the four measures of female monopolisation (operational sex ratio, mating system, intermale competition, and group sex ratio) and in some cases to group size, but was not associated with maximum mating percentage or total paternity. Additional regression analyses indicated that maximum mating percentage and total paternity were negatively associated with group size. These results are predicted by reproductive skew theory: in large groups, males can lose control of the sexual behaviour of the other members of the group or can concede reproductive opportunities to others. The results are also consistent with the evolution of sexual size dimorphism before polygyny, due to the effects of natural, rather than sexual, selection. In birds, the study of molecular paternity showed that variance in male reproductive success is much higher than expected by behaviour. In mammals, recent studies have begun to show the opposite trend, i.e. that intensity of sexual selection is lower than expected by polygyny. Results of this comparative analysis of sexual size dimorphism and sexual selection intensity in primates suggest that the use of intramale sexual selection theory to explain the evolution of polygyny and sexual dimorphism in mammals should be reviewed, and that natural selection should be considered alongside sexual selection as an evolutionary driver of sexual size dimorphism and polygyny in mammals.","author":[{"dropping-particle":"","family":"Cassini","given":"Marcelo H.","non-dropping-particle":"","parse-names":false,"suffix":""}],"container-title":"Mammal Review","id":"ITEM-2","issue":"3","issued":{"date-parts":[["2020"]]},"page":"231-239","title":"Sexual size dimorphism and sexual selection in primates","type":"article-journal","volume":"50"},"uris":["http://www.mendeley.com/documents/?uuid=961a2a0b-7ee9-4034-8810-0221e9bb7d30"]}],"mendeley":{"formattedCitation":"&lt;sup&gt;33,34&lt;/sup&gt;","manualFormatting":"Cassini 2020; fish: Horne et al. 2020)","plainTextFormattedCitation":"33,34","previouslyFormattedCitation":"&lt;sup&gt;38,39&lt;/sup&gt;"},"properties":{"noteIndex":0},"schema":"https://github.com/citation-style-language/schema/raw/master/csl-citation.json"}</w:delInstrText>
        </w:r>
        <w:r w:rsidRPr="0058316F" w:rsidDel="009F1657">
          <w:rPr>
            <w:rFonts w:ascii="Garamond" w:hAnsi="Garamond"/>
            <w:highlight w:val="cyan"/>
            <w:rPrChange w:id="397" w:author="Michael Jennions" w:date="2020-09-22T14:00:00Z">
              <w:rPr>
                <w:rFonts w:ascii="Garamond" w:hAnsi="Garamond"/>
              </w:rPr>
            </w:rPrChange>
          </w:rPr>
          <w:fldChar w:fldCharType="separate"/>
        </w:r>
        <w:r w:rsidRPr="009F1657" w:rsidDel="009F1657">
          <w:rPr>
            <w:rFonts w:ascii="Garamond" w:hAnsi="Garamond"/>
            <w:noProof/>
            <w:highlight w:val="cyan"/>
            <w:rPrChange w:id="398" w:author="Lauren Harrison" w:date="2020-09-28T18:30:00Z">
              <w:rPr>
                <w:rFonts w:ascii="Garamond" w:hAnsi="Garamond"/>
                <w:noProof/>
              </w:rPr>
            </w:rPrChange>
          </w:rPr>
          <w:delText xml:space="preserve">Cassini 2020; fish: Horne </w:delText>
        </w:r>
        <w:r w:rsidRPr="009F1657" w:rsidDel="009F1657">
          <w:rPr>
            <w:rFonts w:ascii="Garamond" w:hAnsi="Garamond"/>
            <w:i/>
            <w:noProof/>
            <w:highlight w:val="cyan"/>
            <w:rPrChange w:id="399" w:author="Lauren Harrison" w:date="2020-09-28T18:30:00Z">
              <w:rPr>
                <w:rFonts w:ascii="Garamond" w:hAnsi="Garamond"/>
                <w:i/>
                <w:noProof/>
              </w:rPr>
            </w:rPrChange>
          </w:rPr>
          <w:delText>et al.</w:delText>
        </w:r>
        <w:r w:rsidRPr="009F1657" w:rsidDel="009F1657">
          <w:rPr>
            <w:rFonts w:ascii="Garamond" w:hAnsi="Garamond"/>
            <w:noProof/>
            <w:highlight w:val="cyan"/>
            <w:rPrChange w:id="400" w:author="Lauren Harrison" w:date="2020-09-28T18:30:00Z">
              <w:rPr>
                <w:rFonts w:ascii="Garamond" w:hAnsi="Garamond"/>
                <w:noProof/>
              </w:rPr>
            </w:rPrChange>
          </w:rPr>
          <w:delText xml:space="preserve"> 2020)</w:delText>
        </w:r>
        <w:r w:rsidRPr="0058316F" w:rsidDel="009F1657">
          <w:rPr>
            <w:rFonts w:ascii="Garamond" w:hAnsi="Garamond"/>
            <w:highlight w:val="cyan"/>
            <w:rPrChange w:id="401" w:author="Michael Jennions" w:date="2020-09-22T14:00:00Z">
              <w:rPr>
                <w:rFonts w:ascii="Garamond" w:hAnsi="Garamond"/>
              </w:rPr>
            </w:rPrChange>
          </w:rPr>
          <w:fldChar w:fldCharType="end"/>
        </w:r>
        <w:commentRangeEnd w:id="395"/>
        <w:r w:rsidR="0058316F" w:rsidDel="009F1657">
          <w:rPr>
            <w:rStyle w:val="CommentReference"/>
          </w:rPr>
          <w:commentReference w:id="395"/>
        </w:r>
      </w:del>
      <w:r>
        <w:rPr>
          <w:rFonts w:ascii="Garamond" w:hAnsi="Garamond"/>
        </w:rPr>
        <w:t>. We calculated SSD as the ratio of male to female mean body length, mass or the size of another focal</w:t>
      </w:r>
      <w:r w:rsidR="003A1B80">
        <w:rPr>
          <w:rFonts w:ascii="Garamond" w:hAnsi="Garamond"/>
        </w:rPr>
        <w:t>, dimorphic</w:t>
      </w:r>
      <w:r>
        <w:rPr>
          <w:rFonts w:ascii="Garamond" w:hAnsi="Garamond"/>
        </w:rPr>
        <w:t xml:space="preserve"> trait (e.g. wing length</w:t>
      </w:r>
      <w:r w:rsidR="000C1902">
        <w:rPr>
          <w:rFonts w:ascii="Garamond" w:hAnsi="Garamond"/>
        </w:rPr>
        <w:t>) using</w:t>
      </w:r>
      <w:r>
        <w:rPr>
          <w:rFonts w:ascii="Garamond" w:hAnsi="Garamond"/>
        </w:rPr>
        <w:t xml:space="preserve"> the following index of </w:t>
      </w:r>
      <w:r w:rsidRPr="00F46971">
        <w:rPr>
          <w:rFonts w:ascii="Garamond" w:hAnsi="Garamond"/>
        </w:rPr>
        <w:t>SSD</w:t>
      </w:r>
      <w:del w:id="402" w:author="Lauren Harrison" w:date="2020-09-26T15:00:00Z">
        <w:r w:rsidRPr="00F46971" w:rsidDel="004D2BA8">
          <w:rPr>
            <w:rFonts w:ascii="Garamond" w:hAnsi="Garamond"/>
          </w:rPr>
          <w:delText xml:space="preserve"> </w:delText>
        </w:r>
      </w:del>
      <w:r w:rsidRPr="00F46971">
        <w:rPr>
          <w:rFonts w:ascii="Garamond" w:hAnsi="Garamond"/>
        </w:rPr>
        <w:fldChar w:fldCharType="begin" w:fldLock="1"/>
      </w:r>
      <w:r w:rsidR="003B051B" w:rsidRPr="00F46971">
        <w:rPr>
          <w:rFonts w:ascii="Garamond" w:hAnsi="Garamond"/>
          <w:rPrChange w:id="403" w:author="Lauren Harrison" w:date="2020-09-28T19:37:00Z">
            <w:rPr>
              <w:rFonts w:ascii="Garamond" w:hAnsi="Garamond"/>
              <w:highlight w:val="cyan"/>
            </w:rPr>
          </w:rPrChange>
        </w:rPr>
        <w:instrText>ADDIN CSL_CITATION {"citationItems":[{"id":"ITEM-1","itemData":{"author":[{"dropping-particle":"","family":"Lovich","given":"Jeff E","non-dropping-particle":"","parse-names":false,"suffix":""},{"dropping-particle":"","family":"Gibbons","given":"J W","non-dropping-particle":"","parse-names":false,"suffix":""}],"container-title":"Growth Dev Aging","id":"ITEM-1","issued":{"date-parts":[["1992"]]},"note":"This is the original article defining how to calculate SSD as: (mass larger sex/mass smaller sex)-1\n\nsign arbitrarily given as negative when males are larger and positive when females larger","page":"269-281","title":"A review of techniques for quantifying sexual size dimorphism","type":"article-journal","volume":"56"},"uris":["http://www.mendeley.com/documents/?uuid=9e210d02-7b13-4a24-8dca-2fb163735df4"]}],"mendeley":{"formattedCitation":"&lt;sup&gt;59&lt;/sup&gt;","plainTextFormattedCitation":"59","previouslyFormattedCitation":"&lt;sup&gt;59&lt;/sup&gt;"},"properties":{"noteIndex":0},"schema":"https://github.com/citation-style-language/schema/raw/master/csl-citation.json"}</w:instrText>
      </w:r>
      <w:r w:rsidRPr="00F46971">
        <w:rPr>
          <w:rFonts w:ascii="Garamond" w:hAnsi="Garamond"/>
        </w:rPr>
        <w:fldChar w:fldCharType="separate"/>
      </w:r>
      <w:r w:rsidR="007A70A3" w:rsidRPr="00F46971">
        <w:rPr>
          <w:rFonts w:ascii="Garamond" w:hAnsi="Garamond"/>
          <w:noProof/>
          <w:vertAlign w:val="superscript"/>
          <w:rPrChange w:id="404" w:author="Lauren Harrison" w:date="2020-09-28T19:37:00Z">
            <w:rPr>
              <w:rFonts w:ascii="Garamond" w:hAnsi="Garamond"/>
              <w:noProof/>
              <w:highlight w:val="cyan"/>
              <w:vertAlign w:val="superscript"/>
            </w:rPr>
          </w:rPrChange>
        </w:rPr>
        <w:t>59</w:t>
      </w:r>
      <w:r w:rsidRPr="00F46971">
        <w:rPr>
          <w:rFonts w:ascii="Garamond" w:hAnsi="Garamond"/>
        </w:rPr>
        <w:fldChar w:fldCharType="end"/>
      </w:r>
      <w:r w:rsidRPr="00F46971">
        <w:rPr>
          <w:rFonts w:ascii="Garamond" w:hAnsi="Garamond"/>
        </w:rPr>
        <w:t>:</w:t>
      </w:r>
    </w:p>
    <w:p w14:paraId="084174AF" w14:textId="77777777" w:rsidR="00DA2BB5" w:rsidRDefault="00DA2BB5" w:rsidP="00DA2BB5">
      <w:pPr>
        <w:contextualSpacing/>
        <w:rPr>
          <w:rFonts w:ascii="Garamond" w:hAnsi="Garamond"/>
        </w:rPr>
      </w:pPr>
    </w:p>
    <w:p w14:paraId="52260104" w14:textId="77777777" w:rsidR="00DA2BB5" w:rsidRPr="003E19EF" w:rsidRDefault="00DA2BB5" w:rsidP="00DA2BB5">
      <w:pPr>
        <w:pStyle w:val="ListParagraph"/>
        <w:jc w:val="center"/>
        <w:rPr>
          <w:rFonts w:ascii="Garamond" w:hAnsi="Garamond"/>
          <w:sz w:val="20"/>
          <w:szCs w:val="20"/>
        </w:rPr>
      </w:pPr>
      <m:oMathPara>
        <m:oMath>
          <m:r>
            <w:rPr>
              <w:rFonts w:ascii="Cambria Math" w:hAnsi="Cambria Math"/>
              <w:sz w:val="20"/>
              <w:szCs w:val="20"/>
            </w:rPr>
            <m:t>SSD index=</m:t>
          </m:r>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Χ</m:t>
                          </m:r>
                        </m:e>
                      </m:acc>
                    </m:e>
                    <m:sub>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bodysize</m:t>
                          </m:r>
                        </m:sub>
                      </m:sSub>
                    </m:sub>
                  </m:sSub>
                </m:num>
                <m:den>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Χ</m:t>
                          </m:r>
                        </m:e>
                      </m:acc>
                    </m:e>
                    <m:sub>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bodysize</m:t>
                          </m:r>
                        </m:sub>
                      </m:sSub>
                    </m:sub>
                  </m:sSub>
                </m:den>
              </m:f>
            </m:e>
          </m:d>
          <m:r>
            <w:rPr>
              <w:rFonts w:ascii="Cambria Math" w:hAnsi="Cambria Math"/>
              <w:sz w:val="20"/>
              <w:szCs w:val="20"/>
            </w:rPr>
            <m:t xml:space="preserve">-1 </m:t>
          </m:r>
        </m:oMath>
      </m:oMathPara>
    </w:p>
    <w:p w14:paraId="1701CD13" w14:textId="0E0CCA75" w:rsidR="00DA2BB5" w:rsidRDefault="00DA2BB5" w:rsidP="00DA2BB5">
      <w:pPr>
        <w:contextualSpacing/>
        <w:jc w:val="right"/>
        <w:rPr>
          <w:rFonts w:ascii="Garamond" w:hAnsi="Garamond"/>
          <w:i/>
          <w:sz w:val="20"/>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t xml:space="preserve">    </w:t>
      </w:r>
      <w:r w:rsidRPr="006C2D94">
        <w:rPr>
          <w:rFonts w:ascii="Garamond" w:hAnsi="Garamond"/>
          <w:i/>
          <w:sz w:val="20"/>
        </w:rPr>
        <w:t xml:space="preserve">Eq. </w:t>
      </w:r>
      <w:r w:rsidR="0087532E">
        <w:rPr>
          <w:rFonts w:ascii="Garamond" w:hAnsi="Garamond"/>
          <w:i/>
          <w:sz w:val="20"/>
        </w:rPr>
        <w:t>9</w:t>
      </w:r>
    </w:p>
    <w:p w14:paraId="3B25047B" w14:textId="77777777" w:rsidR="00DA2BB5" w:rsidRPr="006C2D94" w:rsidRDefault="00DA2BB5" w:rsidP="00DA2BB5">
      <w:pPr>
        <w:contextualSpacing/>
        <w:rPr>
          <w:rFonts w:ascii="Garamond" w:hAnsi="Garamond"/>
          <w:i/>
        </w:rPr>
      </w:pPr>
    </w:p>
    <w:p w14:paraId="15358848" w14:textId="5BEB7FC2" w:rsidR="003A1B80" w:rsidRDefault="00DA2BB5" w:rsidP="00DA2BB5">
      <w:pPr>
        <w:contextualSpacing/>
        <w:rPr>
          <w:rFonts w:ascii="Garamond" w:hAnsi="Garamond"/>
        </w:rPr>
      </w:pPr>
      <w:r>
        <w:rPr>
          <w:rFonts w:ascii="Garamond" w:hAnsi="Garamond"/>
        </w:rPr>
        <w:t xml:space="preserve">Using the SSD index rather than the sex difference in raw means allows for: 1) a single continuous moderator that is zero when the sexes are the same size, and positive when males are larger than females; and 2) comparison of SSD across a wide range of absolute size measures. </w:t>
      </w:r>
      <w:r>
        <w:rPr>
          <w:rFonts w:ascii="Garamond" w:hAnsi="Garamond"/>
        </w:rPr>
        <w:lastRenderedPageBreak/>
        <w:t xml:space="preserve">Larger values of the SSD index are interpreted as species in which there is increasingly stronger sexual selection on males. Where body size measures for males and females were not reported in the research article, we searched </w:t>
      </w:r>
      <w:r w:rsidRPr="00814634">
        <w:rPr>
          <w:rFonts w:ascii="Garamond" w:hAnsi="Garamond"/>
          <w:i/>
        </w:rPr>
        <w:t>Web of Science</w:t>
      </w:r>
      <w:r>
        <w:rPr>
          <w:rFonts w:ascii="Garamond" w:hAnsi="Garamond"/>
        </w:rPr>
        <w:t xml:space="preserve">, </w:t>
      </w:r>
      <w:r w:rsidRPr="00814634">
        <w:rPr>
          <w:rFonts w:ascii="Garamond" w:hAnsi="Garamond"/>
          <w:i/>
        </w:rPr>
        <w:t>Scopus</w:t>
      </w:r>
      <w:r>
        <w:rPr>
          <w:rFonts w:ascii="Garamond" w:hAnsi="Garamond"/>
        </w:rPr>
        <w:t xml:space="preserve"> and </w:t>
      </w:r>
      <w:r w:rsidRPr="00814634">
        <w:rPr>
          <w:rFonts w:ascii="Garamond" w:hAnsi="Garamond"/>
          <w:i/>
        </w:rPr>
        <w:t>Google Scholar</w:t>
      </w:r>
      <w:r>
        <w:rPr>
          <w:rFonts w:ascii="Garamond" w:hAnsi="Garamond"/>
        </w:rPr>
        <w:t xml:space="preserve"> using the search terms: “species name” AND male AND female AND body size OR length. For birds, we first searched </w:t>
      </w:r>
      <w:r>
        <w:rPr>
          <w:rFonts w:ascii="Garamond" w:hAnsi="Garamond"/>
          <w:i/>
        </w:rPr>
        <w:t>CRC Handbook of Avian Body Masses</w:t>
      </w:r>
      <w:del w:id="405" w:author="Lauren Harrison" w:date="2020-09-26T15:00:00Z">
        <w:r w:rsidDel="004D2BA8">
          <w:rPr>
            <w:rFonts w:ascii="Garamond" w:hAnsi="Garamond"/>
            <w:i/>
          </w:rPr>
          <w:delText xml:space="preserve"> </w:delText>
        </w:r>
      </w:del>
      <w:r>
        <w:rPr>
          <w:rFonts w:ascii="Garamond" w:hAnsi="Garamond"/>
        </w:rPr>
        <w:fldChar w:fldCharType="begin" w:fldLock="1"/>
      </w:r>
      <w:r w:rsidR="003B051B">
        <w:rPr>
          <w:rFonts w:ascii="Garamond" w:hAnsi="Garamond"/>
        </w:rPr>
        <w:instrText>ADDIN CSL_CITATION {"citationItems":[{"id":"ITEM-1","itemData":{"author":[{"dropping-particle":"","family":"Dunning Jr","given":"John B","non-dropping-particle":"","parse-names":false,"suffix":""}],"edition":"2nd Editio","id":"ITEM-1","issued":{"date-parts":[["2007"]]},"publisher":"CRC Press","publisher-place":"Boca Raton","title":"CRC Handbook of Avian Body Masses","type":"book"},"uris":["http://www.mendeley.com/documents/?uuid=b8226aec-ff9b-448b-840d-2470aae020bb"]}],"mendeley":{"formattedCitation":"&lt;sup&gt;60&lt;/sup&gt;","plainTextFormattedCitation":"60","previouslyFormattedCitation":"&lt;sup&gt;60&lt;/sup&gt;"},"properties":{"noteIndex":0},"schema":"https://github.com/citation-style-language/schema/raw/master/csl-citation.json"}</w:instrText>
      </w:r>
      <w:r>
        <w:rPr>
          <w:rFonts w:ascii="Garamond" w:hAnsi="Garamond"/>
        </w:rPr>
        <w:fldChar w:fldCharType="separate"/>
      </w:r>
      <w:r w:rsidR="007A70A3" w:rsidRPr="007A70A3">
        <w:rPr>
          <w:rFonts w:ascii="Garamond" w:hAnsi="Garamond"/>
          <w:noProof/>
          <w:vertAlign w:val="superscript"/>
        </w:rPr>
        <w:t>60</w:t>
      </w:r>
      <w:r>
        <w:rPr>
          <w:rFonts w:ascii="Garamond" w:hAnsi="Garamond"/>
        </w:rPr>
        <w:fldChar w:fldCharType="end"/>
      </w:r>
      <w:r>
        <w:rPr>
          <w:rFonts w:ascii="Garamond" w:hAnsi="Garamond"/>
        </w:rPr>
        <w:t xml:space="preserve"> and the online reference database </w:t>
      </w:r>
      <w:r w:rsidRPr="00523C36">
        <w:rPr>
          <w:rFonts w:ascii="Garamond" w:hAnsi="Garamond"/>
          <w:i/>
        </w:rPr>
        <w:t>Birds of the World</w:t>
      </w:r>
      <w:r>
        <w:rPr>
          <w:rFonts w:ascii="Garamond" w:hAnsi="Garamond"/>
          <w:i/>
        </w:rPr>
        <w:t xml:space="preserve"> </w:t>
      </w:r>
      <w:r>
        <w:rPr>
          <w:rFonts w:ascii="Garamond" w:hAnsi="Garamond"/>
        </w:rPr>
        <w:t xml:space="preserve">(birdsoftheworld.org; accessed via an ANU library subscription in 2019) for body size measures. We then used data from located studies to calculate the SSD index. </w:t>
      </w:r>
    </w:p>
    <w:p w14:paraId="69C294FE" w14:textId="77777777" w:rsidR="003A1B80" w:rsidRDefault="003A1B80" w:rsidP="00DA2BB5">
      <w:pPr>
        <w:rPr>
          <w:rFonts w:ascii="Garamond" w:hAnsi="Garamond"/>
        </w:rPr>
      </w:pPr>
    </w:p>
    <w:p w14:paraId="3D795C10" w14:textId="4071D343" w:rsidR="00DA2BB5" w:rsidRPr="00523C36" w:rsidRDefault="000644B8" w:rsidP="003A1B80">
      <w:pPr>
        <w:rPr>
          <w:rFonts w:ascii="Times New Roman" w:eastAsia="Times New Roman" w:hAnsi="Times New Roman" w:cs="Times New Roman"/>
        </w:rPr>
      </w:pPr>
      <w:r>
        <w:rPr>
          <w:rFonts w:ascii="Garamond" w:hAnsi="Garamond"/>
        </w:rPr>
        <w:t xml:space="preserve">Second, we also quantified mating system (“monogamous” or “multiple mating”). Where included studies did not report mating system, we searched </w:t>
      </w:r>
      <w:r w:rsidRPr="00814634">
        <w:rPr>
          <w:rFonts w:ascii="Garamond" w:hAnsi="Garamond"/>
          <w:i/>
        </w:rPr>
        <w:t>Web of Science</w:t>
      </w:r>
      <w:r>
        <w:rPr>
          <w:rFonts w:ascii="Garamond" w:hAnsi="Garamond"/>
        </w:rPr>
        <w:t xml:space="preserve">, </w:t>
      </w:r>
      <w:r w:rsidRPr="00814634">
        <w:rPr>
          <w:rFonts w:ascii="Garamond" w:hAnsi="Garamond"/>
          <w:i/>
        </w:rPr>
        <w:t>Scopus</w:t>
      </w:r>
      <w:r>
        <w:rPr>
          <w:rFonts w:ascii="Garamond" w:hAnsi="Garamond"/>
        </w:rPr>
        <w:t xml:space="preserve"> and </w:t>
      </w:r>
      <w:r w:rsidRPr="00814634">
        <w:rPr>
          <w:rFonts w:ascii="Garamond" w:hAnsi="Garamond"/>
          <w:i/>
        </w:rPr>
        <w:t>Google Scholar</w:t>
      </w:r>
      <w:r>
        <w:rPr>
          <w:rFonts w:ascii="Garamond" w:hAnsi="Garamond"/>
        </w:rPr>
        <w:t xml:space="preserve"> using the search terms: “species name” AND “mating system”. </w:t>
      </w:r>
      <w:r w:rsidR="00DA2BB5">
        <w:rPr>
          <w:rFonts w:ascii="Garamond" w:hAnsi="Garamond"/>
        </w:rPr>
        <w:t>The location of data collected for SSD index</w:t>
      </w:r>
      <w:r>
        <w:rPr>
          <w:rFonts w:ascii="Garamond" w:hAnsi="Garamond"/>
        </w:rPr>
        <w:t xml:space="preserve"> and mating system</w:t>
      </w:r>
      <w:r w:rsidR="00DA2BB5">
        <w:rPr>
          <w:rFonts w:ascii="Garamond" w:hAnsi="Garamond"/>
        </w:rPr>
        <w:t xml:space="preserve"> </w:t>
      </w:r>
      <w:r>
        <w:rPr>
          <w:rFonts w:ascii="Garamond" w:hAnsi="Garamond"/>
        </w:rPr>
        <w:t>are</w:t>
      </w:r>
      <w:r w:rsidR="00DA2BB5">
        <w:rPr>
          <w:rFonts w:ascii="Garamond" w:hAnsi="Garamond"/>
        </w:rPr>
        <w:t xml:space="preserve"> provided in the Supplementary Material. </w:t>
      </w:r>
    </w:p>
    <w:p w14:paraId="73CDA175" w14:textId="77777777" w:rsidR="00DA2BB5" w:rsidRDefault="00DA2BB5" w:rsidP="00DA2BB5">
      <w:pPr>
        <w:contextualSpacing/>
        <w:rPr>
          <w:rFonts w:ascii="Garamond" w:hAnsi="Garamond"/>
        </w:rPr>
      </w:pPr>
    </w:p>
    <w:p w14:paraId="32B808EE" w14:textId="348047D3" w:rsidR="00DA2BB5" w:rsidRDefault="00DA2BB5" w:rsidP="00DA2BB5">
      <w:pPr>
        <w:contextualSpacing/>
        <w:rPr>
          <w:rFonts w:ascii="Garamond" w:hAnsi="Garamond"/>
        </w:rPr>
      </w:pPr>
      <w:r>
        <w:rPr>
          <w:rFonts w:ascii="Garamond" w:hAnsi="Garamond"/>
        </w:rPr>
        <w:t xml:space="preserve">Based on the number of available studies for different levels of the prospective moderators (age, population source, test location, experimental/observational), or the level of subjectivity required to categorise species (mating system), we decided upon completion of data collection that the only moderators we would formally analyse using a null hypothesis framework for their influence on the effect sizes were the SSD index and taxa. The relationships between the other moderators and the effect sizes are presented in </w:t>
      </w:r>
      <w:r w:rsidRPr="00F02F7D">
        <w:rPr>
          <w:rFonts w:ascii="Garamond" w:hAnsi="Garamond"/>
          <w:color w:val="000000" w:themeColor="text1"/>
        </w:rPr>
        <w:t>Supplementary Tables S</w:t>
      </w:r>
      <w:r w:rsidR="004803F1">
        <w:rPr>
          <w:rFonts w:ascii="Garamond" w:hAnsi="Garamond"/>
          <w:color w:val="000000" w:themeColor="text1"/>
        </w:rPr>
        <w:t>9</w:t>
      </w:r>
      <w:r w:rsidRPr="00F02F7D">
        <w:rPr>
          <w:rFonts w:ascii="Garamond" w:hAnsi="Garamond"/>
          <w:color w:val="000000" w:themeColor="text1"/>
        </w:rPr>
        <w:t>-S1</w:t>
      </w:r>
      <w:r w:rsidR="004803F1">
        <w:rPr>
          <w:rFonts w:ascii="Garamond" w:hAnsi="Garamond"/>
          <w:color w:val="000000" w:themeColor="text1"/>
        </w:rPr>
        <w:t>3</w:t>
      </w:r>
      <w:r>
        <w:rPr>
          <w:rFonts w:ascii="Garamond" w:hAnsi="Garamond"/>
        </w:rPr>
        <w:t>, but these should be treated as strictly exploratory analyses.</w:t>
      </w:r>
    </w:p>
    <w:p w14:paraId="593B5D03" w14:textId="77777777" w:rsidR="00DA2BB5" w:rsidRDefault="00DA2BB5" w:rsidP="00DA2BB5">
      <w:pPr>
        <w:contextualSpacing/>
        <w:rPr>
          <w:rFonts w:ascii="Garamond" w:hAnsi="Garamond"/>
          <w:i/>
          <w:iCs/>
        </w:rPr>
      </w:pPr>
    </w:p>
    <w:p w14:paraId="556C3207" w14:textId="77777777" w:rsidR="00DA2BB5" w:rsidRDefault="00DA2BB5" w:rsidP="00DA2BB5">
      <w:pPr>
        <w:contextualSpacing/>
        <w:rPr>
          <w:rFonts w:ascii="Garamond" w:hAnsi="Garamond"/>
          <w:i/>
          <w:iCs/>
        </w:rPr>
      </w:pPr>
      <w:r w:rsidRPr="001117A2">
        <w:rPr>
          <w:rFonts w:ascii="Garamond" w:hAnsi="Garamond"/>
          <w:i/>
          <w:iCs/>
        </w:rPr>
        <w:t>Meta-analyses</w:t>
      </w:r>
    </w:p>
    <w:p w14:paraId="32C80CA3" w14:textId="77777777" w:rsidR="00DA2BB5" w:rsidRDefault="00DA2BB5" w:rsidP="00DA2BB5">
      <w:pPr>
        <w:contextualSpacing/>
        <w:rPr>
          <w:rFonts w:ascii="Garamond" w:hAnsi="Garamond"/>
        </w:rPr>
      </w:pPr>
    </w:p>
    <w:p w14:paraId="3F9997BD" w14:textId="41824A7D" w:rsidR="00DA2BB5" w:rsidRDefault="00DA2BB5" w:rsidP="00DA2BB5">
      <w:pPr>
        <w:ind w:firstLine="720"/>
        <w:contextualSpacing/>
        <w:rPr>
          <w:rFonts w:ascii="Garamond" w:hAnsi="Garamond"/>
        </w:rPr>
      </w:pPr>
      <w:r>
        <w:rPr>
          <w:rFonts w:ascii="Garamond" w:hAnsi="Garamond"/>
        </w:rPr>
        <w:t xml:space="preserve">We modelled the effect sizes Hedge’s </w:t>
      </w:r>
      <w:r w:rsidRPr="00814634">
        <w:rPr>
          <w:rFonts w:ascii="Garamond" w:hAnsi="Garamond"/>
          <w:i/>
        </w:rPr>
        <w:t>g</w:t>
      </w:r>
      <w:r>
        <w:rPr>
          <w:rFonts w:ascii="Garamond" w:hAnsi="Garamond"/>
        </w:rPr>
        <w:t xml:space="preserve"> and </w:t>
      </w:r>
      <w:proofErr w:type="spellStart"/>
      <w:r>
        <w:rPr>
          <w:rFonts w:ascii="Garamond" w:hAnsi="Garamond"/>
        </w:rPr>
        <w:t>lnCVR</w:t>
      </w:r>
      <w:proofErr w:type="spellEnd"/>
      <w:r>
        <w:rPr>
          <w:rFonts w:ascii="Garamond" w:hAnsi="Garamond"/>
        </w:rPr>
        <w:t xml:space="preserve"> using multi-level meta-analytic (MLMA) models (</w:t>
      </w:r>
      <w:r w:rsidR="00142E4A">
        <w:rPr>
          <w:rFonts w:ascii="Garamond" w:hAnsi="Garamond"/>
        </w:rPr>
        <w:t>intercept only models that consider</w:t>
      </w:r>
      <w:r>
        <w:rPr>
          <w:rFonts w:ascii="Garamond" w:hAnsi="Garamond"/>
        </w:rPr>
        <w:t xml:space="preserve"> random effects) and then ran multi-level meta-regression (MLMR) models (including fixed effect moderators) in R </w:t>
      </w:r>
      <w:ins w:id="406" w:author="Lauren Harrison" w:date="2020-09-26T14:29:00Z">
        <w:r w:rsidR="002453C5">
          <w:rPr>
            <w:rFonts w:ascii="Garamond" w:hAnsi="Garamond"/>
          </w:rPr>
          <w:t>version 3.5.1</w:t>
        </w:r>
        <w:r w:rsidR="002453C5">
          <w:rPr>
            <w:rFonts w:ascii="Garamond" w:hAnsi="Garamond"/>
          </w:rPr>
          <w:fldChar w:fldCharType="begin" w:fldLock="1"/>
        </w:r>
      </w:ins>
      <w:r w:rsidR="003B051B">
        <w:rPr>
          <w:rFonts w:ascii="Garamond" w:hAnsi="Garamond"/>
        </w:rPr>
        <w:instrText>ADDIN CSL_CITATION {"citationItems":[{"id":"ITEM-1","itemData":{"author":[{"dropping-particle":"","family":"R Core Team","given":"","non-dropping-particle":"","parse-names":false,"suffix":""}],"id":"ITEM-1","issued":{"date-parts":[["2016"]]},"publisher":"R Foundation for Statistical Computing","publisher-place":"Vienna, Austria","title":"R: A language and environment for statistical computing","type":"article"},"uris":["http://www.mendeley.com/documents/?uuid=268e8d0f-301d-4fbd-b25f-0511105793b8"]}],"mendeley":{"formattedCitation":"&lt;sup&gt;61&lt;/sup&gt;","plainTextFormattedCitation":"61","previouslyFormattedCitation":"&lt;sup&gt;61&lt;/sup&gt;"},"properties":{"noteIndex":0},"schema":"https://github.com/citation-style-language/schema/raw/master/csl-citation.json"}</w:instrText>
      </w:r>
      <w:r w:rsidR="002453C5">
        <w:rPr>
          <w:rFonts w:ascii="Garamond" w:hAnsi="Garamond"/>
        </w:rPr>
        <w:fldChar w:fldCharType="separate"/>
      </w:r>
      <w:r w:rsidR="007A70A3" w:rsidRPr="007A70A3">
        <w:rPr>
          <w:rFonts w:ascii="Garamond" w:hAnsi="Garamond"/>
          <w:noProof/>
          <w:vertAlign w:val="superscript"/>
        </w:rPr>
        <w:t>61</w:t>
      </w:r>
      <w:ins w:id="407" w:author="Lauren Harrison" w:date="2020-09-26T14:29:00Z">
        <w:r w:rsidR="002453C5">
          <w:rPr>
            <w:rFonts w:ascii="Garamond" w:hAnsi="Garamond"/>
          </w:rPr>
          <w:fldChar w:fldCharType="end"/>
        </w:r>
        <w:r w:rsidR="002453C5">
          <w:rPr>
            <w:rFonts w:ascii="Garamond" w:hAnsi="Garamond"/>
          </w:rPr>
          <w:t xml:space="preserve"> </w:t>
        </w:r>
      </w:ins>
      <w:del w:id="408" w:author="Lauren Harrison" w:date="2020-09-26T14:29:00Z">
        <w:r w:rsidDel="002453C5">
          <w:rPr>
            <w:rFonts w:ascii="Garamond" w:hAnsi="Garamond"/>
          </w:rPr>
          <w:delText xml:space="preserve">(version 3.5.1, </w:delText>
        </w:r>
        <w:r w:rsidRPr="000941A1" w:rsidDel="002453C5">
          <w:rPr>
            <w:rFonts w:ascii="Garamond" w:hAnsi="Garamond"/>
            <w:iCs/>
            <w:noProof/>
          </w:rPr>
          <w:delText>R Core Team 201</w:delText>
        </w:r>
        <w:r w:rsidDel="002453C5">
          <w:rPr>
            <w:rFonts w:ascii="Garamond" w:hAnsi="Garamond"/>
            <w:iCs/>
            <w:noProof/>
          </w:rPr>
          <w:delText>8</w:delText>
        </w:r>
        <w:r w:rsidDel="002453C5">
          <w:rPr>
            <w:rFonts w:ascii="Garamond" w:hAnsi="Garamond"/>
          </w:rPr>
          <w:delText xml:space="preserve">) </w:delText>
        </w:r>
      </w:del>
      <w:r>
        <w:rPr>
          <w:rFonts w:ascii="Garamond" w:hAnsi="Garamond"/>
        </w:rPr>
        <w:t xml:space="preserve">using the package </w:t>
      </w:r>
      <w:del w:id="409" w:author="Lauren Harrison" w:date="2020-09-26T14:29:00Z">
        <w:r w:rsidDel="002453C5">
          <w:rPr>
            <w:rFonts w:ascii="Garamond" w:hAnsi="Garamond"/>
            <w:i/>
            <w:iCs/>
          </w:rPr>
          <w:delText>metafor</w:delText>
        </w:r>
      </w:del>
      <w:proofErr w:type="spellStart"/>
      <w:ins w:id="410" w:author="Lauren Harrison" w:date="2020-09-26T14:29:00Z">
        <w:r w:rsidR="002453C5">
          <w:rPr>
            <w:rFonts w:ascii="Garamond" w:hAnsi="Garamond"/>
            <w:i/>
            <w:iCs/>
          </w:rPr>
          <w:t>metafor</w:t>
        </w:r>
        <w:proofErr w:type="spellEnd"/>
        <w:r w:rsidR="002453C5">
          <w:rPr>
            <w:rFonts w:ascii="Garamond" w:hAnsi="Garamond"/>
            <w:i/>
            <w:iCs/>
          </w:rPr>
          <w:t xml:space="preserve"> </w:t>
        </w:r>
        <w:r w:rsidR="002453C5">
          <w:rPr>
            <w:rFonts w:ascii="Garamond" w:hAnsi="Garamond"/>
          </w:rPr>
          <w:t>(version 2.4.0)</w:t>
        </w:r>
      </w:ins>
      <w:del w:id="411" w:author="Lauren Harrison" w:date="2020-09-26T14:29:00Z">
        <w:r w:rsidDel="002453C5">
          <w:rPr>
            <w:rFonts w:ascii="Garamond" w:hAnsi="Garamond"/>
            <w:i/>
            <w:iCs/>
          </w:rPr>
          <w:delText xml:space="preserve"> </w:delText>
        </w:r>
      </w:del>
      <w:r>
        <w:rPr>
          <w:rFonts w:ascii="Garamond" w:hAnsi="Garamond"/>
          <w:i/>
          <w:iCs/>
        </w:rPr>
        <w:fldChar w:fldCharType="begin" w:fldLock="1"/>
      </w:r>
      <w:r w:rsidR="003B051B">
        <w:rPr>
          <w:rFonts w:ascii="Garamond" w:hAnsi="Garamond"/>
          <w:i/>
          <w:iCs/>
        </w:rPr>
        <w:instrText>ADDIN CSL_CITATION {"citationItems":[{"id":"ITEM-1","itemData":{"DOI":"10.18637/jss.v068.b04","ISBN":"9781482237368","author":[{"dropping-particle":"","family":"Viechtbauer","given":"W","non-dropping-particle":"","parse-names":false,"suffix":""}],"container-title":"Journal of Statistical Software","id":"ITEM-1","issue":"3","issued":{"date-parts":[["2010"]]},"page":"1-48","title":"Conducting meta-analyses in R with the metafor package","type":"article-journal","volume":"36"},"uris":["http://www.mendeley.com/documents/?uuid=b8741c23-f2a5-4024-8b88-8f4f7e884078"]}],"mendeley":{"formattedCitation":"&lt;sup&gt;62&lt;/sup&gt;","plainTextFormattedCitation":"62","previouslyFormattedCitation":"&lt;sup&gt;62&lt;/sup&gt;"},"properties":{"noteIndex":0},"schema":"https://github.com/citation-style-language/schema/raw/master/csl-citation.json"}</w:instrText>
      </w:r>
      <w:r>
        <w:rPr>
          <w:rFonts w:ascii="Garamond" w:hAnsi="Garamond"/>
          <w:i/>
          <w:iCs/>
        </w:rPr>
        <w:fldChar w:fldCharType="separate"/>
      </w:r>
      <w:r w:rsidR="007A70A3" w:rsidRPr="007A70A3">
        <w:rPr>
          <w:rFonts w:ascii="Garamond" w:hAnsi="Garamond"/>
          <w:iCs/>
          <w:noProof/>
          <w:vertAlign w:val="superscript"/>
        </w:rPr>
        <w:t>62</w:t>
      </w:r>
      <w:r>
        <w:rPr>
          <w:rFonts w:ascii="Garamond" w:hAnsi="Garamond"/>
          <w:i/>
          <w:iCs/>
        </w:rPr>
        <w:fldChar w:fldCharType="end"/>
      </w:r>
      <w:r>
        <w:rPr>
          <w:rFonts w:ascii="Garamond" w:hAnsi="Garamond"/>
        </w:rPr>
        <w:t>.</w:t>
      </w:r>
      <w:ins w:id="412" w:author="Lauren Harrison" w:date="2020-09-26T14:29:00Z">
        <w:r w:rsidR="002453C5">
          <w:rPr>
            <w:rFonts w:ascii="Garamond" w:hAnsi="Garamond"/>
          </w:rPr>
          <w:t xml:space="preserve"> </w:t>
        </w:r>
      </w:ins>
      <w:del w:id="413" w:author="Lauren Harrison" w:date="2020-09-26T14:29:00Z">
        <w:r w:rsidDel="002453C5">
          <w:rPr>
            <w:rFonts w:ascii="Garamond" w:hAnsi="Garamond"/>
          </w:rPr>
          <w:delText xml:space="preserve"> </w:delText>
        </w:r>
      </w:del>
      <w:r>
        <w:rPr>
          <w:rFonts w:ascii="Garamond" w:hAnsi="Garamond"/>
        </w:rPr>
        <w:t xml:space="preserve">We ran separate models for each of our five taxonomic groups, namely: birds, mammals, fish, invertebrates and </w:t>
      </w:r>
      <w:r w:rsidR="00142E4A">
        <w:rPr>
          <w:rFonts w:ascii="Garamond" w:hAnsi="Garamond"/>
        </w:rPr>
        <w:t>reptiles/amphibians</w:t>
      </w:r>
      <w:r>
        <w:rPr>
          <w:rFonts w:ascii="Garamond" w:hAnsi="Garamond"/>
        </w:rPr>
        <w:t xml:space="preserve"> </w:t>
      </w:r>
      <w:r w:rsidR="00142E4A">
        <w:rPr>
          <w:rFonts w:ascii="Garamond" w:hAnsi="Garamond"/>
        </w:rPr>
        <w:t>(</w:t>
      </w:r>
      <w:r>
        <w:rPr>
          <w:rFonts w:ascii="Garamond" w:hAnsi="Garamond"/>
        </w:rPr>
        <w:t>combined due to low sample sizes). Although we were interested in whether sex differences varied across these taxonomic groups, the available sample sizes generally precluded running models with taxa as a moderator</w:t>
      </w:r>
      <w:r w:rsidR="009A40FE">
        <w:rPr>
          <w:rFonts w:ascii="Garamond" w:hAnsi="Garamond"/>
        </w:rPr>
        <w:t xml:space="preserve"> and would have resulted in overly complicated interpretation</w:t>
      </w:r>
      <w:r>
        <w:rPr>
          <w:rFonts w:ascii="Garamond" w:hAnsi="Garamond"/>
        </w:rPr>
        <w:t xml:space="preserve">. </w:t>
      </w:r>
      <w:r w:rsidR="00E245DF">
        <w:rPr>
          <w:rFonts w:ascii="Garamond" w:hAnsi="Garamond"/>
        </w:rPr>
        <w:t>Furthermore, the diversity of taxa made it challenging to create a full phylogeny that included all taxa</w:t>
      </w:r>
      <w:r w:rsidR="00686FAF">
        <w:rPr>
          <w:rFonts w:ascii="Garamond" w:hAnsi="Garamond"/>
        </w:rPr>
        <w:t xml:space="preserve"> to account for evolutionary relationships and non-independence</w:t>
      </w:r>
      <w:del w:id="414" w:author="Lauren Harrison" w:date="2020-09-26T15:00:00Z">
        <w:r w:rsidR="00686FAF" w:rsidDel="004D2BA8">
          <w:rPr>
            <w:rFonts w:ascii="Garamond" w:hAnsi="Garamond"/>
          </w:rPr>
          <w:delText xml:space="preserve"> </w:delText>
        </w:r>
      </w:del>
      <w:ins w:id="415" w:author="Lauren Harrison" w:date="2020-09-26T14:30:00Z">
        <w:r w:rsidR="002453C5">
          <w:rPr>
            <w:rFonts w:ascii="Garamond" w:hAnsi="Garamond"/>
          </w:rPr>
          <w:fldChar w:fldCharType="begin" w:fldLock="1"/>
        </w:r>
      </w:ins>
      <w:r w:rsidR="003B051B">
        <w:rPr>
          <w:rFonts w:ascii="Garamond" w:hAnsi="Garamond"/>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lt;sup&gt;53&lt;/sup&gt;","plainTextFormattedCitation":"53","previouslyFormattedCitation":"&lt;sup&gt;53&lt;/sup&gt;"},"properties":{"noteIndex":0},"schema":"https://github.com/citation-style-language/schema/raw/master/csl-citation.json"}</w:instrText>
      </w:r>
      <w:r w:rsidR="002453C5">
        <w:rPr>
          <w:rFonts w:ascii="Garamond" w:hAnsi="Garamond"/>
        </w:rPr>
        <w:fldChar w:fldCharType="separate"/>
      </w:r>
      <w:r w:rsidR="007A70A3" w:rsidRPr="007A70A3">
        <w:rPr>
          <w:rFonts w:ascii="Garamond" w:hAnsi="Garamond"/>
          <w:noProof/>
          <w:vertAlign w:val="superscript"/>
        </w:rPr>
        <w:t>53</w:t>
      </w:r>
      <w:ins w:id="416" w:author="Lauren Harrison" w:date="2020-09-26T14:30:00Z">
        <w:r w:rsidR="002453C5">
          <w:rPr>
            <w:rFonts w:ascii="Garamond" w:hAnsi="Garamond"/>
          </w:rPr>
          <w:fldChar w:fldCharType="end"/>
        </w:r>
      </w:ins>
      <w:del w:id="417" w:author="Lauren Harrison" w:date="2020-09-26T14:30:00Z">
        <w:r w:rsidR="00686FAF" w:rsidDel="002453C5">
          <w:rPr>
            <w:rFonts w:ascii="Garamond" w:hAnsi="Garamond"/>
          </w:rPr>
          <w:delText>(Noble et al. 2017)</w:delText>
        </w:r>
      </w:del>
      <w:r>
        <w:rPr>
          <w:rFonts w:ascii="Garamond" w:hAnsi="Garamond"/>
        </w:rPr>
        <w:t>.</w:t>
      </w:r>
      <w:r w:rsidR="00686FAF">
        <w:rPr>
          <w:rFonts w:ascii="Garamond" w:hAnsi="Garamond"/>
        </w:rPr>
        <w:t xml:space="preserve"> Focusing on broad taxonomic groups separately allowed us to construct phylogenies for each group</w:t>
      </w:r>
      <w:r w:rsidR="008E6ABD">
        <w:rPr>
          <w:rFonts w:ascii="Garamond" w:hAnsi="Garamond"/>
        </w:rPr>
        <w:t>. Even then, phylogenies</w:t>
      </w:r>
      <w:r w:rsidR="00686FAF">
        <w:rPr>
          <w:rFonts w:ascii="Garamond" w:hAnsi="Garamond"/>
        </w:rPr>
        <w:t xml:space="preserve"> were better resolved for some groups </w:t>
      </w:r>
      <w:r w:rsidR="008E6ABD">
        <w:rPr>
          <w:rFonts w:ascii="Garamond" w:hAnsi="Garamond"/>
        </w:rPr>
        <w:t>than</w:t>
      </w:r>
      <w:r w:rsidR="00686FAF">
        <w:rPr>
          <w:rFonts w:ascii="Garamond" w:hAnsi="Garamond"/>
        </w:rPr>
        <w:t xml:space="preserve"> others (e.g.</w:t>
      </w:r>
      <w:ins w:id="418" w:author="Lauren Harrison" w:date="2020-09-26T14:31:00Z">
        <w:r w:rsidR="00BD53F1">
          <w:rPr>
            <w:rFonts w:ascii="Garamond" w:hAnsi="Garamond"/>
          </w:rPr>
          <w:t xml:space="preserve"> </w:t>
        </w:r>
      </w:ins>
      <w:del w:id="419" w:author="Lauren Harrison" w:date="2020-09-26T14:31:00Z">
        <w:r w:rsidR="00686FAF" w:rsidDel="00BD53F1">
          <w:rPr>
            <w:rFonts w:ascii="Garamond" w:hAnsi="Garamond"/>
          </w:rPr>
          <w:delText xml:space="preserve">, </w:delText>
        </w:r>
      </w:del>
      <w:r w:rsidR="00686FAF">
        <w:rPr>
          <w:rFonts w:ascii="Garamond" w:hAnsi="Garamond"/>
        </w:rPr>
        <w:t>mammal and bird</w:t>
      </w:r>
      <w:r w:rsidR="00B657FB">
        <w:rPr>
          <w:rFonts w:ascii="Garamond" w:hAnsi="Garamond"/>
        </w:rPr>
        <w:t xml:space="preserve"> </w:t>
      </w:r>
      <w:r w:rsidR="008E6ABD">
        <w:rPr>
          <w:rFonts w:ascii="Garamond" w:hAnsi="Garamond"/>
        </w:rPr>
        <w:t xml:space="preserve">ones </w:t>
      </w:r>
      <w:r w:rsidR="00B657FB">
        <w:rPr>
          <w:rFonts w:ascii="Garamond" w:hAnsi="Garamond"/>
        </w:rPr>
        <w:t xml:space="preserve">were better than </w:t>
      </w:r>
      <w:r w:rsidR="008E6ABD">
        <w:rPr>
          <w:rFonts w:ascii="Garamond" w:hAnsi="Garamond"/>
        </w:rPr>
        <w:t xml:space="preserve">those </w:t>
      </w:r>
      <w:r w:rsidR="00B657FB">
        <w:rPr>
          <w:rFonts w:ascii="Garamond" w:hAnsi="Garamond"/>
        </w:rPr>
        <w:t xml:space="preserve">for </w:t>
      </w:r>
      <w:r w:rsidR="00686FAF">
        <w:rPr>
          <w:rFonts w:ascii="Garamond" w:hAnsi="Garamond"/>
        </w:rPr>
        <w:t>insects</w:t>
      </w:r>
      <w:r w:rsidR="00041254">
        <w:rPr>
          <w:rFonts w:ascii="Garamond" w:hAnsi="Garamond"/>
        </w:rPr>
        <w:t xml:space="preserve"> – see below</w:t>
      </w:r>
      <w:r w:rsidR="00686FAF">
        <w:rPr>
          <w:rFonts w:ascii="Garamond" w:hAnsi="Garamond"/>
        </w:rPr>
        <w:t>).</w:t>
      </w:r>
    </w:p>
    <w:p w14:paraId="025F154A" w14:textId="77777777" w:rsidR="00DA2BB5" w:rsidRDefault="00DA2BB5" w:rsidP="00DA2BB5">
      <w:pPr>
        <w:ind w:firstLine="720"/>
        <w:contextualSpacing/>
        <w:rPr>
          <w:rFonts w:ascii="Garamond" w:hAnsi="Garamond"/>
        </w:rPr>
      </w:pPr>
      <w:r>
        <w:rPr>
          <w:rFonts w:ascii="Garamond" w:hAnsi="Garamond"/>
        </w:rPr>
        <w:t xml:space="preserve"> </w:t>
      </w:r>
    </w:p>
    <w:p w14:paraId="14C07361" w14:textId="2A9259FF" w:rsidR="00DA2BB5" w:rsidRDefault="00DA2BB5" w:rsidP="00DA2BB5">
      <w:pPr>
        <w:ind w:firstLine="720"/>
        <w:contextualSpacing/>
        <w:rPr>
          <w:rFonts w:ascii="Garamond" w:hAnsi="Garamond"/>
        </w:rPr>
      </w:pPr>
      <w:r>
        <w:rPr>
          <w:rFonts w:ascii="Garamond" w:hAnsi="Garamond"/>
        </w:rPr>
        <w:t>We first estimated the overall evidence for a sex difference in the mean and variance across all personality traits using MLMA models (Table 1). This analysis is based on the simple premise that we predict males will show larger trait values for personality traits (with the possible exception of sociality)</w:t>
      </w:r>
      <w:del w:id="420" w:author="Lauren Harrison" w:date="2020-09-26T14:59:00Z">
        <w:r w:rsidDel="004D2BA8">
          <w:rPr>
            <w:rFonts w:ascii="Garamond" w:hAnsi="Garamond"/>
          </w:rPr>
          <w:delText xml:space="preserve"> </w:delText>
        </w:r>
      </w:del>
      <w:r>
        <w:rPr>
          <w:rFonts w:ascii="Garamond" w:hAnsi="Garamond"/>
        </w:rPr>
        <w:fldChar w:fldCharType="begin" w:fldLock="1"/>
      </w:r>
      <w:r w:rsidR="003B051B">
        <w:rPr>
          <w:rFonts w:ascii="Garamond" w:hAnsi="Garamond"/>
        </w:rPr>
        <w:instrText>ADDIN CSL_CITATION {"citationItems":[{"id":"ITEM-1","itemData":{"DOI":"10.1098/rstb.2010.0221","ISBN":"0962-8436","ISSN":"14712970","PMID":"21078647","abstract":"In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Sciences","id":"ITEM-1","issue":"1560","issued":{"date-parts":[["2010"]]},"note":"Key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review","type":"article-journal","volume":"365"},"uris":["http://www.mendeley.com/documents/?uuid=440ffd2d-6b5e-4ae3-9d83-e159e53d95b0"]},{"id":"ITEM-2","itemData":{"DOI":"10.1098/rstb.2010.0215","abstract":"We develop a conceptual framework for the understanding of animal personalities in terms of adaptive evolution. We focus on two basic questions. First, why do behavioural types exhibit limited behavioural plasticity, that is, behavioural correlations both across contexts and over time? Second, how can multiple behavioural types coexist within a single population? We emphasize differences in 'state' among individuals in combination with state-dependent behaviour. Some states are inherently stable and individual differences in such states can explain stable differences in suites of behaviour if it is adaptive to make behaviour in various contexts dependent on such states. Behavioural stability and cross-context correlations in behaviour are more difficult to explain if individual states are potentially more variable. In such cases stable personalities can result from state-dependent behaviour if state and behaviour mutually reinforce each other by feedback mechanisms. We discuss various evolutionary mechanisms for the maintenance of variation (in states and/or behaviour), including frequency-dependent selection, spatial variation with incomplete matching between habitat and phenotype, bet-hedging in a temporally fluctuating environment, and nonequilibrium dynamics. Although state differences are important, we also discuss how social conventions and social signalling can give rise to adaptive personality differences in the absence of state differences. © 2010 The Royal Society.","author":[{"dropping-particle":"","family":"Wolf","given":"M","non-dropping-particle":"","parse-names":false,"suffix":""},{"dropping-particle":"","family":"Weissing","given":"F J","non-dropping-particle":"","parse-names":false,"suffix":""}],"container-title":"Philosophical Transactions of the Royal Society B: Biological Sciences","id":"ITEM-2","issue":"1560","issued":{"date-parts":[["2010"]]},"note":"Cited By :214\n\nExport Date: 8 November 2018","page":"3959-3968","publisher-place":"Theoretical Biology Group, Centre for Ecological and Evolutionary Studies, University of Groningen, Kerklaan 30, 9751 Haren, Netherlands","title":"An explanatory framework for adaptive personality differences","type":"article-journal","volume":"365"},"uris":["http://www.mendeley.com/documents/?uuid=495ba15f-2751-46ff-aae6-8bf716d0b456"]}],"mendeley":{"formattedCitation":"&lt;sup&gt;24,63&lt;/sup&gt;","plainTextFormattedCitation":"24,63","previouslyFormattedCitation":"&lt;sup&gt;24,63&lt;/sup&gt;"},"properties":{"noteIndex":0},"schema":"https://github.com/citation-style-language/schema/raw/master/csl-citation.json"}</w:instrText>
      </w:r>
      <w:r>
        <w:rPr>
          <w:rFonts w:ascii="Garamond" w:hAnsi="Garamond"/>
        </w:rPr>
        <w:fldChar w:fldCharType="separate"/>
      </w:r>
      <w:r w:rsidR="007A70A3" w:rsidRPr="007A70A3">
        <w:rPr>
          <w:rFonts w:ascii="Garamond" w:hAnsi="Garamond"/>
          <w:noProof/>
          <w:vertAlign w:val="superscript"/>
        </w:rPr>
        <w:t>24,63</w:t>
      </w:r>
      <w:r>
        <w:rPr>
          <w:rFonts w:ascii="Garamond" w:hAnsi="Garamond"/>
        </w:rPr>
        <w:fldChar w:fldCharType="end"/>
      </w:r>
      <w:r>
        <w:rPr>
          <w:rFonts w:ascii="Garamond" w:hAnsi="Garamond"/>
        </w:rPr>
        <w:t>, and greater variance for all five traits in accordance with the ‘greater male variability’ hypothesis</w:t>
      </w:r>
      <w:del w:id="421" w:author="Lauren Harrison" w:date="2020-09-26T14:59:00Z">
        <w:r w:rsidDel="004D2BA8">
          <w:rPr>
            <w:rFonts w:ascii="Garamond" w:hAnsi="Garamond"/>
          </w:rPr>
          <w:delText xml:space="preserve"> </w:delText>
        </w:r>
      </w:del>
      <w:r>
        <w:rPr>
          <w:rFonts w:ascii="Garamond" w:hAnsi="Garamond"/>
        </w:rPr>
        <w:fldChar w:fldCharType="begin" w:fldLock="1"/>
      </w:r>
      <w:r w:rsidR="007A70A3">
        <w:rPr>
          <w:rFonts w:ascii="Garamond" w:hAnsi="Garamond"/>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mendeley":{"formattedCitation":"&lt;sup&gt;14&lt;/sup&gt;","plainTextFormattedCitation":"14","previouslyFormattedCitation":"&lt;sup&gt;14&lt;/sup&gt;"},"properties":{"noteIndex":0},"schema":"https://github.com/citation-style-language/schema/raw/master/csl-citation.json"}</w:instrText>
      </w:r>
      <w:r>
        <w:rPr>
          <w:rFonts w:ascii="Garamond" w:hAnsi="Garamond"/>
        </w:rPr>
        <w:fldChar w:fldCharType="separate"/>
      </w:r>
      <w:r w:rsidR="003A2BE2" w:rsidRPr="003A2BE2">
        <w:rPr>
          <w:rFonts w:ascii="Garamond" w:hAnsi="Garamond"/>
          <w:noProof/>
          <w:vertAlign w:val="superscript"/>
        </w:rPr>
        <w:t>14</w:t>
      </w:r>
      <w:r>
        <w:rPr>
          <w:rFonts w:ascii="Garamond" w:hAnsi="Garamond"/>
        </w:rPr>
        <w:fldChar w:fldCharType="end"/>
      </w:r>
      <w:r>
        <w:rPr>
          <w:rFonts w:ascii="Garamond" w:hAnsi="Garamond"/>
        </w:rPr>
        <w:t xml:space="preserve">. More importantly, this analysis provides a baseline to look for sources of heterogeneity in the data. To account for the non-independence of data we included species identity and study identity as random effects, as there were multiple effect sizes from the same species or study. </w:t>
      </w:r>
      <w:r w:rsidRPr="00561A2D">
        <w:rPr>
          <w:rFonts w:ascii="Garamond" w:hAnsi="Garamond"/>
        </w:rPr>
        <w:t xml:space="preserve">We also </w:t>
      </w:r>
      <w:r w:rsidRPr="00814634">
        <w:rPr>
          <w:rFonts w:ascii="Garamond" w:hAnsi="Garamond"/>
        </w:rPr>
        <w:t>included</w:t>
      </w:r>
      <w:r w:rsidR="00041254">
        <w:rPr>
          <w:rFonts w:ascii="Garamond" w:hAnsi="Garamond"/>
        </w:rPr>
        <w:t xml:space="preserve"> an</w:t>
      </w:r>
      <w:r w:rsidRPr="00814634">
        <w:rPr>
          <w:rFonts w:ascii="Garamond" w:hAnsi="Garamond"/>
        </w:rPr>
        <w:t xml:space="preserve"> observation level </w:t>
      </w:r>
      <w:r w:rsidR="00041254">
        <w:rPr>
          <w:rFonts w:ascii="Garamond" w:hAnsi="Garamond"/>
        </w:rPr>
        <w:t>random effect</w:t>
      </w:r>
      <w:r w:rsidR="00041254" w:rsidRPr="00814634">
        <w:rPr>
          <w:rFonts w:ascii="Garamond" w:hAnsi="Garamond"/>
        </w:rPr>
        <w:t xml:space="preserve"> </w:t>
      </w:r>
      <w:r w:rsidRPr="00814634">
        <w:rPr>
          <w:rFonts w:ascii="Garamond" w:hAnsi="Garamond"/>
        </w:rPr>
        <w:t xml:space="preserve">to </w:t>
      </w:r>
      <w:r w:rsidR="00041254">
        <w:rPr>
          <w:rFonts w:ascii="Garamond" w:hAnsi="Garamond"/>
        </w:rPr>
        <w:t>estimate a</w:t>
      </w:r>
      <w:r>
        <w:rPr>
          <w:rFonts w:ascii="Garamond" w:hAnsi="Garamond"/>
        </w:rPr>
        <w:t xml:space="preserve"> residual</w:t>
      </w:r>
      <w:del w:id="422" w:author="Lauren Harrison" w:date="2020-09-26T14:24:00Z">
        <w:r w:rsidDel="00D06F64">
          <w:rPr>
            <w:rFonts w:ascii="Garamond" w:hAnsi="Garamond"/>
          </w:rPr>
          <w:delText xml:space="preserve"> </w:delText>
        </w:r>
      </w:del>
      <w:r w:rsidR="00041254">
        <w:rPr>
          <w:rFonts w:ascii="Garamond" w:hAnsi="Garamond"/>
        </w:rPr>
        <w:t>/</w:t>
      </w:r>
      <w:del w:id="423" w:author="Lauren Harrison" w:date="2020-09-26T14:24:00Z">
        <w:r w:rsidR="00041254" w:rsidDel="00D06F64">
          <w:rPr>
            <w:rFonts w:ascii="Garamond" w:hAnsi="Garamond"/>
          </w:rPr>
          <w:delText xml:space="preserve"> </w:delText>
        </w:r>
      </w:del>
      <w:r w:rsidR="00041254">
        <w:rPr>
          <w:rFonts w:ascii="Garamond" w:hAnsi="Garamond"/>
        </w:rPr>
        <w:t>within</w:t>
      </w:r>
      <w:ins w:id="424" w:author="Lauren Harrison" w:date="2020-09-26T14:24:00Z">
        <w:r w:rsidR="00D06F64">
          <w:rPr>
            <w:rFonts w:ascii="Garamond" w:hAnsi="Garamond"/>
          </w:rPr>
          <w:t>-</w:t>
        </w:r>
      </w:ins>
      <w:del w:id="425" w:author="Lauren Harrison" w:date="2020-09-26T14:24:00Z">
        <w:r w:rsidR="00041254" w:rsidDel="00D06F64">
          <w:rPr>
            <w:rFonts w:ascii="Garamond" w:hAnsi="Garamond"/>
          </w:rPr>
          <w:delText xml:space="preserve"> </w:delText>
        </w:r>
      </w:del>
      <w:r w:rsidR="00041254">
        <w:rPr>
          <w:rFonts w:ascii="Garamond" w:hAnsi="Garamond"/>
        </w:rPr>
        <w:t xml:space="preserve">study </w:t>
      </w:r>
      <w:r>
        <w:rPr>
          <w:rFonts w:ascii="Garamond" w:hAnsi="Garamond"/>
        </w:rPr>
        <w:t xml:space="preserve">variance. Without this term, within-study effects are </w:t>
      </w:r>
      <w:r w:rsidR="00041254">
        <w:rPr>
          <w:rFonts w:ascii="Garamond" w:hAnsi="Garamond"/>
        </w:rPr>
        <w:t xml:space="preserve">assumed to solely result from </w:t>
      </w:r>
      <w:r>
        <w:rPr>
          <w:rFonts w:ascii="Garamond" w:hAnsi="Garamond"/>
        </w:rPr>
        <w:t>sampling variance</w:t>
      </w:r>
      <w:del w:id="426" w:author="Lauren Harrison" w:date="2020-09-26T14:59:00Z">
        <w:r w:rsidDel="004D2BA8">
          <w:rPr>
            <w:rFonts w:ascii="Garamond" w:hAnsi="Garamond"/>
          </w:rPr>
          <w:delText xml:space="preserve"> </w:delText>
        </w:r>
      </w:del>
      <w:r>
        <w:rPr>
          <w:rFonts w:ascii="Garamond" w:hAnsi="Garamond"/>
        </w:rPr>
        <w:fldChar w:fldCharType="begin" w:fldLock="1"/>
      </w:r>
      <w:r w:rsidR="003B051B">
        <w:rPr>
          <w:rFonts w:ascii="Garamond" w:hAnsi="Garamond"/>
        </w:rPr>
        <w:instrText>ADDIN CSL_CITATION {"citationItems":[{"id":"ITEM-1","itemData":{"DOI":"10.1186/s12915-017-0357-7","ISBN":"1291501703","ISSN":"17417007","PMID":"28257642","abstract":"Meta-analysis is a statistical procedure for analyzing the combined data from different studies, and can be a major source of concise up-to-date information. The overall conclusions of a meta-analysis, however, depend heavily on the quality of the meta-analytic process, and an appropriate evaluation of the quality of meta-analysis (meta-evaluation) can be challenging. We outline ten questions biologists can ask to critically appraise a meta-analysis. These questions could also act as simple and accessible guidelines for the authors of meta-analyses. We focus on meta-analyses using non-human species, which we term ‘biological’ meta-analysis. Our ten questions are aimed at enabling a biologist to evaluate whether a biological meta-analysis embodies ‘mega-enlightenment’, a ‘mega-mistake’, or something in between.","author":[{"dropping-particle":"","family":"Nakagawa","given":"Shinichi","non-dropping-particle":"","parse-names":false,"suffix":""},{"dropping-particle":"","family":"Noble","given":"Daniel W.A.","non-dropping-particle":"","parse-names":false,"suffix":""},{"dropping-particle":"","family":"Senior","given":"Alistair M.","non-dropping-particle":"","parse-names":false,"suffix":""},{"dropping-particle":"","family":"Lagisz","given":"Malgorzata","non-dropping-particle":"","parse-names":false,"suffix":""}],"container-title":"BMC Biology","id":"ITEM-1","issue":"1","issued":{"date-parts":[["2017"]]},"page":"1-14","publisher":"BMC Biology","title":"Meta-evaluation of meta-analysis: Ten appraisal questions for biologists","type":"article-journal","volume":"15"},"uris":["http://www.mendeley.com/documents/?uuid=a8fd6965-5ef3-467e-a0f3-43d4c857fe14"]}],"mendeley":{"formattedCitation":"&lt;sup&gt;64&lt;/sup&gt;","plainTextFormattedCitation":"64","previouslyFormattedCitation":"&lt;sup&gt;64&lt;/sup&gt;"},"properties":{"noteIndex":0},"schema":"https://github.com/citation-style-language/schema/raw/master/csl-citation.json"}</w:instrText>
      </w:r>
      <w:r>
        <w:rPr>
          <w:rFonts w:ascii="Garamond" w:hAnsi="Garamond"/>
        </w:rPr>
        <w:fldChar w:fldCharType="separate"/>
      </w:r>
      <w:r w:rsidR="007A70A3" w:rsidRPr="007A70A3">
        <w:rPr>
          <w:rFonts w:ascii="Garamond" w:hAnsi="Garamond"/>
          <w:noProof/>
          <w:vertAlign w:val="superscript"/>
        </w:rPr>
        <w:t>64</w:t>
      </w:r>
      <w:r>
        <w:rPr>
          <w:rFonts w:ascii="Garamond" w:hAnsi="Garamond"/>
        </w:rPr>
        <w:fldChar w:fldCharType="end"/>
      </w:r>
      <w:r>
        <w:rPr>
          <w:rFonts w:ascii="Garamond" w:hAnsi="Garamond"/>
        </w:rPr>
        <w:t xml:space="preserve">. To correct for the non-independence of species due to their shared evolutionary history we included phylogeny as a random effect. Phylogenetic correlation matrices were derived for each taxa either from existing phylogenetic tree databases (e.g. </w:t>
      </w:r>
      <w:r w:rsidRPr="00814634">
        <w:rPr>
          <w:rFonts w:ascii="Garamond" w:hAnsi="Garamond"/>
          <w:i/>
        </w:rPr>
        <w:t>BirdTree.org</w:t>
      </w:r>
      <w:r>
        <w:rPr>
          <w:rFonts w:ascii="Garamond" w:hAnsi="Garamond"/>
        </w:rPr>
        <w:t xml:space="preserve"> for birds</w:t>
      </w:r>
      <w:del w:id="427" w:author="Lauren Harrison" w:date="2020-09-26T15:00:00Z">
        <w:r w:rsidDel="004D2BA8">
          <w:rPr>
            <w:rFonts w:ascii="Garamond" w:hAnsi="Garamond"/>
          </w:rPr>
          <w:delText xml:space="preserve">; </w:delText>
        </w:r>
      </w:del>
      <w:r>
        <w:rPr>
          <w:rFonts w:ascii="Garamond" w:hAnsi="Garamond"/>
        </w:rPr>
        <w:fldChar w:fldCharType="begin" w:fldLock="1"/>
      </w:r>
      <w:r w:rsidR="003B051B">
        <w:rPr>
          <w:rFonts w:ascii="Garamond" w:hAnsi="Garamond"/>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0bd29d4e-ed9f-4fdd-9496-e62c1b08013a"]}],"mendeley":{"formattedCitation":"&lt;sup&gt;65&lt;/sup&gt;","plainTextFormattedCitation":"65","previouslyFormattedCitation":"&lt;sup&gt;65&lt;/sup&gt;"},"properties":{"noteIndex":0},"schema":"https://github.com/citation-style-language/schema/raw/master/csl-citation.json"}</w:instrText>
      </w:r>
      <w:r>
        <w:rPr>
          <w:rFonts w:ascii="Garamond" w:hAnsi="Garamond"/>
        </w:rPr>
        <w:fldChar w:fldCharType="separate"/>
      </w:r>
      <w:r w:rsidR="007A70A3" w:rsidRPr="007A70A3">
        <w:rPr>
          <w:rFonts w:ascii="Garamond" w:hAnsi="Garamond"/>
          <w:noProof/>
          <w:vertAlign w:val="superscript"/>
        </w:rPr>
        <w:t>65</w:t>
      </w:r>
      <w:r>
        <w:rPr>
          <w:rFonts w:ascii="Garamond" w:hAnsi="Garamond"/>
        </w:rPr>
        <w:fldChar w:fldCharType="end"/>
      </w:r>
      <w:ins w:id="428" w:author="Lauren Harrison" w:date="2020-09-26T14:21:00Z">
        <w:r w:rsidR="00070B72">
          <w:rPr>
            <w:rFonts w:ascii="Garamond" w:hAnsi="Garamond"/>
          </w:rPr>
          <w:t>)</w:t>
        </w:r>
      </w:ins>
      <w:r>
        <w:rPr>
          <w:rFonts w:ascii="Garamond" w:hAnsi="Garamond"/>
        </w:rPr>
        <w:t xml:space="preserve"> or using </w:t>
      </w:r>
      <w:r w:rsidRPr="00814634">
        <w:rPr>
          <w:rFonts w:ascii="Garamond" w:hAnsi="Garamond"/>
          <w:i/>
        </w:rPr>
        <w:t>TimeTree.org</w:t>
      </w:r>
      <w:del w:id="429" w:author="Lauren Harrison" w:date="2020-09-26T15:00:00Z">
        <w:r w:rsidDel="004D2BA8">
          <w:rPr>
            <w:rFonts w:ascii="Garamond" w:hAnsi="Garamond"/>
          </w:rPr>
          <w:delText xml:space="preserve"> </w:delText>
        </w:r>
      </w:del>
      <w:r>
        <w:rPr>
          <w:rFonts w:ascii="Garamond" w:hAnsi="Garamond"/>
        </w:rPr>
        <w:fldChar w:fldCharType="begin" w:fldLock="1"/>
      </w:r>
      <w:r w:rsidR="003B051B">
        <w:rPr>
          <w:rFonts w:ascii="Garamond" w:hAnsi="Garamond"/>
        </w:rPr>
        <w:instrText>ADDIN CSL_CITATION {"citationItems":[{"id":"ITEM-1","itemData":{"DOI":"10.1073/pnas.1423041112","ISSN":"0027-8424","abstract":"Reconstructing the phylogenetic relationships that unite all lineages (the tree of life) is a grand challenge. The paucity of homologous character data across disparately related lineages currently renders direct phylogenetic inference untenable. To reconstruct a comprehensive tree of life, we therefore synthesized published phylogenies, together with taxonomic classifications for taxa never incorporated into a phylogeny. We present a draft tree containing 2.3 million tips—the Open Tree of Life. Realization of this tree required the assembly of two additional community resources: (i) a comprehensive global reference taxonomy and (ii) a database of published phylogenetic trees mapped to this taxonomy. Our open source framework facilitates community comment and contribution, enabling the tree to be continuously updated when new phylogenetic and taxonomic data become digitally available. Although data coverage and phylogenetic conflict across the Open Tree of Life illuminate gaps in both the underlying data available for phylogenetic reconstruction and the publication of trees as digital objects, the tree provides a compelling starting point for community contribution. This comprehensive tree will fuel fundamental research on the nature of biological diversity, ultimately providing up-to-date phylogenies for downstream applications in comparative biology, ecology, conservation biology, climate change, agriculture, and genomics.","author":[{"dropping-particle":"","family":"Hinchliff","given":"Cody E.","non-dropping-particle":"","parse-names":false,"suffix":""},{"dropping-particle":"","family":"Smith","given":"Stephen A.","non-dropping-particle":"","parse-names":false,"suffix":""},{"dropping-particle":"","family":"Allman","given":"James F.","non-dropping-particle":"","parse-names":false,"suffix":""},{"dropping-particle":"","family":"Burleigh","given":"J. Gordon","non-dropping-particle":"","parse-names":false,"suffix":""},{"dropping-particle":"","family":"Chaudhary","given":"Ruchi","non-dropping-particle":"","parse-names":false,"suffix":""},{"dropping-particle":"","family":"Coghill","given":"Lyndon M.","non-dropping-particle":"","parse-names":false,"suffix":""},{"dropping-particle":"","family":"Crandall","given":"Keith A.","non-dropping-particle":"","parse-names":false,"suffix":""},{"dropping-particle":"","family":"Deng","given":"Jiabin","non-dropping-particle":"","parse-names":false,"suffix":""},{"dropping-particle":"","family":"Drew","given":"Bryan T.","non-dropping-particle":"","parse-names":false,"suffix":""},{"dropping-particle":"","family":"Gazis","given":"Romina","non-dropping-particle":"","parse-names":false,"suffix":""},{"dropping-particle":"","family":"Gude","given":"Karl","non-dropping-particle":"","parse-names":false,"suffix":""},{"dropping-particle":"","family":"Hibbett","given":"David S.","non-dropping-particle":"","parse-names":false,"suffix":""},{"dropping-particle":"","family":"Katz","given":"Laura A.","non-dropping-particle":"","parse-names":false,"suffix":""},{"dropping-particle":"","family":"Laughinghouse","given":"H. Dail","non-dropping-particle":"","parse-names":false,"suffix":""},{"dropping-particle":"","family":"McTavish","given":"Emily Jane","non-dropping-particle":"","parse-names":false,"suffix":""},{"dropping-particle":"","family":"Midford","given":"Peter E.","non-dropping-particle":"","parse-names":false,"suffix":""},{"dropping-particle":"","family":"Owen","given":"Christopher L.","non-dropping-particle":"","parse-names":false,"suffix":""},{"dropping-particle":"","family":"Ree","given":"Richard H.","non-dropping-particle":"","parse-names":false,"suffix":""},{"dropping-particle":"","family":"Rees","given":"Jonathan A.","non-dropping-particle":"","parse-names":false,"suffix":""},{"dropping-particle":"","family":"Soltis","given":"Douglas E.","non-dropping-particle":"","parse-names":false,"suffix":""},{"dropping-particle":"","family":"Williams","given":"Tiffani","non-dropping-particle":"","parse-names":false,"suffix":""},{"dropping-particle":"","family":"Cranston","given":"Karen A.","non-dropping-particle":"","parse-names":false,"suffix":""}],"container-title":"Proceedings of the National Academy of Sciences","id":"ITEM-1","issue":"41","issued":{"date-parts":[["2015"]]},"page":"12764-12769","title":"Synthesis of phylogeny and taxonomy into a comprehensive tree of life","type":"article-journal","volume":"112"},"uris":["http://www.mendeley.com/documents/?uuid=91b48f4b-9c2f-4b1b-8428-3f4f07654aef"]}],"mendeley":{"formattedCitation":"&lt;sup&gt;66&lt;/sup&gt;","plainTextFormattedCitation":"66","previouslyFormattedCitation":"&lt;sup&gt;66&lt;/sup&gt;"},"properties":{"noteIndex":0},"schema":"https://github.com/citation-style-language/schema/raw/master/csl-citation.json"}</w:instrText>
      </w:r>
      <w:r>
        <w:rPr>
          <w:rFonts w:ascii="Garamond" w:hAnsi="Garamond"/>
        </w:rPr>
        <w:fldChar w:fldCharType="separate"/>
      </w:r>
      <w:r w:rsidR="007A70A3" w:rsidRPr="007A70A3">
        <w:rPr>
          <w:rFonts w:ascii="Garamond" w:hAnsi="Garamond"/>
          <w:noProof/>
          <w:vertAlign w:val="superscript"/>
        </w:rPr>
        <w:t>66</w:t>
      </w:r>
      <w:r>
        <w:rPr>
          <w:rFonts w:ascii="Garamond" w:hAnsi="Garamond"/>
        </w:rPr>
        <w:fldChar w:fldCharType="end"/>
      </w:r>
      <w:r>
        <w:rPr>
          <w:rFonts w:ascii="Garamond" w:hAnsi="Garamond"/>
        </w:rPr>
        <w:t>. For the bird phylogeny, we used the Ericson tree backbone</w:t>
      </w:r>
      <w:del w:id="430" w:author="Lauren Harrison" w:date="2020-09-26T14:58:00Z">
        <w:r w:rsidDel="004D2BA8">
          <w:rPr>
            <w:rFonts w:ascii="Garamond" w:hAnsi="Garamond"/>
          </w:rPr>
          <w:delText xml:space="preserve"> </w:delText>
        </w:r>
      </w:del>
      <w:r>
        <w:rPr>
          <w:rFonts w:ascii="Garamond" w:hAnsi="Garamond"/>
        </w:rPr>
        <w:fldChar w:fldCharType="begin" w:fldLock="1"/>
      </w:r>
      <w:r w:rsidR="003B051B">
        <w:rPr>
          <w:rFonts w:ascii="Garamond" w:hAnsi="Garamond"/>
        </w:rPr>
        <w:instrText>ADDIN CSL_CITATION {"citationItems":[{"id":"ITEM-1","itemData":{"DOI":"10.1098/rsbl.2006.0523","ISSN":"1744957X","abstract":"Patterns of diversification and timing of evolution within Neoaves, which includes almost 95% of all bird species, are virtually unknown. On the other hand, molecular data consistently indicate a Cretaceous origin of many neoavian lineages and the fossil record seems to support an Early Tertiary diversification. Here, we present the first well-resolved molecular phylogeny for Neoaves, together with divergence time estimates calibrated with a large number of stratigraphically and phylogenetically well-documented fossils. Our study defines several well-supported clades within Neoaves. The calibration results suggest that Neoaves, after an initial split from Galloanseres in Mid-Cretaceous, diversified around or soon after the K/T boundary. Our results thus do not contradict palaeontological data and show that there is no solid molecular evidence for an extensive pre-Tertiary radiation of Neoaves. © 2006 The Royal Society.","author":[{"dropping-particle":"","family":"Ericson","given":"Per G.P.","non-dropping-particle":"","parse-names":false,"suffix":""},{"dropping-particle":"","family":"Anderson","given":"Cajsa L.","non-dropping-particle":"","parse-names":false,"suffix":""},{"dropping-particle":"","family":"Britton","given":"Tom","non-dropping-particle":"","parse-names":false,"suffix":""},{"dropping-particle":"","family":"Elzanowski","given":"Andrzej","non-dropping-particle":"","parse-names":false,"suffix":""},{"dropping-particle":"","family":"Johansson","given":"Ulf S.","non-dropping-particle":"","parse-names":false,"suffix":""},{"dropping-particle":"","family":"Källersjö","given":"Mari","non-dropping-particle":"","parse-names":false,"suffix":""},{"dropping-particle":"","family":"Ohlson","given":"Jan I.","non-dropping-particle":"","parse-names":false,"suffix":""},{"dropping-particle":"","family":"Parsons","given":"Thomas J.","non-dropping-particle":"","parse-names":false,"suffix":""},{"dropping-particle":"","family":"Zuccon","given":"Dario","non-dropping-particle":"","parse-names":false,"suffix":""},{"dropping-particle":"","family":"Mayr","given":"Gerald","non-dropping-particle":"","parse-names":false,"suffix":""}],"container-title":"Biology Letters","id":"ITEM-1","issue":"4","issued":{"date-parts":[["2006"]]},"page":"543-547","title":"Diversification of Neoaves: Integration of molecular sequence data and fossils","type":"article-journal","volume":"2"},"uris":["http://www.mendeley.com/documents/?uuid=6619bac1-4b20-4d09-b593-649cd2a6d9c0"]}],"mendeley":{"formattedCitation":"&lt;sup&gt;67&lt;/sup&gt;","plainTextFormattedCitation":"67","previouslyFormattedCitation":"&lt;sup&gt;67&lt;/sup&gt;"},"properties":{"noteIndex":0},"schema":"https://github.com/citation-style-language/schema/raw/master/csl-citation.json"}</w:instrText>
      </w:r>
      <w:r>
        <w:rPr>
          <w:rFonts w:ascii="Garamond" w:hAnsi="Garamond"/>
        </w:rPr>
        <w:fldChar w:fldCharType="separate"/>
      </w:r>
      <w:r w:rsidR="007A70A3" w:rsidRPr="007A70A3">
        <w:rPr>
          <w:rFonts w:ascii="Garamond" w:hAnsi="Garamond"/>
          <w:noProof/>
          <w:vertAlign w:val="superscript"/>
        </w:rPr>
        <w:t>67</w:t>
      </w:r>
      <w:r>
        <w:rPr>
          <w:rFonts w:ascii="Garamond" w:hAnsi="Garamond"/>
        </w:rPr>
        <w:fldChar w:fldCharType="end"/>
      </w:r>
      <w:r>
        <w:rPr>
          <w:rFonts w:ascii="Garamond" w:hAnsi="Garamond"/>
        </w:rPr>
        <w:t xml:space="preserve"> to generate 1,000 trees and then took a sample of 100 trees. We used </w:t>
      </w:r>
      <w:r w:rsidRPr="0094643D">
        <w:rPr>
          <w:rFonts w:ascii="Garamond" w:hAnsi="Garamond"/>
          <w:i/>
          <w:iCs/>
        </w:rPr>
        <w:t>ape</w:t>
      </w:r>
      <w:r>
        <w:rPr>
          <w:rFonts w:ascii="Garamond" w:hAnsi="Garamond"/>
        </w:rPr>
        <w:t xml:space="preserve"> and </w:t>
      </w:r>
      <w:proofErr w:type="spellStart"/>
      <w:r w:rsidRPr="0094643D">
        <w:rPr>
          <w:rFonts w:ascii="Garamond" w:hAnsi="Garamond"/>
          <w:i/>
          <w:iCs/>
        </w:rPr>
        <w:t>phytools</w:t>
      </w:r>
      <w:proofErr w:type="spellEnd"/>
      <w:r>
        <w:rPr>
          <w:rFonts w:ascii="Garamond" w:hAnsi="Garamond"/>
        </w:rPr>
        <w:t xml:space="preserve"> </w:t>
      </w:r>
      <w:r>
        <w:rPr>
          <w:rFonts w:ascii="Garamond" w:hAnsi="Garamond"/>
        </w:rPr>
        <w:lastRenderedPageBreak/>
        <w:t xml:space="preserve">packages in R to generate an average tree from these 100 trees, which we then used in our bird taxa models. </w:t>
      </w:r>
      <w:proofErr w:type="spellStart"/>
      <w:r>
        <w:rPr>
          <w:rFonts w:ascii="Garamond" w:hAnsi="Garamond"/>
        </w:rPr>
        <w:t>TimeTree</w:t>
      </w:r>
      <w:proofErr w:type="spellEnd"/>
      <w:r>
        <w:rPr>
          <w:rFonts w:ascii="Garamond" w:hAnsi="Garamond"/>
        </w:rPr>
        <w:t xml:space="preserve"> phylogenies were derived by exporting a list of the relevant species from </w:t>
      </w:r>
      <w:r w:rsidRPr="00814634">
        <w:rPr>
          <w:rFonts w:ascii="Garamond" w:hAnsi="Garamond"/>
          <w:i/>
        </w:rPr>
        <w:t>TimeTree.org</w:t>
      </w:r>
      <w:r>
        <w:rPr>
          <w:rFonts w:ascii="Garamond" w:hAnsi="Garamond"/>
        </w:rPr>
        <w:t xml:space="preserve">. If a species in our dataset had no phylogenetic </w:t>
      </w:r>
      <w:del w:id="431" w:author="Lauren Harrison" w:date="2020-09-26T14:22:00Z">
        <w:r w:rsidDel="00F029C6">
          <w:rPr>
            <w:rFonts w:ascii="Garamond" w:hAnsi="Garamond"/>
          </w:rPr>
          <w:delText>representation</w:delText>
        </w:r>
      </w:del>
      <w:ins w:id="432" w:author="Lauren Harrison" w:date="2020-09-26T14:22:00Z">
        <w:r w:rsidR="00F029C6">
          <w:rPr>
            <w:rFonts w:ascii="Garamond" w:hAnsi="Garamond"/>
          </w:rPr>
          <w:t xml:space="preserve">representation, </w:t>
        </w:r>
      </w:ins>
      <w:del w:id="433" w:author="Lauren Harrison" w:date="2020-09-26T14:22:00Z">
        <w:r w:rsidDel="00F029C6">
          <w:rPr>
            <w:rFonts w:ascii="Garamond" w:hAnsi="Garamond"/>
          </w:rPr>
          <w:delText xml:space="preserve"> </w:delText>
        </w:r>
      </w:del>
      <w:r>
        <w:rPr>
          <w:rFonts w:ascii="Garamond" w:hAnsi="Garamond"/>
        </w:rPr>
        <w:t xml:space="preserve">we substituted the next closest available species (e.g. same genera or family). </w:t>
      </w:r>
      <w:r w:rsidRPr="00561A2D">
        <w:rPr>
          <w:rFonts w:ascii="Garamond" w:hAnsi="Garamond"/>
        </w:rPr>
        <w:t>In all cases, we resolved synonymous taxa across our dataset</w:t>
      </w:r>
      <w:r w:rsidRPr="00814634">
        <w:rPr>
          <w:rFonts w:ascii="Garamond" w:hAnsi="Garamond"/>
        </w:rPr>
        <w:t xml:space="preserve"> so that species were correctly categorised and pruned our trees where needed.</w:t>
      </w:r>
      <w:r>
        <w:rPr>
          <w:rFonts w:ascii="Garamond" w:hAnsi="Garamond"/>
        </w:rPr>
        <w:t xml:space="preserve"> </w:t>
      </w:r>
      <w:r w:rsidRPr="00814634">
        <w:rPr>
          <w:rFonts w:ascii="Garamond" w:hAnsi="Garamond"/>
        </w:rPr>
        <w:t>In the</w:t>
      </w:r>
      <w:r>
        <w:rPr>
          <w:rFonts w:ascii="Garamond" w:hAnsi="Garamond"/>
        </w:rPr>
        <w:t xml:space="preserve"> two initial MLMA models for </w:t>
      </w:r>
      <w:r w:rsidRPr="00814634">
        <w:rPr>
          <w:rFonts w:ascii="Garamond" w:hAnsi="Garamond"/>
          <w:i/>
        </w:rPr>
        <w:t>g</w:t>
      </w:r>
      <w:r>
        <w:rPr>
          <w:rFonts w:ascii="Garamond" w:hAnsi="Garamond"/>
        </w:rPr>
        <w:t xml:space="preserve"> and </w:t>
      </w:r>
      <w:proofErr w:type="spellStart"/>
      <w:r>
        <w:rPr>
          <w:rFonts w:ascii="Garamond" w:hAnsi="Garamond"/>
        </w:rPr>
        <w:t>lnCVR</w:t>
      </w:r>
      <w:proofErr w:type="spellEnd"/>
      <w:r>
        <w:rPr>
          <w:rFonts w:ascii="Garamond" w:hAnsi="Garamond"/>
        </w:rPr>
        <w:t xml:space="preserve"> we derived heterogeneity estimates (</w:t>
      </w:r>
      <w:r w:rsidRPr="004E3CE8">
        <w:rPr>
          <w:rFonts w:ascii="Garamond" w:hAnsi="Garamond"/>
          <w:i/>
        </w:rPr>
        <w:t>I</w:t>
      </w:r>
      <w:r>
        <w:rPr>
          <w:rFonts w:ascii="Garamond" w:hAnsi="Garamond"/>
          <w:vertAlign w:val="superscript"/>
        </w:rPr>
        <w:t>2</w:t>
      </w:r>
      <w:r>
        <w:rPr>
          <w:rFonts w:ascii="Garamond" w:hAnsi="Garamond"/>
        </w:rPr>
        <w:t>;</w:t>
      </w:r>
      <w:del w:id="434" w:author="Lauren Harrison" w:date="2020-09-26T14:58:00Z">
        <w:r w:rsidDel="004D2BA8">
          <w:rPr>
            <w:rFonts w:ascii="Garamond" w:hAnsi="Garamond"/>
          </w:rPr>
          <w:delText xml:space="preserve"> </w:delText>
        </w:r>
      </w:del>
      <w:r>
        <w:rPr>
          <w:rFonts w:ascii="Garamond" w:hAnsi="Garamond"/>
        </w:rPr>
        <w:fldChar w:fldCharType="begin" w:fldLock="1"/>
      </w:r>
      <w:r w:rsidR="003B051B">
        <w:rPr>
          <w:rFonts w:ascii="Garamond" w:hAnsi="Garamond"/>
        </w:rPr>
        <w:instrText>ADDIN CSL_CITATION {"citationItems":[{"id":"ITEM-1","itemData":{"DOI":"10.1002/sim.1186","ISSN":"02776715","PMID":"12111919","abstract":"The extent of heterogeneity in a meta-analysis partly determines the difficulty in drawing overall conclusions. This extent may be measured by estimating a between-study variance, but interpretation is then specific to a particular treatment effect metric. A test for the existence of heterogeneity exists, but depends on the number of studies in the meta-analysis. We develop measures of the impact of heterogeneity on a meta-analysis, from mathematical criteria, that are independent of the number of studies and the treatment effect metric. We derive and propose three suitable statistics: H is the square root of the X2 heterogeneity statistic divided by its degrees of freedom; R is the ratio of the standard error of the underlying mean from a random effects meta-analysis to the standard error of a fixed effect meta-analytic estimate, and I2 is a transformation of H that describes the proportion of total variation in study estimates that is due to heterogeneity. We discuss interpretation, interval estimates and other properties of these measures and examine them in five example data sets showing different amounts of heterogeneity. We conclude that H and I2, which can usually be calculated for published meta-analyses, are particularly useful summaries of the impact of heterogeneity. One or both should be presented in published meta-analyses in preference to the test for heterogeneity. Copyright © 2002 John Wiley &amp; Sons, Ltd.","author":[{"dropping-particle":"","family":"Higgins","given":"Julian P.T.","non-dropping-particle":"","parse-names":false,"suffix":""},{"dropping-particle":"","family":"Thompson","given":"Simon G.","non-dropping-particle":"","parse-names":false,"suffix":""}],"container-title":"Statistics in Medicine","id":"ITEM-1","issue":"11","issued":{"date-parts":[["2002"]]},"page":"1539-1558","title":"Quantifying heterogeneity in a meta-analysis","type":"article-journal","volume":"21"},"uris":["http://www.mendeley.com/documents/?uuid=db44e74c-3e54-4375-b55c-c54c21a2678c"]},{"id":"ITEM-2","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Ecology","id":"ITEM-2","issue":"5","issued":{"date-parts":[["2012"]]},"page":"1253-1274","title":"Methodological issues and advances in biological meta-analysis","type":"article-journal","volume":"26"},"uris":["http://www.mendeley.com/documents/?uuid=f8720778-415f-4e22-97ba-90f950bc9e1e"]}],"mendeley":{"formattedCitation":"&lt;sup&gt;68,69&lt;/sup&gt;","plainTextFormattedCitation":"68,69","previouslyFormattedCitation":"&lt;sup&gt;68,69&lt;/sup&gt;"},"properties":{"noteIndex":0},"schema":"https://github.com/citation-style-language/schema/raw/master/csl-citation.json"}</w:instrText>
      </w:r>
      <w:r>
        <w:rPr>
          <w:rFonts w:ascii="Garamond" w:hAnsi="Garamond"/>
        </w:rPr>
        <w:fldChar w:fldCharType="separate"/>
      </w:r>
      <w:r w:rsidR="007A70A3" w:rsidRPr="007A70A3">
        <w:rPr>
          <w:rFonts w:ascii="Garamond" w:hAnsi="Garamond"/>
          <w:noProof/>
          <w:vertAlign w:val="superscript"/>
        </w:rPr>
        <w:t>68,69</w:t>
      </w:r>
      <w:r>
        <w:rPr>
          <w:rFonts w:ascii="Garamond" w:hAnsi="Garamond"/>
        </w:rPr>
        <w:fldChar w:fldCharType="end"/>
      </w:r>
      <w:ins w:id="435" w:author="Lauren Harrison" w:date="2020-09-26T14:20:00Z">
        <w:r w:rsidR="00070B72">
          <w:rPr>
            <w:rFonts w:ascii="Garamond" w:hAnsi="Garamond"/>
          </w:rPr>
          <w:t>)</w:t>
        </w:r>
      </w:ins>
      <w:r>
        <w:rPr>
          <w:rFonts w:ascii="Garamond" w:hAnsi="Garamond"/>
        </w:rPr>
        <w:t>. We partitioned heterogeneity arising among species</w:t>
      </w:r>
      <w:r w:rsidR="003F275A">
        <w:rPr>
          <w:rFonts w:ascii="Garamond" w:hAnsi="Garamond"/>
        </w:rPr>
        <w:t xml:space="preserve"> </w:t>
      </w:r>
      <w:r>
        <w:rPr>
          <w:rFonts w:ascii="Garamond" w:hAnsi="Garamond"/>
        </w:rPr>
        <w:t>(</w:t>
      </w:r>
      <w:r w:rsidRPr="000E397B">
        <w:rPr>
          <w:rFonts w:ascii="Garamond" w:hAnsi="Garamond"/>
          <w:i/>
        </w:rPr>
        <w:t>I</w:t>
      </w:r>
      <w:r>
        <w:rPr>
          <w:rFonts w:ascii="Garamond" w:hAnsi="Garamond"/>
          <w:vertAlign w:val="superscript"/>
        </w:rPr>
        <w:t>2</w:t>
      </w:r>
      <w:r>
        <w:rPr>
          <w:rFonts w:ascii="Garamond" w:hAnsi="Garamond"/>
          <w:vertAlign w:val="subscript"/>
        </w:rPr>
        <w:t>species</w:t>
      </w:r>
      <w:r>
        <w:rPr>
          <w:rFonts w:ascii="Garamond" w:hAnsi="Garamond"/>
        </w:rPr>
        <w:t>), studies (</w:t>
      </w:r>
      <w:r w:rsidRPr="000E397B">
        <w:rPr>
          <w:rFonts w:ascii="Garamond" w:hAnsi="Garamond"/>
          <w:i/>
        </w:rPr>
        <w:t>I</w:t>
      </w:r>
      <w:r>
        <w:rPr>
          <w:rFonts w:ascii="Garamond" w:hAnsi="Garamond"/>
          <w:vertAlign w:val="superscript"/>
        </w:rPr>
        <w:t>2</w:t>
      </w:r>
      <w:r>
        <w:rPr>
          <w:rFonts w:ascii="Garamond" w:hAnsi="Garamond"/>
          <w:vertAlign w:val="subscript"/>
        </w:rPr>
        <w:t>study</w:t>
      </w:r>
      <w:r>
        <w:rPr>
          <w:rFonts w:ascii="Garamond" w:hAnsi="Garamond"/>
        </w:rPr>
        <w:t>), and due to phylogenetic heritability (</w:t>
      </w:r>
      <w:r w:rsidRPr="004E3CE8">
        <w:rPr>
          <w:rFonts w:ascii="Garamond" w:hAnsi="Garamond"/>
          <w:i/>
        </w:rPr>
        <w:t>I</w:t>
      </w:r>
      <w:r>
        <w:rPr>
          <w:rFonts w:ascii="Garamond" w:hAnsi="Garamond"/>
          <w:vertAlign w:val="superscript"/>
        </w:rPr>
        <w:t>2</w:t>
      </w:r>
      <w:r>
        <w:rPr>
          <w:rFonts w:ascii="Garamond" w:hAnsi="Garamond"/>
          <w:vertAlign w:val="subscript"/>
        </w:rPr>
        <w:t>phylo</w:t>
      </w:r>
      <w:r w:rsidRPr="00070B72">
        <w:rPr>
          <w:rFonts w:ascii="Garamond" w:hAnsi="Garamond"/>
        </w:rPr>
        <w:t>;</w:t>
      </w:r>
      <w:del w:id="436" w:author="Lauren Harrison" w:date="2020-09-26T14:59:00Z">
        <w:r w:rsidRPr="00070B72" w:rsidDel="004D2BA8">
          <w:rPr>
            <w:rFonts w:ascii="Garamond" w:hAnsi="Garamond"/>
          </w:rPr>
          <w:delText xml:space="preserve"> </w:delText>
        </w:r>
      </w:del>
      <w:r w:rsidRPr="00070B72">
        <w:rPr>
          <w:rFonts w:ascii="Garamond" w:hAnsi="Garamond"/>
        </w:rPr>
        <w:fldChar w:fldCharType="begin" w:fldLock="1"/>
      </w:r>
      <w:r w:rsidR="003B051B">
        <w:rPr>
          <w:rFonts w:ascii="Garamond" w:hAnsi="Garamond"/>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mendeley":{"formattedCitation":"&lt;sup&gt;69&lt;/sup&gt;","plainTextFormattedCitation":"69","previouslyFormattedCitation":"&lt;sup&gt;69&lt;/sup&gt;"},"properties":{"noteIndex":0},"schema":"https://github.com/citation-style-language/schema/raw/master/csl-citation.json"}</w:instrText>
      </w:r>
      <w:r w:rsidRPr="00070B72">
        <w:rPr>
          <w:rFonts w:ascii="Garamond" w:hAnsi="Garamond"/>
        </w:rPr>
        <w:fldChar w:fldCharType="separate"/>
      </w:r>
      <w:r w:rsidR="007A70A3" w:rsidRPr="007A70A3">
        <w:rPr>
          <w:rFonts w:ascii="Garamond" w:hAnsi="Garamond"/>
          <w:noProof/>
          <w:vertAlign w:val="superscript"/>
        </w:rPr>
        <w:t>69</w:t>
      </w:r>
      <w:r w:rsidRPr="00070B72">
        <w:rPr>
          <w:rFonts w:ascii="Garamond" w:hAnsi="Garamond"/>
        </w:rPr>
        <w:fldChar w:fldCharType="end"/>
      </w:r>
      <w:ins w:id="437" w:author="Lauren Harrison" w:date="2020-09-26T14:19:00Z">
        <w:r w:rsidR="00070B72" w:rsidRPr="00070B72">
          <w:rPr>
            <w:rFonts w:ascii="Garamond" w:hAnsi="Garamond"/>
          </w:rPr>
          <w:t>)</w:t>
        </w:r>
      </w:ins>
      <w:r w:rsidRPr="00070B72">
        <w:rPr>
          <w:rFonts w:ascii="Garamond" w:hAnsi="Garamond"/>
        </w:rPr>
        <w:t>. The</w:t>
      </w:r>
      <w:r>
        <w:rPr>
          <w:rFonts w:ascii="Garamond" w:hAnsi="Garamond"/>
        </w:rPr>
        <w:t xml:space="preserve"> total heterogeneity (</w:t>
      </w:r>
      <w:r w:rsidRPr="004E3CE8">
        <w:rPr>
          <w:rFonts w:ascii="Garamond" w:hAnsi="Garamond"/>
          <w:i/>
        </w:rPr>
        <w:t>I</w:t>
      </w:r>
      <w:r>
        <w:rPr>
          <w:rFonts w:ascii="Garamond" w:hAnsi="Garamond"/>
          <w:vertAlign w:val="superscript"/>
        </w:rPr>
        <w:t>2</w:t>
      </w:r>
      <w:r>
        <w:rPr>
          <w:rFonts w:ascii="Garamond" w:hAnsi="Garamond"/>
          <w:vertAlign w:val="subscript"/>
        </w:rPr>
        <w:t>Total</w:t>
      </w:r>
      <w:r>
        <w:rPr>
          <w:rFonts w:ascii="Garamond" w:hAnsi="Garamond"/>
        </w:rPr>
        <w:t xml:space="preserve">), is the proportion of the total variance in effect size estimates excluding </w:t>
      </w:r>
      <w:r w:rsidR="003F275A">
        <w:rPr>
          <w:rFonts w:ascii="Garamond" w:hAnsi="Garamond"/>
        </w:rPr>
        <w:t>total</w:t>
      </w:r>
      <w:r>
        <w:rPr>
          <w:rFonts w:ascii="Garamond" w:hAnsi="Garamond"/>
        </w:rPr>
        <w:t xml:space="preserve"> sampling variance (see Supplementary Material for calculations).</w:t>
      </w:r>
    </w:p>
    <w:p w14:paraId="36170C42" w14:textId="77777777" w:rsidR="00DA2BB5" w:rsidRDefault="00DA2BB5" w:rsidP="00DA2BB5">
      <w:pPr>
        <w:ind w:firstLine="720"/>
        <w:contextualSpacing/>
        <w:rPr>
          <w:rFonts w:ascii="Garamond" w:hAnsi="Garamond"/>
        </w:rPr>
      </w:pPr>
      <w:r>
        <w:rPr>
          <w:rFonts w:ascii="Garamond" w:hAnsi="Garamond"/>
        </w:rPr>
        <w:t xml:space="preserve"> </w:t>
      </w:r>
    </w:p>
    <w:p w14:paraId="2D3E1D6A" w14:textId="027808EE" w:rsidR="00DA2BB5" w:rsidRDefault="00DA2BB5" w:rsidP="00DA2BB5">
      <w:pPr>
        <w:ind w:firstLine="720"/>
        <w:contextualSpacing/>
        <w:rPr>
          <w:rFonts w:ascii="Garamond" w:hAnsi="Garamond"/>
        </w:rPr>
      </w:pPr>
      <w:r>
        <w:rPr>
          <w:rFonts w:ascii="Garamond" w:hAnsi="Garamond"/>
        </w:rPr>
        <w:t xml:space="preserve">Next, we fit separate MLMR models for each taxonomic group that included key moderator variables. Our first set of models included personality type </w:t>
      </w:r>
      <w:r w:rsidR="00592D55">
        <w:rPr>
          <w:rFonts w:ascii="Garamond" w:hAnsi="Garamond"/>
        </w:rPr>
        <w:t xml:space="preserve">as a moderator </w:t>
      </w:r>
      <w:r>
        <w:rPr>
          <w:rFonts w:ascii="Garamond" w:hAnsi="Garamond"/>
        </w:rPr>
        <w:t xml:space="preserve">to provide an estimate of the mean effect size for each </w:t>
      </w:r>
      <w:r w:rsidR="00592D55">
        <w:rPr>
          <w:rFonts w:ascii="Garamond" w:hAnsi="Garamond"/>
        </w:rPr>
        <w:t xml:space="preserve">of the five personality factors </w:t>
      </w:r>
      <w:r>
        <w:rPr>
          <w:rFonts w:ascii="Garamond" w:hAnsi="Garamond"/>
        </w:rPr>
        <w:t>(i.e. ‘activity’, ‘aggression’, ‘boldness’, ‘sociability’, ‘exploration’) (Table 2). We expected that the magnitude of sex-specific differences in mean values and variance would depend on the type of personality trait, because trait types are likely to be correlated with sex roles (</w:t>
      </w:r>
      <w:r w:rsidRPr="00333104">
        <w:rPr>
          <w:rFonts w:ascii="Garamond" w:hAnsi="Garamond"/>
        </w:rPr>
        <w:t>e.g. parental car</w:t>
      </w:r>
      <w:r>
        <w:rPr>
          <w:rFonts w:ascii="Garamond" w:hAnsi="Garamond"/>
        </w:rPr>
        <w:t>e might affect sociabilit</w:t>
      </w:r>
      <w:ins w:id="438" w:author="Lauren Harrison" w:date="2020-09-26T14:17:00Z">
        <w:r w:rsidR="00285752">
          <w:rPr>
            <w:rFonts w:ascii="Garamond" w:hAnsi="Garamond"/>
          </w:rPr>
          <w:t>y</w:t>
        </w:r>
        <w:r w:rsidR="00285752" w:rsidRPr="00070B72">
          <w:rPr>
            <w:rFonts w:ascii="Garamond" w:hAnsi="Garamond"/>
          </w:rPr>
          <w:t>)</w:t>
        </w:r>
      </w:ins>
      <w:del w:id="439" w:author="Lauren Harrison" w:date="2020-09-26T14:17:00Z">
        <w:r w:rsidRPr="00070B72" w:rsidDel="00285752">
          <w:rPr>
            <w:rFonts w:ascii="Garamond" w:hAnsi="Garamond"/>
          </w:rPr>
          <w:delText>y</w:delText>
        </w:r>
        <w:r w:rsidRPr="00070B72" w:rsidDel="00285752">
          <w:rPr>
            <w:rFonts w:ascii="Garamond" w:hAnsi="Garamond"/>
            <w:rPrChange w:id="440" w:author="Lauren Harrison" w:date="2020-09-26T14:18:00Z">
              <w:rPr>
                <w:rFonts w:ascii="Garamond" w:hAnsi="Garamond"/>
                <w:highlight w:val="cyan"/>
              </w:rPr>
            </w:rPrChange>
          </w:rPr>
          <w:delText xml:space="preserve">; </w:delText>
        </w:r>
        <w:r w:rsidRPr="00070B72" w:rsidDel="00285752">
          <w:rPr>
            <w:rFonts w:ascii="Garamond" w:hAnsi="Garamond"/>
            <w:rPrChange w:id="441" w:author="Lauren Harrison" w:date="2020-09-26T14:18:00Z">
              <w:rPr>
                <w:rFonts w:ascii="Garamond" w:hAnsi="Garamond"/>
                <w:highlight w:val="cyan"/>
              </w:rPr>
            </w:rPrChange>
          </w:rPr>
          <w:fldChar w:fldCharType="begin" w:fldLock="1"/>
        </w:r>
        <w:r w:rsidR="00DD2E1D" w:rsidRPr="00070B72" w:rsidDel="00285752">
          <w:rPr>
            <w:rFonts w:ascii="Garamond" w:hAnsi="Garamond"/>
            <w:rPrChange w:id="442" w:author="Lauren Harrison" w:date="2020-09-26T14:18:00Z">
              <w:rPr>
                <w:rFonts w:ascii="Garamond" w:hAnsi="Garamond"/>
                <w:highlight w:val="cyan"/>
              </w:rPr>
            </w:rPrChange>
          </w:rPr>
          <w:delInstrText>ADDIN CSL_CITATION {"citationItems":[{"id":"ITEM-1","itemData":{"DOI":"10.1111/j.1469-185X.2009.00101.x","ISBN":"1469-185X","ISSN":"14647931","PMID":"19922534","abstract":"Consistent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Reviews","id":"ITEM-1","issue":"2","issued":{"date-parts":[["2010"]]},"page":"217-246","title":"Sexual selection and animal personality","type":"article-journal","volume":"85"},"uris":["http://www.mendeley.com/documents/?uuid=add096ae-05fb-4bf8-bc3e-6d85cf38e970"]}],"mendeley":{"formattedCitation":"&lt;sup&gt;67&lt;/sup&gt;","manualFormatting":"Schuett et al. 2010)","plainTextFormattedCitation":"67","previouslyFormattedCitation":"&lt;sup&gt;69&lt;/sup&gt;"},"properties":{"noteIndex":0},"schema":"https://github.com/citation-style-language/schema/raw/master/csl-citation.json"}</w:delInstrText>
        </w:r>
        <w:r w:rsidRPr="00070B72" w:rsidDel="00285752">
          <w:rPr>
            <w:rFonts w:ascii="Garamond" w:hAnsi="Garamond"/>
            <w:rPrChange w:id="443" w:author="Lauren Harrison" w:date="2020-09-26T14:18:00Z">
              <w:rPr>
                <w:rFonts w:ascii="Garamond" w:hAnsi="Garamond"/>
                <w:highlight w:val="cyan"/>
              </w:rPr>
            </w:rPrChange>
          </w:rPr>
          <w:fldChar w:fldCharType="separate"/>
        </w:r>
        <w:r w:rsidRPr="00070B72" w:rsidDel="00285752">
          <w:rPr>
            <w:rFonts w:ascii="Garamond" w:hAnsi="Garamond"/>
            <w:noProof/>
            <w:rPrChange w:id="444" w:author="Lauren Harrison" w:date="2020-09-26T14:18:00Z">
              <w:rPr>
                <w:rFonts w:ascii="Garamond" w:hAnsi="Garamond"/>
                <w:noProof/>
                <w:highlight w:val="cyan"/>
              </w:rPr>
            </w:rPrChange>
          </w:rPr>
          <w:delText xml:space="preserve">Schuett </w:delText>
        </w:r>
        <w:r w:rsidRPr="00070B72" w:rsidDel="00285752">
          <w:rPr>
            <w:rFonts w:ascii="Garamond" w:hAnsi="Garamond"/>
            <w:i/>
            <w:noProof/>
            <w:rPrChange w:id="445" w:author="Lauren Harrison" w:date="2020-09-26T14:18:00Z">
              <w:rPr>
                <w:rFonts w:ascii="Garamond" w:hAnsi="Garamond"/>
                <w:i/>
                <w:noProof/>
                <w:highlight w:val="cyan"/>
              </w:rPr>
            </w:rPrChange>
          </w:rPr>
          <w:delText>et al.</w:delText>
        </w:r>
        <w:r w:rsidRPr="00070B72" w:rsidDel="00285752">
          <w:rPr>
            <w:rFonts w:ascii="Garamond" w:hAnsi="Garamond"/>
            <w:noProof/>
            <w:rPrChange w:id="446" w:author="Lauren Harrison" w:date="2020-09-26T14:18:00Z">
              <w:rPr>
                <w:rFonts w:ascii="Garamond" w:hAnsi="Garamond"/>
                <w:noProof/>
                <w:highlight w:val="cyan"/>
              </w:rPr>
            </w:rPrChange>
          </w:rPr>
          <w:delText xml:space="preserve"> 2010)</w:delText>
        </w:r>
        <w:r w:rsidRPr="00070B72" w:rsidDel="00285752">
          <w:rPr>
            <w:rFonts w:ascii="Garamond" w:hAnsi="Garamond"/>
            <w:rPrChange w:id="447" w:author="Lauren Harrison" w:date="2020-09-26T14:18:00Z">
              <w:rPr>
                <w:rFonts w:ascii="Garamond" w:hAnsi="Garamond"/>
                <w:highlight w:val="cyan"/>
              </w:rPr>
            </w:rPrChange>
          </w:rPr>
          <w:fldChar w:fldCharType="end"/>
        </w:r>
      </w:del>
      <w:r w:rsidRPr="00070B72">
        <w:rPr>
          <w:rFonts w:ascii="Garamond" w:hAnsi="Garamond"/>
          <w:rPrChange w:id="448" w:author="Lauren Harrison" w:date="2020-09-26T14:18:00Z">
            <w:rPr>
              <w:rFonts w:ascii="Garamond" w:hAnsi="Garamond"/>
              <w:highlight w:val="cyan"/>
            </w:rPr>
          </w:rPrChange>
        </w:rPr>
        <w:t>, life-histories (e.g. sex-biased dispersal is likely to affect exploration and activity</w:t>
      </w:r>
      <w:del w:id="449" w:author="Lauren Harrison" w:date="2020-09-26T14:17:00Z">
        <w:r w:rsidRPr="00070B72" w:rsidDel="00285752">
          <w:rPr>
            <w:rFonts w:ascii="Garamond" w:hAnsi="Garamond"/>
            <w:rPrChange w:id="450" w:author="Lauren Harrison" w:date="2020-09-26T14:18:00Z">
              <w:rPr>
                <w:rFonts w:ascii="Garamond" w:hAnsi="Garamond"/>
                <w:highlight w:val="cyan"/>
              </w:rPr>
            </w:rPrChange>
          </w:rPr>
          <w:delText>;</w:delText>
        </w:r>
      </w:del>
      <w:del w:id="451" w:author="Lauren Harrison" w:date="2020-09-26T14:18:00Z">
        <w:r w:rsidRPr="00070B72" w:rsidDel="00285752">
          <w:rPr>
            <w:rFonts w:ascii="Garamond" w:hAnsi="Garamond"/>
            <w:rPrChange w:id="452" w:author="Lauren Harrison" w:date="2020-09-26T14:18:00Z">
              <w:rPr>
                <w:rFonts w:ascii="Garamond" w:hAnsi="Garamond"/>
                <w:highlight w:val="cyan"/>
              </w:rPr>
            </w:rPrChange>
          </w:rPr>
          <w:delText xml:space="preserve"> </w:delText>
        </w:r>
      </w:del>
      <w:ins w:id="453" w:author="Lauren Harrison" w:date="2020-09-26T14:18:00Z">
        <w:r w:rsidR="00285752" w:rsidRPr="00070B72">
          <w:rPr>
            <w:rFonts w:ascii="Garamond" w:hAnsi="Garamond"/>
            <w:rPrChange w:id="454" w:author="Lauren Harrison" w:date="2020-09-26T14:18:00Z">
              <w:rPr>
                <w:rFonts w:ascii="Garamond" w:hAnsi="Garamond"/>
                <w:highlight w:val="cyan"/>
              </w:rPr>
            </w:rPrChange>
          </w:rPr>
          <w:t>)</w:t>
        </w:r>
      </w:ins>
      <w:del w:id="455" w:author="Lauren Harrison" w:date="2020-09-26T14:18:00Z">
        <w:r w:rsidRPr="00070B72" w:rsidDel="00285752">
          <w:rPr>
            <w:rFonts w:ascii="Garamond" w:hAnsi="Garamond"/>
            <w:rPrChange w:id="456" w:author="Lauren Harrison" w:date="2020-09-26T14:18:00Z">
              <w:rPr>
                <w:rFonts w:ascii="Garamond" w:hAnsi="Garamond"/>
                <w:highlight w:val="cyan"/>
              </w:rPr>
            </w:rPrChange>
          </w:rPr>
          <w:fldChar w:fldCharType="begin" w:fldLock="1"/>
        </w:r>
      </w:del>
      <w:del w:id="457" w:author="Lauren Harrison" w:date="2020-09-26T14:17:00Z">
        <w:r w:rsidR="00DD2E1D" w:rsidRPr="00070B72" w:rsidDel="00285752">
          <w:rPr>
            <w:rFonts w:ascii="Garamond" w:hAnsi="Garamond"/>
            <w:rPrChange w:id="458" w:author="Lauren Harrison" w:date="2020-09-26T14:18:00Z">
              <w:rPr>
                <w:rFonts w:ascii="Garamond" w:hAnsi="Garamond"/>
                <w:highlight w:val="cyan"/>
              </w:rPr>
            </w:rPrChange>
          </w:rPr>
          <w:delInstrText>ADDIN CSL_CITATION {"citationItems":[{"id":"ITEM-1","itemData":{"DOI":"10.1098/rstb.2010.0176","abstract":"Dispersal is one of the most fundamental components of ecology, and affects processes as diverse as population growth, metapopulation dynamics, gene flow and adaptation. Although the act of moving from one habitat to another entails major costs to the disperser, empirical and theoretical studies suggest that these costs can be reduced by having morphological, physiological or behavioural specializations for dispersal. A few recent studies on different systems showed that individuals exhibit personality-dependent dispersal, meaning that dispersal tendency is associated with boldness, sociability or aggressiveness. Indeed, in several species, dispersers not only develop behavioural differences at the onset of dispersal, but display these behavioural characteristics through their life cycle. While personality-dependent dispersal has been demonstrated in only a few species, we believe that it is a widespread phenomenon with important ecological consequences. Here, we review the evidence for behavioural differences between dispersers and residents, to what extent they constitute personalities. We also examine how a link between personality traits and dispersal behaviours can be produced and how personality-dependent dispersal affects the dynamics of metapopulations and biological invasions. Finally, we suggest future research directions for population biologists, behavioural ecologists and conservation biologists such as how the direction and the strength of the relationship between personality traits and dispersal vary with ecological contexts. © 2010 The Royal Society.","author":[{"dropping-particle":"","family":"Cote","given":"J","non-dropping-particle":"","parse-names":false,"suffix":""},{"dropping-particle":"","family":"Clobert","given":"J","non-dropping-particle":"","parse-names":false,"suffix":""},{"dropping-particle":"","family":"Brodin","given":"T","non-dropping-particle":"","parse-names":false,"suffix":""},{"dropping-particle":"","family":"Fogarty","given":"S","non-dropping-particle":"","parse-names":false,"suffix":""},{"dropping-particle":"","family":"Sih","given":"A","non-dropping-particle":"","parse-names":false,"suffix":""}],"container-title":"Philosophical Transactions of the Royal Society B: Biological Sciences","id":"ITEM-1","issue":"1560","issued":{"date-parts":[["2010"]]},"note":"Cited By :254\n\nExport Date: 8 November 2018","page":"4065-4076","publisher-place":"Department of Environmental Science and Policy, University of California, Davis, CA 95616, United States","title":"Personality-dependent dispersal: Characterization, ontogeny and consequences for spatially structured populations","type":"article-journal","volume":"365"},"uris":["http://www.mendeley.com/documents/?uuid=583b0025-58c5-4454-9651-71802d114593"]}],"mendeley":{"formattedCitation":"&lt;sup&gt;88&lt;/sup&gt;","manualFormatting":"Cote et al. 2010)","plainTextFormattedCitation":"88","previouslyFormattedCitation":"&lt;sup&gt;90&lt;/sup&gt;"},"properties":{"noteIndex":0},"schema":"https://github.com/citation-style-language/schema/raw/master/csl-citation.json"}</w:delInstrText>
        </w:r>
      </w:del>
      <w:del w:id="459" w:author="Lauren Harrison" w:date="2020-09-26T14:18:00Z">
        <w:r w:rsidRPr="00070B72" w:rsidDel="00285752">
          <w:rPr>
            <w:rFonts w:ascii="Garamond" w:hAnsi="Garamond"/>
            <w:rPrChange w:id="460" w:author="Lauren Harrison" w:date="2020-09-26T14:18:00Z">
              <w:rPr>
                <w:rFonts w:ascii="Garamond" w:hAnsi="Garamond"/>
                <w:highlight w:val="cyan"/>
              </w:rPr>
            </w:rPrChange>
          </w:rPr>
          <w:fldChar w:fldCharType="separate"/>
        </w:r>
      </w:del>
      <w:del w:id="461" w:author="Lauren Harrison" w:date="2020-09-26T14:17:00Z">
        <w:r w:rsidRPr="00070B72" w:rsidDel="00285752">
          <w:rPr>
            <w:rFonts w:ascii="Garamond" w:hAnsi="Garamond"/>
            <w:noProof/>
            <w:rPrChange w:id="462" w:author="Lauren Harrison" w:date="2020-09-26T14:18:00Z">
              <w:rPr>
                <w:rFonts w:ascii="Garamond" w:hAnsi="Garamond"/>
                <w:noProof/>
                <w:highlight w:val="cyan"/>
              </w:rPr>
            </w:rPrChange>
          </w:rPr>
          <w:delText xml:space="preserve">Cote </w:delText>
        </w:r>
        <w:r w:rsidRPr="00070B72" w:rsidDel="00285752">
          <w:rPr>
            <w:rFonts w:ascii="Garamond" w:hAnsi="Garamond"/>
            <w:i/>
            <w:noProof/>
            <w:rPrChange w:id="463" w:author="Lauren Harrison" w:date="2020-09-26T14:18:00Z">
              <w:rPr>
                <w:rFonts w:ascii="Garamond" w:hAnsi="Garamond"/>
                <w:i/>
                <w:noProof/>
                <w:highlight w:val="cyan"/>
              </w:rPr>
            </w:rPrChange>
          </w:rPr>
          <w:delText>et al.</w:delText>
        </w:r>
        <w:r w:rsidRPr="00070B72" w:rsidDel="00285752">
          <w:rPr>
            <w:rFonts w:ascii="Garamond" w:hAnsi="Garamond"/>
            <w:noProof/>
            <w:rPrChange w:id="464" w:author="Lauren Harrison" w:date="2020-09-26T14:18:00Z">
              <w:rPr>
                <w:rFonts w:ascii="Garamond" w:hAnsi="Garamond"/>
                <w:noProof/>
                <w:highlight w:val="cyan"/>
              </w:rPr>
            </w:rPrChange>
          </w:rPr>
          <w:delText xml:space="preserve"> 2010</w:delText>
        </w:r>
      </w:del>
      <w:del w:id="465" w:author="Lauren Harrison" w:date="2020-09-26T14:18:00Z">
        <w:r w:rsidRPr="00070B72" w:rsidDel="00285752">
          <w:rPr>
            <w:rFonts w:ascii="Garamond" w:hAnsi="Garamond"/>
            <w:noProof/>
            <w:rPrChange w:id="466" w:author="Lauren Harrison" w:date="2020-09-26T14:18:00Z">
              <w:rPr>
                <w:rFonts w:ascii="Garamond" w:hAnsi="Garamond"/>
                <w:noProof/>
                <w:highlight w:val="cyan"/>
              </w:rPr>
            </w:rPrChange>
          </w:rPr>
          <w:delText>)</w:delText>
        </w:r>
        <w:r w:rsidRPr="00070B72" w:rsidDel="00285752">
          <w:rPr>
            <w:rFonts w:ascii="Garamond" w:hAnsi="Garamond"/>
            <w:rPrChange w:id="467" w:author="Lauren Harrison" w:date="2020-09-26T14:18:00Z">
              <w:rPr>
                <w:rFonts w:ascii="Garamond" w:hAnsi="Garamond"/>
                <w:highlight w:val="cyan"/>
              </w:rPr>
            </w:rPrChange>
          </w:rPr>
          <w:fldChar w:fldCharType="end"/>
        </w:r>
      </w:del>
      <w:r w:rsidRPr="00070B72">
        <w:rPr>
          <w:rFonts w:ascii="Garamond" w:hAnsi="Garamond"/>
          <w:rPrChange w:id="468" w:author="Lauren Harrison" w:date="2020-09-26T14:18:00Z">
            <w:rPr>
              <w:rFonts w:ascii="Garamond" w:hAnsi="Garamond"/>
              <w:highlight w:val="cyan"/>
            </w:rPr>
          </w:rPrChange>
        </w:rPr>
        <w:t>, and sexual selection (e.g. the level of male-male competition or female mate choice might affect male levels of aggression and female levels of exploration</w:t>
      </w:r>
      <w:ins w:id="469" w:author="Lauren Harrison" w:date="2020-09-26T14:18:00Z">
        <w:r w:rsidR="00285752" w:rsidRPr="00070B72">
          <w:rPr>
            <w:rFonts w:ascii="Garamond" w:hAnsi="Garamond"/>
            <w:rPrChange w:id="470" w:author="Lauren Harrison" w:date="2020-09-26T14:18:00Z">
              <w:rPr>
                <w:rFonts w:ascii="Garamond" w:hAnsi="Garamond"/>
                <w:highlight w:val="cyan"/>
              </w:rPr>
            </w:rPrChange>
          </w:rPr>
          <w:t>)</w:t>
        </w:r>
      </w:ins>
      <w:del w:id="471" w:author="Lauren Harrison" w:date="2020-09-26T14:18:00Z">
        <w:r w:rsidRPr="00070B72" w:rsidDel="00285752">
          <w:rPr>
            <w:rFonts w:ascii="Garamond" w:hAnsi="Garamond"/>
            <w:rPrChange w:id="472" w:author="Lauren Harrison" w:date="2020-09-26T14:18:00Z">
              <w:rPr>
                <w:rFonts w:ascii="Garamond" w:hAnsi="Garamond"/>
                <w:highlight w:val="cyan"/>
              </w:rPr>
            </w:rPrChange>
          </w:rPr>
          <w:delText xml:space="preserve">; </w:delText>
        </w:r>
        <w:r w:rsidRPr="00070B72" w:rsidDel="00285752">
          <w:rPr>
            <w:rFonts w:ascii="Garamond" w:hAnsi="Garamond"/>
            <w:rPrChange w:id="473" w:author="Lauren Harrison" w:date="2020-09-26T14:18:00Z">
              <w:rPr>
                <w:rFonts w:ascii="Garamond" w:hAnsi="Garamond"/>
                <w:highlight w:val="cyan"/>
              </w:rPr>
            </w:rPrChange>
          </w:rPr>
          <w:fldChar w:fldCharType="begin" w:fldLock="1"/>
        </w:r>
        <w:r w:rsidR="00DD2E1D" w:rsidRPr="00070B72" w:rsidDel="00285752">
          <w:rPr>
            <w:rFonts w:ascii="Garamond" w:hAnsi="Garamond"/>
            <w:rPrChange w:id="474" w:author="Lauren Harrison" w:date="2020-09-26T14:18:00Z">
              <w:rPr>
                <w:rFonts w:ascii="Garamond" w:hAnsi="Garamond"/>
                <w:highlight w:val="cyan"/>
              </w:rPr>
            </w:rPrChange>
          </w:rPr>
          <w:delInstrText>ADDIN CSL_CITATION {"citationItems":[{"id":"ITEM-1","itemData":{"DOI":"10.1016/j.tree.2020.04.010","ISSN":"0169-5347","author":[{"dropping-particle":"","family":"Munson","given":"Amelia A","non-dropping-particle":"","parse-names":false,"suffix":""},{"dropping-particle":"","family":"Jones","given":"Cameron","non-dropping-particle":"","parse-names":false,"suffix":""},{"dropping-particle":"","family":"Schraft","given":"Hannes","non-dropping-particle":"","parse-names":false,"suffix":""},{"dropping-particle":"","family":"Sih","given":"Andrew","non-dropping-particle":"","parse-names":false,"suffix":""}],"container-title":"Trends in Ecology &amp; Evolution","id":"ITEM-1","issued":{"date-parts":[["2020"]]},"page":"1-11","publisher":"Elsevier Ltd","title":"You ’ re Just My Type : Mate Choice and Behavioral Types","type":"article-journal"},"uris":["http://www.mendeley.com/documents/?uuid=5efb3b81-d31e-416e-80a7-7255af8b5e6d"]}],"mendeley":{"formattedCitation":"&lt;sup&gt;89&lt;/sup&gt;","manualFormatting":"Munson et al. 2020)","plainTextFormattedCitation":"89","previouslyFormattedCitation":"&lt;sup&gt;91&lt;/sup&gt;"},"properties":{"noteIndex":0},"schema":"https://github.com/citation-style-language/schema/raw/master/csl-citation.json"}</w:delInstrText>
        </w:r>
        <w:r w:rsidRPr="00070B72" w:rsidDel="00285752">
          <w:rPr>
            <w:rFonts w:ascii="Garamond" w:hAnsi="Garamond"/>
            <w:rPrChange w:id="475" w:author="Lauren Harrison" w:date="2020-09-26T14:18:00Z">
              <w:rPr>
                <w:rFonts w:ascii="Garamond" w:hAnsi="Garamond"/>
                <w:highlight w:val="cyan"/>
              </w:rPr>
            </w:rPrChange>
          </w:rPr>
          <w:fldChar w:fldCharType="separate"/>
        </w:r>
        <w:r w:rsidRPr="00070B72" w:rsidDel="00285752">
          <w:rPr>
            <w:rFonts w:ascii="Garamond" w:hAnsi="Garamond"/>
            <w:noProof/>
            <w:rPrChange w:id="476" w:author="Lauren Harrison" w:date="2020-09-26T14:18:00Z">
              <w:rPr>
                <w:rFonts w:ascii="Garamond" w:hAnsi="Garamond"/>
                <w:noProof/>
                <w:highlight w:val="cyan"/>
              </w:rPr>
            </w:rPrChange>
          </w:rPr>
          <w:delText xml:space="preserve">Munson </w:delText>
        </w:r>
        <w:r w:rsidRPr="00070B72" w:rsidDel="00285752">
          <w:rPr>
            <w:rFonts w:ascii="Garamond" w:hAnsi="Garamond"/>
            <w:i/>
            <w:noProof/>
            <w:rPrChange w:id="477" w:author="Lauren Harrison" w:date="2020-09-26T14:18:00Z">
              <w:rPr>
                <w:rFonts w:ascii="Garamond" w:hAnsi="Garamond"/>
                <w:i/>
                <w:noProof/>
                <w:highlight w:val="cyan"/>
              </w:rPr>
            </w:rPrChange>
          </w:rPr>
          <w:delText>et al.</w:delText>
        </w:r>
        <w:r w:rsidRPr="00070B72" w:rsidDel="00285752">
          <w:rPr>
            <w:rFonts w:ascii="Garamond" w:hAnsi="Garamond"/>
            <w:noProof/>
            <w:rPrChange w:id="478" w:author="Lauren Harrison" w:date="2020-09-26T14:18:00Z">
              <w:rPr>
                <w:rFonts w:ascii="Garamond" w:hAnsi="Garamond"/>
                <w:noProof/>
                <w:highlight w:val="cyan"/>
              </w:rPr>
            </w:rPrChange>
          </w:rPr>
          <w:delText xml:space="preserve"> 2020)</w:delText>
        </w:r>
        <w:r w:rsidRPr="00070B72" w:rsidDel="00285752">
          <w:rPr>
            <w:rFonts w:ascii="Garamond" w:hAnsi="Garamond"/>
            <w:rPrChange w:id="479" w:author="Lauren Harrison" w:date="2020-09-26T14:18:00Z">
              <w:rPr>
                <w:rFonts w:ascii="Garamond" w:hAnsi="Garamond"/>
                <w:highlight w:val="cyan"/>
              </w:rPr>
            </w:rPrChange>
          </w:rPr>
          <w:fldChar w:fldCharType="end"/>
        </w:r>
      </w:del>
      <w:r w:rsidRPr="00070B72">
        <w:rPr>
          <w:rFonts w:ascii="Garamond" w:hAnsi="Garamond"/>
        </w:rPr>
        <w:t>.</w:t>
      </w:r>
      <w:r>
        <w:rPr>
          <w:rFonts w:ascii="Garamond" w:hAnsi="Garamond"/>
        </w:rPr>
        <w:t xml:space="preserve"> We then tested whether the degree of sexual selection, as measured by sexual size-dimorphism (SSD index), moderated effect sizes. We predicted that species with a greater male-bias in SSD would show stronger sex differences in the mean and variance. However, we also expected the strength of its moderating effect to differ among the personality traits. As such, we fit an MLMR model that included personality type, SSD and their interaction. </w:t>
      </w:r>
      <w:r w:rsidR="00592D55">
        <w:rPr>
          <w:rFonts w:ascii="Garamond" w:hAnsi="Garamond"/>
        </w:rPr>
        <w:t xml:space="preserve">We only fit interaction </w:t>
      </w:r>
      <w:r>
        <w:rPr>
          <w:rFonts w:ascii="Garamond" w:hAnsi="Garamond"/>
        </w:rPr>
        <w:t xml:space="preserve">terms </w:t>
      </w:r>
      <w:r w:rsidR="00592D55">
        <w:rPr>
          <w:rFonts w:ascii="Garamond" w:hAnsi="Garamond"/>
        </w:rPr>
        <w:t xml:space="preserve">in these models when there were </w:t>
      </w:r>
      <w:r>
        <w:rPr>
          <w:rFonts w:ascii="Garamond" w:hAnsi="Garamond"/>
        </w:rPr>
        <w:t xml:space="preserve">10 </w:t>
      </w:r>
      <w:r w:rsidR="00592D55">
        <w:rPr>
          <w:rFonts w:ascii="Garamond" w:hAnsi="Garamond"/>
        </w:rPr>
        <w:t xml:space="preserve">or more </w:t>
      </w:r>
      <w:r>
        <w:rPr>
          <w:rFonts w:ascii="Garamond" w:hAnsi="Garamond"/>
        </w:rPr>
        <w:t>species</w:t>
      </w:r>
      <w:r w:rsidR="00592D55">
        <w:rPr>
          <w:rFonts w:ascii="Garamond" w:hAnsi="Garamond"/>
        </w:rPr>
        <w:t xml:space="preserve"> for each personality type</w:t>
      </w:r>
      <w:r>
        <w:rPr>
          <w:rFonts w:ascii="Garamond" w:hAnsi="Garamond"/>
        </w:rPr>
        <w:t>. There were too few data</w:t>
      </w:r>
      <w:r w:rsidR="00B351C5">
        <w:rPr>
          <w:rFonts w:ascii="Garamond" w:hAnsi="Garamond"/>
        </w:rPr>
        <w:t>, and low heterogeneity,</w:t>
      </w:r>
      <w:r>
        <w:rPr>
          <w:rFonts w:ascii="Garamond" w:hAnsi="Garamond"/>
        </w:rPr>
        <w:t xml:space="preserve"> </w:t>
      </w:r>
      <w:r w:rsidR="00D0621F">
        <w:rPr>
          <w:rFonts w:ascii="Garamond" w:hAnsi="Garamond"/>
        </w:rPr>
        <w:t xml:space="preserve">for </w:t>
      </w:r>
      <w:r w:rsidR="00026C2E">
        <w:rPr>
          <w:rFonts w:ascii="Garamond" w:hAnsi="Garamond"/>
        </w:rPr>
        <w:t>reptiles/amphibians</w:t>
      </w:r>
      <w:r>
        <w:rPr>
          <w:rFonts w:ascii="Garamond" w:hAnsi="Garamond"/>
        </w:rPr>
        <w:t xml:space="preserve"> to run a model that included interactions (Table 3). </w:t>
      </w:r>
    </w:p>
    <w:p w14:paraId="42FB3264" w14:textId="77777777" w:rsidR="00DA2BB5" w:rsidRPr="00814634" w:rsidRDefault="00DA2BB5" w:rsidP="00DA2BB5">
      <w:pPr>
        <w:ind w:firstLine="720"/>
        <w:contextualSpacing/>
        <w:rPr>
          <w:rFonts w:ascii="Garamond" w:hAnsi="Garamond"/>
        </w:rPr>
      </w:pPr>
      <w:r>
        <w:rPr>
          <w:rFonts w:ascii="Garamond" w:hAnsi="Garamond"/>
        </w:rPr>
        <w:t xml:space="preserve"> </w:t>
      </w:r>
    </w:p>
    <w:p w14:paraId="39C8F9B9" w14:textId="7C35EA55" w:rsidR="00DA2BB5" w:rsidRDefault="00DA2BB5" w:rsidP="00DA2BB5">
      <w:pPr>
        <w:contextualSpacing/>
        <w:rPr>
          <w:rFonts w:ascii="Garamond" w:hAnsi="Garamond"/>
        </w:rPr>
      </w:pPr>
      <w:r>
        <w:rPr>
          <w:rFonts w:ascii="Garamond" w:hAnsi="Garamond"/>
        </w:rPr>
        <w:tab/>
      </w:r>
      <w:r w:rsidR="00D0621F">
        <w:rPr>
          <w:rFonts w:ascii="Garamond" w:hAnsi="Garamond"/>
        </w:rPr>
        <w:t>The s</w:t>
      </w:r>
      <w:r>
        <w:rPr>
          <w:rFonts w:ascii="Garamond" w:hAnsi="Garamond"/>
        </w:rPr>
        <w:t xml:space="preserve">tudies included in our meta-analysis varied greatly in their design and there </w:t>
      </w:r>
      <w:r w:rsidR="00244CF4">
        <w:rPr>
          <w:rFonts w:ascii="Garamond" w:hAnsi="Garamond"/>
        </w:rPr>
        <w:t xml:space="preserve">were </w:t>
      </w:r>
      <w:r>
        <w:rPr>
          <w:rFonts w:ascii="Garamond" w:hAnsi="Garamond"/>
        </w:rPr>
        <w:t>a number of additional sources of non-independence within studies</w:t>
      </w:r>
      <w:del w:id="480" w:author="Lauren Harrison" w:date="2020-09-26T14:59:00Z">
        <w:r w:rsidDel="004D2BA8">
          <w:rPr>
            <w:rFonts w:ascii="Garamond" w:hAnsi="Garamond"/>
          </w:rPr>
          <w:delText xml:space="preserve"> </w:delText>
        </w:r>
      </w:del>
      <w:r>
        <w:rPr>
          <w:rFonts w:ascii="Garamond" w:hAnsi="Garamond"/>
        </w:rPr>
        <w:fldChar w:fldCharType="begin" w:fldLock="1"/>
      </w:r>
      <w:r w:rsidR="003B051B">
        <w:rPr>
          <w:rFonts w:ascii="Garamond" w:hAnsi="Garamond"/>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lt;sup&gt;53&lt;/sup&gt;","plainTextFormattedCitation":"53","previouslyFormattedCitation":"&lt;sup&gt;53&lt;/sup&gt;"},"properties":{"noteIndex":0},"schema":"https://github.com/citation-style-language/schema/raw/master/csl-citation.json"}</w:instrText>
      </w:r>
      <w:r>
        <w:rPr>
          <w:rFonts w:ascii="Garamond" w:hAnsi="Garamond"/>
        </w:rPr>
        <w:fldChar w:fldCharType="separate"/>
      </w:r>
      <w:r w:rsidR="007A70A3" w:rsidRPr="007A70A3">
        <w:rPr>
          <w:rFonts w:ascii="Garamond" w:hAnsi="Garamond"/>
          <w:noProof/>
          <w:vertAlign w:val="superscript"/>
        </w:rPr>
        <w:t>53</w:t>
      </w:r>
      <w:r>
        <w:rPr>
          <w:rFonts w:ascii="Garamond" w:hAnsi="Garamond"/>
        </w:rPr>
        <w:fldChar w:fldCharType="end"/>
      </w:r>
      <w:r>
        <w:rPr>
          <w:rFonts w:ascii="Garamond" w:hAnsi="Garamond"/>
        </w:rPr>
        <w:t xml:space="preserve">. First, multiple personality traits were quantified on the same sets of individuals (e.g. ‘boldness’ and ‘aggression’). Additionally, some studies measured the same </w:t>
      </w:r>
      <w:proofErr w:type="gramStart"/>
      <w:r>
        <w:rPr>
          <w:rFonts w:ascii="Garamond" w:hAnsi="Garamond"/>
        </w:rPr>
        <w:t>individuals</w:t>
      </w:r>
      <w:proofErr w:type="gramEnd"/>
      <w:r>
        <w:rPr>
          <w:rFonts w:ascii="Garamond" w:hAnsi="Garamond"/>
        </w:rPr>
        <w:t xml:space="preserve"> multiple times for the same trait (i.e. repeatability), or for the same trait type using a different test (e.g. several measures of boldness). We conducted a series of sensitivity analyses to ascertain the impact that these sources of non-independence had on our final results. We created correlation matrices among effect sizes that shared the same sets of individuals in the sample used to derive effect sizes. </w:t>
      </w:r>
      <w:commentRangeStart w:id="481"/>
      <w:r>
        <w:rPr>
          <w:rFonts w:ascii="Garamond" w:hAnsi="Garamond"/>
        </w:rPr>
        <w:t>Given that we did not know the exact correlation among traits we created three different dependency matrices (</w:t>
      </w:r>
      <w:r w:rsidRPr="00C0184D">
        <w:rPr>
          <w:rFonts w:ascii="Garamond" w:hAnsi="Garamond"/>
          <w:b/>
          <w:bCs/>
        </w:rPr>
        <w:t>D</w:t>
      </w:r>
      <w:r>
        <w:rPr>
          <w:rFonts w:ascii="Garamond" w:hAnsi="Garamond"/>
        </w:rPr>
        <w:t>; i.e., correlation matrices) that assumed r = 0.3, r = 0.5 and r = 0.8. We refit our models replacing the identity matrix (</w:t>
      </w:r>
      <w:r w:rsidRPr="00C0184D">
        <w:rPr>
          <w:rFonts w:ascii="Garamond" w:hAnsi="Garamond"/>
          <w:b/>
          <w:bCs/>
        </w:rPr>
        <w:t>I</w:t>
      </w:r>
      <w:r w:rsidRPr="00C0184D">
        <w:rPr>
          <w:rFonts w:ascii="Garamond" w:hAnsi="Garamond"/>
        </w:rPr>
        <w:t>)</w:t>
      </w:r>
      <w:r>
        <w:rPr>
          <w:rFonts w:ascii="Garamond" w:hAnsi="Garamond"/>
        </w:rPr>
        <w:t xml:space="preserve"> that was assumed when estimating the residual error variance with our </w:t>
      </w:r>
      <w:r w:rsidRPr="00C0184D">
        <w:rPr>
          <w:rFonts w:ascii="Garamond" w:hAnsi="Garamond"/>
          <w:b/>
          <w:bCs/>
        </w:rPr>
        <w:t>D</w:t>
      </w:r>
      <w:r>
        <w:rPr>
          <w:rFonts w:ascii="Garamond" w:hAnsi="Garamond"/>
        </w:rPr>
        <w:t xml:space="preserve"> matrices. </w:t>
      </w:r>
      <w:commentRangeEnd w:id="481"/>
      <w:r w:rsidR="00D0621F">
        <w:rPr>
          <w:rStyle w:val="CommentReference"/>
        </w:rPr>
        <w:commentReference w:id="481"/>
      </w:r>
      <w:r>
        <w:rPr>
          <w:rFonts w:ascii="Garamond" w:hAnsi="Garamond"/>
        </w:rPr>
        <w:br/>
      </w:r>
    </w:p>
    <w:p w14:paraId="6E210E6A" w14:textId="77777777" w:rsidR="00DA2BB5" w:rsidRDefault="00DA2BB5" w:rsidP="00DA2BB5">
      <w:pPr>
        <w:contextualSpacing/>
        <w:rPr>
          <w:rFonts w:ascii="Garamond" w:hAnsi="Garamond"/>
        </w:rPr>
      </w:pPr>
      <w:r>
        <w:rPr>
          <w:rFonts w:ascii="Garamond" w:hAnsi="Garamond"/>
        </w:rPr>
        <w:t>For all models we present meta-analytic mean estimates and 95% confidence intervals (Tables 1-3).</w:t>
      </w:r>
    </w:p>
    <w:p w14:paraId="0532DB0B" w14:textId="77777777" w:rsidR="00DA2BB5" w:rsidRDefault="00DA2BB5" w:rsidP="00DA2BB5">
      <w:pPr>
        <w:contextualSpacing/>
        <w:rPr>
          <w:rFonts w:ascii="Garamond" w:hAnsi="Garamond"/>
        </w:rPr>
      </w:pPr>
    </w:p>
    <w:p w14:paraId="0B09E315" w14:textId="70D173CD" w:rsidR="00DA2BB5" w:rsidRDefault="00DA2BB5" w:rsidP="00DA2BB5">
      <w:pPr>
        <w:contextualSpacing/>
        <w:rPr>
          <w:rFonts w:ascii="Garamond" w:hAnsi="Garamond"/>
          <w:i/>
        </w:rPr>
      </w:pPr>
      <w:r>
        <w:rPr>
          <w:rFonts w:ascii="Garamond" w:hAnsi="Garamond"/>
          <w:i/>
        </w:rPr>
        <w:t>Publication bias</w:t>
      </w:r>
    </w:p>
    <w:p w14:paraId="2E5478B5" w14:textId="77777777" w:rsidR="00C31743" w:rsidRPr="00C31743" w:rsidRDefault="00C31743" w:rsidP="00DA2BB5">
      <w:pPr>
        <w:contextualSpacing/>
        <w:rPr>
          <w:rFonts w:ascii="Garamond" w:hAnsi="Garamond"/>
          <w:iCs/>
        </w:rPr>
      </w:pPr>
    </w:p>
    <w:p w14:paraId="155944F1" w14:textId="2667B412" w:rsidR="00DA2BB5" w:rsidRDefault="00D0621F" w:rsidP="00DA2BB5">
      <w:pPr>
        <w:ind w:firstLine="720"/>
        <w:contextualSpacing/>
        <w:rPr>
          <w:rFonts w:ascii="Garamond" w:hAnsi="Garamond"/>
        </w:rPr>
      </w:pPr>
      <w:r>
        <w:rPr>
          <w:rFonts w:ascii="Garamond" w:hAnsi="Garamond"/>
        </w:rPr>
        <w:t>P</w:t>
      </w:r>
      <w:r w:rsidR="00DA2BB5">
        <w:rPr>
          <w:rFonts w:ascii="Garamond" w:hAnsi="Garamond"/>
        </w:rPr>
        <w:t xml:space="preserve">ublished studies </w:t>
      </w:r>
      <w:r>
        <w:rPr>
          <w:rFonts w:ascii="Garamond" w:hAnsi="Garamond"/>
        </w:rPr>
        <w:t xml:space="preserve">might </w:t>
      </w:r>
      <w:r w:rsidR="00DA2BB5">
        <w:rPr>
          <w:rFonts w:ascii="Garamond" w:hAnsi="Garamond"/>
        </w:rPr>
        <w:t xml:space="preserve">disproportionately report certain findings (e.g. greater male variability). To look for publication bias, we first checked for funnel plot asymmetry for both </w:t>
      </w:r>
      <w:r w:rsidR="00DA2BB5" w:rsidRPr="00814634">
        <w:rPr>
          <w:rFonts w:ascii="Garamond" w:hAnsi="Garamond"/>
          <w:i/>
        </w:rPr>
        <w:t xml:space="preserve">g </w:t>
      </w:r>
      <w:r w:rsidR="00DA2BB5">
        <w:rPr>
          <w:rFonts w:ascii="Garamond" w:hAnsi="Garamond"/>
        </w:rPr>
        <w:t xml:space="preserve">and </w:t>
      </w:r>
      <w:proofErr w:type="spellStart"/>
      <w:r w:rsidR="00DA2BB5">
        <w:rPr>
          <w:rFonts w:ascii="Garamond" w:hAnsi="Garamond"/>
        </w:rPr>
        <w:t>lnCVR</w:t>
      </w:r>
      <w:proofErr w:type="spellEnd"/>
      <w:r w:rsidR="00DA2BB5">
        <w:rPr>
          <w:rFonts w:ascii="Garamond" w:hAnsi="Garamond"/>
        </w:rPr>
        <w:t xml:space="preserve">. Studies with large error (e.g. low precision) drive funnel plot asymmetry if there is a true non-zero effect and a bias towards publishing significant </w:t>
      </w:r>
      <w:r w:rsidR="00DA2BB5" w:rsidRPr="00C429DD">
        <w:rPr>
          <w:rFonts w:ascii="Garamond" w:hAnsi="Garamond"/>
        </w:rPr>
        <w:t>results</w:t>
      </w:r>
      <w:del w:id="482" w:author="Lauren Harrison" w:date="2020-09-28T18:37:00Z">
        <w:r w:rsidR="00DA2BB5" w:rsidRPr="00C429DD" w:rsidDel="00C429DD">
          <w:rPr>
            <w:rFonts w:ascii="Garamond" w:hAnsi="Garamond"/>
          </w:rPr>
          <w:delText xml:space="preserve"> (</w:delText>
        </w:r>
        <w:commentRangeStart w:id="483"/>
        <w:commentRangeStart w:id="484"/>
        <w:r w:rsidR="00DA2BB5" w:rsidRPr="00C429DD" w:rsidDel="00C429DD">
          <w:rPr>
            <w:rFonts w:ascii="Garamond" w:hAnsi="Garamond"/>
            <w:rPrChange w:id="485" w:author="Lauren Harrison" w:date="2020-09-28T18:37:00Z">
              <w:rPr>
                <w:rFonts w:ascii="Garamond" w:hAnsi="Garamond"/>
                <w:highlight w:val="yellow"/>
              </w:rPr>
            </w:rPrChange>
          </w:rPr>
          <w:delText>REF</w:delText>
        </w:r>
        <w:commentRangeEnd w:id="483"/>
        <w:r w:rsidR="00DA2BB5" w:rsidRPr="00C429DD" w:rsidDel="00C429DD">
          <w:rPr>
            <w:rStyle w:val="CommentReference"/>
          </w:rPr>
          <w:commentReference w:id="483"/>
        </w:r>
        <w:commentRangeEnd w:id="484"/>
        <w:r w:rsidR="00AA144C" w:rsidRPr="00C429DD" w:rsidDel="00C429DD">
          <w:rPr>
            <w:rStyle w:val="CommentReference"/>
          </w:rPr>
          <w:commentReference w:id="484"/>
        </w:r>
      </w:del>
      <w:ins w:id="486" w:author="Lauren Harrison" w:date="2020-09-28T18:37:00Z">
        <w:r w:rsidR="00C429DD" w:rsidRPr="00C429DD">
          <w:rPr>
            <w:rFonts w:ascii="Garamond" w:hAnsi="Garamond"/>
            <w:rPrChange w:id="487" w:author="Lauren Harrison" w:date="2020-09-28T18:37:00Z">
              <w:rPr>
                <w:rFonts w:ascii="Garamond" w:hAnsi="Garamond"/>
                <w:highlight w:val="yellow"/>
              </w:rPr>
            </w:rPrChange>
          </w:rPr>
          <w:fldChar w:fldCharType="begin" w:fldLock="1"/>
        </w:r>
      </w:ins>
      <w:r w:rsidR="003B051B">
        <w:rPr>
          <w:rFonts w:ascii="Garamond" w:hAnsi="Garamond"/>
        </w:rPr>
        <w:instrText>ADDIN CSL_CITATION {"citationItems":[{"id":"ITEM-1","itemData":{"DOI":"https://doi.org/10.1136/bmj.d4002","author":[{"dropping-particle":"","family":"Sterne","given":"J A C","non-dropping-particle":"","parse-names":false,"suffix":""},{"dropping-particle":"","family":"Sutton","given":"A J","non-dropping-particle":"","parse-names":false,"suffix":""},{"dropping-particle":"","family":"Ioannidis","given":"John P A","non-dropping-particle":"","parse-names":false,"suffix":""},{"dropping-particle":"","family":"Terrin","given":"N","non-dropping-particle":"","parse-names":false,"suffix":""},{"dropping-particle":"","family":"Jones","given":"D R","non-dropping-particle":"","parse-names":false,"suffix":""},{"dropping-particle":"","family":"Lau","given":"J","non-dropping-particle":"","parse-names":false,"suffix":""},{"dropping-particle":"","family":"Carpenter","given":"J","non-dropping-particle":"","parse-names":false,"suffix":""},{"dropping-particle":"","family":"Rücker","given":"G","non-dropping-particle":"","parse-names":false,"suffix":""},{"dropping-particle":"","family":"Harbord","given":"R M","non-dropping-particle":"","parse-names":false,"suffix":""},{"dropping-particle":"","family":"Schmid","given":"C H","non-dropping-particle":"","parse-names":false,"suffix":""},{"dropping-particle":"","family":"Tetzlaff","given":"J","non-dropping-particle":"","parse-names":false,"suffix":""},{"dropping-particle":"","family":"Deeks","given":"J J","non-dropping-particle":"","parse-names":false,"suffix":""},{"dropping-particle":"","family":"Peters","given":"J","non-dropping-particle":"","parse-names":false,"suffix":""},{"dropping-particle":"","family":"Macaskill","given":"P","non-dropping-particle":"","parse-names":false,"suffix":""},{"dropping-particle":"","family":"Schwarzer","given":"G","non-dropping-particle":"","parse-names":false,"suffix":""},{"dropping-particle":"","family":"Duval","given":"S","non-dropping-particle":"","parse-names":false,"suffix":""},{"dropping-particle":"","family":"Altman","given":"Douglas G","non-dropping-particle":"","parse-names":false,"suffix":""},{"dropping-particle":"","family":"Moher","given":"David","non-dropping-particle":"","parse-names":false,"suffix":""},{"dropping-particle":"","family":"Higgins","given":"Julian P.T.","non-dropping-particle":"","parse-names":false,"suffix":""}],"container-title":"BMJ","id":"ITEM-1","issued":{"date-parts":[["2011"]]},"page":"d4002","title":"Recommendations for examining and interpreting funnel plot asymmetry in meta-analyses of randomised controlled trials","type":"article-journal","volume":"343"},"uris":["http://www.mendeley.com/documents/?uuid=b0bdb36a-2aa5-4609-a173-8ad00f6ff646"]}],"mendeley":{"formattedCitation":"&lt;sup&gt;70&lt;/sup&gt;","plainTextFormattedCitation":"70","previouslyFormattedCitation":"&lt;sup&gt;70&lt;/sup&gt;"},"properties":{"noteIndex":0},"schema":"https://github.com/citation-style-language/schema/raw/master/csl-citation.json"}</w:instrText>
      </w:r>
      <w:r w:rsidR="00C429DD" w:rsidRPr="00C429DD">
        <w:rPr>
          <w:rFonts w:ascii="Garamond" w:hAnsi="Garamond"/>
          <w:rPrChange w:id="488" w:author="Lauren Harrison" w:date="2020-09-28T18:37:00Z">
            <w:rPr>
              <w:rFonts w:ascii="Garamond" w:hAnsi="Garamond"/>
              <w:highlight w:val="yellow"/>
            </w:rPr>
          </w:rPrChange>
        </w:rPr>
        <w:fldChar w:fldCharType="separate"/>
      </w:r>
      <w:r w:rsidR="007A70A3" w:rsidRPr="007A70A3">
        <w:rPr>
          <w:rFonts w:ascii="Garamond" w:hAnsi="Garamond"/>
          <w:noProof/>
          <w:vertAlign w:val="superscript"/>
        </w:rPr>
        <w:t>70</w:t>
      </w:r>
      <w:ins w:id="489" w:author="Lauren Harrison" w:date="2020-09-28T18:37:00Z">
        <w:r w:rsidR="00C429DD" w:rsidRPr="00C429DD">
          <w:rPr>
            <w:rFonts w:ascii="Garamond" w:hAnsi="Garamond"/>
            <w:rPrChange w:id="490" w:author="Lauren Harrison" w:date="2020-09-28T18:37:00Z">
              <w:rPr>
                <w:rFonts w:ascii="Garamond" w:hAnsi="Garamond"/>
                <w:highlight w:val="yellow"/>
              </w:rPr>
            </w:rPrChange>
          </w:rPr>
          <w:fldChar w:fldCharType="end"/>
        </w:r>
      </w:ins>
      <w:del w:id="491" w:author="Lauren Harrison" w:date="2020-09-28T18:37:00Z">
        <w:r w:rsidR="00DA2BB5" w:rsidRPr="00C429DD" w:rsidDel="00C429DD">
          <w:rPr>
            <w:rFonts w:ascii="Garamond" w:hAnsi="Garamond"/>
          </w:rPr>
          <w:delText>)</w:delText>
        </w:r>
      </w:del>
      <w:r w:rsidR="00DA2BB5" w:rsidRPr="00C429DD">
        <w:rPr>
          <w:rFonts w:ascii="Garamond" w:hAnsi="Garamond"/>
        </w:rPr>
        <w:t>. Visual</w:t>
      </w:r>
      <w:r w:rsidR="00DA2BB5">
        <w:rPr>
          <w:rFonts w:ascii="Garamond" w:hAnsi="Garamond"/>
        </w:rPr>
        <w:t xml:space="preserve"> inspection of funnel plots is misleading, however, as we need to account </w:t>
      </w:r>
      <w:r w:rsidR="00AA144C">
        <w:rPr>
          <w:rFonts w:ascii="Garamond" w:hAnsi="Garamond"/>
        </w:rPr>
        <w:t xml:space="preserve">for </w:t>
      </w:r>
      <w:r w:rsidR="00DA2BB5">
        <w:rPr>
          <w:rFonts w:ascii="Garamond" w:hAnsi="Garamond"/>
        </w:rPr>
        <w:t xml:space="preserve">additional sources of variation in </w:t>
      </w:r>
      <w:r w:rsidR="00DA2BB5">
        <w:rPr>
          <w:rFonts w:ascii="Garamond" w:hAnsi="Garamond"/>
        </w:rPr>
        <w:lastRenderedPageBreak/>
        <w:t xml:space="preserve">effect sizes (i.e. moderator variables and random factors) beyond effect size precision. We therefore included precision as a moderator term in our MLMR models to test where it explained some of the variation in </w:t>
      </w:r>
      <w:del w:id="492" w:author="Lauren Harrison" w:date="2020-09-26T16:06:00Z">
        <w:r w:rsidR="00DA2BB5" w:rsidDel="00D30BD6">
          <w:rPr>
            <w:rFonts w:ascii="Garamond" w:hAnsi="Garamond"/>
          </w:rPr>
          <w:delText xml:space="preserve">the </w:delText>
        </w:r>
      </w:del>
      <w:r w:rsidR="00DA2BB5">
        <w:rPr>
          <w:rFonts w:ascii="Garamond" w:hAnsi="Garamond"/>
        </w:rPr>
        <w:t>reported effect sizes</w:t>
      </w:r>
      <w:del w:id="493" w:author="Lauren Harrison" w:date="2020-09-26T14:59:00Z">
        <w:r w:rsidR="00DA2BB5" w:rsidDel="004D2BA8">
          <w:rPr>
            <w:rFonts w:ascii="Garamond" w:hAnsi="Garamond"/>
          </w:rPr>
          <w:delText xml:space="preserve"> </w:delText>
        </w:r>
      </w:del>
      <w:commentRangeStart w:id="494"/>
      <w:commentRangeStart w:id="495"/>
      <w:del w:id="496" w:author="Lauren Harrison" w:date="2020-09-28T19:04:00Z">
        <w:r w:rsidR="00DA2BB5" w:rsidDel="005B1F9E">
          <w:rPr>
            <w:rFonts w:ascii="Garamond" w:hAnsi="Garamond"/>
          </w:rPr>
          <w:fldChar w:fldCharType="begin" w:fldLock="1"/>
        </w:r>
        <w:r w:rsidR="007A70A3" w:rsidRPr="005B1F9E" w:rsidDel="005B1F9E">
          <w:rPr>
            <w:rFonts w:ascii="Garamond" w:hAnsi="Garamond"/>
          </w:rPr>
          <w:delInstrText>ADDIN CSL_CITATION {"citationItems":[{"id":"ITEM-1","itemData":{"DOI":"10.1371/journal.pone.0215052","ISBN":"1111111111","ISSN":"19326203","PMID":"30978228","abstract":"Publication bias is a substantial problem for the credibility of research in general and of meta-analyses in particular, as it yields overestimated effects and may suggest the existence of non-existing effects. Although there is consensus that publication bias exists, how strongly it affects different scientific literatures is currently less well-known. We examined evidence of publication bias in a large-scale data set of primary studies that were included in 83 meta-analyses published in Psychological Bulletin (representing meta-analyses from psychology) and 499 systematic reviews from the Cochrane Database of Systematic Reviews (CDSR; representing meta-analyses from medicine). Publication bias was assessed on all homogeneous subsets (3.8% of all subsets of meta-analyses published in Psychological Bulletin) of primary studies included in meta-analyses, because publication bias methods do not have good statistical properties if the true effect size is heterogeneous. Publication bias tests did not reveal evidence for bias in the homogeneous subsets. Overestimation was minimal but statistically significant, providing evidence of publication bias that appeared to be similar in both fields. However, a Monte-Carlo simulation study revealed that the creation of homogeneous subsets resulted in challenging conditions for publication bias methods since the number of effect sizes in a subset was rather small (median number of effect sizes equaled 6). Our findings are in line with, in its most extreme case, publication bias ranging from no bias until only 5% statistically nonsignificant effect sizes being published. These and other findings, in combination with the small percentages of statistically significant primary effect sizes (28.9% and 18.9% for subsets published in Psychological Bulletin and CDSR), led to the conclusion that evidence for publication bias in the studied homogeneous subsets is weak, but suggestive of mild publication bias in both psychology and medicine.","author":[{"dropping-particle":"","family":"Aert","given":"Robbie C.M.","non-dropping-particle":"Van","parse-names":false,"suffix":""},{"dropping-particle":"","family":"Wicherts","given":"Jelte M.","non-dropping-particle":"","parse-names":false,"suffix":""},{"dropping-particle":"","family":"Assen","given":"Marcel A.L.M.","non-dropping-particle":"Van","parse-names":false,"suffix":""}],"container-title":"PLoS ONE","id":"ITEM-1","issue":"4","issued":{"date-parts":[["2019"]]},"number-of-pages":"1-32","title":"Publication bias examined in meta-analyses from psychology and medicine: A meta-meta-analysis","type":"book","volume":"14"},"uris":["http://www.mendeley.com/documents/?uuid=d980aa4d-c3e6-4eb8-ab05-6be8e108ee5b"]}],"mendeley":{"formattedCitation":"&lt;sup&gt;71&lt;/sup&gt;","plainTextFormattedCitation":"71","previouslyFormattedCitation":"&lt;sup&gt;70&lt;/sup&gt;"},"properties":{"noteIndex":0},"schema":"https://github.com/citation-style-language/schema/raw/master/csl-citation.json"}</w:delInstrText>
        </w:r>
        <w:r w:rsidR="00DA2BB5" w:rsidDel="005B1F9E">
          <w:rPr>
            <w:rFonts w:ascii="Garamond" w:hAnsi="Garamond"/>
          </w:rPr>
          <w:fldChar w:fldCharType="separate"/>
        </w:r>
        <w:r w:rsidR="007A70A3" w:rsidRPr="005B1F9E" w:rsidDel="005B1F9E">
          <w:rPr>
            <w:rFonts w:ascii="Garamond" w:hAnsi="Garamond"/>
            <w:noProof/>
            <w:vertAlign w:val="superscript"/>
          </w:rPr>
          <w:delText>71</w:delText>
        </w:r>
        <w:r w:rsidR="00DA2BB5" w:rsidDel="005B1F9E">
          <w:rPr>
            <w:rFonts w:ascii="Garamond" w:hAnsi="Garamond"/>
          </w:rPr>
          <w:fldChar w:fldCharType="end"/>
        </w:r>
        <w:commentRangeEnd w:id="494"/>
        <w:r w:rsidR="00DA2BB5" w:rsidDel="005B1F9E">
          <w:rPr>
            <w:rStyle w:val="CommentReference"/>
          </w:rPr>
          <w:commentReference w:id="494"/>
        </w:r>
        <w:commentRangeEnd w:id="495"/>
        <w:r w:rsidR="00043E32" w:rsidDel="005B1F9E">
          <w:rPr>
            <w:rStyle w:val="CommentReference"/>
          </w:rPr>
          <w:commentReference w:id="495"/>
        </w:r>
        <w:r w:rsidR="00DA2BB5" w:rsidDel="005B1F9E">
          <w:rPr>
            <w:rFonts w:ascii="Garamond" w:hAnsi="Garamond"/>
          </w:rPr>
          <w:delText>.</w:delText>
        </w:r>
      </w:del>
      <w:ins w:id="497" w:author="Lauren Harrison" w:date="2020-09-28T19:04:00Z">
        <w:r w:rsidR="005B1F9E">
          <w:rPr>
            <w:rFonts w:ascii="Garamond" w:hAnsi="Garamond"/>
          </w:rPr>
          <w:t xml:space="preserve">. </w:t>
        </w:r>
      </w:ins>
      <w:del w:id="498" w:author="Lauren Harrison" w:date="2020-09-28T19:04:00Z">
        <w:r w:rsidR="00DA2BB5" w:rsidDel="005B1F9E">
          <w:rPr>
            <w:rFonts w:ascii="Garamond" w:hAnsi="Garamond"/>
          </w:rPr>
          <w:delText xml:space="preserve"> </w:delText>
        </w:r>
      </w:del>
      <w:r w:rsidR="00DA2BB5">
        <w:rPr>
          <w:rFonts w:ascii="Garamond" w:hAnsi="Garamond"/>
        </w:rPr>
        <w:t>If precision has a significant influence, this is suggestive of publication bias. Precision was calculated as:</w:t>
      </w:r>
    </w:p>
    <w:p w14:paraId="1CB6A0C1" w14:textId="27F4E44D" w:rsidR="00DA2BB5" w:rsidRPr="003E19EF" w:rsidRDefault="00DA2BB5" w:rsidP="00DA2BB5">
      <w:pPr>
        <w:contextualSpacing/>
        <w:rPr>
          <w:rFonts w:ascii="Garamond" w:hAnsi="Garamond"/>
          <w:sz w:val="20"/>
          <w:szCs w:val="20"/>
        </w:rPr>
      </w:pPr>
      <m:oMathPara>
        <m:oMath>
          <m:r>
            <w:rPr>
              <w:rFonts w:ascii="Cambria Math" w:hAnsi="Cambria Math"/>
              <w:sz w:val="20"/>
              <w:szCs w:val="20"/>
            </w:rPr>
            <m:t xml:space="preserve">precision= </m:t>
          </m:r>
          <m:f>
            <m:fPr>
              <m:ctrlPr>
                <w:rPr>
                  <w:rFonts w:ascii="Cambria Math" w:hAnsi="Cambria Math"/>
                  <w:i/>
                  <w:sz w:val="20"/>
                  <w:szCs w:val="20"/>
                </w:rPr>
              </m:ctrlPr>
            </m:fPr>
            <m:num>
              <m:r>
                <w:rPr>
                  <w:rFonts w:ascii="Cambria Math" w:hAnsi="Cambria Math"/>
                  <w:sz w:val="20"/>
                  <w:szCs w:val="20"/>
                </w:rPr>
                <m:t>1</m:t>
              </m:r>
            </m:num>
            <m:den>
              <m:rad>
                <m:radPr>
                  <m:degHide m:val="1"/>
                  <m:ctrlPr>
                    <w:rPr>
                      <w:rFonts w:ascii="Cambria Math" w:hAnsi="Cambria Math"/>
                      <w:i/>
                      <w:sz w:val="20"/>
                      <w:szCs w:val="20"/>
                    </w:rPr>
                  </m:ctrlPr>
                </m:radPr>
                <m:deg/>
                <m:e>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vi</m:t>
                      </m:r>
                    </m:sub>
                  </m:sSub>
                </m:e>
              </m:rad>
            </m:den>
          </m:f>
        </m:oMath>
      </m:oMathPara>
    </w:p>
    <w:p w14:paraId="2541BF5E" w14:textId="0B2955C1" w:rsidR="00DA2BB5" w:rsidRPr="006C2D94" w:rsidRDefault="00DA2BB5" w:rsidP="00DA2BB5">
      <w:pPr>
        <w:contextualSpacing/>
        <w:jc w:val="right"/>
        <w:rPr>
          <w:rFonts w:ascii="Garamond" w:hAnsi="Garamond"/>
          <w:i/>
          <w:sz w:val="20"/>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t xml:space="preserve">     </w:t>
      </w:r>
      <w:r w:rsidRPr="006C2D94">
        <w:rPr>
          <w:rFonts w:ascii="Garamond" w:hAnsi="Garamond"/>
          <w:i/>
          <w:sz w:val="20"/>
        </w:rPr>
        <w:t xml:space="preserve">Eq. </w:t>
      </w:r>
      <w:r>
        <w:rPr>
          <w:rFonts w:ascii="Garamond" w:hAnsi="Garamond"/>
          <w:i/>
          <w:sz w:val="20"/>
        </w:rPr>
        <w:t>1</w:t>
      </w:r>
      <w:r w:rsidR="00C31743">
        <w:rPr>
          <w:rFonts w:ascii="Garamond" w:hAnsi="Garamond"/>
          <w:i/>
          <w:sz w:val="20"/>
        </w:rPr>
        <w:t>0</w:t>
      </w:r>
    </w:p>
    <w:p w14:paraId="665735EA" w14:textId="539AE6E7" w:rsidR="00DA2BB5" w:rsidRDefault="00DA2BB5" w:rsidP="00DA2BB5">
      <w:pPr>
        <w:contextualSpacing/>
        <w:rPr>
          <w:rFonts w:ascii="Garamond" w:hAnsi="Garamond"/>
        </w:rPr>
      </w:pPr>
      <w:r>
        <w:rPr>
          <w:rFonts w:ascii="Garamond" w:hAnsi="Garamond"/>
        </w:rPr>
        <w:t xml:space="preserve">Where </w:t>
      </w:r>
      <m:oMath>
        <m:sSub>
          <m:sSubPr>
            <m:ctrlPr>
              <w:rPr>
                <w:rFonts w:ascii="Cambria Math" w:hAnsi="Cambria Math"/>
                <w:i/>
                <w:sz w:val="22"/>
              </w:rPr>
            </m:ctrlPr>
          </m:sSubPr>
          <m:e>
            <m:r>
              <w:rPr>
                <w:rFonts w:ascii="Cambria Math" w:hAnsi="Cambria Math"/>
                <w:sz w:val="22"/>
              </w:rPr>
              <m:t>e</m:t>
            </m:r>
          </m:e>
          <m:sub>
            <m:r>
              <w:rPr>
                <w:rFonts w:ascii="Cambria Math" w:hAnsi="Cambria Math"/>
                <w:sz w:val="22"/>
              </w:rPr>
              <m:t>vi</m:t>
            </m:r>
          </m:sub>
        </m:sSub>
        <m:r>
          <w:rPr>
            <w:rFonts w:ascii="Cambria Math" w:hAnsi="Cambria Math"/>
            <w:sz w:val="22"/>
          </w:rPr>
          <m:t xml:space="preserve"> </m:t>
        </m:r>
      </m:oMath>
      <w:r>
        <w:rPr>
          <w:rFonts w:ascii="Garamond" w:hAnsi="Garamond"/>
        </w:rPr>
        <w:t xml:space="preserve">is the sampling variance of </w:t>
      </w:r>
      <w:r w:rsidR="00956ED9">
        <w:rPr>
          <w:rFonts w:ascii="Garamond" w:hAnsi="Garamond"/>
        </w:rPr>
        <w:t xml:space="preserve">effect sizes’ </w:t>
      </w:r>
      <w:r>
        <w:rPr>
          <w:rFonts w:ascii="Garamond" w:hAnsi="Garamond"/>
        </w:rPr>
        <w:t xml:space="preserve">Hedge’s </w:t>
      </w:r>
      <w:r w:rsidRPr="00CE1CA0">
        <w:rPr>
          <w:rFonts w:ascii="Garamond" w:hAnsi="Garamond"/>
          <w:i/>
        </w:rPr>
        <w:t>g</w:t>
      </w:r>
      <w:r>
        <w:rPr>
          <w:rFonts w:ascii="Garamond" w:hAnsi="Garamond"/>
          <w:i/>
        </w:rPr>
        <w:t xml:space="preserve"> </w:t>
      </w:r>
      <w:r>
        <w:rPr>
          <w:rFonts w:ascii="Garamond" w:hAnsi="Garamond"/>
        </w:rPr>
        <w:t xml:space="preserve">(Eq. </w:t>
      </w:r>
      <w:r w:rsidR="00C31743">
        <w:rPr>
          <w:rFonts w:ascii="Garamond" w:hAnsi="Garamond"/>
        </w:rPr>
        <w:t>3-6</w:t>
      </w:r>
      <w:r>
        <w:rPr>
          <w:rFonts w:ascii="Garamond" w:hAnsi="Garamond"/>
        </w:rPr>
        <w:t>)</w:t>
      </w:r>
      <w:r w:rsidR="00956ED9">
        <w:rPr>
          <w:rFonts w:ascii="Garamond" w:hAnsi="Garamond"/>
        </w:rPr>
        <w:t xml:space="preserve"> or </w:t>
      </w:r>
      <w:proofErr w:type="spellStart"/>
      <w:r w:rsidR="00956ED9" w:rsidRPr="00C31743">
        <w:rPr>
          <w:rFonts w:ascii="Garamond" w:hAnsi="Garamond"/>
        </w:rPr>
        <w:t>lnCVR</w:t>
      </w:r>
      <w:proofErr w:type="spellEnd"/>
      <w:r w:rsidR="00956ED9">
        <w:rPr>
          <w:rFonts w:ascii="Garamond" w:hAnsi="Garamond"/>
        </w:rPr>
        <w:t xml:space="preserve"> (Eq. </w:t>
      </w:r>
      <w:proofErr w:type="gramStart"/>
      <w:r w:rsidR="00C31743">
        <w:rPr>
          <w:rFonts w:ascii="Garamond" w:hAnsi="Garamond"/>
        </w:rPr>
        <w:t>7-8</w:t>
      </w:r>
      <w:r w:rsidR="00956ED9">
        <w:rPr>
          <w:rFonts w:ascii="Garamond" w:hAnsi="Garamond"/>
        </w:rPr>
        <w:t>)</w:t>
      </w:r>
      <w:r>
        <w:rPr>
          <w:rFonts w:ascii="Garamond" w:hAnsi="Garamond"/>
        </w:rPr>
        <w:t>.</w:t>
      </w:r>
      <w:proofErr w:type="gramEnd"/>
      <w:r>
        <w:rPr>
          <w:rFonts w:ascii="Garamond" w:hAnsi="Garamond"/>
        </w:rPr>
        <w:t xml:space="preserve"> </w:t>
      </w:r>
    </w:p>
    <w:p w14:paraId="3ABC37C3" w14:textId="77777777" w:rsidR="00DA2BB5" w:rsidRDefault="00DA2BB5" w:rsidP="00DA2BB5">
      <w:pPr>
        <w:contextualSpacing/>
        <w:rPr>
          <w:rFonts w:ascii="Garamond" w:hAnsi="Garamond"/>
        </w:rPr>
      </w:pPr>
    </w:p>
    <w:p w14:paraId="61B400F0" w14:textId="77777777" w:rsidR="00DA2BB5" w:rsidRDefault="00DA2BB5" w:rsidP="00DA2BB5">
      <w:pPr>
        <w:rPr>
          <w:rFonts w:ascii="Garamond" w:hAnsi="Garamond"/>
          <w:b/>
        </w:rPr>
      </w:pPr>
      <w:r>
        <w:rPr>
          <w:rFonts w:ascii="Garamond" w:hAnsi="Garamond"/>
          <w:b/>
        </w:rPr>
        <w:t>Data availability</w:t>
      </w:r>
    </w:p>
    <w:p w14:paraId="5194F3DE" w14:textId="77777777" w:rsidR="00DA2BB5" w:rsidRDefault="00DA2BB5" w:rsidP="00DA2BB5">
      <w:pPr>
        <w:contextualSpacing/>
        <w:rPr>
          <w:rFonts w:ascii="Garamond" w:hAnsi="Garamond"/>
        </w:rPr>
      </w:pPr>
    </w:p>
    <w:p w14:paraId="5A5C6F14" w14:textId="6DF4F65D" w:rsidR="00DA2BB5" w:rsidRDefault="00DA2BB5" w:rsidP="00DA2BB5">
      <w:pPr>
        <w:contextualSpacing/>
        <w:rPr>
          <w:rFonts w:ascii="Garamond" w:hAnsi="Garamond"/>
        </w:rPr>
      </w:pPr>
      <w:r w:rsidRPr="00814634">
        <w:rPr>
          <w:rFonts w:ascii="Garamond" w:hAnsi="Garamond"/>
          <w:highlight w:val="yellow"/>
        </w:rPr>
        <w:t>xxx</w:t>
      </w:r>
      <w:r w:rsidR="00C31743">
        <w:rPr>
          <w:rFonts w:ascii="Garamond" w:hAnsi="Garamond"/>
        </w:rPr>
        <w:t xml:space="preserve"> </w:t>
      </w:r>
    </w:p>
    <w:p w14:paraId="3F5B7CA4" w14:textId="77777777" w:rsidR="007B5710" w:rsidRPr="007E3B63" w:rsidRDefault="007B5710" w:rsidP="005C69F2">
      <w:pPr>
        <w:contextualSpacing/>
        <w:rPr>
          <w:rFonts w:ascii="Garamond" w:hAnsi="Garamond"/>
          <w:color w:val="000000" w:themeColor="text1"/>
        </w:rPr>
      </w:pPr>
    </w:p>
    <w:p w14:paraId="0A818B2B" w14:textId="23A78E35" w:rsidR="00AB30EB" w:rsidRPr="007E3B63" w:rsidRDefault="008A2999" w:rsidP="003E2881">
      <w:pPr>
        <w:rPr>
          <w:rFonts w:ascii="Garamond" w:hAnsi="Garamond"/>
          <w:b/>
          <w:color w:val="000000" w:themeColor="text1"/>
        </w:rPr>
      </w:pPr>
      <w:r w:rsidRPr="007E3B63">
        <w:rPr>
          <w:rFonts w:ascii="Garamond" w:hAnsi="Garamond"/>
          <w:b/>
          <w:color w:val="000000" w:themeColor="text1"/>
        </w:rPr>
        <w:t>References</w:t>
      </w:r>
    </w:p>
    <w:p w14:paraId="1DAE5EC4" w14:textId="6059E05C" w:rsidR="003B051B" w:rsidRPr="003B051B" w:rsidRDefault="00711861" w:rsidP="003B051B">
      <w:pPr>
        <w:widowControl w:val="0"/>
        <w:autoSpaceDE w:val="0"/>
        <w:autoSpaceDN w:val="0"/>
        <w:adjustRightInd w:val="0"/>
        <w:ind w:left="640" w:hanging="640"/>
        <w:rPr>
          <w:rFonts w:ascii="Garamond" w:hAnsi="Garamond" w:cs="Times New Roman"/>
          <w:noProof/>
          <w:lang w:val="en-GB"/>
        </w:rPr>
      </w:pPr>
      <w:r w:rsidRPr="007E3B63">
        <w:rPr>
          <w:rFonts w:ascii="Garamond" w:hAnsi="Garamond"/>
          <w:color w:val="000000" w:themeColor="text1"/>
        </w:rPr>
        <w:fldChar w:fldCharType="begin" w:fldLock="1"/>
      </w:r>
      <w:r w:rsidRPr="007E3B63">
        <w:rPr>
          <w:rFonts w:ascii="Garamond" w:hAnsi="Garamond"/>
          <w:color w:val="000000" w:themeColor="text1"/>
        </w:rPr>
        <w:instrText xml:space="preserve">ADDIN Mendeley Bibliography CSL_BIBLIOGRAPHY </w:instrText>
      </w:r>
      <w:r w:rsidRPr="007E3B63">
        <w:rPr>
          <w:rFonts w:ascii="Garamond" w:hAnsi="Garamond"/>
          <w:color w:val="000000" w:themeColor="text1"/>
        </w:rPr>
        <w:fldChar w:fldCharType="separate"/>
      </w:r>
      <w:r w:rsidR="003B051B" w:rsidRPr="003B051B">
        <w:rPr>
          <w:rFonts w:ascii="Garamond" w:hAnsi="Garamond" w:cs="Times New Roman"/>
          <w:noProof/>
          <w:lang w:val="en-GB"/>
        </w:rPr>
        <w:t>1.</w:t>
      </w:r>
      <w:r w:rsidR="003B051B" w:rsidRPr="003B051B">
        <w:rPr>
          <w:rFonts w:ascii="Garamond" w:hAnsi="Garamond" w:cs="Times New Roman"/>
          <w:noProof/>
          <w:lang w:val="en-GB"/>
        </w:rPr>
        <w:tab/>
        <w:t xml:space="preserve">Lehre, A. C., Lehre, K. P., Laake, P. &amp; Danbolt, N. C. Greater intrasex phenotype variability in males than in females is a fundamental aspect of the gender differences in humans. </w:t>
      </w:r>
      <w:r w:rsidR="003B051B" w:rsidRPr="003B051B">
        <w:rPr>
          <w:rFonts w:ascii="Garamond" w:hAnsi="Garamond" w:cs="Times New Roman"/>
          <w:i/>
          <w:iCs/>
          <w:noProof/>
          <w:lang w:val="en-GB"/>
        </w:rPr>
        <w:t>Dev. Psychobiol.</w:t>
      </w:r>
      <w:r w:rsidR="003B051B" w:rsidRPr="003B051B">
        <w:rPr>
          <w:rFonts w:ascii="Garamond" w:hAnsi="Garamond" w:cs="Times New Roman"/>
          <w:noProof/>
          <w:lang w:val="en-GB"/>
        </w:rPr>
        <w:t xml:space="preserve"> </w:t>
      </w:r>
      <w:r w:rsidR="003B051B" w:rsidRPr="003B051B">
        <w:rPr>
          <w:rFonts w:ascii="Garamond" w:hAnsi="Garamond" w:cs="Times New Roman"/>
          <w:b/>
          <w:bCs/>
          <w:noProof/>
          <w:lang w:val="en-GB"/>
        </w:rPr>
        <w:t>51</w:t>
      </w:r>
      <w:r w:rsidR="003B051B" w:rsidRPr="003B051B">
        <w:rPr>
          <w:rFonts w:ascii="Garamond" w:hAnsi="Garamond" w:cs="Times New Roman"/>
          <w:noProof/>
          <w:lang w:val="en-GB"/>
        </w:rPr>
        <w:t>, 198–206 (2009).</w:t>
      </w:r>
    </w:p>
    <w:p w14:paraId="457654C7"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2.</w:t>
      </w:r>
      <w:r w:rsidRPr="003B051B">
        <w:rPr>
          <w:rFonts w:ascii="Garamond" w:hAnsi="Garamond" w:cs="Times New Roman"/>
          <w:noProof/>
          <w:lang w:val="en-GB"/>
        </w:rPr>
        <w:tab/>
        <w:t xml:space="preserve">Stewart-Williams, S. &amp; Halsey, L. G. Men, Women, and STEM: Why the Differences and What Should Be Done? </w:t>
      </w:r>
      <w:r w:rsidRPr="003B051B">
        <w:rPr>
          <w:rFonts w:ascii="Garamond" w:hAnsi="Garamond" w:cs="Times New Roman"/>
          <w:i/>
          <w:iCs/>
          <w:noProof/>
          <w:lang w:val="en-GB"/>
        </w:rPr>
        <w:t>PsyArXiv</w:t>
      </w:r>
      <w:r w:rsidRPr="003B051B">
        <w:rPr>
          <w:rFonts w:ascii="Garamond" w:hAnsi="Garamond" w:cs="Times New Roman"/>
          <w:noProof/>
          <w:lang w:val="en-GB"/>
        </w:rPr>
        <w:t xml:space="preserve"> (2018) doi:10.31234/osf.io/ms524.</w:t>
      </w:r>
    </w:p>
    <w:p w14:paraId="679F2C62"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3.</w:t>
      </w:r>
      <w:r w:rsidRPr="003B051B">
        <w:rPr>
          <w:rFonts w:ascii="Garamond" w:hAnsi="Garamond" w:cs="Times New Roman"/>
          <w:noProof/>
          <w:lang w:val="en-GB"/>
        </w:rPr>
        <w:tab/>
        <w:t xml:space="preserve">Machin, S. &amp; Pekkarinen, T. Assessment: Global sex differences in test score variability. </w:t>
      </w:r>
      <w:r w:rsidRPr="003B051B">
        <w:rPr>
          <w:rFonts w:ascii="Garamond" w:hAnsi="Garamond" w:cs="Times New Roman"/>
          <w:i/>
          <w:iCs/>
          <w:noProof/>
          <w:lang w:val="en-GB"/>
        </w:rPr>
        <w:t>Science (80-. ).</w:t>
      </w:r>
      <w:r w:rsidRPr="003B051B">
        <w:rPr>
          <w:rFonts w:ascii="Garamond" w:hAnsi="Garamond" w:cs="Times New Roman"/>
          <w:noProof/>
          <w:lang w:val="en-GB"/>
        </w:rPr>
        <w:t xml:space="preserve"> </w:t>
      </w:r>
      <w:r w:rsidRPr="003B051B">
        <w:rPr>
          <w:rFonts w:ascii="Garamond" w:hAnsi="Garamond" w:cs="Times New Roman"/>
          <w:b/>
          <w:bCs/>
          <w:noProof/>
          <w:lang w:val="en-GB"/>
        </w:rPr>
        <w:t>322</w:t>
      </w:r>
      <w:r w:rsidRPr="003B051B">
        <w:rPr>
          <w:rFonts w:ascii="Garamond" w:hAnsi="Garamond" w:cs="Times New Roman"/>
          <w:noProof/>
          <w:lang w:val="en-GB"/>
        </w:rPr>
        <w:t>, 1331–1332 (2008).</w:t>
      </w:r>
    </w:p>
    <w:p w14:paraId="6076A07D"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4.</w:t>
      </w:r>
      <w:r w:rsidRPr="003B051B">
        <w:rPr>
          <w:rFonts w:ascii="Garamond" w:hAnsi="Garamond" w:cs="Times New Roman"/>
          <w:noProof/>
          <w:lang w:val="en-GB"/>
        </w:rPr>
        <w:tab/>
        <w:t xml:space="preserve">O’Dea, R. E., Lagisz, M., Jennions, M. D. &amp; Nakagawa, S. Gender differences in individual variation in academic grades fail to fit expected patterns for STEM. </w:t>
      </w:r>
      <w:r w:rsidRPr="003B051B">
        <w:rPr>
          <w:rFonts w:ascii="Garamond" w:hAnsi="Garamond" w:cs="Times New Roman"/>
          <w:i/>
          <w:iCs/>
          <w:noProof/>
          <w:lang w:val="en-GB"/>
        </w:rPr>
        <w:t>Nat. Commun.</w:t>
      </w:r>
      <w:r w:rsidRPr="003B051B">
        <w:rPr>
          <w:rFonts w:ascii="Garamond" w:hAnsi="Garamond" w:cs="Times New Roman"/>
          <w:noProof/>
          <w:lang w:val="en-GB"/>
        </w:rPr>
        <w:t xml:space="preserve"> </w:t>
      </w:r>
      <w:r w:rsidRPr="003B051B">
        <w:rPr>
          <w:rFonts w:ascii="Garamond" w:hAnsi="Garamond" w:cs="Times New Roman"/>
          <w:b/>
          <w:bCs/>
          <w:noProof/>
          <w:lang w:val="en-GB"/>
        </w:rPr>
        <w:t>9</w:t>
      </w:r>
      <w:r w:rsidRPr="003B051B">
        <w:rPr>
          <w:rFonts w:ascii="Garamond" w:hAnsi="Garamond" w:cs="Times New Roman"/>
          <w:noProof/>
          <w:lang w:val="en-GB"/>
        </w:rPr>
        <w:t>, (2018).</w:t>
      </w:r>
    </w:p>
    <w:p w14:paraId="41F7C309"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5.</w:t>
      </w:r>
      <w:r w:rsidRPr="003B051B">
        <w:rPr>
          <w:rFonts w:ascii="Garamond" w:hAnsi="Garamond" w:cs="Times New Roman"/>
          <w:noProof/>
          <w:lang w:val="en-GB"/>
        </w:rPr>
        <w:tab/>
        <w:t xml:space="preserve">Gray, H. </w:t>
      </w:r>
      <w:r w:rsidRPr="003B051B">
        <w:rPr>
          <w:rFonts w:ascii="Garamond" w:hAnsi="Garamond" w:cs="Times New Roman"/>
          <w:i/>
          <w:iCs/>
          <w:noProof/>
          <w:lang w:val="en-GB"/>
        </w:rPr>
        <w:t>et al.</w:t>
      </w:r>
      <w:r w:rsidRPr="003B051B">
        <w:rPr>
          <w:rFonts w:ascii="Garamond" w:hAnsi="Garamond" w:cs="Times New Roman"/>
          <w:noProof/>
          <w:lang w:val="en-GB"/>
        </w:rPr>
        <w:t xml:space="preserve"> Sex differences in variability across nations in reading, mathematics and science: a meta-analytic extension of Baye and Monseur (2016). </w:t>
      </w:r>
      <w:r w:rsidRPr="003B051B">
        <w:rPr>
          <w:rFonts w:ascii="Garamond" w:hAnsi="Garamond" w:cs="Times New Roman"/>
          <w:i/>
          <w:iCs/>
          <w:noProof/>
          <w:lang w:val="en-GB"/>
        </w:rPr>
        <w:t>Large-Scale Assessments Educ.</w:t>
      </w:r>
      <w:r w:rsidRPr="003B051B">
        <w:rPr>
          <w:rFonts w:ascii="Garamond" w:hAnsi="Garamond" w:cs="Times New Roman"/>
          <w:noProof/>
          <w:lang w:val="en-GB"/>
        </w:rPr>
        <w:t xml:space="preserve"> </w:t>
      </w:r>
      <w:r w:rsidRPr="003B051B">
        <w:rPr>
          <w:rFonts w:ascii="Garamond" w:hAnsi="Garamond" w:cs="Times New Roman"/>
          <w:b/>
          <w:bCs/>
          <w:noProof/>
          <w:lang w:val="en-GB"/>
        </w:rPr>
        <w:t>7</w:t>
      </w:r>
      <w:r w:rsidRPr="003B051B">
        <w:rPr>
          <w:rFonts w:ascii="Garamond" w:hAnsi="Garamond" w:cs="Times New Roman"/>
          <w:noProof/>
          <w:lang w:val="en-GB"/>
        </w:rPr>
        <w:t>, (2019).</w:t>
      </w:r>
    </w:p>
    <w:p w14:paraId="59021220"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6.</w:t>
      </w:r>
      <w:r w:rsidRPr="003B051B">
        <w:rPr>
          <w:rFonts w:ascii="Garamond" w:hAnsi="Garamond" w:cs="Times New Roman"/>
          <w:noProof/>
          <w:lang w:val="en-GB"/>
        </w:rPr>
        <w:tab/>
        <w:t xml:space="preserve">Baye, A. &amp; Monseur, C. Gender differences in variability and extreme scores in an international context. </w:t>
      </w:r>
      <w:r w:rsidRPr="003B051B">
        <w:rPr>
          <w:rFonts w:ascii="Garamond" w:hAnsi="Garamond" w:cs="Times New Roman"/>
          <w:i/>
          <w:iCs/>
          <w:noProof/>
          <w:lang w:val="en-GB"/>
        </w:rPr>
        <w:t>Large-Scale Assessments Educ.</w:t>
      </w:r>
      <w:r w:rsidRPr="003B051B">
        <w:rPr>
          <w:rFonts w:ascii="Garamond" w:hAnsi="Garamond" w:cs="Times New Roman"/>
          <w:noProof/>
          <w:lang w:val="en-GB"/>
        </w:rPr>
        <w:t xml:space="preserve"> </w:t>
      </w:r>
      <w:r w:rsidRPr="003B051B">
        <w:rPr>
          <w:rFonts w:ascii="Garamond" w:hAnsi="Garamond" w:cs="Times New Roman"/>
          <w:b/>
          <w:bCs/>
          <w:noProof/>
          <w:lang w:val="en-GB"/>
        </w:rPr>
        <w:t>4</w:t>
      </w:r>
      <w:r w:rsidRPr="003B051B">
        <w:rPr>
          <w:rFonts w:ascii="Garamond" w:hAnsi="Garamond" w:cs="Times New Roman"/>
          <w:noProof/>
          <w:lang w:val="en-GB"/>
        </w:rPr>
        <w:t>, 1–16 (2016).</w:t>
      </w:r>
    </w:p>
    <w:p w14:paraId="3F7E3802"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7.</w:t>
      </w:r>
      <w:r w:rsidRPr="003B051B">
        <w:rPr>
          <w:rFonts w:ascii="Garamond" w:hAnsi="Garamond" w:cs="Times New Roman"/>
          <w:noProof/>
          <w:lang w:val="en-GB"/>
        </w:rPr>
        <w:tab/>
        <w:t xml:space="preserve">Arden, R. &amp; Plomin, R. Sex differences in variance of intelligence across childhood. </w:t>
      </w:r>
      <w:r w:rsidRPr="003B051B">
        <w:rPr>
          <w:rFonts w:ascii="Garamond" w:hAnsi="Garamond" w:cs="Times New Roman"/>
          <w:i/>
          <w:iCs/>
          <w:noProof/>
          <w:lang w:val="en-GB"/>
        </w:rPr>
        <w:t>Pers. Individ. Dif.</w:t>
      </w:r>
      <w:r w:rsidRPr="003B051B">
        <w:rPr>
          <w:rFonts w:ascii="Garamond" w:hAnsi="Garamond" w:cs="Times New Roman"/>
          <w:noProof/>
          <w:lang w:val="en-GB"/>
        </w:rPr>
        <w:t xml:space="preserve"> </w:t>
      </w:r>
      <w:r w:rsidRPr="003B051B">
        <w:rPr>
          <w:rFonts w:ascii="Garamond" w:hAnsi="Garamond" w:cs="Times New Roman"/>
          <w:b/>
          <w:bCs/>
          <w:noProof/>
          <w:lang w:val="en-GB"/>
        </w:rPr>
        <w:t>41</w:t>
      </w:r>
      <w:r w:rsidRPr="003B051B">
        <w:rPr>
          <w:rFonts w:ascii="Garamond" w:hAnsi="Garamond" w:cs="Times New Roman"/>
          <w:noProof/>
          <w:lang w:val="en-GB"/>
        </w:rPr>
        <w:t>, 39–48 (2006).</w:t>
      </w:r>
    </w:p>
    <w:p w14:paraId="68376B28"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8.</w:t>
      </w:r>
      <w:r w:rsidRPr="003B051B">
        <w:rPr>
          <w:rFonts w:ascii="Garamond" w:hAnsi="Garamond" w:cs="Times New Roman"/>
          <w:noProof/>
          <w:lang w:val="en-GB"/>
        </w:rPr>
        <w:tab/>
        <w:t xml:space="preserve">Johnson, W., Deary, I. J. &amp; Carothers, A. Sex Differences in Variability in General Intelligence: A New Look at the Old Question. </w:t>
      </w:r>
      <w:r w:rsidRPr="003B051B">
        <w:rPr>
          <w:rFonts w:ascii="Garamond" w:hAnsi="Garamond" w:cs="Times New Roman"/>
          <w:i/>
          <w:iCs/>
          <w:noProof/>
          <w:lang w:val="en-GB"/>
        </w:rPr>
        <w:t>Perspect. Psychol. Sci.</w:t>
      </w:r>
      <w:r w:rsidRPr="003B051B">
        <w:rPr>
          <w:rFonts w:ascii="Garamond" w:hAnsi="Garamond" w:cs="Times New Roman"/>
          <w:noProof/>
          <w:lang w:val="en-GB"/>
        </w:rPr>
        <w:t xml:space="preserve"> </w:t>
      </w:r>
      <w:r w:rsidRPr="003B051B">
        <w:rPr>
          <w:rFonts w:ascii="Garamond" w:hAnsi="Garamond" w:cs="Times New Roman"/>
          <w:b/>
          <w:bCs/>
          <w:noProof/>
          <w:lang w:val="en-GB"/>
        </w:rPr>
        <w:t>3</w:t>
      </w:r>
      <w:r w:rsidRPr="003B051B">
        <w:rPr>
          <w:rFonts w:ascii="Garamond" w:hAnsi="Garamond" w:cs="Times New Roman"/>
          <w:noProof/>
          <w:lang w:val="en-GB"/>
        </w:rPr>
        <w:t>, 518–531 (2008).</w:t>
      </w:r>
    </w:p>
    <w:p w14:paraId="3116D3D8"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9.</w:t>
      </w:r>
      <w:r w:rsidRPr="003B051B">
        <w:rPr>
          <w:rFonts w:ascii="Garamond" w:hAnsi="Garamond" w:cs="Times New Roman"/>
          <w:noProof/>
          <w:lang w:val="en-GB"/>
        </w:rPr>
        <w:tab/>
        <w:t xml:space="preserve">Ju, C., Duan, Y. &amp; You, X. Retesting the greater male variability hypothesis in mainland China: A cross-regional study. </w:t>
      </w:r>
      <w:r w:rsidRPr="003B051B">
        <w:rPr>
          <w:rFonts w:ascii="Garamond" w:hAnsi="Garamond" w:cs="Times New Roman"/>
          <w:i/>
          <w:iCs/>
          <w:noProof/>
          <w:lang w:val="en-GB"/>
        </w:rPr>
        <w:t>Pers. Individ. Dif.</w:t>
      </w:r>
      <w:r w:rsidRPr="003B051B">
        <w:rPr>
          <w:rFonts w:ascii="Garamond" w:hAnsi="Garamond" w:cs="Times New Roman"/>
          <w:noProof/>
          <w:lang w:val="en-GB"/>
        </w:rPr>
        <w:t xml:space="preserve"> </w:t>
      </w:r>
      <w:r w:rsidRPr="003B051B">
        <w:rPr>
          <w:rFonts w:ascii="Garamond" w:hAnsi="Garamond" w:cs="Times New Roman"/>
          <w:b/>
          <w:bCs/>
          <w:noProof/>
          <w:lang w:val="en-GB"/>
        </w:rPr>
        <w:t>72</w:t>
      </w:r>
      <w:r w:rsidRPr="003B051B">
        <w:rPr>
          <w:rFonts w:ascii="Garamond" w:hAnsi="Garamond" w:cs="Times New Roman"/>
          <w:noProof/>
          <w:lang w:val="en-GB"/>
        </w:rPr>
        <w:t>, 85–89 (2015).</w:t>
      </w:r>
    </w:p>
    <w:p w14:paraId="53C9D80A"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10.</w:t>
      </w:r>
      <w:r w:rsidRPr="003B051B">
        <w:rPr>
          <w:rFonts w:ascii="Garamond" w:hAnsi="Garamond" w:cs="Times New Roman"/>
          <w:noProof/>
          <w:lang w:val="en-GB"/>
        </w:rPr>
        <w:tab/>
        <w:t xml:space="preserve">Deary, I. J., Thorpe, G., Wilson, V., Starr, J. M. &amp; Whalley, L. J. Population sex differences in IQ at age 11: The Scottish mental survey 1932. </w:t>
      </w:r>
      <w:r w:rsidRPr="003B051B">
        <w:rPr>
          <w:rFonts w:ascii="Garamond" w:hAnsi="Garamond" w:cs="Times New Roman"/>
          <w:i/>
          <w:iCs/>
          <w:noProof/>
          <w:lang w:val="en-GB"/>
        </w:rPr>
        <w:t>Intelligence</w:t>
      </w:r>
      <w:r w:rsidRPr="003B051B">
        <w:rPr>
          <w:rFonts w:ascii="Garamond" w:hAnsi="Garamond" w:cs="Times New Roman"/>
          <w:noProof/>
          <w:lang w:val="en-GB"/>
        </w:rPr>
        <w:t xml:space="preserve"> </w:t>
      </w:r>
      <w:r w:rsidRPr="003B051B">
        <w:rPr>
          <w:rFonts w:ascii="Garamond" w:hAnsi="Garamond" w:cs="Times New Roman"/>
          <w:b/>
          <w:bCs/>
          <w:noProof/>
          <w:lang w:val="en-GB"/>
        </w:rPr>
        <w:t>31</w:t>
      </w:r>
      <w:r w:rsidRPr="003B051B">
        <w:rPr>
          <w:rFonts w:ascii="Garamond" w:hAnsi="Garamond" w:cs="Times New Roman"/>
          <w:noProof/>
          <w:lang w:val="en-GB"/>
        </w:rPr>
        <w:t>, 533–542 (2003).</w:t>
      </w:r>
    </w:p>
    <w:p w14:paraId="0171D7EB"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11.</w:t>
      </w:r>
      <w:r w:rsidRPr="003B051B">
        <w:rPr>
          <w:rFonts w:ascii="Garamond" w:hAnsi="Garamond" w:cs="Times New Roman"/>
          <w:noProof/>
          <w:lang w:val="en-GB"/>
        </w:rPr>
        <w:tab/>
        <w:t xml:space="preserve">Borkenau, P., McCrae, R. R. &amp; Terracciano, A. Do men vary more than women in personality? A study in 51 cultures. </w:t>
      </w:r>
      <w:r w:rsidRPr="003B051B">
        <w:rPr>
          <w:rFonts w:ascii="Garamond" w:hAnsi="Garamond" w:cs="Times New Roman"/>
          <w:i/>
          <w:iCs/>
          <w:noProof/>
          <w:lang w:val="en-GB"/>
        </w:rPr>
        <w:t>J. Res. Pers.</w:t>
      </w:r>
      <w:r w:rsidRPr="003B051B">
        <w:rPr>
          <w:rFonts w:ascii="Garamond" w:hAnsi="Garamond" w:cs="Times New Roman"/>
          <w:noProof/>
          <w:lang w:val="en-GB"/>
        </w:rPr>
        <w:t xml:space="preserve"> </w:t>
      </w:r>
      <w:r w:rsidRPr="003B051B">
        <w:rPr>
          <w:rFonts w:ascii="Garamond" w:hAnsi="Garamond" w:cs="Times New Roman"/>
          <w:b/>
          <w:bCs/>
          <w:noProof/>
          <w:lang w:val="en-GB"/>
        </w:rPr>
        <w:t>47</w:t>
      </w:r>
      <w:r w:rsidRPr="003B051B">
        <w:rPr>
          <w:rFonts w:ascii="Garamond" w:hAnsi="Garamond" w:cs="Times New Roman"/>
          <w:noProof/>
          <w:lang w:val="en-GB"/>
        </w:rPr>
        <w:t>, 135–144 (2013).</w:t>
      </w:r>
    </w:p>
    <w:p w14:paraId="07751583"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12.</w:t>
      </w:r>
      <w:r w:rsidRPr="003B051B">
        <w:rPr>
          <w:rFonts w:ascii="Garamond" w:hAnsi="Garamond" w:cs="Times New Roman"/>
          <w:noProof/>
          <w:lang w:val="en-GB"/>
        </w:rPr>
        <w:tab/>
        <w:t xml:space="preserve">Wierenga, L. M. </w:t>
      </w:r>
      <w:r w:rsidRPr="003B051B">
        <w:rPr>
          <w:rFonts w:ascii="Garamond" w:hAnsi="Garamond" w:cs="Times New Roman"/>
          <w:i/>
          <w:iCs/>
          <w:noProof/>
          <w:lang w:val="en-GB"/>
        </w:rPr>
        <w:t>et al.</w:t>
      </w:r>
      <w:r w:rsidRPr="003B051B">
        <w:rPr>
          <w:rFonts w:ascii="Garamond" w:hAnsi="Garamond" w:cs="Times New Roman"/>
          <w:noProof/>
          <w:lang w:val="en-GB"/>
        </w:rPr>
        <w:t xml:space="preserve"> Greater male than female variability in regional brain structure across the lifespan. </w:t>
      </w:r>
      <w:r w:rsidRPr="003B051B">
        <w:rPr>
          <w:rFonts w:ascii="Garamond" w:hAnsi="Garamond" w:cs="Times New Roman"/>
          <w:i/>
          <w:iCs/>
          <w:noProof/>
          <w:lang w:val="en-GB"/>
        </w:rPr>
        <w:t>bioRxiv</w:t>
      </w:r>
      <w:r w:rsidRPr="003B051B">
        <w:rPr>
          <w:rFonts w:ascii="Garamond" w:hAnsi="Garamond" w:cs="Times New Roman"/>
          <w:noProof/>
          <w:lang w:val="en-GB"/>
        </w:rPr>
        <w:t xml:space="preserve"> 2020.02.17.952010 (2020) doi:10.1101/2020.02.17.952010.</w:t>
      </w:r>
    </w:p>
    <w:p w14:paraId="31C6EC7A"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13.</w:t>
      </w:r>
      <w:r w:rsidRPr="003B051B">
        <w:rPr>
          <w:rFonts w:ascii="Garamond" w:hAnsi="Garamond" w:cs="Times New Roman"/>
          <w:noProof/>
          <w:lang w:val="en-GB"/>
        </w:rPr>
        <w:tab/>
        <w:t xml:space="preserve">Pinker, S. Sex Ed. </w:t>
      </w:r>
      <w:r w:rsidRPr="003B051B">
        <w:rPr>
          <w:rFonts w:ascii="Garamond" w:hAnsi="Garamond" w:cs="Times New Roman"/>
          <w:i/>
          <w:iCs/>
          <w:noProof/>
          <w:lang w:val="en-GB"/>
        </w:rPr>
        <w:t>The New Republic</w:t>
      </w:r>
      <w:r w:rsidRPr="003B051B">
        <w:rPr>
          <w:rFonts w:ascii="Garamond" w:hAnsi="Garamond" w:cs="Times New Roman"/>
          <w:noProof/>
          <w:lang w:val="en-GB"/>
        </w:rPr>
        <w:t xml:space="preserve"> (2005).</w:t>
      </w:r>
    </w:p>
    <w:p w14:paraId="376AD7E7"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14.</w:t>
      </w:r>
      <w:r w:rsidRPr="003B051B">
        <w:rPr>
          <w:rFonts w:ascii="Garamond" w:hAnsi="Garamond" w:cs="Times New Roman"/>
          <w:noProof/>
          <w:lang w:val="en-GB"/>
        </w:rPr>
        <w:tab/>
        <w:t xml:space="preserve">Feingold, A. Sex Differences in Variability in Intellectual Abilities: A New Look at an Old Controversy. </w:t>
      </w:r>
      <w:r w:rsidRPr="003B051B">
        <w:rPr>
          <w:rFonts w:ascii="Garamond" w:hAnsi="Garamond" w:cs="Times New Roman"/>
          <w:i/>
          <w:iCs/>
          <w:noProof/>
          <w:lang w:val="en-GB"/>
        </w:rPr>
        <w:t>Rev. Educ. Res.</w:t>
      </w:r>
      <w:r w:rsidRPr="003B051B">
        <w:rPr>
          <w:rFonts w:ascii="Garamond" w:hAnsi="Garamond" w:cs="Times New Roman"/>
          <w:noProof/>
          <w:lang w:val="en-GB"/>
        </w:rPr>
        <w:t xml:space="preserve"> </w:t>
      </w:r>
      <w:r w:rsidRPr="003B051B">
        <w:rPr>
          <w:rFonts w:ascii="Garamond" w:hAnsi="Garamond" w:cs="Times New Roman"/>
          <w:b/>
          <w:bCs/>
          <w:noProof/>
          <w:lang w:val="en-GB"/>
        </w:rPr>
        <w:t>62</w:t>
      </w:r>
      <w:r w:rsidRPr="003B051B">
        <w:rPr>
          <w:rFonts w:ascii="Garamond" w:hAnsi="Garamond" w:cs="Times New Roman"/>
          <w:noProof/>
          <w:lang w:val="en-GB"/>
        </w:rPr>
        <w:t>, 61–84 (1992).</w:t>
      </w:r>
    </w:p>
    <w:p w14:paraId="18E9975E"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15.</w:t>
      </w:r>
      <w:r w:rsidRPr="003B051B">
        <w:rPr>
          <w:rFonts w:ascii="Garamond" w:hAnsi="Garamond" w:cs="Times New Roman"/>
          <w:noProof/>
          <w:lang w:val="en-GB"/>
        </w:rPr>
        <w:tab/>
        <w:t xml:space="preserve">Miller, D. I. &amp; Halpern, D. F. The new science of cognitive sex differences. </w:t>
      </w:r>
      <w:r w:rsidRPr="003B051B">
        <w:rPr>
          <w:rFonts w:ascii="Garamond" w:hAnsi="Garamond" w:cs="Times New Roman"/>
          <w:i/>
          <w:iCs/>
          <w:noProof/>
          <w:lang w:val="en-GB"/>
        </w:rPr>
        <w:t>Trends Cogn. Sci.</w:t>
      </w:r>
      <w:r w:rsidRPr="003B051B">
        <w:rPr>
          <w:rFonts w:ascii="Garamond" w:hAnsi="Garamond" w:cs="Times New Roman"/>
          <w:noProof/>
          <w:lang w:val="en-GB"/>
        </w:rPr>
        <w:t xml:space="preserve"> </w:t>
      </w:r>
      <w:r w:rsidRPr="003B051B">
        <w:rPr>
          <w:rFonts w:ascii="Garamond" w:hAnsi="Garamond" w:cs="Times New Roman"/>
          <w:b/>
          <w:bCs/>
          <w:noProof/>
          <w:lang w:val="en-GB"/>
        </w:rPr>
        <w:t>18</w:t>
      </w:r>
      <w:r w:rsidRPr="003B051B">
        <w:rPr>
          <w:rFonts w:ascii="Garamond" w:hAnsi="Garamond" w:cs="Times New Roman"/>
          <w:noProof/>
          <w:lang w:val="en-GB"/>
        </w:rPr>
        <w:t>, 37–45 (2014).</w:t>
      </w:r>
    </w:p>
    <w:p w14:paraId="5460B63B"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16.</w:t>
      </w:r>
      <w:r w:rsidRPr="003B051B">
        <w:rPr>
          <w:rFonts w:ascii="Garamond" w:hAnsi="Garamond" w:cs="Times New Roman"/>
          <w:noProof/>
          <w:lang w:val="en-GB"/>
        </w:rPr>
        <w:tab/>
        <w:t xml:space="preserve">Pomiankowski, A. &amp; Moller, A. P. A resolution of the lek paradox. </w:t>
      </w:r>
      <w:r w:rsidRPr="003B051B">
        <w:rPr>
          <w:rFonts w:ascii="Garamond" w:hAnsi="Garamond" w:cs="Times New Roman"/>
          <w:i/>
          <w:iCs/>
          <w:noProof/>
          <w:lang w:val="en-GB"/>
        </w:rPr>
        <w:t>Proc. R. Soc. B Biol. Sci.</w:t>
      </w:r>
      <w:r w:rsidRPr="003B051B">
        <w:rPr>
          <w:rFonts w:ascii="Garamond" w:hAnsi="Garamond" w:cs="Times New Roman"/>
          <w:noProof/>
          <w:lang w:val="en-GB"/>
        </w:rPr>
        <w:t xml:space="preserve"> </w:t>
      </w:r>
      <w:r w:rsidRPr="003B051B">
        <w:rPr>
          <w:rFonts w:ascii="Garamond" w:hAnsi="Garamond" w:cs="Times New Roman"/>
          <w:b/>
          <w:bCs/>
          <w:noProof/>
          <w:lang w:val="en-GB"/>
        </w:rPr>
        <w:t>260</w:t>
      </w:r>
      <w:r w:rsidRPr="003B051B">
        <w:rPr>
          <w:rFonts w:ascii="Garamond" w:hAnsi="Garamond" w:cs="Times New Roman"/>
          <w:noProof/>
          <w:lang w:val="en-GB"/>
        </w:rPr>
        <w:t>, 21–29 (1995).</w:t>
      </w:r>
    </w:p>
    <w:p w14:paraId="1D3BE168"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17.</w:t>
      </w:r>
      <w:r w:rsidRPr="003B051B">
        <w:rPr>
          <w:rFonts w:ascii="Garamond" w:hAnsi="Garamond" w:cs="Times New Roman"/>
          <w:noProof/>
          <w:lang w:val="en-GB"/>
        </w:rPr>
        <w:tab/>
        <w:t xml:space="preserve">Reinhold, K. &amp; Engqvist, L. The variability is in the sex chromosomes. </w:t>
      </w:r>
      <w:r w:rsidRPr="003B051B">
        <w:rPr>
          <w:rFonts w:ascii="Garamond" w:hAnsi="Garamond" w:cs="Times New Roman"/>
          <w:i/>
          <w:iCs/>
          <w:noProof/>
          <w:lang w:val="en-GB"/>
        </w:rPr>
        <w:t>Evolution (N. Y).</w:t>
      </w:r>
      <w:r w:rsidRPr="003B051B">
        <w:rPr>
          <w:rFonts w:ascii="Garamond" w:hAnsi="Garamond" w:cs="Times New Roman"/>
          <w:noProof/>
          <w:lang w:val="en-GB"/>
        </w:rPr>
        <w:t xml:space="preserve"> </w:t>
      </w:r>
      <w:r w:rsidRPr="003B051B">
        <w:rPr>
          <w:rFonts w:ascii="Garamond" w:hAnsi="Garamond" w:cs="Times New Roman"/>
          <w:b/>
          <w:bCs/>
          <w:noProof/>
          <w:lang w:val="en-GB"/>
        </w:rPr>
        <w:t>67</w:t>
      </w:r>
      <w:r w:rsidRPr="003B051B">
        <w:rPr>
          <w:rFonts w:ascii="Garamond" w:hAnsi="Garamond" w:cs="Times New Roman"/>
          <w:noProof/>
          <w:lang w:val="en-GB"/>
        </w:rPr>
        <w:t>, 3662–3668 (2013).</w:t>
      </w:r>
    </w:p>
    <w:p w14:paraId="1D4322CF"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lastRenderedPageBreak/>
        <w:t>18.</w:t>
      </w:r>
      <w:r w:rsidRPr="003B051B">
        <w:rPr>
          <w:rFonts w:ascii="Garamond" w:hAnsi="Garamond" w:cs="Times New Roman"/>
          <w:noProof/>
          <w:lang w:val="en-GB"/>
        </w:rPr>
        <w:tab/>
        <w:t xml:space="preserve">Wyman, M. J. &amp; Rowe, L. Male Bias in Distributions of Additive Genetic, Residual, and Phenotypic Variances of Shared Traits. </w:t>
      </w:r>
      <w:r w:rsidRPr="003B051B">
        <w:rPr>
          <w:rFonts w:ascii="Garamond" w:hAnsi="Garamond" w:cs="Times New Roman"/>
          <w:i/>
          <w:iCs/>
          <w:noProof/>
          <w:lang w:val="en-GB"/>
        </w:rPr>
        <w:t>Am. Nat.</w:t>
      </w:r>
      <w:r w:rsidRPr="003B051B">
        <w:rPr>
          <w:rFonts w:ascii="Garamond" w:hAnsi="Garamond" w:cs="Times New Roman"/>
          <w:noProof/>
          <w:lang w:val="en-GB"/>
        </w:rPr>
        <w:t xml:space="preserve"> </w:t>
      </w:r>
      <w:r w:rsidRPr="003B051B">
        <w:rPr>
          <w:rFonts w:ascii="Garamond" w:hAnsi="Garamond" w:cs="Times New Roman"/>
          <w:b/>
          <w:bCs/>
          <w:noProof/>
          <w:lang w:val="en-GB"/>
        </w:rPr>
        <w:t>184</w:t>
      </w:r>
      <w:r w:rsidRPr="003B051B">
        <w:rPr>
          <w:rFonts w:ascii="Garamond" w:hAnsi="Garamond" w:cs="Times New Roman"/>
          <w:noProof/>
          <w:lang w:val="en-GB"/>
        </w:rPr>
        <w:t>, 326–337 (2014).</w:t>
      </w:r>
    </w:p>
    <w:p w14:paraId="339B1260"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19.</w:t>
      </w:r>
      <w:r w:rsidRPr="003B051B">
        <w:rPr>
          <w:rFonts w:ascii="Garamond" w:hAnsi="Garamond" w:cs="Times New Roman"/>
          <w:noProof/>
          <w:lang w:val="en-GB"/>
        </w:rPr>
        <w:tab/>
        <w:t xml:space="preserve">Zajitschek, S. </w:t>
      </w:r>
      <w:r w:rsidRPr="003B051B">
        <w:rPr>
          <w:rFonts w:ascii="Garamond" w:hAnsi="Garamond" w:cs="Times New Roman"/>
          <w:i/>
          <w:iCs/>
          <w:noProof/>
          <w:lang w:val="en-GB"/>
        </w:rPr>
        <w:t>et al.</w:t>
      </w:r>
      <w:r w:rsidRPr="003B051B">
        <w:rPr>
          <w:rFonts w:ascii="Garamond" w:hAnsi="Garamond" w:cs="Times New Roman"/>
          <w:noProof/>
          <w:lang w:val="en-GB"/>
        </w:rPr>
        <w:t xml:space="preserve"> Sex and Power: sexual dimorphism in trait variability and its eco-evolutionary and statistical implications. </w:t>
      </w:r>
      <w:r w:rsidRPr="003B051B">
        <w:rPr>
          <w:rFonts w:ascii="Garamond" w:hAnsi="Garamond" w:cs="Times New Roman"/>
          <w:i/>
          <w:iCs/>
          <w:noProof/>
          <w:lang w:val="en-GB"/>
        </w:rPr>
        <w:t>BioRxiv</w:t>
      </w:r>
      <w:r w:rsidRPr="003B051B">
        <w:rPr>
          <w:rFonts w:ascii="Garamond" w:hAnsi="Garamond" w:cs="Times New Roman"/>
          <w:noProof/>
          <w:lang w:val="en-GB"/>
        </w:rPr>
        <w:t xml:space="preserve"> 1–20 (2020).</w:t>
      </w:r>
    </w:p>
    <w:p w14:paraId="5F1CC909"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20.</w:t>
      </w:r>
      <w:r w:rsidRPr="003B051B">
        <w:rPr>
          <w:rFonts w:ascii="Garamond" w:hAnsi="Garamond" w:cs="Times New Roman"/>
          <w:noProof/>
          <w:lang w:val="en-GB"/>
        </w:rPr>
        <w:tab/>
        <w:t xml:space="preserve">Tarka, M., Guenther, A., Niemelä, P. T., Nakagawa, S. &amp; Noble, D. W. A. Sex differences in life history, behavior, and physiology along a slow-fast continuum: a meta-analysis. </w:t>
      </w:r>
      <w:r w:rsidRPr="003B051B">
        <w:rPr>
          <w:rFonts w:ascii="Garamond" w:hAnsi="Garamond" w:cs="Times New Roman"/>
          <w:i/>
          <w:iCs/>
          <w:noProof/>
          <w:lang w:val="en-GB"/>
        </w:rPr>
        <w:t>Behav. Ecol. Sociobiol.</w:t>
      </w:r>
      <w:r w:rsidRPr="003B051B">
        <w:rPr>
          <w:rFonts w:ascii="Garamond" w:hAnsi="Garamond" w:cs="Times New Roman"/>
          <w:noProof/>
          <w:lang w:val="en-GB"/>
        </w:rPr>
        <w:t xml:space="preserve"> </w:t>
      </w:r>
      <w:r w:rsidRPr="003B051B">
        <w:rPr>
          <w:rFonts w:ascii="Garamond" w:hAnsi="Garamond" w:cs="Times New Roman"/>
          <w:b/>
          <w:bCs/>
          <w:noProof/>
          <w:lang w:val="en-GB"/>
        </w:rPr>
        <w:t>72</w:t>
      </w:r>
      <w:r w:rsidRPr="003B051B">
        <w:rPr>
          <w:rFonts w:ascii="Garamond" w:hAnsi="Garamond" w:cs="Times New Roman"/>
          <w:noProof/>
          <w:lang w:val="en-GB"/>
        </w:rPr>
        <w:t>, 132 (2018).</w:t>
      </w:r>
    </w:p>
    <w:p w14:paraId="6E594824"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21.</w:t>
      </w:r>
      <w:r w:rsidRPr="003B051B">
        <w:rPr>
          <w:rFonts w:ascii="Garamond" w:hAnsi="Garamond" w:cs="Times New Roman"/>
          <w:noProof/>
          <w:lang w:val="en-GB"/>
        </w:rPr>
        <w:tab/>
        <w:t xml:space="preserve">Costa, P. T. &amp; McCrae, R. R. Four ways five factors are basic. </w:t>
      </w:r>
      <w:r w:rsidRPr="003B051B">
        <w:rPr>
          <w:rFonts w:ascii="Garamond" w:hAnsi="Garamond" w:cs="Times New Roman"/>
          <w:i/>
          <w:iCs/>
          <w:noProof/>
          <w:lang w:val="en-GB"/>
        </w:rPr>
        <w:t>Pers. Individ. Dif.</w:t>
      </w:r>
      <w:r w:rsidRPr="003B051B">
        <w:rPr>
          <w:rFonts w:ascii="Garamond" w:hAnsi="Garamond" w:cs="Times New Roman"/>
          <w:noProof/>
          <w:lang w:val="en-GB"/>
        </w:rPr>
        <w:t xml:space="preserve"> </w:t>
      </w:r>
      <w:r w:rsidRPr="003B051B">
        <w:rPr>
          <w:rFonts w:ascii="Garamond" w:hAnsi="Garamond" w:cs="Times New Roman"/>
          <w:b/>
          <w:bCs/>
          <w:noProof/>
          <w:lang w:val="en-GB"/>
        </w:rPr>
        <w:t>13</w:t>
      </w:r>
      <w:r w:rsidRPr="003B051B">
        <w:rPr>
          <w:rFonts w:ascii="Garamond" w:hAnsi="Garamond" w:cs="Times New Roman"/>
          <w:noProof/>
          <w:lang w:val="en-GB"/>
        </w:rPr>
        <w:t>, 653–665 (1992).</w:t>
      </w:r>
    </w:p>
    <w:p w14:paraId="7231802A"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22.</w:t>
      </w:r>
      <w:r w:rsidRPr="003B051B">
        <w:rPr>
          <w:rFonts w:ascii="Garamond" w:hAnsi="Garamond" w:cs="Times New Roman"/>
          <w:noProof/>
          <w:lang w:val="en-GB"/>
        </w:rPr>
        <w:tab/>
        <w:t xml:space="preserve">Réale, D., Reader, S. M., Sol, D., McDougall, P. T. &amp; Dingemanse, N. J. Integrating animal temperament within ecology and evolution. </w:t>
      </w:r>
      <w:r w:rsidRPr="003B051B">
        <w:rPr>
          <w:rFonts w:ascii="Garamond" w:hAnsi="Garamond" w:cs="Times New Roman"/>
          <w:i/>
          <w:iCs/>
          <w:noProof/>
          <w:lang w:val="en-GB"/>
        </w:rPr>
        <w:t>Biol. Rev.</w:t>
      </w:r>
      <w:r w:rsidRPr="003B051B">
        <w:rPr>
          <w:rFonts w:ascii="Garamond" w:hAnsi="Garamond" w:cs="Times New Roman"/>
          <w:noProof/>
          <w:lang w:val="en-GB"/>
        </w:rPr>
        <w:t xml:space="preserve"> </w:t>
      </w:r>
      <w:r w:rsidRPr="003B051B">
        <w:rPr>
          <w:rFonts w:ascii="Garamond" w:hAnsi="Garamond" w:cs="Times New Roman"/>
          <w:b/>
          <w:bCs/>
          <w:noProof/>
          <w:lang w:val="en-GB"/>
        </w:rPr>
        <w:t>82</w:t>
      </w:r>
      <w:r w:rsidRPr="003B051B">
        <w:rPr>
          <w:rFonts w:ascii="Garamond" w:hAnsi="Garamond" w:cs="Times New Roman"/>
          <w:noProof/>
          <w:lang w:val="en-GB"/>
        </w:rPr>
        <w:t>, 291–318 (2007).</w:t>
      </w:r>
    </w:p>
    <w:p w14:paraId="700ECB75"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23.</w:t>
      </w:r>
      <w:r w:rsidRPr="003B051B">
        <w:rPr>
          <w:rFonts w:ascii="Garamond" w:hAnsi="Garamond" w:cs="Times New Roman"/>
          <w:noProof/>
          <w:lang w:val="en-GB"/>
        </w:rPr>
        <w:tab/>
        <w:t xml:space="preserve">Smith, B. R. &amp; Blumstein, D. T. Fitness consequences of personality: A meta-analysis. </w:t>
      </w:r>
      <w:r w:rsidRPr="003B051B">
        <w:rPr>
          <w:rFonts w:ascii="Garamond" w:hAnsi="Garamond" w:cs="Times New Roman"/>
          <w:i/>
          <w:iCs/>
          <w:noProof/>
          <w:lang w:val="en-GB"/>
        </w:rPr>
        <w:t>Behav. Ecol.</w:t>
      </w:r>
      <w:r w:rsidRPr="003B051B">
        <w:rPr>
          <w:rFonts w:ascii="Garamond" w:hAnsi="Garamond" w:cs="Times New Roman"/>
          <w:noProof/>
          <w:lang w:val="en-GB"/>
        </w:rPr>
        <w:t xml:space="preserve"> </w:t>
      </w:r>
      <w:r w:rsidRPr="003B051B">
        <w:rPr>
          <w:rFonts w:ascii="Garamond" w:hAnsi="Garamond" w:cs="Times New Roman"/>
          <w:b/>
          <w:bCs/>
          <w:noProof/>
          <w:lang w:val="en-GB"/>
        </w:rPr>
        <w:t>19</w:t>
      </w:r>
      <w:r w:rsidRPr="003B051B">
        <w:rPr>
          <w:rFonts w:ascii="Garamond" w:hAnsi="Garamond" w:cs="Times New Roman"/>
          <w:noProof/>
          <w:lang w:val="en-GB"/>
        </w:rPr>
        <w:t>, 448–455 (2008).</w:t>
      </w:r>
    </w:p>
    <w:p w14:paraId="02A03F9E"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24.</w:t>
      </w:r>
      <w:r w:rsidRPr="003B051B">
        <w:rPr>
          <w:rFonts w:ascii="Garamond" w:hAnsi="Garamond" w:cs="Times New Roman"/>
          <w:noProof/>
          <w:lang w:val="en-GB"/>
        </w:rPr>
        <w:tab/>
        <w:t xml:space="preserve">Dingemanse, N. J. &amp; Wolf, M. Recent models for adaptive personality differences: A review. </w:t>
      </w:r>
      <w:r w:rsidRPr="003B051B">
        <w:rPr>
          <w:rFonts w:ascii="Garamond" w:hAnsi="Garamond" w:cs="Times New Roman"/>
          <w:i/>
          <w:iCs/>
          <w:noProof/>
          <w:lang w:val="en-GB"/>
        </w:rPr>
        <w:t>Philos. Trans. R. Soc. B Biol. Sci.</w:t>
      </w:r>
      <w:r w:rsidRPr="003B051B">
        <w:rPr>
          <w:rFonts w:ascii="Garamond" w:hAnsi="Garamond" w:cs="Times New Roman"/>
          <w:noProof/>
          <w:lang w:val="en-GB"/>
        </w:rPr>
        <w:t xml:space="preserve"> </w:t>
      </w:r>
      <w:r w:rsidRPr="003B051B">
        <w:rPr>
          <w:rFonts w:ascii="Garamond" w:hAnsi="Garamond" w:cs="Times New Roman"/>
          <w:b/>
          <w:bCs/>
          <w:noProof/>
          <w:lang w:val="en-GB"/>
        </w:rPr>
        <w:t>365</w:t>
      </w:r>
      <w:r w:rsidRPr="003B051B">
        <w:rPr>
          <w:rFonts w:ascii="Garamond" w:hAnsi="Garamond" w:cs="Times New Roman"/>
          <w:noProof/>
          <w:lang w:val="en-GB"/>
        </w:rPr>
        <w:t>, 3947–3958 (2010).</w:t>
      </w:r>
    </w:p>
    <w:p w14:paraId="58B54A77"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25.</w:t>
      </w:r>
      <w:r w:rsidRPr="003B051B">
        <w:rPr>
          <w:rFonts w:ascii="Garamond" w:hAnsi="Garamond" w:cs="Times New Roman"/>
          <w:noProof/>
          <w:lang w:val="en-GB"/>
        </w:rPr>
        <w:tab/>
        <w:t xml:space="preserve">Janicke, T. &amp; Morrow, E. H. Operational sex ratio predicts the opportunity and direction of sexual selection across animals. </w:t>
      </w:r>
      <w:r w:rsidRPr="003B051B">
        <w:rPr>
          <w:rFonts w:ascii="Garamond" w:hAnsi="Garamond" w:cs="Times New Roman"/>
          <w:i/>
          <w:iCs/>
          <w:noProof/>
          <w:lang w:val="en-GB"/>
        </w:rPr>
        <w:t>Ecol. Lett.</w:t>
      </w:r>
      <w:r w:rsidRPr="003B051B">
        <w:rPr>
          <w:rFonts w:ascii="Garamond" w:hAnsi="Garamond" w:cs="Times New Roman"/>
          <w:noProof/>
          <w:lang w:val="en-GB"/>
        </w:rPr>
        <w:t xml:space="preserve"> </w:t>
      </w:r>
      <w:r w:rsidRPr="003B051B">
        <w:rPr>
          <w:rFonts w:ascii="Garamond" w:hAnsi="Garamond" w:cs="Times New Roman"/>
          <w:b/>
          <w:bCs/>
          <w:noProof/>
          <w:lang w:val="en-GB"/>
        </w:rPr>
        <w:t>21</w:t>
      </w:r>
      <w:r w:rsidRPr="003B051B">
        <w:rPr>
          <w:rFonts w:ascii="Garamond" w:hAnsi="Garamond" w:cs="Times New Roman"/>
          <w:noProof/>
          <w:lang w:val="en-GB"/>
        </w:rPr>
        <w:t>, 384–391 (2018).</w:t>
      </w:r>
    </w:p>
    <w:p w14:paraId="3DF6AEAB"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26.</w:t>
      </w:r>
      <w:r w:rsidRPr="003B051B">
        <w:rPr>
          <w:rFonts w:ascii="Garamond" w:hAnsi="Garamond" w:cs="Times New Roman"/>
          <w:noProof/>
          <w:lang w:val="en-GB"/>
        </w:rPr>
        <w:tab/>
        <w:t xml:space="preserve">Darwin, C. </w:t>
      </w:r>
      <w:r w:rsidRPr="003B051B">
        <w:rPr>
          <w:rFonts w:ascii="Garamond" w:hAnsi="Garamond" w:cs="Times New Roman"/>
          <w:i/>
          <w:iCs/>
          <w:noProof/>
          <w:lang w:val="en-GB"/>
        </w:rPr>
        <w:t>The descent of man, and selection in relation to sex</w:t>
      </w:r>
      <w:r w:rsidRPr="003B051B">
        <w:rPr>
          <w:rFonts w:ascii="Garamond" w:hAnsi="Garamond" w:cs="Times New Roman"/>
          <w:noProof/>
          <w:lang w:val="en-GB"/>
        </w:rPr>
        <w:t>. (Murray, 1871).</w:t>
      </w:r>
    </w:p>
    <w:p w14:paraId="3B97B521"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27.</w:t>
      </w:r>
      <w:r w:rsidRPr="003B051B">
        <w:rPr>
          <w:rFonts w:ascii="Garamond" w:hAnsi="Garamond" w:cs="Times New Roman"/>
          <w:noProof/>
          <w:lang w:val="en-GB"/>
        </w:rPr>
        <w:tab/>
        <w:t xml:space="preserve">Parker, G. . Sperm competition and its evolutionary consequences in the insects. </w:t>
      </w:r>
      <w:r w:rsidRPr="003B051B">
        <w:rPr>
          <w:rFonts w:ascii="Garamond" w:hAnsi="Garamond" w:cs="Times New Roman"/>
          <w:i/>
          <w:iCs/>
          <w:noProof/>
          <w:lang w:val="en-GB"/>
        </w:rPr>
        <w:t>Biol. Rev.</w:t>
      </w:r>
      <w:r w:rsidRPr="003B051B">
        <w:rPr>
          <w:rFonts w:ascii="Garamond" w:hAnsi="Garamond" w:cs="Times New Roman"/>
          <w:noProof/>
          <w:lang w:val="en-GB"/>
        </w:rPr>
        <w:t xml:space="preserve"> </w:t>
      </w:r>
      <w:r w:rsidRPr="003B051B">
        <w:rPr>
          <w:rFonts w:ascii="Garamond" w:hAnsi="Garamond" w:cs="Times New Roman"/>
          <w:b/>
          <w:bCs/>
          <w:noProof/>
          <w:lang w:val="en-GB"/>
        </w:rPr>
        <w:t>45</w:t>
      </w:r>
      <w:r w:rsidRPr="003B051B">
        <w:rPr>
          <w:rFonts w:ascii="Garamond" w:hAnsi="Garamond" w:cs="Times New Roman"/>
          <w:noProof/>
          <w:lang w:val="en-GB"/>
        </w:rPr>
        <w:t>, 535–567 (1970).</w:t>
      </w:r>
    </w:p>
    <w:p w14:paraId="460C991E"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28.</w:t>
      </w:r>
      <w:r w:rsidRPr="003B051B">
        <w:rPr>
          <w:rFonts w:ascii="Garamond" w:hAnsi="Garamond" w:cs="Times New Roman"/>
          <w:noProof/>
          <w:lang w:val="en-GB"/>
        </w:rPr>
        <w:tab/>
        <w:t xml:space="preserve">Rowe and Houle. The lek paradox and the capture of genetic variance. </w:t>
      </w:r>
      <w:r w:rsidRPr="003B051B">
        <w:rPr>
          <w:rFonts w:ascii="Garamond" w:hAnsi="Garamond" w:cs="Times New Roman"/>
          <w:i/>
          <w:iCs/>
          <w:noProof/>
          <w:lang w:val="en-GB"/>
        </w:rPr>
        <w:t>Proc. Biol. Sci.</w:t>
      </w:r>
      <w:r w:rsidRPr="003B051B">
        <w:rPr>
          <w:rFonts w:ascii="Garamond" w:hAnsi="Garamond" w:cs="Times New Roman"/>
          <w:noProof/>
          <w:lang w:val="en-GB"/>
        </w:rPr>
        <w:t xml:space="preserve"> </w:t>
      </w:r>
      <w:r w:rsidRPr="003B051B">
        <w:rPr>
          <w:rFonts w:ascii="Garamond" w:hAnsi="Garamond" w:cs="Times New Roman"/>
          <w:b/>
          <w:bCs/>
          <w:noProof/>
          <w:lang w:val="en-GB"/>
        </w:rPr>
        <w:t>263</w:t>
      </w:r>
      <w:r w:rsidRPr="003B051B">
        <w:rPr>
          <w:rFonts w:ascii="Garamond" w:hAnsi="Garamond" w:cs="Times New Roman"/>
          <w:noProof/>
          <w:lang w:val="en-GB"/>
        </w:rPr>
        <w:t>, 1415–1421 (1996).</w:t>
      </w:r>
    </w:p>
    <w:p w14:paraId="6C5ADD7A"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29.</w:t>
      </w:r>
      <w:r w:rsidRPr="003B051B">
        <w:rPr>
          <w:rFonts w:ascii="Garamond" w:hAnsi="Garamond" w:cs="Times New Roman"/>
          <w:noProof/>
          <w:lang w:val="en-GB"/>
        </w:rPr>
        <w:tab/>
        <w:t xml:space="preserve">James, J. W. 353. Note: Covariances Between Relatives due to Sex-Linked Genes. </w:t>
      </w:r>
      <w:r w:rsidRPr="003B051B">
        <w:rPr>
          <w:rFonts w:ascii="Garamond" w:hAnsi="Garamond" w:cs="Times New Roman"/>
          <w:i/>
          <w:iCs/>
          <w:noProof/>
          <w:lang w:val="en-GB"/>
        </w:rPr>
        <w:t>Biometrics</w:t>
      </w:r>
      <w:r w:rsidRPr="003B051B">
        <w:rPr>
          <w:rFonts w:ascii="Garamond" w:hAnsi="Garamond" w:cs="Times New Roman"/>
          <w:noProof/>
          <w:lang w:val="en-GB"/>
        </w:rPr>
        <w:t xml:space="preserve"> </w:t>
      </w:r>
      <w:r w:rsidRPr="003B051B">
        <w:rPr>
          <w:rFonts w:ascii="Garamond" w:hAnsi="Garamond" w:cs="Times New Roman"/>
          <w:b/>
          <w:bCs/>
          <w:noProof/>
          <w:lang w:val="en-GB"/>
        </w:rPr>
        <w:t>29</w:t>
      </w:r>
      <w:r w:rsidRPr="003B051B">
        <w:rPr>
          <w:rFonts w:ascii="Garamond" w:hAnsi="Garamond" w:cs="Times New Roman"/>
          <w:noProof/>
          <w:lang w:val="en-GB"/>
        </w:rPr>
        <w:t>, 584 (1973).</w:t>
      </w:r>
    </w:p>
    <w:p w14:paraId="74EF7965"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30.</w:t>
      </w:r>
      <w:r w:rsidRPr="003B051B">
        <w:rPr>
          <w:rFonts w:ascii="Garamond" w:hAnsi="Garamond" w:cs="Times New Roman"/>
          <w:noProof/>
          <w:lang w:val="en-GB"/>
        </w:rPr>
        <w:tab/>
        <w:t xml:space="preserve">Amos-Landgraf, J. M. </w:t>
      </w:r>
      <w:r w:rsidRPr="003B051B">
        <w:rPr>
          <w:rFonts w:ascii="Garamond" w:hAnsi="Garamond" w:cs="Times New Roman"/>
          <w:i/>
          <w:iCs/>
          <w:noProof/>
          <w:lang w:val="en-GB"/>
        </w:rPr>
        <w:t>et al.</w:t>
      </w:r>
      <w:r w:rsidRPr="003B051B">
        <w:rPr>
          <w:rFonts w:ascii="Garamond" w:hAnsi="Garamond" w:cs="Times New Roman"/>
          <w:noProof/>
          <w:lang w:val="en-GB"/>
        </w:rPr>
        <w:t xml:space="preserve"> X chromosome-inactivation patterns of 1,005 phenotypically unaffected females. </w:t>
      </w:r>
      <w:r w:rsidRPr="003B051B">
        <w:rPr>
          <w:rFonts w:ascii="Garamond" w:hAnsi="Garamond" w:cs="Times New Roman"/>
          <w:i/>
          <w:iCs/>
          <w:noProof/>
          <w:lang w:val="en-GB"/>
        </w:rPr>
        <w:t>Am. J. Hum. Genet.</w:t>
      </w:r>
      <w:r w:rsidRPr="003B051B">
        <w:rPr>
          <w:rFonts w:ascii="Garamond" w:hAnsi="Garamond" w:cs="Times New Roman"/>
          <w:noProof/>
          <w:lang w:val="en-GB"/>
        </w:rPr>
        <w:t xml:space="preserve"> </w:t>
      </w:r>
      <w:r w:rsidRPr="003B051B">
        <w:rPr>
          <w:rFonts w:ascii="Garamond" w:hAnsi="Garamond" w:cs="Times New Roman"/>
          <w:b/>
          <w:bCs/>
          <w:noProof/>
          <w:lang w:val="en-GB"/>
        </w:rPr>
        <w:t>79</w:t>
      </w:r>
      <w:r w:rsidRPr="003B051B">
        <w:rPr>
          <w:rFonts w:ascii="Garamond" w:hAnsi="Garamond" w:cs="Times New Roman"/>
          <w:noProof/>
          <w:lang w:val="en-GB"/>
        </w:rPr>
        <w:t>, 493–499 (2006).</w:t>
      </w:r>
    </w:p>
    <w:p w14:paraId="2210FD12"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31.</w:t>
      </w:r>
      <w:r w:rsidRPr="003B051B">
        <w:rPr>
          <w:rFonts w:ascii="Garamond" w:hAnsi="Garamond" w:cs="Times New Roman"/>
          <w:noProof/>
          <w:lang w:val="en-GB"/>
        </w:rPr>
        <w:tab/>
        <w:t xml:space="preserve">Charlesworth, B. The evolution of chromosomal sex determination and dosage compensation. </w:t>
      </w:r>
      <w:r w:rsidRPr="003B051B">
        <w:rPr>
          <w:rFonts w:ascii="Garamond" w:hAnsi="Garamond" w:cs="Times New Roman"/>
          <w:i/>
          <w:iCs/>
          <w:noProof/>
          <w:lang w:val="en-GB"/>
        </w:rPr>
        <w:t>Curr. Biol.</w:t>
      </w:r>
      <w:r w:rsidRPr="003B051B">
        <w:rPr>
          <w:rFonts w:ascii="Garamond" w:hAnsi="Garamond" w:cs="Times New Roman"/>
          <w:noProof/>
          <w:lang w:val="en-GB"/>
        </w:rPr>
        <w:t xml:space="preserve"> </w:t>
      </w:r>
      <w:r w:rsidRPr="003B051B">
        <w:rPr>
          <w:rFonts w:ascii="Garamond" w:hAnsi="Garamond" w:cs="Times New Roman"/>
          <w:b/>
          <w:bCs/>
          <w:noProof/>
          <w:lang w:val="en-GB"/>
        </w:rPr>
        <w:t>6</w:t>
      </w:r>
      <w:r w:rsidRPr="003B051B">
        <w:rPr>
          <w:rFonts w:ascii="Garamond" w:hAnsi="Garamond" w:cs="Times New Roman"/>
          <w:noProof/>
          <w:lang w:val="en-GB"/>
        </w:rPr>
        <w:t>, 149–162 (1996).</w:t>
      </w:r>
    </w:p>
    <w:p w14:paraId="00C96C3E"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32.</w:t>
      </w:r>
      <w:r w:rsidRPr="003B051B">
        <w:rPr>
          <w:rFonts w:ascii="Garamond" w:hAnsi="Garamond" w:cs="Times New Roman"/>
          <w:noProof/>
          <w:lang w:val="en-GB"/>
        </w:rPr>
        <w:tab/>
        <w:t xml:space="preserve">Beukeboom, L. W. &amp; Perrin, N. </w:t>
      </w:r>
      <w:r w:rsidRPr="003B051B">
        <w:rPr>
          <w:rFonts w:ascii="Garamond" w:hAnsi="Garamond" w:cs="Times New Roman"/>
          <w:i/>
          <w:iCs/>
          <w:noProof/>
          <w:lang w:val="en-GB"/>
        </w:rPr>
        <w:t>The evolution of sex determination</w:t>
      </w:r>
      <w:r w:rsidRPr="003B051B">
        <w:rPr>
          <w:rFonts w:ascii="Garamond" w:hAnsi="Garamond" w:cs="Times New Roman"/>
          <w:noProof/>
          <w:lang w:val="en-GB"/>
        </w:rPr>
        <w:t>. (Oxford University Press, 2014).</w:t>
      </w:r>
    </w:p>
    <w:p w14:paraId="4A4A2BB0"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33.</w:t>
      </w:r>
      <w:r w:rsidRPr="003B051B">
        <w:rPr>
          <w:rFonts w:ascii="Garamond" w:hAnsi="Garamond" w:cs="Times New Roman"/>
          <w:noProof/>
          <w:lang w:val="en-GB"/>
        </w:rPr>
        <w:tab/>
        <w:t xml:space="preserve">Budaev, S. V. Sex differences in the Big Five personality factors: Testing an evolutionary hypothesis. </w:t>
      </w:r>
      <w:r w:rsidRPr="003B051B">
        <w:rPr>
          <w:rFonts w:ascii="Garamond" w:hAnsi="Garamond" w:cs="Times New Roman"/>
          <w:i/>
          <w:iCs/>
          <w:noProof/>
          <w:lang w:val="en-GB"/>
        </w:rPr>
        <w:t>Pers. Individ. Dif.</w:t>
      </w:r>
      <w:r w:rsidRPr="003B051B">
        <w:rPr>
          <w:rFonts w:ascii="Garamond" w:hAnsi="Garamond" w:cs="Times New Roman"/>
          <w:noProof/>
          <w:lang w:val="en-GB"/>
        </w:rPr>
        <w:t xml:space="preserve"> </w:t>
      </w:r>
      <w:r w:rsidRPr="003B051B">
        <w:rPr>
          <w:rFonts w:ascii="Garamond" w:hAnsi="Garamond" w:cs="Times New Roman"/>
          <w:b/>
          <w:bCs/>
          <w:noProof/>
          <w:lang w:val="en-GB"/>
        </w:rPr>
        <w:t>26</w:t>
      </w:r>
      <w:r w:rsidRPr="003B051B">
        <w:rPr>
          <w:rFonts w:ascii="Garamond" w:hAnsi="Garamond" w:cs="Times New Roman"/>
          <w:noProof/>
          <w:lang w:val="en-GB"/>
        </w:rPr>
        <w:t>, 801–813 (1999).</w:t>
      </w:r>
    </w:p>
    <w:p w14:paraId="1A7ADC60"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34.</w:t>
      </w:r>
      <w:r w:rsidRPr="003B051B">
        <w:rPr>
          <w:rFonts w:ascii="Garamond" w:hAnsi="Garamond" w:cs="Times New Roman"/>
          <w:noProof/>
          <w:lang w:val="en-GB"/>
        </w:rPr>
        <w:tab/>
        <w:t xml:space="preserve">Archer, J. &amp; Mehdikhani, M. Variability among Males in Sexually Selected Attributes. </w:t>
      </w:r>
      <w:r w:rsidRPr="003B051B">
        <w:rPr>
          <w:rFonts w:ascii="Garamond" w:hAnsi="Garamond" w:cs="Times New Roman"/>
          <w:i/>
          <w:iCs/>
          <w:noProof/>
          <w:lang w:val="en-GB"/>
        </w:rPr>
        <w:t>Rev. Gen. Psychol.</w:t>
      </w:r>
      <w:r w:rsidRPr="003B051B">
        <w:rPr>
          <w:rFonts w:ascii="Garamond" w:hAnsi="Garamond" w:cs="Times New Roman"/>
          <w:noProof/>
          <w:lang w:val="en-GB"/>
        </w:rPr>
        <w:t xml:space="preserve"> </w:t>
      </w:r>
      <w:r w:rsidRPr="003B051B">
        <w:rPr>
          <w:rFonts w:ascii="Garamond" w:hAnsi="Garamond" w:cs="Times New Roman"/>
          <w:b/>
          <w:bCs/>
          <w:noProof/>
          <w:lang w:val="en-GB"/>
        </w:rPr>
        <w:t>7</w:t>
      </w:r>
      <w:r w:rsidRPr="003B051B">
        <w:rPr>
          <w:rFonts w:ascii="Garamond" w:hAnsi="Garamond" w:cs="Times New Roman"/>
          <w:noProof/>
          <w:lang w:val="en-GB"/>
        </w:rPr>
        <w:t>, 219–236 (2003).</w:t>
      </w:r>
    </w:p>
    <w:p w14:paraId="76652138"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35.</w:t>
      </w:r>
      <w:r w:rsidRPr="003B051B">
        <w:rPr>
          <w:rFonts w:ascii="Garamond" w:hAnsi="Garamond" w:cs="Times New Roman"/>
          <w:noProof/>
          <w:lang w:val="en-GB"/>
        </w:rPr>
        <w:tab/>
        <w:t xml:space="preserve">Fairbairn, D. J., Blanckenhorn, W. U. &amp; Szekely, T. </w:t>
      </w:r>
      <w:r w:rsidRPr="003B051B">
        <w:rPr>
          <w:rFonts w:ascii="Garamond" w:hAnsi="Garamond" w:cs="Times New Roman"/>
          <w:i/>
          <w:iCs/>
          <w:noProof/>
          <w:lang w:val="en-GB"/>
        </w:rPr>
        <w:t>Sex, size and gender roles</w:t>
      </w:r>
      <w:r w:rsidRPr="003B051B">
        <w:rPr>
          <w:rFonts w:ascii="Garamond" w:hAnsi="Garamond" w:cs="Times New Roman"/>
          <w:noProof/>
          <w:lang w:val="en-GB"/>
        </w:rPr>
        <w:t>. (Oxford University Press, 2007).</w:t>
      </w:r>
    </w:p>
    <w:p w14:paraId="20B85316"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36.</w:t>
      </w:r>
      <w:r w:rsidRPr="003B051B">
        <w:rPr>
          <w:rFonts w:ascii="Garamond" w:hAnsi="Garamond" w:cs="Times New Roman"/>
          <w:noProof/>
          <w:lang w:val="en-GB"/>
        </w:rPr>
        <w:tab/>
        <w:t xml:space="preserve">van der Linden, D., Dunkel, C. S. &amp; Madison, G. Sex differences in brain size and general intelligence (g). </w:t>
      </w:r>
      <w:r w:rsidRPr="003B051B">
        <w:rPr>
          <w:rFonts w:ascii="Garamond" w:hAnsi="Garamond" w:cs="Times New Roman"/>
          <w:i/>
          <w:iCs/>
          <w:noProof/>
          <w:lang w:val="en-GB"/>
        </w:rPr>
        <w:t>Intelligence</w:t>
      </w:r>
      <w:r w:rsidRPr="003B051B">
        <w:rPr>
          <w:rFonts w:ascii="Garamond" w:hAnsi="Garamond" w:cs="Times New Roman"/>
          <w:noProof/>
          <w:lang w:val="en-GB"/>
        </w:rPr>
        <w:t xml:space="preserve"> </w:t>
      </w:r>
      <w:r w:rsidRPr="003B051B">
        <w:rPr>
          <w:rFonts w:ascii="Garamond" w:hAnsi="Garamond" w:cs="Times New Roman"/>
          <w:b/>
          <w:bCs/>
          <w:noProof/>
          <w:lang w:val="en-GB"/>
        </w:rPr>
        <w:t>63</w:t>
      </w:r>
      <w:r w:rsidRPr="003B051B">
        <w:rPr>
          <w:rFonts w:ascii="Garamond" w:hAnsi="Garamond" w:cs="Times New Roman"/>
          <w:noProof/>
          <w:lang w:val="en-GB"/>
        </w:rPr>
        <w:t>, 78–88 (2017).</w:t>
      </w:r>
    </w:p>
    <w:p w14:paraId="5A5842A4"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37.</w:t>
      </w:r>
      <w:r w:rsidRPr="003B051B">
        <w:rPr>
          <w:rFonts w:ascii="Garamond" w:hAnsi="Garamond" w:cs="Times New Roman"/>
          <w:noProof/>
          <w:lang w:val="en-GB"/>
        </w:rPr>
        <w:tab/>
        <w:t xml:space="preserve">DeCasien, A. R., Sherwood, C. C., Schapiro, S. J. &amp; Higham, J. P. Greater variability in chimpanzee ( </w:t>
      </w:r>
      <w:r w:rsidRPr="003B051B">
        <w:rPr>
          <w:rFonts w:ascii="Garamond" w:hAnsi="Garamond" w:cs="Times New Roman"/>
          <w:i/>
          <w:iCs/>
          <w:noProof/>
          <w:lang w:val="en-GB"/>
        </w:rPr>
        <w:t>Pan troglodytes</w:t>
      </w:r>
      <w:r w:rsidRPr="003B051B">
        <w:rPr>
          <w:rFonts w:ascii="Garamond" w:hAnsi="Garamond" w:cs="Times New Roman"/>
          <w:noProof/>
          <w:lang w:val="en-GB"/>
        </w:rPr>
        <w:t xml:space="preserve"> ) brain structure among males. </w:t>
      </w:r>
      <w:r w:rsidRPr="003B051B">
        <w:rPr>
          <w:rFonts w:ascii="Garamond" w:hAnsi="Garamond" w:cs="Times New Roman"/>
          <w:i/>
          <w:iCs/>
          <w:noProof/>
          <w:lang w:val="en-GB"/>
        </w:rPr>
        <w:t>Proc. R. Soc. B Biol. Sci.</w:t>
      </w:r>
      <w:r w:rsidRPr="003B051B">
        <w:rPr>
          <w:rFonts w:ascii="Garamond" w:hAnsi="Garamond" w:cs="Times New Roman"/>
          <w:noProof/>
          <w:lang w:val="en-GB"/>
        </w:rPr>
        <w:t xml:space="preserve"> </w:t>
      </w:r>
      <w:r w:rsidRPr="003B051B">
        <w:rPr>
          <w:rFonts w:ascii="Garamond" w:hAnsi="Garamond" w:cs="Times New Roman"/>
          <w:b/>
          <w:bCs/>
          <w:noProof/>
          <w:lang w:val="en-GB"/>
        </w:rPr>
        <w:t>287</w:t>
      </w:r>
      <w:r w:rsidRPr="003B051B">
        <w:rPr>
          <w:rFonts w:ascii="Garamond" w:hAnsi="Garamond" w:cs="Times New Roman"/>
          <w:noProof/>
          <w:lang w:val="en-GB"/>
        </w:rPr>
        <w:t>, 20192858 (2020).</w:t>
      </w:r>
    </w:p>
    <w:p w14:paraId="07016AA5"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38.</w:t>
      </w:r>
      <w:r w:rsidRPr="003B051B">
        <w:rPr>
          <w:rFonts w:ascii="Garamond" w:hAnsi="Garamond" w:cs="Times New Roman"/>
          <w:noProof/>
          <w:lang w:val="en-GB"/>
        </w:rPr>
        <w:tab/>
        <w:t xml:space="preserve">Karwowski, M. </w:t>
      </w:r>
      <w:r w:rsidRPr="003B051B">
        <w:rPr>
          <w:rFonts w:ascii="Garamond" w:hAnsi="Garamond" w:cs="Times New Roman"/>
          <w:i/>
          <w:iCs/>
          <w:noProof/>
          <w:lang w:val="en-GB"/>
        </w:rPr>
        <w:t>et al.</w:t>
      </w:r>
      <w:r w:rsidRPr="003B051B">
        <w:rPr>
          <w:rFonts w:ascii="Garamond" w:hAnsi="Garamond" w:cs="Times New Roman"/>
          <w:noProof/>
          <w:lang w:val="en-GB"/>
        </w:rPr>
        <w:t xml:space="preserve"> Greater Male Variability in Creativity Outside the WEIRD World. </w:t>
      </w:r>
      <w:r w:rsidRPr="003B051B">
        <w:rPr>
          <w:rFonts w:ascii="Garamond" w:hAnsi="Garamond" w:cs="Times New Roman"/>
          <w:i/>
          <w:iCs/>
          <w:noProof/>
          <w:lang w:val="en-GB"/>
        </w:rPr>
        <w:t>Creat. Res. J.</w:t>
      </w:r>
      <w:r w:rsidRPr="003B051B">
        <w:rPr>
          <w:rFonts w:ascii="Garamond" w:hAnsi="Garamond" w:cs="Times New Roman"/>
          <w:noProof/>
          <w:lang w:val="en-GB"/>
        </w:rPr>
        <w:t xml:space="preserve"> </w:t>
      </w:r>
      <w:r w:rsidRPr="003B051B">
        <w:rPr>
          <w:rFonts w:ascii="Garamond" w:hAnsi="Garamond" w:cs="Times New Roman"/>
          <w:b/>
          <w:bCs/>
          <w:noProof/>
          <w:lang w:val="en-GB"/>
        </w:rPr>
        <w:t>28</w:t>
      </w:r>
      <w:r w:rsidRPr="003B051B">
        <w:rPr>
          <w:rFonts w:ascii="Garamond" w:hAnsi="Garamond" w:cs="Times New Roman"/>
          <w:noProof/>
          <w:lang w:val="en-GB"/>
        </w:rPr>
        <w:t>, 467–470 (2016).</w:t>
      </w:r>
    </w:p>
    <w:p w14:paraId="5C64DFFB"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39.</w:t>
      </w:r>
      <w:r w:rsidRPr="003B051B">
        <w:rPr>
          <w:rFonts w:ascii="Garamond" w:hAnsi="Garamond" w:cs="Times New Roman"/>
          <w:noProof/>
          <w:lang w:val="en-GB"/>
        </w:rPr>
        <w:tab/>
        <w:t xml:space="preserve">Halpern, D. F. &amp; LaMay, M. L. The Smarter Sex: A Critical Review of Sex Differences in Intelligence. </w:t>
      </w:r>
      <w:r w:rsidRPr="003B051B">
        <w:rPr>
          <w:rFonts w:ascii="Garamond" w:hAnsi="Garamond" w:cs="Times New Roman"/>
          <w:i/>
          <w:iCs/>
          <w:noProof/>
          <w:lang w:val="en-GB"/>
        </w:rPr>
        <w:t>Educ. Psychol. Rev.</w:t>
      </w:r>
      <w:r w:rsidRPr="003B051B">
        <w:rPr>
          <w:rFonts w:ascii="Garamond" w:hAnsi="Garamond" w:cs="Times New Roman"/>
          <w:noProof/>
          <w:lang w:val="en-GB"/>
        </w:rPr>
        <w:t xml:space="preserve"> </w:t>
      </w:r>
      <w:r w:rsidRPr="003B051B">
        <w:rPr>
          <w:rFonts w:ascii="Garamond" w:hAnsi="Garamond" w:cs="Times New Roman"/>
          <w:b/>
          <w:bCs/>
          <w:noProof/>
          <w:lang w:val="en-GB"/>
        </w:rPr>
        <w:t>12</w:t>
      </w:r>
      <w:r w:rsidRPr="003B051B">
        <w:rPr>
          <w:rFonts w:ascii="Garamond" w:hAnsi="Garamond" w:cs="Times New Roman"/>
          <w:noProof/>
          <w:lang w:val="en-GB"/>
        </w:rPr>
        <w:t>, 229 (2000).</w:t>
      </w:r>
    </w:p>
    <w:p w14:paraId="24F18830"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40.</w:t>
      </w:r>
      <w:r w:rsidRPr="003B051B">
        <w:rPr>
          <w:rFonts w:ascii="Garamond" w:hAnsi="Garamond" w:cs="Times New Roman"/>
          <w:noProof/>
          <w:lang w:val="en-GB"/>
        </w:rPr>
        <w:tab/>
        <w:t xml:space="preserve">Jones, C. M., Braithwaite, V. A. &amp; Healy, S. D. The evolution of sex differences in spatial ability. </w:t>
      </w:r>
      <w:r w:rsidRPr="003B051B">
        <w:rPr>
          <w:rFonts w:ascii="Garamond" w:hAnsi="Garamond" w:cs="Times New Roman"/>
          <w:i/>
          <w:iCs/>
          <w:noProof/>
          <w:lang w:val="en-GB"/>
        </w:rPr>
        <w:t>Behav. Neurosci.</w:t>
      </w:r>
      <w:r w:rsidRPr="003B051B">
        <w:rPr>
          <w:rFonts w:ascii="Garamond" w:hAnsi="Garamond" w:cs="Times New Roman"/>
          <w:noProof/>
          <w:lang w:val="en-GB"/>
        </w:rPr>
        <w:t xml:space="preserve"> </w:t>
      </w:r>
      <w:r w:rsidRPr="003B051B">
        <w:rPr>
          <w:rFonts w:ascii="Garamond" w:hAnsi="Garamond" w:cs="Times New Roman"/>
          <w:b/>
          <w:bCs/>
          <w:noProof/>
          <w:lang w:val="en-GB"/>
        </w:rPr>
        <w:t>117</w:t>
      </w:r>
      <w:r w:rsidRPr="003B051B">
        <w:rPr>
          <w:rFonts w:ascii="Garamond" w:hAnsi="Garamond" w:cs="Times New Roman"/>
          <w:noProof/>
          <w:lang w:val="en-GB"/>
        </w:rPr>
        <w:t>, 403–411 (2003).</w:t>
      </w:r>
    </w:p>
    <w:p w14:paraId="61025168"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41.</w:t>
      </w:r>
      <w:r w:rsidRPr="003B051B">
        <w:rPr>
          <w:rFonts w:ascii="Garamond" w:hAnsi="Garamond" w:cs="Times New Roman"/>
          <w:noProof/>
          <w:lang w:val="en-GB"/>
        </w:rPr>
        <w:tab/>
        <w:t xml:space="preserve">Johnson, W., Deary, I. J. &amp; Carothers, A. A Role for the X Chromosome in Sex Differences in Variability in General Intelligence? </w:t>
      </w:r>
      <w:r w:rsidRPr="003B051B">
        <w:rPr>
          <w:rFonts w:ascii="Garamond" w:hAnsi="Garamond" w:cs="Times New Roman"/>
          <w:i/>
          <w:iCs/>
          <w:noProof/>
          <w:lang w:val="en-GB"/>
        </w:rPr>
        <w:t>Perspect. Psychol. Sci.</w:t>
      </w:r>
      <w:r w:rsidRPr="003B051B">
        <w:rPr>
          <w:rFonts w:ascii="Garamond" w:hAnsi="Garamond" w:cs="Times New Roman"/>
          <w:noProof/>
          <w:lang w:val="en-GB"/>
        </w:rPr>
        <w:t xml:space="preserve"> </w:t>
      </w:r>
      <w:r w:rsidRPr="003B051B">
        <w:rPr>
          <w:rFonts w:ascii="Garamond" w:hAnsi="Garamond" w:cs="Times New Roman"/>
          <w:b/>
          <w:bCs/>
          <w:noProof/>
          <w:lang w:val="en-GB"/>
        </w:rPr>
        <w:t>4</w:t>
      </w:r>
      <w:r w:rsidRPr="003B051B">
        <w:rPr>
          <w:rFonts w:ascii="Garamond" w:hAnsi="Garamond" w:cs="Times New Roman"/>
          <w:noProof/>
          <w:lang w:val="en-GB"/>
        </w:rPr>
        <w:t>, 598–611 (2009).</w:t>
      </w:r>
    </w:p>
    <w:p w14:paraId="30F9F6EC"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42.</w:t>
      </w:r>
      <w:r w:rsidRPr="003B051B">
        <w:rPr>
          <w:rFonts w:ascii="Garamond" w:hAnsi="Garamond" w:cs="Times New Roman"/>
          <w:noProof/>
          <w:lang w:val="en-GB"/>
        </w:rPr>
        <w:tab/>
        <w:t xml:space="preserve">Nettle, D. An evolutionary approach to the extraversion continuum. </w:t>
      </w:r>
      <w:r w:rsidRPr="003B051B">
        <w:rPr>
          <w:rFonts w:ascii="Garamond" w:hAnsi="Garamond" w:cs="Times New Roman"/>
          <w:i/>
          <w:iCs/>
          <w:noProof/>
          <w:lang w:val="en-GB"/>
        </w:rPr>
        <w:t>Evol. Hum. Behav.</w:t>
      </w:r>
      <w:r w:rsidRPr="003B051B">
        <w:rPr>
          <w:rFonts w:ascii="Garamond" w:hAnsi="Garamond" w:cs="Times New Roman"/>
          <w:noProof/>
          <w:lang w:val="en-GB"/>
        </w:rPr>
        <w:t xml:space="preserve"> </w:t>
      </w:r>
      <w:r w:rsidRPr="003B051B">
        <w:rPr>
          <w:rFonts w:ascii="Garamond" w:hAnsi="Garamond" w:cs="Times New Roman"/>
          <w:b/>
          <w:bCs/>
          <w:noProof/>
          <w:lang w:val="en-GB"/>
        </w:rPr>
        <w:t>26</w:t>
      </w:r>
      <w:r w:rsidRPr="003B051B">
        <w:rPr>
          <w:rFonts w:ascii="Garamond" w:hAnsi="Garamond" w:cs="Times New Roman"/>
          <w:noProof/>
          <w:lang w:val="en-GB"/>
        </w:rPr>
        <w:t>, 363–373 (2005).</w:t>
      </w:r>
    </w:p>
    <w:p w14:paraId="0082840B"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lastRenderedPageBreak/>
        <w:t>43.</w:t>
      </w:r>
      <w:r w:rsidRPr="003B051B">
        <w:rPr>
          <w:rFonts w:ascii="Garamond" w:hAnsi="Garamond" w:cs="Times New Roman"/>
          <w:noProof/>
          <w:lang w:val="en-GB"/>
        </w:rPr>
        <w:tab/>
        <w:t xml:space="preserve">McGhee, K. E. &amp; Travis, J. Repeatable behavioural type and stable dominance rank in the bluefin killifish. </w:t>
      </w:r>
      <w:r w:rsidRPr="003B051B">
        <w:rPr>
          <w:rFonts w:ascii="Garamond" w:hAnsi="Garamond" w:cs="Times New Roman"/>
          <w:i/>
          <w:iCs/>
          <w:noProof/>
          <w:lang w:val="en-GB"/>
        </w:rPr>
        <w:t>Anim. Behav.</w:t>
      </w:r>
      <w:r w:rsidRPr="003B051B">
        <w:rPr>
          <w:rFonts w:ascii="Garamond" w:hAnsi="Garamond" w:cs="Times New Roman"/>
          <w:noProof/>
          <w:lang w:val="en-GB"/>
        </w:rPr>
        <w:t xml:space="preserve"> </w:t>
      </w:r>
      <w:r w:rsidRPr="003B051B">
        <w:rPr>
          <w:rFonts w:ascii="Garamond" w:hAnsi="Garamond" w:cs="Times New Roman"/>
          <w:b/>
          <w:bCs/>
          <w:noProof/>
          <w:lang w:val="en-GB"/>
        </w:rPr>
        <w:t>79</w:t>
      </w:r>
      <w:r w:rsidRPr="003B051B">
        <w:rPr>
          <w:rFonts w:ascii="Garamond" w:hAnsi="Garamond" w:cs="Times New Roman"/>
          <w:noProof/>
          <w:lang w:val="en-GB"/>
        </w:rPr>
        <w:t>, 497–507 (2010).</w:t>
      </w:r>
    </w:p>
    <w:p w14:paraId="2A105857"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44.</w:t>
      </w:r>
      <w:r w:rsidRPr="003B051B">
        <w:rPr>
          <w:rFonts w:ascii="Garamond" w:hAnsi="Garamond" w:cs="Times New Roman"/>
          <w:noProof/>
          <w:lang w:val="en-GB"/>
        </w:rPr>
        <w:tab/>
        <w:t xml:space="preserve">Wolf, M., Van Doorn, G. S., Leimar, O. &amp; Weissing, F. J. Life-history trade-offs favour the evolution of animal personalities. </w:t>
      </w:r>
      <w:r w:rsidRPr="003B051B">
        <w:rPr>
          <w:rFonts w:ascii="Garamond" w:hAnsi="Garamond" w:cs="Times New Roman"/>
          <w:i/>
          <w:iCs/>
          <w:noProof/>
          <w:lang w:val="en-GB"/>
        </w:rPr>
        <w:t>Nature</w:t>
      </w:r>
      <w:r w:rsidRPr="003B051B">
        <w:rPr>
          <w:rFonts w:ascii="Garamond" w:hAnsi="Garamond" w:cs="Times New Roman"/>
          <w:noProof/>
          <w:lang w:val="en-GB"/>
        </w:rPr>
        <w:t xml:space="preserve"> </w:t>
      </w:r>
      <w:r w:rsidRPr="003B051B">
        <w:rPr>
          <w:rFonts w:ascii="Garamond" w:hAnsi="Garamond" w:cs="Times New Roman"/>
          <w:b/>
          <w:bCs/>
          <w:noProof/>
          <w:lang w:val="en-GB"/>
        </w:rPr>
        <w:t>447</w:t>
      </w:r>
      <w:r w:rsidRPr="003B051B">
        <w:rPr>
          <w:rFonts w:ascii="Garamond" w:hAnsi="Garamond" w:cs="Times New Roman"/>
          <w:noProof/>
          <w:lang w:val="en-GB"/>
        </w:rPr>
        <w:t>, 581–584 (2007).</w:t>
      </w:r>
    </w:p>
    <w:p w14:paraId="5019B9E1"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45.</w:t>
      </w:r>
      <w:r w:rsidRPr="003B051B">
        <w:rPr>
          <w:rFonts w:ascii="Garamond" w:hAnsi="Garamond" w:cs="Times New Roman"/>
          <w:noProof/>
          <w:lang w:val="en-GB"/>
        </w:rPr>
        <w:tab/>
        <w:t xml:space="preserve">Rohner, P. T., Blanckenhorn, W. U. &amp; Puniamoorthy, N. Sexual selection on male size drives the evolution of male-biased sexual size dimorphism via the prolongation of male development. </w:t>
      </w:r>
      <w:r w:rsidRPr="003B051B">
        <w:rPr>
          <w:rFonts w:ascii="Garamond" w:hAnsi="Garamond" w:cs="Times New Roman"/>
          <w:i/>
          <w:iCs/>
          <w:noProof/>
          <w:lang w:val="en-GB"/>
        </w:rPr>
        <w:t>Evolution (N. Y).</w:t>
      </w:r>
      <w:r w:rsidRPr="003B051B">
        <w:rPr>
          <w:rFonts w:ascii="Garamond" w:hAnsi="Garamond" w:cs="Times New Roman"/>
          <w:noProof/>
          <w:lang w:val="en-GB"/>
        </w:rPr>
        <w:t xml:space="preserve"> </w:t>
      </w:r>
      <w:r w:rsidRPr="003B051B">
        <w:rPr>
          <w:rFonts w:ascii="Garamond" w:hAnsi="Garamond" w:cs="Times New Roman"/>
          <w:b/>
          <w:bCs/>
          <w:noProof/>
          <w:lang w:val="en-GB"/>
        </w:rPr>
        <w:t>70</w:t>
      </w:r>
      <w:r w:rsidRPr="003B051B">
        <w:rPr>
          <w:rFonts w:ascii="Garamond" w:hAnsi="Garamond" w:cs="Times New Roman"/>
          <w:noProof/>
          <w:lang w:val="en-GB"/>
        </w:rPr>
        <w:t>, 1189–1199 (2016).</w:t>
      </w:r>
    </w:p>
    <w:p w14:paraId="05FCBB87"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46.</w:t>
      </w:r>
      <w:r w:rsidRPr="003B051B">
        <w:rPr>
          <w:rFonts w:ascii="Garamond" w:hAnsi="Garamond" w:cs="Times New Roman"/>
          <w:noProof/>
          <w:lang w:val="en-GB"/>
        </w:rPr>
        <w:tab/>
        <w:t xml:space="preserve">Janicke, T., Häderer, I. K., Lajeunesse, M. J. &amp; Anthes, N. Evolutionary Biology: Darwinian sex roles confirmed across the animal kingdom. </w:t>
      </w:r>
      <w:r w:rsidRPr="003B051B">
        <w:rPr>
          <w:rFonts w:ascii="Garamond" w:hAnsi="Garamond" w:cs="Times New Roman"/>
          <w:i/>
          <w:iCs/>
          <w:noProof/>
          <w:lang w:val="en-GB"/>
        </w:rPr>
        <w:t>Sci. Adv.</w:t>
      </w:r>
      <w:r w:rsidRPr="003B051B">
        <w:rPr>
          <w:rFonts w:ascii="Garamond" w:hAnsi="Garamond" w:cs="Times New Roman"/>
          <w:noProof/>
          <w:lang w:val="en-GB"/>
        </w:rPr>
        <w:t xml:space="preserve"> </w:t>
      </w:r>
      <w:r w:rsidRPr="003B051B">
        <w:rPr>
          <w:rFonts w:ascii="Garamond" w:hAnsi="Garamond" w:cs="Times New Roman"/>
          <w:b/>
          <w:bCs/>
          <w:noProof/>
          <w:lang w:val="en-GB"/>
        </w:rPr>
        <w:t>2</w:t>
      </w:r>
      <w:r w:rsidRPr="003B051B">
        <w:rPr>
          <w:rFonts w:ascii="Garamond" w:hAnsi="Garamond" w:cs="Times New Roman"/>
          <w:noProof/>
          <w:lang w:val="en-GB"/>
        </w:rPr>
        <w:t>, 1–11 (2016).</w:t>
      </w:r>
    </w:p>
    <w:p w14:paraId="4BB2F07A"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47.</w:t>
      </w:r>
      <w:r w:rsidRPr="003B051B">
        <w:rPr>
          <w:rFonts w:ascii="Garamond" w:hAnsi="Garamond" w:cs="Times New Roman"/>
          <w:noProof/>
          <w:lang w:val="en-GB"/>
        </w:rPr>
        <w:tab/>
        <w:t xml:space="preserve">Kappeler, P. M. Sex roles and adult sex ratios: insights from mammalian biology and consequences for primate behaviour. </w:t>
      </w:r>
      <w:r w:rsidRPr="003B051B">
        <w:rPr>
          <w:rFonts w:ascii="Garamond" w:hAnsi="Garamond" w:cs="Times New Roman"/>
          <w:i/>
          <w:iCs/>
          <w:noProof/>
          <w:lang w:val="en-GB"/>
        </w:rPr>
        <w:t>Phil. Trans. R. Soc. B</w:t>
      </w:r>
      <w:r w:rsidRPr="003B051B">
        <w:rPr>
          <w:rFonts w:ascii="Garamond" w:hAnsi="Garamond" w:cs="Times New Roman"/>
          <w:noProof/>
          <w:lang w:val="en-GB"/>
        </w:rPr>
        <w:t xml:space="preserve"> </w:t>
      </w:r>
      <w:r w:rsidRPr="003B051B">
        <w:rPr>
          <w:rFonts w:ascii="Garamond" w:hAnsi="Garamond" w:cs="Times New Roman"/>
          <w:b/>
          <w:bCs/>
          <w:noProof/>
          <w:lang w:val="en-GB"/>
        </w:rPr>
        <w:t>372</w:t>
      </w:r>
      <w:r w:rsidRPr="003B051B">
        <w:rPr>
          <w:rFonts w:ascii="Garamond" w:hAnsi="Garamond" w:cs="Times New Roman"/>
          <w:noProof/>
          <w:lang w:val="en-GB"/>
        </w:rPr>
        <w:t>, 20160321 (2017).</w:t>
      </w:r>
    </w:p>
    <w:p w14:paraId="2AC04845"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48.</w:t>
      </w:r>
      <w:r w:rsidRPr="003B051B">
        <w:rPr>
          <w:rFonts w:ascii="Garamond" w:hAnsi="Garamond" w:cs="Times New Roman"/>
          <w:noProof/>
          <w:lang w:val="en-GB"/>
        </w:rPr>
        <w:tab/>
        <w:t xml:space="preserve">Snell, D. M. &amp; Turner, J. M. A. Sex Chromosome Effects on Male–Female Differences in Mammals. </w:t>
      </w:r>
      <w:r w:rsidRPr="003B051B">
        <w:rPr>
          <w:rFonts w:ascii="Garamond" w:hAnsi="Garamond" w:cs="Times New Roman"/>
          <w:i/>
          <w:iCs/>
          <w:noProof/>
          <w:lang w:val="en-GB"/>
        </w:rPr>
        <w:t>Curr. Biol.</w:t>
      </w:r>
      <w:r w:rsidRPr="003B051B">
        <w:rPr>
          <w:rFonts w:ascii="Garamond" w:hAnsi="Garamond" w:cs="Times New Roman"/>
          <w:noProof/>
          <w:lang w:val="en-GB"/>
        </w:rPr>
        <w:t xml:space="preserve"> </w:t>
      </w:r>
      <w:r w:rsidRPr="003B051B">
        <w:rPr>
          <w:rFonts w:ascii="Garamond" w:hAnsi="Garamond" w:cs="Times New Roman"/>
          <w:b/>
          <w:bCs/>
          <w:noProof/>
          <w:lang w:val="en-GB"/>
        </w:rPr>
        <w:t>28</w:t>
      </w:r>
      <w:r w:rsidRPr="003B051B">
        <w:rPr>
          <w:rFonts w:ascii="Garamond" w:hAnsi="Garamond" w:cs="Times New Roman"/>
          <w:noProof/>
          <w:lang w:val="en-GB"/>
        </w:rPr>
        <w:t>, R1313–R1324 (2018).</w:t>
      </w:r>
    </w:p>
    <w:p w14:paraId="2DA151A4"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49.</w:t>
      </w:r>
      <w:r w:rsidRPr="003B051B">
        <w:rPr>
          <w:rFonts w:ascii="Garamond" w:hAnsi="Garamond" w:cs="Times New Roman"/>
          <w:noProof/>
          <w:lang w:val="en-GB"/>
        </w:rPr>
        <w:tab/>
        <w:t xml:space="preserve">Sih, A., Bell, A. M. &amp; Johnson, J. C. Behavioral syndromes: an ecological and evolutionary overview. </w:t>
      </w:r>
      <w:r w:rsidRPr="003B051B">
        <w:rPr>
          <w:rFonts w:ascii="Garamond" w:hAnsi="Garamond" w:cs="Times New Roman"/>
          <w:i/>
          <w:iCs/>
          <w:noProof/>
          <w:lang w:val="en-GB"/>
        </w:rPr>
        <w:t>TREE</w:t>
      </w:r>
      <w:r w:rsidRPr="003B051B">
        <w:rPr>
          <w:rFonts w:ascii="Garamond" w:hAnsi="Garamond" w:cs="Times New Roman"/>
          <w:noProof/>
          <w:lang w:val="en-GB"/>
        </w:rPr>
        <w:t xml:space="preserve"> </w:t>
      </w:r>
      <w:r w:rsidRPr="003B051B">
        <w:rPr>
          <w:rFonts w:ascii="Garamond" w:hAnsi="Garamond" w:cs="Times New Roman"/>
          <w:b/>
          <w:bCs/>
          <w:noProof/>
          <w:lang w:val="en-GB"/>
        </w:rPr>
        <w:t>19</w:t>
      </w:r>
      <w:r w:rsidRPr="003B051B">
        <w:rPr>
          <w:rFonts w:ascii="Garamond" w:hAnsi="Garamond" w:cs="Times New Roman"/>
          <w:noProof/>
          <w:lang w:val="en-GB"/>
        </w:rPr>
        <w:t>, 372–378 (2004).</w:t>
      </w:r>
    </w:p>
    <w:p w14:paraId="20C5BA80"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50.</w:t>
      </w:r>
      <w:r w:rsidRPr="003B051B">
        <w:rPr>
          <w:rFonts w:ascii="Garamond" w:hAnsi="Garamond" w:cs="Times New Roman"/>
          <w:noProof/>
          <w:lang w:val="en-GB"/>
        </w:rPr>
        <w:tab/>
        <w:t xml:space="preserve">Dall, S. R. X., Houston, A. I. &amp; McNamara, J. M. The behavioural ecology of personality: Consistent individual differences from an adaptive perspective. </w:t>
      </w:r>
      <w:r w:rsidRPr="003B051B">
        <w:rPr>
          <w:rFonts w:ascii="Garamond" w:hAnsi="Garamond" w:cs="Times New Roman"/>
          <w:i/>
          <w:iCs/>
          <w:noProof/>
          <w:lang w:val="en-GB"/>
        </w:rPr>
        <w:t>Ecol. Lett.</w:t>
      </w:r>
      <w:r w:rsidRPr="003B051B">
        <w:rPr>
          <w:rFonts w:ascii="Garamond" w:hAnsi="Garamond" w:cs="Times New Roman"/>
          <w:noProof/>
          <w:lang w:val="en-GB"/>
        </w:rPr>
        <w:t xml:space="preserve"> </w:t>
      </w:r>
      <w:r w:rsidRPr="003B051B">
        <w:rPr>
          <w:rFonts w:ascii="Garamond" w:hAnsi="Garamond" w:cs="Times New Roman"/>
          <w:b/>
          <w:bCs/>
          <w:noProof/>
          <w:lang w:val="en-GB"/>
        </w:rPr>
        <w:t>7</w:t>
      </w:r>
      <w:r w:rsidRPr="003B051B">
        <w:rPr>
          <w:rFonts w:ascii="Garamond" w:hAnsi="Garamond" w:cs="Times New Roman"/>
          <w:noProof/>
          <w:lang w:val="en-GB"/>
        </w:rPr>
        <w:t>, 734–739 (2004).</w:t>
      </w:r>
    </w:p>
    <w:p w14:paraId="5C9083A2"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51.</w:t>
      </w:r>
      <w:r w:rsidRPr="003B051B">
        <w:rPr>
          <w:rFonts w:ascii="Garamond" w:hAnsi="Garamond" w:cs="Times New Roman"/>
          <w:noProof/>
          <w:lang w:val="en-GB"/>
        </w:rPr>
        <w:tab/>
        <w:t xml:space="preserve">Schuett, W., Tregenza, T. &amp; Dall, S. R. X. Sexual selection and animal personality. </w:t>
      </w:r>
      <w:r w:rsidRPr="003B051B">
        <w:rPr>
          <w:rFonts w:ascii="Garamond" w:hAnsi="Garamond" w:cs="Times New Roman"/>
          <w:i/>
          <w:iCs/>
          <w:noProof/>
          <w:lang w:val="en-GB"/>
        </w:rPr>
        <w:t>Biol. Rev.</w:t>
      </w:r>
      <w:r w:rsidRPr="003B051B">
        <w:rPr>
          <w:rFonts w:ascii="Garamond" w:hAnsi="Garamond" w:cs="Times New Roman"/>
          <w:noProof/>
          <w:lang w:val="en-GB"/>
        </w:rPr>
        <w:t xml:space="preserve"> </w:t>
      </w:r>
      <w:r w:rsidRPr="003B051B">
        <w:rPr>
          <w:rFonts w:ascii="Garamond" w:hAnsi="Garamond" w:cs="Times New Roman"/>
          <w:b/>
          <w:bCs/>
          <w:noProof/>
          <w:lang w:val="en-GB"/>
        </w:rPr>
        <w:t>85</w:t>
      </w:r>
      <w:r w:rsidRPr="003B051B">
        <w:rPr>
          <w:rFonts w:ascii="Garamond" w:hAnsi="Garamond" w:cs="Times New Roman"/>
          <w:noProof/>
          <w:lang w:val="en-GB"/>
        </w:rPr>
        <w:t>, 217–246 (2010).</w:t>
      </w:r>
    </w:p>
    <w:p w14:paraId="2F16D477"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52.</w:t>
      </w:r>
      <w:r w:rsidRPr="003B051B">
        <w:rPr>
          <w:rFonts w:ascii="Garamond" w:hAnsi="Garamond" w:cs="Times New Roman"/>
          <w:noProof/>
          <w:lang w:val="en-GB"/>
        </w:rPr>
        <w:tab/>
        <w:t xml:space="preserve">Nakagawa, S. </w:t>
      </w:r>
      <w:r w:rsidRPr="003B051B">
        <w:rPr>
          <w:rFonts w:ascii="Garamond" w:hAnsi="Garamond" w:cs="Times New Roman"/>
          <w:i/>
          <w:iCs/>
          <w:noProof/>
          <w:lang w:val="en-GB"/>
        </w:rPr>
        <w:t>et al.</w:t>
      </w:r>
      <w:r w:rsidRPr="003B051B">
        <w:rPr>
          <w:rFonts w:ascii="Garamond" w:hAnsi="Garamond" w:cs="Times New Roman"/>
          <w:noProof/>
          <w:lang w:val="en-GB"/>
        </w:rPr>
        <w:t xml:space="preserve"> Meta-analysis of variation: Ecological and evolutionary applications and beyond. </w:t>
      </w:r>
      <w:r w:rsidRPr="003B051B">
        <w:rPr>
          <w:rFonts w:ascii="Garamond" w:hAnsi="Garamond" w:cs="Times New Roman"/>
          <w:i/>
          <w:iCs/>
          <w:noProof/>
          <w:lang w:val="en-GB"/>
        </w:rPr>
        <w:t>Methods Ecol. Evol.</w:t>
      </w:r>
      <w:r w:rsidRPr="003B051B">
        <w:rPr>
          <w:rFonts w:ascii="Garamond" w:hAnsi="Garamond" w:cs="Times New Roman"/>
          <w:noProof/>
          <w:lang w:val="en-GB"/>
        </w:rPr>
        <w:t xml:space="preserve"> </w:t>
      </w:r>
      <w:r w:rsidRPr="003B051B">
        <w:rPr>
          <w:rFonts w:ascii="Garamond" w:hAnsi="Garamond" w:cs="Times New Roman"/>
          <w:b/>
          <w:bCs/>
          <w:noProof/>
          <w:lang w:val="en-GB"/>
        </w:rPr>
        <w:t>6</w:t>
      </w:r>
      <w:r w:rsidRPr="003B051B">
        <w:rPr>
          <w:rFonts w:ascii="Garamond" w:hAnsi="Garamond" w:cs="Times New Roman"/>
          <w:noProof/>
          <w:lang w:val="en-GB"/>
        </w:rPr>
        <w:t>, 143–152 (2015).</w:t>
      </w:r>
    </w:p>
    <w:p w14:paraId="19E1A150"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53.</w:t>
      </w:r>
      <w:r w:rsidRPr="003B051B">
        <w:rPr>
          <w:rFonts w:ascii="Garamond" w:hAnsi="Garamond" w:cs="Times New Roman"/>
          <w:noProof/>
          <w:lang w:val="en-GB"/>
        </w:rPr>
        <w:tab/>
        <w:t xml:space="preserve">Noble, D. W. A., Lagisz, M., O’dea, R. E. &amp; Nakagawa, S. Nonindependence and sensitivity analyses in ecological and evolutionary meta-analyses. </w:t>
      </w:r>
      <w:r w:rsidRPr="003B051B">
        <w:rPr>
          <w:rFonts w:ascii="Garamond" w:hAnsi="Garamond" w:cs="Times New Roman"/>
          <w:i/>
          <w:iCs/>
          <w:noProof/>
          <w:lang w:val="en-GB"/>
        </w:rPr>
        <w:t>Mol. Ecol.</w:t>
      </w:r>
      <w:r w:rsidRPr="003B051B">
        <w:rPr>
          <w:rFonts w:ascii="Garamond" w:hAnsi="Garamond" w:cs="Times New Roman"/>
          <w:noProof/>
          <w:lang w:val="en-GB"/>
        </w:rPr>
        <w:t xml:space="preserve"> 2410–2425 (2017) doi:10.1111/mec.14031.</w:t>
      </w:r>
    </w:p>
    <w:p w14:paraId="7FF649DC"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54.</w:t>
      </w:r>
      <w:r w:rsidRPr="003B051B">
        <w:rPr>
          <w:rFonts w:ascii="Garamond" w:hAnsi="Garamond" w:cs="Times New Roman"/>
          <w:noProof/>
          <w:lang w:val="en-GB"/>
        </w:rPr>
        <w:tab/>
        <w:t xml:space="preserve">Dingemanse, N. J. &amp; Wright, J. Criteria for acceptable studies of animal personality and behavioural syndromes. </w:t>
      </w:r>
      <w:r w:rsidRPr="003B051B">
        <w:rPr>
          <w:rFonts w:ascii="Garamond" w:hAnsi="Garamond" w:cs="Times New Roman"/>
          <w:i/>
          <w:iCs/>
          <w:noProof/>
          <w:lang w:val="en-GB"/>
        </w:rPr>
        <w:t>Ethology</w:t>
      </w:r>
      <w:r w:rsidRPr="003B051B">
        <w:rPr>
          <w:rFonts w:ascii="Garamond" w:hAnsi="Garamond" w:cs="Times New Roman"/>
          <w:noProof/>
          <w:lang w:val="en-GB"/>
        </w:rPr>
        <w:t xml:space="preserve"> </w:t>
      </w:r>
      <w:r w:rsidRPr="003B051B">
        <w:rPr>
          <w:rFonts w:ascii="Garamond" w:hAnsi="Garamond" w:cs="Times New Roman"/>
          <w:b/>
          <w:bCs/>
          <w:noProof/>
          <w:lang w:val="en-GB"/>
        </w:rPr>
        <w:t>126</w:t>
      </w:r>
      <w:r w:rsidRPr="003B051B">
        <w:rPr>
          <w:rFonts w:ascii="Garamond" w:hAnsi="Garamond" w:cs="Times New Roman"/>
          <w:noProof/>
          <w:lang w:val="en-GB"/>
        </w:rPr>
        <w:t>, 865–869 (2020).</w:t>
      </w:r>
    </w:p>
    <w:p w14:paraId="267C67EC"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55.</w:t>
      </w:r>
      <w:r w:rsidRPr="003B051B">
        <w:rPr>
          <w:rFonts w:ascii="Garamond" w:hAnsi="Garamond" w:cs="Times New Roman"/>
          <w:noProof/>
          <w:lang w:val="en-GB"/>
        </w:rPr>
        <w:tab/>
        <w:t xml:space="preserve">Pick, J. L., Nakagawa, S. &amp; Noble, D. W. A. Reproducible, flexible and high-throughput data extraction from primary literature: The metaDigitise r package. </w:t>
      </w:r>
      <w:r w:rsidRPr="003B051B">
        <w:rPr>
          <w:rFonts w:ascii="Garamond" w:hAnsi="Garamond" w:cs="Times New Roman"/>
          <w:i/>
          <w:iCs/>
          <w:noProof/>
          <w:lang w:val="en-GB"/>
        </w:rPr>
        <w:t>Methods Ecol. Evol.</w:t>
      </w:r>
      <w:r w:rsidRPr="003B051B">
        <w:rPr>
          <w:rFonts w:ascii="Garamond" w:hAnsi="Garamond" w:cs="Times New Roman"/>
          <w:noProof/>
          <w:lang w:val="en-GB"/>
        </w:rPr>
        <w:t xml:space="preserve"> </w:t>
      </w:r>
      <w:r w:rsidRPr="003B051B">
        <w:rPr>
          <w:rFonts w:ascii="Garamond" w:hAnsi="Garamond" w:cs="Times New Roman"/>
          <w:b/>
          <w:bCs/>
          <w:noProof/>
          <w:lang w:val="en-GB"/>
        </w:rPr>
        <w:t>10</w:t>
      </w:r>
      <w:r w:rsidRPr="003B051B">
        <w:rPr>
          <w:rFonts w:ascii="Garamond" w:hAnsi="Garamond" w:cs="Times New Roman"/>
          <w:noProof/>
          <w:lang w:val="en-GB"/>
        </w:rPr>
        <w:t>, 426–431 (2019).</w:t>
      </w:r>
    </w:p>
    <w:p w14:paraId="0DAB8AE6"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56.</w:t>
      </w:r>
      <w:r w:rsidRPr="003B051B">
        <w:rPr>
          <w:rFonts w:ascii="Garamond" w:hAnsi="Garamond" w:cs="Times New Roman"/>
          <w:noProof/>
          <w:lang w:val="en-GB"/>
        </w:rPr>
        <w:tab/>
        <w:t xml:space="preserve">Hedges, L. V. &amp; Olkin, I. </w:t>
      </w:r>
      <w:r w:rsidRPr="003B051B">
        <w:rPr>
          <w:rFonts w:ascii="Garamond" w:hAnsi="Garamond" w:cs="Times New Roman"/>
          <w:i/>
          <w:iCs/>
          <w:noProof/>
          <w:lang w:val="en-GB"/>
        </w:rPr>
        <w:t>Statistical Methods for Meta-Analysis</w:t>
      </w:r>
      <w:r w:rsidRPr="003B051B">
        <w:rPr>
          <w:rFonts w:ascii="Garamond" w:hAnsi="Garamond" w:cs="Times New Roman"/>
          <w:noProof/>
          <w:lang w:val="en-GB"/>
        </w:rPr>
        <w:t xml:space="preserve">. </w:t>
      </w:r>
      <w:r w:rsidRPr="003B051B">
        <w:rPr>
          <w:rFonts w:ascii="Garamond" w:hAnsi="Garamond" w:cs="Times New Roman"/>
          <w:i/>
          <w:iCs/>
          <w:noProof/>
          <w:lang w:val="en-GB"/>
        </w:rPr>
        <w:t>Biometrics</w:t>
      </w:r>
      <w:r w:rsidRPr="003B051B">
        <w:rPr>
          <w:rFonts w:ascii="Garamond" w:hAnsi="Garamond" w:cs="Times New Roman"/>
          <w:noProof/>
          <w:lang w:val="en-GB"/>
        </w:rPr>
        <w:t xml:space="preserve"> vol. 42 (Academic Press, 1985).</w:t>
      </w:r>
    </w:p>
    <w:p w14:paraId="08FC5BF2"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57.</w:t>
      </w:r>
      <w:r w:rsidRPr="003B051B">
        <w:rPr>
          <w:rFonts w:ascii="Garamond" w:hAnsi="Garamond" w:cs="Times New Roman"/>
          <w:noProof/>
          <w:lang w:val="en-GB"/>
        </w:rPr>
        <w:tab/>
        <w:t xml:space="preserve">Houle, D., Pélabon, C., Wagner, G. &amp; Hansen, T. F. Measurement and meaning in biology. </w:t>
      </w:r>
      <w:r w:rsidRPr="003B051B">
        <w:rPr>
          <w:rFonts w:ascii="Garamond" w:hAnsi="Garamond" w:cs="Times New Roman"/>
          <w:i/>
          <w:iCs/>
          <w:noProof/>
          <w:lang w:val="en-GB"/>
        </w:rPr>
        <w:t>Q. Rev. Biol.</w:t>
      </w:r>
      <w:r w:rsidRPr="003B051B">
        <w:rPr>
          <w:rFonts w:ascii="Garamond" w:hAnsi="Garamond" w:cs="Times New Roman"/>
          <w:noProof/>
          <w:lang w:val="en-GB"/>
        </w:rPr>
        <w:t xml:space="preserve"> </w:t>
      </w:r>
      <w:r w:rsidRPr="003B051B">
        <w:rPr>
          <w:rFonts w:ascii="Garamond" w:hAnsi="Garamond" w:cs="Times New Roman"/>
          <w:b/>
          <w:bCs/>
          <w:noProof/>
          <w:lang w:val="en-GB"/>
        </w:rPr>
        <w:t>86</w:t>
      </w:r>
      <w:r w:rsidRPr="003B051B">
        <w:rPr>
          <w:rFonts w:ascii="Garamond" w:hAnsi="Garamond" w:cs="Times New Roman"/>
          <w:noProof/>
          <w:lang w:val="en-GB"/>
        </w:rPr>
        <w:t>, 3–34 (2011).</w:t>
      </w:r>
    </w:p>
    <w:p w14:paraId="546003D7"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58.</w:t>
      </w:r>
      <w:r w:rsidRPr="003B051B">
        <w:rPr>
          <w:rFonts w:ascii="Garamond" w:hAnsi="Garamond" w:cs="Times New Roman"/>
          <w:noProof/>
          <w:lang w:val="en-GB"/>
        </w:rPr>
        <w:tab/>
        <w:t xml:space="preserve">Senior, A. M., Viechtbauer, W. &amp; Nakagawa, S. Revisiting and expanding the meta-analysis of variation: The log coefficient of variation ratio. </w:t>
      </w:r>
      <w:r w:rsidRPr="003B051B">
        <w:rPr>
          <w:rFonts w:ascii="Garamond" w:hAnsi="Garamond" w:cs="Times New Roman"/>
          <w:i/>
          <w:iCs/>
          <w:noProof/>
          <w:lang w:val="en-GB"/>
        </w:rPr>
        <w:t>Res. Synth. Methods</w:t>
      </w:r>
      <w:r w:rsidRPr="003B051B">
        <w:rPr>
          <w:rFonts w:ascii="Garamond" w:hAnsi="Garamond" w:cs="Times New Roman"/>
          <w:noProof/>
          <w:lang w:val="en-GB"/>
        </w:rPr>
        <w:t xml:space="preserve"> </w:t>
      </w:r>
      <w:r w:rsidRPr="003B051B">
        <w:rPr>
          <w:rFonts w:ascii="Garamond" w:hAnsi="Garamond" w:cs="Times New Roman"/>
          <w:b/>
          <w:bCs/>
          <w:noProof/>
          <w:lang w:val="en-GB"/>
        </w:rPr>
        <w:t>11</w:t>
      </w:r>
      <w:r w:rsidRPr="003B051B">
        <w:rPr>
          <w:rFonts w:ascii="Garamond" w:hAnsi="Garamond" w:cs="Times New Roman"/>
          <w:noProof/>
          <w:lang w:val="en-GB"/>
        </w:rPr>
        <w:t>, 553–567 (2020).</w:t>
      </w:r>
    </w:p>
    <w:p w14:paraId="02804067"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59.</w:t>
      </w:r>
      <w:r w:rsidRPr="003B051B">
        <w:rPr>
          <w:rFonts w:ascii="Garamond" w:hAnsi="Garamond" w:cs="Times New Roman"/>
          <w:noProof/>
          <w:lang w:val="en-GB"/>
        </w:rPr>
        <w:tab/>
        <w:t xml:space="preserve">Lovich, J. E. &amp; Gibbons, J. W. A review of techniques for quantifying sexual size dimorphism. </w:t>
      </w:r>
      <w:r w:rsidRPr="003B051B">
        <w:rPr>
          <w:rFonts w:ascii="Garamond" w:hAnsi="Garamond" w:cs="Times New Roman"/>
          <w:i/>
          <w:iCs/>
          <w:noProof/>
          <w:lang w:val="en-GB"/>
        </w:rPr>
        <w:t>Growth Dev Aging</w:t>
      </w:r>
      <w:r w:rsidRPr="003B051B">
        <w:rPr>
          <w:rFonts w:ascii="Garamond" w:hAnsi="Garamond" w:cs="Times New Roman"/>
          <w:noProof/>
          <w:lang w:val="en-GB"/>
        </w:rPr>
        <w:t xml:space="preserve"> </w:t>
      </w:r>
      <w:r w:rsidRPr="003B051B">
        <w:rPr>
          <w:rFonts w:ascii="Garamond" w:hAnsi="Garamond" w:cs="Times New Roman"/>
          <w:b/>
          <w:bCs/>
          <w:noProof/>
          <w:lang w:val="en-GB"/>
        </w:rPr>
        <w:t>56</w:t>
      </w:r>
      <w:r w:rsidRPr="003B051B">
        <w:rPr>
          <w:rFonts w:ascii="Garamond" w:hAnsi="Garamond" w:cs="Times New Roman"/>
          <w:noProof/>
          <w:lang w:val="en-GB"/>
        </w:rPr>
        <w:t>, 269–281 (1992).</w:t>
      </w:r>
    </w:p>
    <w:p w14:paraId="0D33551C"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60.</w:t>
      </w:r>
      <w:r w:rsidRPr="003B051B">
        <w:rPr>
          <w:rFonts w:ascii="Garamond" w:hAnsi="Garamond" w:cs="Times New Roman"/>
          <w:noProof/>
          <w:lang w:val="en-GB"/>
        </w:rPr>
        <w:tab/>
        <w:t xml:space="preserve">Dunning Jr, J. B. </w:t>
      </w:r>
      <w:r w:rsidRPr="003B051B">
        <w:rPr>
          <w:rFonts w:ascii="Garamond" w:hAnsi="Garamond" w:cs="Times New Roman"/>
          <w:i/>
          <w:iCs/>
          <w:noProof/>
          <w:lang w:val="en-GB"/>
        </w:rPr>
        <w:t>CRC Handbook of Avian Body Masses</w:t>
      </w:r>
      <w:r w:rsidRPr="003B051B">
        <w:rPr>
          <w:rFonts w:ascii="Garamond" w:hAnsi="Garamond" w:cs="Times New Roman"/>
          <w:noProof/>
          <w:lang w:val="en-GB"/>
        </w:rPr>
        <w:t>. (CRC Press, 2007).</w:t>
      </w:r>
    </w:p>
    <w:p w14:paraId="0554D4AA"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61.</w:t>
      </w:r>
      <w:r w:rsidRPr="003B051B">
        <w:rPr>
          <w:rFonts w:ascii="Garamond" w:hAnsi="Garamond" w:cs="Times New Roman"/>
          <w:noProof/>
          <w:lang w:val="en-GB"/>
        </w:rPr>
        <w:tab/>
        <w:t>R Core Team. R: A language and environment for statistical computing. (2016).</w:t>
      </w:r>
    </w:p>
    <w:p w14:paraId="226F3ECA"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62.</w:t>
      </w:r>
      <w:r w:rsidRPr="003B051B">
        <w:rPr>
          <w:rFonts w:ascii="Garamond" w:hAnsi="Garamond" w:cs="Times New Roman"/>
          <w:noProof/>
          <w:lang w:val="en-GB"/>
        </w:rPr>
        <w:tab/>
        <w:t xml:space="preserve">Viechtbauer, W. Conducting meta-analyses in R with the metafor package. </w:t>
      </w:r>
      <w:r w:rsidRPr="003B051B">
        <w:rPr>
          <w:rFonts w:ascii="Garamond" w:hAnsi="Garamond" w:cs="Times New Roman"/>
          <w:i/>
          <w:iCs/>
          <w:noProof/>
          <w:lang w:val="en-GB"/>
        </w:rPr>
        <w:t>J. Stat. Softw.</w:t>
      </w:r>
      <w:r w:rsidRPr="003B051B">
        <w:rPr>
          <w:rFonts w:ascii="Garamond" w:hAnsi="Garamond" w:cs="Times New Roman"/>
          <w:noProof/>
          <w:lang w:val="en-GB"/>
        </w:rPr>
        <w:t xml:space="preserve"> </w:t>
      </w:r>
      <w:r w:rsidRPr="003B051B">
        <w:rPr>
          <w:rFonts w:ascii="Garamond" w:hAnsi="Garamond" w:cs="Times New Roman"/>
          <w:b/>
          <w:bCs/>
          <w:noProof/>
          <w:lang w:val="en-GB"/>
        </w:rPr>
        <w:t>36</w:t>
      </w:r>
      <w:r w:rsidRPr="003B051B">
        <w:rPr>
          <w:rFonts w:ascii="Garamond" w:hAnsi="Garamond" w:cs="Times New Roman"/>
          <w:noProof/>
          <w:lang w:val="en-GB"/>
        </w:rPr>
        <w:t>, 1–48 (2010).</w:t>
      </w:r>
    </w:p>
    <w:p w14:paraId="20C88914"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63.</w:t>
      </w:r>
      <w:r w:rsidRPr="003B051B">
        <w:rPr>
          <w:rFonts w:ascii="Garamond" w:hAnsi="Garamond" w:cs="Times New Roman"/>
          <w:noProof/>
          <w:lang w:val="en-GB"/>
        </w:rPr>
        <w:tab/>
        <w:t xml:space="preserve">Wolf, M. &amp; Weissing, F. J. An explanatory framework for adaptive personality differences. </w:t>
      </w:r>
      <w:r w:rsidRPr="003B051B">
        <w:rPr>
          <w:rFonts w:ascii="Garamond" w:hAnsi="Garamond" w:cs="Times New Roman"/>
          <w:i/>
          <w:iCs/>
          <w:noProof/>
          <w:lang w:val="en-GB"/>
        </w:rPr>
        <w:t>Philos. Trans. R. Soc. B Biol. Sci.</w:t>
      </w:r>
      <w:r w:rsidRPr="003B051B">
        <w:rPr>
          <w:rFonts w:ascii="Garamond" w:hAnsi="Garamond" w:cs="Times New Roman"/>
          <w:noProof/>
          <w:lang w:val="en-GB"/>
        </w:rPr>
        <w:t xml:space="preserve"> </w:t>
      </w:r>
      <w:r w:rsidRPr="003B051B">
        <w:rPr>
          <w:rFonts w:ascii="Garamond" w:hAnsi="Garamond" w:cs="Times New Roman"/>
          <w:b/>
          <w:bCs/>
          <w:noProof/>
          <w:lang w:val="en-GB"/>
        </w:rPr>
        <w:t>365</w:t>
      </w:r>
      <w:r w:rsidRPr="003B051B">
        <w:rPr>
          <w:rFonts w:ascii="Garamond" w:hAnsi="Garamond" w:cs="Times New Roman"/>
          <w:noProof/>
          <w:lang w:val="en-GB"/>
        </w:rPr>
        <w:t>, 3959–3968 (2010).</w:t>
      </w:r>
    </w:p>
    <w:p w14:paraId="483F91F7"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64.</w:t>
      </w:r>
      <w:r w:rsidRPr="003B051B">
        <w:rPr>
          <w:rFonts w:ascii="Garamond" w:hAnsi="Garamond" w:cs="Times New Roman"/>
          <w:noProof/>
          <w:lang w:val="en-GB"/>
        </w:rPr>
        <w:tab/>
        <w:t xml:space="preserve">Nakagawa, S., Noble, D. W. A., Senior, A. M. &amp; Lagisz, M. Meta-evaluation of meta-analysis: Ten appraisal questions for biologists. </w:t>
      </w:r>
      <w:r w:rsidRPr="003B051B">
        <w:rPr>
          <w:rFonts w:ascii="Garamond" w:hAnsi="Garamond" w:cs="Times New Roman"/>
          <w:i/>
          <w:iCs/>
          <w:noProof/>
          <w:lang w:val="en-GB"/>
        </w:rPr>
        <w:t>BMC Biol.</w:t>
      </w:r>
      <w:r w:rsidRPr="003B051B">
        <w:rPr>
          <w:rFonts w:ascii="Garamond" w:hAnsi="Garamond" w:cs="Times New Roman"/>
          <w:noProof/>
          <w:lang w:val="en-GB"/>
        </w:rPr>
        <w:t xml:space="preserve"> </w:t>
      </w:r>
      <w:r w:rsidRPr="003B051B">
        <w:rPr>
          <w:rFonts w:ascii="Garamond" w:hAnsi="Garamond" w:cs="Times New Roman"/>
          <w:b/>
          <w:bCs/>
          <w:noProof/>
          <w:lang w:val="en-GB"/>
        </w:rPr>
        <w:t>15</w:t>
      </w:r>
      <w:r w:rsidRPr="003B051B">
        <w:rPr>
          <w:rFonts w:ascii="Garamond" w:hAnsi="Garamond" w:cs="Times New Roman"/>
          <w:noProof/>
          <w:lang w:val="en-GB"/>
        </w:rPr>
        <w:t>, 1–14 (2017).</w:t>
      </w:r>
    </w:p>
    <w:p w14:paraId="49CF986E"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65.</w:t>
      </w:r>
      <w:r w:rsidRPr="003B051B">
        <w:rPr>
          <w:rFonts w:ascii="Garamond" w:hAnsi="Garamond" w:cs="Times New Roman"/>
          <w:noProof/>
          <w:lang w:val="en-GB"/>
        </w:rPr>
        <w:tab/>
        <w:t xml:space="preserve">Jetz, W., Thomas, G. H., Joy, J. B., Hartmann, K. &amp; Mooers, A. O. The global diversity of birds in space and time. </w:t>
      </w:r>
      <w:r w:rsidRPr="003B051B">
        <w:rPr>
          <w:rFonts w:ascii="Garamond" w:hAnsi="Garamond" w:cs="Times New Roman"/>
          <w:i/>
          <w:iCs/>
          <w:noProof/>
          <w:lang w:val="en-GB"/>
        </w:rPr>
        <w:t>Nature</w:t>
      </w:r>
      <w:r w:rsidRPr="003B051B">
        <w:rPr>
          <w:rFonts w:ascii="Garamond" w:hAnsi="Garamond" w:cs="Times New Roman"/>
          <w:noProof/>
          <w:lang w:val="en-GB"/>
        </w:rPr>
        <w:t xml:space="preserve"> </w:t>
      </w:r>
      <w:r w:rsidRPr="003B051B">
        <w:rPr>
          <w:rFonts w:ascii="Garamond" w:hAnsi="Garamond" w:cs="Times New Roman"/>
          <w:b/>
          <w:bCs/>
          <w:noProof/>
          <w:lang w:val="en-GB"/>
        </w:rPr>
        <w:t>491</w:t>
      </w:r>
      <w:r w:rsidRPr="003B051B">
        <w:rPr>
          <w:rFonts w:ascii="Garamond" w:hAnsi="Garamond" w:cs="Times New Roman"/>
          <w:noProof/>
          <w:lang w:val="en-GB"/>
        </w:rPr>
        <w:t>, 444–448 (2012).</w:t>
      </w:r>
    </w:p>
    <w:p w14:paraId="3C179CC9"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66.</w:t>
      </w:r>
      <w:r w:rsidRPr="003B051B">
        <w:rPr>
          <w:rFonts w:ascii="Garamond" w:hAnsi="Garamond" w:cs="Times New Roman"/>
          <w:noProof/>
          <w:lang w:val="en-GB"/>
        </w:rPr>
        <w:tab/>
        <w:t xml:space="preserve">Hinchliff, C. E. </w:t>
      </w:r>
      <w:r w:rsidRPr="003B051B">
        <w:rPr>
          <w:rFonts w:ascii="Garamond" w:hAnsi="Garamond" w:cs="Times New Roman"/>
          <w:i/>
          <w:iCs/>
          <w:noProof/>
          <w:lang w:val="en-GB"/>
        </w:rPr>
        <w:t>et al.</w:t>
      </w:r>
      <w:r w:rsidRPr="003B051B">
        <w:rPr>
          <w:rFonts w:ascii="Garamond" w:hAnsi="Garamond" w:cs="Times New Roman"/>
          <w:noProof/>
          <w:lang w:val="en-GB"/>
        </w:rPr>
        <w:t xml:space="preserve"> Synthesis of phylogeny and taxonomy into a comprehensive tree of life. </w:t>
      </w:r>
      <w:r w:rsidRPr="003B051B">
        <w:rPr>
          <w:rFonts w:ascii="Garamond" w:hAnsi="Garamond" w:cs="Times New Roman"/>
          <w:i/>
          <w:iCs/>
          <w:noProof/>
          <w:lang w:val="en-GB"/>
        </w:rPr>
        <w:t>Proc. Natl. Acad. Sci.</w:t>
      </w:r>
      <w:r w:rsidRPr="003B051B">
        <w:rPr>
          <w:rFonts w:ascii="Garamond" w:hAnsi="Garamond" w:cs="Times New Roman"/>
          <w:noProof/>
          <w:lang w:val="en-GB"/>
        </w:rPr>
        <w:t xml:space="preserve"> </w:t>
      </w:r>
      <w:r w:rsidRPr="003B051B">
        <w:rPr>
          <w:rFonts w:ascii="Garamond" w:hAnsi="Garamond" w:cs="Times New Roman"/>
          <w:b/>
          <w:bCs/>
          <w:noProof/>
          <w:lang w:val="en-GB"/>
        </w:rPr>
        <w:t>112</w:t>
      </w:r>
      <w:r w:rsidRPr="003B051B">
        <w:rPr>
          <w:rFonts w:ascii="Garamond" w:hAnsi="Garamond" w:cs="Times New Roman"/>
          <w:noProof/>
          <w:lang w:val="en-GB"/>
        </w:rPr>
        <w:t>, 12764–12769 (2015).</w:t>
      </w:r>
    </w:p>
    <w:p w14:paraId="70E6A947"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lastRenderedPageBreak/>
        <w:t>67.</w:t>
      </w:r>
      <w:r w:rsidRPr="003B051B">
        <w:rPr>
          <w:rFonts w:ascii="Garamond" w:hAnsi="Garamond" w:cs="Times New Roman"/>
          <w:noProof/>
          <w:lang w:val="en-GB"/>
        </w:rPr>
        <w:tab/>
        <w:t xml:space="preserve">Ericson, P. G. P. </w:t>
      </w:r>
      <w:r w:rsidRPr="003B051B">
        <w:rPr>
          <w:rFonts w:ascii="Garamond" w:hAnsi="Garamond" w:cs="Times New Roman"/>
          <w:i/>
          <w:iCs/>
          <w:noProof/>
          <w:lang w:val="en-GB"/>
        </w:rPr>
        <w:t>et al.</w:t>
      </w:r>
      <w:r w:rsidRPr="003B051B">
        <w:rPr>
          <w:rFonts w:ascii="Garamond" w:hAnsi="Garamond" w:cs="Times New Roman"/>
          <w:noProof/>
          <w:lang w:val="en-GB"/>
        </w:rPr>
        <w:t xml:space="preserve"> Diversification of Neoaves: Integration of molecular sequence data and fossils. </w:t>
      </w:r>
      <w:r w:rsidRPr="003B051B">
        <w:rPr>
          <w:rFonts w:ascii="Garamond" w:hAnsi="Garamond" w:cs="Times New Roman"/>
          <w:i/>
          <w:iCs/>
          <w:noProof/>
          <w:lang w:val="en-GB"/>
        </w:rPr>
        <w:t>Biol. Lett.</w:t>
      </w:r>
      <w:r w:rsidRPr="003B051B">
        <w:rPr>
          <w:rFonts w:ascii="Garamond" w:hAnsi="Garamond" w:cs="Times New Roman"/>
          <w:noProof/>
          <w:lang w:val="en-GB"/>
        </w:rPr>
        <w:t xml:space="preserve"> </w:t>
      </w:r>
      <w:r w:rsidRPr="003B051B">
        <w:rPr>
          <w:rFonts w:ascii="Garamond" w:hAnsi="Garamond" w:cs="Times New Roman"/>
          <w:b/>
          <w:bCs/>
          <w:noProof/>
          <w:lang w:val="en-GB"/>
        </w:rPr>
        <w:t>2</w:t>
      </w:r>
      <w:r w:rsidRPr="003B051B">
        <w:rPr>
          <w:rFonts w:ascii="Garamond" w:hAnsi="Garamond" w:cs="Times New Roman"/>
          <w:noProof/>
          <w:lang w:val="en-GB"/>
        </w:rPr>
        <w:t>, 543–547 (2006).</w:t>
      </w:r>
    </w:p>
    <w:p w14:paraId="5BF8F5F6"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68.</w:t>
      </w:r>
      <w:r w:rsidRPr="003B051B">
        <w:rPr>
          <w:rFonts w:ascii="Garamond" w:hAnsi="Garamond" w:cs="Times New Roman"/>
          <w:noProof/>
          <w:lang w:val="en-GB"/>
        </w:rPr>
        <w:tab/>
        <w:t xml:space="preserve">Higgins, J. P. T. &amp; Thompson, S. G. Quantifying heterogeneity in a meta-analysis. </w:t>
      </w:r>
      <w:r w:rsidRPr="003B051B">
        <w:rPr>
          <w:rFonts w:ascii="Garamond" w:hAnsi="Garamond" w:cs="Times New Roman"/>
          <w:i/>
          <w:iCs/>
          <w:noProof/>
          <w:lang w:val="en-GB"/>
        </w:rPr>
        <w:t>Stat. Med.</w:t>
      </w:r>
      <w:r w:rsidRPr="003B051B">
        <w:rPr>
          <w:rFonts w:ascii="Garamond" w:hAnsi="Garamond" w:cs="Times New Roman"/>
          <w:noProof/>
          <w:lang w:val="en-GB"/>
        </w:rPr>
        <w:t xml:space="preserve"> </w:t>
      </w:r>
      <w:r w:rsidRPr="003B051B">
        <w:rPr>
          <w:rFonts w:ascii="Garamond" w:hAnsi="Garamond" w:cs="Times New Roman"/>
          <w:b/>
          <w:bCs/>
          <w:noProof/>
          <w:lang w:val="en-GB"/>
        </w:rPr>
        <w:t>21</w:t>
      </w:r>
      <w:r w:rsidRPr="003B051B">
        <w:rPr>
          <w:rFonts w:ascii="Garamond" w:hAnsi="Garamond" w:cs="Times New Roman"/>
          <w:noProof/>
          <w:lang w:val="en-GB"/>
        </w:rPr>
        <w:t>, 1539–1558 (2002).</w:t>
      </w:r>
    </w:p>
    <w:p w14:paraId="7900D13B"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69.</w:t>
      </w:r>
      <w:r w:rsidRPr="003B051B">
        <w:rPr>
          <w:rFonts w:ascii="Garamond" w:hAnsi="Garamond" w:cs="Times New Roman"/>
          <w:noProof/>
          <w:lang w:val="en-GB"/>
        </w:rPr>
        <w:tab/>
        <w:t xml:space="preserve">Nakagawa, S. &amp; Santos, E. S. A. Methodological issues and advances in biological meta-analysis. </w:t>
      </w:r>
      <w:r w:rsidRPr="003B051B">
        <w:rPr>
          <w:rFonts w:ascii="Garamond" w:hAnsi="Garamond" w:cs="Times New Roman"/>
          <w:i/>
          <w:iCs/>
          <w:noProof/>
          <w:lang w:val="en-GB"/>
        </w:rPr>
        <w:t>Evol. Ecol.</w:t>
      </w:r>
      <w:r w:rsidRPr="003B051B">
        <w:rPr>
          <w:rFonts w:ascii="Garamond" w:hAnsi="Garamond" w:cs="Times New Roman"/>
          <w:noProof/>
          <w:lang w:val="en-GB"/>
        </w:rPr>
        <w:t xml:space="preserve"> </w:t>
      </w:r>
      <w:r w:rsidRPr="003B051B">
        <w:rPr>
          <w:rFonts w:ascii="Garamond" w:hAnsi="Garamond" w:cs="Times New Roman"/>
          <w:b/>
          <w:bCs/>
          <w:noProof/>
          <w:lang w:val="en-GB"/>
        </w:rPr>
        <w:t>26</w:t>
      </w:r>
      <w:r w:rsidRPr="003B051B">
        <w:rPr>
          <w:rFonts w:ascii="Garamond" w:hAnsi="Garamond" w:cs="Times New Roman"/>
          <w:noProof/>
          <w:lang w:val="en-GB"/>
        </w:rPr>
        <w:t>, 1253–1274 (2012).</w:t>
      </w:r>
    </w:p>
    <w:p w14:paraId="2F67AFBB" w14:textId="77777777" w:rsidR="003B051B" w:rsidRPr="003B051B" w:rsidRDefault="003B051B" w:rsidP="003B051B">
      <w:pPr>
        <w:widowControl w:val="0"/>
        <w:autoSpaceDE w:val="0"/>
        <w:autoSpaceDN w:val="0"/>
        <w:adjustRightInd w:val="0"/>
        <w:ind w:left="640" w:hanging="640"/>
        <w:rPr>
          <w:rFonts w:ascii="Garamond" w:hAnsi="Garamond"/>
          <w:noProof/>
        </w:rPr>
      </w:pPr>
      <w:r w:rsidRPr="003B051B">
        <w:rPr>
          <w:rFonts w:ascii="Garamond" w:hAnsi="Garamond" w:cs="Times New Roman"/>
          <w:noProof/>
          <w:lang w:val="en-GB"/>
        </w:rPr>
        <w:t>70.</w:t>
      </w:r>
      <w:r w:rsidRPr="003B051B">
        <w:rPr>
          <w:rFonts w:ascii="Garamond" w:hAnsi="Garamond" w:cs="Times New Roman"/>
          <w:noProof/>
          <w:lang w:val="en-GB"/>
        </w:rPr>
        <w:tab/>
        <w:t xml:space="preserve">Sterne, J. A. C. </w:t>
      </w:r>
      <w:r w:rsidRPr="003B051B">
        <w:rPr>
          <w:rFonts w:ascii="Garamond" w:hAnsi="Garamond" w:cs="Times New Roman"/>
          <w:i/>
          <w:iCs/>
          <w:noProof/>
          <w:lang w:val="en-GB"/>
        </w:rPr>
        <w:t>et al.</w:t>
      </w:r>
      <w:r w:rsidRPr="003B051B">
        <w:rPr>
          <w:rFonts w:ascii="Garamond" w:hAnsi="Garamond" w:cs="Times New Roman"/>
          <w:noProof/>
          <w:lang w:val="en-GB"/>
        </w:rPr>
        <w:t xml:space="preserve"> Recommendations for examining and interpreting funnel plot asymmetry in meta-analyses of randomised controlled trials. </w:t>
      </w:r>
      <w:r w:rsidRPr="003B051B">
        <w:rPr>
          <w:rFonts w:ascii="Garamond" w:hAnsi="Garamond" w:cs="Times New Roman"/>
          <w:i/>
          <w:iCs/>
          <w:noProof/>
          <w:lang w:val="en-GB"/>
        </w:rPr>
        <w:t>BMJ</w:t>
      </w:r>
      <w:r w:rsidRPr="003B051B">
        <w:rPr>
          <w:rFonts w:ascii="Garamond" w:hAnsi="Garamond" w:cs="Times New Roman"/>
          <w:noProof/>
          <w:lang w:val="en-GB"/>
        </w:rPr>
        <w:t xml:space="preserve"> </w:t>
      </w:r>
      <w:r w:rsidRPr="003B051B">
        <w:rPr>
          <w:rFonts w:ascii="Garamond" w:hAnsi="Garamond" w:cs="Times New Roman"/>
          <w:b/>
          <w:bCs/>
          <w:noProof/>
          <w:lang w:val="en-GB"/>
        </w:rPr>
        <w:t>343</w:t>
      </w:r>
      <w:r w:rsidRPr="003B051B">
        <w:rPr>
          <w:rFonts w:ascii="Garamond" w:hAnsi="Garamond" w:cs="Times New Roman"/>
          <w:noProof/>
          <w:lang w:val="en-GB"/>
        </w:rPr>
        <w:t>, d4002 (2011).</w:t>
      </w:r>
    </w:p>
    <w:p w14:paraId="7BB0520A" w14:textId="37CD76F8" w:rsidR="007F6D9E" w:rsidRPr="007E3B63" w:rsidDel="00BD53F1" w:rsidRDefault="00711861" w:rsidP="003B051B">
      <w:pPr>
        <w:widowControl w:val="0"/>
        <w:autoSpaceDE w:val="0"/>
        <w:autoSpaceDN w:val="0"/>
        <w:adjustRightInd w:val="0"/>
        <w:ind w:left="640" w:hanging="640"/>
        <w:rPr>
          <w:del w:id="499" w:author="Lauren Harrison" w:date="2020-09-26T14:30:00Z"/>
          <w:rFonts w:ascii="Garamond" w:hAnsi="Garamond"/>
          <w:color w:val="000000" w:themeColor="text1"/>
        </w:rPr>
      </w:pPr>
      <w:r w:rsidRPr="007E3B63">
        <w:rPr>
          <w:rFonts w:ascii="Garamond" w:hAnsi="Garamond"/>
          <w:color w:val="000000" w:themeColor="text1"/>
        </w:rPr>
        <w:fldChar w:fldCharType="end"/>
      </w:r>
    </w:p>
    <w:p w14:paraId="26D5481E" w14:textId="28738457" w:rsidR="0012297E" w:rsidRPr="007E3B63" w:rsidDel="00BD53F1" w:rsidRDefault="0012297E" w:rsidP="007A70A3">
      <w:pPr>
        <w:widowControl w:val="0"/>
        <w:autoSpaceDE w:val="0"/>
        <w:autoSpaceDN w:val="0"/>
        <w:adjustRightInd w:val="0"/>
        <w:ind w:left="640" w:hanging="640"/>
        <w:rPr>
          <w:del w:id="500" w:author="Lauren Harrison" w:date="2020-09-26T14:30:00Z"/>
          <w:rFonts w:ascii="Garamond" w:hAnsi="Garamond"/>
          <w:color w:val="000000" w:themeColor="text1"/>
        </w:rPr>
      </w:pPr>
    </w:p>
    <w:p w14:paraId="72A8D019" w14:textId="4DE2DFC2" w:rsidR="009A3C13" w:rsidRPr="007E3B63" w:rsidDel="00BD53F1" w:rsidRDefault="009A3C13" w:rsidP="007A70A3">
      <w:pPr>
        <w:widowControl w:val="0"/>
        <w:autoSpaceDE w:val="0"/>
        <w:autoSpaceDN w:val="0"/>
        <w:adjustRightInd w:val="0"/>
        <w:ind w:left="640" w:hanging="640"/>
        <w:rPr>
          <w:del w:id="501" w:author="Lauren Harrison" w:date="2020-09-26T14:30:00Z"/>
          <w:rFonts w:ascii="Garamond" w:hAnsi="Garamond"/>
          <w:color w:val="000000" w:themeColor="text1"/>
        </w:rPr>
      </w:pPr>
    </w:p>
    <w:p w14:paraId="13AEF9F5" w14:textId="3B156760" w:rsidR="009A3C13" w:rsidRPr="007E3B63" w:rsidDel="00BD53F1" w:rsidRDefault="009A3C13" w:rsidP="007A70A3">
      <w:pPr>
        <w:widowControl w:val="0"/>
        <w:autoSpaceDE w:val="0"/>
        <w:autoSpaceDN w:val="0"/>
        <w:adjustRightInd w:val="0"/>
        <w:ind w:left="640" w:hanging="640"/>
        <w:rPr>
          <w:del w:id="502" w:author="Lauren Harrison" w:date="2020-09-26T14:30:00Z"/>
          <w:rFonts w:ascii="Garamond" w:hAnsi="Garamond"/>
          <w:color w:val="000000" w:themeColor="text1"/>
        </w:rPr>
      </w:pPr>
    </w:p>
    <w:p w14:paraId="3F2B92E2" w14:textId="3E1CAF15" w:rsidR="009A3C13" w:rsidRPr="007E3B63" w:rsidDel="00BD53F1" w:rsidRDefault="009A3C13" w:rsidP="007A70A3">
      <w:pPr>
        <w:widowControl w:val="0"/>
        <w:autoSpaceDE w:val="0"/>
        <w:autoSpaceDN w:val="0"/>
        <w:adjustRightInd w:val="0"/>
        <w:ind w:left="640" w:hanging="640"/>
        <w:rPr>
          <w:del w:id="503" w:author="Lauren Harrison" w:date="2020-09-26T14:30:00Z"/>
          <w:rFonts w:ascii="Garamond" w:hAnsi="Garamond"/>
          <w:color w:val="000000" w:themeColor="text1"/>
        </w:rPr>
      </w:pPr>
    </w:p>
    <w:p w14:paraId="1BB8AAE5" w14:textId="77777777" w:rsidR="007A02EE" w:rsidRPr="007E3B63" w:rsidRDefault="007A02EE" w:rsidP="007A70A3">
      <w:pPr>
        <w:widowControl w:val="0"/>
        <w:autoSpaceDE w:val="0"/>
        <w:autoSpaceDN w:val="0"/>
        <w:adjustRightInd w:val="0"/>
        <w:ind w:left="640" w:hanging="640"/>
        <w:rPr>
          <w:rFonts w:ascii="Garamond" w:hAnsi="Garamond"/>
          <w:color w:val="000000" w:themeColor="text1"/>
        </w:rPr>
        <w:pPrChange w:id="504" w:author="Lauren Harrison" w:date="2020-09-26T14:30:00Z">
          <w:pPr/>
        </w:pPrChange>
      </w:pPr>
      <w:r w:rsidRPr="007E3B63">
        <w:rPr>
          <w:rFonts w:ascii="Garamond" w:hAnsi="Garamond"/>
          <w:color w:val="000000" w:themeColor="text1"/>
        </w:rPr>
        <w:br w:type="page"/>
      </w:r>
    </w:p>
    <w:p w14:paraId="636E11A2" w14:textId="63FF37C9" w:rsidR="003E2881" w:rsidRPr="007E3B63" w:rsidRDefault="003E2881" w:rsidP="003E2881">
      <w:pPr>
        <w:rPr>
          <w:rFonts w:ascii="Garamond" w:hAnsi="Garamond"/>
          <w:color w:val="000000" w:themeColor="text1"/>
        </w:rPr>
      </w:pPr>
      <w:r w:rsidRPr="007E3B63">
        <w:rPr>
          <w:rFonts w:ascii="Garamond" w:hAnsi="Garamond"/>
          <w:color w:val="000000" w:themeColor="text1"/>
        </w:rPr>
        <w:lastRenderedPageBreak/>
        <w:t xml:space="preserve">Table 1. </w:t>
      </w:r>
      <w:r w:rsidR="00C864D4" w:rsidRPr="007E3B63">
        <w:rPr>
          <w:rFonts w:ascii="Garamond" w:hAnsi="Garamond"/>
          <w:color w:val="000000" w:themeColor="text1"/>
        </w:rPr>
        <w:t>Multi-level meta-analytic model</w:t>
      </w:r>
      <w:r w:rsidR="003005B3" w:rsidRPr="007E3B63">
        <w:rPr>
          <w:rFonts w:ascii="Garamond" w:hAnsi="Garamond"/>
          <w:color w:val="000000" w:themeColor="text1"/>
        </w:rPr>
        <w:t xml:space="preserve">s for each taxonomic group for </w:t>
      </w:r>
      <w:r w:rsidR="002B0571" w:rsidRPr="007E3B63">
        <w:rPr>
          <w:rFonts w:ascii="Garamond" w:hAnsi="Garamond"/>
          <w:color w:val="000000" w:themeColor="text1"/>
        </w:rPr>
        <w:t xml:space="preserve">a sex </w:t>
      </w:r>
      <w:r w:rsidR="003005B3" w:rsidRPr="007E3B63">
        <w:rPr>
          <w:rFonts w:ascii="Garamond" w:hAnsi="Garamond"/>
          <w:color w:val="000000" w:themeColor="text1"/>
        </w:rPr>
        <w:t xml:space="preserve">difference in </w:t>
      </w:r>
      <w:r w:rsidR="002B0571" w:rsidRPr="007E3B63">
        <w:rPr>
          <w:rFonts w:ascii="Garamond" w:hAnsi="Garamond"/>
          <w:color w:val="000000" w:themeColor="text1"/>
        </w:rPr>
        <w:t xml:space="preserve">the </w:t>
      </w:r>
      <w:r w:rsidR="003005B3" w:rsidRPr="007E3B63">
        <w:rPr>
          <w:rFonts w:ascii="Garamond" w:hAnsi="Garamond"/>
          <w:color w:val="000000" w:themeColor="text1"/>
        </w:rPr>
        <w:t>mean (SMD) and variability (</w:t>
      </w:r>
      <w:proofErr w:type="spellStart"/>
      <w:r w:rsidR="003005B3" w:rsidRPr="007E3B63">
        <w:rPr>
          <w:rFonts w:ascii="Garamond" w:hAnsi="Garamond"/>
          <w:color w:val="000000" w:themeColor="text1"/>
        </w:rPr>
        <w:t>lnCVR</w:t>
      </w:r>
      <w:proofErr w:type="spellEnd"/>
      <w:r w:rsidR="003005B3" w:rsidRPr="007E3B63">
        <w:rPr>
          <w:rFonts w:ascii="Garamond" w:hAnsi="Garamond"/>
          <w:color w:val="000000" w:themeColor="text1"/>
        </w:rPr>
        <w:t xml:space="preserve">) </w:t>
      </w:r>
      <w:r w:rsidR="002B0571" w:rsidRPr="007E3B63">
        <w:rPr>
          <w:rFonts w:ascii="Garamond" w:hAnsi="Garamond"/>
          <w:color w:val="000000" w:themeColor="text1"/>
        </w:rPr>
        <w:t>in personality traits</w:t>
      </w:r>
      <w:r w:rsidR="003005B3" w:rsidRPr="007E3B63">
        <w:rPr>
          <w:rFonts w:ascii="Garamond" w:hAnsi="Garamond"/>
          <w:color w:val="000000" w:themeColor="text1"/>
        </w:rPr>
        <w:t>.</w:t>
      </w:r>
      <w:r w:rsidR="003A6CCD" w:rsidRPr="007E3B63">
        <w:rPr>
          <w:rFonts w:ascii="Garamond" w:hAnsi="Garamond"/>
          <w:color w:val="000000" w:themeColor="text1"/>
        </w:rPr>
        <w:t xml:space="preserve"> P</w:t>
      </w:r>
      <w:r w:rsidR="003D6888" w:rsidRPr="007E3B63">
        <w:rPr>
          <w:rFonts w:ascii="Garamond" w:hAnsi="Garamond"/>
          <w:color w:val="000000" w:themeColor="text1"/>
        </w:rPr>
        <w:t xml:space="preserve">ositive </w:t>
      </w:r>
      <w:r w:rsidR="00782000" w:rsidRPr="007E3B63">
        <w:rPr>
          <w:rFonts w:ascii="Garamond" w:hAnsi="Garamond"/>
          <w:color w:val="000000" w:themeColor="text1"/>
        </w:rPr>
        <w:t>estimates</w:t>
      </w:r>
      <w:r w:rsidR="003D6888" w:rsidRPr="007E3B63">
        <w:rPr>
          <w:rFonts w:ascii="Garamond" w:hAnsi="Garamond"/>
          <w:color w:val="000000" w:themeColor="text1"/>
        </w:rPr>
        <w:t xml:space="preserve"> </w:t>
      </w:r>
      <w:r w:rsidR="009303AF" w:rsidRPr="007E3B63">
        <w:rPr>
          <w:rFonts w:ascii="Garamond" w:hAnsi="Garamond"/>
          <w:color w:val="000000" w:themeColor="text1"/>
        </w:rPr>
        <w:t xml:space="preserve">indicate </w:t>
      </w:r>
      <w:r w:rsidR="002B0571" w:rsidRPr="007E3B63">
        <w:rPr>
          <w:rFonts w:ascii="Garamond" w:hAnsi="Garamond"/>
          <w:color w:val="000000" w:themeColor="text1"/>
        </w:rPr>
        <w:t xml:space="preserve">that the </w:t>
      </w:r>
      <w:r w:rsidR="00654CAB" w:rsidRPr="007E3B63">
        <w:rPr>
          <w:rFonts w:ascii="Garamond" w:hAnsi="Garamond"/>
          <w:color w:val="000000" w:themeColor="text1"/>
        </w:rPr>
        <w:t xml:space="preserve">mean </w:t>
      </w:r>
      <w:r w:rsidR="002B0571" w:rsidRPr="007E3B63">
        <w:rPr>
          <w:rFonts w:ascii="Garamond" w:hAnsi="Garamond"/>
          <w:color w:val="000000" w:themeColor="text1"/>
        </w:rPr>
        <w:t>or</w:t>
      </w:r>
      <w:r w:rsidR="00654CAB" w:rsidRPr="007E3B63">
        <w:rPr>
          <w:rFonts w:ascii="Garamond" w:hAnsi="Garamond"/>
          <w:color w:val="000000" w:themeColor="text1"/>
        </w:rPr>
        <w:t xml:space="preserve"> variability </w:t>
      </w:r>
      <w:r w:rsidR="002B0571" w:rsidRPr="007E3B63">
        <w:rPr>
          <w:rFonts w:ascii="Garamond" w:hAnsi="Garamond"/>
          <w:color w:val="000000" w:themeColor="text1"/>
        </w:rPr>
        <w:t>in</w:t>
      </w:r>
      <w:r w:rsidR="00654CAB" w:rsidRPr="007E3B63">
        <w:rPr>
          <w:rFonts w:ascii="Garamond" w:hAnsi="Garamond"/>
          <w:color w:val="000000" w:themeColor="text1"/>
        </w:rPr>
        <w:t xml:space="preserve"> </w:t>
      </w:r>
      <w:r w:rsidR="003D6888" w:rsidRPr="007E3B63">
        <w:rPr>
          <w:rFonts w:ascii="Garamond" w:hAnsi="Garamond"/>
          <w:color w:val="000000" w:themeColor="text1"/>
        </w:rPr>
        <w:t>personalit</w:t>
      </w:r>
      <w:r w:rsidR="00654CAB" w:rsidRPr="007E3B63">
        <w:rPr>
          <w:rFonts w:ascii="Garamond" w:hAnsi="Garamond"/>
          <w:color w:val="000000" w:themeColor="text1"/>
        </w:rPr>
        <w:t xml:space="preserve">y </w:t>
      </w:r>
      <w:r w:rsidR="002B0571" w:rsidRPr="007E3B63">
        <w:rPr>
          <w:rFonts w:ascii="Garamond" w:hAnsi="Garamond"/>
          <w:color w:val="000000" w:themeColor="text1"/>
        </w:rPr>
        <w:t>is greater for males</w:t>
      </w:r>
      <w:r w:rsidR="00782000" w:rsidRPr="007E3B63">
        <w:rPr>
          <w:rFonts w:ascii="Garamond" w:hAnsi="Garamond"/>
          <w:color w:val="000000" w:themeColor="text1"/>
        </w:rPr>
        <w:t xml:space="preserve"> than females</w:t>
      </w:r>
      <w:r w:rsidR="003D6888" w:rsidRPr="007E3B63">
        <w:rPr>
          <w:rFonts w:ascii="Garamond" w:hAnsi="Garamond"/>
          <w:color w:val="000000" w:themeColor="text1"/>
        </w:rPr>
        <w:t>.</w:t>
      </w:r>
      <w:r w:rsidR="004A15F9">
        <w:rPr>
          <w:rFonts w:ascii="Garamond" w:hAnsi="Garamond"/>
          <w:color w:val="000000" w:themeColor="text1"/>
        </w:rPr>
        <w:t xml:space="preserve"> </w:t>
      </w:r>
    </w:p>
    <w:p w14:paraId="10A7539D" w14:textId="77777777" w:rsidR="003E2881" w:rsidRPr="007E3B63" w:rsidRDefault="003E2881" w:rsidP="003E2881">
      <w:pPr>
        <w:rPr>
          <w:rFonts w:ascii="Garamond" w:hAnsi="Garamond"/>
          <w:color w:val="000000" w:themeColor="text1"/>
        </w:rPr>
      </w:pPr>
    </w:p>
    <w:tbl>
      <w:tblPr>
        <w:tblStyle w:val="TableGrid"/>
        <w:tblW w:w="9214" w:type="dxa"/>
        <w:tblInd w:w="-5" w:type="dxa"/>
        <w:tblBorders>
          <w:insideH w:val="none" w:sz="0" w:space="0" w:color="auto"/>
          <w:insideV w:val="none" w:sz="0" w:space="0" w:color="auto"/>
        </w:tblBorders>
        <w:tblLayout w:type="fixed"/>
        <w:tblLook w:val="04A0" w:firstRow="1" w:lastRow="0" w:firstColumn="1" w:lastColumn="0" w:noHBand="0" w:noVBand="1"/>
      </w:tblPr>
      <w:tblGrid>
        <w:gridCol w:w="1843"/>
        <w:gridCol w:w="851"/>
        <w:gridCol w:w="992"/>
        <w:gridCol w:w="1154"/>
        <w:gridCol w:w="814"/>
        <w:gridCol w:w="815"/>
        <w:gridCol w:w="1057"/>
        <w:gridCol w:w="838"/>
        <w:gridCol w:w="850"/>
      </w:tblGrid>
      <w:tr w:rsidR="00343676" w:rsidRPr="007E3B63" w14:paraId="0703E2C6" w14:textId="231312A8" w:rsidTr="00FA7117">
        <w:tc>
          <w:tcPr>
            <w:tcW w:w="1843" w:type="dxa"/>
            <w:tcBorders>
              <w:top w:val="single" w:sz="4" w:space="0" w:color="auto"/>
              <w:bottom w:val="single" w:sz="4" w:space="0" w:color="auto"/>
            </w:tcBorders>
          </w:tcPr>
          <w:p w14:paraId="7E3F66C1" w14:textId="77777777" w:rsidR="00343676" w:rsidRPr="00343676" w:rsidRDefault="00343676" w:rsidP="003D6888">
            <w:pPr>
              <w:spacing w:line="276" w:lineRule="auto"/>
              <w:rPr>
                <w:rFonts w:ascii="Garamond" w:hAnsi="Garamond"/>
                <w:b/>
                <w:color w:val="000000" w:themeColor="text1"/>
                <w:sz w:val="18"/>
                <w:szCs w:val="18"/>
              </w:rPr>
            </w:pPr>
            <w:r w:rsidRPr="00343676">
              <w:rPr>
                <w:rFonts w:ascii="Garamond" w:hAnsi="Garamond"/>
                <w:b/>
                <w:color w:val="000000" w:themeColor="text1"/>
                <w:sz w:val="18"/>
                <w:szCs w:val="18"/>
              </w:rPr>
              <w:t>Parameters</w:t>
            </w:r>
          </w:p>
        </w:tc>
        <w:tc>
          <w:tcPr>
            <w:tcW w:w="851" w:type="dxa"/>
            <w:tcBorders>
              <w:top w:val="single" w:sz="4" w:space="0" w:color="auto"/>
              <w:bottom w:val="single" w:sz="4" w:space="0" w:color="auto"/>
            </w:tcBorders>
          </w:tcPr>
          <w:p w14:paraId="6155E735" w14:textId="6AC5689B" w:rsidR="00343676" w:rsidRPr="00343676" w:rsidRDefault="00150329"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Overall mean</w:t>
            </w:r>
          </w:p>
        </w:tc>
        <w:tc>
          <w:tcPr>
            <w:tcW w:w="992" w:type="dxa"/>
            <w:tcBorders>
              <w:top w:val="single" w:sz="4" w:space="0" w:color="auto"/>
              <w:bottom w:val="single" w:sz="4" w:space="0" w:color="auto"/>
            </w:tcBorders>
          </w:tcPr>
          <w:p w14:paraId="3793C814" w14:textId="77777777" w:rsidR="00343676" w:rsidRPr="00343676" w:rsidRDefault="00343676" w:rsidP="003005B3">
            <w:pPr>
              <w:spacing w:line="276" w:lineRule="auto"/>
              <w:jc w:val="center"/>
              <w:rPr>
                <w:rFonts w:ascii="Garamond" w:hAnsi="Garamond"/>
                <w:b/>
                <w:color w:val="000000" w:themeColor="text1"/>
                <w:sz w:val="18"/>
                <w:szCs w:val="18"/>
              </w:rPr>
            </w:pPr>
            <w:r w:rsidRPr="00343676">
              <w:rPr>
                <w:rFonts w:ascii="Garamond" w:hAnsi="Garamond"/>
                <w:b/>
                <w:color w:val="000000" w:themeColor="text1"/>
                <w:sz w:val="18"/>
                <w:szCs w:val="18"/>
              </w:rPr>
              <w:t>95% CI</w:t>
            </w:r>
          </w:p>
        </w:tc>
        <w:tc>
          <w:tcPr>
            <w:tcW w:w="1154" w:type="dxa"/>
            <w:tcBorders>
              <w:top w:val="single" w:sz="4" w:space="0" w:color="auto"/>
              <w:bottom w:val="single" w:sz="4" w:space="0" w:color="auto"/>
            </w:tcBorders>
          </w:tcPr>
          <w:p w14:paraId="3B6F695A" w14:textId="116FBBC3" w:rsidR="00343676" w:rsidRPr="00343676" w:rsidRDefault="00343676" w:rsidP="003005B3">
            <w:pPr>
              <w:spacing w:line="276" w:lineRule="auto"/>
              <w:jc w:val="center"/>
              <w:rPr>
                <w:rFonts w:ascii="Garamond" w:hAnsi="Garamond"/>
                <w:b/>
                <w:color w:val="000000" w:themeColor="text1"/>
                <w:sz w:val="18"/>
                <w:szCs w:val="18"/>
              </w:rPr>
            </w:pPr>
            <w:r w:rsidRPr="00343676">
              <w:rPr>
                <w:rFonts w:ascii="Garamond" w:hAnsi="Garamond"/>
                <w:b/>
                <w:color w:val="000000" w:themeColor="text1"/>
                <w:sz w:val="18"/>
                <w:szCs w:val="18"/>
              </w:rPr>
              <w:t>Prediction interval</w:t>
            </w:r>
          </w:p>
        </w:tc>
        <w:tc>
          <w:tcPr>
            <w:tcW w:w="814" w:type="dxa"/>
            <w:tcBorders>
              <w:top w:val="single" w:sz="4" w:space="0" w:color="auto"/>
              <w:bottom w:val="single" w:sz="4" w:space="0" w:color="auto"/>
            </w:tcBorders>
          </w:tcPr>
          <w:p w14:paraId="3C29837A" w14:textId="33EE153E" w:rsidR="00343676" w:rsidRPr="00343676" w:rsidRDefault="00343676" w:rsidP="003005B3">
            <w:pPr>
              <w:spacing w:line="276" w:lineRule="auto"/>
              <w:jc w:val="center"/>
              <w:rPr>
                <w:rFonts w:ascii="Garamond" w:hAnsi="Garamond"/>
                <w:b/>
                <w:i/>
                <w:color w:val="000000" w:themeColor="text1"/>
                <w:sz w:val="18"/>
                <w:szCs w:val="18"/>
              </w:rPr>
            </w:pPr>
            <w:r w:rsidRPr="00343676">
              <w:rPr>
                <w:rFonts w:ascii="Garamond" w:hAnsi="Garamond"/>
                <w:b/>
                <w:i/>
                <w:color w:val="000000" w:themeColor="text1"/>
                <w:sz w:val="18"/>
                <w:szCs w:val="18"/>
              </w:rPr>
              <w:t xml:space="preserve">t </w:t>
            </w:r>
            <w:r w:rsidRPr="00343676">
              <w:rPr>
                <w:rFonts w:ascii="Garamond" w:hAnsi="Garamond"/>
                <w:b/>
                <w:iCs/>
                <w:color w:val="000000" w:themeColor="text1"/>
                <w:sz w:val="18"/>
                <w:szCs w:val="18"/>
              </w:rPr>
              <w:t>score</w:t>
            </w:r>
          </w:p>
        </w:tc>
        <w:tc>
          <w:tcPr>
            <w:tcW w:w="815" w:type="dxa"/>
            <w:tcBorders>
              <w:top w:val="single" w:sz="4" w:space="0" w:color="auto"/>
              <w:bottom w:val="single" w:sz="4" w:space="0" w:color="auto"/>
            </w:tcBorders>
          </w:tcPr>
          <w:p w14:paraId="1FA5BABC" w14:textId="77777777" w:rsidR="00343676" w:rsidRPr="00343676" w:rsidRDefault="00343676" w:rsidP="003005B3">
            <w:pPr>
              <w:spacing w:line="276" w:lineRule="auto"/>
              <w:jc w:val="center"/>
              <w:rPr>
                <w:rFonts w:ascii="Garamond" w:hAnsi="Garamond"/>
                <w:b/>
                <w:color w:val="000000" w:themeColor="text1"/>
                <w:sz w:val="18"/>
                <w:szCs w:val="18"/>
              </w:rPr>
            </w:pPr>
            <w:r w:rsidRPr="00343676">
              <w:rPr>
                <w:rFonts w:ascii="Garamond" w:hAnsi="Garamond"/>
                <w:b/>
                <w:i/>
                <w:color w:val="000000" w:themeColor="text1"/>
                <w:sz w:val="18"/>
                <w:szCs w:val="18"/>
              </w:rPr>
              <w:t>p</w:t>
            </w:r>
            <w:r w:rsidRPr="00343676">
              <w:rPr>
                <w:rFonts w:ascii="Garamond" w:hAnsi="Garamond"/>
                <w:b/>
                <w:color w:val="000000" w:themeColor="text1"/>
                <w:sz w:val="18"/>
                <w:szCs w:val="18"/>
              </w:rPr>
              <w:t>-value</w:t>
            </w:r>
          </w:p>
        </w:tc>
        <w:tc>
          <w:tcPr>
            <w:tcW w:w="1057" w:type="dxa"/>
            <w:tcBorders>
              <w:top w:val="single" w:sz="4" w:space="0" w:color="auto"/>
              <w:bottom w:val="single" w:sz="4" w:space="0" w:color="auto"/>
            </w:tcBorders>
          </w:tcPr>
          <w:p w14:paraId="33F988DA" w14:textId="77777777" w:rsidR="00343676" w:rsidRPr="00343676" w:rsidRDefault="00343676" w:rsidP="003005B3">
            <w:pPr>
              <w:spacing w:line="276" w:lineRule="auto"/>
              <w:jc w:val="center"/>
              <w:rPr>
                <w:rFonts w:ascii="Garamond" w:hAnsi="Garamond"/>
                <w:b/>
                <w:color w:val="000000" w:themeColor="text1"/>
                <w:sz w:val="18"/>
                <w:szCs w:val="18"/>
              </w:rPr>
            </w:pPr>
            <w:r w:rsidRPr="00343676">
              <w:rPr>
                <w:rFonts w:ascii="Garamond" w:hAnsi="Garamond"/>
                <w:b/>
                <w:i/>
                <w:color w:val="000000" w:themeColor="text1"/>
                <w:sz w:val="18"/>
                <w:szCs w:val="18"/>
              </w:rPr>
              <w:t>n</w:t>
            </w:r>
            <w:r w:rsidRPr="00343676">
              <w:rPr>
                <w:rFonts w:ascii="Garamond" w:hAnsi="Garamond"/>
                <w:b/>
                <w:color w:val="000000" w:themeColor="text1"/>
                <w:sz w:val="18"/>
                <w:szCs w:val="18"/>
              </w:rPr>
              <w:t xml:space="preserve"> effect sizes</w:t>
            </w:r>
          </w:p>
        </w:tc>
        <w:tc>
          <w:tcPr>
            <w:tcW w:w="838" w:type="dxa"/>
            <w:tcBorders>
              <w:top w:val="single" w:sz="4" w:space="0" w:color="auto"/>
              <w:bottom w:val="single" w:sz="4" w:space="0" w:color="auto"/>
            </w:tcBorders>
          </w:tcPr>
          <w:p w14:paraId="5A8ECC8D" w14:textId="5D23AB7F" w:rsidR="00343676" w:rsidRPr="00343676" w:rsidRDefault="00343676" w:rsidP="003005B3">
            <w:pPr>
              <w:spacing w:line="276" w:lineRule="auto"/>
              <w:jc w:val="center"/>
              <w:rPr>
                <w:rFonts w:ascii="Garamond" w:hAnsi="Garamond"/>
                <w:b/>
                <w:i/>
                <w:color w:val="000000" w:themeColor="text1"/>
                <w:sz w:val="18"/>
                <w:szCs w:val="18"/>
              </w:rPr>
            </w:pPr>
            <w:r>
              <w:rPr>
                <w:rFonts w:ascii="Garamond" w:hAnsi="Garamond"/>
                <w:b/>
                <w:i/>
                <w:color w:val="000000" w:themeColor="text1"/>
                <w:sz w:val="18"/>
                <w:szCs w:val="18"/>
              </w:rPr>
              <w:t>n studies</w:t>
            </w:r>
          </w:p>
        </w:tc>
        <w:tc>
          <w:tcPr>
            <w:tcW w:w="850" w:type="dxa"/>
            <w:tcBorders>
              <w:top w:val="single" w:sz="4" w:space="0" w:color="auto"/>
              <w:bottom w:val="single" w:sz="4" w:space="0" w:color="auto"/>
            </w:tcBorders>
          </w:tcPr>
          <w:p w14:paraId="2DBF839C" w14:textId="32EEAA57" w:rsidR="00343676" w:rsidRPr="00343676" w:rsidRDefault="00343676" w:rsidP="003005B3">
            <w:pPr>
              <w:spacing w:line="276" w:lineRule="auto"/>
              <w:jc w:val="center"/>
              <w:rPr>
                <w:rFonts w:ascii="Garamond" w:hAnsi="Garamond"/>
                <w:b/>
                <w:i/>
                <w:color w:val="000000" w:themeColor="text1"/>
                <w:sz w:val="18"/>
                <w:szCs w:val="18"/>
              </w:rPr>
            </w:pPr>
            <w:r>
              <w:rPr>
                <w:rFonts w:ascii="Garamond" w:hAnsi="Garamond"/>
                <w:b/>
                <w:i/>
                <w:color w:val="000000" w:themeColor="text1"/>
                <w:sz w:val="18"/>
                <w:szCs w:val="18"/>
              </w:rPr>
              <w:t>n species</w:t>
            </w:r>
          </w:p>
        </w:tc>
      </w:tr>
      <w:tr w:rsidR="00343676" w:rsidRPr="007E3B63" w14:paraId="1CEC74DC" w14:textId="2728C393" w:rsidTr="00FA7117">
        <w:tc>
          <w:tcPr>
            <w:tcW w:w="1843" w:type="dxa"/>
            <w:tcBorders>
              <w:top w:val="single" w:sz="4" w:space="0" w:color="auto"/>
            </w:tcBorders>
          </w:tcPr>
          <w:p w14:paraId="3B1F75A9" w14:textId="38B71E35" w:rsidR="00343676" w:rsidRPr="00343676" w:rsidRDefault="00343676" w:rsidP="003005B3">
            <w:pPr>
              <w:spacing w:line="276" w:lineRule="auto"/>
              <w:rPr>
                <w:rFonts w:ascii="Garamond" w:hAnsi="Garamond"/>
                <w:i/>
                <w:color w:val="000000" w:themeColor="text1"/>
                <w:sz w:val="18"/>
                <w:szCs w:val="18"/>
              </w:rPr>
            </w:pPr>
            <w:r w:rsidRPr="00343676">
              <w:rPr>
                <w:rFonts w:ascii="Garamond" w:hAnsi="Garamond"/>
                <w:i/>
                <w:color w:val="000000" w:themeColor="text1"/>
                <w:sz w:val="18"/>
                <w:szCs w:val="18"/>
              </w:rPr>
              <w:t>SMD (Hedge’s g</w:t>
            </w:r>
            <w:r w:rsidR="00A70FFA">
              <w:rPr>
                <w:rFonts w:ascii="Garamond" w:hAnsi="Garamond"/>
                <w:i/>
                <w:color w:val="000000" w:themeColor="text1"/>
                <w:sz w:val="18"/>
                <w:szCs w:val="18"/>
              </w:rPr>
              <w:t xml:space="preserve"> - </w:t>
            </w:r>
            <w:r w:rsidR="00150329">
              <w:rPr>
                <w:rFonts w:ascii="Garamond" w:hAnsi="Garamond"/>
                <w:i/>
                <w:color w:val="000000" w:themeColor="text1"/>
                <w:sz w:val="18"/>
                <w:szCs w:val="18"/>
              </w:rPr>
              <w:t>Mean)</w:t>
            </w:r>
          </w:p>
        </w:tc>
        <w:tc>
          <w:tcPr>
            <w:tcW w:w="851" w:type="dxa"/>
            <w:tcBorders>
              <w:top w:val="single" w:sz="4" w:space="0" w:color="auto"/>
            </w:tcBorders>
          </w:tcPr>
          <w:p w14:paraId="40F1A2EB" w14:textId="77777777" w:rsidR="00343676" w:rsidRPr="00343676" w:rsidRDefault="00343676" w:rsidP="003005B3">
            <w:pPr>
              <w:spacing w:line="276" w:lineRule="auto"/>
              <w:jc w:val="center"/>
              <w:rPr>
                <w:rFonts w:ascii="Garamond" w:hAnsi="Garamond"/>
                <w:color w:val="000000" w:themeColor="text1"/>
                <w:sz w:val="18"/>
                <w:szCs w:val="18"/>
              </w:rPr>
            </w:pPr>
          </w:p>
        </w:tc>
        <w:tc>
          <w:tcPr>
            <w:tcW w:w="992" w:type="dxa"/>
            <w:tcBorders>
              <w:top w:val="single" w:sz="4" w:space="0" w:color="auto"/>
            </w:tcBorders>
          </w:tcPr>
          <w:p w14:paraId="1103F900" w14:textId="77777777" w:rsidR="00343676" w:rsidRPr="00343676" w:rsidRDefault="00343676" w:rsidP="003005B3">
            <w:pPr>
              <w:spacing w:line="276" w:lineRule="auto"/>
              <w:jc w:val="center"/>
              <w:rPr>
                <w:rFonts w:ascii="Garamond" w:hAnsi="Garamond"/>
                <w:color w:val="000000" w:themeColor="text1"/>
                <w:sz w:val="18"/>
                <w:szCs w:val="18"/>
              </w:rPr>
            </w:pPr>
          </w:p>
        </w:tc>
        <w:tc>
          <w:tcPr>
            <w:tcW w:w="1154" w:type="dxa"/>
            <w:tcBorders>
              <w:top w:val="single" w:sz="4" w:space="0" w:color="auto"/>
            </w:tcBorders>
          </w:tcPr>
          <w:p w14:paraId="6074307E" w14:textId="77777777" w:rsidR="00343676" w:rsidRPr="00343676" w:rsidRDefault="00343676" w:rsidP="003005B3">
            <w:pPr>
              <w:spacing w:line="276" w:lineRule="auto"/>
              <w:jc w:val="center"/>
              <w:rPr>
                <w:rFonts w:ascii="Garamond" w:hAnsi="Garamond"/>
                <w:color w:val="000000" w:themeColor="text1"/>
                <w:sz w:val="18"/>
                <w:szCs w:val="18"/>
              </w:rPr>
            </w:pPr>
          </w:p>
        </w:tc>
        <w:tc>
          <w:tcPr>
            <w:tcW w:w="814" w:type="dxa"/>
            <w:tcBorders>
              <w:top w:val="single" w:sz="4" w:space="0" w:color="auto"/>
            </w:tcBorders>
          </w:tcPr>
          <w:p w14:paraId="64753427" w14:textId="77777777" w:rsidR="00343676" w:rsidRPr="00343676" w:rsidRDefault="00343676" w:rsidP="003005B3">
            <w:pPr>
              <w:spacing w:line="276" w:lineRule="auto"/>
              <w:jc w:val="center"/>
              <w:rPr>
                <w:rFonts w:ascii="Garamond" w:hAnsi="Garamond"/>
                <w:color w:val="000000" w:themeColor="text1"/>
                <w:sz w:val="18"/>
                <w:szCs w:val="18"/>
              </w:rPr>
            </w:pPr>
          </w:p>
        </w:tc>
        <w:tc>
          <w:tcPr>
            <w:tcW w:w="815" w:type="dxa"/>
            <w:tcBorders>
              <w:top w:val="single" w:sz="4" w:space="0" w:color="auto"/>
            </w:tcBorders>
          </w:tcPr>
          <w:p w14:paraId="7F5EA8F6" w14:textId="77777777" w:rsidR="00343676" w:rsidRPr="00343676" w:rsidRDefault="00343676" w:rsidP="003005B3">
            <w:pPr>
              <w:spacing w:line="276" w:lineRule="auto"/>
              <w:jc w:val="center"/>
              <w:rPr>
                <w:rFonts w:ascii="Garamond" w:hAnsi="Garamond"/>
                <w:color w:val="000000" w:themeColor="text1"/>
                <w:sz w:val="18"/>
                <w:szCs w:val="18"/>
              </w:rPr>
            </w:pPr>
          </w:p>
        </w:tc>
        <w:tc>
          <w:tcPr>
            <w:tcW w:w="1057" w:type="dxa"/>
            <w:tcBorders>
              <w:top w:val="single" w:sz="4" w:space="0" w:color="auto"/>
            </w:tcBorders>
          </w:tcPr>
          <w:p w14:paraId="6D84DBAD" w14:textId="77777777" w:rsidR="00343676" w:rsidRPr="00343676" w:rsidRDefault="00343676" w:rsidP="003005B3">
            <w:pPr>
              <w:spacing w:line="276" w:lineRule="auto"/>
              <w:jc w:val="center"/>
              <w:rPr>
                <w:rFonts w:ascii="Garamond" w:hAnsi="Garamond"/>
                <w:color w:val="000000" w:themeColor="text1"/>
                <w:sz w:val="18"/>
                <w:szCs w:val="18"/>
              </w:rPr>
            </w:pPr>
          </w:p>
        </w:tc>
        <w:tc>
          <w:tcPr>
            <w:tcW w:w="838" w:type="dxa"/>
            <w:tcBorders>
              <w:top w:val="single" w:sz="4" w:space="0" w:color="auto"/>
            </w:tcBorders>
          </w:tcPr>
          <w:p w14:paraId="3E1E3E92" w14:textId="77777777" w:rsidR="00343676" w:rsidRPr="00343676" w:rsidRDefault="00343676" w:rsidP="003005B3">
            <w:pPr>
              <w:spacing w:line="276" w:lineRule="auto"/>
              <w:jc w:val="center"/>
              <w:rPr>
                <w:rFonts w:ascii="Garamond" w:hAnsi="Garamond"/>
                <w:color w:val="000000" w:themeColor="text1"/>
                <w:sz w:val="18"/>
                <w:szCs w:val="18"/>
              </w:rPr>
            </w:pPr>
          </w:p>
        </w:tc>
        <w:tc>
          <w:tcPr>
            <w:tcW w:w="850" w:type="dxa"/>
            <w:tcBorders>
              <w:top w:val="single" w:sz="4" w:space="0" w:color="auto"/>
            </w:tcBorders>
          </w:tcPr>
          <w:p w14:paraId="61E3B851" w14:textId="77777777" w:rsidR="00343676" w:rsidRPr="00343676" w:rsidRDefault="00343676" w:rsidP="003005B3">
            <w:pPr>
              <w:spacing w:line="276" w:lineRule="auto"/>
              <w:jc w:val="center"/>
              <w:rPr>
                <w:rFonts w:ascii="Garamond" w:hAnsi="Garamond"/>
                <w:color w:val="000000" w:themeColor="text1"/>
                <w:sz w:val="18"/>
                <w:szCs w:val="18"/>
              </w:rPr>
            </w:pPr>
          </w:p>
        </w:tc>
      </w:tr>
      <w:tr w:rsidR="00343676" w:rsidRPr="007E3B63" w14:paraId="032E40F0" w14:textId="7822D410" w:rsidTr="00FA7117">
        <w:tc>
          <w:tcPr>
            <w:tcW w:w="1843" w:type="dxa"/>
          </w:tcPr>
          <w:p w14:paraId="364BDCE3"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Mammals</w:t>
            </w:r>
          </w:p>
        </w:tc>
        <w:tc>
          <w:tcPr>
            <w:tcW w:w="851" w:type="dxa"/>
          </w:tcPr>
          <w:p w14:paraId="1765B673" w14:textId="34BBEE5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0.08</w:t>
            </w:r>
          </w:p>
        </w:tc>
        <w:tc>
          <w:tcPr>
            <w:tcW w:w="992" w:type="dxa"/>
          </w:tcPr>
          <w:p w14:paraId="34152648" w14:textId="422CAFC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-0.28, 0.45</w:t>
            </w:r>
          </w:p>
        </w:tc>
        <w:tc>
          <w:tcPr>
            <w:tcW w:w="1154" w:type="dxa"/>
          </w:tcPr>
          <w:p w14:paraId="2A6A5D18" w14:textId="1C15B225"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-1.10, 1.27</w:t>
            </w:r>
          </w:p>
        </w:tc>
        <w:tc>
          <w:tcPr>
            <w:tcW w:w="814" w:type="dxa"/>
          </w:tcPr>
          <w:p w14:paraId="4D821964" w14:textId="53301CB9"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0.4</w:t>
            </w:r>
            <w:r w:rsidR="0020149C">
              <w:rPr>
                <w:rFonts w:ascii="Garamond" w:hAnsi="Garamond"/>
                <w:color w:val="000000" w:themeColor="text1"/>
                <w:sz w:val="18"/>
                <w:szCs w:val="18"/>
              </w:rPr>
              <w:t>4</w:t>
            </w:r>
          </w:p>
        </w:tc>
        <w:tc>
          <w:tcPr>
            <w:tcW w:w="815" w:type="dxa"/>
          </w:tcPr>
          <w:p w14:paraId="1314E999" w14:textId="36A5D15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0.6</w:t>
            </w:r>
            <w:r w:rsidR="0020149C">
              <w:rPr>
                <w:rFonts w:ascii="Garamond" w:hAnsi="Garamond"/>
                <w:color w:val="000000" w:themeColor="text1"/>
                <w:sz w:val="18"/>
                <w:szCs w:val="18"/>
              </w:rPr>
              <w:t>6</w:t>
            </w:r>
          </w:p>
        </w:tc>
        <w:tc>
          <w:tcPr>
            <w:tcW w:w="1057" w:type="dxa"/>
          </w:tcPr>
          <w:p w14:paraId="24524503" w14:textId="79B8DD4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6</w:t>
            </w:r>
            <w:r w:rsidR="0020149C">
              <w:rPr>
                <w:rFonts w:ascii="Garamond" w:hAnsi="Garamond"/>
                <w:color w:val="000000" w:themeColor="text1"/>
                <w:sz w:val="18"/>
                <w:szCs w:val="18"/>
              </w:rPr>
              <w:t>7</w:t>
            </w:r>
            <w:r w:rsidRPr="00343676">
              <w:rPr>
                <w:rFonts w:ascii="Garamond" w:hAnsi="Garamond"/>
                <w:color w:val="000000" w:themeColor="text1"/>
                <w:sz w:val="18"/>
                <w:szCs w:val="18"/>
              </w:rPr>
              <w:t>4</w:t>
            </w:r>
          </w:p>
        </w:tc>
        <w:tc>
          <w:tcPr>
            <w:tcW w:w="838" w:type="dxa"/>
          </w:tcPr>
          <w:p w14:paraId="76BC6E23" w14:textId="6ED2106A"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61</w:t>
            </w:r>
          </w:p>
        </w:tc>
        <w:tc>
          <w:tcPr>
            <w:tcW w:w="850" w:type="dxa"/>
          </w:tcPr>
          <w:p w14:paraId="6B2E6571" w14:textId="093F416D"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45</w:t>
            </w:r>
          </w:p>
        </w:tc>
      </w:tr>
      <w:tr w:rsidR="00343676" w:rsidRPr="007E3B63" w14:paraId="05685F7F" w14:textId="6DF69529" w:rsidTr="00FA7117">
        <w:tc>
          <w:tcPr>
            <w:tcW w:w="1843" w:type="dxa"/>
          </w:tcPr>
          <w:p w14:paraId="207DD72F"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Birds</w:t>
            </w:r>
          </w:p>
        </w:tc>
        <w:tc>
          <w:tcPr>
            <w:tcW w:w="851" w:type="dxa"/>
          </w:tcPr>
          <w:p w14:paraId="16B4EF0F" w14:textId="2ECD962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-0.1</w:t>
            </w:r>
            <w:r w:rsidR="0020149C">
              <w:rPr>
                <w:rFonts w:ascii="Garamond" w:hAnsi="Garamond"/>
                <w:color w:val="000000" w:themeColor="text1"/>
                <w:sz w:val="18"/>
                <w:szCs w:val="18"/>
              </w:rPr>
              <w:t>4</w:t>
            </w:r>
          </w:p>
        </w:tc>
        <w:tc>
          <w:tcPr>
            <w:tcW w:w="992" w:type="dxa"/>
          </w:tcPr>
          <w:p w14:paraId="3643D9C8" w14:textId="5B553C1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-0.3</w:t>
            </w:r>
            <w:r w:rsidR="0020149C">
              <w:rPr>
                <w:rFonts w:ascii="Garamond" w:hAnsi="Garamond"/>
                <w:color w:val="000000" w:themeColor="text1"/>
                <w:sz w:val="18"/>
                <w:szCs w:val="18"/>
              </w:rPr>
              <w:t>6</w:t>
            </w:r>
            <w:r w:rsidRPr="00343676">
              <w:rPr>
                <w:rFonts w:ascii="Garamond" w:hAnsi="Garamond"/>
                <w:color w:val="000000" w:themeColor="text1"/>
                <w:sz w:val="18"/>
                <w:szCs w:val="18"/>
              </w:rPr>
              <w:t>, 0.</w:t>
            </w:r>
            <w:r w:rsidR="0020149C">
              <w:rPr>
                <w:rFonts w:ascii="Garamond" w:hAnsi="Garamond"/>
                <w:color w:val="000000" w:themeColor="text1"/>
                <w:sz w:val="18"/>
                <w:szCs w:val="18"/>
              </w:rPr>
              <w:t>09</w:t>
            </w:r>
          </w:p>
        </w:tc>
        <w:tc>
          <w:tcPr>
            <w:tcW w:w="1154" w:type="dxa"/>
          </w:tcPr>
          <w:p w14:paraId="6406A47F" w14:textId="113E642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-1.8</w:t>
            </w:r>
            <w:r w:rsidR="0020149C">
              <w:rPr>
                <w:rFonts w:ascii="Garamond" w:hAnsi="Garamond"/>
                <w:color w:val="000000" w:themeColor="text1"/>
                <w:sz w:val="18"/>
                <w:szCs w:val="18"/>
              </w:rPr>
              <w:t>2</w:t>
            </w:r>
            <w:r w:rsidRPr="00343676">
              <w:rPr>
                <w:rFonts w:ascii="Garamond" w:hAnsi="Garamond"/>
                <w:color w:val="000000" w:themeColor="text1"/>
                <w:sz w:val="18"/>
                <w:szCs w:val="18"/>
              </w:rPr>
              <w:t>, 1.5</w:t>
            </w:r>
            <w:r w:rsidR="0020149C">
              <w:rPr>
                <w:rFonts w:ascii="Garamond" w:hAnsi="Garamond"/>
                <w:color w:val="000000" w:themeColor="text1"/>
                <w:sz w:val="18"/>
                <w:szCs w:val="18"/>
              </w:rPr>
              <w:t>7</w:t>
            </w:r>
          </w:p>
        </w:tc>
        <w:tc>
          <w:tcPr>
            <w:tcW w:w="814" w:type="dxa"/>
          </w:tcPr>
          <w:p w14:paraId="6DE189FB" w14:textId="09490789"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-1.1</w:t>
            </w:r>
            <w:r w:rsidR="0020149C">
              <w:rPr>
                <w:rFonts w:ascii="Garamond" w:hAnsi="Garamond"/>
                <w:color w:val="000000" w:themeColor="text1"/>
                <w:sz w:val="18"/>
                <w:szCs w:val="18"/>
              </w:rPr>
              <w:t>7</w:t>
            </w:r>
          </w:p>
        </w:tc>
        <w:tc>
          <w:tcPr>
            <w:tcW w:w="815" w:type="dxa"/>
          </w:tcPr>
          <w:p w14:paraId="007746F7" w14:textId="5340E6F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w:t>
            </w:r>
            <w:r w:rsidR="0020149C">
              <w:rPr>
                <w:rFonts w:ascii="Garamond" w:hAnsi="Garamond"/>
                <w:color w:val="000000" w:themeColor="text1"/>
                <w:sz w:val="18"/>
                <w:szCs w:val="18"/>
              </w:rPr>
              <w:t>4</w:t>
            </w:r>
          </w:p>
        </w:tc>
        <w:tc>
          <w:tcPr>
            <w:tcW w:w="1057" w:type="dxa"/>
          </w:tcPr>
          <w:p w14:paraId="7AEA310B" w14:textId="74DAD825"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w:t>
            </w:r>
            <w:r w:rsidR="0020149C">
              <w:rPr>
                <w:rFonts w:ascii="Garamond" w:hAnsi="Garamond"/>
                <w:color w:val="000000" w:themeColor="text1"/>
                <w:sz w:val="18"/>
                <w:szCs w:val="18"/>
              </w:rPr>
              <w:t>83</w:t>
            </w:r>
          </w:p>
        </w:tc>
        <w:tc>
          <w:tcPr>
            <w:tcW w:w="838" w:type="dxa"/>
          </w:tcPr>
          <w:p w14:paraId="0C474E7D" w14:textId="4A650019"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50</w:t>
            </w:r>
          </w:p>
        </w:tc>
        <w:tc>
          <w:tcPr>
            <w:tcW w:w="850" w:type="dxa"/>
          </w:tcPr>
          <w:p w14:paraId="27C54281" w14:textId="4F961DE0"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106</w:t>
            </w:r>
          </w:p>
        </w:tc>
      </w:tr>
      <w:tr w:rsidR="00343676" w:rsidRPr="007E3B63" w14:paraId="4FA730D4" w14:textId="55950509" w:rsidTr="00FA7117">
        <w:tc>
          <w:tcPr>
            <w:tcW w:w="1843" w:type="dxa"/>
          </w:tcPr>
          <w:p w14:paraId="10244AC1" w14:textId="314E8A98"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Reptil</w:t>
            </w:r>
            <w:r>
              <w:rPr>
                <w:rFonts w:ascii="Garamond" w:hAnsi="Garamond"/>
                <w:color w:val="000000" w:themeColor="text1"/>
                <w:sz w:val="18"/>
                <w:szCs w:val="18"/>
              </w:rPr>
              <w:t>es / Amphibians</w:t>
            </w:r>
          </w:p>
        </w:tc>
        <w:tc>
          <w:tcPr>
            <w:tcW w:w="851" w:type="dxa"/>
          </w:tcPr>
          <w:p w14:paraId="5B5489C1" w14:textId="5065FCE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0.07</w:t>
            </w:r>
          </w:p>
        </w:tc>
        <w:tc>
          <w:tcPr>
            <w:tcW w:w="992" w:type="dxa"/>
          </w:tcPr>
          <w:p w14:paraId="5535A16E" w14:textId="48650CE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-0.08, 0.22</w:t>
            </w:r>
          </w:p>
        </w:tc>
        <w:tc>
          <w:tcPr>
            <w:tcW w:w="1154" w:type="dxa"/>
          </w:tcPr>
          <w:p w14:paraId="057EDD85" w14:textId="72A541B0"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-0.52, 0.67</w:t>
            </w:r>
          </w:p>
        </w:tc>
        <w:tc>
          <w:tcPr>
            <w:tcW w:w="814" w:type="dxa"/>
          </w:tcPr>
          <w:p w14:paraId="6F04E1A6" w14:textId="0BC0F78B"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0.94</w:t>
            </w:r>
          </w:p>
        </w:tc>
        <w:tc>
          <w:tcPr>
            <w:tcW w:w="815" w:type="dxa"/>
          </w:tcPr>
          <w:p w14:paraId="29518F33" w14:textId="675DC19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0.35</w:t>
            </w:r>
          </w:p>
        </w:tc>
        <w:tc>
          <w:tcPr>
            <w:tcW w:w="1057" w:type="dxa"/>
          </w:tcPr>
          <w:p w14:paraId="38EF4E9A" w14:textId="7777777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95</w:t>
            </w:r>
          </w:p>
        </w:tc>
        <w:tc>
          <w:tcPr>
            <w:tcW w:w="838" w:type="dxa"/>
          </w:tcPr>
          <w:p w14:paraId="19D671C5" w14:textId="42649651"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11</w:t>
            </w:r>
          </w:p>
        </w:tc>
        <w:tc>
          <w:tcPr>
            <w:tcW w:w="850" w:type="dxa"/>
          </w:tcPr>
          <w:p w14:paraId="50EF109F" w14:textId="44184ACC"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r>
      <w:tr w:rsidR="00343676" w:rsidRPr="007E3B63" w14:paraId="7B7FE2FB" w14:textId="7E5D823E" w:rsidTr="00FA7117">
        <w:tc>
          <w:tcPr>
            <w:tcW w:w="1843" w:type="dxa"/>
          </w:tcPr>
          <w:p w14:paraId="5C090869"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Fish</w:t>
            </w:r>
          </w:p>
        </w:tc>
        <w:tc>
          <w:tcPr>
            <w:tcW w:w="851" w:type="dxa"/>
          </w:tcPr>
          <w:p w14:paraId="6194845A" w14:textId="2906BBFF"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-0.04</w:t>
            </w:r>
          </w:p>
        </w:tc>
        <w:tc>
          <w:tcPr>
            <w:tcW w:w="992" w:type="dxa"/>
          </w:tcPr>
          <w:p w14:paraId="19A6533B" w14:textId="3EC608AA"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-0.35, 0.28</w:t>
            </w:r>
          </w:p>
        </w:tc>
        <w:tc>
          <w:tcPr>
            <w:tcW w:w="1154" w:type="dxa"/>
          </w:tcPr>
          <w:p w14:paraId="1CD3AC71" w14:textId="39DC7CC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-1.00, 0.93</w:t>
            </w:r>
          </w:p>
        </w:tc>
        <w:tc>
          <w:tcPr>
            <w:tcW w:w="814" w:type="dxa"/>
          </w:tcPr>
          <w:p w14:paraId="7F8B32C1" w14:textId="572F729C"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-0.24</w:t>
            </w:r>
          </w:p>
        </w:tc>
        <w:tc>
          <w:tcPr>
            <w:tcW w:w="815" w:type="dxa"/>
          </w:tcPr>
          <w:p w14:paraId="1A270FCD" w14:textId="2251FEEF"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0.28</w:t>
            </w:r>
          </w:p>
        </w:tc>
        <w:tc>
          <w:tcPr>
            <w:tcW w:w="1057" w:type="dxa"/>
          </w:tcPr>
          <w:p w14:paraId="6795DE59" w14:textId="5889C142"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493</w:t>
            </w:r>
          </w:p>
        </w:tc>
        <w:tc>
          <w:tcPr>
            <w:tcW w:w="838" w:type="dxa"/>
          </w:tcPr>
          <w:p w14:paraId="2986F012" w14:textId="5F653ACE"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44</w:t>
            </w:r>
          </w:p>
        </w:tc>
        <w:tc>
          <w:tcPr>
            <w:tcW w:w="850" w:type="dxa"/>
          </w:tcPr>
          <w:p w14:paraId="645A8699" w14:textId="061C5A0C"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22</w:t>
            </w:r>
          </w:p>
        </w:tc>
      </w:tr>
      <w:tr w:rsidR="00343676" w:rsidRPr="007E3B63" w14:paraId="4F9AEFF4" w14:textId="7FEA8201" w:rsidTr="00FA7117">
        <w:tc>
          <w:tcPr>
            <w:tcW w:w="1843" w:type="dxa"/>
          </w:tcPr>
          <w:p w14:paraId="7433B18A"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Invertebrates</w:t>
            </w:r>
          </w:p>
        </w:tc>
        <w:tc>
          <w:tcPr>
            <w:tcW w:w="851" w:type="dxa"/>
          </w:tcPr>
          <w:p w14:paraId="7E2EECCC" w14:textId="2FCB8DC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w:t>
            </w:r>
            <w:r w:rsidR="000B56FD">
              <w:rPr>
                <w:rFonts w:ascii="Garamond" w:hAnsi="Garamond"/>
                <w:color w:val="000000" w:themeColor="text1"/>
                <w:sz w:val="18"/>
                <w:szCs w:val="18"/>
              </w:rPr>
              <w:t>30</w:t>
            </w:r>
          </w:p>
        </w:tc>
        <w:tc>
          <w:tcPr>
            <w:tcW w:w="992" w:type="dxa"/>
          </w:tcPr>
          <w:p w14:paraId="693F3D13" w14:textId="1254B4C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w:t>
            </w:r>
            <w:r w:rsidR="000B56FD">
              <w:rPr>
                <w:rFonts w:ascii="Garamond" w:hAnsi="Garamond"/>
                <w:color w:val="000000" w:themeColor="text1"/>
                <w:sz w:val="18"/>
                <w:szCs w:val="18"/>
              </w:rPr>
              <w:t>2</w:t>
            </w:r>
            <w:r w:rsidRPr="00343676">
              <w:rPr>
                <w:rFonts w:ascii="Garamond" w:hAnsi="Garamond"/>
                <w:color w:val="000000" w:themeColor="text1"/>
                <w:sz w:val="18"/>
                <w:szCs w:val="18"/>
              </w:rPr>
              <w:t>, 0.</w:t>
            </w:r>
            <w:r w:rsidR="000B56FD">
              <w:rPr>
                <w:rFonts w:ascii="Garamond" w:hAnsi="Garamond"/>
                <w:color w:val="000000" w:themeColor="text1"/>
                <w:sz w:val="18"/>
                <w:szCs w:val="18"/>
              </w:rPr>
              <w:t>62</w:t>
            </w:r>
          </w:p>
        </w:tc>
        <w:tc>
          <w:tcPr>
            <w:tcW w:w="1154" w:type="dxa"/>
          </w:tcPr>
          <w:p w14:paraId="3A17028E" w14:textId="1AFBD7AF" w:rsidR="00343676" w:rsidRPr="00343676" w:rsidRDefault="008B107F"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-1.89, 2.48</w:t>
            </w:r>
          </w:p>
        </w:tc>
        <w:tc>
          <w:tcPr>
            <w:tcW w:w="814" w:type="dxa"/>
          </w:tcPr>
          <w:p w14:paraId="1FC9D6B5" w14:textId="69343D68" w:rsidR="00343676" w:rsidRPr="00343676" w:rsidRDefault="000B56FD"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1.82</w:t>
            </w:r>
          </w:p>
        </w:tc>
        <w:tc>
          <w:tcPr>
            <w:tcW w:w="815" w:type="dxa"/>
          </w:tcPr>
          <w:p w14:paraId="1D3E9E6B" w14:textId="4B69EFB2" w:rsidR="00343676" w:rsidRPr="00343676" w:rsidRDefault="000B56FD"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0.07</w:t>
            </w:r>
          </w:p>
        </w:tc>
        <w:tc>
          <w:tcPr>
            <w:tcW w:w="1057" w:type="dxa"/>
          </w:tcPr>
          <w:p w14:paraId="06503F59" w14:textId="4C59E3B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w:t>
            </w:r>
            <w:r w:rsidR="00A70FFA">
              <w:rPr>
                <w:rFonts w:ascii="Garamond" w:hAnsi="Garamond"/>
                <w:color w:val="000000" w:themeColor="text1"/>
                <w:sz w:val="18"/>
                <w:szCs w:val="18"/>
              </w:rPr>
              <w:t>22</w:t>
            </w:r>
          </w:p>
        </w:tc>
        <w:tc>
          <w:tcPr>
            <w:tcW w:w="838" w:type="dxa"/>
          </w:tcPr>
          <w:p w14:paraId="08F383AE" w14:textId="6E621F8B" w:rsidR="00343676" w:rsidRPr="00343676" w:rsidRDefault="00A70FFA"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37</w:t>
            </w:r>
          </w:p>
        </w:tc>
        <w:tc>
          <w:tcPr>
            <w:tcW w:w="850" w:type="dxa"/>
          </w:tcPr>
          <w:p w14:paraId="628A6C2D" w14:textId="2D59C493" w:rsidR="00343676" w:rsidRPr="00343676" w:rsidRDefault="00A70FFA"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36</w:t>
            </w:r>
          </w:p>
        </w:tc>
      </w:tr>
      <w:tr w:rsidR="00150329" w:rsidRPr="007E3B63" w14:paraId="3A51656C" w14:textId="77777777" w:rsidTr="00FA7117">
        <w:tc>
          <w:tcPr>
            <w:tcW w:w="1843" w:type="dxa"/>
          </w:tcPr>
          <w:p w14:paraId="358D062B" w14:textId="77777777" w:rsidR="00150329" w:rsidRPr="00343676" w:rsidRDefault="00150329" w:rsidP="003005B3">
            <w:pPr>
              <w:spacing w:line="276" w:lineRule="auto"/>
              <w:rPr>
                <w:rFonts w:ascii="Garamond" w:hAnsi="Garamond"/>
                <w:i/>
                <w:color w:val="000000" w:themeColor="text1"/>
                <w:sz w:val="18"/>
                <w:szCs w:val="18"/>
              </w:rPr>
            </w:pPr>
          </w:p>
        </w:tc>
        <w:tc>
          <w:tcPr>
            <w:tcW w:w="851" w:type="dxa"/>
          </w:tcPr>
          <w:p w14:paraId="7E326766" w14:textId="77777777" w:rsidR="00150329" w:rsidRPr="00343676" w:rsidRDefault="00150329" w:rsidP="003005B3">
            <w:pPr>
              <w:spacing w:line="276" w:lineRule="auto"/>
              <w:jc w:val="center"/>
              <w:rPr>
                <w:rFonts w:ascii="Garamond" w:hAnsi="Garamond"/>
                <w:color w:val="000000" w:themeColor="text1"/>
                <w:sz w:val="18"/>
                <w:szCs w:val="18"/>
              </w:rPr>
            </w:pPr>
          </w:p>
        </w:tc>
        <w:tc>
          <w:tcPr>
            <w:tcW w:w="992" w:type="dxa"/>
          </w:tcPr>
          <w:p w14:paraId="6EB5B4B4" w14:textId="77777777" w:rsidR="00150329" w:rsidRPr="00343676" w:rsidRDefault="00150329" w:rsidP="003005B3">
            <w:pPr>
              <w:spacing w:line="276" w:lineRule="auto"/>
              <w:jc w:val="center"/>
              <w:rPr>
                <w:rFonts w:ascii="Garamond" w:hAnsi="Garamond"/>
                <w:color w:val="000000" w:themeColor="text1"/>
                <w:sz w:val="18"/>
                <w:szCs w:val="18"/>
              </w:rPr>
            </w:pPr>
          </w:p>
        </w:tc>
        <w:tc>
          <w:tcPr>
            <w:tcW w:w="1154" w:type="dxa"/>
          </w:tcPr>
          <w:p w14:paraId="4BE258F2" w14:textId="77777777" w:rsidR="00150329" w:rsidRPr="00343676" w:rsidRDefault="00150329" w:rsidP="003005B3">
            <w:pPr>
              <w:spacing w:line="276" w:lineRule="auto"/>
              <w:jc w:val="center"/>
              <w:rPr>
                <w:rFonts w:ascii="Garamond" w:hAnsi="Garamond"/>
                <w:color w:val="000000" w:themeColor="text1"/>
                <w:sz w:val="18"/>
                <w:szCs w:val="18"/>
              </w:rPr>
            </w:pPr>
          </w:p>
        </w:tc>
        <w:tc>
          <w:tcPr>
            <w:tcW w:w="814" w:type="dxa"/>
          </w:tcPr>
          <w:p w14:paraId="457B29FC" w14:textId="77777777" w:rsidR="00150329" w:rsidRPr="00343676" w:rsidRDefault="00150329" w:rsidP="003005B3">
            <w:pPr>
              <w:spacing w:line="276" w:lineRule="auto"/>
              <w:jc w:val="center"/>
              <w:rPr>
                <w:rFonts w:ascii="Garamond" w:hAnsi="Garamond"/>
                <w:color w:val="000000" w:themeColor="text1"/>
                <w:sz w:val="18"/>
                <w:szCs w:val="18"/>
              </w:rPr>
            </w:pPr>
          </w:p>
        </w:tc>
        <w:tc>
          <w:tcPr>
            <w:tcW w:w="815" w:type="dxa"/>
          </w:tcPr>
          <w:p w14:paraId="21067BDF" w14:textId="77777777" w:rsidR="00150329" w:rsidRPr="00343676" w:rsidRDefault="00150329" w:rsidP="003005B3">
            <w:pPr>
              <w:spacing w:line="276" w:lineRule="auto"/>
              <w:jc w:val="center"/>
              <w:rPr>
                <w:rFonts w:ascii="Garamond" w:hAnsi="Garamond"/>
                <w:color w:val="000000" w:themeColor="text1"/>
                <w:sz w:val="18"/>
                <w:szCs w:val="18"/>
              </w:rPr>
            </w:pPr>
          </w:p>
        </w:tc>
        <w:tc>
          <w:tcPr>
            <w:tcW w:w="1057" w:type="dxa"/>
          </w:tcPr>
          <w:p w14:paraId="10CACCE4" w14:textId="77777777" w:rsidR="00150329" w:rsidRPr="00343676" w:rsidRDefault="00150329" w:rsidP="003005B3">
            <w:pPr>
              <w:spacing w:line="276" w:lineRule="auto"/>
              <w:jc w:val="center"/>
              <w:rPr>
                <w:rFonts w:ascii="Garamond" w:hAnsi="Garamond"/>
                <w:color w:val="000000" w:themeColor="text1"/>
                <w:sz w:val="18"/>
                <w:szCs w:val="18"/>
              </w:rPr>
            </w:pPr>
          </w:p>
        </w:tc>
        <w:tc>
          <w:tcPr>
            <w:tcW w:w="838" w:type="dxa"/>
          </w:tcPr>
          <w:p w14:paraId="4F23071E" w14:textId="77777777" w:rsidR="00150329" w:rsidRPr="00343676" w:rsidRDefault="00150329" w:rsidP="003005B3">
            <w:pPr>
              <w:spacing w:line="276" w:lineRule="auto"/>
              <w:jc w:val="center"/>
              <w:rPr>
                <w:rFonts w:ascii="Garamond" w:hAnsi="Garamond"/>
                <w:color w:val="000000" w:themeColor="text1"/>
                <w:sz w:val="18"/>
                <w:szCs w:val="18"/>
              </w:rPr>
            </w:pPr>
          </w:p>
        </w:tc>
        <w:tc>
          <w:tcPr>
            <w:tcW w:w="850" w:type="dxa"/>
          </w:tcPr>
          <w:p w14:paraId="0DD4DDE5" w14:textId="77777777" w:rsidR="00150329" w:rsidRPr="00343676" w:rsidRDefault="00150329" w:rsidP="003005B3">
            <w:pPr>
              <w:spacing w:line="276" w:lineRule="auto"/>
              <w:jc w:val="center"/>
              <w:rPr>
                <w:rFonts w:ascii="Garamond" w:hAnsi="Garamond"/>
                <w:color w:val="000000" w:themeColor="text1"/>
                <w:sz w:val="18"/>
                <w:szCs w:val="18"/>
              </w:rPr>
            </w:pPr>
          </w:p>
        </w:tc>
      </w:tr>
      <w:tr w:rsidR="00343676" w:rsidRPr="007E3B63" w14:paraId="1A7D0E45" w14:textId="7364F873" w:rsidTr="00FA7117">
        <w:tc>
          <w:tcPr>
            <w:tcW w:w="1843" w:type="dxa"/>
          </w:tcPr>
          <w:p w14:paraId="05F44D71" w14:textId="66B5541A" w:rsidR="00343676" w:rsidRPr="00343676" w:rsidRDefault="00343676" w:rsidP="003005B3">
            <w:pPr>
              <w:spacing w:line="276" w:lineRule="auto"/>
              <w:rPr>
                <w:rFonts w:ascii="Garamond" w:hAnsi="Garamond"/>
                <w:i/>
                <w:color w:val="000000" w:themeColor="text1"/>
                <w:sz w:val="18"/>
                <w:szCs w:val="18"/>
              </w:rPr>
            </w:pPr>
            <w:proofErr w:type="spellStart"/>
            <w:r w:rsidRPr="00343676">
              <w:rPr>
                <w:rFonts w:ascii="Garamond" w:hAnsi="Garamond"/>
                <w:i/>
                <w:color w:val="000000" w:themeColor="text1"/>
                <w:sz w:val="18"/>
                <w:szCs w:val="18"/>
              </w:rPr>
              <w:t>lnCVR</w:t>
            </w:r>
            <w:proofErr w:type="spellEnd"/>
            <w:r w:rsidR="00150329">
              <w:rPr>
                <w:rFonts w:ascii="Garamond" w:hAnsi="Garamond"/>
                <w:i/>
                <w:color w:val="000000" w:themeColor="text1"/>
                <w:sz w:val="18"/>
                <w:szCs w:val="18"/>
              </w:rPr>
              <w:t xml:space="preserve"> (Variance)</w:t>
            </w:r>
          </w:p>
        </w:tc>
        <w:tc>
          <w:tcPr>
            <w:tcW w:w="851" w:type="dxa"/>
          </w:tcPr>
          <w:p w14:paraId="084BADD0" w14:textId="77777777" w:rsidR="00343676" w:rsidRPr="00343676" w:rsidRDefault="00343676" w:rsidP="003005B3">
            <w:pPr>
              <w:spacing w:line="276" w:lineRule="auto"/>
              <w:jc w:val="center"/>
              <w:rPr>
                <w:rFonts w:ascii="Garamond" w:hAnsi="Garamond"/>
                <w:color w:val="000000" w:themeColor="text1"/>
                <w:sz w:val="18"/>
                <w:szCs w:val="18"/>
              </w:rPr>
            </w:pPr>
          </w:p>
        </w:tc>
        <w:tc>
          <w:tcPr>
            <w:tcW w:w="992" w:type="dxa"/>
          </w:tcPr>
          <w:p w14:paraId="5A57BC28" w14:textId="77777777" w:rsidR="00343676" w:rsidRPr="00343676" w:rsidRDefault="00343676" w:rsidP="003005B3">
            <w:pPr>
              <w:spacing w:line="276" w:lineRule="auto"/>
              <w:jc w:val="center"/>
              <w:rPr>
                <w:rFonts w:ascii="Garamond" w:hAnsi="Garamond"/>
                <w:color w:val="000000" w:themeColor="text1"/>
                <w:sz w:val="18"/>
                <w:szCs w:val="18"/>
              </w:rPr>
            </w:pPr>
          </w:p>
        </w:tc>
        <w:tc>
          <w:tcPr>
            <w:tcW w:w="1154" w:type="dxa"/>
          </w:tcPr>
          <w:p w14:paraId="72DA4230" w14:textId="77777777" w:rsidR="00343676" w:rsidRPr="00343676" w:rsidRDefault="00343676" w:rsidP="003005B3">
            <w:pPr>
              <w:spacing w:line="276" w:lineRule="auto"/>
              <w:jc w:val="center"/>
              <w:rPr>
                <w:rFonts w:ascii="Garamond" w:hAnsi="Garamond"/>
                <w:color w:val="000000" w:themeColor="text1"/>
                <w:sz w:val="18"/>
                <w:szCs w:val="18"/>
              </w:rPr>
            </w:pPr>
          </w:p>
        </w:tc>
        <w:tc>
          <w:tcPr>
            <w:tcW w:w="814" w:type="dxa"/>
          </w:tcPr>
          <w:p w14:paraId="3A2A2EB6" w14:textId="77777777" w:rsidR="00343676" w:rsidRPr="00343676" w:rsidRDefault="00343676" w:rsidP="003005B3">
            <w:pPr>
              <w:spacing w:line="276" w:lineRule="auto"/>
              <w:jc w:val="center"/>
              <w:rPr>
                <w:rFonts w:ascii="Garamond" w:hAnsi="Garamond"/>
                <w:color w:val="000000" w:themeColor="text1"/>
                <w:sz w:val="18"/>
                <w:szCs w:val="18"/>
              </w:rPr>
            </w:pPr>
          </w:p>
        </w:tc>
        <w:tc>
          <w:tcPr>
            <w:tcW w:w="815" w:type="dxa"/>
          </w:tcPr>
          <w:p w14:paraId="7F4EDEF2" w14:textId="77777777" w:rsidR="00343676" w:rsidRPr="00343676" w:rsidRDefault="00343676" w:rsidP="003005B3">
            <w:pPr>
              <w:spacing w:line="276" w:lineRule="auto"/>
              <w:jc w:val="center"/>
              <w:rPr>
                <w:rFonts w:ascii="Garamond" w:hAnsi="Garamond"/>
                <w:color w:val="000000" w:themeColor="text1"/>
                <w:sz w:val="18"/>
                <w:szCs w:val="18"/>
              </w:rPr>
            </w:pPr>
          </w:p>
        </w:tc>
        <w:tc>
          <w:tcPr>
            <w:tcW w:w="1057" w:type="dxa"/>
          </w:tcPr>
          <w:p w14:paraId="0FCBDA29" w14:textId="77777777" w:rsidR="00343676" w:rsidRPr="00343676" w:rsidRDefault="00343676" w:rsidP="003005B3">
            <w:pPr>
              <w:spacing w:line="276" w:lineRule="auto"/>
              <w:jc w:val="center"/>
              <w:rPr>
                <w:rFonts w:ascii="Garamond" w:hAnsi="Garamond"/>
                <w:color w:val="000000" w:themeColor="text1"/>
                <w:sz w:val="18"/>
                <w:szCs w:val="18"/>
              </w:rPr>
            </w:pPr>
          </w:p>
        </w:tc>
        <w:tc>
          <w:tcPr>
            <w:tcW w:w="838" w:type="dxa"/>
          </w:tcPr>
          <w:p w14:paraId="47478690" w14:textId="77777777" w:rsidR="00343676" w:rsidRPr="00343676" w:rsidRDefault="00343676" w:rsidP="003005B3">
            <w:pPr>
              <w:spacing w:line="276" w:lineRule="auto"/>
              <w:jc w:val="center"/>
              <w:rPr>
                <w:rFonts w:ascii="Garamond" w:hAnsi="Garamond"/>
                <w:color w:val="000000" w:themeColor="text1"/>
                <w:sz w:val="18"/>
                <w:szCs w:val="18"/>
              </w:rPr>
            </w:pPr>
          </w:p>
        </w:tc>
        <w:tc>
          <w:tcPr>
            <w:tcW w:w="850" w:type="dxa"/>
          </w:tcPr>
          <w:p w14:paraId="039C4885" w14:textId="77777777" w:rsidR="00343676" w:rsidRPr="00343676" w:rsidRDefault="00343676" w:rsidP="003005B3">
            <w:pPr>
              <w:spacing w:line="276" w:lineRule="auto"/>
              <w:jc w:val="center"/>
              <w:rPr>
                <w:rFonts w:ascii="Garamond" w:hAnsi="Garamond"/>
                <w:color w:val="000000" w:themeColor="text1"/>
                <w:sz w:val="18"/>
                <w:szCs w:val="18"/>
              </w:rPr>
            </w:pPr>
          </w:p>
        </w:tc>
      </w:tr>
      <w:tr w:rsidR="00343676" w:rsidRPr="007E3B63" w14:paraId="26541FA9" w14:textId="1D96C9CB" w:rsidTr="00FA7117">
        <w:tc>
          <w:tcPr>
            <w:tcW w:w="1843" w:type="dxa"/>
          </w:tcPr>
          <w:p w14:paraId="4A992975"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Mammals</w:t>
            </w:r>
          </w:p>
        </w:tc>
        <w:tc>
          <w:tcPr>
            <w:tcW w:w="851" w:type="dxa"/>
          </w:tcPr>
          <w:p w14:paraId="70D856C7" w14:textId="7777777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0.07</w:t>
            </w:r>
          </w:p>
        </w:tc>
        <w:tc>
          <w:tcPr>
            <w:tcW w:w="992" w:type="dxa"/>
          </w:tcPr>
          <w:p w14:paraId="3685F200" w14:textId="2B52E3A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-0.20, 0.3</w:t>
            </w:r>
            <w:r w:rsidR="0020149C">
              <w:rPr>
                <w:rFonts w:ascii="Garamond" w:hAnsi="Garamond"/>
                <w:color w:val="000000" w:themeColor="text1"/>
                <w:sz w:val="18"/>
                <w:szCs w:val="18"/>
              </w:rPr>
              <w:t>4</w:t>
            </w:r>
          </w:p>
        </w:tc>
        <w:tc>
          <w:tcPr>
            <w:tcW w:w="1154" w:type="dxa"/>
          </w:tcPr>
          <w:p w14:paraId="4BA1BE72" w14:textId="0EA24E9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-0.64, 0.79</w:t>
            </w:r>
          </w:p>
        </w:tc>
        <w:tc>
          <w:tcPr>
            <w:tcW w:w="814" w:type="dxa"/>
          </w:tcPr>
          <w:p w14:paraId="1713EA17" w14:textId="0344A3C0"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0.5</w:t>
            </w:r>
            <w:r w:rsidR="0020149C">
              <w:rPr>
                <w:rFonts w:ascii="Garamond" w:hAnsi="Garamond"/>
                <w:color w:val="000000" w:themeColor="text1"/>
                <w:sz w:val="18"/>
                <w:szCs w:val="18"/>
              </w:rPr>
              <w:t>1</w:t>
            </w:r>
          </w:p>
        </w:tc>
        <w:tc>
          <w:tcPr>
            <w:tcW w:w="815" w:type="dxa"/>
          </w:tcPr>
          <w:p w14:paraId="7208438D" w14:textId="55B4D1B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w:t>
            </w:r>
            <w:r w:rsidR="0020149C">
              <w:rPr>
                <w:rFonts w:ascii="Garamond" w:hAnsi="Garamond"/>
                <w:color w:val="000000" w:themeColor="text1"/>
                <w:sz w:val="18"/>
                <w:szCs w:val="18"/>
              </w:rPr>
              <w:t>61</w:t>
            </w:r>
          </w:p>
        </w:tc>
        <w:tc>
          <w:tcPr>
            <w:tcW w:w="1057" w:type="dxa"/>
          </w:tcPr>
          <w:p w14:paraId="42147833" w14:textId="6C2EB4FA"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6</w:t>
            </w:r>
            <w:r w:rsidR="0020149C">
              <w:rPr>
                <w:rFonts w:ascii="Garamond" w:hAnsi="Garamond"/>
                <w:color w:val="000000" w:themeColor="text1"/>
                <w:sz w:val="18"/>
                <w:szCs w:val="18"/>
              </w:rPr>
              <w:t>7</w:t>
            </w:r>
            <w:r w:rsidRPr="00343676">
              <w:rPr>
                <w:rFonts w:ascii="Garamond" w:hAnsi="Garamond"/>
                <w:color w:val="000000" w:themeColor="text1"/>
                <w:sz w:val="18"/>
                <w:szCs w:val="18"/>
              </w:rPr>
              <w:t>4</w:t>
            </w:r>
          </w:p>
        </w:tc>
        <w:tc>
          <w:tcPr>
            <w:tcW w:w="838" w:type="dxa"/>
          </w:tcPr>
          <w:p w14:paraId="53F02AEE" w14:textId="67C83560"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61</w:t>
            </w:r>
          </w:p>
        </w:tc>
        <w:tc>
          <w:tcPr>
            <w:tcW w:w="850" w:type="dxa"/>
          </w:tcPr>
          <w:p w14:paraId="3CC8426B" w14:textId="523C321A"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45</w:t>
            </w:r>
          </w:p>
        </w:tc>
      </w:tr>
      <w:tr w:rsidR="00343676" w:rsidRPr="007E3B63" w14:paraId="71797478" w14:textId="69A8DC42" w:rsidTr="00FA7117">
        <w:tc>
          <w:tcPr>
            <w:tcW w:w="1843" w:type="dxa"/>
          </w:tcPr>
          <w:p w14:paraId="044F55CA"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Birds</w:t>
            </w:r>
          </w:p>
        </w:tc>
        <w:tc>
          <w:tcPr>
            <w:tcW w:w="851" w:type="dxa"/>
          </w:tcPr>
          <w:p w14:paraId="729ACD1E" w14:textId="5E0AEFF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-0.1</w:t>
            </w:r>
            <w:r w:rsidR="0020149C">
              <w:rPr>
                <w:rFonts w:ascii="Garamond" w:hAnsi="Garamond"/>
                <w:color w:val="000000" w:themeColor="text1"/>
                <w:sz w:val="18"/>
                <w:szCs w:val="18"/>
              </w:rPr>
              <w:t>4</w:t>
            </w:r>
          </w:p>
        </w:tc>
        <w:tc>
          <w:tcPr>
            <w:tcW w:w="992" w:type="dxa"/>
          </w:tcPr>
          <w:p w14:paraId="37BBF494" w14:textId="310FA54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-0.6</w:t>
            </w:r>
            <w:r w:rsidR="0020149C">
              <w:rPr>
                <w:rFonts w:ascii="Garamond" w:hAnsi="Garamond"/>
                <w:color w:val="000000" w:themeColor="text1"/>
                <w:sz w:val="18"/>
                <w:szCs w:val="18"/>
              </w:rPr>
              <w:t>5</w:t>
            </w:r>
            <w:r w:rsidRPr="00343676">
              <w:rPr>
                <w:rFonts w:ascii="Garamond" w:hAnsi="Garamond"/>
                <w:color w:val="000000" w:themeColor="text1"/>
                <w:sz w:val="18"/>
                <w:szCs w:val="18"/>
              </w:rPr>
              <w:t>, 0.3</w:t>
            </w:r>
            <w:r w:rsidR="0020149C">
              <w:rPr>
                <w:rFonts w:ascii="Garamond" w:hAnsi="Garamond"/>
                <w:color w:val="000000" w:themeColor="text1"/>
                <w:sz w:val="18"/>
                <w:szCs w:val="18"/>
              </w:rPr>
              <w:t>7</w:t>
            </w:r>
          </w:p>
        </w:tc>
        <w:tc>
          <w:tcPr>
            <w:tcW w:w="1154" w:type="dxa"/>
          </w:tcPr>
          <w:p w14:paraId="40A2B532" w14:textId="3FD4DE2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-1.9</w:t>
            </w:r>
            <w:r w:rsidR="0020149C">
              <w:rPr>
                <w:rFonts w:ascii="Garamond" w:hAnsi="Garamond"/>
                <w:color w:val="000000" w:themeColor="text1"/>
                <w:sz w:val="18"/>
                <w:szCs w:val="18"/>
              </w:rPr>
              <w:t>4</w:t>
            </w:r>
            <w:r w:rsidRPr="00343676">
              <w:rPr>
                <w:rFonts w:ascii="Garamond" w:hAnsi="Garamond"/>
                <w:color w:val="000000" w:themeColor="text1"/>
                <w:sz w:val="18"/>
                <w:szCs w:val="18"/>
              </w:rPr>
              <w:t>, 1.6</w:t>
            </w:r>
            <w:r w:rsidR="0020149C">
              <w:rPr>
                <w:rFonts w:ascii="Garamond" w:hAnsi="Garamond"/>
                <w:color w:val="000000" w:themeColor="text1"/>
                <w:sz w:val="18"/>
                <w:szCs w:val="18"/>
              </w:rPr>
              <w:t>4</w:t>
            </w:r>
          </w:p>
        </w:tc>
        <w:tc>
          <w:tcPr>
            <w:tcW w:w="814" w:type="dxa"/>
          </w:tcPr>
          <w:p w14:paraId="3D0E1A6D" w14:textId="79A683F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-0.5</w:t>
            </w:r>
            <w:r w:rsidR="0020149C">
              <w:rPr>
                <w:rFonts w:ascii="Garamond" w:hAnsi="Garamond"/>
                <w:color w:val="000000" w:themeColor="text1"/>
                <w:sz w:val="18"/>
                <w:szCs w:val="18"/>
              </w:rPr>
              <w:t>6</w:t>
            </w:r>
          </w:p>
        </w:tc>
        <w:tc>
          <w:tcPr>
            <w:tcW w:w="815" w:type="dxa"/>
          </w:tcPr>
          <w:p w14:paraId="6118AA94" w14:textId="0FF55412"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0.5</w:t>
            </w:r>
            <w:r w:rsidR="0020149C">
              <w:rPr>
                <w:rFonts w:ascii="Garamond" w:hAnsi="Garamond"/>
                <w:color w:val="000000" w:themeColor="text1"/>
                <w:sz w:val="18"/>
                <w:szCs w:val="18"/>
              </w:rPr>
              <w:t>8</w:t>
            </w:r>
          </w:p>
        </w:tc>
        <w:tc>
          <w:tcPr>
            <w:tcW w:w="1057" w:type="dxa"/>
          </w:tcPr>
          <w:p w14:paraId="0A54C796" w14:textId="564834BA"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w:t>
            </w:r>
            <w:r w:rsidR="0020149C">
              <w:rPr>
                <w:rFonts w:ascii="Garamond" w:hAnsi="Garamond"/>
                <w:color w:val="000000" w:themeColor="text1"/>
                <w:sz w:val="18"/>
                <w:szCs w:val="18"/>
              </w:rPr>
              <w:t>83</w:t>
            </w:r>
          </w:p>
        </w:tc>
        <w:tc>
          <w:tcPr>
            <w:tcW w:w="838" w:type="dxa"/>
          </w:tcPr>
          <w:p w14:paraId="3D02BCB6" w14:textId="5794ECA4"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50</w:t>
            </w:r>
          </w:p>
        </w:tc>
        <w:tc>
          <w:tcPr>
            <w:tcW w:w="850" w:type="dxa"/>
          </w:tcPr>
          <w:p w14:paraId="0E16C491" w14:textId="198BE908"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106</w:t>
            </w:r>
          </w:p>
        </w:tc>
      </w:tr>
      <w:tr w:rsidR="00343676" w:rsidRPr="007E3B63" w14:paraId="5E8DB944" w14:textId="1A7FBA6E" w:rsidTr="00FA7117">
        <w:tc>
          <w:tcPr>
            <w:tcW w:w="1843" w:type="dxa"/>
          </w:tcPr>
          <w:p w14:paraId="5B761B86" w14:textId="4AA91C34"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Reptil</w:t>
            </w:r>
            <w:r>
              <w:rPr>
                <w:rFonts w:ascii="Garamond" w:hAnsi="Garamond"/>
                <w:color w:val="000000" w:themeColor="text1"/>
                <w:sz w:val="18"/>
                <w:szCs w:val="18"/>
              </w:rPr>
              <w:t>es / Amphibians</w:t>
            </w:r>
          </w:p>
        </w:tc>
        <w:tc>
          <w:tcPr>
            <w:tcW w:w="851" w:type="dxa"/>
          </w:tcPr>
          <w:p w14:paraId="5D0ACE4D" w14:textId="0BFADDB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0.05</w:t>
            </w:r>
          </w:p>
        </w:tc>
        <w:tc>
          <w:tcPr>
            <w:tcW w:w="992" w:type="dxa"/>
          </w:tcPr>
          <w:p w14:paraId="02994C06" w14:textId="388CEEB5"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-0.04, 0.14</w:t>
            </w:r>
          </w:p>
        </w:tc>
        <w:tc>
          <w:tcPr>
            <w:tcW w:w="1154" w:type="dxa"/>
          </w:tcPr>
          <w:p w14:paraId="4E0632CF" w14:textId="5FD3E65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-0.06, 0.15</w:t>
            </w:r>
          </w:p>
        </w:tc>
        <w:tc>
          <w:tcPr>
            <w:tcW w:w="814" w:type="dxa"/>
          </w:tcPr>
          <w:p w14:paraId="5ED8049E" w14:textId="6D9BC04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1.13</w:t>
            </w:r>
          </w:p>
        </w:tc>
        <w:tc>
          <w:tcPr>
            <w:tcW w:w="815" w:type="dxa"/>
          </w:tcPr>
          <w:p w14:paraId="203614F1" w14:textId="1B395F2E"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0.26</w:t>
            </w:r>
          </w:p>
        </w:tc>
        <w:tc>
          <w:tcPr>
            <w:tcW w:w="1057" w:type="dxa"/>
          </w:tcPr>
          <w:p w14:paraId="55CE1879" w14:textId="7777777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95</w:t>
            </w:r>
          </w:p>
        </w:tc>
        <w:tc>
          <w:tcPr>
            <w:tcW w:w="838" w:type="dxa"/>
          </w:tcPr>
          <w:p w14:paraId="1EBA9762" w14:textId="4FDBE1BE"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11</w:t>
            </w:r>
          </w:p>
        </w:tc>
        <w:tc>
          <w:tcPr>
            <w:tcW w:w="850" w:type="dxa"/>
          </w:tcPr>
          <w:p w14:paraId="311FD9F1" w14:textId="31479379"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r>
      <w:tr w:rsidR="00343676" w:rsidRPr="007E3B63" w14:paraId="2E1304C7" w14:textId="2DF8AD12" w:rsidTr="00FA7117">
        <w:tc>
          <w:tcPr>
            <w:tcW w:w="1843" w:type="dxa"/>
          </w:tcPr>
          <w:p w14:paraId="7E094156"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Fish</w:t>
            </w:r>
          </w:p>
        </w:tc>
        <w:tc>
          <w:tcPr>
            <w:tcW w:w="851" w:type="dxa"/>
          </w:tcPr>
          <w:p w14:paraId="441C8610" w14:textId="1AEBBD8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-0.04</w:t>
            </w:r>
          </w:p>
        </w:tc>
        <w:tc>
          <w:tcPr>
            <w:tcW w:w="992" w:type="dxa"/>
          </w:tcPr>
          <w:p w14:paraId="154FFD8A" w14:textId="2B1CDB8B"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-0.09, 0.01</w:t>
            </w:r>
          </w:p>
        </w:tc>
        <w:tc>
          <w:tcPr>
            <w:tcW w:w="1154" w:type="dxa"/>
          </w:tcPr>
          <w:p w14:paraId="38BE55EC" w14:textId="4382339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-0.64, 0.56</w:t>
            </w:r>
          </w:p>
        </w:tc>
        <w:tc>
          <w:tcPr>
            <w:tcW w:w="814" w:type="dxa"/>
          </w:tcPr>
          <w:p w14:paraId="78F320D0" w14:textId="5BA98B6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-1.44</w:t>
            </w:r>
          </w:p>
        </w:tc>
        <w:tc>
          <w:tcPr>
            <w:tcW w:w="815" w:type="dxa"/>
          </w:tcPr>
          <w:p w14:paraId="223EC2DA" w14:textId="0B78DD52"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0.15</w:t>
            </w:r>
          </w:p>
        </w:tc>
        <w:tc>
          <w:tcPr>
            <w:tcW w:w="1057" w:type="dxa"/>
          </w:tcPr>
          <w:p w14:paraId="5CC5DF43" w14:textId="6E05ABC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493</w:t>
            </w:r>
          </w:p>
        </w:tc>
        <w:tc>
          <w:tcPr>
            <w:tcW w:w="838" w:type="dxa"/>
          </w:tcPr>
          <w:p w14:paraId="124B38F0" w14:textId="020C4F3F"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44</w:t>
            </w:r>
          </w:p>
        </w:tc>
        <w:tc>
          <w:tcPr>
            <w:tcW w:w="850" w:type="dxa"/>
          </w:tcPr>
          <w:p w14:paraId="3814600F" w14:textId="40B08897"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22</w:t>
            </w:r>
          </w:p>
        </w:tc>
      </w:tr>
      <w:tr w:rsidR="00343676" w:rsidRPr="007E3B63" w14:paraId="69F541BC" w14:textId="00B5F519" w:rsidTr="00FA7117">
        <w:tc>
          <w:tcPr>
            <w:tcW w:w="1843" w:type="dxa"/>
          </w:tcPr>
          <w:p w14:paraId="2AAB0E4D"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Invertebrates</w:t>
            </w:r>
          </w:p>
        </w:tc>
        <w:tc>
          <w:tcPr>
            <w:tcW w:w="851" w:type="dxa"/>
          </w:tcPr>
          <w:p w14:paraId="7F5068CD" w14:textId="500545C3" w:rsidR="00343676" w:rsidRPr="00343676" w:rsidRDefault="00A70FFA"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0.00</w:t>
            </w:r>
          </w:p>
        </w:tc>
        <w:tc>
          <w:tcPr>
            <w:tcW w:w="992" w:type="dxa"/>
          </w:tcPr>
          <w:p w14:paraId="4AD16F97" w14:textId="7F6E66B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w:t>
            </w:r>
            <w:r w:rsidR="00A70FFA">
              <w:rPr>
                <w:rFonts w:ascii="Garamond" w:hAnsi="Garamond"/>
                <w:color w:val="000000" w:themeColor="text1"/>
                <w:sz w:val="18"/>
                <w:szCs w:val="18"/>
              </w:rPr>
              <w:t>0.13</w:t>
            </w:r>
            <w:r w:rsidRPr="00343676">
              <w:rPr>
                <w:rFonts w:ascii="Garamond" w:hAnsi="Garamond"/>
                <w:color w:val="000000" w:themeColor="text1"/>
                <w:sz w:val="18"/>
                <w:szCs w:val="18"/>
              </w:rPr>
              <w:t>, 0.</w:t>
            </w:r>
            <w:r w:rsidR="00A70FFA">
              <w:rPr>
                <w:rFonts w:ascii="Garamond" w:hAnsi="Garamond"/>
                <w:color w:val="000000" w:themeColor="text1"/>
                <w:sz w:val="18"/>
                <w:szCs w:val="18"/>
              </w:rPr>
              <w:t>12</w:t>
            </w:r>
          </w:p>
        </w:tc>
        <w:tc>
          <w:tcPr>
            <w:tcW w:w="1154" w:type="dxa"/>
          </w:tcPr>
          <w:p w14:paraId="5FB2DC14" w14:textId="415C570A" w:rsidR="00343676" w:rsidRPr="00343676" w:rsidRDefault="008B107F"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-0.77, 0.76</w:t>
            </w:r>
          </w:p>
        </w:tc>
        <w:tc>
          <w:tcPr>
            <w:tcW w:w="814" w:type="dxa"/>
          </w:tcPr>
          <w:p w14:paraId="6BB1DE81" w14:textId="3E2B7A0C"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w:t>
            </w:r>
            <w:r w:rsidR="00A70FFA">
              <w:rPr>
                <w:rFonts w:ascii="Garamond" w:hAnsi="Garamond"/>
                <w:color w:val="000000" w:themeColor="text1"/>
                <w:sz w:val="18"/>
                <w:szCs w:val="18"/>
              </w:rPr>
              <w:t>04</w:t>
            </w:r>
          </w:p>
        </w:tc>
        <w:tc>
          <w:tcPr>
            <w:tcW w:w="815" w:type="dxa"/>
          </w:tcPr>
          <w:p w14:paraId="21B1E2A4" w14:textId="61EE998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w:t>
            </w:r>
            <w:r w:rsidR="00A70FFA">
              <w:rPr>
                <w:rFonts w:ascii="Garamond" w:hAnsi="Garamond"/>
                <w:color w:val="000000" w:themeColor="text1"/>
                <w:sz w:val="18"/>
                <w:szCs w:val="18"/>
              </w:rPr>
              <w:t>97</w:t>
            </w:r>
          </w:p>
        </w:tc>
        <w:tc>
          <w:tcPr>
            <w:tcW w:w="1057" w:type="dxa"/>
          </w:tcPr>
          <w:p w14:paraId="40507715" w14:textId="6941EB5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w:t>
            </w:r>
            <w:r w:rsidR="00A70FFA">
              <w:rPr>
                <w:rFonts w:ascii="Garamond" w:hAnsi="Garamond"/>
                <w:color w:val="000000" w:themeColor="text1"/>
                <w:sz w:val="18"/>
                <w:szCs w:val="18"/>
              </w:rPr>
              <w:t>22</w:t>
            </w:r>
          </w:p>
        </w:tc>
        <w:tc>
          <w:tcPr>
            <w:tcW w:w="838" w:type="dxa"/>
          </w:tcPr>
          <w:p w14:paraId="62DE80C6" w14:textId="7ECF978E" w:rsidR="00343676" w:rsidRPr="00343676" w:rsidRDefault="00A70FFA"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37</w:t>
            </w:r>
          </w:p>
        </w:tc>
        <w:tc>
          <w:tcPr>
            <w:tcW w:w="850" w:type="dxa"/>
          </w:tcPr>
          <w:p w14:paraId="5F8864CC" w14:textId="41BAEDAC" w:rsidR="00343676" w:rsidRPr="00343676" w:rsidRDefault="00A70FFA"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36</w:t>
            </w:r>
          </w:p>
        </w:tc>
      </w:tr>
    </w:tbl>
    <w:p w14:paraId="00E7B2BA" w14:textId="77777777" w:rsidR="003E2881" w:rsidRPr="007E3B63" w:rsidRDefault="003E2881" w:rsidP="003E2881">
      <w:pPr>
        <w:rPr>
          <w:rFonts w:ascii="Garamond" w:hAnsi="Garamond"/>
          <w:color w:val="000000" w:themeColor="text1"/>
        </w:rPr>
      </w:pPr>
    </w:p>
    <w:p w14:paraId="703D65B0" w14:textId="6E6A2914" w:rsidR="00621148" w:rsidRPr="007E3B63" w:rsidRDefault="00621148" w:rsidP="003E2881">
      <w:pPr>
        <w:rPr>
          <w:rFonts w:ascii="Garamond" w:hAnsi="Garamond"/>
          <w:color w:val="000000" w:themeColor="text1"/>
        </w:rPr>
      </w:pPr>
    </w:p>
    <w:p w14:paraId="6ECEF63B" w14:textId="77777777" w:rsidR="007F6D9E" w:rsidRPr="007E3B63" w:rsidRDefault="007F6D9E" w:rsidP="003E2881">
      <w:pPr>
        <w:rPr>
          <w:rFonts w:ascii="Garamond" w:hAnsi="Garamond"/>
          <w:color w:val="000000" w:themeColor="text1"/>
        </w:rPr>
      </w:pPr>
    </w:p>
    <w:p w14:paraId="516D3DC6" w14:textId="66E7ACF8" w:rsidR="00AB30EB" w:rsidRPr="007E3B63" w:rsidRDefault="00AB30EB" w:rsidP="003E2881">
      <w:pPr>
        <w:rPr>
          <w:rFonts w:ascii="Garamond" w:hAnsi="Garamond"/>
          <w:color w:val="000000" w:themeColor="text1"/>
        </w:rPr>
      </w:pPr>
    </w:p>
    <w:p w14:paraId="6DA9FF16" w14:textId="77777777" w:rsidR="007A02EE" w:rsidRPr="007E3B63" w:rsidRDefault="007A02EE">
      <w:pPr>
        <w:rPr>
          <w:rFonts w:ascii="Garamond" w:hAnsi="Garamond"/>
          <w:color w:val="000000" w:themeColor="text1"/>
        </w:rPr>
      </w:pPr>
      <w:r w:rsidRPr="007E3B63">
        <w:rPr>
          <w:rFonts w:ascii="Garamond" w:hAnsi="Garamond"/>
          <w:color w:val="000000" w:themeColor="text1"/>
        </w:rPr>
        <w:br w:type="page"/>
      </w:r>
    </w:p>
    <w:p w14:paraId="53C02C7C" w14:textId="68F92E3B" w:rsidR="003E2881" w:rsidRPr="007E3B63" w:rsidRDefault="003E2881" w:rsidP="003E2881">
      <w:pPr>
        <w:rPr>
          <w:rFonts w:ascii="Garamond" w:hAnsi="Garamond"/>
          <w:color w:val="000000" w:themeColor="text1"/>
        </w:rPr>
      </w:pPr>
      <w:r w:rsidRPr="007E3B63">
        <w:rPr>
          <w:rFonts w:ascii="Garamond" w:hAnsi="Garamond"/>
          <w:color w:val="000000" w:themeColor="text1"/>
        </w:rPr>
        <w:lastRenderedPageBreak/>
        <w:t xml:space="preserve">Table 2. </w:t>
      </w:r>
      <w:r w:rsidR="003005B3" w:rsidRPr="007E3B63">
        <w:rPr>
          <w:rFonts w:ascii="Garamond" w:hAnsi="Garamond"/>
          <w:color w:val="000000" w:themeColor="text1"/>
        </w:rPr>
        <w:t xml:space="preserve">MLMR models </w:t>
      </w:r>
      <w:r w:rsidR="006C475D" w:rsidRPr="007E3B63">
        <w:rPr>
          <w:rFonts w:ascii="Garamond" w:hAnsi="Garamond"/>
          <w:color w:val="000000" w:themeColor="text1"/>
        </w:rPr>
        <w:t xml:space="preserve">for each taxa </w:t>
      </w:r>
      <w:r w:rsidR="003005B3" w:rsidRPr="007E3B63">
        <w:rPr>
          <w:rFonts w:ascii="Garamond" w:hAnsi="Garamond"/>
          <w:color w:val="000000" w:themeColor="text1"/>
        </w:rPr>
        <w:t xml:space="preserve">with personality type </w:t>
      </w:r>
      <w:r w:rsidR="006C475D" w:rsidRPr="007E3B63">
        <w:rPr>
          <w:rFonts w:ascii="Garamond" w:hAnsi="Garamond"/>
          <w:color w:val="000000" w:themeColor="text1"/>
        </w:rPr>
        <w:t>as a fixed moderator</w:t>
      </w:r>
      <w:r w:rsidR="003005B3" w:rsidRPr="007E3B63">
        <w:rPr>
          <w:rFonts w:ascii="Garamond" w:hAnsi="Garamond"/>
          <w:color w:val="000000" w:themeColor="text1"/>
        </w:rPr>
        <w:t xml:space="preserve">. Values highlighted in bold indicate </w:t>
      </w:r>
      <w:r w:rsidR="006C475D" w:rsidRPr="007E3B63">
        <w:rPr>
          <w:rFonts w:ascii="Garamond" w:hAnsi="Garamond"/>
          <w:color w:val="000000" w:themeColor="text1"/>
        </w:rPr>
        <w:t xml:space="preserve">a </w:t>
      </w:r>
      <w:r w:rsidR="003005B3" w:rsidRPr="007E3B63">
        <w:rPr>
          <w:rFonts w:ascii="Garamond" w:hAnsi="Garamond"/>
          <w:color w:val="000000" w:themeColor="text1"/>
        </w:rPr>
        <w:t xml:space="preserve">significant difference </w:t>
      </w:r>
      <w:ins w:id="505" w:author="Daniel Noble" w:date="2020-09-05T14:26:00Z">
        <w:r w:rsidR="001E7646">
          <w:rPr>
            <w:rFonts w:ascii="Garamond" w:hAnsi="Garamond"/>
            <w:color w:val="000000" w:themeColor="text1"/>
          </w:rPr>
          <w:t>(</w:t>
        </w:r>
      </w:ins>
      <m:oMath>
        <m:r>
          <w:ins w:id="506" w:author="Daniel Noble" w:date="2020-09-05T14:26:00Z">
            <w:rPr>
              <w:rFonts w:ascii="Cambria Math" w:hAnsi="Cambria Math"/>
              <w:color w:val="000000" w:themeColor="text1"/>
            </w:rPr>
            <m:t xml:space="preserve">α </m:t>
          </w:ins>
        </m:r>
      </m:oMath>
      <w:ins w:id="507" w:author="Daniel Noble" w:date="2020-09-05T14:26:00Z">
        <w:r w:rsidR="001E7646">
          <w:rPr>
            <w:rFonts w:ascii="Garamond" w:hAnsi="Garamond"/>
            <w:color w:val="000000" w:themeColor="text1"/>
          </w:rPr>
          <w:t>&lt; 0.</w:t>
        </w:r>
        <w:commentRangeStart w:id="508"/>
        <w:r w:rsidR="001E7646">
          <w:rPr>
            <w:rFonts w:ascii="Garamond" w:hAnsi="Garamond"/>
            <w:color w:val="000000" w:themeColor="text1"/>
          </w:rPr>
          <w:t xml:space="preserve">05) </w:t>
        </w:r>
      </w:ins>
      <w:commentRangeEnd w:id="508"/>
      <w:ins w:id="509" w:author="Daniel Noble" w:date="2020-09-05T14:27:00Z">
        <w:r w:rsidR="001E7646">
          <w:rPr>
            <w:rStyle w:val="CommentReference"/>
          </w:rPr>
          <w:commentReference w:id="508"/>
        </w:r>
      </w:ins>
      <w:r w:rsidR="003005B3" w:rsidRPr="007E3B63">
        <w:rPr>
          <w:rFonts w:ascii="Garamond" w:hAnsi="Garamond"/>
          <w:color w:val="000000" w:themeColor="text1"/>
        </w:rPr>
        <w:t>between males and females.</w:t>
      </w:r>
      <w:r w:rsidR="00621148" w:rsidRPr="007E3B63">
        <w:rPr>
          <w:rFonts w:ascii="Garamond" w:hAnsi="Garamond"/>
          <w:color w:val="000000" w:themeColor="text1"/>
        </w:rPr>
        <w:t xml:space="preserve"> Positive </w:t>
      </w:r>
      <w:r w:rsidR="00782000" w:rsidRPr="007E3B63">
        <w:rPr>
          <w:rFonts w:ascii="Garamond" w:hAnsi="Garamond"/>
          <w:color w:val="000000" w:themeColor="text1"/>
        </w:rPr>
        <w:t>estimates</w:t>
      </w:r>
      <w:r w:rsidR="006C475D" w:rsidRPr="007E3B63">
        <w:rPr>
          <w:rFonts w:ascii="Garamond" w:hAnsi="Garamond"/>
          <w:color w:val="000000" w:themeColor="text1"/>
        </w:rPr>
        <w:t xml:space="preserve"> indicate that the</w:t>
      </w:r>
      <w:r w:rsidR="00621148" w:rsidRPr="007E3B63">
        <w:rPr>
          <w:rFonts w:ascii="Garamond" w:hAnsi="Garamond"/>
          <w:color w:val="000000" w:themeColor="text1"/>
        </w:rPr>
        <w:t xml:space="preserve"> mean and variability </w:t>
      </w:r>
      <w:r w:rsidR="006C475D" w:rsidRPr="007E3B63">
        <w:rPr>
          <w:rFonts w:ascii="Garamond" w:hAnsi="Garamond"/>
          <w:color w:val="000000" w:themeColor="text1"/>
        </w:rPr>
        <w:t>are greater for males than females.</w:t>
      </w:r>
      <w:r w:rsidR="00621148" w:rsidRPr="007E3B63">
        <w:rPr>
          <w:rFonts w:ascii="Garamond" w:hAnsi="Garamond"/>
          <w:color w:val="000000" w:themeColor="text1"/>
        </w:rPr>
        <w:t xml:space="preserve"> These models are graphically represented in Figures 1 &amp; 2. </w:t>
      </w:r>
    </w:p>
    <w:p w14:paraId="0E77839E" w14:textId="77777777" w:rsidR="003E2881" w:rsidRPr="007E3B63" w:rsidRDefault="003E2881" w:rsidP="003E2881">
      <w:pPr>
        <w:rPr>
          <w:rFonts w:ascii="Garamond" w:hAnsi="Garamond"/>
          <w:color w:val="000000" w:themeColor="text1"/>
        </w:rPr>
      </w:pPr>
    </w:p>
    <w:tbl>
      <w:tblPr>
        <w:tblStyle w:val="TableGrid"/>
        <w:tblW w:w="10206" w:type="dxa"/>
        <w:tblInd w:w="-5" w:type="dxa"/>
        <w:tblBorders>
          <w:insideH w:val="none" w:sz="0" w:space="0" w:color="auto"/>
          <w:insideV w:val="none" w:sz="0" w:space="0" w:color="auto"/>
        </w:tblBorders>
        <w:tblLook w:val="04A0" w:firstRow="1" w:lastRow="0" w:firstColumn="1" w:lastColumn="0" w:noHBand="0" w:noVBand="1"/>
        <w:tblPrChange w:id="510" w:author="Daniel Noble" w:date="2020-09-17T12:34:00Z">
          <w:tblPr>
            <w:tblStyle w:val="TableGrid"/>
            <w:tblW w:w="10206" w:type="dxa"/>
            <w:tblInd w:w="-5" w:type="dxa"/>
            <w:tblBorders>
              <w:insideH w:val="none" w:sz="0" w:space="0" w:color="auto"/>
              <w:insideV w:val="none" w:sz="0" w:space="0" w:color="auto"/>
            </w:tblBorders>
            <w:tblLook w:val="04A0" w:firstRow="1" w:lastRow="0" w:firstColumn="1" w:lastColumn="0" w:noHBand="0" w:noVBand="1"/>
          </w:tblPr>
        </w:tblPrChange>
      </w:tblPr>
      <w:tblGrid>
        <w:gridCol w:w="1356"/>
        <w:gridCol w:w="1254"/>
        <w:gridCol w:w="1076"/>
        <w:gridCol w:w="1260"/>
        <w:gridCol w:w="825"/>
        <w:gridCol w:w="1162"/>
        <w:gridCol w:w="938"/>
        <w:gridCol w:w="806"/>
        <w:gridCol w:w="759"/>
        <w:gridCol w:w="770"/>
        <w:tblGridChange w:id="511">
          <w:tblGrid>
            <w:gridCol w:w="1356"/>
            <w:gridCol w:w="1254"/>
            <w:gridCol w:w="938"/>
            <w:gridCol w:w="1398"/>
            <w:gridCol w:w="825"/>
            <w:gridCol w:w="1162"/>
            <w:gridCol w:w="938"/>
            <w:gridCol w:w="806"/>
            <w:gridCol w:w="759"/>
            <w:gridCol w:w="770"/>
          </w:tblGrid>
        </w:tblGridChange>
      </w:tblGrid>
      <w:tr w:rsidR="008E2EC8" w:rsidRPr="007E3B63" w14:paraId="37760CF9" w14:textId="30666A37" w:rsidTr="008F6BA5">
        <w:trPr>
          <w:trHeight w:val="518"/>
          <w:trPrChange w:id="512" w:author="Daniel Noble" w:date="2020-09-17T12:34:00Z">
            <w:trPr>
              <w:trHeight w:val="518"/>
            </w:trPr>
          </w:trPrChange>
        </w:trPr>
        <w:tc>
          <w:tcPr>
            <w:tcW w:w="1356" w:type="dxa"/>
            <w:tcBorders>
              <w:top w:val="single" w:sz="4" w:space="0" w:color="auto"/>
              <w:bottom w:val="single" w:sz="4" w:space="0" w:color="auto"/>
            </w:tcBorders>
            <w:tcPrChange w:id="513" w:author="Daniel Noble" w:date="2020-09-17T12:34:00Z">
              <w:tcPr>
                <w:tcW w:w="1392" w:type="dxa"/>
                <w:tcBorders>
                  <w:top w:val="single" w:sz="4" w:space="0" w:color="auto"/>
                  <w:bottom w:val="single" w:sz="4" w:space="0" w:color="auto"/>
                </w:tcBorders>
              </w:tcPr>
            </w:tcPrChange>
          </w:tcPr>
          <w:p w14:paraId="1A00F8ED" w14:textId="77777777" w:rsidR="008E2EC8" w:rsidRPr="008E2EC8" w:rsidRDefault="008E2EC8" w:rsidP="003D6888">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Parameters</w:t>
            </w:r>
          </w:p>
        </w:tc>
        <w:tc>
          <w:tcPr>
            <w:tcW w:w="1254" w:type="dxa"/>
            <w:tcBorders>
              <w:top w:val="single" w:sz="4" w:space="0" w:color="auto"/>
              <w:bottom w:val="single" w:sz="4" w:space="0" w:color="auto"/>
            </w:tcBorders>
            <w:tcPrChange w:id="514" w:author="Daniel Noble" w:date="2020-09-17T12:34:00Z">
              <w:tcPr>
                <w:tcW w:w="1350" w:type="dxa"/>
                <w:tcBorders>
                  <w:top w:val="single" w:sz="4" w:space="0" w:color="auto"/>
                  <w:bottom w:val="single" w:sz="4" w:space="0" w:color="auto"/>
                </w:tcBorders>
              </w:tcPr>
            </w:tcPrChange>
          </w:tcPr>
          <w:p w14:paraId="325A5C3D" w14:textId="77777777"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SMD</w:t>
            </w:r>
          </w:p>
          <w:p w14:paraId="4F915638" w14:textId="7F75C2D5"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mean</w:t>
            </w:r>
          </w:p>
        </w:tc>
        <w:tc>
          <w:tcPr>
            <w:tcW w:w="1076" w:type="dxa"/>
            <w:tcBorders>
              <w:top w:val="single" w:sz="4" w:space="0" w:color="auto"/>
              <w:bottom w:val="single" w:sz="4" w:space="0" w:color="auto"/>
            </w:tcBorders>
            <w:tcPrChange w:id="515" w:author="Daniel Noble" w:date="2020-09-17T12:34:00Z">
              <w:tcPr>
                <w:tcW w:w="971" w:type="dxa"/>
                <w:tcBorders>
                  <w:top w:val="single" w:sz="4" w:space="0" w:color="auto"/>
                  <w:bottom w:val="single" w:sz="4" w:space="0" w:color="auto"/>
                </w:tcBorders>
              </w:tcPr>
            </w:tcPrChange>
          </w:tcPr>
          <w:p w14:paraId="15A575D1" w14:textId="77777777"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SMD 95%CI</w:t>
            </w:r>
          </w:p>
        </w:tc>
        <w:tc>
          <w:tcPr>
            <w:tcW w:w="1260" w:type="dxa"/>
            <w:tcBorders>
              <w:top w:val="single" w:sz="4" w:space="0" w:color="auto"/>
              <w:bottom w:val="single" w:sz="4" w:space="0" w:color="auto"/>
            </w:tcBorders>
            <w:tcPrChange w:id="516" w:author="Daniel Noble" w:date="2020-09-17T12:34:00Z">
              <w:tcPr>
                <w:tcW w:w="1090" w:type="dxa"/>
                <w:tcBorders>
                  <w:top w:val="single" w:sz="4" w:space="0" w:color="auto"/>
                  <w:bottom w:val="single" w:sz="4" w:space="0" w:color="auto"/>
                </w:tcBorders>
              </w:tcPr>
            </w:tcPrChange>
          </w:tcPr>
          <w:p w14:paraId="07A593BE" w14:textId="77777777"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SMD</w:t>
            </w:r>
          </w:p>
          <w:p w14:paraId="76219811" w14:textId="36BD895A" w:rsidR="008E2EC8" w:rsidRPr="008E2EC8" w:rsidRDefault="008E2EC8" w:rsidP="003005B3">
            <w:pPr>
              <w:jc w:val="center"/>
              <w:rPr>
                <w:rFonts w:ascii="Garamond" w:hAnsi="Garamond"/>
                <w:b/>
                <w:color w:val="000000" w:themeColor="text1"/>
                <w:sz w:val="18"/>
                <w:szCs w:val="18"/>
              </w:rPr>
            </w:pPr>
            <w:r w:rsidRPr="008E2EC8">
              <w:rPr>
                <w:rFonts w:ascii="Garamond" w:hAnsi="Garamond"/>
                <w:b/>
                <w:i/>
                <w:color w:val="000000" w:themeColor="text1"/>
                <w:sz w:val="18"/>
                <w:szCs w:val="18"/>
              </w:rPr>
              <w:t>p-value</w:t>
            </w:r>
          </w:p>
        </w:tc>
        <w:tc>
          <w:tcPr>
            <w:tcW w:w="825" w:type="dxa"/>
            <w:tcBorders>
              <w:top w:val="single" w:sz="4" w:space="0" w:color="auto"/>
              <w:bottom w:val="single" w:sz="4" w:space="0" w:color="auto"/>
            </w:tcBorders>
            <w:tcPrChange w:id="517" w:author="Daniel Noble" w:date="2020-09-17T12:34:00Z">
              <w:tcPr>
                <w:tcW w:w="840" w:type="dxa"/>
                <w:tcBorders>
                  <w:top w:val="single" w:sz="4" w:space="0" w:color="auto"/>
                  <w:bottom w:val="single" w:sz="4" w:space="0" w:color="auto"/>
                </w:tcBorders>
              </w:tcPr>
            </w:tcPrChange>
          </w:tcPr>
          <w:p w14:paraId="01D3BF49" w14:textId="77777777" w:rsidR="008E2EC8" w:rsidRPr="008E2EC8" w:rsidRDefault="008E2EC8" w:rsidP="003005B3">
            <w:pPr>
              <w:jc w:val="center"/>
              <w:rPr>
                <w:rFonts w:ascii="Garamond" w:hAnsi="Garamond"/>
                <w:b/>
                <w:color w:val="000000" w:themeColor="text1"/>
                <w:sz w:val="18"/>
                <w:szCs w:val="18"/>
              </w:rPr>
            </w:pPr>
            <w:proofErr w:type="spellStart"/>
            <w:r w:rsidRPr="008E2EC8">
              <w:rPr>
                <w:rFonts w:ascii="Garamond" w:hAnsi="Garamond"/>
                <w:b/>
                <w:color w:val="000000" w:themeColor="text1"/>
                <w:sz w:val="18"/>
                <w:szCs w:val="18"/>
              </w:rPr>
              <w:t>lnCVR</w:t>
            </w:r>
            <w:proofErr w:type="spellEnd"/>
            <w:r w:rsidRPr="008E2EC8">
              <w:rPr>
                <w:rFonts w:ascii="Garamond" w:hAnsi="Garamond"/>
                <w:b/>
                <w:color w:val="000000" w:themeColor="text1"/>
                <w:sz w:val="18"/>
                <w:szCs w:val="18"/>
              </w:rPr>
              <w:t xml:space="preserve"> </w:t>
            </w:r>
          </w:p>
          <w:p w14:paraId="335E17C8" w14:textId="4E3211E8"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mean</w:t>
            </w:r>
          </w:p>
        </w:tc>
        <w:tc>
          <w:tcPr>
            <w:tcW w:w="1162" w:type="dxa"/>
            <w:tcBorders>
              <w:top w:val="single" w:sz="4" w:space="0" w:color="auto"/>
              <w:bottom w:val="single" w:sz="4" w:space="0" w:color="auto"/>
            </w:tcBorders>
            <w:tcPrChange w:id="518" w:author="Daniel Noble" w:date="2020-09-17T12:34:00Z">
              <w:tcPr>
                <w:tcW w:w="1230" w:type="dxa"/>
                <w:tcBorders>
                  <w:top w:val="single" w:sz="4" w:space="0" w:color="auto"/>
                  <w:bottom w:val="single" w:sz="4" w:space="0" w:color="auto"/>
                </w:tcBorders>
              </w:tcPr>
            </w:tcPrChange>
          </w:tcPr>
          <w:p w14:paraId="6B3DE2CA" w14:textId="77777777" w:rsidR="008E2EC8" w:rsidRPr="008E2EC8" w:rsidRDefault="008E2EC8" w:rsidP="003005B3">
            <w:pPr>
              <w:jc w:val="center"/>
              <w:rPr>
                <w:rFonts w:ascii="Garamond" w:hAnsi="Garamond"/>
                <w:b/>
                <w:color w:val="000000" w:themeColor="text1"/>
                <w:sz w:val="18"/>
                <w:szCs w:val="18"/>
              </w:rPr>
            </w:pPr>
            <w:proofErr w:type="spellStart"/>
            <w:r w:rsidRPr="008E2EC8">
              <w:rPr>
                <w:rFonts w:ascii="Garamond" w:hAnsi="Garamond"/>
                <w:b/>
                <w:color w:val="000000" w:themeColor="text1"/>
                <w:sz w:val="18"/>
                <w:szCs w:val="18"/>
              </w:rPr>
              <w:t>lnCVR</w:t>
            </w:r>
            <w:proofErr w:type="spellEnd"/>
            <w:r w:rsidRPr="008E2EC8">
              <w:rPr>
                <w:rFonts w:ascii="Garamond" w:hAnsi="Garamond"/>
                <w:b/>
                <w:color w:val="000000" w:themeColor="text1"/>
                <w:sz w:val="18"/>
                <w:szCs w:val="18"/>
              </w:rPr>
              <w:t xml:space="preserve"> </w:t>
            </w:r>
          </w:p>
          <w:p w14:paraId="3BC31958" w14:textId="578382CD"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95%CI</w:t>
            </w:r>
          </w:p>
        </w:tc>
        <w:tc>
          <w:tcPr>
            <w:tcW w:w="938" w:type="dxa"/>
            <w:tcBorders>
              <w:top w:val="single" w:sz="4" w:space="0" w:color="auto"/>
              <w:bottom w:val="single" w:sz="4" w:space="0" w:color="auto"/>
            </w:tcBorders>
            <w:tcPrChange w:id="519" w:author="Daniel Noble" w:date="2020-09-17T12:34:00Z">
              <w:tcPr>
                <w:tcW w:w="970" w:type="dxa"/>
                <w:tcBorders>
                  <w:top w:val="single" w:sz="4" w:space="0" w:color="auto"/>
                  <w:bottom w:val="single" w:sz="4" w:space="0" w:color="auto"/>
                </w:tcBorders>
              </w:tcPr>
            </w:tcPrChange>
          </w:tcPr>
          <w:p w14:paraId="46B00C9A" w14:textId="77777777" w:rsidR="008E2EC8" w:rsidRPr="008E2EC8" w:rsidRDefault="008E2EC8" w:rsidP="003005B3">
            <w:pPr>
              <w:jc w:val="center"/>
              <w:rPr>
                <w:rFonts w:ascii="Garamond" w:hAnsi="Garamond"/>
                <w:b/>
                <w:color w:val="000000" w:themeColor="text1"/>
                <w:sz w:val="18"/>
                <w:szCs w:val="18"/>
              </w:rPr>
            </w:pPr>
            <w:proofErr w:type="spellStart"/>
            <w:r w:rsidRPr="008E2EC8">
              <w:rPr>
                <w:rFonts w:ascii="Garamond" w:hAnsi="Garamond"/>
                <w:b/>
                <w:color w:val="000000" w:themeColor="text1"/>
                <w:sz w:val="18"/>
                <w:szCs w:val="18"/>
              </w:rPr>
              <w:t>lnCVR</w:t>
            </w:r>
            <w:proofErr w:type="spellEnd"/>
          </w:p>
          <w:p w14:paraId="6AE03C4C" w14:textId="3DA3FF3C" w:rsidR="008E2EC8" w:rsidRPr="008E2EC8" w:rsidRDefault="008E2EC8" w:rsidP="003005B3">
            <w:pPr>
              <w:jc w:val="center"/>
              <w:rPr>
                <w:rFonts w:ascii="Garamond" w:hAnsi="Garamond"/>
                <w:b/>
                <w:color w:val="000000" w:themeColor="text1"/>
                <w:sz w:val="18"/>
                <w:szCs w:val="18"/>
              </w:rPr>
            </w:pPr>
            <w:r w:rsidRPr="008E2EC8">
              <w:rPr>
                <w:rFonts w:ascii="Garamond" w:hAnsi="Garamond"/>
                <w:b/>
                <w:i/>
                <w:color w:val="000000" w:themeColor="text1"/>
                <w:sz w:val="18"/>
                <w:szCs w:val="18"/>
              </w:rPr>
              <w:t>p-value</w:t>
            </w:r>
          </w:p>
        </w:tc>
        <w:tc>
          <w:tcPr>
            <w:tcW w:w="806" w:type="dxa"/>
            <w:tcBorders>
              <w:top w:val="single" w:sz="4" w:space="0" w:color="auto"/>
              <w:bottom w:val="single" w:sz="4" w:space="0" w:color="auto"/>
            </w:tcBorders>
            <w:tcPrChange w:id="520" w:author="Daniel Noble" w:date="2020-09-17T12:34:00Z">
              <w:tcPr>
                <w:tcW w:w="833" w:type="dxa"/>
                <w:tcBorders>
                  <w:top w:val="single" w:sz="4" w:space="0" w:color="auto"/>
                  <w:bottom w:val="single" w:sz="4" w:space="0" w:color="auto"/>
                </w:tcBorders>
              </w:tcPr>
            </w:tcPrChange>
          </w:tcPr>
          <w:p w14:paraId="5DAFD833" w14:textId="2987038A" w:rsidR="008E2EC8" w:rsidRPr="008E2EC8" w:rsidRDefault="008E2EC8" w:rsidP="003005B3">
            <w:pPr>
              <w:jc w:val="center"/>
              <w:rPr>
                <w:rFonts w:ascii="Garamond" w:hAnsi="Garamond"/>
                <w:b/>
                <w:color w:val="000000" w:themeColor="text1"/>
                <w:sz w:val="18"/>
                <w:szCs w:val="18"/>
              </w:rPr>
            </w:pPr>
            <w:r>
              <w:rPr>
                <w:rFonts w:ascii="Garamond" w:hAnsi="Garamond"/>
                <w:b/>
                <w:color w:val="000000" w:themeColor="text1"/>
                <w:sz w:val="18"/>
                <w:szCs w:val="18"/>
              </w:rPr>
              <w:t>n effect sizes</w:t>
            </w:r>
          </w:p>
        </w:tc>
        <w:tc>
          <w:tcPr>
            <w:tcW w:w="759" w:type="dxa"/>
            <w:tcBorders>
              <w:top w:val="single" w:sz="4" w:space="0" w:color="auto"/>
              <w:bottom w:val="single" w:sz="4" w:space="0" w:color="auto"/>
            </w:tcBorders>
            <w:tcPrChange w:id="521" w:author="Daniel Noble" w:date="2020-09-17T12:34:00Z">
              <w:tcPr>
                <w:tcW w:w="760" w:type="dxa"/>
                <w:tcBorders>
                  <w:top w:val="single" w:sz="4" w:space="0" w:color="auto"/>
                  <w:bottom w:val="single" w:sz="4" w:space="0" w:color="auto"/>
                </w:tcBorders>
              </w:tcPr>
            </w:tcPrChange>
          </w:tcPr>
          <w:p w14:paraId="6303C743" w14:textId="1E4F0902" w:rsidR="008E2EC8" w:rsidRPr="008E2EC8" w:rsidRDefault="008E2EC8" w:rsidP="003005B3">
            <w:pPr>
              <w:jc w:val="center"/>
              <w:rPr>
                <w:rFonts w:ascii="Garamond" w:hAnsi="Garamond"/>
                <w:b/>
                <w:color w:val="000000" w:themeColor="text1"/>
                <w:sz w:val="18"/>
                <w:szCs w:val="18"/>
              </w:rPr>
            </w:pPr>
            <w:r>
              <w:rPr>
                <w:rFonts w:ascii="Garamond" w:hAnsi="Garamond"/>
                <w:b/>
                <w:color w:val="000000" w:themeColor="text1"/>
                <w:sz w:val="18"/>
                <w:szCs w:val="18"/>
              </w:rPr>
              <w:t>n studies</w:t>
            </w:r>
          </w:p>
        </w:tc>
        <w:tc>
          <w:tcPr>
            <w:tcW w:w="770" w:type="dxa"/>
            <w:tcBorders>
              <w:top w:val="single" w:sz="4" w:space="0" w:color="auto"/>
              <w:bottom w:val="single" w:sz="4" w:space="0" w:color="auto"/>
            </w:tcBorders>
            <w:tcPrChange w:id="522" w:author="Daniel Noble" w:date="2020-09-17T12:34:00Z">
              <w:tcPr>
                <w:tcW w:w="770" w:type="dxa"/>
                <w:tcBorders>
                  <w:top w:val="single" w:sz="4" w:space="0" w:color="auto"/>
                  <w:bottom w:val="single" w:sz="4" w:space="0" w:color="auto"/>
                </w:tcBorders>
              </w:tcPr>
            </w:tcPrChange>
          </w:tcPr>
          <w:p w14:paraId="64057B2C" w14:textId="6A951291" w:rsidR="008E2EC8" w:rsidRPr="008E2EC8" w:rsidRDefault="008E2EC8" w:rsidP="003005B3">
            <w:pPr>
              <w:jc w:val="center"/>
              <w:rPr>
                <w:rFonts w:ascii="Garamond" w:hAnsi="Garamond"/>
                <w:b/>
                <w:color w:val="000000" w:themeColor="text1"/>
                <w:sz w:val="18"/>
                <w:szCs w:val="18"/>
              </w:rPr>
            </w:pPr>
            <w:r>
              <w:rPr>
                <w:rFonts w:ascii="Garamond" w:hAnsi="Garamond"/>
                <w:b/>
                <w:color w:val="000000" w:themeColor="text1"/>
                <w:sz w:val="18"/>
                <w:szCs w:val="18"/>
              </w:rPr>
              <w:t>n species</w:t>
            </w:r>
          </w:p>
        </w:tc>
      </w:tr>
      <w:tr w:rsidR="008E2EC8" w:rsidRPr="007E3B63" w14:paraId="113C0FC6" w14:textId="415333DB" w:rsidTr="008F6BA5">
        <w:tc>
          <w:tcPr>
            <w:tcW w:w="7871" w:type="dxa"/>
            <w:gridSpan w:val="7"/>
            <w:tcBorders>
              <w:top w:val="single" w:sz="4" w:space="0" w:color="auto"/>
            </w:tcBorders>
            <w:tcPrChange w:id="523" w:author="Daniel Noble" w:date="2020-09-17T12:34:00Z">
              <w:tcPr>
                <w:tcW w:w="7843" w:type="dxa"/>
                <w:gridSpan w:val="7"/>
                <w:tcBorders>
                  <w:top w:val="single" w:sz="4" w:space="0" w:color="auto"/>
                </w:tcBorders>
              </w:tcPr>
            </w:tcPrChange>
          </w:tcPr>
          <w:p w14:paraId="46DC6C85"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Mammals</w:t>
            </w:r>
          </w:p>
        </w:tc>
        <w:tc>
          <w:tcPr>
            <w:tcW w:w="806" w:type="dxa"/>
            <w:tcBorders>
              <w:top w:val="single" w:sz="4" w:space="0" w:color="auto"/>
            </w:tcBorders>
            <w:tcPrChange w:id="524" w:author="Daniel Noble" w:date="2020-09-17T12:34:00Z">
              <w:tcPr>
                <w:tcW w:w="833" w:type="dxa"/>
                <w:tcBorders>
                  <w:top w:val="single" w:sz="4" w:space="0" w:color="auto"/>
                </w:tcBorders>
              </w:tcPr>
            </w:tcPrChange>
          </w:tcPr>
          <w:p w14:paraId="07B1EFD7" w14:textId="77777777" w:rsidR="008E2EC8" w:rsidRPr="008E2EC8" w:rsidRDefault="008E2EC8" w:rsidP="003005B3">
            <w:pPr>
              <w:spacing w:line="276" w:lineRule="auto"/>
              <w:rPr>
                <w:rFonts w:ascii="Garamond" w:hAnsi="Garamond"/>
                <w:b/>
                <w:i/>
                <w:color w:val="000000" w:themeColor="text1"/>
                <w:sz w:val="18"/>
                <w:szCs w:val="18"/>
              </w:rPr>
            </w:pPr>
          </w:p>
        </w:tc>
        <w:tc>
          <w:tcPr>
            <w:tcW w:w="759" w:type="dxa"/>
            <w:tcBorders>
              <w:top w:val="single" w:sz="4" w:space="0" w:color="auto"/>
            </w:tcBorders>
            <w:tcPrChange w:id="525" w:author="Daniel Noble" w:date="2020-09-17T12:34:00Z">
              <w:tcPr>
                <w:tcW w:w="760" w:type="dxa"/>
                <w:tcBorders>
                  <w:top w:val="single" w:sz="4" w:space="0" w:color="auto"/>
                </w:tcBorders>
              </w:tcPr>
            </w:tcPrChange>
          </w:tcPr>
          <w:p w14:paraId="5C6BE35C"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Borders>
              <w:top w:val="single" w:sz="4" w:space="0" w:color="auto"/>
            </w:tcBorders>
            <w:tcPrChange w:id="526" w:author="Daniel Noble" w:date="2020-09-17T12:34:00Z">
              <w:tcPr>
                <w:tcW w:w="770" w:type="dxa"/>
                <w:tcBorders>
                  <w:top w:val="single" w:sz="4" w:space="0" w:color="auto"/>
                </w:tcBorders>
              </w:tcPr>
            </w:tcPrChange>
          </w:tcPr>
          <w:p w14:paraId="2FF92F7A"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7272443E" w14:textId="059F29C6" w:rsidTr="008F6BA5">
        <w:tc>
          <w:tcPr>
            <w:tcW w:w="1356" w:type="dxa"/>
            <w:tcPrChange w:id="527" w:author="Daniel Noble" w:date="2020-09-17T12:34:00Z">
              <w:tcPr>
                <w:tcW w:w="1392" w:type="dxa"/>
              </w:tcPr>
            </w:tcPrChange>
          </w:tcPr>
          <w:p w14:paraId="4835D028"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254" w:type="dxa"/>
            <w:tcPrChange w:id="528" w:author="Daniel Noble" w:date="2020-09-17T12:34:00Z">
              <w:tcPr>
                <w:tcW w:w="1350" w:type="dxa"/>
              </w:tcPr>
            </w:tcPrChange>
          </w:tcPr>
          <w:p w14:paraId="537F7555" w14:textId="1CE28A7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7</w:t>
            </w:r>
          </w:p>
        </w:tc>
        <w:tc>
          <w:tcPr>
            <w:tcW w:w="1076" w:type="dxa"/>
            <w:tcPrChange w:id="529" w:author="Daniel Noble" w:date="2020-09-17T12:34:00Z">
              <w:tcPr>
                <w:tcW w:w="971" w:type="dxa"/>
              </w:tcPr>
            </w:tcPrChange>
          </w:tcPr>
          <w:p w14:paraId="5BC51FCF" w14:textId="7A47589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-0.56, 0.23</w:t>
            </w:r>
          </w:p>
        </w:tc>
        <w:tc>
          <w:tcPr>
            <w:tcW w:w="1260" w:type="dxa"/>
            <w:tcPrChange w:id="530" w:author="Daniel Noble" w:date="2020-09-17T12:34:00Z">
              <w:tcPr>
                <w:tcW w:w="1090" w:type="dxa"/>
              </w:tcPr>
            </w:tcPrChange>
          </w:tcPr>
          <w:p w14:paraId="3462318D" w14:textId="257F4A7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0</w:t>
            </w:r>
          </w:p>
        </w:tc>
        <w:tc>
          <w:tcPr>
            <w:tcW w:w="825" w:type="dxa"/>
            <w:tcPrChange w:id="531" w:author="Daniel Noble" w:date="2020-09-17T12:34:00Z">
              <w:tcPr>
                <w:tcW w:w="840" w:type="dxa"/>
              </w:tcPr>
            </w:tcPrChange>
          </w:tcPr>
          <w:p w14:paraId="3613B089" w14:textId="62748CD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0</w:t>
            </w:r>
          </w:p>
        </w:tc>
        <w:tc>
          <w:tcPr>
            <w:tcW w:w="1162" w:type="dxa"/>
            <w:tcPrChange w:id="532" w:author="Daniel Noble" w:date="2020-09-17T12:34:00Z">
              <w:tcPr>
                <w:tcW w:w="1230" w:type="dxa"/>
              </w:tcPr>
            </w:tcPrChange>
          </w:tcPr>
          <w:p w14:paraId="2C684818" w14:textId="3A5E987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20</w:t>
            </w:r>
            <w:r w:rsidRPr="008E2EC8">
              <w:rPr>
                <w:rFonts w:ascii="Garamond" w:hAnsi="Garamond"/>
                <w:color w:val="000000" w:themeColor="text1"/>
                <w:sz w:val="18"/>
                <w:szCs w:val="18"/>
              </w:rPr>
              <w:t>, 0.41</w:t>
            </w:r>
          </w:p>
        </w:tc>
        <w:tc>
          <w:tcPr>
            <w:tcW w:w="938" w:type="dxa"/>
            <w:tcPrChange w:id="533" w:author="Daniel Noble" w:date="2020-09-17T12:34:00Z">
              <w:tcPr>
                <w:tcW w:w="970" w:type="dxa"/>
              </w:tcPr>
            </w:tcPrChange>
          </w:tcPr>
          <w:p w14:paraId="37A28FC5" w14:textId="358179A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50</w:t>
            </w:r>
          </w:p>
        </w:tc>
        <w:tc>
          <w:tcPr>
            <w:tcW w:w="806" w:type="dxa"/>
            <w:tcPrChange w:id="534" w:author="Daniel Noble" w:date="2020-09-17T12:34:00Z">
              <w:tcPr>
                <w:tcW w:w="833" w:type="dxa"/>
              </w:tcPr>
            </w:tcPrChange>
          </w:tcPr>
          <w:p w14:paraId="5CEBBDE8" w14:textId="761C89E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84</w:t>
            </w:r>
          </w:p>
        </w:tc>
        <w:tc>
          <w:tcPr>
            <w:tcW w:w="759" w:type="dxa"/>
            <w:tcPrChange w:id="535" w:author="Daniel Noble" w:date="2020-09-17T12:34:00Z">
              <w:tcPr>
                <w:tcW w:w="760" w:type="dxa"/>
              </w:tcPr>
            </w:tcPrChange>
          </w:tcPr>
          <w:p w14:paraId="7E98331C" w14:textId="19E4FB9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14</w:t>
            </w:r>
          </w:p>
        </w:tc>
        <w:tc>
          <w:tcPr>
            <w:tcW w:w="770" w:type="dxa"/>
            <w:tcPrChange w:id="536" w:author="Daniel Noble" w:date="2020-09-17T12:34:00Z">
              <w:tcPr>
                <w:tcW w:w="770" w:type="dxa"/>
              </w:tcPr>
            </w:tcPrChange>
          </w:tcPr>
          <w:p w14:paraId="46124B39" w14:textId="1D91F31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12</w:t>
            </w:r>
          </w:p>
        </w:tc>
      </w:tr>
      <w:tr w:rsidR="008E2EC8" w:rsidRPr="007E3B63" w14:paraId="1A1F7033" w14:textId="46DCAFAF" w:rsidTr="008F6BA5">
        <w:tc>
          <w:tcPr>
            <w:tcW w:w="1356" w:type="dxa"/>
            <w:tcPrChange w:id="537" w:author="Daniel Noble" w:date="2020-09-17T12:34:00Z">
              <w:tcPr>
                <w:tcW w:w="1392" w:type="dxa"/>
              </w:tcPr>
            </w:tcPrChange>
          </w:tcPr>
          <w:p w14:paraId="24B0E9E6"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Aggression</w:t>
            </w:r>
          </w:p>
        </w:tc>
        <w:tc>
          <w:tcPr>
            <w:tcW w:w="1254" w:type="dxa"/>
            <w:tcPrChange w:id="538" w:author="Daniel Noble" w:date="2020-09-17T12:34:00Z">
              <w:tcPr>
                <w:tcW w:w="1350" w:type="dxa"/>
              </w:tcPr>
            </w:tcPrChange>
          </w:tcPr>
          <w:p w14:paraId="3209DB45" w14:textId="50F32E6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0</w:t>
            </w:r>
          </w:p>
        </w:tc>
        <w:tc>
          <w:tcPr>
            <w:tcW w:w="1076" w:type="dxa"/>
            <w:tcPrChange w:id="539" w:author="Daniel Noble" w:date="2020-09-17T12:34:00Z">
              <w:tcPr>
                <w:tcW w:w="971" w:type="dxa"/>
              </w:tcPr>
            </w:tcPrChange>
          </w:tcPr>
          <w:p w14:paraId="3F2DC12E" w14:textId="70F442C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-0.27, 0.48</w:t>
            </w:r>
          </w:p>
        </w:tc>
        <w:tc>
          <w:tcPr>
            <w:tcW w:w="1260" w:type="dxa"/>
            <w:tcPrChange w:id="540" w:author="Daniel Noble" w:date="2020-09-17T12:34:00Z">
              <w:tcPr>
                <w:tcW w:w="1090" w:type="dxa"/>
              </w:tcPr>
            </w:tcPrChange>
          </w:tcPr>
          <w:p w14:paraId="5958D6C1" w14:textId="0822EF5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w:t>
            </w:r>
            <w:r w:rsidR="00C143A8">
              <w:rPr>
                <w:rFonts w:ascii="Garamond" w:hAnsi="Garamond"/>
                <w:color w:val="000000" w:themeColor="text1"/>
                <w:sz w:val="18"/>
                <w:szCs w:val="18"/>
              </w:rPr>
              <w:t>9</w:t>
            </w:r>
          </w:p>
        </w:tc>
        <w:tc>
          <w:tcPr>
            <w:tcW w:w="825" w:type="dxa"/>
            <w:tcPrChange w:id="541" w:author="Daniel Noble" w:date="2020-09-17T12:34:00Z">
              <w:tcPr>
                <w:tcW w:w="840" w:type="dxa"/>
              </w:tcPr>
            </w:tcPrChange>
          </w:tcPr>
          <w:p w14:paraId="40338A2C"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0.11</w:t>
            </w:r>
          </w:p>
        </w:tc>
        <w:tc>
          <w:tcPr>
            <w:tcW w:w="1162" w:type="dxa"/>
            <w:tcPrChange w:id="542" w:author="Daniel Noble" w:date="2020-09-17T12:34:00Z">
              <w:tcPr>
                <w:tcW w:w="1230" w:type="dxa"/>
              </w:tcPr>
            </w:tcPrChange>
          </w:tcPr>
          <w:p w14:paraId="14488E95" w14:textId="5BA7EB0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-0.20, 0.42</w:t>
            </w:r>
          </w:p>
        </w:tc>
        <w:tc>
          <w:tcPr>
            <w:tcW w:w="938" w:type="dxa"/>
            <w:tcPrChange w:id="543" w:author="Daniel Noble" w:date="2020-09-17T12:34:00Z">
              <w:tcPr>
                <w:tcW w:w="970" w:type="dxa"/>
              </w:tcPr>
            </w:tcPrChange>
          </w:tcPr>
          <w:p w14:paraId="3E92A061" w14:textId="7F40D04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9</w:t>
            </w:r>
          </w:p>
        </w:tc>
        <w:tc>
          <w:tcPr>
            <w:tcW w:w="806" w:type="dxa"/>
            <w:tcPrChange w:id="544" w:author="Daniel Noble" w:date="2020-09-17T12:34:00Z">
              <w:tcPr>
                <w:tcW w:w="833" w:type="dxa"/>
              </w:tcPr>
            </w:tcPrChange>
          </w:tcPr>
          <w:p w14:paraId="0F9A8020" w14:textId="0027D458"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87</w:t>
            </w:r>
          </w:p>
        </w:tc>
        <w:tc>
          <w:tcPr>
            <w:tcW w:w="759" w:type="dxa"/>
            <w:tcPrChange w:id="545" w:author="Daniel Noble" w:date="2020-09-17T12:34:00Z">
              <w:tcPr>
                <w:tcW w:w="760" w:type="dxa"/>
              </w:tcPr>
            </w:tcPrChange>
          </w:tcPr>
          <w:p w14:paraId="4BE24129" w14:textId="4D4554EB"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16</w:t>
            </w:r>
          </w:p>
        </w:tc>
        <w:tc>
          <w:tcPr>
            <w:tcW w:w="770" w:type="dxa"/>
            <w:tcPrChange w:id="546" w:author="Daniel Noble" w:date="2020-09-17T12:34:00Z">
              <w:tcPr>
                <w:tcW w:w="770" w:type="dxa"/>
              </w:tcPr>
            </w:tcPrChange>
          </w:tcPr>
          <w:p w14:paraId="1B4CAE95" w14:textId="768D1768"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14</w:t>
            </w:r>
          </w:p>
        </w:tc>
      </w:tr>
      <w:tr w:rsidR="008E2EC8" w:rsidRPr="007E3B63" w14:paraId="74F6DEF2" w14:textId="67D25415" w:rsidTr="008F6BA5">
        <w:tc>
          <w:tcPr>
            <w:tcW w:w="1356" w:type="dxa"/>
            <w:tcPrChange w:id="547" w:author="Daniel Noble" w:date="2020-09-17T12:34:00Z">
              <w:tcPr>
                <w:tcW w:w="1392" w:type="dxa"/>
              </w:tcPr>
            </w:tcPrChange>
          </w:tcPr>
          <w:p w14:paraId="43200887"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Boldness</w:t>
            </w:r>
          </w:p>
        </w:tc>
        <w:tc>
          <w:tcPr>
            <w:tcW w:w="1254" w:type="dxa"/>
            <w:tcPrChange w:id="548" w:author="Daniel Noble" w:date="2020-09-17T12:34:00Z">
              <w:tcPr>
                <w:tcW w:w="1350" w:type="dxa"/>
              </w:tcPr>
            </w:tcPrChange>
          </w:tcPr>
          <w:p w14:paraId="3EF3FF21" w14:textId="209BF44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0.15</w:t>
            </w:r>
          </w:p>
        </w:tc>
        <w:tc>
          <w:tcPr>
            <w:tcW w:w="1076" w:type="dxa"/>
            <w:tcPrChange w:id="549" w:author="Daniel Noble" w:date="2020-09-17T12:34:00Z">
              <w:tcPr>
                <w:tcW w:w="971" w:type="dxa"/>
              </w:tcPr>
            </w:tcPrChange>
          </w:tcPr>
          <w:p w14:paraId="318F77E5" w14:textId="41819C6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-0.20, 0.50</w:t>
            </w:r>
          </w:p>
        </w:tc>
        <w:tc>
          <w:tcPr>
            <w:tcW w:w="1260" w:type="dxa"/>
            <w:tcPrChange w:id="550" w:author="Daniel Noble" w:date="2020-09-17T12:34:00Z">
              <w:tcPr>
                <w:tcW w:w="1090" w:type="dxa"/>
              </w:tcPr>
            </w:tcPrChange>
          </w:tcPr>
          <w:p w14:paraId="67F75D09" w14:textId="17B704D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0.39</w:t>
            </w:r>
          </w:p>
        </w:tc>
        <w:tc>
          <w:tcPr>
            <w:tcW w:w="825" w:type="dxa"/>
            <w:tcPrChange w:id="551" w:author="Daniel Noble" w:date="2020-09-17T12:34:00Z">
              <w:tcPr>
                <w:tcW w:w="840" w:type="dxa"/>
              </w:tcPr>
            </w:tcPrChange>
          </w:tcPr>
          <w:p w14:paraId="17B9221A" w14:textId="059700A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0.06</w:t>
            </w:r>
          </w:p>
        </w:tc>
        <w:tc>
          <w:tcPr>
            <w:tcW w:w="1162" w:type="dxa"/>
            <w:tcPrChange w:id="552" w:author="Daniel Noble" w:date="2020-09-17T12:34:00Z">
              <w:tcPr>
                <w:tcW w:w="1230" w:type="dxa"/>
              </w:tcPr>
            </w:tcPrChange>
          </w:tcPr>
          <w:p w14:paraId="345DEE47" w14:textId="2045F52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C143A8">
              <w:rPr>
                <w:rFonts w:ascii="Garamond" w:hAnsi="Garamond"/>
                <w:color w:val="000000" w:themeColor="text1"/>
                <w:sz w:val="18"/>
                <w:szCs w:val="18"/>
              </w:rPr>
              <w:t>2</w:t>
            </w:r>
            <w:r w:rsidRPr="008E2EC8">
              <w:rPr>
                <w:rFonts w:ascii="Garamond" w:hAnsi="Garamond"/>
                <w:color w:val="000000" w:themeColor="text1"/>
                <w:sz w:val="18"/>
                <w:szCs w:val="18"/>
              </w:rPr>
              <w:t>, 0.34</w:t>
            </w:r>
          </w:p>
        </w:tc>
        <w:tc>
          <w:tcPr>
            <w:tcW w:w="938" w:type="dxa"/>
            <w:tcPrChange w:id="553" w:author="Daniel Noble" w:date="2020-09-17T12:34:00Z">
              <w:tcPr>
                <w:tcW w:w="970" w:type="dxa"/>
              </w:tcPr>
            </w:tcPrChange>
          </w:tcPr>
          <w:p w14:paraId="128AE16D" w14:textId="52ABCA0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w:t>
            </w:r>
            <w:r w:rsidR="00C143A8">
              <w:rPr>
                <w:rFonts w:ascii="Garamond" w:hAnsi="Garamond"/>
                <w:color w:val="000000" w:themeColor="text1"/>
                <w:sz w:val="18"/>
                <w:szCs w:val="18"/>
              </w:rPr>
              <w:t>7</w:t>
            </w:r>
          </w:p>
        </w:tc>
        <w:tc>
          <w:tcPr>
            <w:tcW w:w="806" w:type="dxa"/>
            <w:tcPrChange w:id="554" w:author="Daniel Noble" w:date="2020-09-17T12:34:00Z">
              <w:tcPr>
                <w:tcW w:w="833" w:type="dxa"/>
              </w:tcPr>
            </w:tcPrChange>
          </w:tcPr>
          <w:p w14:paraId="5CDD3A0B" w14:textId="76A8B21B"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193</w:t>
            </w:r>
          </w:p>
        </w:tc>
        <w:tc>
          <w:tcPr>
            <w:tcW w:w="759" w:type="dxa"/>
            <w:tcPrChange w:id="555" w:author="Daniel Noble" w:date="2020-09-17T12:34:00Z">
              <w:tcPr>
                <w:tcW w:w="760" w:type="dxa"/>
              </w:tcPr>
            </w:tcPrChange>
          </w:tcPr>
          <w:p w14:paraId="5ECA3F76" w14:textId="22846CC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27</w:t>
            </w:r>
          </w:p>
        </w:tc>
        <w:tc>
          <w:tcPr>
            <w:tcW w:w="770" w:type="dxa"/>
            <w:tcPrChange w:id="556" w:author="Daniel Noble" w:date="2020-09-17T12:34:00Z">
              <w:tcPr>
                <w:tcW w:w="770" w:type="dxa"/>
              </w:tcPr>
            </w:tcPrChange>
          </w:tcPr>
          <w:p w14:paraId="0AF08E30" w14:textId="1B6C111A"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27</w:t>
            </w:r>
          </w:p>
        </w:tc>
      </w:tr>
      <w:tr w:rsidR="008E2EC8" w:rsidRPr="007E3B63" w14:paraId="6C9BE38F" w14:textId="498B71C6" w:rsidTr="008F6BA5">
        <w:tc>
          <w:tcPr>
            <w:tcW w:w="1356" w:type="dxa"/>
            <w:tcPrChange w:id="557" w:author="Daniel Noble" w:date="2020-09-17T12:34:00Z">
              <w:tcPr>
                <w:tcW w:w="1392" w:type="dxa"/>
              </w:tcPr>
            </w:tcPrChange>
          </w:tcPr>
          <w:p w14:paraId="3DD3EDA3"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Exploration</w:t>
            </w:r>
          </w:p>
        </w:tc>
        <w:tc>
          <w:tcPr>
            <w:tcW w:w="1254" w:type="dxa"/>
            <w:tcPrChange w:id="558" w:author="Daniel Noble" w:date="2020-09-17T12:34:00Z">
              <w:tcPr>
                <w:tcW w:w="1350" w:type="dxa"/>
              </w:tcPr>
            </w:tcPrChange>
          </w:tcPr>
          <w:p w14:paraId="06506CA5" w14:textId="3B2DF3F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C143A8">
              <w:rPr>
                <w:rFonts w:ascii="Garamond" w:hAnsi="Garamond"/>
                <w:color w:val="000000" w:themeColor="text1"/>
                <w:sz w:val="18"/>
                <w:szCs w:val="18"/>
              </w:rPr>
              <w:t>5</w:t>
            </w:r>
          </w:p>
        </w:tc>
        <w:tc>
          <w:tcPr>
            <w:tcW w:w="1076" w:type="dxa"/>
            <w:tcPrChange w:id="559" w:author="Daniel Noble" w:date="2020-09-17T12:34:00Z">
              <w:tcPr>
                <w:tcW w:w="971" w:type="dxa"/>
              </w:tcPr>
            </w:tcPrChange>
          </w:tcPr>
          <w:p w14:paraId="5664B508" w14:textId="67ACFFD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-0.31, 0.4</w:t>
            </w:r>
            <w:r w:rsidR="00C143A8">
              <w:rPr>
                <w:rFonts w:ascii="Garamond" w:hAnsi="Garamond"/>
                <w:color w:val="000000" w:themeColor="text1"/>
                <w:sz w:val="18"/>
                <w:szCs w:val="18"/>
              </w:rPr>
              <w:t>1</w:t>
            </w:r>
          </w:p>
        </w:tc>
        <w:tc>
          <w:tcPr>
            <w:tcW w:w="1260" w:type="dxa"/>
            <w:tcPrChange w:id="560" w:author="Daniel Noble" w:date="2020-09-17T12:34:00Z">
              <w:tcPr>
                <w:tcW w:w="1090" w:type="dxa"/>
              </w:tcPr>
            </w:tcPrChange>
          </w:tcPr>
          <w:p w14:paraId="7081CB7F" w14:textId="5CC16E2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w:t>
            </w:r>
            <w:r w:rsidR="00C143A8">
              <w:rPr>
                <w:rFonts w:ascii="Garamond" w:hAnsi="Garamond"/>
                <w:color w:val="000000" w:themeColor="text1"/>
                <w:sz w:val="18"/>
                <w:szCs w:val="18"/>
              </w:rPr>
              <w:t>9</w:t>
            </w:r>
          </w:p>
        </w:tc>
        <w:tc>
          <w:tcPr>
            <w:tcW w:w="825" w:type="dxa"/>
            <w:tcPrChange w:id="561" w:author="Daniel Noble" w:date="2020-09-17T12:34:00Z">
              <w:tcPr>
                <w:tcW w:w="840" w:type="dxa"/>
              </w:tcPr>
            </w:tcPrChange>
          </w:tcPr>
          <w:p w14:paraId="3E68ADF0" w14:textId="6156F30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C143A8">
              <w:rPr>
                <w:rFonts w:ascii="Garamond" w:hAnsi="Garamond"/>
                <w:color w:val="000000" w:themeColor="text1"/>
                <w:sz w:val="18"/>
                <w:szCs w:val="18"/>
              </w:rPr>
              <w:t>4</w:t>
            </w:r>
          </w:p>
        </w:tc>
        <w:tc>
          <w:tcPr>
            <w:tcW w:w="1162" w:type="dxa"/>
            <w:tcPrChange w:id="562" w:author="Daniel Noble" w:date="2020-09-17T12:34:00Z">
              <w:tcPr>
                <w:tcW w:w="1230" w:type="dxa"/>
              </w:tcPr>
            </w:tcPrChange>
          </w:tcPr>
          <w:p w14:paraId="50E5B21E" w14:textId="5A2C8E5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C143A8">
              <w:rPr>
                <w:rFonts w:ascii="Garamond" w:hAnsi="Garamond"/>
                <w:color w:val="000000" w:themeColor="text1"/>
                <w:sz w:val="18"/>
                <w:szCs w:val="18"/>
              </w:rPr>
              <w:t>5</w:t>
            </w:r>
            <w:r w:rsidRPr="008E2EC8">
              <w:rPr>
                <w:rFonts w:ascii="Garamond" w:hAnsi="Garamond"/>
                <w:color w:val="000000" w:themeColor="text1"/>
                <w:sz w:val="18"/>
                <w:szCs w:val="18"/>
              </w:rPr>
              <w:t>, 0.34</w:t>
            </w:r>
          </w:p>
        </w:tc>
        <w:tc>
          <w:tcPr>
            <w:tcW w:w="938" w:type="dxa"/>
            <w:tcPrChange w:id="563" w:author="Daniel Noble" w:date="2020-09-17T12:34:00Z">
              <w:tcPr>
                <w:tcW w:w="970" w:type="dxa"/>
              </w:tcPr>
            </w:tcPrChange>
          </w:tcPr>
          <w:p w14:paraId="16EF1240" w14:textId="631B986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w:t>
            </w:r>
            <w:r w:rsidR="00C143A8">
              <w:rPr>
                <w:rFonts w:ascii="Garamond" w:hAnsi="Garamond"/>
                <w:color w:val="000000" w:themeColor="text1"/>
                <w:sz w:val="18"/>
                <w:szCs w:val="18"/>
              </w:rPr>
              <w:t>8</w:t>
            </w:r>
          </w:p>
        </w:tc>
        <w:tc>
          <w:tcPr>
            <w:tcW w:w="806" w:type="dxa"/>
            <w:tcPrChange w:id="564" w:author="Daniel Noble" w:date="2020-09-17T12:34:00Z">
              <w:tcPr>
                <w:tcW w:w="833" w:type="dxa"/>
              </w:tcPr>
            </w:tcPrChange>
          </w:tcPr>
          <w:p w14:paraId="1BCF3966" w14:textId="2A19D7EF"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r w:rsidR="00C143A8">
              <w:rPr>
                <w:rFonts w:ascii="Garamond" w:hAnsi="Garamond"/>
                <w:color w:val="000000" w:themeColor="text1"/>
                <w:sz w:val="18"/>
                <w:szCs w:val="18"/>
              </w:rPr>
              <w:t>13</w:t>
            </w:r>
          </w:p>
        </w:tc>
        <w:tc>
          <w:tcPr>
            <w:tcW w:w="759" w:type="dxa"/>
            <w:tcPrChange w:id="565" w:author="Daniel Noble" w:date="2020-09-17T12:34:00Z">
              <w:tcPr>
                <w:tcW w:w="760" w:type="dxa"/>
              </w:tcPr>
            </w:tcPrChange>
          </w:tcPr>
          <w:p w14:paraId="3DC05947" w14:textId="3A7FBAB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19</w:t>
            </w:r>
          </w:p>
        </w:tc>
        <w:tc>
          <w:tcPr>
            <w:tcW w:w="770" w:type="dxa"/>
            <w:tcPrChange w:id="566" w:author="Daniel Noble" w:date="2020-09-17T12:34:00Z">
              <w:tcPr>
                <w:tcW w:w="770" w:type="dxa"/>
              </w:tcPr>
            </w:tcPrChange>
          </w:tcPr>
          <w:p w14:paraId="05988476" w14:textId="6921BE6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16</w:t>
            </w:r>
          </w:p>
        </w:tc>
      </w:tr>
      <w:tr w:rsidR="008E2EC8" w:rsidRPr="007E3B63" w14:paraId="0D7EB1AC" w14:textId="471E59F0" w:rsidTr="008F6BA5">
        <w:tc>
          <w:tcPr>
            <w:tcW w:w="1356" w:type="dxa"/>
            <w:tcPrChange w:id="567" w:author="Daniel Noble" w:date="2020-09-17T12:34:00Z">
              <w:tcPr>
                <w:tcW w:w="1392" w:type="dxa"/>
              </w:tcPr>
            </w:tcPrChange>
          </w:tcPr>
          <w:p w14:paraId="3375DBA3"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Sociality</w:t>
            </w:r>
          </w:p>
        </w:tc>
        <w:tc>
          <w:tcPr>
            <w:tcW w:w="1254" w:type="dxa"/>
            <w:tcPrChange w:id="568" w:author="Daniel Noble" w:date="2020-09-17T12:34:00Z">
              <w:tcPr>
                <w:tcW w:w="1350" w:type="dxa"/>
              </w:tcPr>
            </w:tcPrChange>
          </w:tcPr>
          <w:p w14:paraId="4B77CB44"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0.09</w:t>
            </w:r>
          </w:p>
        </w:tc>
        <w:tc>
          <w:tcPr>
            <w:tcW w:w="1076" w:type="dxa"/>
            <w:tcPrChange w:id="569" w:author="Daniel Noble" w:date="2020-09-17T12:34:00Z">
              <w:tcPr>
                <w:tcW w:w="971" w:type="dxa"/>
              </w:tcPr>
            </w:tcPrChange>
          </w:tcPr>
          <w:p w14:paraId="4DBDBB61" w14:textId="216D424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-0.29, 0.47</w:t>
            </w:r>
          </w:p>
        </w:tc>
        <w:tc>
          <w:tcPr>
            <w:tcW w:w="1260" w:type="dxa"/>
            <w:tcPrChange w:id="570" w:author="Daniel Noble" w:date="2020-09-17T12:34:00Z">
              <w:tcPr>
                <w:tcW w:w="1090" w:type="dxa"/>
              </w:tcPr>
            </w:tcPrChange>
          </w:tcPr>
          <w:p w14:paraId="02CA639D" w14:textId="1B216EE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0.64</w:t>
            </w:r>
          </w:p>
        </w:tc>
        <w:tc>
          <w:tcPr>
            <w:tcW w:w="825" w:type="dxa"/>
            <w:tcPrChange w:id="571" w:author="Daniel Noble" w:date="2020-09-17T12:34:00Z">
              <w:tcPr>
                <w:tcW w:w="840" w:type="dxa"/>
              </w:tcPr>
            </w:tcPrChange>
          </w:tcPr>
          <w:p w14:paraId="295C3CAD" w14:textId="6DCD5B3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0.06</w:t>
            </w:r>
          </w:p>
        </w:tc>
        <w:tc>
          <w:tcPr>
            <w:tcW w:w="1162" w:type="dxa"/>
            <w:tcPrChange w:id="572" w:author="Daniel Noble" w:date="2020-09-17T12:34:00Z">
              <w:tcPr>
                <w:tcW w:w="1230" w:type="dxa"/>
              </w:tcPr>
            </w:tcPrChange>
          </w:tcPr>
          <w:p w14:paraId="52908CFE" w14:textId="1164D05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C143A8">
              <w:rPr>
                <w:rFonts w:ascii="Garamond" w:hAnsi="Garamond"/>
                <w:color w:val="000000" w:themeColor="text1"/>
                <w:sz w:val="18"/>
                <w:szCs w:val="18"/>
              </w:rPr>
              <w:t>5</w:t>
            </w:r>
            <w:r w:rsidRPr="008E2EC8">
              <w:rPr>
                <w:rFonts w:ascii="Garamond" w:hAnsi="Garamond"/>
                <w:color w:val="000000" w:themeColor="text1"/>
                <w:sz w:val="18"/>
                <w:szCs w:val="18"/>
              </w:rPr>
              <w:t>, 0.37</w:t>
            </w:r>
          </w:p>
        </w:tc>
        <w:tc>
          <w:tcPr>
            <w:tcW w:w="938" w:type="dxa"/>
            <w:tcPrChange w:id="573" w:author="Daniel Noble" w:date="2020-09-17T12:34:00Z">
              <w:tcPr>
                <w:tcW w:w="970" w:type="dxa"/>
              </w:tcPr>
            </w:tcPrChange>
          </w:tcPr>
          <w:p w14:paraId="0E7DDC72" w14:textId="68BDC19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70</w:t>
            </w:r>
          </w:p>
        </w:tc>
        <w:tc>
          <w:tcPr>
            <w:tcW w:w="806" w:type="dxa"/>
            <w:tcPrChange w:id="574" w:author="Daniel Noble" w:date="2020-09-17T12:34:00Z">
              <w:tcPr>
                <w:tcW w:w="833" w:type="dxa"/>
              </w:tcPr>
            </w:tcPrChange>
          </w:tcPr>
          <w:p w14:paraId="74B908DF" w14:textId="1F45745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97</w:t>
            </w:r>
          </w:p>
        </w:tc>
        <w:tc>
          <w:tcPr>
            <w:tcW w:w="759" w:type="dxa"/>
            <w:tcPrChange w:id="575" w:author="Daniel Noble" w:date="2020-09-17T12:34:00Z">
              <w:tcPr>
                <w:tcW w:w="760" w:type="dxa"/>
              </w:tcPr>
            </w:tcPrChange>
          </w:tcPr>
          <w:p w14:paraId="5294D26E" w14:textId="648B424F"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12</w:t>
            </w:r>
          </w:p>
        </w:tc>
        <w:tc>
          <w:tcPr>
            <w:tcW w:w="770" w:type="dxa"/>
            <w:tcPrChange w:id="576" w:author="Daniel Noble" w:date="2020-09-17T12:34:00Z">
              <w:tcPr>
                <w:tcW w:w="770" w:type="dxa"/>
              </w:tcPr>
            </w:tcPrChange>
          </w:tcPr>
          <w:p w14:paraId="726D396E" w14:textId="50F3DE89"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r>
      <w:tr w:rsidR="00413872" w:rsidRPr="007E3B63" w14:paraId="43FBFF38" w14:textId="77777777" w:rsidTr="008F6BA5">
        <w:tc>
          <w:tcPr>
            <w:tcW w:w="7871" w:type="dxa"/>
            <w:gridSpan w:val="7"/>
            <w:tcPrChange w:id="577" w:author="Daniel Noble" w:date="2020-09-17T12:34:00Z">
              <w:tcPr>
                <w:tcW w:w="7843" w:type="dxa"/>
                <w:gridSpan w:val="7"/>
              </w:tcPr>
            </w:tcPrChange>
          </w:tcPr>
          <w:p w14:paraId="2B058DB0" w14:textId="77777777" w:rsidR="00413872" w:rsidRPr="008E2EC8" w:rsidRDefault="00413872" w:rsidP="003005B3">
            <w:pPr>
              <w:spacing w:line="276" w:lineRule="auto"/>
              <w:rPr>
                <w:rFonts w:ascii="Garamond" w:hAnsi="Garamond"/>
                <w:b/>
                <w:i/>
                <w:color w:val="000000" w:themeColor="text1"/>
                <w:sz w:val="18"/>
                <w:szCs w:val="18"/>
              </w:rPr>
            </w:pPr>
          </w:p>
        </w:tc>
        <w:tc>
          <w:tcPr>
            <w:tcW w:w="806" w:type="dxa"/>
            <w:tcPrChange w:id="578" w:author="Daniel Noble" w:date="2020-09-17T12:34:00Z">
              <w:tcPr>
                <w:tcW w:w="833" w:type="dxa"/>
              </w:tcPr>
            </w:tcPrChange>
          </w:tcPr>
          <w:p w14:paraId="0F19661E" w14:textId="77777777" w:rsidR="00413872" w:rsidRPr="008E2EC8" w:rsidRDefault="00413872" w:rsidP="003005B3">
            <w:pPr>
              <w:spacing w:line="276" w:lineRule="auto"/>
              <w:rPr>
                <w:rFonts w:ascii="Garamond" w:hAnsi="Garamond"/>
                <w:b/>
                <w:i/>
                <w:color w:val="000000" w:themeColor="text1"/>
                <w:sz w:val="18"/>
                <w:szCs w:val="18"/>
              </w:rPr>
            </w:pPr>
          </w:p>
        </w:tc>
        <w:tc>
          <w:tcPr>
            <w:tcW w:w="759" w:type="dxa"/>
            <w:tcPrChange w:id="579" w:author="Daniel Noble" w:date="2020-09-17T12:34:00Z">
              <w:tcPr>
                <w:tcW w:w="760" w:type="dxa"/>
              </w:tcPr>
            </w:tcPrChange>
          </w:tcPr>
          <w:p w14:paraId="5C6F43D2" w14:textId="77777777" w:rsidR="00413872" w:rsidRPr="008E2EC8" w:rsidRDefault="00413872" w:rsidP="003005B3">
            <w:pPr>
              <w:spacing w:line="276" w:lineRule="auto"/>
              <w:rPr>
                <w:rFonts w:ascii="Garamond" w:hAnsi="Garamond"/>
                <w:b/>
                <w:i/>
                <w:color w:val="000000" w:themeColor="text1"/>
                <w:sz w:val="18"/>
                <w:szCs w:val="18"/>
              </w:rPr>
            </w:pPr>
          </w:p>
        </w:tc>
        <w:tc>
          <w:tcPr>
            <w:tcW w:w="770" w:type="dxa"/>
            <w:tcPrChange w:id="580" w:author="Daniel Noble" w:date="2020-09-17T12:34:00Z">
              <w:tcPr>
                <w:tcW w:w="770" w:type="dxa"/>
              </w:tcPr>
            </w:tcPrChange>
          </w:tcPr>
          <w:p w14:paraId="3389AE99" w14:textId="77777777" w:rsidR="00413872" w:rsidRPr="008E2EC8" w:rsidRDefault="00413872" w:rsidP="003005B3">
            <w:pPr>
              <w:spacing w:line="276" w:lineRule="auto"/>
              <w:rPr>
                <w:rFonts w:ascii="Garamond" w:hAnsi="Garamond"/>
                <w:b/>
                <w:i/>
                <w:color w:val="000000" w:themeColor="text1"/>
                <w:sz w:val="18"/>
                <w:szCs w:val="18"/>
              </w:rPr>
            </w:pPr>
          </w:p>
        </w:tc>
      </w:tr>
      <w:tr w:rsidR="008E2EC8" w:rsidRPr="007E3B63" w14:paraId="5E251E97" w14:textId="63412AB8" w:rsidTr="008F6BA5">
        <w:tc>
          <w:tcPr>
            <w:tcW w:w="7871" w:type="dxa"/>
            <w:gridSpan w:val="7"/>
            <w:tcPrChange w:id="581" w:author="Daniel Noble" w:date="2020-09-17T12:34:00Z">
              <w:tcPr>
                <w:tcW w:w="7843" w:type="dxa"/>
                <w:gridSpan w:val="7"/>
              </w:tcPr>
            </w:tcPrChange>
          </w:tcPr>
          <w:p w14:paraId="5072C60F"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Birds</w:t>
            </w:r>
          </w:p>
        </w:tc>
        <w:tc>
          <w:tcPr>
            <w:tcW w:w="806" w:type="dxa"/>
            <w:tcPrChange w:id="582" w:author="Daniel Noble" w:date="2020-09-17T12:34:00Z">
              <w:tcPr>
                <w:tcW w:w="833" w:type="dxa"/>
              </w:tcPr>
            </w:tcPrChange>
          </w:tcPr>
          <w:p w14:paraId="12F8654A" w14:textId="77777777" w:rsidR="008E2EC8" w:rsidRPr="008E2EC8" w:rsidRDefault="008E2EC8" w:rsidP="003005B3">
            <w:pPr>
              <w:spacing w:line="276" w:lineRule="auto"/>
              <w:rPr>
                <w:rFonts w:ascii="Garamond" w:hAnsi="Garamond"/>
                <w:b/>
                <w:i/>
                <w:color w:val="000000" w:themeColor="text1"/>
                <w:sz w:val="18"/>
                <w:szCs w:val="18"/>
              </w:rPr>
            </w:pPr>
          </w:p>
        </w:tc>
        <w:tc>
          <w:tcPr>
            <w:tcW w:w="759" w:type="dxa"/>
            <w:tcPrChange w:id="583" w:author="Daniel Noble" w:date="2020-09-17T12:34:00Z">
              <w:tcPr>
                <w:tcW w:w="760" w:type="dxa"/>
              </w:tcPr>
            </w:tcPrChange>
          </w:tcPr>
          <w:p w14:paraId="347C5FD3"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PrChange w:id="584" w:author="Daniel Noble" w:date="2020-09-17T12:34:00Z">
              <w:tcPr>
                <w:tcW w:w="770" w:type="dxa"/>
              </w:tcPr>
            </w:tcPrChange>
          </w:tcPr>
          <w:p w14:paraId="5610B520"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5C3DA03D" w14:textId="5A01761F" w:rsidTr="008F6BA5">
        <w:tc>
          <w:tcPr>
            <w:tcW w:w="1356" w:type="dxa"/>
            <w:tcPrChange w:id="585" w:author="Daniel Noble" w:date="2020-09-17T12:34:00Z">
              <w:tcPr>
                <w:tcW w:w="1392" w:type="dxa"/>
              </w:tcPr>
            </w:tcPrChange>
          </w:tcPr>
          <w:p w14:paraId="51136B55"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254" w:type="dxa"/>
            <w:tcPrChange w:id="586" w:author="Daniel Noble" w:date="2020-09-17T12:34:00Z">
              <w:tcPr>
                <w:tcW w:w="1350" w:type="dxa"/>
              </w:tcPr>
            </w:tcPrChange>
          </w:tcPr>
          <w:p w14:paraId="71098BF8" w14:textId="5D16D6B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4</w:t>
            </w:r>
          </w:p>
        </w:tc>
        <w:tc>
          <w:tcPr>
            <w:tcW w:w="1076" w:type="dxa"/>
            <w:tcPrChange w:id="587" w:author="Daniel Noble" w:date="2020-09-17T12:34:00Z">
              <w:tcPr>
                <w:tcW w:w="971" w:type="dxa"/>
              </w:tcPr>
            </w:tcPrChange>
          </w:tcPr>
          <w:p w14:paraId="164B9F1C" w14:textId="2506AE1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3</w:t>
            </w:r>
            <w:r w:rsidRPr="008E2EC8">
              <w:rPr>
                <w:rFonts w:ascii="Garamond" w:hAnsi="Garamond"/>
                <w:color w:val="000000" w:themeColor="text1"/>
                <w:sz w:val="18"/>
                <w:szCs w:val="18"/>
              </w:rPr>
              <w:t>, 0.1</w:t>
            </w:r>
            <w:r w:rsidR="00C143A8">
              <w:rPr>
                <w:rFonts w:ascii="Garamond" w:hAnsi="Garamond"/>
                <w:color w:val="000000" w:themeColor="text1"/>
                <w:sz w:val="18"/>
                <w:szCs w:val="18"/>
              </w:rPr>
              <w:t>5</w:t>
            </w:r>
          </w:p>
        </w:tc>
        <w:tc>
          <w:tcPr>
            <w:tcW w:w="1260" w:type="dxa"/>
            <w:tcPrChange w:id="588" w:author="Daniel Noble" w:date="2020-09-17T12:34:00Z">
              <w:tcPr>
                <w:tcW w:w="1090" w:type="dxa"/>
              </w:tcPr>
            </w:tcPrChange>
          </w:tcPr>
          <w:p w14:paraId="6E23ABF1" w14:textId="7350942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w:t>
            </w:r>
            <w:r w:rsidR="00C143A8">
              <w:rPr>
                <w:rFonts w:ascii="Garamond" w:hAnsi="Garamond"/>
                <w:color w:val="000000" w:themeColor="text1"/>
                <w:sz w:val="18"/>
                <w:szCs w:val="18"/>
              </w:rPr>
              <w:t>5</w:t>
            </w:r>
          </w:p>
        </w:tc>
        <w:tc>
          <w:tcPr>
            <w:tcW w:w="825" w:type="dxa"/>
            <w:tcPrChange w:id="589" w:author="Daniel Noble" w:date="2020-09-17T12:34:00Z">
              <w:tcPr>
                <w:tcW w:w="840" w:type="dxa"/>
              </w:tcPr>
            </w:tcPrChange>
          </w:tcPr>
          <w:p w14:paraId="69883449" w14:textId="0AFD251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C143A8">
              <w:rPr>
                <w:rFonts w:ascii="Garamond" w:hAnsi="Garamond"/>
                <w:color w:val="000000" w:themeColor="text1"/>
                <w:sz w:val="18"/>
                <w:szCs w:val="18"/>
              </w:rPr>
              <w:t>5</w:t>
            </w:r>
          </w:p>
        </w:tc>
        <w:tc>
          <w:tcPr>
            <w:tcW w:w="1162" w:type="dxa"/>
            <w:tcPrChange w:id="590" w:author="Daniel Noble" w:date="2020-09-17T12:34:00Z">
              <w:tcPr>
                <w:tcW w:w="1230" w:type="dxa"/>
              </w:tcPr>
            </w:tcPrChange>
          </w:tcPr>
          <w:p w14:paraId="294AB88D" w14:textId="3DB3315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C143A8">
              <w:rPr>
                <w:rFonts w:ascii="Garamond" w:hAnsi="Garamond"/>
                <w:color w:val="000000" w:themeColor="text1"/>
                <w:sz w:val="18"/>
                <w:szCs w:val="18"/>
              </w:rPr>
              <w:t>4</w:t>
            </w:r>
            <w:r w:rsidRPr="008E2EC8">
              <w:rPr>
                <w:rFonts w:ascii="Garamond" w:hAnsi="Garamond"/>
                <w:color w:val="000000" w:themeColor="text1"/>
                <w:sz w:val="18"/>
                <w:szCs w:val="18"/>
              </w:rPr>
              <w:t>, 0.3</w:t>
            </w:r>
            <w:r w:rsidR="00C143A8">
              <w:rPr>
                <w:rFonts w:ascii="Garamond" w:hAnsi="Garamond"/>
                <w:color w:val="000000" w:themeColor="text1"/>
                <w:sz w:val="18"/>
                <w:szCs w:val="18"/>
              </w:rPr>
              <w:t>4</w:t>
            </w:r>
          </w:p>
        </w:tc>
        <w:tc>
          <w:tcPr>
            <w:tcW w:w="938" w:type="dxa"/>
            <w:tcPrChange w:id="591" w:author="Daniel Noble" w:date="2020-09-17T12:34:00Z">
              <w:tcPr>
                <w:tcW w:w="970" w:type="dxa"/>
              </w:tcPr>
            </w:tcPrChange>
          </w:tcPr>
          <w:p w14:paraId="3296BF82" w14:textId="626EBB2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w:t>
            </w:r>
            <w:r w:rsidR="00C143A8">
              <w:rPr>
                <w:rFonts w:ascii="Garamond" w:hAnsi="Garamond"/>
                <w:color w:val="000000" w:themeColor="text1"/>
                <w:sz w:val="18"/>
                <w:szCs w:val="18"/>
              </w:rPr>
              <w:t>2</w:t>
            </w:r>
          </w:p>
        </w:tc>
        <w:tc>
          <w:tcPr>
            <w:tcW w:w="806" w:type="dxa"/>
            <w:tcPrChange w:id="592" w:author="Daniel Noble" w:date="2020-09-17T12:34:00Z">
              <w:tcPr>
                <w:tcW w:w="833" w:type="dxa"/>
              </w:tcPr>
            </w:tcPrChange>
          </w:tcPr>
          <w:p w14:paraId="1C6D5471" w14:textId="56180CC7" w:rsidR="008E2EC8" w:rsidRPr="008E2EC8" w:rsidRDefault="00C143A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63</w:t>
            </w:r>
          </w:p>
        </w:tc>
        <w:tc>
          <w:tcPr>
            <w:tcW w:w="759" w:type="dxa"/>
            <w:tcPrChange w:id="593" w:author="Daniel Noble" w:date="2020-09-17T12:34:00Z">
              <w:tcPr>
                <w:tcW w:w="760" w:type="dxa"/>
              </w:tcPr>
            </w:tcPrChange>
          </w:tcPr>
          <w:p w14:paraId="7C70C77C" w14:textId="1949AFA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14</w:t>
            </w:r>
          </w:p>
        </w:tc>
        <w:tc>
          <w:tcPr>
            <w:tcW w:w="770" w:type="dxa"/>
            <w:tcPrChange w:id="594" w:author="Daniel Noble" w:date="2020-09-17T12:34:00Z">
              <w:tcPr>
                <w:tcW w:w="770" w:type="dxa"/>
              </w:tcPr>
            </w:tcPrChange>
          </w:tcPr>
          <w:p w14:paraId="051D79E1" w14:textId="312B3CF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w:t>
            </w:r>
          </w:p>
        </w:tc>
      </w:tr>
      <w:tr w:rsidR="008E2EC8" w:rsidRPr="007E3B63" w14:paraId="46495A6E" w14:textId="56D94E74" w:rsidTr="008F6BA5">
        <w:tc>
          <w:tcPr>
            <w:tcW w:w="1356" w:type="dxa"/>
            <w:tcPrChange w:id="595" w:author="Daniel Noble" w:date="2020-09-17T12:34:00Z">
              <w:tcPr>
                <w:tcW w:w="1392" w:type="dxa"/>
              </w:tcPr>
            </w:tcPrChange>
          </w:tcPr>
          <w:p w14:paraId="43391EF9"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Aggression</w:t>
            </w:r>
          </w:p>
        </w:tc>
        <w:tc>
          <w:tcPr>
            <w:tcW w:w="1254" w:type="dxa"/>
            <w:tcPrChange w:id="596" w:author="Daniel Noble" w:date="2020-09-17T12:34:00Z">
              <w:tcPr>
                <w:tcW w:w="1350" w:type="dxa"/>
              </w:tcPr>
            </w:tcPrChange>
          </w:tcPr>
          <w:p w14:paraId="016615FF" w14:textId="2B0BB86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4</w:t>
            </w:r>
          </w:p>
        </w:tc>
        <w:tc>
          <w:tcPr>
            <w:tcW w:w="1076" w:type="dxa"/>
            <w:tcPrChange w:id="597" w:author="Daniel Noble" w:date="2020-09-17T12:34:00Z">
              <w:tcPr>
                <w:tcW w:w="971" w:type="dxa"/>
              </w:tcPr>
            </w:tcPrChange>
          </w:tcPr>
          <w:p w14:paraId="44667B74" w14:textId="40276AE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3</w:t>
            </w:r>
            <w:r w:rsidRPr="008E2EC8">
              <w:rPr>
                <w:rFonts w:ascii="Garamond" w:hAnsi="Garamond"/>
                <w:color w:val="000000" w:themeColor="text1"/>
                <w:sz w:val="18"/>
                <w:szCs w:val="18"/>
              </w:rPr>
              <w:t>, 0.1</w:t>
            </w:r>
            <w:r w:rsidR="00C143A8">
              <w:rPr>
                <w:rFonts w:ascii="Garamond" w:hAnsi="Garamond"/>
                <w:color w:val="000000" w:themeColor="text1"/>
                <w:sz w:val="18"/>
                <w:szCs w:val="18"/>
              </w:rPr>
              <w:t>4</w:t>
            </w:r>
          </w:p>
        </w:tc>
        <w:tc>
          <w:tcPr>
            <w:tcW w:w="1260" w:type="dxa"/>
            <w:tcPrChange w:id="598" w:author="Daniel Noble" w:date="2020-09-17T12:34:00Z">
              <w:tcPr>
                <w:tcW w:w="1090" w:type="dxa"/>
              </w:tcPr>
            </w:tcPrChange>
          </w:tcPr>
          <w:p w14:paraId="2A9AE43D" w14:textId="4FA8F3F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2E1D5E">
              <w:rPr>
                <w:rFonts w:ascii="Garamond" w:hAnsi="Garamond"/>
                <w:color w:val="000000" w:themeColor="text1"/>
                <w:sz w:val="18"/>
                <w:szCs w:val="18"/>
              </w:rPr>
              <w:t>3</w:t>
            </w:r>
            <w:r w:rsidR="00C143A8">
              <w:rPr>
                <w:rFonts w:ascii="Garamond" w:hAnsi="Garamond"/>
                <w:color w:val="000000" w:themeColor="text1"/>
                <w:sz w:val="18"/>
                <w:szCs w:val="18"/>
              </w:rPr>
              <w:t>3</w:t>
            </w:r>
          </w:p>
        </w:tc>
        <w:tc>
          <w:tcPr>
            <w:tcW w:w="825" w:type="dxa"/>
            <w:tcPrChange w:id="599" w:author="Daniel Noble" w:date="2020-09-17T12:34:00Z">
              <w:tcPr>
                <w:tcW w:w="840" w:type="dxa"/>
              </w:tcPr>
            </w:tcPrChange>
          </w:tcPr>
          <w:p w14:paraId="1332C7F6" w14:textId="27957C5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2E1D5E">
              <w:rPr>
                <w:rFonts w:ascii="Garamond" w:hAnsi="Garamond"/>
                <w:color w:val="000000" w:themeColor="text1"/>
                <w:sz w:val="18"/>
                <w:szCs w:val="18"/>
              </w:rPr>
              <w:t>7</w:t>
            </w:r>
          </w:p>
        </w:tc>
        <w:tc>
          <w:tcPr>
            <w:tcW w:w="1162" w:type="dxa"/>
            <w:tcPrChange w:id="600" w:author="Daniel Noble" w:date="2020-09-17T12:34:00Z">
              <w:tcPr>
                <w:tcW w:w="1230" w:type="dxa"/>
              </w:tcPr>
            </w:tcPrChange>
          </w:tcPr>
          <w:p w14:paraId="1E2DED01" w14:textId="12250FF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-0.39, 0.2</w:t>
            </w:r>
            <w:r w:rsidR="00C143A8">
              <w:rPr>
                <w:rFonts w:ascii="Garamond" w:hAnsi="Garamond"/>
                <w:color w:val="000000" w:themeColor="text1"/>
                <w:sz w:val="18"/>
                <w:szCs w:val="18"/>
              </w:rPr>
              <w:t>5</w:t>
            </w:r>
          </w:p>
        </w:tc>
        <w:tc>
          <w:tcPr>
            <w:tcW w:w="938" w:type="dxa"/>
            <w:tcPrChange w:id="601" w:author="Daniel Noble" w:date="2020-09-17T12:34:00Z">
              <w:tcPr>
                <w:tcW w:w="970" w:type="dxa"/>
              </w:tcPr>
            </w:tcPrChange>
          </w:tcPr>
          <w:p w14:paraId="62EA0186" w14:textId="4F6FE63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2E1D5E">
              <w:rPr>
                <w:rFonts w:ascii="Garamond" w:hAnsi="Garamond"/>
                <w:color w:val="000000" w:themeColor="text1"/>
                <w:sz w:val="18"/>
                <w:szCs w:val="18"/>
              </w:rPr>
              <w:t>6</w:t>
            </w:r>
            <w:r w:rsidR="00C143A8">
              <w:rPr>
                <w:rFonts w:ascii="Garamond" w:hAnsi="Garamond"/>
                <w:color w:val="000000" w:themeColor="text1"/>
                <w:sz w:val="18"/>
                <w:szCs w:val="18"/>
              </w:rPr>
              <w:t>8</w:t>
            </w:r>
          </w:p>
        </w:tc>
        <w:tc>
          <w:tcPr>
            <w:tcW w:w="806" w:type="dxa"/>
            <w:tcPrChange w:id="602" w:author="Daniel Noble" w:date="2020-09-17T12:34:00Z">
              <w:tcPr>
                <w:tcW w:w="833" w:type="dxa"/>
              </w:tcPr>
            </w:tcPrChange>
          </w:tcPr>
          <w:p w14:paraId="1324742E" w14:textId="7B65F97F"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50</w:t>
            </w:r>
          </w:p>
        </w:tc>
        <w:tc>
          <w:tcPr>
            <w:tcW w:w="759" w:type="dxa"/>
            <w:tcPrChange w:id="603" w:author="Daniel Noble" w:date="2020-09-17T12:34:00Z">
              <w:tcPr>
                <w:tcW w:w="760" w:type="dxa"/>
              </w:tcPr>
            </w:tcPrChange>
          </w:tcPr>
          <w:p w14:paraId="172A5D4E" w14:textId="3B7FC22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11</w:t>
            </w:r>
          </w:p>
        </w:tc>
        <w:tc>
          <w:tcPr>
            <w:tcW w:w="770" w:type="dxa"/>
            <w:tcPrChange w:id="604" w:author="Daniel Noble" w:date="2020-09-17T12:34:00Z">
              <w:tcPr>
                <w:tcW w:w="770" w:type="dxa"/>
              </w:tcPr>
            </w:tcPrChange>
          </w:tcPr>
          <w:p w14:paraId="69A3AE4D" w14:textId="29BCE0B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r>
      <w:tr w:rsidR="008E2EC8" w:rsidRPr="007E3B63" w14:paraId="464F1CE9" w14:textId="4762AAF8" w:rsidTr="008F6BA5">
        <w:tc>
          <w:tcPr>
            <w:tcW w:w="1356" w:type="dxa"/>
            <w:tcPrChange w:id="605" w:author="Daniel Noble" w:date="2020-09-17T12:34:00Z">
              <w:tcPr>
                <w:tcW w:w="1392" w:type="dxa"/>
              </w:tcPr>
            </w:tcPrChange>
          </w:tcPr>
          <w:p w14:paraId="071F0542"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Boldness</w:t>
            </w:r>
          </w:p>
        </w:tc>
        <w:tc>
          <w:tcPr>
            <w:tcW w:w="1254" w:type="dxa"/>
            <w:tcPrChange w:id="606" w:author="Daniel Noble" w:date="2020-09-17T12:34:00Z">
              <w:tcPr>
                <w:tcW w:w="1350" w:type="dxa"/>
              </w:tcPr>
            </w:tcPrChange>
          </w:tcPr>
          <w:p w14:paraId="4C19598B" w14:textId="0E28D8D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9</w:t>
            </w:r>
          </w:p>
        </w:tc>
        <w:tc>
          <w:tcPr>
            <w:tcW w:w="1076" w:type="dxa"/>
            <w:tcPrChange w:id="607" w:author="Daniel Noble" w:date="2020-09-17T12:34:00Z">
              <w:tcPr>
                <w:tcW w:w="971" w:type="dxa"/>
              </w:tcPr>
            </w:tcPrChange>
          </w:tcPr>
          <w:p w14:paraId="038CF58D" w14:textId="71BC3CC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4</w:t>
            </w:r>
            <w:r w:rsidRPr="008E2EC8">
              <w:rPr>
                <w:rFonts w:ascii="Garamond" w:hAnsi="Garamond"/>
                <w:color w:val="000000" w:themeColor="text1"/>
                <w:sz w:val="18"/>
                <w:szCs w:val="18"/>
              </w:rPr>
              <w:t>, 0.0</w:t>
            </w:r>
            <w:r w:rsidR="00C143A8">
              <w:rPr>
                <w:rFonts w:ascii="Garamond" w:hAnsi="Garamond"/>
                <w:color w:val="000000" w:themeColor="text1"/>
                <w:sz w:val="18"/>
                <w:szCs w:val="18"/>
              </w:rPr>
              <w:t>6</w:t>
            </w:r>
          </w:p>
        </w:tc>
        <w:tc>
          <w:tcPr>
            <w:tcW w:w="1260" w:type="dxa"/>
            <w:tcPrChange w:id="608" w:author="Daniel Noble" w:date="2020-09-17T12:34:00Z">
              <w:tcPr>
                <w:tcW w:w="1090" w:type="dxa"/>
              </w:tcPr>
            </w:tcPrChange>
          </w:tcPr>
          <w:p w14:paraId="51B4E3B6" w14:textId="00CF56F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3</w:t>
            </w:r>
          </w:p>
        </w:tc>
        <w:tc>
          <w:tcPr>
            <w:tcW w:w="825" w:type="dxa"/>
            <w:tcPrChange w:id="609" w:author="Daniel Noble" w:date="2020-09-17T12:34:00Z">
              <w:tcPr>
                <w:tcW w:w="840" w:type="dxa"/>
              </w:tcPr>
            </w:tcPrChange>
          </w:tcPr>
          <w:p w14:paraId="23908D84" w14:textId="6A60594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C143A8">
              <w:rPr>
                <w:rFonts w:ascii="Garamond" w:hAnsi="Garamond"/>
                <w:color w:val="000000" w:themeColor="text1"/>
                <w:sz w:val="18"/>
                <w:szCs w:val="18"/>
              </w:rPr>
              <w:t>05</w:t>
            </w:r>
          </w:p>
        </w:tc>
        <w:tc>
          <w:tcPr>
            <w:tcW w:w="1162" w:type="dxa"/>
            <w:tcPrChange w:id="610" w:author="Daniel Noble" w:date="2020-09-17T12:34:00Z">
              <w:tcPr>
                <w:tcW w:w="1230" w:type="dxa"/>
              </w:tcPr>
            </w:tcPrChange>
          </w:tcPr>
          <w:p w14:paraId="7B91D6F8" w14:textId="532DE49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-0.23, 0.2</w:t>
            </w:r>
            <w:r w:rsidR="00C143A8">
              <w:rPr>
                <w:rFonts w:ascii="Garamond" w:hAnsi="Garamond"/>
                <w:color w:val="000000" w:themeColor="text1"/>
                <w:sz w:val="18"/>
                <w:szCs w:val="18"/>
              </w:rPr>
              <w:t>2</w:t>
            </w:r>
          </w:p>
        </w:tc>
        <w:tc>
          <w:tcPr>
            <w:tcW w:w="938" w:type="dxa"/>
            <w:tcPrChange w:id="611" w:author="Daniel Noble" w:date="2020-09-17T12:34:00Z">
              <w:tcPr>
                <w:tcW w:w="970" w:type="dxa"/>
              </w:tcPr>
            </w:tcPrChange>
          </w:tcPr>
          <w:p w14:paraId="24F0D604" w14:textId="3DF9C85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0.9</w:t>
            </w:r>
            <w:r w:rsidR="00C143A8">
              <w:rPr>
                <w:rFonts w:ascii="Garamond" w:hAnsi="Garamond"/>
                <w:color w:val="000000" w:themeColor="text1"/>
                <w:sz w:val="18"/>
                <w:szCs w:val="18"/>
              </w:rPr>
              <w:t>7</w:t>
            </w:r>
          </w:p>
        </w:tc>
        <w:tc>
          <w:tcPr>
            <w:tcW w:w="806" w:type="dxa"/>
            <w:tcPrChange w:id="612" w:author="Daniel Noble" w:date="2020-09-17T12:34:00Z">
              <w:tcPr>
                <w:tcW w:w="833" w:type="dxa"/>
              </w:tcPr>
            </w:tcPrChange>
          </w:tcPr>
          <w:p w14:paraId="56E2D0A9" w14:textId="1E927E1C"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26</w:t>
            </w:r>
            <w:r w:rsidR="00C143A8">
              <w:rPr>
                <w:rFonts w:ascii="Garamond" w:hAnsi="Garamond"/>
                <w:color w:val="000000" w:themeColor="text1"/>
                <w:sz w:val="18"/>
                <w:szCs w:val="18"/>
              </w:rPr>
              <w:t>1</w:t>
            </w:r>
          </w:p>
        </w:tc>
        <w:tc>
          <w:tcPr>
            <w:tcW w:w="759" w:type="dxa"/>
            <w:tcPrChange w:id="613" w:author="Daniel Noble" w:date="2020-09-17T12:34:00Z">
              <w:tcPr>
                <w:tcW w:w="760" w:type="dxa"/>
              </w:tcPr>
            </w:tcPrChange>
          </w:tcPr>
          <w:p w14:paraId="6EF5F315" w14:textId="5710441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24</w:t>
            </w:r>
          </w:p>
        </w:tc>
        <w:tc>
          <w:tcPr>
            <w:tcW w:w="770" w:type="dxa"/>
            <w:tcPrChange w:id="614" w:author="Daniel Noble" w:date="2020-09-17T12:34:00Z">
              <w:tcPr>
                <w:tcW w:w="770" w:type="dxa"/>
              </w:tcPr>
            </w:tcPrChange>
          </w:tcPr>
          <w:p w14:paraId="2F45D49F" w14:textId="3E874B2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96</w:t>
            </w:r>
          </w:p>
        </w:tc>
      </w:tr>
      <w:tr w:rsidR="008E2EC8" w:rsidRPr="007E3B63" w14:paraId="4CCEE395" w14:textId="24FA9A26" w:rsidTr="008F6BA5">
        <w:tc>
          <w:tcPr>
            <w:tcW w:w="1356" w:type="dxa"/>
            <w:tcPrChange w:id="615" w:author="Daniel Noble" w:date="2020-09-17T12:34:00Z">
              <w:tcPr>
                <w:tcW w:w="1392" w:type="dxa"/>
              </w:tcPr>
            </w:tcPrChange>
          </w:tcPr>
          <w:p w14:paraId="6414FF18" w14:textId="77777777" w:rsidR="008E2EC8" w:rsidRPr="00031937" w:rsidRDefault="008E2EC8" w:rsidP="003005B3">
            <w:pPr>
              <w:spacing w:line="276" w:lineRule="auto"/>
              <w:rPr>
                <w:rFonts w:ascii="Garamond" w:hAnsi="Garamond"/>
                <w:bCs/>
                <w:color w:val="000000" w:themeColor="text1"/>
                <w:sz w:val="18"/>
                <w:szCs w:val="18"/>
              </w:rPr>
            </w:pPr>
            <w:r w:rsidRPr="00031937">
              <w:rPr>
                <w:rFonts w:ascii="Garamond" w:hAnsi="Garamond"/>
                <w:bCs/>
                <w:color w:val="000000" w:themeColor="text1"/>
                <w:sz w:val="18"/>
                <w:szCs w:val="18"/>
              </w:rPr>
              <w:t>Exploration</w:t>
            </w:r>
          </w:p>
        </w:tc>
        <w:tc>
          <w:tcPr>
            <w:tcW w:w="1254" w:type="dxa"/>
            <w:tcPrChange w:id="616" w:author="Daniel Noble" w:date="2020-09-17T12:34:00Z">
              <w:tcPr>
                <w:tcW w:w="1350" w:type="dxa"/>
              </w:tcPr>
            </w:tcPrChange>
          </w:tcPr>
          <w:p w14:paraId="148B1D81" w14:textId="306DAE6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09</w:t>
            </w:r>
          </w:p>
        </w:tc>
        <w:tc>
          <w:tcPr>
            <w:tcW w:w="1076" w:type="dxa"/>
            <w:tcPrChange w:id="617" w:author="Daniel Noble" w:date="2020-09-17T12:34:00Z">
              <w:tcPr>
                <w:tcW w:w="971" w:type="dxa"/>
              </w:tcPr>
            </w:tcPrChange>
          </w:tcPr>
          <w:p w14:paraId="37F792EA" w14:textId="278F9D5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8</w:t>
            </w:r>
            <w:r w:rsidRPr="008E2EC8">
              <w:rPr>
                <w:rFonts w:ascii="Garamond" w:hAnsi="Garamond"/>
                <w:color w:val="000000" w:themeColor="text1"/>
                <w:sz w:val="18"/>
                <w:szCs w:val="18"/>
              </w:rPr>
              <w:t>, 0.3</w:t>
            </w:r>
            <w:r w:rsidR="00C143A8">
              <w:rPr>
                <w:rFonts w:ascii="Garamond" w:hAnsi="Garamond"/>
                <w:color w:val="000000" w:themeColor="text1"/>
                <w:sz w:val="18"/>
                <w:szCs w:val="18"/>
              </w:rPr>
              <w:t>6</w:t>
            </w:r>
          </w:p>
        </w:tc>
        <w:tc>
          <w:tcPr>
            <w:tcW w:w="1260" w:type="dxa"/>
            <w:tcPrChange w:id="618" w:author="Daniel Noble" w:date="2020-09-17T12:34:00Z">
              <w:tcPr>
                <w:tcW w:w="1090" w:type="dxa"/>
              </w:tcPr>
            </w:tcPrChange>
          </w:tcPr>
          <w:p w14:paraId="2FCBE590" w14:textId="7B44138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51</w:t>
            </w:r>
          </w:p>
        </w:tc>
        <w:tc>
          <w:tcPr>
            <w:tcW w:w="825" w:type="dxa"/>
            <w:tcPrChange w:id="619" w:author="Daniel Noble" w:date="2020-09-17T12:34:00Z">
              <w:tcPr>
                <w:tcW w:w="840" w:type="dxa"/>
              </w:tcPr>
            </w:tcPrChange>
          </w:tcPr>
          <w:p w14:paraId="3C3294E3" w14:textId="4BFD3184" w:rsidR="008E2EC8" w:rsidRPr="00031937" w:rsidRDefault="008E2EC8" w:rsidP="003005B3">
            <w:pPr>
              <w:spacing w:line="276" w:lineRule="auto"/>
              <w:jc w:val="center"/>
              <w:rPr>
                <w:rFonts w:ascii="Garamond" w:hAnsi="Garamond"/>
                <w:bCs/>
                <w:color w:val="000000" w:themeColor="text1"/>
                <w:sz w:val="18"/>
                <w:szCs w:val="18"/>
              </w:rPr>
            </w:pPr>
            <w:r w:rsidRPr="00031937">
              <w:rPr>
                <w:rFonts w:ascii="Garamond" w:hAnsi="Garamond"/>
                <w:bCs/>
                <w:color w:val="000000" w:themeColor="text1"/>
                <w:sz w:val="18"/>
                <w:szCs w:val="18"/>
              </w:rPr>
              <w:t>-0.2</w:t>
            </w:r>
            <w:r w:rsidR="002E1D5E" w:rsidRPr="00031937">
              <w:rPr>
                <w:rFonts w:ascii="Garamond" w:hAnsi="Garamond"/>
                <w:bCs/>
                <w:color w:val="000000" w:themeColor="text1"/>
                <w:sz w:val="18"/>
                <w:szCs w:val="18"/>
              </w:rPr>
              <w:t>5</w:t>
            </w:r>
          </w:p>
        </w:tc>
        <w:tc>
          <w:tcPr>
            <w:tcW w:w="1162" w:type="dxa"/>
            <w:tcPrChange w:id="620" w:author="Daniel Noble" w:date="2020-09-17T12:34:00Z">
              <w:tcPr>
                <w:tcW w:w="1230" w:type="dxa"/>
              </w:tcPr>
            </w:tcPrChange>
          </w:tcPr>
          <w:p w14:paraId="7B869E8E" w14:textId="246407B6" w:rsidR="008E2EC8" w:rsidRPr="00031937" w:rsidRDefault="008E2EC8" w:rsidP="003005B3">
            <w:pPr>
              <w:spacing w:line="276" w:lineRule="auto"/>
              <w:jc w:val="center"/>
              <w:rPr>
                <w:rFonts w:ascii="Garamond" w:hAnsi="Garamond"/>
                <w:bCs/>
                <w:color w:val="000000" w:themeColor="text1"/>
                <w:sz w:val="18"/>
                <w:szCs w:val="18"/>
              </w:rPr>
            </w:pPr>
            <w:r w:rsidRPr="00031937">
              <w:rPr>
                <w:rFonts w:ascii="Garamond" w:hAnsi="Garamond"/>
                <w:bCs/>
                <w:color w:val="000000" w:themeColor="text1"/>
                <w:sz w:val="18"/>
                <w:szCs w:val="18"/>
              </w:rPr>
              <w:t>-0.5</w:t>
            </w:r>
            <w:r w:rsidR="002E1D5E" w:rsidRPr="00031937">
              <w:rPr>
                <w:rFonts w:ascii="Garamond" w:hAnsi="Garamond"/>
                <w:bCs/>
                <w:color w:val="000000" w:themeColor="text1"/>
                <w:sz w:val="18"/>
                <w:szCs w:val="18"/>
              </w:rPr>
              <w:t>0</w:t>
            </w:r>
            <w:r w:rsidRPr="00031937">
              <w:rPr>
                <w:rFonts w:ascii="Garamond" w:hAnsi="Garamond"/>
                <w:bCs/>
                <w:color w:val="000000" w:themeColor="text1"/>
                <w:sz w:val="18"/>
                <w:szCs w:val="18"/>
              </w:rPr>
              <w:t>, 0.0</w:t>
            </w:r>
            <w:r w:rsidR="00C143A8" w:rsidRPr="00031937">
              <w:rPr>
                <w:rFonts w:ascii="Garamond" w:hAnsi="Garamond"/>
                <w:bCs/>
                <w:color w:val="000000" w:themeColor="text1"/>
                <w:sz w:val="18"/>
                <w:szCs w:val="18"/>
              </w:rPr>
              <w:t>1</w:t>
            </w:r>
          </w:p>
        </w:tc>
        <w:tc>
          <w:tcPr>
            <w:tcW w:w="938" w:type="dxa"/>
            <w:tcPrChange w:id="621" w:author="Daniel Noble" w:date="2020-09-17T12:34:00Z">
              <w:tcPr>
                <w:tcW w:w="970" w:type="dxa"/>
              </w:tcPr>
            </w:tcPrChange>
          </w:tcPr>
          <w:p w14:paraId="767DA279" w14:textId="1D694518" w:rsidR="008E2EC8" w:rsidRPr="00031937" w:rsidRDefault="008E2EC8" w:rsidP="003005B3">
            <w:pPr>
              <w:spacing w:line="276" w:lineRule="auto"/>
              <w:jc w:val="center"/>
              <w:rPr>
                <w:rFonts w:ascii="Garamond" w:hAnsi="Garamond"/>
                <w:bCs/>
                <w:color w:val="000000" w:themeColor="text1"/>
                <w:sz w:val="18"/>
                <w:szCs w:val="18"/>
              </w:rPr>
            </w:pPr>
            <w:r w:rsidRPr="00031937">
              <w:rPr>
                <w:rFonts w:ascii="Garamond" w:hAnsi="Garamond"/>
                <w:bCs/>
                <w:color w:val="000000" w:themeColor="text1"/>
                <w:sz w:val="18"/>
                <w:szCs w:val="18"/>
              </w:rPr>
              <w:t>0.0</w:t>
            </w:r>
            <w:r w:rsidR="00C143A8" w:rsidRPr="00031937">
              <w:rPr>
                <w:rFonts w:ascii="Garamond" w:hAnsi="Garamond"/>
                <w:bCs/>
                <w:color w:val="000000" w:themeColor="text1"/>
                <w:sz w:val="18"/>
                <w:szCs w:val="18"/>
              </w:rPr>
              <w:t>6</w:t>
            </w:r>
          </w:p>
        </w:tc>
        <w:tc>
          <w:tcPr>
            <w:tcW w:w="806" w:type="dxa"/>
            <w:tcPrChange w:id="622" w:author="Daniel Noble" w:date="2020-09-17T12:34:00Z">
              <w:tcPr>
                <w:tcW w:w="833" w:type="dxa"/>
              </w:tcPr>
            </w:tcPrChange>
          </w:tcPr>
          <w:p w14:paraId="7FE565D8" w14:textId="1EE1337E" w:rsidR="008E2EC8" w:rsidRPr="00031937" w:rsidRDefault="008E2EC8" w:rsidP="003005B3">
            <w:pPr>
              <w:spacing w:line="276" w:lineRule="auto"/>
              <w:jc w:val="center"/>
              <w:rPr>
                <w:rFonts w:ascii="Garamond" w:hAnsi="Garamond"/>
                <w:bCs/>
                <w:color w:val="000000" w:themeColor="text1"/>
                <w:sz w:val="18"/>
                <w:szCs w:val="18"/>
              </w:rPr>
            </w:pPr>
            <w:r w:rsidRPr="00031937">
              <w:rPr>
                <w:rFonts w:ascii="Garamond" w:hAnsi="Garamond"/>
                <w:bCs/>
                <w:color w:val="000000" w:themeColor="text1"/>
                <w:sz w:val="18"/>
                <w:szCs w:val="18"/>
              </w:rPr>
              <w:t>7</w:t>
            </w:r>
            <w:r w:rsidR="00C143A8" w:rsidRPr="00031937">
              <w:rPr>
                <w:rFonts w:ascii="Garamond" w:hAnsi="Garamond"/>
                <w:bCs/>
                <w:color w:val="000000" w:themeColor="text1"/>
                <w:sz w:val="18"/>
                <w:szCs w:val="18"/>
              </w:rPr>
              <w:t>8</w:t>
            </w:r>
          </w:p>
        </w:tc>
        <w:tc>
          <w:tcPr>
            <w:tcW w:w="759" w:type="dxa"/>
            <w:tcPrChange w:id="623" w:author="Daniel Noble" w:date="2020-09-17T12:34:00Z">
              <w:tcPr>
                <w:tcW w:w="760" w:type="dxa"/>
              </w:tcPr>
            </w:tcPrChange>
          </w:tcPr>
          <w:p w14:paraId="5203077A" w14:textId="6AA4EA0C" w:rsidR="008E2EC8" w:rsidRPr="00031937" w:rsidRDefault="008E2EC8" w:rsidP="003005B3">
            <w:pPr>
              <w:spacing w:line="276" w:lineRule="auto"/>
              <w:jc w:val="center"/>
              <w:rPr>
                <w:rFonts w:ascii="Garamond" w:hAnsi="Garamond"/>
                <w:bCs/>
                <w:color w:val="000000" w:themeColor="text1"/>
                <w:sz w:val="18"/>
                <w:szCs w:val="18"/>
              </w:rPr>
            </w:pPr>
            <w:r w:rsidRPr="00031937">
              <w:rPr>
                <w:rFonts w:ascii="Garamond" w:hAnsi="Garamond"/>
                <w:bCs/>
                <w:color w:val="000000" w:themeColor="text1"/>
                <w:sz w:val="18"/>
                <w:szCs w:val="18"/>
              </w:rPr>
              <w:t>16</w:t>
            </w:r>
          </w:p>
        </w:tc>
        <w:tc>
          <w:tcPr>
            <w:tcW w:w="770" w:type="dxa"/>
            <w:tcPrChange w:id="624" w:author="Daniel Noble" w:date="2020-09-17T12:34:00Z">
              <w:tcPr>
                <w:tcW w:w="770" w:type="dxa"/>
              </w:tcPr>
            </w:tcPrChange>
          </w:tcPr>
          <w:p w14:paraId="3CF87B19" w14:textId="675BCCEB" w:rsidR="008E2EC8" w:rsidRPr="00031937" w:rsidRDefault="008E2EC8" w:rsidP="003005B3">
            <w:pPr>
              <w:spacing w:line="276" w:lineRule="auto"/>
              <w:jc w:val="center"/>
              <w:rPr>
                <w:rFonts w:ascii="Garamond" w:hAnsi="Garamond"/>
                <w:bCs/>
                <w:color w:val="000000" w:themeColor="text1"/>
                <w:sz w:val="18"/>
                <w:szCs w:val="18"/>
              </w:rPr>
            </w:pPr>
            <w:r w:rsidRPr="00031937">
              <w:rPr>
                <w:rFonts w:ascii="Garamond" w:hAnsi="Garamond"/>
                <w:bCs/>
                <w:color w:val="000000" w:themeColor="text1"/>
                <w:sz w:val="18"/>
                <w:szCs w:val="18"/>
              </w:rPr>
              <w:t>9</w:t>
            </w:r>
          </w:p>
        </w:tc>
      </w:tr>
      <w:tr w:rsidR="008E2EC8" w:rsidRPr="007E3B63" w14:paraId="357CAFAA" w14:textId="23973903" w:rsidTr="008F6BA5">
        <w:tc>
          <w:tcPr>
            <w:tcW w:w="1356" w:type="dxa"/>
            <w:tcPrChange w:id="625" w:author="Daniel Noble" w:date="2020-09-17T12:34:00Z">
              <w:tcPr>
                <w:tcW w:w="1392" w:type="dxa"/>
              </w:tcPr>
            </w:tcPrChange>
          </w:tcPr>
          <w:p w14:paraId="37FDAD10" w14:textId="77777777" w:rsidR="008E2EC8" w:rsidRPr="008E2EC8" w:rsidRDefault="008E2EC8" w:rsidP="003005B3">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Sociality</w:t>
            </w:r>
          </w:p>
        </w:tc>
        <w:tc>
          <w:tcPr>
            <w:tcW w:w="1254" w:type="dxa"/>
            <w:tcPrChange w:id="626" w:author="Daniel Noble" w:date="2020-09-17T12:34:00Z">
              <w:tcPr>
                <w:tcW w:w="1350" w:type="dxa"/>
              </w:tcPr>
            </w:tcPrChange>
          </w:tcPr>
          <w:p w14:paraId="19E501CD" w14:textId="735D56FB"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-0.6</w:t>
            </w:r>
            <w:r w:rsidR="00C143A8">
              <w:rPr>
                <w:rFonts w:ascii="Garamond" w:hAnsi="Garamond"/>
                <w:b/>
                <w:color w:val="000000" w:themeColor="text1"/>
                <w:sz w:val="18"/>
                <w:szCs w:val="18"/>
              </w:rPr>
              <w:t>8</w:t>
            </w:r>
          </w:p>
        </w:tc>
        <w:tc>
          <w:tcPr>
            <w:tcW w:w="1076" w:type="dxa"/>
            <w:tcPrChange w:id="627" w:author="Daniel Noble" w:date="2020-09-17T12:34:00Z">
              <w:tcPr>
                <w:tcW w:w="971" w:type="dxa"/>
              </w:tcPr>
            </w:tcPrChange>
          </w:tcPr>
          <w:p w14:paraId="0182D7CA" w14:textId="772CCC91"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-1.1</w:t>
            </w:r>
            <w:r w:rsidR="00C143A8">
              <w:rPr>
                <w:rFonts w:ascii="Garamond" w:hAnsi="Garamond"/>
                <w:b/>
                <w:color w:val="000000" w:themeColor="text1"/>
                <w:sz w:val="18"/>
                <w:szCs w:val="18"/>
              </w:rPr>
              <w:t>6</w:t>
            </w:r>
            <w:r w:rsidRPr="008E2EC8">
              <w:rPr>
                <w:rFonts w:ascii="Garamond" w:hAnsi="Garamond"/>
                <w:b/>
                <w:color w:val="000000" w:themeColor="text1"/>
                <w:sz w:val="18"/>
                <w:szCs w:val="18"/>
              </w:rPr>
              <w:t>, 0.2</w:t>
            </w:r>
            <w:r w:rsidR="00C143A8">
              <w:rPr>
                <w:rFonts w:ascii="Garamond" w:hAnsi="Garamond"/>
                <w:b/>
                <w:color w:val="000000" w:themeColor="text1"/>
                <w:sz w:val="18"/>
                <w:szCs w:val="18"/>
              </w:rPr>
              <w:t>1</w:t>
            </w:r>
          </w:p>
        </w:tc>
        <w:tc>
          <w:tcPr>
            <w:tcW w:w="1260" w:type="dxa"/>
            <w:tcPrChange w:id="628" w:author="Daniel Noble" w:date="2020-09-17T12:34:00Z">
              <w:tcPr>
                <w:tcW w:w="1090" w:type="dxa"/>
              </w:tcPr>
            </w:tcPrChange>
          </w:tcPr>
          <w:p w14:paraId="139D0A58" w14:textId="3396B753"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0.005</w:t>
            </w:r>
          </w:p>
        </w:tc>
        <w:tc>
          <w:tcPr>
            <w:tcW w:w="825" w:type="dxa"/>
            <w:tcPrChange w:id="629" w:author="Daniel Noble" w:date="2020-09-17T12:34:00Z">
              <w:tcPr>
                <w:tcW w:w="840" w:type="dxa"/>
              </w:tcPr>
            </w:tcPrChange>
          </w:tcPr>
          <w:p w14:paraId="0AA2A106" w14:textId="03C91B2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4</w:t>
            </w:r>
          </w:p>
        </w:tc>
        <w:tc>
          <w:tcPr>
            <w:tcW w:w="1162" w:type="dxa"/>
            <w:tcPrChange w:id="630" w:author="Daniel Noble" w:date="2020-09-17T12:34:00Z">
              <w:tcPr>
                <w:tcW w:w="1230" w:type="dxa"/>
              </w:tcPr>
            </w:tcPrChange>
          </w:tcPr>
          <w:p w14:paraId="1C0813FF" w14:textId="10589E9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w:t>
            </w:r>
            <w:r w:rsidR="002E1D5E">
              <w:rPr>
                <w:rFonts w:ascii="Garamond" w:hAnsi="Garamond"/>
                <w:color w:val="000000" w:themeColor="text1"/>
                <w:sz w:val="18"/>
                <w:szCs w:val="18"/>
              </w:rPr>
              <w:t>0.38, 0.6</w:t>
            </w:r>
            <w:r w:rsidR="00C143A8">
              <w:rPr>
                <w:rFonts w:ascii="Garamond" w:hAnsi="Garamond"/>
                <w:color w:val="000000" w:themeColor="text1"/>
                <w:sz w:val="18"/>
                <w:szCs w:val="18"/>
              </w:rPr>
              <w:t>6</w:t>
            </w:r>
          </w:p>
        </w:tc>
        <w:tc>
          <w:tcPr>
            <w:tcW w:w="938" w:type="dxa"/>
            <w:tcPrChange w:id="631" w:author="Daniel Noble" w:date="2020-09-17T12:34:00Z">
              <w:tcPr>
                <w:tcW w:w="970" w:type="dxa"/>
              </w:tcPr>
            </w:tcPrChange>
          </w:tcPr>
          <w:p w14:paraId="7CF3F14A" w14:textId="3603681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w:t>
            </w:r>
            <w:r w:rsidR="00C143A8">
              <w:rPr>
                <w:rFonts w:ascii="Garamond" w:hAnsi="Garamond"/>
                <w:color w:val="000000" w:themeColor="text1"/>
                <w:sz w:val="18"/>
                <w:szCs w:val="18"/>
              </w:rPr>
              <w:t>0</w:t>
            </w:r>
          </w:p>
        </w:tc>
        <w:tc>
          <w:tcPr>
            <w:tcW w:w="806" w:type="dxa"/>
            <w:tcPrChange w:id="632" w:author="Daniel Noble" w:date="2020-09-17T12:34:00Z">
              <w:tcPr>
                <w:tcW w:w="833" w:type="dxa"/>
              </w:tcPr>
            </w:tcPrChange>
          </w:tcPr>
          <w:p w14:paraId="557FEB0B" w14:textId="6F3E307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31</w:t>
            </w:r>
          </w:p>
        </w:tc>
        <w:tc>
          <w:tcPr>
            <w:tcW w:w="759" w:type="dxa"/>
            <w:tcPrChange w:id="633" w:author="Daniel Noble" w:date="2020-09-17T12:34:00Z">
              <w:tcPr>
                <w:tcW w:w="760" w:type="dxa"/>
              </w:tcPr>
            </w:tcPrChange>
          </w:tcPr>
          <w:p w14:paraId="712A2AD6" w14:textId="53B3BB7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c>
          <w:tcPr>
            <w:tcW w:w="770" w:type="dxa"/>
            <w:tcPrChange w:id="634" w:author="Daniel Noble" w:date="2020-09-17T12:34:00Z">
              <w:tcPr>
                <w:tcW w:w="770" w:type="dxa"/>
              </w:tcPr>
            </w:tcPrChange>
          </w:tcPr>
          <w:p w14:paraId="7B72F424" w14:textId="47D14FD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r>
      <w:tr w:rsidR="00413872" w:rsidRPr="007E3B63" w14:paraId="149E1065" w14:textId="77777777" w:rsidTr="008F6BA5">
        <w:tc>
          <w:tcPr>
            <w:tcW w:w="7871" w:type="dxa"/>
            <w:gridSpan w:val="7"/>
            <w:tcPrChange w:id="635" w:author="Daniel Noble" w:date="2020-09-17T12:34:00Z">
              <w:tcPr>
                <w:tcW w:w="7843" w:type="dxa"/>
                <w:gridSpan w:val="7"/>
              </w:tcPr>
            </w:tcPrChange>
          </w:tcPr>
          <w:p w14:paraId="7E9C1BBA" w14:textId="77777777" w:rsidR="00413872" w:rsidRPr="008E2EC8" w:rsidRDefault="00413872" w:rsidP="003005B3">
            <w:pPr>
              <w:spacing w:line="276" w:lineRule="auto"/>
              <w:rPr>
                <w:rFonts w:ascii="Garamond" w:hAnsi="Garamond"/>
                <w:b/>
                <w:i/>
                <w:color w:val="000000" w:themeColor="text1"/>
                <w:sz w:val="18"/>
                <w:szCs w:val="18"/>
              </w:rPr>
            </w:pPr>
          </w:p>
        </w:tc>
        <w:tc>
          <w:tcPr>
            <w:tcW w:w="806" w:type="dxa"/>
            <w:tcPrChange w:id="636" w:author="Daniel Noble" w:date="2020-09-17T12:34:00Z">
              <w:tcPr>
                <w:tcW w:w="833" w:type="dxa"/>
              </w:tcPr>
            </w:tcPrChange>
          </w:tcPr>
          <w:p w14:paraId="45E0B511" w14:textId="77777777" w:rsidR="00413872" w:rsidRPr="008E2EC8" w:rsidRDefault="00413872" w:rsidP="003005B3">
            <w:pPr>
              <w:spacing w:line="276" w:lineRule="auto"/>
              <w:rPr>
                <w:rFonts w:ascii="Garamond" w:hAnsi="Garamond"/>
                <w:b/>
                <w:i/>
                <w:color w:val="000000" w:themeColor="text1"/>
                <w:sz w:val="18"/>
                <w:szCs w:val="18"/>
              </w:rPr>
            </w:pPr>
          </w:p>
        </w:tc>
        <w:tc>
          <w:tcPr>
            <w:tcW w:w="759" w:type="dxa"/>
            <w:tcPrChange w:id="637" w:author="Daniel Noble" w:date="2020-09-17T12:34:00Z">
              <w:tcPr>
                <w:tcW w:w="760" w:type="dxa"/>
              </w:tcPr>
            </w:tcPrChange>
          </w:tcPr>
          <w:p w14:paraId="588F28D0" w14:textId="77777777" w:rsidR="00413872" w:rsidRPr="008E2EC8" w:rsidRDefault="00413872" w:rsidP="003005B3">
            <w:pPr>
              <w:spacing w:line="276" w:lineRule="auto"/>
              <w:rPr>
                <w:rFonts w:ascii="Garamond" w:hAnsi="Garamond"/>
                <w:b/>
                <w:i/>
                <w:color w:val="000000" w:themeColor="text1"/>
                <w:sz w:val="18"/>
                <w:szCs w:val="18"/>
              </w:rPr>
            </w:pPr>
          </w:p>
        </w:tc>
        <w:tc>
          <w:tcPr>
            <w:tcW w:w="770" w:type="dxa"/>
            <w:tcPrChange w:id="638" w:author="Daniel Noble" w:date="2020-09-17T12:34:00Z">
              <w:tcPr>
                <w:tcW w:w="770" w:type="dxa"/>
              </w:tcPr>
            </w:tcPrChange>
          </w:tcPr>
          <w:p w14:paraId="071D9306" w14:textId="77777777" w:rsidR="00413872" w:rsidRPr="008E2EC8" w:rsidRDefault="00413872" w:rsidP="003005B3">
            <w:pPr>
              <w:spacing w:line="276" w:lineRule="auto"/>
              <w:rPr>
                <w:rFonts w:ascii="Garamond" w:hAnsi="Garamond"/>
                <w:b/>
                <w:i/>
                <w:color w:val="000000" w:themeColor="text1"/>
                <w:sz w:val="18"/>
                <w:szCs w:val="18"/>
              </w:rPr>
            </w:pPr>
          </w:p>
        </w:tc>
      </w:tr>
      <w:tr w:rsidR="008E2EC8" w:rsidRPr="007E3B63" w14:paraId="41BFF831" w14:textId="040CF0EF" w:rsidTr="008F6BA5">
        <w:tc>
          <w:tcPr>
            <w:tcW w:w="7871" w:type="dxa"/>
            <w:gridSpan w:val="7"/>
            <w:tcPrChange w:id="639" w:author="Daniel Noble" w:date="2020-09-17T12:34:00Z">
              <w:tcPr>
                <w:tcW w:w="7843" w:type="dxa"/>
                <w:gridSpan w:val="7"/>
              </w:tcPr>
            </w:tcPrChange>
          </w:tcPr>
          <w:p w14:paraId="0B6BCDB9" w14:textId="67799A6E"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Reptiles / Amphibians</w:t>
            </w:r>
          </w:p>
        </w:tc>
        <w:tc>
          <w:tcPr>
            <w:tcW w:w="806" w:type="dxa"/>
            <w:tcPrChange w:id="640" w:author="Daniel Noble" w:date="2020-09-17T12:34:00Z">
              <w:tcPr>
                <w:tcW w:w="833" w:type="dxa"/>
              </w:tcPr>
            </w:tcPrChange>
          </w:tcPr>
          <w:p w14:paraId="00A641F9" w14:textId="77777777" w:rsidR="008E2EC8" w:rsidRPr="008E2EC8" w:rsidRDefault="008E2EC8" w:rsidP="003005B3">
            <w:pPr>
              <w:spacing w:line="276" w:lineRule="auto"/>
              <w:rPr>
                <w:rFonts w:ascii="Garamond" w:hAnsi="Garamond"/>
                <w:b/>
                <w:i/>
                <w:color w:val="000000" w:themeColor="text1"/>
                <w:sz w:val="18"/>
                <w:szCs w:val="18"/>
              </w:rPr>
            </w:pPr>
          </w:p>
        </w:tc>
        <w:tc>
          <w:tcPr>
            <w:tcW w:w="759" w:type="dxa"/>
            <w:tcPrChange w:id="641" w:author="Daniel Noble" w:date="2020-09-17T12:34:00Z">
              <w:tcPr>
                <w:tcW w:w="760" w:type="dxa"/>
              </w:tcPr>
            </w:tcPrChange>
          </w:tcPr>
          <w:p w14:paraId="79369F0F"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PrChange w:id="642" w:author="Daniel Noble" w:date="2020-09-17T12:34:00Z">
              <w:tcPr>
                <w:tcW w:w="770" w:type="dxa"/>
              </w:tcPr>
            </w:tcPrChange>
          </w:tcPr>
          <w:p w14:paraId="7F83AB01"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3DFE978C" w14:textId="79444FAE" w:rsidTr="008F6BA5">
        <w:tc>
          <w:tcPr>
            <w:tcW w:w="1356" w:type="dxa"/>
            <w:tcPrChange w:id="643" w:author="Daniel Noble" w:date="2020-09-17T12:34:00Z">
              <w:tcPr>
                <w:tcW w:w="1392" w:type="dxa"/>
              </w:tcPr>
            </w:tcPrChange>
          </w:tcPr>
          <w:p w14:paraId="7CA13C4D"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254" w:type="dxa"/>
            <w:tcPrChange w:id="644" w:author="Daniel Noble" w:date="2020-09-17T12:34:00Z">
              <w:tcPr>
                <w:tcW w:w="1350" w:type="dxa"/>
              </w:tcPr>
            </w:tcPrChange>
          </w:tcPr>
          <w:p w14:paraId="50934145" w14:textId="76C8C6A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w:t>
            </w:r>
          </w:p>
        </w:tc>
        <w:tc>
          <w:tcPr>
            <w:tcW w:w="1076" w:type="dxa"/>
            <w:tcPrChange w:id="645" w:author="Daniel Noble" w:date="2020-09-17T12:34:00Z">
              <w:tcPr>
                <w:tcW w:w="971" w:type="dxa"/>
              </w:tcPr>
            </w:tcPrChange>
          </w:tcPr>
          <w:p w14:paraId="3C3BD21A"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-0.45, 0.36</w:t>
            </w:r>
          </w:p>
        </w:tc>
        <w:tc>
          <w:tcPr>
            <w:tcW w:w="1260" w:type="dxa"/>
            <w:tcPrChange w:id="646" w:author="Daniel Noble" w:date="2020-09-17T12:34:00Z">
              <w:tcPr>
                <w:tcW w:w="1090" w:type="dxa"/>
              </w:tcPr>
            </w:tcPrChange>
          </w:tcPr>
          <w:p w14:paraId="5DF807B6" w14:textId="028DA2A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0.82</w:t>
            </w:r>
          </w:p>
        </w:tc>
        <w:tc>
          <w:tcPr>
            <w:tcW w:w="825" w:type="dxa"/>
            <w:tcPrChange w:id="647" w:author="Daniel Noble" w:date="2020-09-17T12:34:00Z">
              <w:tcPr>
                <w:tcW w:w="840" w:type="dxa"/>
              </w:tcPr>
            </w:tcPrChange>
          </w:tcPr>
          <w:p w14:paraId="0F4CA9E9" w14:textId="082750F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-0.11</w:t>
            </w:r>
          </w:p>
        </w:tc>
        <w:tc>
          <w:tcPr>
            <w:tcW w:w="1162" w:type="dxa"/>
            <w:tcPrChange w:id="648" w:author="Daniel Noble" w:date="2020-09-17T12:34:00Z">
              <w:tcPr>
                <w:tcW w:w="1230" w:type="dxa"/>
              </w:tcPr>
            </w:tcPrChange>
          </w:tcPr>
          <w:p w14:paraId="0B1F0C7D" w14:textId="4255C80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-0.51, 0.29</w:t>
            </w:r>
          </w:p>
        </w:tc>
        <w:tc>
          <w:tcPr>
            <w:tcW w:w="938" w:type="dxa"/>
            <w:tcPrChange w:id="649" w:author="Daniel Noble" w:date="2020-09-17T12:34:00Z">
              <w:tcPr>
                <w:tcW w:w="970" w:type="dxa"/>
              </w:tcPr>
            </w:tcPrChange>
          </w:tcPr>
          <w:p w14:paraId="412EDDC5" w14:textId="78EF22E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0.60</w:t>
            </w:r>
          </w:p>
        </w:tc>
        <w:tc>
          <w:tcPr>
            <w:tcW w:w="806" w:type="dxa"/>
            <w:tcPrChange w:id="650" w:author="Daniel Noble" w:date="2020-09-17T12:34:00Z">
              <w:tcPr>
                <w:tcW w:w="833" w:type="dxa"/>
              </w:tcPr>
            </w:tcPrChange>
          </w:tcPr>
          <w:p w14:paraId="299E53A0" w14:textId="36AD1A6B"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w:t>
            </w:r>
          </w:p>
        </w:tc>
        <w:tc>
          <w:tcPr>
            <w:tcW w:w="759" w:type="dxa"/>
            <w:tcPrChange w:id="651" w:author="Daniel Noble" w:date="2020-09-17T12:34:00Z">
              <w:tcPr>
                <w:tcW w:w="760" w:type="dxa"/>
              </w:tcPr>
            </w:tcPrChange>
          </w:tcPr>
          <w:p w14:paraId="51D9E33A" w14:textId="3B997CCA"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c>
          <w:tcPr>
            <w:tcW w:w="770" w:type="dxa"/>
            <w:tcPrChange w:id="652" w:author="Daniel Noble" w:date="2020-09-17T12:34:00Z">
              <w:tcPr>
                <w:tcW w:w="770" w:type="dxa"/>
              </w:tcPr>
            </w:tcPrChange>
          </w:tcPr>
          <w:p w14:paraId="4CB1AC0A" w14:textId="49F5F94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r>
      <w:tr w:rsidR="008E2EC8" w:rsidRPr="007E3B63" w14:paraId="03CC8C53" w14:textId="5721CFC7" w:rsidTr="008F6BA5">
        <w:tc>
          <w:tcPr>
            <w:tcW w:w="1356" w:type="dxa"/>
            <w:tcPrChange w:id="653" w:author="Daniel Noble" w:date="2020-09-17T12:34:00Z">
              <w:tcPr>
                <w:tcW w:w="1392" w:type="dxa"/>
              </w:tcPr>
            </w:tcPrChange>
          </w:tcPr>
          <w:p w14:paraId="6B08AC8D"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Aggression</w:t>
            </w:r>
          </w:p>
        </w:tc>
        <w:tc>
          <w:tcPr>
            <w:tcW w:w="1254" w:type="dxa"/>
            <w:tcPrChange w:id="654" w:author="Daniel Noble" w:date="2020-09-17T12:34:00Z">
              <w:tcPr>
                <w:tcW w:w="1350" w:type="dxa"/>
              </w:tcPr>
            </w:tcPrChange>
          </w:tcPr>
          <w:p w14:paraId="46D07D21" w14:textId="39C14C6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-0.07</w:t>
            </w:r>
          </w:p>
        </w:tc>
        <w:tc>
          <w:tcPr>
            <w:tcW w:w="1076" w:type="dxa"/>
            <w:tcPrChange w:id="655" w:author="Daniel Noble" w:date="2020-09-17T12:34:00Z">
              <w:tcPr>
                <w:tcW w:w="971" w:type="dxa"/>
              </w:tcPr>
            </w:tcPrChange>
          </w:tcPr>
          <w:p w14:paraId="475D4802" w14:textId="5BBBF1F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-0.32, 0.19</w:t>
            </w:r>
          </w:p>
        </w:tc>
        <w:tc>
          <w:tcPr>
            <w:tcW w:w="1260" w:type="dxa"/>
            <w:tcPrChange w:id="656" w:author="Daniel Noble" w:date="2020-09-17T12:34:00Z">
              <w:tcPr>
                <w:tcW w:w="1090" w:type="dxa"/>
              </w:tcPr>
            </w:tcPrChange>
          </w:tcPr>
          <w:p w14:paraId="60A05994" w14:textId="19E3C29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0.60</w:t>
            </w:r>
          </w:p>
        </w:tc>
        <w:tc>
          <w:tcPr>
            <w:tcW w:w="825" w:type="dxa"/>
            <w:tcPrChange w:id="657" w:author="Daniel Noble" w:date="2020-09-17T12:34:00Z">
              <w:tcPr>
                <w:tcW w:w="840" w:type="dxa"/>
              </w:tcPr>
            </w:tcPrChange>
          </w:tcPr>
          <w:p w14:paraId="02996F57" w14:textId="18BDA4A2"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0.33</w:t>
            </w:r>
          </w:p>
        </w:tc>
        <w:tc>
          <w:tcPr>
            <w:tcW w:w="1162" w:type="dxa"/>
            <w:tcPrChange w:id="658" w:author="Daniel Noble" w:date="2020-09-17T12:34:00Z">
              <w:tcPr>
                <w:tcW w:w="1230" w:type="dxa"/>
              </w:tcPr>
            </w:tcPrChange>
          </w:tcPr>
          <w:p w14:paraId="535117A6" w14:textId="3D9179B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-0.05, 0.72</w:t>
            </w:r>
          </w:p>
        </w:tc>
        <w:tc>
          <w:tcPr>
            <w:tcW w:w="938" w:type="dxa"/>
            <w:tcPrChange w:id="659" w:author="Daniel Noble" w:date="2020-09-17T12:34:00Z">
              <w:tcPr>
                <w:tcW w:w="970" w:type="dxa"/>
              </w:tcPr>
            </w:tcPrChange>
          </w:tcPr>
          <w:p w14:paraId="69051A3D" w14:textId="04FC14F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0.09</w:t>
            </w:r>
          </w:p>
        </w:tc>
        <w:tc>
          <w:tcPr>
            <w:tcW w:w="806" w:type="dxa"/>
            <w:tcPrChange w:id="660" w:author="Daniel Noble" w:date="2020-09-17T12:34:00Z">
              <w:tcPr>
                <w:tcW w:w="833" w:type="dxa"/>
              </w:tcPr>
            </w:tcPrChange>
          </w:tcPr>
          <w:p w14:paraId="6C1A2DBA" w14:textId="5ABB84EA"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30</w:t>
            </w:r>
          </w:p>
        </w:tc>
        <w:tc>
          <w:tcPr>
            <w:tcW w:w="759" w:type="dxa"/>
            <w:tcPrChange w:id="661" w:author="Daniel Noble" w:date="2020-09-17T12:34:00Z">
              <w:tcPr>
                <w:tcW w:w="760" w:type="dxa"/>
              </w:tcPr>
            </w:tcPrChange>
          </w:tcPr>
          <w:p w14:paraId="22EF7065" w14:textId="0A55272E"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c>
          <w:tcPr>
            <w:tcW w:w="770" w:type="dxa"/>
            <w:tcPrChange w:id="662" w:author="Daniel Noble" w:date="2020-09-17T12:34:00Z">
              <w:tcPr>
                <w:tcW w:w="770" w:type="dxa"/>
              </w:tcPr>
            </w:tcPrChange>
          </w:tcPr>
          <w:p w14:paraId="472CDE75" w14:textId="7C68019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r>
      <w:tr w:rsidR="008E2EC8" w:rsidRPr="007E3B63" w14:paraId="39488401" w14:textId="1F5F0E31" w:rsidTr="008F6BA5">
        <w:tc>
          <w:tcPr>
            <w:tcW w:w="1356" w:type="dxa"/>
            <w:tcPrChange w:id="663" w:author="Daniel Noble" w:date="2020-09-17T12:34:00Z">
              <w:tcPr>
                <w:tcW w:w="1392" w:type="dxa"/>
              </w:tcPr>
            </w:tcPrChange>
          </w:tcPr>
          <w:p w14:paraId="593010C9"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Boldness</w:t>
            </w:r>
          </w:p>
        </w:tc>
        <w:tc>
          <w:tcPr>
            <w:tcW w:w="1254" w:type="dxa"/>
            <w:tcPrChange w:id="664" w:author="Daniel Noble" w:date="2020-09-17T12:34:00Z">
              <w:tcPr>
                <w:tcW w:w="1350" w:type="dxa"/>
              </w:tcPr>
            </w:tcPrChange>
          </w:tcPr>
          <w:p w14:paraId="2400D78C"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0.08</w:t>
            </w:r>
          </w:p>
        </w:tc>
        <w:tc>
          <w:tcPr>
            <w:tcW w:w="1076" w:type="dxa"/>
            <w:tcPrChange w:id="665" w:author="Daniel Noble" w:date="2020-09-17T12:34:00Z">
              <w:tcPr>
                <w:tcW w:w="971" w:type="dxa"/>
              </w:tcPr>
            </w:tcPrChange>
          </w:tcPr>
          <w:p w14:paraId="4F59D83F"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-0.15, 0.31</w:t>
            </w:r>
          </w:p>
        </w:tc>
        <w:tc>
          <w:tcPr>
            <w:tcW w:w="1260" w:type="dxa"/>
            <w:tcPrChange w:id="666" w:author="Daniel Noble" w:date="2020-09-17T12:34:00Z">
              <w:tcPr>
                <w:tcW w:w="1090" w:type="dxa"/>
              </w:tcPr>
            </w:tcPrChange>
          </w:tcPr>
          <w:p w14:paraId="44C9C02E"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0.68</w:t>
            </w:r>
          </w:p>
        </w:tc>
        <w:tc>
          <w:tcPr>
            <w:tcW w:w="825" w:type="dxa"/>
            <w:tcPrChange w:id="667" w:author="Daniel Noble" w:date="2020-09-17T12:34:00Z">
              <w:tcPr>
                <w:tcW w:w="840" w:type="dxa"/>
              </w:tcPr>
            </w:tcPrChange>
          </w:tcPr>
          <w:p w14:paraId="0ADE6FA5" w14:textId="46ADDAB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0.10</w:t>
            </w:r>
          </w:p>
        </w:tc>
        <w:tc>
          <w:tcPr>
            <w:tcW w:w="1162" w:type="dxa"/>
            <w:tcPrChange w:id="668" w:author="Daniel Noble" w:date="2020-09-17T12:34:00Z">
              <w:tcPr>
                <w:tcW w:w="1230" w:type="dxa"/>
              </w:tcPr>
            </w:tcPrChange>
          </w:tcPr>
          <w:p w14:paraId="126DB2A2" w14:textId="62604BF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-0.13, 0.33</w:t>
            </w:r>
          </w:p>
        </w:tc>
        <w:tc>
          <w:tcPr>
            <w:tcW w:w="938" w:type="dxa"/>
            <w:tcPrChange w:id="669" w:author="Daniel Noble" w:date="2020-09-17T12:34:00Z">
              <w:tcPr>
                <w:tcW w:w="970" w:type="dxa"/>
              </w:tcPr>
            </w:tcPrChange>
          </w:tcPr>
          <w:p w14:paraId="156AB258" w14:textId="71E7514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0.41</w:t>
            </w:r>
          </w:p>
        </w:tc>
        <w:tc>
          <w:tcPr>
            <w:tcW w:w="806" w:type="dxa"/>
            <w:tcPrChange w:id="670" w:author="Daniel Noble" w:date="2020-09-17T12:34:00Z">
              <w:tcPr>
                <w:tcW w:w="833" w:type="dxa"/>
              </w:tcPr>
            </w:tcPrChange>
          </w:tcPr>
          <w:p w14:paraId="4E5D12D9" w14:textId="42DA72A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25</w:t>
            </w:r>
          </w:p>
        </w:tc>
        <w:tc>
          <w:tcPr>
            <w:tcW w:w="759" w:type="dxa"/>
            <w:tcPrChange w:id="671" w:author="Daniel Noble" w:date="2020-09-17T12:34:00Z">
              <w:tcPr>
                <w:tcW w:w="760" w:type="dxa"/>
              </w:tcPr>
            </w:tcPrChange>
          </w:tcPr>
          <w:p w14:paraId="5CF2EB24" w14:textId="7FCCC25C"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w:t>
            </w:r>
          </w:p>
        </w:tc>
        <w:tc>
          <w:tcPr>
            <w:tcW w:w="770" w:type="dxa"/>
            <w:tcPrChange w:id="672" w:author="Daniel Noble" w:date="2020-09-17T12:34:00Z">
              <w:tcPr>
                <w:tcW w:w="770" w:type="dxa"/>
              </w:tcPr>
            </w:tcPrChange>
          </w:tcPr>
          <w:p w14:paraId="1CB01F8E" w14:textId="3D11C29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r>
      <w:tr w:rsidR="008E2EC8" w:rsidRPr="007E3B63" w14:paraId="2C391EDF" w14:textId="2BB75571" w:rsidTr="008F6BA5">
        <w:tc>
          <w:tcPr>
            <w:tcW w:w="1356" w:type="dxa"/>
            <w:tcPrChange w:id="673" w:author="Daniel Noble" w:date="2020-09-17T12:34:00Z">
              <w:tcPr>
                <w:tcW w:w="1392" w:type="dxa"/>
              </w:tcPr>
            </w:tcPrChange>
          </w:tcPr>
          <w:p w14:paraId="2DFCF062" w14:textId="77777777" w:rsidR="008E2EC8" w:rsidRPr="008E2EC8" w:rsidRDefault="008E2EC8" w:rsidP="003005B3">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Exploration</w:t>
            </w:r>
          </w:p>
        </w:tc>
        <w:tc>
          <w:tcPr>
            <w:tcW w:w="1254" w:type="dxa"/>
            <w:tcPrChange w:id="674" w:author="Daniel Noble" w:date="2020-09-17T12:34:00Z">
              <w:tcPr>
                <w:tcW w:w="1350" w:type="dxa"/>
              </w:tcPr>
            </w:tcPrChange>
          </w:tcPr>
          <w:p w14:paraId="5B9EA728" w14:textId="77777777"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0.25</w:t>
            </w:r>
          </w:p>
        </w:tc>
        <w:tc>
          <w:tcPr>
            <w:tcW w:w="1076" w:type="dxa"/>
            <w:tcPrChange w:id="675" w:author="Daniel Noble" w:date="2020-09-17T12:34:00Z">
              <w:tcPr>
                <w:tcW w:w="971" w:type="dxa"/>
              </w:tcPr>
            </w:tcPrChange>
          </w:tcPr>
          <w:p w14:paraId="707F9547" w14:textId="74A8CB64"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0.05, 0.45</w:t>
            </w:r>
          </w:p>
        </w:tc>
        <w:tc>
          <w:tcPr>
            <w:tcW w:w="1260" w:type="dxa"/>
            <w:tcPrChange w:id="676" w:author="Daniel Noble" w:date="2020-09-17T12:34:00Z">
              <w:tcPr>
                <w:tcW w:w="1090" w:type="dxa"/>
              </w:tcPr>
            </w:tcPrChange>
          </w:tcPr>
          <w:p w14:paraId="698EA646" w14:textId="51989663"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0.02</w:t>
            </w:r>
          </w:p>
        </w:tc>
        <w:tc>
          <w:tcPr>
            <w:tcW w:w="825" w:type="dxa"/>
            <w:tcPrChange w:id="677" w:author="Daniel Noble" w:date="2020-09-17T12:34:00Z">
              <w:tcPr>
                <w:tcW w:w="840" w:type="dxa"/>
              </w:tcPr>
            </w:tcPrChange>
          </w:tcPr>
          <w:p w14:paraId="208DB169" w14:textId="3113914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-0.10</w:t>
            </w:r>
          </w:p>
        </w:tc>
        <w:tc>
          <w:tcPr>
            <w:tcW w:w="1162" w:type="dxa"/>
            <w:tcPrChange w:id="678" w:author="Daniel Noble" w:date="2020-09-17T12:34:00Z">
              <w:tcPr>
                <w:tcW w:w="1230" w:type="dxa"/>
              </w:tcPr>
            </w:tcPrChange>
          </w:tcPr>
          <w:p w14:paraId="76DBC4C9" w14:textId="3D55D81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-0.35, 0.14</w:t>
            </w:r>
          </w:p>
        </w:tc>
        <w:tc>
          <w:tcPr>
            <w:tcW w:w="938" w:type="dxa"/>
            <w:tcPrChange w:id="679" w:author="Daniel Noble" w:date="2020-09-17T12:34:00Z">
              <w:tcPr>
                <w:tcW w:w="970" w:type="dxa"/>
              </w:tcPr>
            </w:tcPrChange>
          </w:tcPr>
          <w:p w14:paraId="68194356" w14:textId="6314F61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0.40</w:t>
            </w:r>
          </w:p>
        </w:tc>
        <w:tc>
          <w:tcPr>
            <w:tcW w:w="806" w:type="dxa"/>
            <w:tcPrChange w:id="680" w:author="Daniel Noble" w:date="2020-09-17T12:34:00Z">
              <w:tcPr>
                <w:tcW w:w="833" w:type="dxa"/>
              </w:tcPr>
            </w:tcPrChange>
          </w:tcPr>
          <w:p w14:paraId="64F25DA0" w14:textId="0A4BED4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32</w:t>
            </w:r>
          </w:p>
        </w:tc>
        <w:tc>
          <w:tcPr>
            <w:tcW w:w="759" w:type="dxa"/>
            <w:tcPrChange w:id="681" w:author="Daniel Noble" w:date="2020-09-17T12:34:00Z">
              <w:tcPr>
                <w:tcW w:w="760" w:type="dxa"/>
              </w:tcPr>
            </w:tcPrChange>
          </w:tcPr>
          <w:p w14:paraId="4EF5DE41" w14:textId="6D493B88"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w:t>
            </w:r>
          </w:p>
        </w:tc>
        <w:tc>
          <w:tcPr>
            <w:tcW w:w="770" w:type="dxa"/>
            <w:tcPrChange w:id="682" w:author="Daniel Noble" w:date="2020-09-17T12:34:00Z">
              <w:tcPr>
                <w:tcW w:w="770" w:type="dxa"/>
              </w:tcPr>
            </w:tcPrChange>
          </w:tcPr>
          <w:p w14:paraId="33559523" w14:textId="6D61FDE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w:t>
            </w:r>
          </w:p>
        </w:tc>
      </w:tr>
      <w:tr w:rsidR="008E2EC8" w:rsidRPr="007E3B63" w14:paraId="7E00142B" w14:textId="75472552" w:rsidTr="008F6BA5">
        <w:tc>
          <w:tcPr>
            <w:tcW w:w="1356" w:type="dxa"/>
            <w:tcPrChange w:id="683" w:author="Daniel Noble" w:date="2020-09-17T12:34:00Z">
              <w:tcPr>
                <w:tcW w:w="1392" w:type="dxa"/>
              </w:tcPr>
            </w:tcPrChange>
          </w:tcPr>
          <w:p w14:paraId="266228AE"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Sociality</w:t>
            </w:r>
          </w:p>
        </w:tc>
        <w:tc>
          <w:tcPr>
            <w:tcW w:w="1254" w:type="dxa"/>
            <w:tcPrChange w:id="684" w:author="Daniel Noble" w:date="2020-09-17T12:34:00Z">
              <w:tcPr>
                <w:tcW w:w="1350" w:type="dxa"/>
              </w:tcPr>
            </w:tcPrChange>
          </w:tcPr>
          <w:p w14:paraId="1EBF629F" w14:textId="6D68931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w:t>
            </w:r>
          </w:p>
        </w:tc>
        <w:tc>
          <w:tcPr>
            <w:tcW w:w="1076" w:type="dxa"/>
            <w:tcPrChange w:id="685" w:author="Daniel Noble" w:date="2020-09-17T12:34:00Z">
              <w:tcPr>
                <w:tcW w:w="971" w:type="dxa"/>
              </w:tcPr>
            </w:tcPrChange>
          </w:tcPr>
          <w:p w14:paraId="2F372536" w14:textId="38A646E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-0.60, 0.50</w:t>
            </w:r>
          </w:p>
        </w:tc>
        <w:tc>
          <w:tcPr>
            <w:tcW w:w="1260" w:type="dxa"/>
            <w:tcPrChange w:id="686" w:author="Daniel Noble" w:date="2020-09-17T12:34:00Z">
              <w:tcPr>
                <w:tcW w:w="1090" w:type="dxa"/>
              </w:tcPr>
            </w:tcPrChange>
          </w:tcPr>
          <w:p w14:paraId="719B4BFA" w14:textId="1CAC751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0.86</w:t>
            </w:r>
          </w:p>
        </w:tc>
        <w:tc>
          <w:tcPr>
            <w:tcW w:w="825" w:type="dxa"/>
            <w:tcPrChange w:id="687" w:author="Daniel Noble" w:date="2020-09-17T12:34:00Z">
              <w:tcPr>
                <w:tcW w:w="840" w:type="dxa"/>
              </w:tcPr>
            </w:tcPrChange>
          </w:tcPr>
          <w:p w14:paraId="6DBE9AF9" w14:textId="458A9DB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-0.12</w:t>
            </w:r>
          </w:p>
        </w:tc>
        <w:tc>
          <w:tcPr>
            <w:tcW w:w="1162" w:type="dxa"/>
            <w:tcPrChange w:id="688" w:author="Daniel Noble" w:date="2020-09-17T12:34:00Z">
              <w:tcPr>
                <w:tcW w:w="1230" w:type="dxa"/>
              </w:tcPr>
            </w:tcPrChange>
          </w:tcPr>
          <w:p w14:paraId="444C24B0" w14:textId="12073E0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-0.76, 0.52</w:t>
            </w:r>
          </w:p>
        </w:tc>
        <w:tc>
          <w:tcPr>
            <w:tcW w:w="938" w:type="dxa"/>
            <w:tcPrChange w:id="689" w:author="Daniel Noble" w:date="2020-09-17T12:34:00Z">
              <w:tcPr>
                <w:tcW w:w="970" w:type="dxa"/>
              </w:tcPr>
            </w:tcPrChange>
          </w:tcPr>
          <w:p w14:paraId="382852DF" w14:textId="08434AB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0.70</w:t>
            </w:r>
          </w:p>
        </w:tc>
        <w:tc>
          <w:tcPr>
            <w:tcW w:w="806" w:type="dxa"/>
            <w:tcPrChange w:id="690" w:author="Daniel Noble" w:date="2020-09-17T12:34:00Z">
              <w:tcPr>
                <w:tcW w:w="833" w:type="dxa"/>
              </w:tcPr>
            </w:tcPrChange>
          </w:tcPr>
          <w:p w14:paraId="049BCD1A" w14:textId="1DD97CE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c>
          <w:tcPr>
            <w:tcW w:w="759" w:type="dxa"/>
            <w:tcPrChange w:id="691" w:author="Daniel Noble" w:date="2020-09-17T12:34:00Z">
              <w:tcPr>
                <w:tcW w:w="760" w:type="dxa"/>
              </w:tcPr>
            </w:tcPrChange>
          </w:tcPr>
          <w:p w14:paraId="75DEB815" w14:textId="2D7DB0D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c>
          <w:tcPr>
            <w:tcW w:w="770" w:type="dxa"/>
            <w:tcPrChange w:id="692" w:author="Daniel Noble" w:date="2020-09-17T12:34:00Z">
              <w:tcPr>
                <w:tcW w:w="770" w:type="dxa"/>
              </w:tcPr>
            </w:tcPrChange>
          </w:tcPr>
          <w:p w14:paraId="456FB12D" w14:textId="63558C5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r>
      <w:tr w:rsidR="00413872" w:rsidRPr="007E3B63" w14:paraId="014D05D6" w14:textId="77777777" w:rsidTr="008F6BA5">
        <w:tc>
          <w:tcPr>
            <w:tcW w:w="7871" w:type="dxa"/>
            <w:gridSpan w:val="7"/>
            <w:tcPrChange w:id="693" w:author="Daniel Noble" w:date="2020-09-17T12:34:00Z">
              <w:tcPr>
                <w:tcW w:w="7843" w:type="dxa"/>
                <w:gridSpan w:val="7"/>
              </w:tcPr>
            </w:tcPrChange>
          </w:tcPr>
          <w:p w14:paraId="39D89CE2" w14:textId="77777777" w:rsidR="00413872" w:rsidRPr="008E2EC8" w:rsidRDefault="00413872" w:rsidP="003005B3">
            <w:pPr>
              <w:spacing w:line="276" w:lineRule="auto"/>
              <w:rPr>
                <w:rFonts w:ascii="Garamond" w:hAnsi="Garamond"/>
                <w:b/>
                <w:i/>
                <w:color w:val="000000" w:themeColor="text1"/>
                <w:sz w:val="18"/>
                <w:szCs w:val="18"/>
              </w:rPr>
            </w:pPr>
          </w:p>
        </w:tc>
        <w:tc>
          <w:tcPr>
            <w:tcW w:w="806" w:type="dxa"/>
            <w:tcPrChange w:id="694" w:author="Daniel Noble" w:date="2020-09-17T12:34:00Z">
              <w:tcPr>
                <w:tcW w:w="833" w:type="dxa"/>
              </w:tcPr>
            </w:tcPrChange>
          </w:tcPr>
          <w:p w14:paraId="460751A8" w14:textId="77777777" w:rsidR="00413872" w:rsidRPr="008E2EC8" w:rsidRDefault="00413872" w:rsidP="003005B3">
            <w:pPr>
              <w:spacing w:line="276" w:lineRule="auto"/>
              <w:rPr>
                <w:rFonts w:ascii="Garamond" w:hAnsi="Garamond"/>
                <w:b/>
                <w:i/>
                <w:color w:val="000000" w:themeColor="text1"/>
                <w:sz w:val="18"/>
                <w:szCs w:val="18"/>
              </w:rPr>
            </w:pPr>
          </w:p>
        </w:tc>
        <w:tc>
          <w:tcPr>
            <w:tcW w:w="759" w:type="dxa"/>
            <w:tcPrChange w:id="695" w:author="Daniel Noble" w:date="2020-09-17T12:34:00Z">
              <w:tcPr>
                <w:tcW w:w="760" w:type="dxa"/>
              </w:tcPr>
            </w:tcPrChange>
          </w:tcPr>
          <w:p w14:paraId="21D485C8" w14:textId="77777777" w:rsidR="00413872" w:rsidRPr="008E2EC8" w:rsidRDefault="00413872" w:rsidP="003005B3">
            <w:pPr>
              <w:spacing w:line="276" w:lineRule="auto"/>
              <w:rPr>
                <w:rFonts w:ascii="Garamond" w:hAnsi="Garamond"/>
                <w:b/>
                <w:i/>
                <w:color w:val="000000" w:themeColor="text1"/>
                <w:sz w:val="18"/>
                <w:szCs w:val="18"/>
              </w:rPr>
            </w:pPr>
          </w:p>
        </w:tc>
        <w:tc>
          <w:tcPr>
            <w:tcW w:w="770" w:type="dxa"/>
            <w:tcPrChange w:id="696" w:author="Daniel Noble" w:date="2020-09-17T12:34:00Z">
              <w:tcPr>
                <w:tcW w:w="770" w:type="dxa"/>
              </w:tcPr>
            </w:tcPrChange>
          </w:tcPr>
          <w:p w14:paraId="711D04C6" w14:textId="77777777" w:rsidR="00413872" w:rsidRPr="008E2EC8" w:rsidRDefault="00413872" w:rsidP="003005B3">
            <w:pPr>
              <w:spacing w:line="276" w:lineRule="auto"/>
              <w:rPr>
                <w:rFonts w:ascii="Garamond" w:hAnsi="Garamond"/>
                <w:b/>
                <w:i/>
                <w:color w:val="000000" w:themeColor="text1"/>
                <w:sz w:val="18"/>
                <w:szCs w:val="18"/>
              </w:rPr>
            </w:pPr>
          </w:p>
        </w:tc>
      </w:tr>
      <w:tr w:rsidR="008E2EC8" w:rsidRPr="007E3B63" w14:paraId="3B04865A" w14:textId="68ECE4E3" w:rsidTr="008F6BA5">
        <w:tc>
          <w:tcPr>
            <w:tcW w:w="7871" w:type="dxa"/>
            <w:gridSpan w:val="7"/>
            <w:tcPrChange w:id="697" w:author="Daniel Noble" w:date="2020-09-17T12:34:00Z">
              <w:tcPr>
                <w:tcW w:w="7843" w:type="dxa"/>
                <w:gridSpan w:val="7"/>
              </w:tcPr>
            </w:tcPrChange>
          </w:tcPr>
          <w:p w14:paraId="6412A9AF"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Fish</w:t>
            </w:r>
          </w:p>
        </w:tc>
        <w:tc>
          <w:tcPr>
            <w:tcW w:w="806" w:type="dxa"/>
            <w:tcPrChange w:id="698" w:author="Daniel Noble" w:date="2020-09-17T12:34:00Z">
              <w:tcPr>
                <w:tcW w:w="833" w:type="dxa"/>
              </w:tcPr>
            </w:tcPrChange>
          </w:tcPr>
          <w:p w14:paraId="7F297441" w14:textId="77777777" w:rsidR="008E2EC8" w:rsidRPr="008E2EC8" w:rsidRDefault="008E2EC8" w:rsidP="003005B3">
            <w:pPr>
              <w:spacing w:line="276" w:lineRule="auto"/>
              <w:rPr>
                <w:rFonts w:ascii="Garamond" w:hAnsi="Garamond"/>
                <w:b/>
                <w:i/>
                <w:color w:val="000000" w:themeColor="text1"/>
                <w:sz w:val="18"/>
                <w:szCs w:val="18"/>
              </w:rPr>
            </w:pPr>
          </w:p>
        </w:tc>
        <w:tc>
          <w:tcPr>
            <w:tcW w:w="759" w:type="dxa"/>
            <w:tcPrChange w:id="699" w:author="Daniel Noble" w:date="2020-09-17T12:34:00Z">
              <w:tcPr>
                <w:tcW w:w="760" w:type="dxa"/>
              </w:tcPr>
            </w:tcPrChange>
          </w:tcPr>
          <w:p w14:paraId="14420888"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PrChange w:id="700" w:author="Daniel Noble" w:date="2020-09-17T12:34:00Z">
              <w:tcPr>
                <w:tcW w:w="770" w:type="dxa"/>
              </w:tcPr>
            </w:tcPrChange>
          </w:tcPr>
          <w:p w14:paraId="6315B4A0"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720EFC9B" w14:textId="52BF47FF" w:rsidTr="008F6BA5">
        <w:tc>
          <w:tcPr>
            <w:tcW w:w="1356" w:type="dxa"/>
            <w:tcPrChange w:id="701" w:author="Daniel Noble" w:date="2020-09-17T12:34:00Z">
              <w:tcPr>
                <w:tcW w:w="1392" w:type="dxa"/>
              </w:tcPr>
            </w:tcPrChange>
          </w:tcPr>
          <w:p w14:paraId="37A2F420"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254" w:type="dxa"/>
            <w:tcPrChange w:id="702" w:author="Daniel Noble" w:date="2020-09-17T12:34:00Z">
              <w:tcPr>
                <w:tcW w:w="1350" w:type="dxa"/>
              </w:tcPr>
            </w:tcPrChange>
          </w:tcPr>
          <w:p w14:paraId="017C49C5" w14:textId="39FB964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-0.16</w:t>
            </w:r>
          </w:p>
        </w:tc>
        <w:tc>
          <w:tcPr>
            <w:tcW w:w="1076" w:type="dxa"/>
            <w:tcPrChange w:id="703" w:author="Daniel Noble" w:date="2020-09-17T12:34:00Z">
              <w:tcPr>
                <w:tcW w:w="971" w:type="dxa"/>
              </w:tcPr>
            </w:tcPrChange>
          </w:tcPr>
          <w:p w14:paraId="1826AB63" w14:textId="19CBDAD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-0.65, 0.33</w:t>
            </w:r>
          </w:p>
        </w:tc>
        <w:tc>
          <w:tcPr>
            <w:tcW w:w="1260" w:type="dxa"/>
            <w:tcPrChange w:id="704" w:author="Daniel Noble" w:date="2020-09-17T12:34:00Z">
              <w:tcPr>
                <w:tcW w:w="1090" w:type="dxa"/>
              </w:tcPr>
            </w:tcPrChange>
          </w:tcPr>
          <w:p w14:paraId="1E89BDE0" w14:textId="7830001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0.53</w:t>
            </w:r>
          </w:p>
        </w:tc>
        <w:tc>
          <w:tcPr>
            <w:tcW w:w="825" w:type="dxa"/>
            <w:tcPrChange w:id="705" w:author="Daniel Noble" w:date="2020-09-17T12:34:00Z">
              <w:tcPr>
                <w:tcW w:w="840" w:type="dxa"/>
              </w:tcPr>
            </w:tcPrChange>
          </w:tcPr>
          <w:p w14:paraId="2545EF3D" w14:textId="2B1FD31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-0.03</w:t>
            </w:r>
          </w:p>
        </w:tc>
        <w:tc>
          <w:tcPr>
            <w:tcW w:w="1162" w:type="dxa"/>
            <w:tcPrChange w:id="706" w:author="Daniel Noble" w:date="2020-09-17T12:34:00Z">
              <w:tcPr>
                <w:tcW w:w="1230" w:type="dxa"/>
              </w:tcPr>
            </w:tcPrChange>
          </w:tcPr>
          <w:p w14:paraId="06F7C37A" w14:textId="2E79E39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-0.16, 0.09</w:t>
            </w:r>
          </w:p>
        </w:tc>
        <w:tc>
          <w:tcPr>
            <w:tcW w:w="938" w:type="dxa"/>
            <w:tcPrChange w:id="707" w:author="Daniel Noble" w:date="2020-09-17T12:34:00Z">
              <w:tcPr>
                <w:tcW w:w="970" w:type="dxa"/>
              </w:tcPr>
            </w:tcPrChange>
          </w:tcPr>
          <w:p w14:paraId="6A12E603" w14:textId="0CBF46C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0.63</w:t>
            </w:r>
          </w:p>
        </w:tc>
        <w:tc>
          <w:tcPr>
            <w:tcW w:w="806" w:type="dxa"/>
            <w:tcPrChange w:id="708" w:author="Daniel Noble" w:date="2020-09-17T12:34:00Z">
              <w:tcPr>
                <w:tcW w:w="833" w:type="dxa"/>
              </w:tcPr>
            </w:tcPrChange>
          </w:tcPr>
          <w:p w14:paraId="51F1B1FC" w14:textId="73CF03C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92</w:t>
            </w:r>
          </w:p>
        </w:tc>
        <w:tc>
          <w:tcPr>
            <w:tcW w:w="759" w:type="dxa"/>
            <w:tcPrChange w:id="709" w:author="Daniel Noble" w:date="2020-09-17T12:34:00Z">
              <w:tcPr>
                <w:tcW w:w="760" w:type="dxa"/>
              </w:tcPr>
            </w:tcPrChange>
          </w:tcPr>
          <w:p w14:paraId="7D758C95" w14:textId="6D6056B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w:t>
            </w:r>
          </w:p>
        </w:tc>
        <w:tc>
          <w:tcPr>
            <w:tcW w:w="770" w:type="dxa"/>
            <w:tcPrChange w:id="710" w:author="Daniel Noble" w:date="2020-09-17T12:34:00Z">
              <w:tcPr>
                <w:tcW w:w="770" w:type="dxa"/>
              </w:tcPr>
            </w:tcPrChange>
          </w:tcPr>
          <w:p w14:paraId="0F39F4BB" w14:textId="4A364B0C"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w:t>
            </w:r>
          </w:p>
        </w:tc>
      </w:tr>
      <w:tr w:rsidR="008E2EC8" w:rsidRPr="007E3B63" w14:paraId="50E9C7BC" w14:textId="3D6E5D69" w:rsidTr="008F6BA5">
        <w:tc>
          <w:tcPr>
            <w:tcW w:w="1356" w:type="dxa"/>
            <w:tcPrChange w:id="711" w:author="Daniel Noble" w:date="2020-09-17T12:34:00Z">
              <w:tcPr>
                <w:tcW w:w="1392" w:type="dxa"/>
              </w:tcPr>
            </w:tcPrChange>
          </w:tcPr>
          <w:p w14:paraId="43FDC40A" w14:textId="77777777" w:rsidR="008E2EC8" w:rsidRPr="008E2EC8" w:rsidRDefault="008E2EC8" w:rsidP="003005B3">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Aggression</w:t>
            </w:r>
          </w:p>
        </w:tc>
        <w:tc>
          <w:tcPr>
            <w:tcW w:w="1254" w:type="dxa"/>
            <w:tcPrChange w:id="712" w:author="Daniel Noble" w:date="2020-09-17T12:34:00Z">
              <w:tcPr>
                <w:tcW w:w="1350" w:type="dxa"/>
              </w:tcPr>
            </w:tcPrChange>
          </w:tcPr>
          <w:p w14:paraId="795685AD" w14:textId="5612946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w:t>
            </w:r>
          </w:p>
        </w:tc>
        <w:tc>
          <w:tcPr>
            <w:tcW w:w="1076" w:type="dxa"/>
            <w:tcPrChange w:id="713" w:author="Daniel Noble" w:date="2020-09-17T12:34:00Z">
              <w:tcPr>
                <w:tcW w:w="971" w:type="dxa"/>
              </w:tcPr>
            </w:tcPrChange>
          </w:tcPr>
          <w:p w14:paraId="07533A15" w14:textId="2CFA8A4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-0.52, 0.42</w:t>
            </w:r>
          </w:p>
        </w:tc>
        <w:tc>
          <w:tcPr>
            <w:tcW w:w="1260" w:type="dxa"/>
            <w:tcPrChange w:id="714" w:author="Daniel Noble" w:date="2020-09-17T12:34:00Z">
              <w:tcPr>
                <w:tcW w:w="1090" w:type="dxa"/>
              </w:tcPr>
            </w:tcPrChange>
          </w:tcPr>
          <w:p w14:paraId="1EE7F167" w14:textId="1989EA6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0.53</w:t>
            </w:r>
          </w:p>
        </w:tc>
        <w:tc>
          <w:tcPr>
            <w:tcW w:w="825" w:type="dxa"/>
            <w:tcPrChange w:id="715" w:author="Daniel Noble" w:date="2020-09-17T12:34:00Z">
              <w:tcPr>
                <w:tcW w:w="840" w:type="dxa"/>
              </w:tcPr>
            </w:tcPrChange>
          </w:tcPr>
          <w:p w14:paraId="4324B19E" w14:textId="77777777"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-0.13</w:t>
            </w:r>
          </w:p>
        </w:tc>
        <w:tc>
          <w:tcPr>
            <w:tcW w:w="1162" w:type="dxa"/>
            <w:tcPrChange w:id="716" w:author="Daniel Noble" w:date="2020-09-17T12:34:00Z">
              <w:tcPr>
                <w:tcW w:w="1230" w:type="dxa"/>
              </w:tcPr>
            </w:tcPrChange>
          </w:tcPr>
          <w:p w14:paraId="71BED2E3" w14:textId="77777777"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-0.25, -0.01</w:t>
            </w:r>
          </w:p>
        </w:tc>
        <w:tc>
          <w:tcPr>
            <w:tcW w:w="938" w:type="dxa"/>
            <w:tcPrChange w:id="717" w:author="Daniel Noble" w:date="2020-09-17T12:34:00Z">
              <w:tcPr>
                <w:tcW w:w="970" w:type="dxa"/>
              </w:tcPr>
            </w:tcPrChange>
          </w:tcPr>
          <w:p w14:paraId="40AD3C29" w14:textId="2CA84FD8"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0.04</w:t>
            </w:r>
          </w:p>
        </w:tc>
        <w:tc>
          <w:tcPr>
            <w:tcW w:w="806" w:type="dxa"/>
            <w:tcPrChange w:id="718" w:author="Daniel Noble" w:date="2020-09-17T12:34:00Z">
              <w:tcPr>
                <w:tcW w:w="833" w:type="dxa"/>
              </w:tcPr>
            </w:tcPrChange>
          </w:tcPr>
          <w:p w14:paraId="54633377" w14:textId="334F9E69" w:rsidR="008E2EC8" w:rsidRPr="008E2EC8" w:rsidRDefault="008E2EC8"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95</w:t>
            </w:r>
          </w:p>
        </w:tc>
        <w:tc>
          <w:tcPr>
            <w:tcW w:w="759" w:type="dxa"/>
            <w:tcPrChange w:id="719" w:author="Daniel Noble" w:date="2020-09-17T12:34:00Z">
              <w:tcPr>
                <w:tcW w:w="760" w:type="dxa"/>
              </w:tcPr>
            </w:tcPrChange>
          </w:tcPr>
          <w:p w14:paraId="72C901BA" w14:textId="4558E1CA" w:rsidR="008E2EC8" w:rsidRPr="008E2EC8" w:rsidRDefault="008E2EC8"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17</w:t>
            </w:r>
          </w:p>
        </w:tc>
        <w:tc>
          <w:tcPr>
            <w:tcW w:w="770" w:type="dxa"/>
            <w:tcPrChange w:id="720" w:author="Daniel Noble" w:date="2020-09-17T12:34:00Z">
              <w:tcPr>
                <w:tcW w:w="770" w:type="dxa"/>
              </w:tcPr>
            </w:tcPrChange>
          </w:tcPr>
          <w:p w14:paraId="4E0256D1" w14:textId="69DA005F" w:rsidR="008E2EC8" w:rsidRPr="008E2EC8" w:rsidRDefault="008E2EC8"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14</w:t>
            </w:r>
          </w:p>
        </w:tc>
      </w:tr>
      <w:tr w:rsidR="008E2EC8" w:rsidRPr="007E3B63" w14:paraId="08464D07" w14:textId="4AC96951" w:rsidTr="008F6BA5">
        <w:tc>
          <w:tcPr>
            <w:tcW w:w="1356" w:type="dxa"/>
            <w:tcPrChange w:id="721" w:author="Daniel Noble" w:date="2020-09-17T12:34:00Z">
              <w:tcPr>
                <w:tcW w:w="1392" w:type="dxa"/>
              </w:tcPr>
            </w:tcPrChange>
          </w:tcPr>
          <w:p w14:paraId="33A06525"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Boldness</w:t>
            </w:r>
          </w:p>
        </w:tc>
        <w:tc>
          <w:tcPr>
            <w:tcW w:w="1254" w:type="dxa"/>
            <w:tcPrChange w:id="722" w:author="Daniel Noble" w:date="2020-09-17T12:34:00Z">
              <w:tcPr>
                <w:tcW w:w="1350" w:type="dxa"/>
              </w:tcPr>
            </w:tcPrChange>
          </w:tcPr>
          <w:p w14:paraId="2B54FADC" w14:textId="67DEFF3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-0.16</w:t>
            </w:r>
          </w:p>
        </w:tc>
        <w:tc>
          <w:tcPr>
            <w:tcW w:w="1076" w:type="dxa"/>
            <w:tcPrChange w:id="723" w:author="Daniel Noble" w:date="2020-09-17T12:34:00Z">
              <w:tcPr>
                <w:tcW w:w="971" w:type="dxa"/>
              </w:tcPr>
            </w:tcPrChange>
          </w:tcPr>
          <w:p w14:paraId="76288929" w14:textId="0C1249A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-0.63, 0.32</w:t>
            </w:r>
          </w:p>
        </w:tc>
        <w:tc>
          <w:tcPr>
            <w:tcW w:w="1260" w:type="dxa"/>
            <w:tcPrChange w:id="724" w:author="Daniel Noble" w:date="2020-09-17T12:34:00Z">
              <w:tcPr>
                <w:tcW w:w="1090" w:type="dxa"/>
              </w:tcPr>
            </w:tcPrChange>
          </w:tcPr>
          <w:p w14:paraId="0C22CF6D" w14:textId="743DF65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0.52</w:t>
            </w:r>
          </w:p>
        </w:tc>
        <w:tc>
          <w:tcPr>
            <w:tcW w:w="825" w:type="dxa"/>
            <w:tcPrChange w:id="725" w:author="Daniel Noble" w:date="2020-09-17T12:34:00Z">
              <w:tcPr>
                <w:tcW w:w="840" w:type="dxa"/>
              </w:tcPr>
            </w:tcPrChange>
          </w:tcPr>
          <w:p w14:paraId="2E7C40DF" w14:textId="7C5EDDA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-0.02</w:t>
            </w:r>
          </w:p>
        </w:tc>
        <w:tc>
          <w:tcPr>
            <w:tcW w:w="1162" w:type="dxa"/>
            <w:tcPrChange w:id="726" w:author="Daniel Noble" w:date="2020-09-17T12:34:00Z">
              <w:tcPr>
                <w:tcW w:w="1230" w:type="dxa"/>
              </w:tcPr>
            </w:tcPrChange>
          </w:tcPr>
          <w:p w14:paraId="6FD16E4B" w14:textId="778978D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-0.63, 0.59</w:t>
            </w:r>
          </w:p>
        </w:tc>
        <w:tc>
          <w:tcPr>
            <w:tcW w:w="938" w:type="dxa"/>
            <w:tcPrChange w:id="727" w:author="Daniel Noble" w:date="2020-09-17T12:34:00Z">
              <w:tcPr>
                <w:tcW w:w="970" w:type="dxa"/>
              </w:tcPr>
            </w:tcPrChange>
          </w:tcPr>
          <w:p w14:paraId="508137CB" w14:textId="3427532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0.59</w:t>
            </w:r>
          </w:p>
        </w:tc>
        <w:tc>
          <w:tcPr>
            <w:tcW w:w="806" w:type="dxa"/>
            <w:tcPrChange w:id="728" w:author="Daniel Noble" w:date="2020-09-17T12:34:00Z">
              <w:tcPr>
                <w:tcW w:w="833" w:type="dxa"/>
              </w:tcPr>
            </w:tcPrChange>
          </w:tcPr>
          <w:p w14:paraId="0F995820" w14:textId="08EF3FB8"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174</w:t>
            </w:r>
          </w:p>
        </w:tc>
        <w:tc>
          <w:tcPr>
            <w:tcW w:w="759" w:type="dxa"/>
            <w:tcPrChange w:id="729" w:author="Daniel Noble" w:date="2020-09-17T12:34:00Z">
              <w:tcPr>
                <w:tcW w:w="760" w:type="dxa"/>
              </w:tcPr>
            </w:tcPrChange>
          </w:tcPr>
          <w:p w14:paraId="4D397A6F" w14:textId="4ECC791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24</w:t>
            </w:r>
          </w:p>
        </w:tc>
        <w:tc>
          <w:tcPr>
            <w:tcW w:w="770" w:type="dxa"/>
            <w:tcPrChange w:id="730" w:author="Daniel Noble" w:date="2020-09-17T12:34:00Z">
              <w:tcPr>
                <w:tcW w:w="770" w:type="dxa"/>
              </w:tcPr>
            </w:tcPrChange>
          </w:tcPr>
          <w:p w14:paraId="2BDA16A7" w14:textId="0853A16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13</w:t>
            </w:r>
          </w:p>
        </w:tc>
      </w:tr>
      <w:tr w:rsidR="008E2EC8" w:rsidRPr="007E3B63" w14:paraId="531AF559" w14:textId="68A3D06B" w:rsidTr="008F6BA5">
        <w:tc>
          <w:tcPr>
            <w:tcW w:w="1356" w:type="dxa"/>
            <w:tcPrChange w:id="731" w:author="Daniel Noble" w:date="2020-09-17T12:34:00Z">
              <w:tcPr>
                <w:tcW w:w="1392" w:type="dxa"/>
              </w:tcPr>
            </w:tcPrChange>
          </w:tcPr>
          <w:p w14:paraId="0C05B6B3"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Exploration</w:t>
            </w:r>
          </w:p>
        </w:tc>
        <w:tc>
          <w:tcPr>
            <w:tcW w:w="1254" w:type="dxa"/>
            <w:tcPrChange w:id="732" w:author="Daniel Noble" w:date="2020-09-17T12:34:00Z">
              <w:tcPr>
                <w:tcW w:w="1350" w:type="dxa"/>
              </w:tcPr>
            </w:tcPrChange>
          </w:tcPr>
          <w:p w14:paraId="523EAA7F" w14:textId="3F06A75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w:t>
            </w:r>
          </w:p>
        </w:tc>
        <w:tc>
          <w:tcPr>
            <w:tcW w:w="1076" w:type="dxa"/>
            <w:tcPrChange w:id="733" w:author="Daniel Noble" w:date="2020-09-17T12:34:00Z">
              <w:tcPr>
                <w:tcW w:w="971" w:type="dxa"/>
              </w:tcPr>
            </w:tcPrChange>
          </w:tcPr>
          <w:p w14:paraId="491FB030" w14:textId="64D56362"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-0.54, 0.44</w:t>
            </w:r>
          </w:p>
        </w:tc>
        <w:tc>
          <w:tcPr>
            <w:tcW w:w="1260" w:type="dxa"/>
            <w:tcPrChange w:id="734" w:author="Daniel Noble" w:date="2020-09-17T12:34:00Z">
              <w:tcPr>
                <w:tcW w:w="1090" w:type="dxa"/>
              </w:tcPr>
            </w:tcPrChange>
          </w:tcPr>
          <w:p w14:paraId="5FB70A69" w14:textId="7CD210A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0.84</w:t>
            </w:r>
          </w:p>
        </w:tc>
        <w:tc>
          <w:tcPr>
            <w:tcW w:w="825" w:type="dxa"/>
            <w:tcPrChange w:id="735" w:author="Daniel Noble" w:date="2020-09-17T12:34:00Z">
              <w:tcPr>
                <w:tcW w:w="840" w:type="dxa"/>
              </w:tcPr>
            </w:tcPrChange>
          </w:tcPr>
          <w:p w14:paraId="0C174A58"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-0.03</w:t>
            </w:r>
          </w:p>
        </w:tc>
        <w:tc>
          <w:tcPr>
            <w:tcW w:w="1162" w:type="dxa"/>
            <w:tcPrChange w:id="736" w:author="Daniel Noble" w:date="2020-09-17T12:34:00Z">
              <w:tcPr>
                <w:tcW w:w="1230" w:type="dxa"/>
              </w:tcPr>
            </w:tcPrChange>
          </w:tcPr>
          <w:p w14:paraId="748BD088" w14:textId="3473F00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-0.16, 0.09</w:t>
            </w:r>
          </w:p>
        </w:tc>
        <w:tc>
          <w:tcPr>
            <w:tcW w:w="938" w:type="dxa"/>
            <w:tcPrChange w:id="737" w:author="Daniel Noble" w:date="2020-09-17T12:34:00Z">
              <w:tcPr>
                <w:tcW w:w="970" w:type="dxa"/>
              </w:tcPr>
            </w:tcPrChange>
          </w:tcPr>
          <w:p w14:paraId="32CBE4F2" w14:textId="156482D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0.62</w:t>
            </w:r>
          </w:p>
        </w:tc>
        <w:tc>
          <w:tcPr>
            <w:tcW w:w="806" w:type="dxa"/>
            <w:tcPrChange w:id="738" w:author="Daniel Noble" w:date="2020-09-17T12:34:00Z">
              <w:tcPr>
                <w:tcW w:w="833" w:type="dxa"/>
              </w:tcPr>
            </w:tcPrChange>
          </w:tcPr>
          <w:p w14:paraId="2A24C9C5" w14:textId="063D3923"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103</w:t>
            </w:r>
          </w:p>
        </w:tc>
        <w:tc>
          <w:tcPr>
            <w:tcW w:w="759" w:type="dxa"/>
            <w:tcPrChange w:id="739" w:author="Daniel Noble" w:date="2020-09-17T12:34:00Z">
              <w:tcPr>
                <w:tcW w:w="760" w:type="dxa"/>
              </w:tcPr>
            </w:tcPrChange>
          </w:tcPr>
          <w:p w14:paraId="6D978517" w14:textId="4D09866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c>
          <w:tcPr>
            <w:tcW w:w="770" w:type="dxa"/>
            <w:tcPrChange w:id="740" w:author="Daniel Noble" w:date="2020-09-17T12:34:00Z">
              <w:tcPr>
                <w:tcW w:w="770" w:type="dxa"/>
              </w:tcPr>
            </w:tcPrChange>
          </w:tcPr>
          <w:p w14:paraId="6F7F8B36" w14:textId="0B62B453"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7</w:t>
            </w:r>
          </w:p>
        </w:tc>
      </w:tr>
      <w:tr w:rsidR="008E2EC8" w:rsidRPr="007E3B63" w14:paraId="6DCDCD0A" w14:textId="0B0C7781" w:rsidTr="008F6BA5">
        <w:tc>
          <w:tcPr>
            <w:tcW w:w="1356" w:type="dxa"/>
            <w:tcPrChange w:id="741" w:author="Daniel Noble" w:date="2020-09-17T12:34:00Z">
              <w:tcPr>
                <w:tcW w:w="1392" w:type="dxa"/>
              </w:tcPr>
            </w:tcPrChange>
          </w:tcPr>
          <w:p w14:paraId="4C434494"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Sociality</w:t>
            </w:r>
          </w:p>
        </w:tc>
        <w:tc>
          <w:tcPr>
            <w:tcW w:w="1254" w:type="dxa"/>
            <w:tcPrChange w:id="742" w:author="Daniel Noble" w:date="2020-09-17T12:34:00Z">
              <w:tcPr>
                <w:tcW w:w="1350" w:type="dxa"/>
              </w:tcPr>
            </w:tcPrChange>
          </w:tcPr>
          <w:p w14:paraId="4BAAB529" w14:textId="3B07C9A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-0.40</w:t>
            </w:r>
          </w:p>
        </w:tc>
        <w:tc>
          <w:tcPr>
            <w:tcW w:w="1076" w:type="dxa"/>
            <w:tcPrChange w:id="743" w:author="Daniel Noble" w:date="2020-09-17T12:34:00Z">
              <w:tcPr>
                <w:tcW w:w="971" w:type="dxa"/>
              </w:tcPr>
            </w:tcPrChange>
          </w:tcPr>
          <w:p w14:paraId="6EF4C61A" w14:textId="14183B22"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-0.91, 0.11</w:t>
            </w:r>
          </w:p>
        </w:tc>
        <w:tc>
          <w:tcPr>
            <w:tcW w:w="1260" w:type="dxa"/>
            <w:tcPrChange w:id="744" w:author="Daniel Noble" w:date="2020-09-17T12:34:00Z">
              <w:tcPr>
                <w:tcW w:w="1090" w:type="dxa"/>
              </w:tcPr>
            </w:tcPrChange>
          </w:tcPr>
          <w:p w14:paraId="3F60B5FA" w14:textId="16C06FF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0.12</w:t>
            </w:r>
          </w:p>
        </w:tc>
        <w:tc>
          <w:tcPr>
            <w:tcW w:w="825" w:type="dxa"/>
            <w:tcPrChange w:id="745" w:author="Daniel Noble" w:date="2020-09-17T12:34:00Z">
              <w:tcPr>
                <w:tcW w:w="840" w:type="dxa"/>
              </w:tcPr>
            </w:tcPrChange>
          </w:tcPr>
          <w:p w14:paraId="7C320C43" w14:textId="7614492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0.07</w:t>
            </w:r>
          </w:p>
        </w:tc>
        <w:tc>
          <w:tcPr>
            <w:tcW w:w="1162" w:type="dxa"/>
            <w:tcPrChange w:id="746" w:author="Daniel Noble" w:date="2020-09-17T12:34:00Z">
              <w:tcPr>
                <w:tcW w:w="1230" w:type="dxa"/>
              </w:tcPr>
            </w:tcPrChange>
          </w:tcPr>
          <w:p w14:paraId="270D5B61" w14:textId="22067F2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-0.11, 0.24</w:t>
            </w:r>
          </w:p>
        </w:tc>
        <w:tc>
          <w:tcPr>
            <w:tcW w:w="938" w:type="dxa"/>
            <w:tcPrChange w:id="747" w:author="Daniel Noble" w:date="2020-09-17T12:34:00Z">
              <w:tcPr>
                <w:tcW w:w="970" w:type="dxa"/>
              </w:tcPr>
            </w:tcPrChange>
          </w:tcPr>
          <w:p w14:paraId="46776796" w14:textId="484C55E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0.47</w:t>
            </w:r>
          </w:p>
        </w:tc>
        <w:tc>
          <w:tcPr>
            <w:tcW w:w="806" w:type="dxa"/>
            <w:tcPrChange w:id="748" w:author="Daniel Noble" w:date="2020-09-17T12:34:00Z">
              <w:tcPr>
                <w:tcW w:w="833" w:type="dxa"/>
              </w:tcPr>
            </w:tcPrChange>
          </w:tcPr>
          <w:p w14:paraId="76D99E5E" w14:textId="387B4DB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29</w:t>
            </w:r>
          </w:p>
        </w:tc>
        <w:tc>
          <w:tcPr>
            <w:tcW w:w="759" w:type="dxa"/>
            <w:tcPrChange w:id="749" w:author="Daniel Noble" w:date="2020-09-17T12:34:00Z">
              <w:tcPr>
                <w:tcW w:w="760" w:type="dxa"/>
              </w:tcPr>
            </w:tcPrChange>
          </w:tcPr>
          <w:p w14:paraId="0247981F" w14:textId="0176EB8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7</w:t>
            </w:r>
          </w:p>
        </w:tc>
        <w:tc>
          <w:tcPr>
            <w:tcW w:w="770" w:type="dxa"/>
            <w:tcPrChange w:id="750" w:author="Daniel Noble" w:date="2020-09-17T12:34:00Z">
              <w:tcPr>
                <w:tcW w:w="770" w:type="dxa"/>
              </w:tcPr>
            </w:tcPrChange>
          </w:tcPr>
          <w:p w14:paraId="78513E17" w14:textId="64AC7C7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w:t>
            </w:r>
          </w:p>
        </w:tc>
      </w:tr>
      <w:tr w:rsidR="00413872" w:rsidRPr="007E3B63" w14:paraId="3FAE9681" w14:textId="77777777" w:rsidTr="008F6BA5">
        <w:tc>
          <w:tcPr>
            <w:tcW w:w="7871" w:type="dxa"/>
            <w:gridSpan w:val="7"/>
            <w:tcPrChange w:id="751" w:author="Daniel Noble" w:date="2020-09-17T12:34:00Z">
              <w:tcPr>
                <w:tcW w:w="7843" w:type="dxa"/>
                <w:gridSpan w:val="7"/>
              </w:tcPr>
            </w:tcPrChange>
          </w:tcPr>
          <w:p w14:paraId="594471B1" w14:textId="77777777" w:rsidR="00413872" w:rsidRPr="008E2EC8" w:rsidRDefault="00413872" w:rsidP="003005B3">
            <w:pPr>
              <w:spacing w:line="276" w:lineRule="auto"/>
              <w:rPr>
                <w:rFonts w:ascii="Garamond" w:hAnsi="Garamond"/>
                <w:b/>
                <w:i/>
                <w:color w:val="000000" w:themeColor="text1"/>
                <w:sz w:val="18"/>
                <w:szCs w:val="18"/>
              </w:rPr>
            </w:pPr>
          </w:p>
        </w:tc>
        <w:tc>
          <w:tcPr>
            <w:tcW w:w="806" w:type="dxa"/>
            <w:tcPrChange w:id="752" w:author="Daniel Noble" w:date="2020-09-17T12:34:00Z">
              <w:tcPr>
                <w:tcW w:w="833" w:type="dxa"/>
              </w:tcPr>
            </w:tcPrChange>
          </w:tcPr>
          <w:p w14:paraId="31CA8831" w14:textId="77777777" w:rsidR="00413872" w:rsidRPr="008E2EC8" w:rsidRDefault="00413872" w:rsidP="003005B3">
            <w:pPr>
              <w:spacing w:line="276" w:lineRule="auto"/>
              <w:rPr>
                <w:rFonts w:ascii="Garamond" w:hAnsi="Garamond"/>
                <w:b/>
                <w:i/>
                <w:color w:val="000000" w:themeColor="text1"/>
                <w:sz w:val="18"/>
                <w:szCs w:val="18"/>
              </w:rPr>
            </w:pPr>
          </w:p>
        </w:tc>
        <w:tc>
          <w:tcPr>
            <w:tcW w:w="759" w:type="dxa"/>
            <w:tcPrChange w:id="753" w:author="Daniel Noble" w:date="2020-09-17T12:34:00Z">
              <w:tcPr>
                <w:tcW w:w="760" w:type="dxa"/>
              </w:tcPr>
            </w:tcPrChange>
          </w:tcPr>
          <w:p w14:paraId="41D78110" w14:textId="77777777" w:rsidR="00413872" w:rsidRPr="008E2EC8" w:rsidRDefault="00413872" w:rsidP="003005B3">
            <w:pPr>
              <w:spacing w:line="276" w:lineRule="auto"/>
              <w:rPr>
                <w:rFonts w:ascii="Garamond" w:hAnsi="Garamond"/>
                <w:b/>
                <w:i/>
                <w:color w:val="000000" w:themeColor="text1"/>
                <w:sz w:val="18"/>
                <w:szCs w:val="18"/>
              </w:rPr>
            </w:pPr>
          </w:p>
        </w:tc>
        <w:tc>
          <w:tcPr>
            <w:tcW w:w="770" w:type="dxa"/>
            <w:tcPrChange w:id="754" w:author="Daniel Noble" w:date="2020-09-17T12:34:00Z">
              <w:tcPr>
                <w:tcW w:w="770" w:type="dxa"/>
              </w:tcPr>
            </w:tcPrChange>
          </w:tcPr>
          <w:p w14:paraId="037F24AC" w14:textId="77777777" w:rsidR="00413872" w:rsidRPr="008E2EC8" w:rsidRDefault="00413872" w:rsidP="003005B3">
            <w:pPr>
              <w:spacing w:line="276" w:lineRule="auto"/>
              <w:rPr>
                <w:rFonts w:ascii="Garamond" w:hAnsi="Garamond"/>
                <w:b/>
                <w:i/>
                <w:color w:val="000000" w:themeColor="text1"/>
                <w:sz w:val="18"/>
                <w:szCs w:val="18"/>
              </w:rPr>
            </w:pPr>
          </w:p>
        </w:tc>
      </w:tr>
      <w:tr w:rsidR="008E2EC8" w:rsidRPr="007E3B63" w14:paraId="306239AE" w14:textId="5FC7FB54" w:rsidTr="008F6BA5">
        <w:tc>
          <w:tcPr>
            <w:tcW w:w="7871" w:type="dxa"/>
            <w:gridSpan w:val="7"/>
            <w:tcPrChange w:id="755" w:author="Daniel Noble" w:date="2020-09-17T12:34:00Z">
              <w:tcPr>
                <w:tcW w:w="7843" w:type="dxa"/>
                <w:gridSpan w:val="7"/>
              </w:tcPr>
            </w:tcPrChange>
          </w:tcPr>
          <w:p w14:paraId="0B3FF9E3"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Invertebrates</w:t>
            </w:r>
          </w:p>
        </w:tc>
        <w:tc>
          <w:tcPr>
            <w:tcW w:w="806" w:type="dxa"/>
            <w:tcPrChange w:id="756" w:author="Daniel Noble" w:date="2020-09-17T12:34:00Z">
              <w:tcPr>
                <w:tcW w:w="833" w:type="dxa"/>
              </w:tcPr>
            </w:tcPrChange>
          </w:tcPr>
          <w:p w14:paraId="55ACDAF5" w14:textId="77777777" w:rsidR="008E2EC8" w:rsidRPr="008E2EC8" w:rsidRDefault="008E2EC8" w:rsidP="003005B3">
            <w:pPr>
              <w:spacing w:line="276" w:lineRule="auto"/>
              <w:rPr>
                <w:rFonts w:ascii="Garamond" w:hAnsi="Garamond"/>
                <w:b/>
                <w:i/>
                <w:color w:val="000000" w:themeColor="text1"/>
                <w:sz w:val="18"/>
                <w:szCs w:val="18"/>
              </w:rPr>
            </w:pPr>
          </w:p>
        </w:tc>
        <w:tc>
          <w:tcPr>
            <w:tcW w:w="759" w:type="dxa"/>
            <w:tcPrChange w:id="757" w:author="Daniel Noble" w:date="2020-09-17T12:34:00Z">
              <w:tcPr>
                <w:tcW w:w="760" w:type="dxa"/>
              </w:tcPr>
            </w:tcPrChange>
          </w:tcPr>
          <w:p w14:paraId="0FDDA0E2"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PrChange w:id="758" w:author="Daniel Noble" w:date="2020-09-17T12:34:00Z">
              <w:tcPr>
                <w:tcW w:w="770" w:type="dxa"/>
              </w:tcPr>
            </w:tcPrChange>
          </w:tcPr>
          <w:p w14:paraId="1601B2D7"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6C9EF60E" w14:textId="5A36961B" w:rsidTr="008F6BA5">
        <w:tc>
          <w:tcPr>
            <w:tcW w:w="1356" w:type="dxa"/>
            <w:tcPrChange w:id="759" w:author="Daniel Noble" w:date="2020-09-17T12:34:00Z">
              <w:tcPr>
                <w:tcW w:w="1392" w:type="dxa"/>
              </w:tcPr>
            </w:tcPrChange>
          </w:tcPr>
          <w:p w14:paraId="434B953D" w14:textId="77777777" w:rsidR="008E2EC8" w:rsidRPr="008E2EC8" w:rsidRDefault="008E2EC8" w:rsidP="003005B3">
            <w:pPr>
              <w:spacing w:line="276" w:lineRule="auto"/>
              <w:rPr>
                <w:rFonts w:ascii="Garamond" w:hAnsi="Garamond"/>
                <w:color w:val="000000" w:themeColor="text1"/>
                <w:sz w:val="18"/>
                <w:szCs w:val="18"/>
              </w:rPr>
            </w:pPr>
            <w:commentRangeStart w:id="760"/>
            <w:commentRangeStart w:id="761"/>
            <w:r w:rsidRPr="008E2EC8">
              <w:rPr>
                <w:rFonts w:ascii="Garamond" w:hAnsi="Garamond"/>
                <w:color w:val="000000" w:themeColor="text1"/>
                <w:sz w:val="18"/>
                <w:szCs w:val="18"/>
              </w:rPr>
              <w:t>Activity</w:t>
            </w:r>
          </w:p>
        </w:tc>
        <w:tc>
          <w:tcPr>
            <w:tcW w:w="1254" w:type="dxa"/>
            <w:tcPrChange w:id="762" w:author="Daniel Noble" w:date="2020-09-17T12:34:00Z">
              <w:tcPr>
                <w:tcW w:w="1350" w:type="dxa"/>
              </w:tcPr>
            </w:tcPrChange>
          </w:tcPr>
          <w:p w14:paraId="45A91482" w14:textId="786F6CD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33</w:t>
            </w:r>
          </w:p>
        </w:tc>
        <w:tc>
          <w:tcPr>
            <w:tcW w:w="1076" w:type="dxa"/>
            <w:tcPrChange w:id="763" w:author="Daniel Noble" w:date="2020-09-17T12:34:00Z">
              <w:tcPr>
                <w:tcW w:w="971" w:type="dxa"/>
              </w:tcPr>
            </w:tcPrChange>
          </w:tcPr>
          <w:p w14:paraId="0284A6C8" w14:textId="5E3DD6A6"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-0.04, 0.70</w:t>
            </w:r>
          </w:p>
        </w:tc>
        <w:tc>
          <w:tcPr>
            <w:tcW w:w="1260" w:type="dxa"/>
            <w:tcPrChange w:id="764" w:author="Daniel Noble" w:date="2020-09-17T12:34:00Z">
              <w:tcPr>
                <w:tcW w:w="1090" w:type="dxa"/>
              </w:tcPr>
            </w:tcPrChange>
          </w:tcPr>
          <w:p w14:paraId="35FEFB2F" w14:textId="382CAA5E"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0.08</w:t>
            </w:r>
            <w:commentRangeEnd w:id="760"/>
            <w:r w:rsidR="00017427">
              <w:rPr>
                <w:rStyle w:val="CommentReference"/>
              </w:rPr>
              <w:commentReference w:id="760"/>
            </w:r>
            <w:r w:rsidR="00A27555">
              <w:rPr>
                <w:rStyle w:val="CommentReference"/>
              </w:rPr>
              <w:commentReference w:id="761"/>
            </w:r>
          </w:p>
        </w:tc>
        <w:tc>
          <w:tcPr>
            <w:tcW w:w="825" w:type="dxa"/>
            <w:tcPrChange w:id="765" w:author="Daniel Noble" w:date="2020-09-17T12:34:00Z">
              <w:tcPr>
                <w:tcW w:w="840" w:type="dxa"/>
              </w:tcPr>
            </w:tcPrChange>
          </w:tcPr>
          <w:p w14:paraId="11F6FA38" w14:textId="57A06F8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-0.06</w:t>
            </w:r>
          </w:p>
        </w:tc>
        <w:tc>
          <w:tcPr>
            <w:tcW w:w="1162" w:type="dxa"/>
            <w:tcPrChange w:id="766" w:author="Daniel Noble" w:date="2020-09-17T12:34:00Z">
              <w:tcPr>
                <w:tcW w:w="1230" w:type="dxa"/>
              </w:tcPr>
            </w:tcPrChange>
          </w:tcPr>
          <w:p w14:paraId="4AE9ED0B" w14:textId="7EF1FBC6"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-0.19, 0.08</w:t>
            </w:r>
          </w:p>
        </w:tc>
        <w:tc>
          <w:tcPr>
            <w:tcW w:w="938" w:type="dxa"/>
            <w:tcPrChange w:id="767" w:author="Daniel Noble" w:date="2020-09-17T12:34:00Z">
              <w:tcPr>
                <w:tcW w:w="970" w:type="dxa"/>
              </w:tcPr>
            </w:tcPrChange>
          </w:tcPr>
          <w:p w14:paraId="0B378967" w14:textId="6084D8BF"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0.41</w:t>
            </w:r>
          </w:p>
        </w:tc>
        <w:tc>
          <w:tcPr>
            <w:tcW w:w="806" w:type="dxa"/>
            <w:tcPrChange w:id="768" w:author="Daniel Noble" w:date="2020-09-17T12:34:00Z">
              <w:tcPr>
                <w:tcW w:w="833" w:type="dxa"/>
              </w:tcPr>
            </w:tcPrChange>
          </w:tcPr>
          <w:p w14:paraId="62AA2270" w14:textId="35358579"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w:t>
            </w:r>
            <w:r w:rsidR="00097037">
              <w:rPr>
                <w:rFonts w:ascii="Garamond" w:hAnsi="Garamond"/>
                <w:color w:val="000000" w:themeColor="text1"/>
                <w:sz w:val="18"/>
                <w:szCs w:val="18"/>
              </w:rPr>
              <w:t>66</w:t>
            </w:r>
          </w:p>
        </w:tc>
        <w:tc>
          <w:tcPr>
            <w:tcW w:w="759" w:type="dxa"/>
            <w:tcPrChange w:id="769" w:author="Daniel Noble" w:date="2020-09-17T12:34:00Z">
              <w:tcPr>
                <w:tcW w:w="760" w:type="dxa"/>
              </w:tcPr>
            </w:tcPrChange>
          </w:tcPr>
          <w:p w14:paraId="58C1CBEB" w14:textId="7A3D56BC"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18</w:t>
            </w:r>
          </w:p>
        </w:tc>
        <w:tc>
          <w:tcPr>
            <w:tcW w:w="770" w:type="dxa"/>
            <w:tcPrChange w:id="770" w:author="Daniel Noble" w:date="2020-09-17T12:34:00Z">
              <w:tcPr>
                <w:tcW w:w="770" w:type="dxa"/>
              </w:tcPr>
            </w:tcPrChange>
          </w:tcPr>
          <w:p w14:paraId="7B2965E4" w14:textId="7FDF3DD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w:t>
            </w:r>
            <w:r w:rsidR="00097037">
              <w:rPr>
                <w:rFonts w:ascii="Garamond" w:hAnsi="Garamond"/>
                <w:color w:val="000000" w:themeColor="text1"/>
                <w:sz w:val="18"/>
                <w:szCs w:val="18"/>
              </w:rPr>
              <w:t>7</w:t>
            </w:r>
          </w:p>
        </w:tc>
      </w:tr>
      <w:commentRangeEnd w:id="761"/>
      <w:tr w:rsidR="008E2EC8" w:rsidRPr="007E3B63" w14:paraId="22EB3B64" w14:textId="7E36E518" w:rsidTr="008F6BA5">
        <w:tc>
          <w:tcPr>
            <w:tcW w:w="1356" w:type="dxa"/>
            <w:tcPrChange w:id="771" w:author="Daniel Noble" w:date="2020-09-17T12:34:00Z">
              <w:tcPr>
                <w:tcW w:w="1392" w:type="dxa"/>
              </w:tcPr>
            </w:tcPrChange>
          </w:tcPr>
          <w:p w14:paraId="2952556C" w14:textId="77777777" w:rsidR="008E2EC8" w:rsidRPr="00097037" w:rsidRDefault="008E2EC8" w:rsidP="003005B3">
            <w:pPr>
              <w:spacing w:line="276" w:lineRule="auto"/>
              <w:rPr>
                <w:rFonts w:ascii="Garamond" w:hAnsi="Garamond"/>
                <w:bCs/>
                <w:color w:val="000000" w:themeColor="text1"/>
                <w:sz w:val="18"/>
                <w:szCs w:val="18"/>
              </w:rPr>
            </w:pPr>
            <w:r w:rsidRPr="00097037">
              <w:rPr>
                <w:rFonts w:ascii="Garamond" w:hAnsi="Garamond"/>
                <w:bCs/>
                <w:color w:val="000000" w:themeColor="text1"/>
                <w:sz w:val="18"/>
                <w:szCs w:val="18"/>
              </w:rPr>
              <w:t>Aggression</w:t>
            </w:r>
          </w:p>
        </w:tc>
        <w:tc>
          <w:tcPr>
            <w:tcW w:w="1254" w:type="dxa"/>
            <w:tcPrChange w:id="772" w:author="Daniel Noble" w:date="2020-09-17T12:34:00Z">
              <w:tcPr>
                <w:tcW w:w="1350" w:type="dxa"/>
              </w:tcPr>
            </w:tcPrChange>
          </w:tcPr>
          <w:p w14:paraId="56A3DE15" w14:textId="081E6402" w:rsidR="008E2EC8" w:rsidRPr="00097037" w:rsidRDefault="008E2EC8" w:rsidP="003005B3">
            <w:pPr>
              <w:spacing w:line="276" w:lineRule="auto"/>
              <w:jc w:val="center"/>
              <w:rPr>
                <w:rFonts w:ascii="Garamond" w:hAnsi="Garamond"/>
                <w:bCs/>
                <w:color w:val="000000" w:themeColor="text1"/>
                <w:sz w:val="18"/>
                <w:szCs w:val="18"/>
              </w:rPr>
            </w:pPr>
            <w:r w:rsidRPr="00097037">
              <w:rPr>
                <w:rFonts w:ascii="Garamond" w:hAnsi="Garamond"/>
                <w:bCs/>
                <w:color w:val="000000" w:themeColor="text1"/>
                <w:sz w:val="18"/>
                <w:szCs w:val="18"/>
              </w:rPr>
              <w:t>0.</w:t>
            </w:r>
            <w:r w:rsidR="00097037">
              <w:rPr>
                <w:rFonts w:ascii="Garamond" w:hAnsi="Garamond"/>
                <w:bCs/>
                <w:color w:val="000000" w:themeColor="text1"/>
                <w:sz w:val="18"/>
                <w:szCs w:val="18"/>
              </w:rPr>
              <w:t>35</w:t>
            </w:r>
          </w:p>
        </w:tc>
        <w:tc>
          <w:tcPr>
            <w:tcW w:w="1076" w:type="dxa"/>
            <w:tcPrChange w:id="773" w:author="Daniel Noble" w:date="2020-09-17T12:34:00Z">
              <w:tcPr>
                <w:tcW w:w="971" w:type="dxa"/>
              </w:tcPr>
            </w:tcPrChange>
          </w:tcPr>
          <w:p w14:paraId="678BC144" w14:textId="5E048AF1" w:rsidR="008E2EC8" w:rsidRPr="00097037" w:rsidRDefault="00097037" w:rsidP="003005B3">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-0.36, 1.06</w:t>
            </w:r>
          </w:p>
        </w:tc>
        <w:tc>
          <w:tcPr>
            <w:tcW w:w="1260" w:type="dxa"/>
            <w:tcPrChange w:id="774" w:author="Daniel Noble" w:date="2020-09-17T12:34:00Z">
              <w:tcPr>
                <w:tcW w:w="1090" w:type="dxa"/>
              </w:tcPr>
            </w:tcPrChange>
          </w:tcPr>
          <w:p w14:paraId="77822E48" w14:textId="15AC240D" w:rsidR="008E2EC8" w:rsidRPr="00097037" w:rsidRDefault="008E2EC8" w:rsidP="003005B3">
            <w:pPr>
              <w:spacing w:line="276" w:lineRule="auto"/>
              <w:jc w:val="center"/>
              <w:rPr>
                <w:rFonts w:ascii="Garamond" w:hAnsi="Garamond"/>
                <w:bCs/>
                <w:color w:val="000000" w:themeColor="text1"/>
                <w:sz w:val="18"/>
                <w:szCs w:val="18"/>
              </w:rPr>
            </w:pPr>
            <w:r w:rsidRPr="00097037">
              <w:rPr>
                <w:rFonts w:ascii="Garamond" w:hAnsi="Garamond"/>
                <w:bCs/>
                <w:color w:val="000000" w:themeColor="text1"/>
                <w:sz w:val="18"/>
                <w:szCs w:val="18"/>
              </w:rPr>
              <w:t>0.</w:t>
            </w:r>
            <w:r w:rsidR="00097037">
              <w:rPr>
                <w:rFonts w:ascii="Garamond" w:hAnsi="Garamond"/>
                <w:bCs/>
                <w:color w:val="000000" w:themeColor="text1"/>
                <w:sz w:val="18"/>
                <w:szCs w:val="18"/>
              </w:rPr>
              <w:t>33</w:t>
            </w:r>
          </w:p>
        </w:tc>
        <w:tc>
          <w:tcPr>
            <w:tcW w:w="825" w:type="dxa"/>
            <w:tcPrChange w:id="775" w:author="Daniel Noble" w:date="2020-09-17T12:34:00Z">
              <w:tcPr>
                <w:tcW w:w="840" w:type="dxa"/>
              </w:tcPr>
            </w:tcPrChange>
          </w:tcPr>
          <w:p w14:paraId="58368587" w14:textId="34F6BD3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17</w:t>
            </w:r>
          </w:p>
        </w:tc>
        <w:tc>
          <w:tcPr>
            <w:tcW w:w="1162" w:type="dxa"/>
            <w:tcPrChange w:id="776" w:author="Daniel Noble" w:date="2020-09-17T12:34:00Z">
              <w:tcPr>
                <w:tcW w:w="1230" w:type="dxa"/>
              </w:tcPr>
            </w:tcPrChange>
          </w:tcPr>
          <w:p w14:paraId="3EAD722C" w14:textId="4022306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10, 0.43</w:t>
            </w:r>
          </w:p>
        </w:tc>
        <w:tc>
          <w:tcPr>
            <w:tcW w:w="938" w:type="dxa"/>
            <w:tcPrChange w:id="777" w:author="Daniel Noble" w:date="2020-09-17T12:34:00Z">
              <w:tcPr>
                <w:tcW w:w="970" w:type="dxa"/>
              </w:tcPr>
            </w:tcPrChange>
          </w:tcPr>
          <w:p w14:paraId="1F01CB91" w14:textId="18B457B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22</w:t>
            </w:r>
          </w:p>
        </w:tc>
        <w:tc>
          <w:tcPr>
            <w:tcW w:w="806" w:type="dxa"/>
            <w:tcPrChange w:id="778" w:author="Daniel Noble" w:date="2020-09-17T12:34:00Z">
              <w:tcPr>
                <w:tcW w:w="833" w:type="dxa"/>
              </w:tcPr>
            </w:tcPrChange>
          </w:tcPr>
          <w:p w14:paraId="4BADF811" w14:textId="1EBE64F4"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35</w:t>
            </w:r>
          </w:p>
        </w:tc>
        <w:tc>
          <w:tcPr>
            <w:tcW w:w="759" w:type="dxa"/>
            <w:tcPrChange w:id="779" w:author="Daniel Noble" w:date="2020-09-17T12:34:00Z">
              <w:tcPr>
                <w:tcW w:w="760" w:type="dxa"/>
              </w:tcPr>
            </w:tcPrChange>
          </w:tcPr>
          <w:p w14:paraId="594E944D" w14:textId="1F8FB856"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w:t>
            </w:r>
          </w:p>
        </w:tc>
        <w:tc>
          <w:tcPr>
            <w:tcW w:w="770" w:type="dxa"/>
            <w:tcPrChange w:id="780" w:author="Daniel Noble" w:date="2020-09-17T12:34:00Z">
              <w:tcPr>
                <w:tcW w:w="770" w:type="dxa"/>
              </w:tcPr>
            </w:tcPrChange>
          </w:tcPr>
          <w:p w14:paraId="1AFFC0EF" w14:textId="70C15DD3"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w:t>
            </w:r>
          </w:p>
        </w:tc>
      </w:tr>
      <w:tr w:rsidR="008E2EC8" w:rsidRPr="007E3B63" w14:paraId="528C9F8A" w14:textId="60994400" w:rsidTr="008F6BA5">
        <w:tc>
          <w:tcPr>
            <w:tcW w:w="1356" w:type="dxa"/>
            <w:tcPrChange w:id="781" w:author="Daniel Noble" w:date="2020-09-17T12:34:00Z">
              <w:tcPr>
                <w:tcW w:w="1392" w:type="dxa"/>
              </w:tcPr>
            </w:tcPrChange>
          </w:tcPr>
          <w:p w14:paraId="35522A45" w14:textId="77777777" w:rsidR="008E2EC8" w:rsidRPr="00097037" w:rsidRDefault="008E2EC8" w:rsidP="003005B3">
            <w:pPr>
              <w:spacing w:line="276" w:lineRule="auto"/>
              <w:rPr>
                <w:rFonts w:ascii="Garamond" w:hAnsi="Garamond"/>
                <w:bCs/>
                <w:color w:val="000000" w:themeColor="text1"/>
                <w:sz w:val="18"/>
                <w:szCs w:val="18"/>
              </w:rPr>
            </w:pPr>
            <w:r w:rsidRPr="00097037">
              <w:rPr>
                <w:rFonts w:ascii="Garamond" w:hAnsi="Garamond"/>
                <w:bCs/>
                <w:color w:val="000000" w:themeColor="text1"/>
                <w:sz w:val="18"/>
                <w:szCs w:val="18"/>
              </w:rPr>
              <w:t>Boldness</w:t>
            </w:r>
          </w:p>
        </w:tc>
        <w:tc>
          <w:tcPr>
            <w:tcW w:w="1254" w:type="dxa"/>
            <w:tcPrChange w:id="782" w:author="Daniel Noble" w:date="2020-09-17T12:34:00Z">
              <w:tcPr>
                <w:tcW w:w="1350" w:type="dxa"/>
              </w:tcPr>
            </w:tcPrChange>
          </w:tcPr>
          <w:p w14:paraId="2C2C62B9" w14:textId="331AD4D2" w:rsidR="008E2EC8" w:rsidRPr="00097037" w:rsidRDefault="008E2EC8" w:rsidP="003005B3">
            <w:pPr>
              <w:spacing w:line="276" w:lineRule="auto"/>
              <w:jc w:val="center"/>
              <w:rPr>
                <w:rFonts w:ascii="Garamond" w:hAnsi="Garamond"/>
                <w:bCs/>
                <w:color w:val="000000" w:themeColor="text1"/>
                <w:sz w:val="18"/>
                <w:szCs w:val="18"/>
              </w:rPr>
            </w:pPr>
            <w:r w:rsidRPr="00097037">
              <w:rPr>
                <w:rFonts w:ascii="Garamond" w:hAnsi="Garamond"/>
                <w:bCs/>
                <w:color w:val="000000" w:themeColor="text1"/>
                <w:sz w:val="18"/>
                <w:szCs w:val="18"/>
              </w:rPr>
              <w:t>0.</w:t>
            </w:r>
            <w:r w:rsidR="00097037">
              <w:rPr>
                <w:rFonts w:ascii="Garamond" w:hAnsi="Garamond"/>
                <w:bCs/>
                <w:color w:val="000000" w:themeColor="text1"/>
                <w:sz w:val="18"/>
                <w:szCs w:val="18"/>
              </w:rPr>
              <w:t>31</w:t>
            </w:r>
          </w:p>
        </w:tc>
        <w:tc>
          <w:tcPr>
            <w:tcW w:w="1076" w:type="dxa"/>
            <w:tcPrChange w:id="783" w:author="Daniel Noble" w:date="2020-09-17T12:34:00Z">
              <w:tcPr>
                <w:tcW w:w="971" w:type="dxa"/>
              </w:tcPr>
            </w:tcPrChange>
          </w:tcPr>
          <w:p w14:paraId="3DD41BE3" w14:textId="1B863991" w:rsidR="008E2EC8" w:rsidRPr="00097037" w:rsidRDefault="00097037" w:rsidP="003005B3">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-0.05, 0.67</w:t>
            </w:r>
          </w:p>
        </w:tc>
        <w:tc>
          <w:tcPr>
            <w:tcW w:w="1260" w:type="dxa"/>
            <w:tcPrChange w:id="784" w:author="Daniel Noble" w:date="2020-09-17T12:34:00Z">
              <w:tcPr>
                <w:tcW w:w="1090" w:type="dxa"/>
              </w:tcPr>
            </w:tcPrChange>
          </w:tcPr>
          <w:p w14:paraId="0D3EB4A6" w14:textId="135424D4" w:rsidR="008E2EC8" w:rsidRPr="00097037" w:rsidRDefault="008E2EC8" w:rsidP="003005B3">
            <w:pPr>
              <w:spacing w:line="276" w:lineRule="auto"/>
              <w:jc w:val="center"/>
              <w:rPr>
                <w:rFonts w:ascii="Garamond" w:hAnsi="Garamond"/>
                <w:bCs/>
                <w:color w:val="000000" w:themeColor="text1"/>
                <w:sz w:val="18"/>
                <w:szCs w:val="18"/>
              </w:rPr>
            </w:pPr>
            <w:r w:rsidRPr="00097037">
              <w:rPr>
                <w:rFonts w:ascii="Garamond" w:hAnsi="Garamond"/>
                <w:bCs/>
                <w:color w:val="000000" w:themeColor="text1"/>
                <w:sz w:val="18"/>
                <w:szCs w:val="18"/>
              </w:rPr>
              <w:t>0.</w:t>
            </w:r>
            <w:r w:rsidR="00097037">
              <w:rPr>
                <w:rFonts w:ascii="Garamond" w:hAnsi="Garamond"/>
                <w:bCs/>
                <w:color w:val="000000" w:themeColor="text1"/>
                <w:sz w:val="18"/>
                <w:szCs w:val="18"/>
              </w:rPr>
              <w:t>09</w:t>
            </w:r>
          </w:p>
        </w:tc>
        <w:tc>
          <w:tcPr>
            <w:tcW w:w="825" w:type="dxa"/>
            <w:tcPrChange w:id="785" w:author="Daniel Noble" w:date="2020-09-17T12:34:00Z">
              <w:tcPr>
                <w:tcW w:w="840" w:type="dxa"/>
              </w:tcPr>
            </w:tcPrChange>
          </w:tcPr>
          <w:p w14:paraId="39A50E56" w14:textId="75669AA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097037">
              <w:rPr>
                <w:rFonts w:ascii="Garamond" w:hAnsi="Garamond"/>
                <w:color w:val="000000" w:themeColor="text1"/>
                <w:sz w:val="18"/>
                <w:szCs w:val="18"/>
              </w:rPr>
              <w:t>4</w:t>
            </w:r>
          </w:p>
        </w:tc>
        <w:tc>
          <w:tcPr>
            <w:tcW w:w="1162" w:type="dxa"/>
            <w:tcPrChange w:id="786" w:author="Daniel Noble" w:date="2020-09-17T12:34:00Z">
              <w:tcPr>
                <w:tcW w:w="1230" w:type="dxa"/>
              </w:tcPr>
            </w:tcPrChange>
          </w:tcPr>
          <w:p w14:paraId="0C23BE68" w14:textId="025739D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16, 0.08</w:t>
            </w:r>
          </w:p>
        </w:tc>
        <w:tc>
          <w:tcPr>
            <w:tcW w:w="938" w:type="dxa"/>
            <w:tcPrChange w:id="787" w:author="Daniel Noble" w:date="2020-09-17T12:34:00Z">
              <w:tcPr>
                <w:tcW w:w="970" w:type="dxa"/>
              </w:tcPr>
            </w:tcPrChange>
          </w:tcPr>
          <w:p w14:paraId="524C41FE" w14:textId="51ABE7A2"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56</w:t>
            </w:r>
          </w:p>
        </w:tc>
        <w:tc>
          <w:tcPr>
            <w:tcW w:w="806" w:type="dxa"/>
            <w:tcPrChange w:id="788" w:author="Daniel Noble" w:date="2020-09-17T12:34:00Z">
              <w:tcPr>
                <w:tcW w:w="833" w:type="dxa"/>
              </w:tcPr>
            </w:tcPrChange>
          </w:tcPr>
          <w:p w14:paraId="1F113341" w14:textId="31E5FBC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w:t>
            </w:r>
            <w:r w:rsidR="00097037">
              <w:rPr>
                <w:rFonts w:ascii="Garamond" w:hAnsi="Garamond"/>
                <w:color w:val="000000" w:themeColor="text1"/>
                <w:sz w:val="18"/>
                <w:szCs w:val="18"/>
              </w:rPr>
              <w:t>61</w:t>
            </w:r>
          </w:p>
        </w:tc>
        <w:tc>
          <w:tcPr>
            <w:tcW w:w="759" w:type="dxa"/>
            <w:tcPrChange w:id="789" w:author="Daniel Noble" w:date="2020-09-17T12:34:00Z">
              <w:tcPr>
                <w:tcW w:w="760" w:type="dxa"/>
              </w:tcPr>
            </w:tcPrChange>
          </w:tcPr>
          <w:p w14:paraId="213716A6" w14:textId="0472AFCE"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r w:rsidR="00097037">
              <w:rPr>
                <w:rFonts w:ascii="Garamond" w:hAnsi="Garamond"/>
                <w:color w:val="000000" w:themeColor="text1"/>
                <w:sz w:val="18"/>
                <w:szCs w:val="18"/>
              </w:rPr>
              <w:t>2</w:t>
            </w:r>
          </w:p>
        </w:tc>
        <w:tc>
          <w:tcPr>
            <w:tcW w:w="770" w:type="dxa"/>
            <w:tcPrChange w:id="790" w:author="Daniel Noble" w:date="2020-09-17T12:34:00Z">
              <w:tcPr>
                <w:tcW w:w="770" w:type="dxa"/>
              </w:tcPr>
            </w:tcPrChange>
          </w:tcPr>
          <w:p w14:paraId="72D29029" w14:textId="2C3BDB3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r w:rsidR="00097037">
              <w:rPr>
                <w:rFonts w:ascii="Garamond" w:hAnsi="Garamond"/>
                <w:color w:val="000000" w:themeColor="text1"/>
                <w:sz w:val="18"/>
                <w:szCs w:val="18"/>
              </w:rPr>
              <w:t>2</w:t>
            </w:r>
          </w:p>
        </w:tc>
      </w:tr>
      <w:tr w:rsidR="008E2EC8" w:rsidRPr="007E3B63" w14:paraId="35341ABD" w14:textId="12F15EC5" w:rsidTr="008F6BA5">
        <w:tc>
          <w:tcPr>
            <w:tcW w:w="1356" w:type="dxa"/>
            <w:tcPrChange w:id="791" w:author="Daniel Noble" w:date="2020-09-17T12:34:00Z">
              <w:tcPr>
                <w:tcW w:w="1392" w:type="dxa"/>
              </w:tcPr>
            </w:tcPrChange>
          </w:tcPr>
          <w:p w14:paraId="77D14B0B"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Exploration</w:t>
            </w:r>
          </w:p>
        </w:tc>
        <w:tc>
          <w:tcPr>
            <w:tcW w:w="1254" w:type="dxa"/>
            <w:tcPrChange w:id="792" w:author="Daniel Noble" w:date="2020-09-17T12:34:00Z">
              <w:tcPr>
                <w:tcW w:w="1350" w:type="dxa"/>
              </w:tcPr>
            </w:tcPrChange>
          </w:tcPr>
          <w:p w14:paraId="3338E400" w14:textId="25D2A55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097037">
              <w:rPr>
                <w:rFonts w:ascii="Garamond" w:hAnsi="Garamond"/>
                <w:color w:val="000000" w:themeColor="text1"/>
                <w:sz w:val="18"/>
                <w:szCs w:val="18"/>
              </w:rPr>
              <w:t>0</w:t>
            </w:r>
          </w:p>
        </w:tc>
        <w:tc>
          <w:tcPr>
            <w:tcW w:w="1076" w:type="dxa"/>
            <w:tcPrChange w:id="793" w:author="Daniel Noble" w:date="2020-09-17T12:34:00Z">
              <w:tcPr>
                <w:tcW w:w="971" w:type="dxa"/>
              </w:tcPr>
            </w:tcPrChange>
          </w:tcPr>
          <w:p w14:paraId="288FA958" w14:textId="60F41F1B"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-0.44, 0.45</w:t>
            </w:r>
          </w:p>
        </w:tc>
        <w:tc>
          <w:tcPr>
            <w:tcW w:w="1260" w:type="dxa"/>
            <w:tcPrChange w:id="794" w:author="Daniel Noble" w:date="2020-09-17T12:34:00Z">
              <w:tcPr>
                <w:tcW w:w="1090" w:type="dxa"/>
              </w:tcPr>
            </w:tcPrChange>
          </w:tcPr>
          <w:p w14:paraId="2A606A8A" w14:textId="1986330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98</w:t>
            </w:r>
          </w:p>
        </w:tc>
        <w:tc>
          <w:tcPr>
            <w:tcW w:w="825" w:type="dxa"/>
            <w:tcPrChange w:id="795" w:author="Daniel Noble" w:date="2020-09-17T12:34:00Z">
              <w:tcPr>
                <w:tcW w:w="840" w:type="dxa"/>
              </w:tcPr>
            </w:tcPrChange>
          </w:tcPr>
          <w:p w14:paraId="4FE3F43E" w14:textId="0C638F6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097037">
              <w:rPr>
                <w:rFonts w:ascii="Garamond" w:hAnsi="Garamond"/>
                <w:color w:val="000000" w:themeColor="text1"/>
                <w:sz w:val="18"/>
                <w:szCs w:val="18"/>
              </w:rPr>
              <w:t>7</w:t>
            </w:r>
          </w:p>
        </w:tc>
        <w:tc>
          <w:tcPr>
            <w:tcW w:w="1162" w:type="dxa"/>
            <w:tcPrChange w:id="796" w:author="Daniel Noble" w:date="2020-09-17T12:34:00Z">
              <w:tcPr>
                <w:tcW w:w="1230" w:type="dxa"/>
              </w:tcPr>
            </w:tcPrChange>
          </w:tcPr>
          <w:p w14:paraId="771DCCA1" w14:textId="038DD36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w:t>
            </w:r>
            <w:r w:rsidR="00097037">
              <w:rPr>
                <w:rFonts w:ascii="Garamond" w:hAnsi="Garamond"/>
                <w:color w:val="000000" w:themeColor="text1"/>
                <w:sz w:val="18"/>
                <w:szCs w:val="18"/>
              </w:rPr>
              <w:t>0.12, 0.26</w:t>
            </w:r>
          </w:p>
        </w:tc>
        <w:tc>
          <w:tcPr>
            <w:tcW w:w="938" w:type="dxa"/>
            <w:tcPrChange w:id="797" w:author="Daniel Noble" w:date="2020-09-17T12:34:00Z">
              <w:tcPr>
                <w:tcW w:w="970" w:type="dxa"/>
              </w:tcPr>
            </w:tcPrChange>
          </w:tcPr>
          <w:p w14:paraId="4D404216" w14:textId="393A7E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47</w:t>
            </w:r>
          </w:p>
        </w:tc>
        <w:tc>
          <w:tcPr>
            <w:tcW w:w="806" w:type="dxa"/>
            <w:tcPrChange w:id="798" w:author="Daniel Noble" w:date="2020-09-17T12:34:00Z">
              <w:tcPr>
                <w:tcW w:w="833" w:type="dxa"/>
              </w:tcPr>
            </w:tcPrChange>
          </w:tcPr>
          <w:p w14:paraId="6C281063" w14:textId="34E365CB"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54</w:t>
            </w:r>
          </w:p>
        </w:tc>
        <w:tc>
          <w:tcPr>
            <w:tcW w:w="759" w:type="dxa"/>
            <w:tcPrChange w:id="799" w:author="Daniel Noble" w:date="2020-09-17T12:34:00Z">
              <w:tcPr>
                <w:tcW w:w="760" w:type="dxa"/>
              </w:tcPr>
            </w:tcPrChange>
          </w:tcPr>
          <w:p w14:paraId="374F1E3D" w14:textId="2196908E"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7</w:t>
            </w:r>
          </w:p>
        </w:tc>
        <w:tc>
          <w:tcPr>
            <w:tcW w:w="770" w:type="dxa"/>
            <w:tcPrChange w:id="800" w:author="Daniel Noble" w:date="2020-09-17T12:34:00Z">
              <w:tcPr>
                <w:tcW w:w="770" w:type="dxa"/>
              </w:tcPr>
            </w:tcPrChange>
          </w:tcPr>
          <w:p w14:paraId="50CD785E" w14:textId="7A2A8B3B"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w:t>
            </w:r>
          </w:p>
        </w:tc>
      </w:tr>
      <w:tr w:rsidR="008E2EC8" w:rsidRPr="007E3B63" w14:paraId="455AC755" w14:textId="758F8EF4" w:rsidTr="008F6BA5">
        <w:tc>
          <w:tcPr>
            <w:tcW w:w="1356" w:type="dxa"/>
            <w:tcPrChange w:id="801" w:author="Daniel Noble" w:date="2020-09-17T12:34:00Z">
              <w:tcPr>
                <w:tcW w:w="1392" w:type="dxa"/>
              </w:tcPr>
            </w:tcPrChange>
          </w:tcPr>
          <w:p w14:paraId="2AF288D9"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Sociality</w:t>
            </w:r>
          </w:p>
        </w:tc>
        <w:tc>
          <w:tcPr>
            <w:tcW w:w="1254" w:type="dxa"/>
            <w:tcPrChange w:id="802" w:author="Daniel Noble" w:date="2020-09-17T12:34:00Z">
              <w:tcPr>
                <w:tcW w:w="1350" w:type="dxa"/>
              </w:tcPr>
            </w:tcPrChange>
          </w:tcPr>
          <w:p w14:paraId="3578AB8C" w14:textId="074CB4C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w:t>
            </w:r>
            <w:r w:rsidR="00097037">
              <w:rPr>
                <w:rFonts w:ascii="Garamond" w:hAnsi="Garamond"/>
                <w:color w:val="000000" w:themeColor="text1"/>
                <w:sz w:val="18"/>
                <w:szCs w:val="18"/>
              </w:rPr>
              <w:t>9</w:t>
            </w:r>
          </w:p>
        </w:tc>
        <w:tc>
          <w:tcPr>
            <w:tcW w:w="1076" w:type="dxa"/>
            <w:tcPrChange w:id="803" w:author="Daniel Noble" w:date="2020-09-17T12:34:00Z">
              <w:tcPr>
                <w:tcW w:w="971" w:type="dxa"/>
              </w:tcPr>
            </w:tcPrChange>
          </w:tcPr>
          <w:p w14:paraId="7159F4F8" w14:textId="715EB7D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w:t>
            </w:r>
            <w:r w:rsidR="00097037">
              <w:rPr>
                <w:rFonts w:ascii="Garamond" w:hAnsi="Garamond"/>
                <w:color w:val="000000" w:themeColor="text1"/>
                <w:sz w:val="18"/>
                <w:szCs w:val="18"/>
              </w:rPr>
              <w:t>0.38, 1.16</w:t>
            </w:r>
          </w:p>
        </w:tc>
        <w:tc>
          <w:tcPr>
            <w:tcW w:w="1260" w:type="dxa"/>
            <w:tcPrChange w:id="804" w:author="Daniel Noble" w:date="2020-09-17T12:34:00Z">
              <w:tcPr>
                <w:tcW w:w="1090" w:type="dxa"/>
              </w:tcPr>
            </w:tcPrChange>
          </w:tcPr>
          <w:p w14:paraId="2317C981" w14:textId="44DD8E9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32</w:t>
            </w:r>
          </w:p>
        </w:tc>
        <w:tc>
          <w:tcPr>
            <w:tcW w:w="825" w:type="dxa"/>
            <w:tcPrChange w:id="805" w:author="Daniel Noble" w:date="2020-09-17T12:34:00Z">
              <w:tcPr>
                <w:tcW w:w="840" w:type="dxa"/>
              </w:tcPr>
            </w:tcPrChange>
          </w:tcPr>
          <w:p w14:paraId="629A13A2" w14:textId="15EF9C3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097037">
              <w:rPr>
                <w:rFonts w:ascii="Garamond" w:hAnsi="Garamond"/>
                <w:color w:val="000000" w:themeColor="text1"/>
                <w:sz w:val="18"/>
                <w:szCs w:val="18"/>
              </w:rPr>
              <w:t>7</w:t>
            </w:r>
          </w:p>
        </w:tc>
        <w:tc>
          <w:tcPr>
            <w:tcW w:w="1162" w:type="dxa"/>
            <w:tcPrChange w:id="806" w:author="Daniel Noble" w:date="2020-09-17T12:34:00Z">
              <w:tcPr>
                <w:tcW w:w="1230" w:type="dxa"/>
              </w:tcPr>
            </w:tcPrChange>
          </w:tcPr>
          <w:p w14:paraId="4BF0096A" w14:textId="4602166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14, 0.68</w:t>
            </w:r>
          </w:p>
        </w:tc>
        <w:tc>
          <w:tcPr>
            <w:tcW w:w="938" w:type="dxa"/>
            <w:tcPrChange w:id="807" w:author="Daniel Noble" w:date="2020-09-17T12:34:00Z">
              <w:tcPr>
                <w:tcW w:w="970" w:type="dxa"/>
              </w:tcPr>
            </w:tcPrChange>
          </w:tcPr>
          <w:p w14:paraId="52A5FFFF" w14:textId="189E685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20</w:t>
            </w:r>
          </w:p>
        </w:tc>
        <w:tc>
          <w:tcPr>
            <w:tcW w:w="806" w:type="dxa"/>
            <w:tcPrChange w:id="808" w:author="Daniel Noble" w:date="2020-09-17T12:34:00Z">
              <w:tcPr>
                <w:tcW w:w="833" w:type="dxa"/>
              </w:tcPr>
            </w:tcPrChange>
          </w:tcPr>
          <w:p w14:paraId="01503E61" w14:textId="27E237DD"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w:t>
            </w:r>
          </w:p>
        </w:tc>
        <w:tc>
          <w:tcPr>
            <w:tcW w:w="759" w:type="dxa"/>
            <w:tcPrChange w:id="809" w:author="Daniel Noble" w:date="2020-09-17T12:34:00Z">
              <w:tcPr>
                <w:tcW w:w="760" w:type="dxa"/>
              </w:tcPr>
            </w:tcPrChange>
          </w:tcPr>
          <w:p w14:paraId="6EDD1BD7" w14:textId="266591E6"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w:t>
            </w:r>
          </w:p>
        </w:tc>
        <w:tc>
          <w:tcPr>
            <w:tcW w:w="770" w:type="dxa"/>
            <w:tcPrChange w:id="810" w:author="Daniel Noble" w:date="2020-09-17T12:34:00Z">
              <w:tcPr>
                <w:tcW w:w="770" w:type="dxa"/>
              </w:tcPr>
            </w:tcPrChange>
          </w:tcPr>
          <w:p w14:paraId="1F6C1A8F" w14:textId="0A22EC92"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w:t>
            </w:r>
          </w:p>
        </w:tc>
      </w:tr>
    </w:tbl>
    <w:p w14:paraId="469DDEB9" w14:textId="77777777" w:rsidR="003E2881" w:rsidRPr="007E3B63" w:rsidRDefault="003E2881" w:rsidP="003E2881">
      <w:pPr>
        <w:rPr>
          <w:rFonts w:ascii="Garamond" w:hAnsi="Garamond"/>
          <w:color w:val="000000" w:themeColor="text1"/>
        </w:rPr>
      </w:pPr>
    </w:p>
    <w:p w14:paraId="7DA91034" w14:textId="77777777" w:rsidR="00621148" w:rsidRPr="007E3B63" w:rsidRDefault="00621148" w:rsidP="003E2881">
      <w:pPr>
        <w:rPr>
          <w:rFonts w:ascii="Garamond" w:hAnsi="Garamond"/>
          <w:color w:val="000000" w:themeColor="text1"/>
        </w:rPr>
      </w:pPr>
    </w:p>
    <w:p w14:paraId="6F84D989" w14:textId="77777777" w:rsidR="00621148" w:rsidRPr="007E3B63" w:rsidRDefault="00621148" w:rsidP="003E2881">
      <w:pPr>
        <w:rPr>
          <w:rFonts w:ascii="Garamond" w:hAnsi="Garamond"/>
          <w:color w:val="000000" w:themeColor="text1"/>
        </w:rPr>
      </w:pPr>
    </w:p>
    <w:p w14:paraId="79D6BAD2" w14:textId="77777777" w:rsidR="00621148" w:rsidRPr="007E3B63" w:rsidRDefault="00621148" w:rsidP="003E2881">
      <w:pPr>
        <w:rPr>
          <w:rFonts w:ascii="Garamond" w:hAnsi="Garamond"/>
          <w:color w:val="000000" w:themeColor="text1"/>
        </w:rPr>
      </w:pPr>
    </w:p>
    <w:p w14:paraId="09B104BB" w14:textId="77777777" w:rsidR="00621148" w:rsidRPr="007E3B63" w:rsidRDefault="00621148" w:rsidP="003E2881">
      <w:pPr>
        <w:rPr>
          <w:rFonts w:ascii="Garamond" w:hAnsi="Garamond"/>
          <w:color w:val="000000" w:themeColor="text1"/>
        </w:rPr>
      </w:pPr>
    </w:p>
    <w:p w14:paraId="4BD80C1E" w14:textId="77777777" w:rsidR="00621148" w:rsidRPr="007E3B63" w:rsidRDefault="00621148" w:rsidP="003E2881">
      <w:pPr>
        <w:rPr>
          <w:rFonts w:ascii="Garamond" w:hAnsi="Garamond"/>
          <w:color w:val="000000" w:themeColor="text1"/>
        </w:rPr>
      </w:pPr>
    </w:p>
    <w:p w14:paraId="07454E57" w14:textId="77777777" w:rsidR="00621148" w:rsidRPr="007E3B63" w:rsidRDefault="00621148" w:rsidP="003E2881">
      <w:pPr>
        <w:rPr>
          <w:rFonts w:ascii="Garamond" w:hAnsi="Garamond"/>
          <w:color w:val="000000" w:themeColor="text1"/>
        </w:rPr>
      </w:pPr>
    </w:p>
    <w:p w14:paraId="59BF640C" w14:textId="77777777" w:rsidR="00621148" w:rsidRPr="007E3B63" w:rsidRDefault="00621148" w:rsidP="003E2881">
      <w:pPr>
        <w:rPr>
          <w:rFonts w:ascii="Garamond" w:hAnsi="Garamond"/>
          <w:color w:val="000000" w:themeColor="text1"/>
        </w:rPr>
      </w:pPr>
    </w:p>
    <w:p w14:paraId="7D2F9C2B" w14:textId="77777777" w:rsidR="00621148" w:rsidRPr="007E3B63" w:rsidRDefault="00621148" w:rsidP="003E2881">
      <w:pPr>
        <w:rPr>
          <w:rFonts w:ascii="Garamond" w:hAnsi="Garamond"/>
          <w:color w:val="000000" w:themeColor="text1"/>
        </w:rPr>
      </w:pPr>
    </w:p>
    <w:p w14:paraId="288D199B" w14:textId="77777777" w:rsidR="00621148" w:rsidRPr="007E3B63" w:rsidRDefault="00621148" w:rsidP="003E2881">
      <w:pPr>
        <w:rPr>
          <w:rFonts w:ascii="Garamond" w:hAnsi="Garamond"/>
          <w:color w:val="000000" w:themeColor="text1"/>
        </w:rPr>
      </w:pPr>
    </w:p>
    <w:p w14:paraId="78472C4C" w14:textId="77777777" w:rsidR="00621148" w:rsidRPr="007E3B63" w:rsidRDefault="00621148" w:rsidP="003E2881">
      <w:pPr>
        <w:rPr>
          <w:rFonts w:ascii="Garamond" w:hAnsi="Garamond"/>
          <w:color w:val="000000" w:themeColor="text1"/>
        </w:rPr>
      </w:pPr>
    </w:p>
    <w:p w14:paraId="5F9EF12D" w14:textId="77777777" w:rsidR="00621148" w:rsidRPr="007E3B63" w:rsidRDefault="00621148" w:rsidP="003E2881">
      <w:pPr>
        <w:rPr>
          <w:rFonts w:ascii="Garamond" w:hAnsi="Garamond"/>
          <w:color w:val="000000" w:themeColor="text1"/>
        </w:rPr>
      </w:pPr>
    </w:p>
    <w:p w14:paraId="14D3901A" w14:textId="1ECF9412" w:rsidR="00621148" w:rsidRDefault="00621148" w:rsidP="003E2881">
      <w:pPr>
        <w:rPr>
          <w:rFonts w:ascii="Garamond" w:hAnsi="Garamond"/>
          <w:color w:val="000000" w:themeColor="text1"/>
        </w:rPr>
      </w:pPr>
    </w:p>
    <w:p w14:paraId="1C703FE5" w14:textId="40BF6D45" w:rsidR="009435E0" w:rsidRDefault="009435E0" w:rsidP="003E2881">
      <w:pPr>
        <w:rPr>
          <w:rFonts w:ascii="Garamond" w:hAnsi="Garamond"/>
          <w:color w:val="000000" w:themeColor="text1"/>
        </w:rPr>
      </w:pPr>
    </w:p>
    <w:p w14:paraId="69E70CBE" w14:textId="77777777" w:rsidR="00621148" w:rsidRPr="007E3B63" w:rsidRDefault="00621148" w:rsidP="003E2881">
      <w:pPr>
        <w:rPr>
          <w:rFonts w:ascii="Garamond" w:hAnsi="Garamond"/>
          <w:color w:val="000000" w:themeColor="text1"/>
        </w:rPr>
      </w:pPr>
    </w:p>
    <w:p w14:paraId="3655DC16" w14:textId="4660FBE8" w:rsidR="003E2881" w:rsidRPr="007E3B63" w:rsidRDefault="003E2881" w:rsidP="003E2881">
      <w:pPr>
        <w:rPr>
          <w:rFonts w:ascii="Garamond" w:hAnsi="Garamond"/>
          <w:color w:val="000000" w:themeColor="text1"/>
        </w:rPr>
      </w:pPr>
      <w:r w:rsidRPr="007E3B63">
        <w:rPr>
          <w:rFonts w:ascii="Garamond" w:hAnsi="Garamond"/>
          <w:color w:val="000000" w:themeColor="text1"/>
        </w:rPr>
        <w:lastRenderedPageBreak/>
        <w:t xml:space="preserve">Table 3. </w:t>
      </w:r>
      <w:ins w:id="811" w:author="Daniel Noble" w:date="2020-09-16T10:22:00Z">
        <w:r w:rsidR="004F70D7">
          <w:rPr>
            <w:rFonts w:ascii="Garamond" w:hAnsi="Garamond"/>
            <w:color w:val="000000" w:themeColor="text1"/>
          </w:rPr>
          <w:t>Subset analyses</w:t>
        </w:r>
      </w:ins>
      <w:r w:rsidR="00706A1B" w:rsidRPr="007E3B63">
        <w:rPr>
          <w:rFonts w:ascii="Garamond" w:hAnsi="Garamond"/>
          <w:color w:val="000000" w:themeColor="text1"/>
        </w:rPr>
        <w:t xml:space="preserve"> with personality trait type and SSD </w:t>
      </w:r>
      <w:ins w:id="812" w:author="Michael Jennions" w:date="2020-09-22T11:45:00Z">
        <w:r w:rsidR="007D35C2">
          <w:rPr>
            <w:rFonts w:ascii="Garamond" w:hAnsi="Garamond"/>
            <w:color w:val="000000" w:themeColor="text1"/>
          </w:rPr>
          <w:t xml:space="preserve">as </w:t>
        </w:r>
      </w:ins>
      <w:r w:rsidR="00706A1B" w:rsidRPr="007E3B63">
        <w:rPr>
          <w:rFonts w:ascii="Garamond" w:hAnsi="Garamond"/>
          <w:color w:val="000000" w:themeColor="text1"/>
        </w:rPr>
        <w:t>moderator terms</w:t>
      </w:r>
      <w:r w:rsidR="00A703C4">
        <w:rPr>
          <w:rFonts w:ascii="Garamond" w:hAnsi="Garamond"/>
          <w:color w:val="000000" w:themeColor="text1"/>
        </w:rPr>
        <w:t xml:space="preserve"> </w:t>
      </w:r>
      <w:r w:rsidR="00706A1B" w:rsidRPr="007E3B63">
        <w:rPr>
          <w:rFonts w:ascii="Garamond" w:hAnsi="Garamond"/>
          <w:color w:val="000000" w:themeColor="text1"/>
        </w:rPr>
        <w:t xml:space="preserve">for </w:t>
      </w:r>
      <w:r w:rsidR="009F454C">
        <w:rPr>
          <w:rFonts w:ascii="Garamond" w:hAnsi="Garamond"/>
          <w:color w:val="000000" w:themeColor="text1"/>
        </w:rPr>
        <w:t>four of the five</w:t>
      </w:r>
      <w:r w:rsidR="00706A1B" w:rsidRPr="007E3B63">
        <w:rPr>
          <w:rFonts w:ascii="Garamond" w:hAnsi="Garamond"/>
          <w:color w:val="000000" w:themeColor="text1"/>
        </w:rPr>
        <w:t xml:space="preserve"> taxonomic group</w:t>
      </w:r>
      <w:r w:rsidR="009F454C">
        <w:rPr>
          <w:rFonts w:ascii="Garamond" w:hAnsi="Garamond"/>
          <w:color w:val="000000" w:themeColor="text1"/>
        </w:rPr>
        <w:t>s</w:t>
      </w:r>
      <w:r w:rsidR="00706A1B" w:rsidRPr="007E3B63">
        <w:rPr>
          <w:rFonts w:ascii="Garamond" w:hAnsi="Garamond"/>
          <w:color w:val="000000" w:themeColor="text1"/>
        </w:rPr>
        <w:t xml:space="preserve">. </w:t>
      </w:r>
      <w:r w:rsidR="00FD1D10" w:rsidRPr="007E3B63">
        <w:rPr>
          <w:rFonts w:ascii="Garamond" w:hAnsi="Garamond"/>
          <w:color w:val="000000" w:themeColor="text1"/>
        </w:rPr>
        <w:t xml:space="preserve">Estimates </w:t>
      </w:r>
      <w:r w:rsidR="00706A1B" w:rsidRPr="007E3B63">
        <w:rPr>
          <w:rFonts w:ascii="Garamond" w:hAnsi="Garamond"/>
          <w:color w:val="000000" w:themeColor="text1"/>
        </w:rPr>
        <w:t xml:space="preserve">highlighted in bold indicate significant differences between males and females. </w:t>
      </w:r>
      <w:r w:rsidR="00FD1D10" w:rsidRPr="007E3B63">
        <w:rPr>
          <w:rFonts w:ascii="Garamond" w:hAnsi="Garamond"/>
          <w:color w:val="000000" w:themeColor="text1"/>
        </w:rPr>
        <w:t>Positive estimates indicate that the mean and variability are greater for males than females.</w:t>
      </w:r>
      <w:r w:rsidR="00E8181F">
        <w:rPr>
          <w:rFonts w:ascii="Garamond" w:hAnsi="Garamond"/>
          <w:color w:val="000000" w:themeColor="text1"/>
        </w:rPr>
        <w:t xml:space="preserve"> </w:t>
      </w:r>
      <w:r w:rsidR="00A703C4">
        <w:rPr>
          <w:rFonts w:ascii="Garamond" w:hAnsi="Garamond"/>
          <w:color w:val="000000" w:themeColor="text1"/>
        </w:rPr>
        <w:t xml:space="preserve">Separate models were run for each trait type with SSD as a moderator, </w:t>
      </w:r>
      <w:r w:rsidR="00351B51">
        <w:rPr>
          <w:rFonts w:ascii="Garamond" w:hAnsi="Garamond"/>
          <w:color w:val="000000" w:themeColor="text1"/>
        </w:rPr>
        <w:t>therefore</w:t>
      </w:r>
      <w:r w:rsidR="00A703C4">
        <w:rPr>
          <w:rFonts w:ascii="Garamond" w:hAnsi="Garamond"/>
          <w:color w:val="000000" w:themeColor="text1"/>
        </w:rPr>
        <w:t xml:space="preserve"> estimates show the </w:t>
      </w:r>
      <w:r w:rsidR="00351B51">
        <w:rPr>
          <w:rFonts w:ascii="Garamond" w:hAnsi="Garamond"/>
          <w:color w:val="000000" w:themeColor="text1"/>
        </w:rPr>
        <w:t xml:space="preserve">personality trait </w:t>
      </w:r>
      <w:r w:rsidR="00A703C4">
        <w:rPr>
          <w:rFonts w:ascii="Garamond" w:hAnsi="Garamond"/>
          <w:color w:val="000000" w:themeColor="text1"/>
        </w:rPr>
        <w:t xml:space="preserve">mean when </w:t>
      </w:r>
      <w:r w:rsidR="008F0B3A">
        <w:rPr>
          <w:rFonts w:ascii="Garamond" w:hAnsi="Garamond"/>
          <w:color w:val="000000" w:themeColor="text1"/>
        </w:rPr>
        <w:t>males and females</w:t>
      </w:r>
      <w:r w:rsidR="00A703C4">
        <w:rPr>
          <w:rFonts w:ascii="Garamond" w:hAnsi="Garamond"/>
          <w:color w:val="000000" w:themeColor="text1"/>
        </w:rPr>
        <w:t xml:space="preserve"> are the same size</w:t>
      </w:r>
      <w:r w:rsidR="00351B51">
        <w:rPr>
          <w:rFonts w:ascii="Garamond" w:hAnsi="Garamond"/>
          <w:color w:val="000000" w:themeColor="text1"/>
        </w:rPr>
        <w:t>, and when males are larger than females</w:t>
      </w:r>
      <w:r w:rsidR="00A703C4">
        <w:rPr>
          <w:rFonts w:ascii="Garamond" w:hAnsi="Garamond"/>
          <w:color w:val="000000" w:themeColor="text1"/>
        </w:rPr>
        <w:t xml:space="preserve">. </w:t>
      </w:r>
      <w:r w:rsidR="00E8181F">
        <w:rPr>
          <w:rFonts w:ascii="Garamond" w:hAnsi="Garamond"/>
          <w:color w:val="000000" w:themeColor="text1"/>
        </w:rPr>
        <w:t xml:space="preserve">Only </w:t>
      </w:r>
      <w:ins w:id="813" w:author="Lauren Harrison" w:date="2020-09-28T19:08:00Z">
        <w:r w:rsidR="003B051B">
          <w:rPr>
            <w:rFonts w:ascii="Garamond" w:hAnsi="Garamond"/>
            <w:color w:val="000000" w:themeColor="text1"/>
          </w:rPr>
          <w:t>traits</w:t>
        </w:r>
      </w:ins>
      <w:del w:id="814" w:author="Lauren Harrison" w:date="2020-09-28T19:08:00Z">
        <w:r w:rsidR="0052576E" w:rsidDel="003B051B">
          <w:rPr>
            <w:rFonts w:ascii="Garamond" w:hAnsi="Garamond"/>
            <w:color w:val="000000" w:themeColor="text1"/>
          </w:rPr>
          <w:delText>interactions</w:delText>
        </w:r>
      </w:del>
      <w:r w:rsidR="00E8181F">
        <w:rPr>
          <w:rFonts w:ascii="Garamond" w:hAnsi="Garamond"/>
          <w:color w:val="000000" w:themeColor="text1"/>
        </w:rPr>
        <w:t xml:space="preserve"> with 10 or more species </w:t>
      </w:r>
      <w:ins w:id="815" w:author="Lauren Harrison" w:date="2020-09-28T19:08:00Z">
        <w:r w:rsidR="003B051B">
          <w:rPr>
            <w:rFonts w:ascii="Garamond" w:hAnsi="Garamond"/>
            <w:color w:val="000000" w:themeColor="text1"/>
          </w:rPr>
          <w:t xml:space="preserve">with SSD data </w:t>
        </w:r>
      </w:ins>
      <w:del w:id="816" w:author="Lauren Harrison" w:date="2020-09-28T19:08:00Z">
        <w:r w:rsidR="00E8181F" w:rsidDel="003B051B">
          <w:rPr>
            <w:rFonts w:ascii="Garamond" w:hAnsi="Garamond"/>
            <w:color w:val="000000" w:themeColor="text1"/>
          </w:rPr>
          <w:delText xml:space="preserve">for each personality type </w:delText>
        </w:r>
      </w:del>
      <w:r w:rsidR="00E8181F">
        <w:rPr>
          <w:rFonts w:ascii="Garamond" w:hAnsi="Garamond"/>
          <w:color w:val="000000" w:themeColor="text1"/>
        </w:rPr>
        <w:t>were estimated</w:t>
      </w:r>
      <w:ins w:id="817" w:author="Lauren Harrison" w:date="2020-09-28T19:07:00Z">
        <w:r w:rsidR="003B051B">
          <w:rPr>
            <w:rFonts w:ascii="Garamond" w:hAnsi="Garamond"/>
            <w:color w:val="000000" w:themeColor="text1"/>
          </w:rPr>
          <w:t>.</w:t>
        </w:r>
      </w:ins>
      <w:ins w:id="818" w:author="Daniel Noble" w:date="2020-09-05T14:28:00Z">
        <w:del w:id="819" w:author="Lauren Harrison" w:date="2020-09-28T19:07:00Z">
          <w:r w:rsidR="00E8181F" w:rsidDel="003B051B">
            <w:rPr>
              <w:rFonts w:ascii="Garamond" w:hAnsi="Garamond"/>
              <w:color w:val="000000" w:themeColor="text1"/>
            </w:rPr>
            <w:delText>.</w:delText>
          </w:r>
        </w:del>
      </w:ins>
    </w:p>
    <w:tbl>
      <w:tblPr>
        <w:tblStyle w:val="TableGrid"/>
        <w:tblpPr w:leftFromText="180" w:rightFromText="180" w:vertAnchor="text" w:horzAnchor="page" w:tblpX="1008" w:tblpY="218"/>
        <w:tblW w:w="10485" w:type="dxa"/>
        <w:tblBorders>
          <w:insideH w:val="none" w:sz="0" w:space="0" w:color="auto"/>
          <w:insideV w:val="none" w:sz="0" w:space="0" w:color="auto"/>
        </w:tblBorders>
        <w:tblLayout w:type="fixed"/>
        <w:tblLook w:val="04A0" w:firstRow="1" w:lastRow="0" w:firstColumn="1" w:lastColumn="0" w:noHBand="0" w:noVBand="1"/>
      </w:tblPr>
      <w:tblGrid>
        <w:gridCol w:w="1759"/>
        <w:gridCol w:w="638"/>
        <w:gridCol w:w="1110"/>
        <w:gridCol w:w="883"/>
        <w:gridCol w:w="992"/>
        <w:gridCol w:w="1276"/>
        <w:gridCol w:w="992"/>
        <w:gridCol w:w="850"/>
        <w:gridCol w:w="1134"/>
        <w:gridCol w:w="851"/>
      </w:tblGrid>
      <w:tr w:rsidR="009435E0" w:rsidRPr="007E3B63" w14:paraId="3CB58815" w14:textId="77777777" w:rsidTr="009435E0">
        <w:trPr>
          <w:trHeight w:val="220"/>
        </w:trPr>
        <w:tc>
          <w:tcPr>
            <w:tcW w:w="1759" w:type="dxa"/>
            <w:tcBorders>
              <w:top w:val="single" w:sz="4" w:space="0" w:color="auto"/>
              <w:bottom w:val="single" w:sz="4" w:space="0" w:color="auto"/>
            </w:tcBorders>
          </w:tcPr>
          <w:p w14:paraId="4E4D54AD" w14:textId="77777777" w:rsidR="009435E0" w:rsidRPr="007E3B63" w:rsidRDefault="009435E0" w:rsidP="009435E0">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Parameters</w:t>
            </w:r>
          </w:p>
        </w:tc>
        <w:tc>
          <w:tcPr>
            <w:tcW w:w="638" w:type="dxa"/>
            <w:tcBorders>
              <w:top w:val="single" w:sz="4" w:space="0" w:color="auto"/>
              <w:bottom w:val="single" w:sz="4" w:space="0" w:color="auto"/>
            </w:tcBorders>
          </w:tcPr>
          <w:p w14:paraId="07B64B5D"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SMD</w:t>
            </w:r>
          </w:p>
          <w:p w14:paraId="7775F271"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mean</w:t>
            </w:r>
          </w:p>
        </w:tc>
        <w:tc>
          <w:tcPr>
            <w:tcW w:w="1110" w:type="dxa"/>
            <w:tcBorders>
              <w:top w:val="single" w:sz="4" w:space="0" w:color="auto"/>
              <w:bottom w:val="single" w:sz="4" w:space="0" w:color="auto"/>
            </w:tcBorders>
          </w:tcPr>
          <w:p w14:paraId="02E2DA15"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SMD 95%CI</w:t>
            </w:r>
          </w:p>
        </w:tc>
        <w:tc>
          <w:tcPr>
            <w:tcW w:w="883" w:type="dxa"/>
            <w:tcBorders>
              <w:top w:val="single" w:sz="4" w:space="0" w:color="auto"/>
              <w:bottom w:val="single" w:sz="4" w:space="0" w:color="auto"/>
            </w:tcBorders>
          </w:tcPr>
          <w:p w14:paraId="53D50303"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SMD</w:t>
            </w:r>
          </w:p>
          <w:p w14:paraId="2DE16A74"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i/>
                <w:color w:val="000000" w:themeColor="text1"/>
                <w:sz w:val="18"/>
                <w:szCs w:val="18"/>
              </w:rPr>
              <w:t>p-value</w:t>
            </w:r>
          </w:p>
        </w:tc>
        <w:tc>
          <w:tcPr>
            <w:tcW w:w="992" w:type="dxa"/>
            <w:tcBorders>
              <w:top w:val="single" w:sz="4" w:space="0" w:color="auto"/>
              <w:bottom w:val="single" w:sz="4" w:space="0" w:color="auto"/>
            </w:tcBorders>
          </w:tcPr>
          <w:p w14:paraId="3BBD9EE3" w14:textId="77777777" w:rsidR="009435E0" w:rsidRPr="007E3B63" w:rsidRDefault="009435E0" w:rsidP="009435E0">
            <w:pPr>
              <w:jc w:val="center"/>
              <w:rPr>
                <w:rFonts w:ascii="Garamond" w:hAnsi="Garamond"/>
                <w:b/>
                <w:color w:val="000000" w:themeColor="text1"/>
                <w:sz w:val="18"/>
                <w:szCs w:val="18"/>
              </w:rPr>
            </w:pPr>
            <w:proofErr w:type="spellStart"/>
            <w:r w:rsidRPr="007E3B63">
              <w:rPr>
                <w:rFonts w:ascii="Garamond" w:hAnsi="Garamond"/>
                <w:b/>
                <w:color w:val="000000" w:themeColor="text1"/>
                <w:sz w:val="18"/>
                <w:szCs w:val="18"/>
              </w:rPr>
              <w:t>lnCVR</w:t>
            </w:r>
            <w:proofErr w:type="spellEnd"/>
            <w:r w:rsidRPr="007E3B63">
              <w:rPr>
                <w:rFonts w:ascii="Garamond" w:hAnsi="Garamond"/>
                <w:b/>
                <w:color w:val="000000" w:themeColor="text1"/>
                <w:sz w:val="18"/>
                <w:szCs w:val="18"/>
              </w:rPr>
              <w:t xml:space="preserve"> </w:t>
            </w:r>
          </w:p>
          <w:p w14:paraId="74852D86"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mean</w:t>
            </w:r>
          </w:p>
        </w:tc>
        <w:tc>
          <w:tcPr>
            <w:tcW w:w="1276" w:type="dxa"/>
            <w:tcBorders>
              <w:top w:val="single" w:sz="4" w:space="0" w:color="auto"/>
              <w:bottom w:val="single" w:sz="4" w:space="0" w:color="auto"/>
            </w:tcBorders>
          </w:tcPr>
          <w:p w14:paraId="34305D53" w14:textId="77777777" w:rsidR="009435E0" w:rsidRPr="007E3B63" w:rsidRDefault="009435E0" w:rsidP="009435E0">
            <w:pPr>
              <w:jc w:val="center"/>
              <w:rPr>
                <w:rFonts w:ascii="Garamond" w:hAnsi="Garamond"/>
                <w:b/>
                <w:color w:val="000000" w:themeColor="text1"/>
                <w:sz w:val="18"/>
                <w:szCs w:val="18"/>
              </w:rPr>
            </w:pPr>
            <w:proofErr w:type="spellStart"/>
            <w:r w:rsidRPr="007E3B63">
              <w:rPr>
                <w:rFonts w:ascii="Garamond" w:hAnsi="Garamond"/>
                <w:b/>
                <w:color w:val="000000" w:themeColor="text1"/>
                <w:sz w:val="18"/>
                <w:szCs w:val="18"/>
              </w:rPr>
              <w:t>lnCVR</w:t>
            </w:r>
            <w:proofErr w:type="spellEnd"/>
            <w:r w:rsidRPr="007E3B63">
              <w:rPr>
                <w:rFonts w:ascii="Garamond" w:hAnsi="Garamond"/>
                <w:b/>
                <w:color w:val="000000" w:themeColor="text1"/>
                <w:sz w:val="18"/>
                <w:szCs w:val="18"/>
              </w:rPr>
              <w:t xml:space="preserve"> </w:t>
            </w:r>
          </w:p>
          <w:p w14:paraId="3E790581"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95%CI</w:t>
            </w:r>
          </w:p>
        </w:tc>
        <w:tc>
          <w:tcPr>
            <w:tcW w:w="992" w:type="dxa"/>
            <w:tcBorders>
              <w:top w:val="single" w:sz="4" w:space="0" w:color="auto"/>
              <w:bottom w:val="single" w:sz="4" w:space="0" w:color="auto"/>
            </w:tcBorders>
          </w:tcPr>
          <w:p w14:paraId="43D50339" w14:textId="77777777" w:rsidR="009435E0" w:rsidRPr="007E3B63" w:rsidRDefault="009435E0" w:rsidP="009435E0">
            <w:pPr>
              <w:jc w:val="center"/>
              <w:rPr>
                <w:rFonts w:ascii="Garamond" w:hAnsi="Garamond"/>
                <w:b/>
                <w:color w:val="000000" w:themeColor="text1"/>
                <w:sz w:val="18"/>
                <w:szCs w:val="18"/>
              </w:rPr>
            </w:pPr>
            <w:proofErr w:type="spellStart"/>
            <w:r w:rsidRPr="007E3B63">
              <w:rPr>
                <w:rFonts w:ascii="Garamond" w:hAnsi="Garamond"/>
                <w:b/>
                <w:color w:val="000000" w:themeColor="text1"/>
                <w:sz w:val="18"/>
                <w:szCs w:val="18"/>
              </w:rPr>
              <w:t>lnCVR</w:t>
            </w:r>
            <w:proofErr w:type="spellEnd"/>
          </w:p>
          <w:p w14:paraId="5DE987FC"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i/>
                <w:color w:val="000000" w:themeColor="text1"/>
                <w:sz w:val="18"/>
                <w:szCs w:val="18"/>
              </w:rPr>
              <w:t>p-value</w:t>
            </w:r>
          </w:p>
        </w:tc>
        <w:tc>
          <w:tcPr>
            <w:tcW w:w="850" w:type="dxa"/>
            <w:tcBorders>
              <w:top w:val="single" w:sz="4" w:space="0" w:color="auto"/>
              <w:bottom w:val="single" w:sz="4" w:space="0" w:color="auto"/>
            </w:tcBorders>
          </w:tcPr>
          <w:p w14:paraId="6312A610"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n studies</w:t>
            </w:r>
          </w:p>
        </w:tc>
        <w:tc>
          <w:tcPr>
            <w:tcW w:w="1134" w:type="dxa"/>
            <w:tcBorders>
              <w:top w:val="single" w:sz="4" w:space="0" w:color="auto"/>
              <w:bottom w:val="single" w:sz="4" w:space="0" w:color="auto"/>
            </w:tcBorders>
          </w:tcPr>
          <w:p w14:paraId="5D7993A5"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 xml:space="preserve">n </w:t>
            </w:r>
          </w:p>
          <w:p w14:paraId="1C2206FF"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species</w:t>
            </w:r>
          </w:p>
        </w:tc>
        <w:tc>
          <w:tcPr>
            <w:tcW w:w="851" w:type="dxa"/>
            <w:tcBorders>
              <w:top w:val="single" w:sz="4" w:space="0" w:color="auto"/>
              <w:bottom w:val="single" w:sz="4" w:space="0" w:color="auto"/>
            </w:tcBorders>
          </w:tcPr>
          <w:p w14:paraId="6073273F"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n effect sizes</w:t>
            </w:r>
          </w:p>
        </w:tc>
      </w:tr>
      <w:tr w:rsidR="009435E0" w:rsidRPr="007E3B63" w14:paraId="5C1B7226" w14:textId="77777777" w:rsidTr="009435E0">
        <w:trPr>
          <w:trHeight w:val="126"/>
        </w:trPr>
        <w:tc>
          <w:tcPr>
            <w:tcW w:w="7650" w:type="dxa"/>
            <w:gridSpan w:val="7"/>
            <w:tcBorders>
              <w:top w:val="single" w:sz="4" w:space="0" w:color="auto"/>
            </w:tcBorders>
          </w:tcPr>
          <w:p w14:paraId="1B32728F"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b/>
                <w:i/>
                <w:color w:val="000000" w:themeColor="text1"/>
                <w:sz w:val="18"/>
                <w:szCs w:val="18"/>
              </w:rPr>
              <w:t>Mammals</w:t>
            </w:r>
          </w:p>
        </w:tc>
        <w:tc>
          <w:tcPr>
            <w:tcW w:w="850" w:type="dxa"/>
            <w:tcBorders>
              <w:top w:val="single" w:sz="4" w:space="0" w:color="auto"/>
            </w:tcBorders>
          </w:tcPr>
          <w:p w14:paraId="7961A51F" w14:textId="77777777" w:rsidR="009435E0" w:rsidRPr="007E3B63" w:rsidRDefault="009435E0" w:rsidP="009435E0">
            <w:pPr>
              <w:spacing w:line="276" w:lineRule="auto"/>
              <w:rPr>
                <w:rFonts w:ascii="Garamond" w:hAnsi="Garamond"/>
                <w:i/>
                <w:color w:val="000000" w:themeColor="text1"/>
                <w:sz w:val="18"/>
                <w:szCs w:val="18"/>
              </w:rPr>
            </w:pPr>
          </w:p>
        </w:tc>
        <w:tc>
          <w:tcPr>
            <w:tcW w:w="1134" w:type="dxa"/>
            <w:tcBorders>
              <w:top w:val="single" w:sz="4" w:space="0" w:color="auto"/>
            </w:tcBorders>
          </w:tcPr>
          <w:p w14:paraId="320899E9" w14:textId="77777777" w:rsidR="009435E0" w:rsidRPr="007E3B63" w:rsidRDefault="009435E0" w:rsidP="009435E0">
            <w:pPr>
              <w:spacing w:line="276" w:lineRule="auto"/>
              <w:rPr>
                <w:rFonts w:ascii="Garamond" w:hAnsi="Garamond"/>
                <w:i/>
                <w:color w:val="000000" w:themeColor="text1"/>
                <w:sz w:val="18"/>
                <w:szCs w:val="18"/>
              </w:rPr>
            </w:pPr>
          </w:p>
        </w:tc>
        <w:tc>
          <w:tcPr>
            <w:tcW w:w="851" w:type="dxa"/>
            <w:tcBorders>
              <w:top w:val="single" w:sz="4" w:space="0" w:color="auto"/>
            </w:tcBorders>
          </w:tcPr>
          <w:p w14:paraId="0F055F08" w14:textId="77777777" w:rsidR="009435E0" w:rsidRPr="007E3B63" w:rsidRDefault="009435E0" w:rsidP="009435E0">
            <w:pPr>
              <w:spacing w:line="276" w:lineRule="auto"/>
              <w:rPr>
                <w:rFonts w:ascii="Garamond" w:hAnsi="Garamond"/>
                <w:i/>
                <w:color w:val="000000" w:themeColor="text1"/>
                <w:sz w:val="18"/>
                <w:szCs w:val="18"/>
              </w:rPr>
            </w:pPr>
          </w:p>
        </w:tc>
      </w:tr>
      <w:tr w:rsidR="009435E0" w:rsidRPr="007E3B63" w14:paraId="37B6DAEA" w14:textId="77777777" w:rsidTr="009435E0">
        <w:trPr>
          <w:trHeight w:val="126"/>
        </w:trPr>
        <w:tc>
          <w:tcPr>
            <w:tcW w:w="1759" w:type="dxa"/>
          </w:tcPr>
          <w:p w14:paraId="23F6F725" w14:textId="77777777" w:rsidR="009435E0" w:rsidRPr="00BB3C50" w:rsidRDefault="009435E0" w:rsidP="009435E0">
            <w:pPr>
              <w:spacing w:line="276" w:lineRule="auto"/>
              <w:rPr>
                <w:rFonts w:ascii="Garamond" w:hAnsi="Garamond"/>
                <w:bCs/>
                <w:color w:val="000000" w:themeColor="text1"/>
                <w:sz w:val="18"/>
                <w:szCs w:val="18"/>
              </w:rPr>
            </w:pPr>
            <w:r w:rsidRPr="00BB3C50">
              <w:rPr>
                <w:rFonts w:ascii="Garamond" w:hAnsi="Garamond"/>
                <w:bCs/>
                <w:color w:val="000000" w:themeColor="text1"/>
                <w:sz w:val="18"/>
                <w:szCs w:val="18"/>
              </w:rPr>
              <w:t>Activity</w:t>
            </w:r>
          </w:p>
        </w:tc>
        <w:tc>
          <w:tcPr>
            <w:tcW w:w="638" w:type="dxa"/>
          </w:tcPr>
          <w:p w14:paraId="54740A07" w14:textId="586661CA" w:rsidR="009435E0" w:rsidRPr="00BB3C50" w:rsidRDefault="009435E0" w:rsidP="009435E0">
            <w:pPr>
              <w:spacing w:line="276" w:lineRule="auto"/>
              <w:jc w:val="center"/>
              <w:rPr>
                <w:rFonts w:ascii="Garamond" w:hAnsi="Garamond"/>
                <w:bCs/>
                <w:color w:val="000000" w:themeColor="text1"/>
                <w:sz w:val="18"/>
                <w:szCs w:val="18"/>
              </w:rPr>
            </w:pPr>
            <w:r w:rsidRPr="00BB3C50">
              <w:rPr>
                <w:rFonts w:ascii="Garamond" w:hAnsi="Garamond"/>
                <w:bCs/>
                <w:color w:val="000000" w:themeColor="text1"/>
                <w:sz w:val="18"/>
                <w:szCs w:val="18"/>
              </w:rPr>
              <w:t>0.</w:t>
            </w:r>
            <w:r w:rsidR="00BB3C50">
              <w:rPr>
                <w:rFonts w:ascii="Garamond" w:hAnsi="Garamond"/>
                <w:bCs/>
                <w:color w:val="000000" w:themeColor="text1"/>
                <w:sz w:val="18"/>
                <w:szCs w:val="18"/>
              </w:rPr>
              <w:t>44</w:t>
            </w:r>
          </w:p>
        </w:tc>
        <w:tc>
          <w:tcPr>
            <w:tcW w:w="1110" w:type="dxa"/>
          </w:tcPr>
          <w:p w14:paraId="02B1823E" w14:textId="119D4C09" w:rsidR="009435E0" w:rsidRPr="00BB3C50" w:rsidRDefault="009435E0" w:rsidP="009435E0">
            <w:pPr>
              <w:spacing w:line="276" w:lineRule="auto"/>
              <w:jc w:val="center"/>
              <w:rPr>
                <w:rFonts w:ascii="Garamond" w:hAnsi="Garamond"/>
                <w:bCs/>
                <w:color w:val="000000" w:themeColor="text1"/>
                <w:sz w:val="18"/>
                <w:szCs w:val="18"/>
              </w:rPr>
            </w:pPr>
            <w:r w:rsidRPr="00BB3C50">
              <w:rPr>
                <w:rFonts w:ascii="Garamond" w:hAnsi="Garamond"/>
                <w:bCs/>
                <w:color w:val="000000" w:themeColor="text1"/>
                <w:sz w:val="18"/>
                <w:szCs w:val="18"/>
              </w:rPr>
              <w:t>-</w:t>
            </w:r>
            <w:r w:rsidR="00BB3C50">
              <w:rPr>
                <w:rFonts w:ascii="Garamond" w:hAnsi="Garamond"/>
                <w:bCs/>
                <w:color w:val="000000" w:themeColor="text1"/>
                <w:sz w:val="18"/>
                <w:szCs w:val="18"/>
              </w:rPr>
              <w:t>1.74</w:t>
            </w:r>
            <w:r w:rsidRPr="00BB3C50">
              <w:rPr>
                <w:rFonts w:ascii="Garamond" w:hAnsi="Garamond"/>
                <w:bCs/>
                <w:color w:val="000000" w:themeColor="text1"/>
                <w:sz w:val="18"/>
                <w:szCs w:val="18"/>
              </w:rPr>
              <w:t xml:space="preserve">, </w:t>
            </w:r>
            <w:r w:rsidR="00BB3C50">
              <w:rPr>
                <w:rFonts w:ascii="Garamond" w:hAnsi="Garamond"/>
                <w:bCs/>
                <w:color w:val="000000" w:themeColor="text1"/>
                <w:sz w:val="18"/>
                <w:szCs w:val="18"/>
              </w:rPr>
              <w:t>2.62</w:t>
            </w:r>
          </w:p>
        </w:tc>
        <w:tc>
          <w:tcPr>
            <w:tcW w:w="883" w:type="dxa"/>
          </w:tcPr>
          <w:p w14:paraId="6EDE33E0" w14:textId="3266F269" w:rsidR="009435E0" w:rsidRPr="00BB3C50" w:rsidRDefault="009435E0" w:rsidP="009435E0">
            <w:pPr>
              <w:spacing w:line="276" w:lineRule="auto"/>
              <w:jc w:val="center"/>
              <w:rPr>
                <w:rFonts w:ascii="Garamond" w:hAnsi="Garamond"/>
                <w:bCs/>
                <w:color w:val="000000" w:themeColor="text1"/>
                <w:sz w:val="18"/>
                <w:szCs w:val="18"/>
              </w:rPr>
            </w:pPr>
            <w:r w:rsidRPr="00BB3C50">
              <w:rPr>
                <w:rFonts w:ascii="Garamond" w:hAnsi="Garamond"/>
                <w:bCs/>
                <w:color w:val="000000" w:themeColor="text1"/>
                <w:sz w:val="18"/>
                <w:szCs w:val="18"/>
              </w:rPr>
              <w:t>0.</w:t>
            </w:r>
            <w:r w:rsidR="00BB3C50">
              <w:rPr>
                <w:rFonts w:ascii="Garamond" w:hAnsi="Garamond"/>
                <w:bCs/>
                <w:color w:val="000000" w:themeColor="text1"/>
                <w:sz w:val="18"/>
                <w:szCs w:val="18"/>
              </w:rPr>
              <w:t>69</w:t>
            </w:r>
          </w:p>
        </w:tc>
        <w:tc>
          <w:tcPr>
            <w:tcW w:w="992" w:type="dxa"/>
          </w:tcPr>
          <w:p w14:paraId="5D7910C9" w14:textId="6399990D"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w:t>
            </w:r>
            <w:r w:rsidR="00BB3C50">
              <w:rPr>
                <w:rFonts w:ascii="Garamond" w:hAnsi="Garamond"/>
                <w:color w:val="000000" w:themeColor="text1"/>
                <w:sz w:val="18"/>
                <w:szCs w:val="18"/>
              </w:rPr>
              <w:t>5</w:t>
            </w:r>
          </w:p>
        </w:tc>
        <w:tc>
          <w:tcPr>
            <w:tcW w:w="1276" w:type="dxa"/>
          </w:tcPr>
          <w:p w14:paraId="0885DBE5" w14:textId="2432E0F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15</w:t>
            </w:r>
            <w:r w:rsidRPr="007E3B63">
              <w:rPr>
                <w:rFonts w:ascii="Garamond" w:hAnsi="Garamond"/>
                <w:color w:val="000000" w:themeColor="text1"/>
                <w:sz w:val="18"/>
                <w:szCs w:val="18"/>
              </w:rPr>
              <w:t>, 0.</w:t>
            </w:r>
            <w:r w:rsidR="00BB3C50">
              <w:rPr>
                <w:rFonts w:ascii="Garamond" w:hAnsi="Garamond"/>
                <w:color w:val="000000" w:themeColor="text1"/>
                <w:sz w:val="18"/>
                <w:szCs w:val="18"/>
              </w:rPr>
              <w:t>25</w:t>
            </w:r>
          </w:p>
        </w:tc>
        <w:tc>
          <w:tcPr>
            <w:tcW w:w="992" w:type="dxa"/>
          </w:tcPr>
          <w:p w14:paraId="125190C0" w14:textId="7C7171F4"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0.6</w:t>
            </w:r>
            <w:r w:rsidR="00BB3C50">
              <w:rPr>
                <w:rFonts w:ascii="Garamond" w:hAnsi="Garamond"/>
                <w:color w:val="000000" w:themeColor="text1"/>
                <w:sz w:val="18"/>
                <w:szCs w:val="18"/>
              </w:rPr>
              <w:t>0</w:t>
            </w:r>
          </w:p>
        </w:tc>
        <w:tc>
          <w:tcPr>
            <w:tcW w:w="850" w:type="dxa"/>
          </w:tcPr>
          <w:p w14:paraId="5E2ABDD6"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14</w:t>
            </w:r>
          </w:p>
        </w:tc>
        <w:tc>
          <w:tcPr>
            <w:tcW w:w="1134" w:type="dxa"/>
          </w:tcPr>
          <w:p w14:paraId="28C19B6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12</w:t>
            </w:r>
          </w:p>
        </w:tc>
        <w:tc>
          <w:tcPr>
            <w:tcW w:w="851" w:type="dxa"/>
          </w:tcPr>
          <w:p w14:paraId="26737E0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84</w:t>
            </w:r>
          </w:p>
        </w:tc>
      </w:tr>
      <w:tr w:rsidR="00BB3C50" w:rsidRPr="007E3B63" w14:paraId="7BFCAB2D" w14:textId="77777777" w:rsidTr="009435E0">
        <w:trPr>
          <w:trHeight w:val="115"/>
        </w:trPr>
        <w:tc>
          <w:tcPr>
            <w:tcW w:w="1759" w:type="dxa"/>
          </w:tcPr>
          <w:p w14:paraId="3CE7F264" w14:textId="52C3A8A4" w:rsidR="00BB3C50" w:rsidRPr="00BB3C50" w:rsidRDefault="00BB3C50" w:rsidP="009435E0">
            <w:pPr>
              <w:spacing w:line="276" w:lineRule="auto"/>
              <w:rPr>
                <w:rFonts w:ascii="Garamond" w:hAnsi="Garamond"/>
                <w:b/>
                <w:bCs/>
                <w:color w:val="000000" w:themeColor="text1"/>
                <w:sz w:val="18"/>
                <w:szCs w:val="18"/>
              </w:rPr>
            </w:pPr>
            <w:r>
              <w:rPr>
                <w:rFonts w:ascii="Garamond" w:hAnsi="Garamond"/>
                <w:b/>
                <w:bCs/>
                <w:color w:val="000000" w:themeColor="text1"/>
                <w:sz w:val="18"/>
                <w:szCs w:val="18"/>
              </w:rPr>
              <w:t xml:space="preserve">  </w:t>
            </w:r>
            <w:r w:rsidRPr="00BB3C50">
              <w:rPr>
                <w:rFonts w:ascii="Garamond" w:hAnsi="Garamond"/>
                <w:b/>
                <w:bCs/>
                <w:color w:val="000000" w:themeColor="text1"/>
                <w:sz w:val="18"/>
                <w:szCs w:val="18"/>
              </w:rPr>
              <w:t>SSD</w:t>
            </w:r>
          </w:p>
        </w:tc>
        <w:tc>
          <w:tcPr>
            <w:tcW w:w="638" w:type="dxa"/>
          </w:tcPr>
          <w:p w14:paraId="294AC1AB" w14:textId="2C4F3086" w:rsidR="00BB3C50" w:rsidRPr="00BB3C50" w:rsidRDefault="00BB3C50" w:rsidP="009435E0">
            <w:pPr>
              <w:spacing w:line="276" w:lineRule="auto"/>
              <w:jc w:val="center"/>
              <w:rPr>
                <w:rFonts w:ascii="Garamond" w:hAnsi="Garamond"/>
                <w:b/>
                <w:bCs/>
                <w:color w:val="000000" w:themeColor="text1"/>
                <w:sz w:val="18"/>
                <w:szCs w:val="18"/>
              </w:rPr>
            </w:pPr>
            <w:r w:rsidRPr="00BB3C50">
              <w:rPr>
                <w:rFonts w:ascii="Garamond" w:hAnsi="Garamond"/>
                <w:b/>
                <w:bCs/>
                <w:color w:val="000000" w:themeColor="text1"/>
                <w:sz w:val="18"/>
                <w:szCs w:val="18"/>
              </w:rPr>
              <w:t>-2.16</w:t>
            </w:r>
          </w:p>
        </w:tc>
        <w:tc>
          <w:tcPr>
            <w:tcW w:w="1110" w:type="dxa"/>
          </w:tcPr>
          <w:p w14:paraId="33F480B5" w14:textId="167BAFC1" w:rsidR="00BB3C50" w:rsidRPr="00BB3C50" w:rsidRDefault="00BB3C50" w:rsidP="009435E0">
            <w:pPr>
              <w:spacing w:line="276" w:lineRule="auto"/>
              <w:jc w:val="center"/>
              <w:rPr>
                <w:rFonts w:ascii="Garamond" w:hAnsi="Garamond"/>
                <w:b/>
                <w:bCs/>
                <w:color w:val="000000" w:themeColor="text1"/>
                <w:sz w:val="18"/>
                <w:szCs w:val="18"/>
              </w:rPr>
            </w:pPr>
            <w:r w:rsidRPr="00BB3C50">
              <w:rPr>
                <w:rFonts w:ascii="Garamond" w:hAnsi="Garamond"/>
                <w:b/>
                <w:bCs/>
                <w:color w:val="000000" w:themeColor="text1"/>
                <w:sz w:val="18"/>
                <w:szCs w:val="18"/>
              </w:rPr>
              <w:t>-3.99, -0.32</w:t>
            </w:r>
          </w:p>
        </w:tc>
        <w:tc>
          <w:tcPr>
            <w:tcW w:w="883" w:type="dxa"/>
          </w:tcPr>
          <w:p w14:paraId="45FA7373" w14:textId="2CAF9364" w:rsidR="00BB3C50" w:rsidRPr="00BB3C50" w:rsidRDefault="00BB3C50" w:rsidP="009435E0">
            <w:pPr>
              <w:spacing w:line="276" w:lineRule="auto"/>
              <w:jc w:val="center"/>
              <w:rPr>
                <w:rFonts w:ascii="Garamond" w:hAnsi="Garamond"/>
                <w:b/>
                <w:bCs/>
                <w:color w:val="000000" w:themeColor="text1"/>
                <w:sz w:val="18"/>
                <w:szCs w:val="18"/>
              </w:rPr>
            </w:pPr>
            <w:r w:rsidRPr="00BB3C50">
              <w:rPr>
                <w:rFonts w:ascii="Garamond" w:hAnsi="Garamond"/>
                <w:b/>
                <w:bCs/>
                <w:color w:val="000000" w:themeColor="text1"/>
                <w:sz w:val="18"/>
                <w:szCs w:val="18"/>
              </w:rPr>
              <w:t>0.02</w:t>
            </w:r>
          </w:p>
        </w:tc>
        <w:tc>
          <w:tcPr>
            <w:tcW w:w="992" w:type="dxa"/>
          </w:tcPr>
          <w:p w14:paraId="342BD87F" w14:textId="4232502F"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0.13</w:t>
            </w:r>
          </w:p>
        </w:tc>
        <w:tc>
          <w:tcPr>
            <w:tcW w:w="1276" w:type="dxa"/>
          </w:tcPr>
          <w:p w14:paraId="111D5230" w14:textId="7425881E"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-0.56, 0.81</w:t>
            </w:r>
          </w:p>
        </w:tc>
        <w:tc>
          <w:tcPr>
            <w:tcW w:w="992" w:type="dxa"/>
          </w:tcPr>
          <w:p w14:paraId="2CE6AAF2" w14:textId="672631B2"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0.72</w:t>
            </w:r>
          </w:p>
        </w:tc>
        <w:tc>
          <w:tcPr>
            <w:tcW w:w="850" w:type="dxa"/>
          </w:tcPr>
          <w:p w14:paraId="2838BF89" w14:textId="77777777" w:rsidR="00BB3C50" w:rsidRPr="007E3B63" w:rsidRDefault="00BB3C50" w:rsidP="009435E0">
            <w:pPr>
              <w:spacing w:line="276" w:lineRule="auto"/>
              <w:jc w:val="center"/>
              <w:rPr>
                <w:rFonts w:ascii="Garamond" w:hAnsi="Garamond"/>
                <w:color w:val="000000" w:themeColor="text1"/>
                <w:sz w:val="18"/>
                <w:szCs w:val="18"/>
              </w:rPr>
            </w:pPr>
          </w:p>
        </w:tc>
        <w:tc>
          <w:tcPr>
            <w:tcW w:w="1134" w:type="dxa"/>
          </w:tcPr>
          <w:p w14:paraId="2418B866" w14:textId="77777777" w:rsidR="00BB3C50" w:rsidRPr="007E3B63" w:rsidRDefault="00BB3C50" w:rsidP="009435E0">
            <w:pPr>
              <w:spacing w:line="276" w:lineRule="auto"/>
              <w:jc w:val="center"/>
              <w:rPr>
                <w:rFonts w:ascii="Garamond" w:hAnsi="Garamond"/>
                <w:color w:val="000000" w:themeColor="text1"/>
                <w:sz w:val="18"/>
                <w:szCs w:val="18"/>
              </w:rPr>
            </w:pPr>
          </w:p>
        </w:tc>
        <w:tc>
          <w:tcPr>
            <w:tcW w:w="851" w:type="dxa"/>
          </w:tcPr>
          <w:p w14:paraId="6366DB6C" w14:textId="77777777" w:rsidR="00BB3C50" w:rsidRPr="007E3B63" w:rsidRDefault="00BB3C50" w:rsidP="009435E0">
            <w:pPr>
              <w:spacing w:line="276" w:lineRule="auto"/>
              <w:jc w:val="center"/>
              <w:rPr>
                <w:rFonts w:ascii="Garamond" w:hAnsi="Garamond"/>
                <w:color w:val="000000" w:themeColor="text1"/>
                <w:sz w:val="18"/>
                <w:szCs w:val="18"/>
              </w:rPr>
            </w:pPr>
          </w:p>
        </w:tc>
      </w:tr>
      <w:tr w:rsidR="009435E0" w:rsidRPr="007E3B63" w14:paraId="5A4DDE0E" w14:textId="77777777" w:rsidTr="009435E0">
        <w:trPr>
          <w:trHeight w:val="115"/>
        </w:trPr>
        <w:tc>
          <w:tcPr>
            <w:tcW w:w="1759" w:type="dxa"/>
          </w:tcPr>
          <w:p w14:paraId="7CF90CF5"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Aggression</w:t>
            </w:r>
          </w:p>
        </w:tc>
        <w:tc>
          <w:tcPr>
            <w:tcW w:w="638" w:type="dxa"/>
          </w:tcPr>
          <w:p w14:paraId="79731DEB" w14:textId="158D6FBC" w:rsidR="009435E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-0.09</w:t>
            </w:r>
          </w:p>
        </w:tc>
        <w:tc>
          <w:tcPr>
            <w:tcW w:w="1110" w:type="dxa"/>
          </w:tcPr>
          <w:p w14:paraId="504FB795" w14:textId="093C6114"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w:t>
            </w:r>
            <w:r w:rsidR="00BB3C50">
              <w:rPr>
                <w:rFonts w:ascii="Garamond" w:hAnsi="Garamond"/>
                <w:color w:val="000000" w:themeColor="text1"/>
                <w:sz w:val="18"/>
                <w:szCs w:val="18"/>
              </w:rPr>
              <w:t>1.29</w:t>
            </w:r>
            <w:r w:rsidRPr="007E3B63">
              <w:rPr>
                <w:rFonts w:ascii="Garamond" w:hAnsi="Garamond"/>
                <w:color w:val="000000" w:themeColor="text1"/>
                <w:sz w:val="18"/>
                <w:szCs w:val="18"/>
              </w:rPr>
              <w:t xml:space="preserve">, </w:t>
            </w:r>
            <w:r w:rsidR="00BB3C50">
              <w:rPr>
                <w:rFonts w:ascii="Garamond" w:hAnsi="Garamond"/>
                <w:color w:val="000000" w:themeColor="text1"/>
                <w:sz w:val="18"/>
                <w:szCs w:val="18"/>
              </w:rPr>
              <w:t>1.10</w:t>
            </w:r>
          </w:p>
        </w:tc>
        <w:tc>
          <w:tcPr>
            <w:tcW w:w="883" w:type="dxa"/>
          </w:tcPr>
          <w:p w14:paraId="1D42A8AC" w14:textId="76558F30" w:rsidR="009435E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0.88</w:t>
            </w:r>
          </w:p>
        </w:tc>
        <w:tc>
          <w:tcPr>
            <w:tcW w:w="992" w:type="dxa"/>
          </w:tcPr>
          <w:p w14:paraId="214D8449" w14:textId="2D5F668C"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09</w:t>
            </w:r>
          </w:p>
        </w:tc>
        <w:tc>
          <w:tcPr>
            <w:tcW w:w="1276" w:type="dxa"/>
          </w:tcPr>
          <w:p w14:paraId="35D8A808" w14:textId="5B56E739"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w:t>
            </w:r>
            <w:r w:rsidR="00BB3C50">
              <w:rPr>
                <w:rFonts w:ascii="Garamond" w:hAnsi="Garamond"/>
                <w:color w:val="000000" w:themeColor="text1"/>
                <w:sz w:val="18"/>
                <w:szCs w:val="18"/>
              </w:rPr>
              <w:t>0.21, 0.39</w:t>
            </w:r>
          </w:p>
        </w:tc>
        <w:tc>
          <w:tcPr>
            <w:tcW w:w="992" w:type="dxa"/>
          </w:tcPr>
          <w:p w14:paraId="53B307A2" w14:textId="3751B4C4"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56</w:t>
            </w:r>
          </w:p>
        </w:tc>
        <w:tc>
          <w:tcPr>
            <w:tcW w:w="850" w:type="dxa"/>
          </w:tcPr>
          <w:p w14:paraId="1638ABB2"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15</w:t>
            </w:r>
          </w:p>
        </w:tc>
        <w:tc>
          <w:tcPr>
            <w:tcW w:w="1134" w:type="dxa"/>
          </w:tcPr>
          <w:p w14:paraId="171F76FA"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13</w:t>
            </w:r>
          </w:p>
        </w:tc>
        <w:tc>
          <w:tcPr>
            <w:tcW w:w="851" w:type="dxa"/>
          </w:tcPr>
          <w:p w14:paraId="2D2407D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85</w:t>
            </w:r>
          </w:p>
        </w:tc>
      </w:tr>
      <w:tr w:rsidR="00BB3C50" w:rsidRPr="007E3B63" w14:paraId="636F4BC0" w14:textId="77777777" w:rsidTr="009435E0">
        <w:trPr>
          <w:trHeight w:val="126"/>
        </w:trPr>
        <w:tc>
          <w:tcPr>
            <w:tcW w:w="1759" w:type="dxa"/>
          </w:tcPr>
          <w:p w14:paraId="0A53993A" w14:textId="487990D6" w:rsidR="00BB3C50" w:rsidRPr="000C2EC7" w:rsidRDefault="00BB3C50" w:rsidP="009435E0">
            <w:pPr>
              <w:spacing w:line="276" w:lineRule="auto"/>
              <w:rPr>
                <w:rFonts w:ascii="Garamond" w:hAnsi="Garamond"/>
                <w:b/>
                <w:bCs/>
                <w:color w:val="000000" w:themeColor="text1"/>
                <w:sz w:val="18"/>
                <w:szCs w:val="18"/>
              </w:rPr>
            </w:pPr>
            <w:r w:rsidRPr="000C2EC7">
              <w:rPr>
                <w:rFonts w:ascii="Garamond" w:hAnsi="Garamond"/>
                <w:b/>
                <w:bCs/>
                <w:color w:val="000000" w:themeColor="text1"/>
                <w:sz w:val="18"/>
                <w:szCs w:val="18"/>
              </w:rPr>
              <w:t xml:space="preserve">  SSD</w:t>
            </w:r>
          </w:p>
        </w:tc>
        <w:tc>
          <w:tcPr>
            <w:tcW w:w="638" w:type="dxa"/>
          </w:tcPr>
          <w:p w14:paraId="4429FBA5" w14:textId="61AAE944" w:rsidR="00BB3C50" w:rsidRPr="000C2EC7" w:rsidRDefault="00BB3C50" w:rsidP="009435E0">
            <w:pPr>
              <w:spacing w:line="276" w:lineRule="auto"/>
              <w:jc w:val="center"/>
              <w:rPr>
                <w:rFonts w:ascii="Garamond" w:hAnsi="Garamond"/>
                <w:b/>
                <w:bCs/>
                <w:color w:val="000000" w:themeColor="text1"/>
                <w:sz w:val="18"/>
                <w:szCs w:val="18"/>
              </w:rPr>
            </w:pPr>
            <w:r w:rsidRPr="000C2EC7">
              <w:rPr>
                <w:rFonts w:ascii="Garamond" w:hAnsi="Garamond"/>
                <w:b/>
                <w:bCs/>
                <w:color w:val="000000" w:themeColor="text1"/>
                <w:sz w:val="18"/>
                <w:szCs w:val="18"/>
              </w:rPr>
              <w:t>1.36</w:t>
            </w:r>
          </w:p>
        </w:tc>
        <w:tc>
          <w:tcPr>
            <w:tcW w:w="1110" w:type="dxa"/>
          </w:tcPr>
          <w:p w14:paraId="19A7BDEA" w14:textId="1BF8AF4D" w:rsidR="00BB3C50" w:rsidRPr="000C2EC7" w:rsidRDefault="00BB3C50" w:rsidP="009435E0">
            <w:pPr>
              <w:spacing w:line="276" w:lineRule="auto"/>
              <w:jc w:val="center"/>
              <w:rPr>
                <w:rFonts w:ascii="Garamond" w:hAnsi="Garamond"/>
                <w:b/>
                <w:bCs/>
                <w:color w:val="000000" w:themeColor="text1"/>
                <w:sz w:val="18"/>
                <w:szCs w:val="18"/>
              </w:rPr>
            </w:pPr>
            <w:r w:rsidRPr="000C2EC7">
              <w:rPr>
                <w:rFonts w:ascii="Garamond" w:hAnsi="Garamond"/>
                <w:b/>
                <w:bCs/>
                <w:color w:val="000000" w:themeColor="text1"/>
                <w:sz w:val="18"/>
                <w:szCs w:val="18"/>
              </w:rPr>
              <w:t>-0.01, 2.73</w:t>
            </w:r>
          </w:p>
        </w:tc>
        <w:tc>
          <w:tcPr>
            <w:tcW w:w="883" w:type="dxa"/>
          </w:tcPr>
          <w:p w14:paraId="532D6CBC" w14:textId="6EC9FA28" w:rsidR="00BB3C50" w:rsidRPr="000C2EC7" w:rsidRDefault="00BB3C50" w:rsidP="009435E0">
            <w:pPr>
              <w:spacing w:line="276" w:lineRule="auto"/>
              <w:jc w:val="center"/>
              <w:rPr>
                <w:rFonts w:ascii="Garamond" w:hAnsi="Garamond"/>
                <w:b/>
                <w:bCs/>
                <w:color w:val="000000" w:themeColor="text1"/>
                <w:sz w:val="18"/>
                <w:szCs w:val="18"/>
              </w:rPr>
            </w:pPr>
            <w:r w:rsidRPr="000C2EC7">
              <w:rPr>
                <w:rFonts w:ascii="Garamond" w:hAnsi="Garamond"/>
                <w:b/>
                <w:bCs/>
                <w:color w:val="000000" w:themeColor="text1"/>
                <w:sz w:val="18"/>
                <w:szCs w:val="18"/>
              </w:rPr>
              <w:t>0.05</w:t>
            </w:r>
          </w:p>
        </w:tc>
        <w:tc>
          <w:tcPr>
            <w:tcW w:w="992" w:type="dxa"/>
          </w:tcPr>
          <w:p w14:paraId="10B14104" w14:textId="6F84D5B7"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-0.05</w:t>
            </w:r>
          </w:p>
        </w:tc>
        <w:tc>
          <w:tcPr>
            <w:tcW w:w="1276" w:type="dxa"/>
          </w:tcPr>
          <w:p w14:paraId="7B17EC53" w14:textId="73C68FC6"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-1.43, 1.33</w:t>
            </w:r>
          </w:p>
        </w:tc>
        <w:tc>
          <w:tcPr>
            <w:tcW w:w="992" w:type="dxa"/>
          </w:tcPr>
          <w:p w14:paraId="5FD21CFE" w14:textId="53BB30DC"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0.94</w:t>
            </w:r>
          </w:p>
        </w:tc>
        <w:tc>
          <w:tcPr>
            <w:tcW w:w="850" w:type="dxa"/>
          </w:tcPr>
          <w:p w14:paraId="1AAF2B65" w14:textId="77777777" w:rsidR="00BB3C50" w:rsidRPr="007E3B63" w:rsidRDefault="00BB3C50" w:rsidP="009435E0">
            <w:pPr>
              <w:spacing w:line="276" w:lineRule="auto"/>
              <w:jc w:val="center"/>
              <w:rPr>
                <w:rFonts w:ascii="Garamond" w:hAnsi="Garamond"/>
                <w:color w:val="000000" w:themeColor="text1"/>
                <w:sz w:val="18"/>
                <w:szCs w:val="18"/>
              </w:rPr>
            </w:pPr>
          </w:p>
        </w:tc>
        <w:tc>
          <w:tcPr>
            <w:tcW w:w="1134" w:type="dxa"/>
          </w:tcPr>
          <w:p w14:paraId="4D20837A" w14:textId="77777777" w:rsidR="00BB3C50" w:rsidRPr="007E3B63" w:rsidRDefault="00BB3C50" w:rsidP="009435E0">
            <w:pPr>
              <w:spacing w:line="276" w:lineRule="auto"/>
              <w:jc w:val="center"/>
              <w:rPr>
                <w:rFonts w:ascii="Garamond" w:hAnsi="Garamond"/>
                <w:color w:val="000000" w:themeColor="text1"/>
                <w:sz w:val="18"/>
                <w:szCs w:val="18"/>
              </w:rPr>
            </w:pPr>
          </w:p>
        </w:tc>
        <w:tc>
          <w:tcPr>
            <w:tcW w:w="851" w:type="dxa"/>
          </w:tcPr>
          <w:p w14:paraId="7360CB97" w14:textId="77777777" w:rsidR="00BB3C50" w:rsidRPr="007E3B63" w:rsidRDefault="00BB3C50" w:rsidP="009435E0">
            <w:pPr>
              <w:spacing w:line="276" w:lineRule="auto"/>
              <w:jc w:val="center"/>
              <w:rPr>
                <w:rFonts w:ascii="Garamond" w:hAnsi="Garamond"/>
                <w:color w:val="000000" w:themeColor="text1"/>
                <w:sz w:val="18"/>
                <w:szCs w:val="18"/>
              </w:rPr>
            </w:pPr>
          </w:p>
        </w:tc>
      </w:tr>
      <w:tr w:rsidR="009435E0" w:rsidRPr="007E3B63" w14:paraId="6EA56CA0" w14:textId="77777777" w:rsidTr="009435E0">
        <w:trPr>
          <w:trHeight w:val="126"/>
        </w:trPr>
        <w:tc>
          <w:tcPr>
            <w:tcW w:w="1759" w:type="dxa"/>
          </w:tcPr>
          <w:p w14:paraId="784CB133"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Boldness</w:t>
            </w:r>
          </w:p>
        </w:tc>
        <w:tc>
          <w:tcPr>
            <w:tcW w:w="638" w:type="dxa"/>
          </w:tcPr>
          <w:p w14:paraId="3136E3DF" w14:textId="70A11463"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09</w:t>
            </w:r>
          </w:p>
        </w:tc>
        <w:tc>
          <w:tcPr>
            <w:tcW w:w="1110" w:type="dxa"/>
          </w:tcPr>
          <w:p w14:paraId="21D09CAF" w14:textId="4616555D"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w:t>
            </w:r>
            <w:r w:rsidR="00BB3C50">
              <w:rPr>
                <w:rFonts w:ascii="Garamond" w:hAnsi="Garamond"/>
                <w:color w:val="000000" w:themeColor="text1"/>
                <w:sz w:val="18"/>
                <w:szCs w:val="18"/>
              </w:rPr>
              <w:t>9</w:t>
            </w:r>
            <w:r w:rsidRPr="007E3B63">
              <w:rPr>
                <w:rFonts w:ascii="Garamond" w:hAnsi="Garamond"/>
                <w:color w:val="000000" w:themeColor="text1"/>
                <w:sz w:val="18"/>
                <w:szCs w:val="18"/>
              </w:rPr>
              <w:t>, 0.</w:t>
            </w:r>
            <w:r w:rsidR="00BB3C50">
              <w:rPr>
                <w:rFonts w:ascii="Garamond" w:hAnsi="Garamond"/>
                <w:color w:val="000000" w:themeColor="text1"/>
                <w:sz w:val="18"/>
                <w:szCs w:val="18"/>
              </w:rPr>
              <w:t>27</w:t>
            </w:r>
          </w:p>
        </w:tc>
        <w:tc>
          <w:tcPr>
            <w:tcW w:w="883" w:type="dxa"/>
          </w:tcPr>
          <w:p w14:paraId="5B17A1AA" w14:textId="1F3476A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34</w:t>
            </w:r>
          </w:p>
        </w:tc>
        <w:tc>
          <w:tcPr>
            <w:tcW w:w="992" w:type="dxa"/>
          </w:tcPr>
          <w:p w14:paraId="34A1EA86" w14:textId="51D257A8"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07</w:t>
            </w:r>
          </w:p>
        </w:tc>
        <w:tc>
          <w:tcPr>
            <w:tcW w:w="1276" w:type="dxa"/>
          </w:tcPr>
          <w:p w14:paraId="42AEE282" w14:textId="60CE042C"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03</w:t>
            </w:r>
            <w:r w:rsidRPr="007E3B63">
              <w:rPr>
                <w:rFonts w:ascii="Garamond" w:hAnsi="Garamond"/>
                <w:color w:val="000000" w:themeColor="text1"/>
                <w:sz w:val="18"/>
                <w:szCs w:val="18"/>
              </w:rPr>
              <w:t>, 0.</w:t>
            </w:r>
            <w:r w:rsidR="00BB3C50">
              <w:rPr>
                <w:rFonts w:ascii="Garamond" w:hAnsi="Garamond"/>
                <w:color w:val="000000" w:themeColor="text1"/>
                <w:sz w:val="18"/>
                <w:szCs w:val="18"/>
              </w:rPr>
              <w:t>16</w:t>
            </w:r>
          </w:p>
        </w:tc>
        <w:tc>
          <w:tcPr>
            <w:tcW w:w="992" w:type="dxa"/>
          </w:tcPr>
          <w:p w14:paraId="4A34682C" w14:textId="13E98DAD"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16</w:t>
            </w:r>
          </w:p>
        </w:tc>
        <w:tc>
          <w:tcPr>
            <w:tcW w:w="850" w:type="dxa"/>
          </w:tcPr>
          <w:p w14:paraId="578D3CBF"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26</w:t>
            </w:r>
          </w:p>
        </w:tc>
        <w:tc>
          <w:tcPr>
            <w:tcW w:w="1134" w:type="dxa"/>
          </w:tcPr>
          <w:p w14:paraId="6060404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26</w:t>
            </w:r>
          </w:p>
        </w:tc>
        <w:tc>
          <w:tcPr>
            <w:tcW w:w="851" w:type="dxa"/>
          </w:tcPr>
          <w:p w14:paraId="678EDC4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163</w:t>
            </w:r>
          </w:p>
        </w:tc>
      </w:tr>
      <w:tr w:rsidR="00BB3C50" w:rsidRPr="007E3B63" w14:paraId="0326A2F5" w14:textId="77777777" w:rsidTr="009435E0">
        <w:trPr>
          <w:trHeight w:val="126"/>
        </w:trPr>
        <w:tc>
          <w:tcPr>
            <w:tcW w:w="1759" w:type="dxa"/>
          </w:tcPr>
          <w:p w14:paraId="7ECCC1D5" w14:textId="1F47A009" w:rsidR="00BB3C50" w:rsidRPr="007E3B63" w:rsidRDefault="00BB3C50" w:rsidP="009435E0">
            <w:pPr>
              <w:spacing w:line="276" w:lineRule="auto"/>
              <w:rPr>
                <w:rFonts w:ascii="Garamond" w:hAnsi="Garamond"/>
                <w:color w:val="000000" w:themeColor="text1"/>
                <w:sz w:val="18"/>
                <w:szCs w:val="18"/>
              </w:rPr>
            </w:pPr>
            <w:r>
              <w:rPr>
                <w:rFonts w:ascii="Garamond" w:hAnsi="Garamond"/>
                <w:color w:val="000000" w:themeColor="text1"/>
                <w:sz w:val="18"/>
                <w:szCs w:val="18"/>
              </w:rPr>
              <w:t xml:space="preserve">  SSD</w:t>
            </w:r>
          </w:p>
        </w:tc>
        <w:tc>
          <w:tcPr>
            <w:tcW w:w="638" w:type="dxa"/>
          </w:tcPr>
          <w:p w14:paraId="103511A7" w14:textId="0D3B5C97"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-0.16</w:t>
            </w:r>
          </w:p>
        </w:tc>
        <w:tc>
          <w:tcPr>
            <w:tcW w:w="1110" w:type="dxa"/>
          </w:tcPr>
          <w:p w14:paraId="5EF2DE27" w14:textId="1F141083"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-0.50, 0.17</w:t>
            </w:r>
          </w:p>
        </w:tc>
        <w:tc>
          <w:tcPr>
            <w:tcW w:w="883" w:type="dxa"/>
          </w:tcPr>
          <w:p w14:paraId="264157A2" w14:textId="01449EC7"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0.34</w:t>
            </w:r>
          </w:p>
        </w:tc>
        <w:tc>
          <w:tcPr>
            <w:tcW w:w="992" w:type="dxa"/>
          </w:tcPr>
          <w:p w14:paraId="33CBB70C" w14:textId="758BE441"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0.08</w:t>
            </w:r>
          </w:p>
        </w:tc>
        <w:tc>
          <w:tcPr>
            <w:tcW w:w="1276" w:type="dxa"/>
          </w:tcPr>
          <w:p w14:paraId="293A0EFE" w14:textId="2CCBBE04"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-0.09, 0.25</w:t>
            </w:r>
          </w:p>
        </w:tc>
        <w:tc>
          <w:tcPr>
            <w:tcW w:w="992" w:type="dxa"/>
          </w:tcPr>
          <w:p w14:paraId="335DF2A0" w14:textId="33E48EF9"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0.35</w:t>
            </w:r>
          </w:p>
        </w:tc>
        <w:tc>
          <w:tcPr>
            <w:tcW w:w="850" w:type="dxa"/>
          </w:tcPr>
          <w:p w14:paraId="3631C17D" w14:textId="77777777" w:rsidR="00BB3C50" w:rsidRPr="007E3B63" w:rsidRDefault="00BB3C50" w:rsidP="009435E0">
            <w:pPr>
              <w:spacing w:line="276" w:lineRule="auto"/>
              <w:jc w:val="center"/>
              <w:rPr>
                <w:rFonts w:ascii="Garamond" w:hAnsi="Garamond"/>
                <w:color w:val="000000" w:themeColor="text1"/>
                <w:sz w:val="18"/>
                <w:szCs w:val="18"/>
              </w:rPr>
            </w:pPr>
          </w:p>
        </w:tc>
        <w:tc>
          <w:tcPr>
            <w:tcW w:w="1134" w:type="dxa"/>
          </w:tcPr>
          <w:p w14:paraId="2DD89853" w14:textId="77777777" w:rsidR="00BB3C50" w:rsidRPr="007E3B63" w:rsidRDefault="00BB3C50" w:rsidP="009435E0">
            <w:pPr>
              <w:spacing w:line="276" w:lineRule="auto"/>
              <w:jc w:val="center"/>
              <w:rPr>
                <w:rFonts w:ascii="Garamond" w:hAnsi="Garamond"/>
                <w:color w:val="000000" w:themeColor="text1"/>
                <w:sz w:val="18"/>
                <w:szCs w:val="18"/>
              </w:rPr>
            </w:pPr>
          </w:p>
        </w:tc>
        <w:tc>
          <w:tcPr>
            <w:tcW w:w="851" w:type="dxa"/>
          </w:tcPr>
          <w:p w14:paraId="69587FAB" w14:textId="77777777" w:rsidR="00BB3C50" w:rsidRPr="007E3B63" w:rsidRDefault="00BB3C50" w:rsidP="009435E0">
            <w:pPr>
              <w:spacing w:line="276" w:lineRule="auto"/>
              <w:jc w:val="center"/>
              <w:rPr>
                <w:rFonts w:ascii="Garamond" w:hAnsi="Garamond"/>
                <w:color w:val="000000" w:themeColor="text1"/>
                <w:sz w:val="18"/>
                <w:szCs w:val="18"/>
              </w:rPr>
            </w:pPr>
          </w:p>
        </w:tc>
      </w:tr>
      <w:tr w:rsidR="009435E0" w:rsidRPr="007E3B63" w14:paraId="369A4B7B" w14:textId="77777777" w:rsidTr="009435E0">
        <w:trPr>
          <w:trHeight w:val="126"/>
        </w:trPr>
        <w:tc>
          <w:tcPr>
            <w:tcW w:w="1759" w:type="dxa"/>
          </w:tcPr>
          <w:p w14:paraId="5B453859"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Exploration</w:t>
            </w:r>
          </w:p>
        </w:tc>
        <w:tc>
          <w:tcPr>
            <w:tcW w:w="638" w:type="dxa"/>
          </w:tcPr>
          <w:p w14:paraId="098FA2D9" w14:textId="32879601" w:rsidR="009435E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0.00</w:t>
            </w:r>
          </w:p>
        </w:tc>
        <w:tc>
          <w:tcPr>
            <w:tcW w:w="1110" w:type="dxa"/>
          </w:tcPr>
          <w:p w14:paraId="6667239D" w14:textId="0FF58FF9"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18</w:t>
            </w:r>
            <w:r w:rsidRPr="007E3B63">
              <w:rPr>
                <w:rFonts w:ascii="Garamond" w:hAnsi="Garamond"/>
                <w:color w:val="000000" w:themeColor="text1"/>
                <w:sz w:val="18"/>
                <w:szCs w:val="18"/>
              </w:rPr>
              <w:t>, 0.</w:t>
            </w:r>
            <w:r w:rsidR="00BB3C50">
              <w:rPr>
                <w:rFonts w:ascii="Garamond" w:hAnsi="Garamond"/>
                <w:color w:val="000000" w:themeColor="text1"/>
                <w:sz w:val="18"/>
                <w:szCs w:val="18"/>
              </w:rPr>
              <w:t>18</w:t>
            </w:r>
          </w:p>
        </w:tc>
        <w:tc>
          <w:tcPr>
            <w:tcW w:w="883" w:type="dxa"/>
          </w:tcPr>
          <w:p w14:paraId="1DCE3480" w14:textId="68E22AD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99</w:t>
            </w:r>
          </w:p>
        </w:tc>
        <w:tc>
          <w:tcPr>
            <w:tcW w:w="992" w:type="dxa"/>
          </w:tcPr>
          <w:p w14:paraId="0AC0CCA6" w14:textId="15C6A1E0" w:rsidR="009435E0" w:rsidRPr="007E3B63" w:rsidRDefault="009901B1"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-0.06</w:t>
            </w:r>
          </w:p>
        </w:tc>
        <w:tc>
          <w:tcPr>
            <w:tcW w:w="1276" w:type="dxa"/>
          </w:tcPr>
          <w:p w14:paraId="2177ADFC" w14:textId="7872EDCF" w:rsidR="009435E0" w:rsidRPr="007E3B63" w:rsidRDefault="009901B1"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-0.36, 0.24</w:t>
            </w:r>
          </w:p>
        </w:tc>
        <w:tc>
          <w:tcPr>
            <w:tcW w:w="992" w:type="dxa"/>
          </w:tcPr>
          <w:p w14:paraId="075A6070" w14:textId="59CB810A" w:rsidR="009435E0" w:rsidRPr="007E3B63" w:rsidRDefault="009901B1"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0.69</w:t>
            </w:r>
          </w:p>
        </w:tc>
        <w:tc>
          <w:tcPr>
            <w:tcW w:w="850" w:type="dxa"/>
          </w:tcPr>
          <w:p w14:paraId="31324B88"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19</w:t>
            </w:r>
          </w:p>
        </w:tc>
        <w:tc>
          <w:tcPr>
            <w:tcW w:w="1134" w:type="dxa"/>
          </w:tcPr>
          <w:p w14:paraId="718865A3"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16</w:t>
            </w:r>
          </w:p>
        </w:tc>
        <w:tc>
          <w:tcPr>
            <w:tcW w:w="851" w:type="dxa"/>
          </w:tcPr>
          <w:p w14:paraId="18B01820" w14:textId="4B76CC1A"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w:t>
            </w:r>
            <w:r w:rsidR="008E26FF">
              <w:rPr>
                <w:rFonts w:ascii="Garamond" w:hAnsi="Garamond"/>
                <w:color w:val="000000" w:themeColor="text1"/>
                <w:sz w:val="18"/>
                <w:szCs w:val="18"/>
              </w:rPr>
              <w:t>13</w:t>
            </w:r>
          </w:p>
        </w:tc>
      </w:tr>
      <w:tr w:rsidR="009435E0" w:rsidRPr="007E3B63" w14:paraId="09E87E7C" w14:textId="77777777" w:rsidTr="009435E0">
        <w:trPr>
          <w:trHeight w:val="126"/>
        </w:trPr>
        <w:tc>
          <w:tcPr>
            <w:tcW w:w="1759" w:type="dxa"/>
          </w:tcPr>
          <w:p w14:paraId="584E8EF0" w14:textId="570C1A2D" w:rsidR="009435E0" w:rsidRPr="00BB3C50" w:rsidRDefault="00BB3C50" w:rsidP="009435E0">
            <w:pPr>
              <w:spacing w:line="276" w:lineRule="auto"/>
              <w:rPr>
                <w:rFonts w:ascii="Garamond" w:hAnsi="Garamond"/>
                <w:bCs/>
                <w:color w:val="000000" w:themeColor="text1"/>
                <w:sz w:val="18"/>
                <w:szCs w:val="18"/>
              </w:rPr>
            </w:pPr>
            <w:r w:rsidRPr="00BB3C50">
              <w:rPr>
                <w:rFonts w:ascii="Garamond" w:hAnsi="Garamond"/>
                <w:bCs/>
                <w:color w:val="000000" w:themeColor="text1"/>
                <w:sz w:val="18"/>
                <w:szCs w:val="18"/>
              </w:rPr>
              <w:t xml:space="preserve">  </w:t>
            </w:r>
            <w:r w:rsidR="009435E0" w:rsidRPr="00BB3C50">
              <w:rPr>
                <w:rFonts w:ascii="Garamond" w:hAnsi="Garamond"/>
                <w:bCs/>
                <w:color w:val="000000" w:themeColor="text1"/>
                <w:sz w:val="18"/>
                <w:szCs w:val="18"/>
              </w:rPr>
              <w:t>SSD</w:t>
            </w:r>
          </w:p>
        </w:tc>
        <w:tc>
          <w:tcPr>
            <w:tcW w:w="638" w:type="dxa"/>
          </w:tcPr>
          <w:p w14:paraId="58CE848C" w14:textId="397A551B" w:rsidR="009435E0" w:rsidRPr="00BB3C50" w:rsidRDefault="00BB3C50" w:rsidP="009435E0">
            <w:pPr>
              <w:spacing w:line="276" w:lineRule="auto"/>
              <w:jc w:val="center"/>
              <w:rPr>
                <w:rFonts w:ascii="Garamond" w:hAnsi="Garamond"/>
                <w:bCs/>
                <w:color w:val="000000" w:themeColor="text1"/>
                <w:sz w:val="18"/>
                <w:szCs w:val="18"/>
              </w:rPr>
            </w:pPr>
            <w:r w:rsidRPr="00BB3C50">
              <w:rPr>
                <w:rFonts w:ascii="Garamond" w:hAnsi="Garamond"/>
                <w:bCs/>
                <w:color w:val="000000" w:themeColor="text1"/>
                <w:sz w:val="18"/>
                <w:szCs w:val="18"/>
              </w:rPr>
              <w:t>-0.05</w:t>
            </w:r>
          </w:p>
        </w:tc>
        <w:tc>
          <w:tcPr>
            <w:tcW w:w="1110" w:type="dxa"/>
          </w:tcPr>
          <w:p w14:paraId="05BFD644" w14:textId="0ADFBFF5" w:rsidR="009435E0" w:rsidRPr="00BB3C50" w:rsidRDefault="009435E0" w:rsidP="009435E0">
            <w:pPr>
              <w:spacing w:line="276" w:lineRule="auto"/>
              <w:jc w:val="center"/>
              <w:rPr>
                <w:rFonts w:ascii="Garamond" w:hAnsi="Garamond"/>
                <w:bCs/>
                <w:color w:val="000000" w:themeColor="text1"/>
                <w:sz w:val="18"/>
                <w:szCs w:val="18"/>
              </w:rPr>
            </w:pPr>
            <w:r w:rsidRPr="00BB3C50">
              <w:rPr>
                <w:rFonts w:ascii="Garamond" w:hAnsi="Garamond"/>
                <w:bCs/>
                <w:color w:val="000000" w:themeColor="text1"/>
                <w:sz w:val="18"/>
                <w:szCs w:val="18"/>
              </w:rPr>
              <w:t>-</w:t>
            </w:r>
            <w:r w:rsidR="00BB3C50" w:rsidRPr="00BB3C50">
              <w:rPr>
                <w:rFonts w:ascii="Garamond" w:hAnsi="Garamond"/>
                <w:bCs/>
                <w:color w:val="000000" w:themeColor="text1"/>
                <w:sz w:val="18"/>
                <w:szCs w:val="18"/>
              </w:rPr>
              <w:t>0.60</w:t>
            </w:r>
            <w:r w:rsidRPr="00BB3C50">
              <w:rPr>
                <w:rFonts w:ascii="Garamond" w:hAnsi="Garamond"/>
                <w:bCs/>
                <w:color w:val="000000" w:themeColor="text1"/>
                <w:sz w:val="18"/>
                <w:szCs w:val="18"/>
              </w:rPr>
              <w:t xml:space="preserve">, </w:t>
            </w:r>
            <w:r w:rsidR="00BB3C50" w:rsidRPr="00BB3C50">
              <w:rPr>
                <w:rFonts w:ascii="Garamond" w:hAnsi="Garamond"/>
                <w:bCs/>
                <w:color w:val="000000" w:themeColor="text1"/>
                <w:sz w:val="18"/>
                <w:szCs w:val="18"/>
              </w:rPr>
              <w:t>0.50</w:t>
            </w:r>
          </w:p>
        </w:tc>
        <w:tc>
          <w:tcPr>
            <w:tcW w:w="883" w:type="dxa"/>
          </w:tcPr>
          <w:p w14:paraId="2B8B954B" w14:textId="2D83D2FB" w:rsidR="009435E0" w:rsidRPr="00BB3C50" w:rsidRDefault="00BB3C50" w:rsidP="009435E0">
            <w:pPr>
              <w:spacing w:line="276" w:lineRule="auto"/>
              <w:jc w:val="center"/>
              <w:rPr>
                <w:rFonts w:ascii="Garamond" w:hAnsi="Garamond"/>
                <w:bCs/>
                <w:color w:val="000000" w:themeColor="text1"/>
                <w:sz w:val="18"/>
                <w:szCs w:val="18"/>
              </w:rPr>
            </w:pPr>
            <w:r w:rsidRPr="00BB3C50">
              <w:rPr>
                <w:rFonts w:ascii="Garamond" w:hAnsi="Garamond"/>
                <w:bCs/>
                <w:color w:val="000000" w:themeColor="text1"/>
                <w:sz w:val="18"/>
                <w:szCs w:val="18"/>
              </w:rPr>
              <w:t>0.85</w:t>
            </w:r>
          </w:p>
        </w:tc>
        <w:tc>
          <w:tcPr>
            <w:tcW w:w="992" w:type="dxa"/>
          </w:tcPr>
          <w:p w14:paraId="24EB26A1" w14:textId="65D4047A"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9901B1">
              <w:rPr>
                <w:rFonts w:ascii="Garamond" w:hAnsi="Garamond"/>
                <w:color w:val="000000" w:themeColor="text1"/>
                <w:sz w:val="18"/>
                <w:szCs w:val="18"/>
              </w:rPr>
              <w:t>13</w:t>
            </w:r>
          </w:p>
        </w:tc>
        <w:tc>
          <w:tcPr>
            <w:tcW w:w="1276" w:type="dxa"/>
          </w:tcPr>
          <w:p w14:paraId="6C35B3CB" w14:textId="1CC76C4C" w:rsidR="009435E0" w:rsidRPr="007E3B63" w:rsidRDefault="009901B1"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-0.37, 0.64</w:t>
            </w:r>
          </w:p>
        </w:tc>
        <w:tc>
          <w:tcPr>
            <w:tcW w:w="992" w:type="dxa"/>
          </w:tcPr>
          <w:p w14:paraId="633F739F" w14:textId="38E7A042" w:rsidR="009435E0" w:rsidRPr="007E3B63" w:rsidRDefault="009901B1"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0.61</w:t>
            </w:r>
          </w:p>
        </w:tc>
        <w:tc>
          <w:tcPr>
            <w:tcW w:w="850" w:type="dxa"/>
          </w:tcPr>
          <w:p w14:paraId="144384CA"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7D49EDAE"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1830242D" w14:textId="77777777" w:rsidR="009435E0" w:rsidRPr="007E3B63" w:rsidRDefault="009435E0" w:rsidP="009435E0">
            <w:pPr>
              <w:spacing w:line="276" w:lineRule="auto"/>
              <w:jc w:val="center"/>
              <w:rPr>
                <w:rFonts w:ascii="Garamond" w:hAnsi="Garamond"/>
                <w:color w:val="000000" w:themeColor="text1"/>
                <w:sz w:val="18"/>
                <w:szCs w:val="18"/>
              </w:rPr>
            </w:pPr>
          </w:p>
        </w:tc>
      </w:tr>
      <w:tr w:rsidR="00A56773" w:rsidRPr="007E3B63" w14:paraId="16A180C2" w14:textId="77777777" w:rsidTr="009435E0">
        <w:trPr>
          <w:trHeight w:val="115"/>
        </w:trPr>
        <w:tc>
          <w:tcPr>
            <w:tcW w:w="7650" w:type="dxa"/>
            <w:gridSpan w:val="7"/>
          </w:tcPr>
          <w:p w14:paraId="6A9DC1EA" w14:textId="77777777" w:rsidR="00A56773" w:rsidRPr="00BB3C50" w:rsidRDefault="00A56773" w:rsidP="009435E0">
            <w:pPr>
              <w:spacing w:line="276" w:lineRule="auto"/>
              <w:rPr>
                <w:rFonts w:ascii="Garamond" w:hAnsi="Garamond"/>
                <w:b/>
                <w:iCs/>
                <w:color w:val="000000" w:themeColor="text1"/>
                <w:sz w:val="18"/>
                <w:szCs w:val="18"/>
              </w:rPr>
            </w:pPr>
          </w:p>
        </w:tc>
        <w:tc>
          <w:tcPr>
            <w:tcW w:w="850" w:type="dxa"/>
          </w:tcPr>
          <w:p w14:paraId="412515DC" w14:textId="77777777" w:rsidR="00A56773" w:rsidRPr="007E3B63" w:rsidRDefault="00A56773" w:rsidP="009435E0">
            <w:pPr>
              <w:spacing w:line="276" w:lineRule="auto"/>
              <w:rPr>
                <w:rFonts w:ascii="Garamond" w:hAnsi="Garamond"/>
                <w:i/>
                <w:color w:val="000000" w:themeColor="text1"/>
                <w:sz w:val="18"/>
                <w:szCs w:val="18"/>
              </w:rPr>
            </w:pPr>
          </w:p>
        </w:tc>
        <w:tc>
          <w:tcPr>
            <w:tcW w:w="1134" w:type="dxa"/>
          </w:tcPr>
          <w:p w14:paraId="46C46952" w14:textId="77777777" w:rsidR="00A56773" w:rsidRPr="007E3B63" w:rsidRDefault="00A56773" w:rsidP="009435E0">
            <w:pPr>
              <w:spacing w:line="276" w:lineRule="auto"/>
              <w:rPr>
                <w:rFonts w:ascii="Garamond" w:hAnsi="Garamond"/>
                <w:i/>
                <w:color w:val="000000" w:themeColor="text1"/>
                <w:sz w:val="18"/>
                <w:szCs w:val="18"/>
              </w:rPr>
            </w:pPr>
          </w:p>
        </w:tc>
        <w:tc>
          <w:tcPr>
            <w:tcW w:w="851" w:type="dxa"/>
          </w:tcPr>
          <w:p w14:paraId="780944CE" w14:textId="77777777" w:rsidR="00A56773" w:rsidRPr="007E3B63" w:rsidRDefault="00A56773" w:rsidP="009435E0">
            <w:pPr>
              <w:spacing w:line="276" w:lineRule="auto"/>
              <w:rPr>
                <w:rFonts w:ascii="Garamond" w:hAnsi="Garamond"/>
                <w:i/>
                <w:color w:val="000000" w:themeColor="text1"/>
                <w:sz w:val="18"/>
                <w:szCs w:val="18"/>
              </w:rPr>
            </w:pPr>
          </w:p>
        </w:tc>
      </w:tr>
      <w:tr w:rsidR="009435E0" w:rsidRPr="007E3B63" w14:paraId="3CAB5865" w14:textId="77777777" w:rsidTr="009435E0">
        <w:trPr>
          <w:trHeight w:val="115"/>
        </w:trPr>
        <w:tc>
          <w:tcPr>
            <w:tcW w:w="7650" w:type="dxa"/>
            <w:gridSpan w:val="7"/>
          </w:tcPr>
          <w:p w14:paraId="7CDF5ED3"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b/>
                <w:i/>
                <w:color w:val="000000" w:themeColor="text1"/>
                <w:sz w:val="18"/>
                <w:szCs w:val="18"/>
              </w:rPr>
              <w:t>Birds</w:t>
            </w:r>
          </w:p>
        </w:tc>
        <w:tc>
          <w:tcPr>
            <w:tcW w:w="850" w:type="dxa"/>
          </w:tcPr>
          <w:p w14:paraId="2045B7BF" w14:textId="77777777" w:rsidR="009435E0" w:rsidRPr="007E3B63" w:rsidRDefault="009435E0" w:rsidP="009435E0">
            <w:pPr>
              <w:spacing w:line="276" w:lineRule="auto"/>
              <w:rPr>
                <w:rFonts w:ascii="Garamond" w:hAnsi="Garamond"/>
                <w:i/>
                <w:color w:val="000000" w:themeColor="text1"/>
                <w:sz w:val="18"/>
                <w:szCs w:val="18"/>
              </w:rPr>
            </w:pPr>
          </w:p>
        </w:tc>
        <w:tc>
          <w:tcPr>
            <w:tcW w:w="1134" w:type="dxa"/>
          </w:tcPr>
          <w:p w14:paraId="2DA6CDDD" w14:textId="77777777" w:rsidR="009435E0" w:rsidRPr="007E3B63" w:rsidRDefault="009435E0" w:rsidP="009435E0">
            <w:pPr>
              <w:spacing w:line="276" w:lineRule="auto"/>
              <w:rPr>
                <w:rFonts w:ascii="Garamond" w:hAnsi="Garamond"/>
                <w:i/>
                <w:color w:val="000000" w:themeColor="text1"/>
                <w:sz w:val="18"/>
                <w:szCs w:val="18"/>
              </w:rPr>
            </w:pPr>
          </w:p>
        </w:tc>
        <w:tc>
          <w:tcPr>
            <w:tcW w:w="851" w:type="dxa"/>
          </w:tcPr>
          <w:p w14:paraId="733468F4" w14:textId="77777777" w:rsidR="009435E0" w:rsidRPr="007E3B63" w:rsidRDefault="009435E0" w:rsidP="009435E0">
            <w:pPr>
              <w:spacing w:line="276" w:lineRule="auto"/>
              <w:rPr>
                <w:rFonts w:ascii="Garamond" w:hAnsi="Garamond"/>
                <w:i/>
                <w:color w:val="000000" w:themeColor="text1"/>
                <w:sz w:val="18"/>
                <w:szCs w:val="18"/>
              </w:rPr>
            </w:pPr>
          </w:p>
        </w:tc>
      </w:tr>
      <w:tr w:rsidR="009435E0" w:rsidRPr="007E3B63" w14:paraId="0810BDA4" w14:textId="77777777" w:rsidTr="009435E0">
        <w:trPr>
          <w:trHeight w:val="126"/>
        </w:trPr>
        <w:tc>
          <w:tcPr>
            <w:tcW w:w="1759" w:type="dxa"/>
          </w:tcPr>
          <w:p w14:paraId="146AE8FF" w14:textId="7562045E" w:rsidR="009435E0" w:rsidRPr="007E3B63" w:rsidRDefault="009435E0" w:rsidP="009435E0">
            <w:pPr>
              <w:spacing w:line="276" w:lineRule="auto"/>
              <w:rPr>
                <w:rFonts w:ascii="Garamond" w:hAnsi="Garamond"/>
                <w:color w:val="000000" w:themeColor="text1"/>
                <w:sz w:val="18"/>
                <w:szCs w:val="18"/>
              </w:rPr>
            </w:pPr>
            <w:r w:rsidRPr="00A703C4">
              <w:rPr>
                <w:rFonts w:ascii="Garamond" w:hAnsi="Garamond"/>
                <w:color w:val="000000" w:themeColor="text1"/>
                <w:sz w:val="18"/>
                <w:szCs w:val="18"/>
              </w:rPr>
              <w:t>Boldness</w:t>
            </w:r>
          </w:p>
        </w:tc>
        <w:tc>
          <w:tcPr>
            <w:tcW w:w="638" w:type="dxa"/>
          </w:tcPr>
          <w:p w14:paraId="64792AFE" w14:textId="3E7C394F"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092CFF">
              <w:rPr>
                <w:rFonts w:ascii="Garamond" w:hAnsi="Garamond"/>
                <w:color w:val="000000" w:themeColor="text1"/>
                <w:sz w:val="18"/>
                <w:szCs w:val="18"/>
              </w:rPr>
              <w:t>7</w:t>
            </w:r>
            <w:r w:rsidRPr="007E3B63">
              <w:rPr>
                <w:rFonts w:ascii="Garamond" w:hAnsi="Garamond"/>
                <w:color w:val="000000" w:themeColor="text1"/>
                <w:sz w:val="18"/>
                <w:szCs w:val="18"/>
              </w:rPr>
              <w:t>5</w:t>
            </w:r>
          </w:p>
        </w:tc>
        <w:tc>
          <w:tcPr>
            <w:tcW w:w="1110" w:type="dxa"/>
          </w:tcPr>
          <w:p w14:paraId="1773407F" w14:textId="1EAED130"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092CFF">
              <w:rPr>
                <w:rFonts w:ascii="Garamond" w:hAnsi="Garamond"/>
                <w:color w:val="000000" w:themeColor="text1"/>
                <w:sz w:val="18"/>
                <w:szCs w:val="18"/>
              </w:rPr>
              <w:t>87</w:t>
            </w:r>
            <w:r w:rsidRPr="007E3B63">
              <w:rPr>
                <w:rFonts w:ascii="Garamond" w:hAnsi="Garamond"/>
                <w:color w:val="000000" w:themeColor="text1"/>
                <w:sz w:val="18"/>
                <w:szCs w:val="18"/>
              </w:rPr>
              <w:t>, 0.3</w:t>
            </w:r>
            <w:r w:rsidR="00092CFF">
              <w:rPr>
                <w:rFonts w:ascii="Garamond" w:hAnsi="Garamond"/>
                <w:color w:val="000000" w:themeColor="text1"/>
                <w:sz w:val="18"/>
                <w:szCs w:val="18"/>
              </w:rPr>
              <w:t>3</w:t>
            </w:r>
          </w:p>
        </w:tc>
        <w:tc>
          <w:tcPr>
            <w:tcW w:w="883" w:type="dxa"/>
          </w:tcPr>
          <w:p w14:paraId="3B7E0308" w14:textId="643E695F"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092CFF">
              <w:rPr>
                <w:rFonts w:ascii="Garamond" w:hAnsi="Garamond"/>
                <w:color w:val="000000" w:themeColor="text1"/>
                <w:sz w:val="18"/>
                <w:szCs w:val="18"/>
              </w:rPr>
              <w:t>38</w:t>
            </w:r>
          </w:p>
        </w:tc>
        <w:tc>
          <w:tcPr>
            <w:tcW w:w="992" w:type="dxa"/>
          </w:tcPr>
          <w:p w14:paraId="6C471AE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0.03</w:t>
            </w:r>
          </w:p>
        </w:tc>
        <w:tc>
          <w:tcPr>
            <w:tcW w:w="1276" w:type="dxa"/>
          </w:tcPr>
          <w:p w14:paraId="7EDFF751"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-0.04, 0.11</w:t>
            </w:r>
          </w:p>
        </w:tc>
        <w:tc>
          <w:tcPr>
            <w:tcW w:w="992" w:type="dxa"/>
          </w:tcPr>
          <w:p w14:paraId="711FD1BD" w14:textId="4DC2B4C2"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w:t>
            </w:r>
            <w:r w:rsidR="00092CFF">
              <w:rPr>
                <w:rFonts w:ascii="Garamond" w:hAnsi="Garamond"/>
                <w:color w:val="000000" w:themeColor="text1"/>
                <w:sz w:val="18"/>
                <w:szCs w:val="18"/>
              </w:rPr>
              <w:t>7</w:t>
            </w:r>
          </w:p>
        </w:tc>
        <w:tc>
          <w:tcPr>
            <w:tcW w:w="850" w:type="dxa"/>
          </w:tcPr>
          <w:p w14:paraId="6CBE2E7A"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21</w:t>
            </w:r>
          </w:p>
        </w:tc>
        <w:tc>
          <w:tcPr>
            <w:tcW w:w="1134" w:type="dxa"/>
          </w:tcPr>
          <w:p w14:paraId="5709F10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78</w:t>
            </w:r>
          </w:p>
        </w:tc>
        <w:tc>
          <w:tcPr>
            <w:tcW w:w="851" w:type="dxa"/>
          </w:tcPr>
          <w:p w14:paraId="3370C3B5" w14:textId="4111D29D"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23</w:t>
            </w:r>
            <w:r w:rsidR="00092CFF">
              <w:rPr>
                <w:rFonts w:ascii="Garamond" w:hAnsi="Garamond"/>
                <w:color w:val="000000" w:themeColor="text1"/>
                <w:sz w:val="18"/>
                <w:szCs w:val="18"/>
              </w:rPr>
              <w:t>3</w:t>
            </w:r>
          </w:p>
        </w:tc>
      </w:tr>
      <w:tr w:rsidR="009435E0" w:rsidRPr="007E3B63" w14:paraId="21C41B92" w14:textId="77777777" w:rsidTr="009435E0">
        <w:trPr>
          <w:trHeight w:val="126"/>
        </w:trPr>
        <w:tc>
          <w:tcPr>
            <w:tcW w:w="1759" w:type="dxa"/>
          </w:tcPr>
          <w:p w14:paraId="0547E99D" w14:textId="60C2408C" w:rsidR="009435E0" w:rsidRPr="007E3B63" w:rsidRDefault="00125248" w:rsidP="009435E0">
            <w:pPr>
              <w:spacing w:line="276" w:lineRule="auto"/>
              <w:rPr>
                <w:rFonts w:ascii="Garamond" w:hAnsi="Garamond"/>
                <w:color w:val="000000" w:themeColor="text1"/>
                <w:sz w:val="18"/>
                <w:szCs w:val="18"/>
              </w:rPr>
            </w:pPr>
            <w:r>
              <w:rPr>
                <w:rFonts w:ascii="Garamond" w:hAnsi="Garamond"/>
                <w:color w:val="000000" w:themeColor="text1"/>
                <w:sz w:val="18"/>
                <w:szCs w:val="18"/>
              </w:rPr>
              <w:t xml:space="preserve">  </w:t>
            </w:r>
            <w:r w:rsidR="009435E0" w:rsidRPr="007E3B63">
              <w:rPr>
                <w:rFonts w:ascii="Garamond" w:hAnsi="Garamond"/>
                <w:color w:val="000000" w:themeColor="text1"/>
                <w:sz w:val="18"/>
                <w:szCs w:val="18"/>
              </w:rPr>
              <w:t>SSD</w:t>
            </w:r>
          </w:p>
        </w:tc>
        <w:tc>
          <w:tcPr>
            <w:tcW w:w="638" w:type="dxa"/>
          </w:tcPr>
          <w:p w14:paraId="32D9E5E2" w14:textId="1E4F5D18"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w:t>
            </w:r>
            <w:r w:rsidR="00092CFF">
              <w:rPr>
                <w:rFonts w:ascii="Garamond" w:hAnsi="Garamond"/>
                <w:color w:val="000000" w:themeColor="text1"/>
                <w:sz w:val="18"/>
                <w:szCs w:val="18"/>
              </w:rPr>
              <w:t>3</w:t>
            </w:r>
          </w:p>
        </w:tc>
        <w:tc>
          <w:tcPr>
            <w:tcW w:w="1110" w:type="dxa"/>
          </w:tcPr>
          <w:p w14:paraId="6C54CB44" w14:textId="25B36923"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-1.45, 0.9</w:t>
            </w:r>
            <w:r w:rsidR="00092CFF">
              <w:rPr>
                <w:rFonts w:ascii="Garamond" w:hAnsi="Garamond"/>
                <w:color w:val="000000" w:themeColor="text1"/>
                <w:sz w:val="18"/>
                <w:szCs w:val="18"/>
              </w:rPr>
              <w:t>8</w:t>
            </w:r>
          </w:p>
        </w:tc>
        <w:tc>
          <w:tcPr>
            <w:tcW w:w="883" w:type="dxa"/>
          </w:tcPr>
          <w:p w14:paraId="0C06EA70"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0.70</w:t>
            </w:r>
          </w:p>
        </w:tc>
        <w:tc>
          <w:tcPr>
            <w:tcW w:w="992" w:type="dxa"/>
          </w:tcPr>
          <w:p w14:paraId="005C928C" w14:textId="482C21E3"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w:t>
            </w:r>
            <w:r w:rsidR="00092CFF">
              <w:rPr>
                <w:rFonts w:ascii="Garamond" w:hAnsi="Garamond"/>
                <w:color w:val="000000" w:themeColor="text1"/>
                <w:sz w:val="18"/>
                <w:szCs w:val="18"/>
              </w:rPr>
              <w:t>1</w:t>
            </w:r>
          </w:p>
        </w:tc>
        <w:tc>
          <w:tcPr>
            <w:tcW w:w="1276" w:type="dxa"/>
          </w:tcPr>
          <w:p w14:paraId="7A6EBFC0"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-0.16, 0.37</w:t>
            </w:r>
          </w:p>
        </w:tc>
        <w:tc>
          <w:tcPr>
            <w:tcW w:w="992" w:type="dxa"/>
          </w:tcPr>
          <w:p w14:paraId="05BF201E"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0.44</w:t>
            </w:r>
          </w:p>
        </w:tc>
        <w:tc>
          <w:tcPr>
            <w:tcW w:w="850" w:type="dxa"/>
          </w:tcPr>
          <w:p w14:paraId="103FC80A"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79E9D064"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19EC8557" w14:textId="77777777" w:rsidR="009435E0" w:rsidRPr="007E3B63" w:rsidRDefault="009435E0" w:rsidP="009435E0">
            <w:pPr>
              <w:spacing w:line="276" w:lineRule="auto"/>
              <w:jc w:val="center"/>
              <w:rPr>
                <w:rFonts w:ascii="Garamond" w:hAnsi="Garamond"/>
                <w:color w:val="000000" w:themeColor="text1"/>
                <w:sz w:val="18"/>
                <w:szCs w:val="18"/>
              </w:rPr>
            </w:pPr>
          </w:p>
        </w:tc>
      </w:tr>
      <w:tr w:rsidR="00A56773" w:rsidRPr="007E3B63" w14:paraId="15A143BA" w14:textId="77777777" w:rsidTr="009435E0">
        <w:trPr>
          <w:trHeight w:val="115"/>
        </w:trPr>
        <w:tc>
          <w:tcPr>
            <w:tcW w:w="1759" w:type="dxa"/>
          </w:tcPr>
          <w:p w14:paraId="43790877" w14:textId="77777777" w:rsidR="00A56773" w:rsidRPr="007E3B63" w:rsidRDefault="00A56773" w:rsidP="009435E0">
            <w:pPr>
              <w:spacing w:line="276" w:lineRule="auto"/>
              <w:rPr>
                <w:rFonts w:ascii="Garamond" w:hAnsi="Garamond"/>
                <w:b/>
                <w:i/>
                <w:color w:val="000000" w:themeColor="text1"/>
                <w:sz w:val="18"/>
                <w:szCs w:val="18"/>
              </w:rPr>
            </w:pPr>
          </w:p>
        </w:tc>
        <w:tc>
          <w:tcPr>
            <w:tcW w:w="638" w:type="dxa"/>
          </w:tcPr>
          <w:p w14:paraId="15468371" w14:textId="77777777" w:rsidR="00A56773" w:rsidRPr="007E3B63" w:rsidRDefault="00A56773" w:rsidP="009435E0">
            <w:pPr>
              <w:spacing w:line="276" w:lineRule="auto"/>
              <w:jc w:val="center"/>
              <w:rPr>
                <w:rFonts w:ascii="Garamond" w:hAnsi="Garamond"/>
                <w:color w:val="000000" w:themeColor="text1"/>
                <w:sz w:val="18"/>
                <w:szCs w:val="18"/>
              </w:rPr>
            </w:pPr>
          </w:p>
        </w:tc>
        <w:tc>
          <w:tcPr>
            <w:tcW w:w="1110" w:type="dxa"/>
          </w:tcPr>
          <w:p w14:paraId="4D2D4118" w14:textId="77777777" w:rsidR="00A56773" w:rsidRPr="007E3B63" w:rsidRDefault="00A56773" w:rsidP="009435E0">
            <w:pPr>
              <w:spacing w:line="276" w:lineRule="auto"/>
              <w:jc w:val="center"/>
              <w:rPr>
                <w:rFonts w:ascii="Garamond" w:hAnsi="Garamond"/>
                <w:color w:val="000000" w:themeColor="text1"/>
                <w:sz w:val="18"/>
                <w:szCs w:val="18"/>
              </w:rPr>
            </w:pPr>
          </w:p>
        </w:tc>
        <w:tc>
          <w:tcPr>
            <w:tcW w:w="883" w:type="dxa"/>
          </w:tcPr>
          <w:p w14:paraId="5C2714A7" w14:textId="77777777" w:rsidR="00A56773" w:rsidRPr="007E3B63" w:rsidRDefault="00A56773" w:rsidP="009435E0">
            <w:pPr>
              <w:spacing w:line="276" w:lineRule="auto"/>
              <w:jc w:val="center"/>
              <w:rPr>
                <w:rFonts w:ascii="Garamond" w:hAnsi="Garamond"/>
                <w:color w:val="000000" w:themeColor="text1"/>
                <w:sz w:val="18"/>
                <w:szCs w:val="18"/>
              </w:rPr>
            </w:pPr>
          </w:p>
        </w:tc>
        <w:tc>
          <w:tcPr>
            <w:tcW w:w="992" w:type="dxa"/>
          </w:tcPr>
          <w:p w14:paraId="625029D3" w14:textId="77777777" w:rsidR="00A56773" w:rsidRPr="007E3B63" w:rsidRDefault="00A56773" w:rsidP="009435E0">
            <w:pPr>
              <w:spacing w:line="276" w:lineRule="auto"/>
              <w:jc w:val="center"/>
              <w:rPr>
                <w:rFonts w:ascii="Garamond" w:hAnsi="Garamond"/>
                <w:color w:val="000000" w:themeColor="text1"/>
                <w:sz w:val="18"/>
                <w:szCs w:val="18"/>
              </w:rPr>
            </w:pPr>
          </w:p>
        </w:tc>
        <w:tc>
          <w:tcPr>
            <w:tcW w:w="1276" w:type="dxa"/>
          </w:tcPr>
          <w:p w14:paraId="386177B8" w14:textId="77777777" w:rsidR="00A56773" w:rsidRPr="007E3B63" w:rsidRDefault="00A56773" w:rsidP="009435E0">
            <w:pPr>
              <w:spacing w:line="276" w:lineRule="auto"/>
              <w:jc w:val="center"/>
              <w:rPr>
                <w:rFonts w:ascii="Garamond" w:hAnsi="Garamond"/>
                <w:color w:val="000000" w:themeColor="text1"/>
                <w:sz w:val="18"/>
                <w:szCs w:val="18"/>
              </w:rPr>
            </w:pPr>
          </w:p>
        </w:tc>
        <w:tc>
          <w:tcPr>
            <w:tcW w:w="992" w:type="dxa"/>
          </w:tcPr>
          <w:p w14:paraId="0E3A8F2F" w14:textId="77777777" w:rsidR="00A56773" w:rsidRPr="007E3B63" w:rsidRDefault="00A56773" w:rsidP="009435E0">
            <w:pPr>
              <w:spacing w:line="276" w:lineRule="auto"/>
              <w:jc w:val="center"/>
              <w:rPr>
                <w:rFonts w:ascii="Garamond" w:hAnsi="Garamond"/>
                <w:color w:val="000000" w:themeColor="text1"/>
                <w:sz w:val="18"/>
                <w:szCs w:val="18"/>
              </w:rPr>
            </w:pPr>
          </w:p>
        </w:tc>
        <w:tc>
          <w:tcPr>
            <w:tcW w:w="850" w:type="dxa"/>
          </w:tcPr>
          <w:p w14:paraId="7793C088" w14:textId="77777777" w:rsidR="00A56773" w:rsidRPr="007E3B63" w:rsidRDefault="00A56773" w:rsidP="009435E0">
            <w:pPr>
              <w:spacing w:line="276" w:lineRule="auto"/>
              <w:jc w:val="center"/>
              <w:rPr>
                <w:rFonts w:ascii="Garamond" w:hAnsi="Garamond"/>
                <w:color w:val="000000" w:themeColor="text1"/>
                <w:sz w:val="18"/>
                <w:szCs w:val="18"/>
              </w:rPr>
            </w:pPr>
          </w:p>
        </w:tc>
        <w:tc>
          <w:tcPr>
            <w:tcW w:w="1134" w:type="dxa"/>
          </w:tcPr>
          <w:p w14:paraId="7A4E2607" w14:textId="77777777" w:rsidR="00A56773" w:rsidRPr="007E3B63" w:rsidRDefault="00A56773" w:rsidP="009435E0">
            <w:pPr>
              <w:spacing w:line="276" w:lineRule="auto"/>
              <w:jc w:val="center"/>
              <w:rPr>
                <w:rFonts w:ascii="Garamond" w:hAnsi="Garamond"/>
                <w:color w:val="000000" w:themeColor="text1"/>
                <w:sz w:val="18"/>
                <w:szCs w:val="18"/>
              </w:rPr>
            </w:pPr>
          </w:p>
        </w:tc>
        <w:tc>
          <w:tcPr>
            <w:tcW w:w="851" w:type="dxa"/>
          </w:tcPr>
          <w:p w14:paraId="2315C7DE" w14:textId="77777777" w:rsidR="00A56773" w:rsidRPr="007E3B63" w:rsidRDefault="00A56773" w:rsidP="009435E0">
            <w:pPr>
              <w:spacing w:line="276" w:lineRule="auto"/>
              <w:jc w:val="center"/>
              <w:rPr>
                <w:rFonts w:ascii="Garamond" w:hAnsi="Garamond"/>
                <w:color w:val="000000" w:themeColor="text1"/>
                <w:sz w:val="18"/>
                <w:szCs w:val="18"/>
              </w:rPr>
            </w:pPr>
          </w:p>
        </w:tc>
      </w:tr>
      <w:tr w:rsidR="009435E0" w:rsidRPr="007E3B63" w14:paraId="2FDCE5C0" w14:textId="77777777" w:rsidTr="009435E0">
        <w:trPr>
          <w:trHeight w:val="115"/>
        </w:trPr>
        <w:tc>
          <w:tcPr>
            <w:tcW w:w="1759" w:type="dxa"/>
          </w:tcPr>
          <w:p w14:paraId="7B627605" w14:textId="77777777" w:rsidR="009435E0" w:rsidRPr="007E3B63" w:rsidRDefault="009435E0" w:rsidP="009435E0">
            <w:pPr>
              <w:spacing w:line="276" w:lineRule="auto"/>
              <w:rPr>
                <w:rFonts w:ascii="Garamond" w:hAnsi="Garamond"/>
                <w:i/>
                <w:color w:val="000000" w:themeColor="text1"/>
                <w:sz w:val="18"/>
                <w:szCs w:val="18"/>
              </w:rPr>
            </w:pPr>
            <w:r w:rsidRPr="007E3B63">
              <w:rPr>
                <w:rFonts w:ascii="Garamond" w:hAnsi="Garamond"/>
                <w:b/>
                <w:i/>
                <w:color w:val="000000" w:themeColor="text1"/>
                <w:sz w:val="18"/>
                <w:szCs w:val="18"/>
              </w:rPr>
              <w:t>Fish</w:t>
            </w:r>
          </w:p>
        </w:tc>
        <w:tc>
          <w:tcPr>
            <w:tcW w:w="638" w:type="dxa"/>
          </w:tcPr>
          <w:p w14:paraId="0B5690AF" w14:textId="77777777" w:rsidR="009435E0" w:rsidRPr="007E3B63" w:rsidRDefault="009435E0" w:rsidP="009435E0">
            <w:pPr>
              <w:spacing w:line="276" w:lineRule="auto"/>
              <w:jc w:val="center"/>
              <w:rPr>
                <w:rFonts w:ascii="Garamond" w:hAnsi="Garamond"/>
                <w:color w:val="000000" w:themeColor="text1"/>
                <w:sz w:val="18"/>
                <w:szCs w:val="18"/>
              </w:rPr>
            </w:pPr>
          </w:p>
        </w:tc>
        <w:tc>
          <w:tcPr>
            <w:tcW w:w="1110" w:type="dxa"/>
          </w:tcPr>
          <w:p w14:paraId="12F94E96" w14:textId="77777777" w:rsidR="009435E0" w:rsidRPr="007E3B63" w:rsidRDefault="009435E0" w:rsidP="009435E0">
            <w:pPr>
              <w:spacing w:line="276" w:lineRule="auto"/>
              <w:jc w:val="center"/>
              <w:rPr>
                <w:rFonts w:ascii="Garamond" w:hAnsi="Garamond"/>
                <w:color w:val="000000" w:themeColor="text1"/>
                <w:sz w:val="18"/>
                <w:szCs w:val="18"/>
              </w:rPr>
            </w:pPr>
          </w:p>
        </w:tc>
        <w:tc>
          <w:tcPr>
            <w:tcW w:w="883" w:type="dxa"/>
          </w:tcPr>
          <w:p w14:paraId="01488F23" w14:textId="77777777" w:rsidR="009435E0" w:rsidRPr="007E3B63" w:rsidRDefault="009435E0" w:rsidP="009435E0">
            <w:pPr>
              <w:spacing w:line="276" w:lineRule="auto"/>
              <w:jc w:val="center"/>
              <w:rPr>
                <w:rFonts w:ascii="Garamond" w:hAnsi="Garamond"/>
                <w:color w:val="000000" w:themeColor="text1"/>
                <w:sz w:val="18"/>
                <w:szCs w:val="18"/>
              </w:rPr>
            </w:pPr>
          </w:p>
        </w:tc>
        <w:tc>
          <w:tcPr>
            <w:tcW w:w="992" w:type="dxa"/>
          </w:tcPr>
          <w:p w14:paraId="57A7DF7F" w14:textId="77777777" w:rsidR="009435E0" w:rsidRPr="007E3B63" w:rsidRDefault="009435E0" w:rsidP="009435E0">
            <w:pPr>
              <w:spacing w:line="276" w:lineRule="auto"/>
              <w:jc w:val="center"/>
              <w:rPr>
                <w:rFonts w:ascii="Garamond" w:hAnsi="Garamond"/>
                <w:color w:val="000000" w:themeColor="text1"/>
                <w:sz w:val="18"/>
                <w:szCs w:val="18"/>
              </w:rPr>
            </w:pPr>
          </w:p>
        </w:tc>
        <w:tc>
          <w:tcPr>
            <w:tcW w:w="1276" w:type="dxa"/>
          </w:tcPr>
          <w:p w14:paraId="5E35E44D" w14:textId="77777777" w:rsidR="009435E0" w:rsidRPr="007E3B63" w:rsidRDefault="009435E0" w:rsidP="009435E0">
            <w:pPr>
              <w:spacing w:line="276" w:lineRule="auto"/>
              <w:jc w:val="center"/>
              <w:rPr>
                <w:rFonts w:ascii="Garamond" w:hAnsi="Garamond"/>
                <w:color w:val="000000" w:themeColor="text1"/>
                <w:sz w:val="18"/>
                <w:szCs w:val="18"/>
              </w:rPr>
            </w:pPr>
          </w:p>
        </w:tc>
        <w:tc>
          <w:tcPr>
            <w:tcW w:w="992" w:type="dxa"/>
          </w:tcPr>
          <w:p w14:paraId="5484491F" w14:textId="77777777" w:rsidR="009435E0" w:rsidRPr="007E3B63" w:rsidRDefault="009435E0" w:rsidP="009435E0">
            <w:pPr>
              <w:spacing w:line="276" w:lineRule="auto"/>
              <w:jc w:val="center"/>
              <w:rPr>
                <w:rFonts w:ascii="Garamond" w:hAnsi="Garamond"/>
                <w:color w:val="000000" w:themeColor="text1"/>
                <w:sz w:val="18"/>
                <w:szCs w:val="18"/>
              </w:rPr>
            </w:pPr>
          </w:p>
        </w:tc>
        <w:tc>
          <w:tcPr>
            <w:tcW w:w="850" w:type="dxa"/>
          </w:tcPr>
          <w:p w14:paraId="71F5FA5B"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04927BEF"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02A93181" w14:textId="77777777" w:rsidR="009435E0" w:rsidRPr="007E3B63" w:rsidRDefault="009435E0" w:rsidP="009435E0">
            <w:pPr>
              <w:spacing w:line="276" w:lineRule="auto"/>
              <w:jc w:val="center"/>
              <w:rPr>
                <w:rFonts w:ascii="Garamond" w:hAnsi="Garamond"/>
                <w:color w:val="000000" w:themeColor="text1"/>
                <w:sz w:val="18"/>
                <w:szCs w:val="18"/>
              </w:rPr>
            </w:pPr>
          </w:p>
        </w:tc>
      </w:tr>
      <w:tr w:rsidR="009435E0" w:rsidRPr="007E3B63" w14:paraId="73853FD2" w14:textId="77777777" w:rsidTr="009435E0">
        <w:trPr>
          <w:trHeight w:val="126"/>
        </w:trPr>
        <w:tc>
          <w:tcPr>
            <w:tcW w:w="1759" w:type="dxa"/>
          </w:tcPr>
          <w:p w14:paraId="4866BFF5" w14:textId="77777777" w:rsidR="009435E0" w:rsidRPr="00783370" w:rsidRDefault="009435E0" w:rsidP="009435E0">
            <w:pPr>
              <w:spacing w:line="276" w:lineRule="auto"/>
              <w:rPr>
                <w:rFonts w:ascii="Garamond" w:hAnsi="Garamond"/>
                <w:b/>
                <w:bCs/>
                <w:color w:val="000000" w:themeColor="text1"/>
                <w:sz w:val="18"/>
                <w:szCs w:val="18"/>
              </w:rPr>
            </w:pPr>
            <w:r w:rsidRPr="00783370">
              <w:rPr>
                <w:rFonts w:ascii="Garamond" w:hAnsi="Garamond"/>
                <w:b/>
                <w:bCs/>
                <w:color w:val="000000" w:themeColor="text1"/>
                <w:sz w:val="18"/>
                <w:szCs w:val="18"/>
              </w:rPr>
              <w:t>Aggression</w:t>
            </w:r>
          </w:p>
        </w:tc>
        <w:tc>
          <w:tcPr>
            <w:tcW w:w="638" w:type="dxa"/>
          </w:tcPr>
          <w:p w14:paraId="28DEF63E" w14:textId="4D2C8305"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-0.16</w:t>
            </w:r>
          </w:p>
        </w:tc>
        <w:tc>
          <w:tcPr>
            <w:tcW w:w="1110" w:type="dxa"/>
          </w:tcPr>
          <w:p w14:paraId="0C997301" w14:textId="7D6CEEDA"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-0.96, 0.63</w:t>
            </w:r>
          </w:p>
        </w:tc>
        <w:tc>
          <w:tcPr>
            <w:tcW w:w="883" w:type="dxa"/>
          </w:tcPr>
          <w:p w14:paraId="75DDB5F7" w14:textId="59AFB7AD"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0.68</w:t>
            </w:r>
          </w:p>
        </w:tc>
        <w:tc>
          <w:tcPr>
            <w:tcW w:w="992" w:type="dxa"/>
          </w:tcPr>
          <w:p w14:paraId="559AC54E" w14:textId="6D08D230" w:rsidR="009435E0" w:rsidRPr="00783370" w:rsidRDefault="009435E0" w:rsidP="009435E0">
            <w:pPr>
              <w:spacing w:line="276" w:lineRule="auto"/>
              <w:jc w:val="center"/>
              <w:rPr>
                <w:rFonts w:ascii="Garamond" w:hAnsi="Garamond"/>
                <w:b/>
                <w:bCs/>
                <w:color w:val="000000" w:themeColor="text1"/>
                <w:sz w:val="18"/>
                <w:szCs w:val="18"/>
              </w:rPr>
            </w:pPr>
            <w:r w:rsidRPr="00783370">
              <w:rPr>
                <w:rFonts w:ascii="Garamond" w:hAnsi="Garamond"/>
                <w:b/>
                <w:bCs/>
                <w:color w:val="000000" w:themeColor="text1"/>
                <w:sz w:val="18"/>
                <w:szCs w:val="18"/>
              </w:rPr>
              <w:t>-0.1</w:t>
            </w:r>
            <w:r w:rsidR="00783370" w:rsidRPr="00783370">
              <w:rPr>
                <w:rFonts w:ascii="Garamond" w:hAnsi="Garamond"/>
                <w:b/>
                <w:bCs/>
                <w:color w:val="000000" w:themeColor="text1"/>
                <w:sz w:val="18"/>
                <w:szCs w:val="18"/>
              </w:rPr>
              <w:t>2</w:t>
            </w:r>
          </w:p>
        </w:tc>
        <w:tc>
          <w:tcPr>
            <w:tcW w:w="1276" w:type="dxa"/>
          </w:tcPr>
          <w:p w14:paraId="2D9035DA" w14:textId="0CAF96E9" w:rsidR="009435E0" w:rsidRPr="00783370" w:rsidRDefault="009435E0" w:rsidP="009435E0">
            <w:pPr>
              <w:spacing w:line="276" w:lineRule="auto"/>
              <w:jc w:val="center"/>
              <w:rPr>
                <w:rFonts w:ascii="Garamond" w:hAnsi="Garamond"/>
                <w:b/>
                <w:bCs/>
                <w:color w:val="000000" w:themeColor="text1"/>
                <w:sz w:val="18"/>
                <w:szCs w:val="18"/>
              </w:rPr>
            </w:pPr>
            <w:r w:rsidRPr="00783370">
              <w:rPr>
                <w:rFonts w:ascii="Garamond" w:hAnsi="Garamond"/>
                <w:b/>
                <w:bCs/>
                <w:color w:val="000000" w:themeColor="text1"/>
                <w:sz w:val="18"/>
                <w:szCs w:val="18"/>
              </w:rPr>
              <w:t>-0.</w:t>
            </w:r>
            <w:r w:rsidR="00783370" w:rsidRPr="00783370">
              <w:rPr>
                <w:rFonts w:ascii="Garamond" w:hAnsi="Garamond"/>
                <w:b/>
                <w:bCs/>
                <w:color w:val="000000" w:themeColor="text1"/>
                <w:sz w:val="18"/>
                <w:szCs w:val="18"/>
              </w:rPr>
              <w:t>23</w:t>
            </w:r>
            <w:r w:rsidRPr="00783370">
              <w:rPr>
                <w:rFonts w:ascii="Garamond" w:hAnsi="Garamond"/>
                <w:b/>
                <w:bCs/>
                <w:color w:val="000000" w:themeColor="text1"/>
                <w:sz w:val="18"/>
                <w:szCs w:val="18"/>
              </w:rPr>
              <w:t xml:space="preserve">, </w:t>
            </w:r>
            <w:r w:rsidR="00783370" w:rsidRPr="00783370">
              <w:rPr>
                <w:rFonts w:ascii="Garamond" w:hAnsi="Garamond"/>
                <w:b/>
                <w:bCs/>
                <w:color w:val="000000" w:themeColor="text1"/>
                <w:sz w:val="18"/>
                <w:szCs w:val="18"/>
              </w:rPr>
              <w:t>0.00</w:t>
            </w:r>
          </w:p>
        </w:tc>
        <w:tc>
          <w:tcPr>
            <w:tcW w:w="992" w:type="dxa"/>
          </w:tcPr>
          <w:p w14:paraId="106EB0FC" w14:textId="16E8B10A" w:rsidR="009435E0" w:rsidRPr="00783370" w:rsidRDefault="00783370" w:rsidP="009435E0">
            <w:pPr>
              <w:spacing w:line="276" w:lineRule="auto"/>
              <w:jc w:val="center"/>
              <w:rPr>
                <w:rFonts w:ascii="Garamond" w:hAnsi="Garamond"/>
                <w:b/>
                <w:bCs/>
                <w:color w:val="000000" w:themeColor="text1"/>
                <w:sz w:val="18"/>
                <w:szCs w:val="18"/>
              </w:rPr>
            </w:pPr>
            <w:r w:rsidRPr="00783370">
              <w:rPr>
                <w:rFonts w:ascii="Garamond" w:hAnsi="Garamond"/>
                <w:b/>
                <w:bCs/>
                <w:color w:val="000000" w:themeColor="text1"/>
                <w:sz w:val="18"/>
                <w:szCs w:val="18"/>
              </w:rPr>
              <w:t>0.05</w:t>
            </w:r>
          </w:p>
        </w:tc>
        <w:tc>
          <w:tcPr>
            <w:tcW w:w="850" w:type="dxa"/>
          </w:tcPr>
          <w:p w14:paraId="01885D4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16</w:t>
            </w:r>
          </w:p>
        </w:tc>
        <w:tc>
          <w:tcPr>
            <w:tcW w:w="1134" w:type="dxa"/>
          </w:tcPr>
          <w:p w14:paraId="676F73A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13</w:t>
            </w:r>
          </w:p>
        </w:tc>
        <w:tc>
          <w:tcPr>
            <w:tcW w:w="851" w:type="dxa"/>
          </w:tcPr>
          <w:p w14:paraId="39B518CD"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93</w:t>
            </w:r>
          </w:p>
        </w:tc>
      </w:tr>
      <w:tr w:rsidR="00125248" w:rsidRPr="007E3B63" w14:paraId="6B58BF05" w14:textId="77777777" w:rsidTr="009435E0">
        <w:trPr>
          <w:trHeight w:val="126"/>
        </w:trPr>
        <w:tc>
          <w:tcPr>
            <w:tcW w:w="1759" w:type="dxa"/>
          </w:tcPr>
          <w:p w14:paraId="5304DDB3" w14:textId="64DC311A" w:rsidR="00125248" w:rsidRPr="007E3B63" w:rsidRDefault="00125248" w:rsidP="009435E0">
            <w:pPr>
              <w:spacing w:line="276" w:lineRule="auto"/>
              <w:rPr>
                <w:rFonts w:ascii="Garamond" w:hAnsi="Garamond"/>
                <w:color w:val="000000" w:themeColor="text1"/>
                <w:sz w:val="18"/>
                <w:szCs w:val="18"/>
              </w:rPr>
            </w:pPr>
            <w:r>
              <w:rPr>
                <w:rFonts w:ascii="Garamond" w:hAnsi="Garamond"/>
                <w:color w:val="000000" w:themeColor="text1"/>
                <w:sz w:val="18"/>
                <w:szCs w:val="18"/>
              </w:rPr>
              <w:t xml:space="preserve">  SSD</w:t>
            </w:r>
          </w:p>
        </w:tc>
        <w:tc>
          <w:tcPr>
            <w:tcW w:w="638" w:type="dxa"/>
          </w:tcPr>
          <w:p w14:paraId="7CB9F171" w14:textId="19A7141E" w:rsidR="00125248"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0.27</w:t>
            </w:r>
          </w:p>
        </w:tc>
        <w:tc>
          <w:tcPr>
            <w:tcW w:w="1110" w:type="dxa"/>
          </w:tcPr>
          <w:p w14:paraId="04707EF4" w14:textId="11261B3D" w:rsidR="00125248"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-0.84, 1.37</w:t>
            </w:r>
          </w:p>
        </w:tc>
        <w:tc>
          <w:tcPr>
            <w:tcW w:w="883" w:type="dxa"/>
          </w:tcPr>
          <w:p w14:paraId="6AC316B4" w14:textId="370D2F0B" w:rsidR="00125248"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0.63</w:t>
            </w:r>
          </w:p>
        </w:tc>
        <w:tc>
          <w:tcPr>
            <w:tcW w:w="992" w:type="dxa"/>
          </w:tcPr>
          <w:p w14:paraId="594ADCD8" w14:textId="40E1A38D" w:rsidR="00125248"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-0.13</w:t>
            </w:r>
          </w:p>
        </w:tc>
        <w:tc>
          <w:tcPr>
            <w:tcW w:w="1276" w:type="dxa"/>
          </w:tcPr>
          <w:p w14:paraId="28072210" w14:textId="63C13EA2" w:rsidR="00125248"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-0.81, 0.55</w:t>
            </w:r>
          </w:p>
        </w:tc>
        <w:tc>
          <w:tcPr>
            <w:tcW w:w="992" w:type="dxa"/>
          </w:tcPr>
          <w:p w14:paraId="34B28040" w14:textId="3C0EE159" w:rsidR="00125248"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0.70</w:t>
            </w:r>
          </w:p>
        </w:tc>
        <w:tc>
          <w:tcPr>
            <w:tcW w:w="850" w:type="dxa"/>
          </w:tcPr>
          <w:p w14:paraId="3EEEF92F" w14:textId="77777777" w:rsidR="00125248" w:rsidRPr="007E3B63" w:rsidRDefault="00125248" w:rsidP="009435E0">
            <w:pPr>
              <w:spacing w:line="276" w:lineRule="auto"/>
              <w:jc w:val="center"/>
              <w:rPr>
                <w:rFonts w:ascii="Garamond" w:hAnsi="Garamond"/>
                <w:color w:val="000000" w:themeColor="text1"/>
                <w:sz w:val="18"/>
                <w:szCs w:val="18"/>
              </w:rPr>
            </w:pPr>
          </w:p>
        </w:tc>
        <w:tc>
          <w:tcPr>
            <w:tcW w:w="1134" w:type="dxa"/>
          </w:tcPr>
          <w:p w14:paraId="70DA430F" w14:textId="77777777" w:rsidR="00125248" w:rsidRPr="007E3B63" w:rsidRDefault="00125248" w:rsidP="009435E0">
            <w:pPr>
              <w:spacing w:line="276" w:lineRule="auto"/>
              <w:jc w:val="center"/>
              <w:rPr>
                <w:rFonts w:ascii="Garamond" w:hAnsi="Garamond"/>
                <w:color w:val="000000" w:themeColor="text1"/>
                <w:sz w:val="18"/>
                <w:szCs w:val="18"/>
              </w:rPr>
            </w:pPr>
          </w:p>
        </w:tc>
        <w:tc>
          <w:tcPr>
            <w:tcW w:w="851" w:type="dxa"/>
          </w:tcPr>
          <w:p w14:paraId="004B7F21" w14:textId="77777777" w:rsidR="00125248" w:rsidRPr="007E3B63" w:rsidRDefault="00125248" w:rsidP="009435E0">
            <w:pPr>
              <w:spacing w:line="276" w:lineRule="auto"/>
              <w:jc w:val="center"/>
              <w:rPr>
                <w:rFonts w:ascii="Garamond" w:hAnsi="Garamond"/>
                <w:color w:val="000000" w:themeColor="text1"/>
                <w:sz w:val="18"/>
                <w:szCs w:val="18"/>
              </w:rPr>
            </w:pPr>
          </w:p>
        </w:tc>
      </w:tr>
      <w:tr w:rsidR="009435E0" w:rsidRPr="007E3B63" w14:paraId="46DE619A" w14:textId="77777777" w:rsidTr="009435E0">
        <w:trPr>
          <w:trHeight w:val="126"/>
        </w:trPr>
        <w:tc>
          <w:tcPr>
            <w:tcW w:w="1759" w:type="dxa"/>
          </w:tcPr>
          <w:p w14:paraId="59EE42D7"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Boldness</w:t>
            </w:r>
          </w:p>
        </w:tc>
        <w:tc>
          <w:tcPr>
            <w:tcW w:w="638" w:type="dxa"/>
          </w:tcPr>
          <w:p w14:paraId="24870D25" w14:textId="4C0FCB04"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0.06</w:t>
            </w:r>
          </w:p>
        </w:tc>
        <w:tc>
          <w:tcPr>
            <w:tcW w:w="1110" w:type="dxa"/>
          </w:tcPr>
          <w:p w14:paraId="6C101284" w14:textId="33049493"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-0.23, 0.34</w:t>
            </w:r>
          </w:p>
        </w:tc>
        <w:tc>
          <w:tcPr>
            <w:tcW w:w="883" w:type="dxa"/>
          </w:tcPr>
          <w:p w14:paraId="3FA33622" w14:textId="4B5C4491"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0.70</w:t>
            </w:r>
          </w:p>
        </w:tc>
        <w:tc>
          <w:tcPr>
            <w:tcW w:w="992" w:type="dxa"/>
          </w:tcPr>
          <w:p w14:paraId="73608AA5" w14:textId="2862E332"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-0.04</w:t>
            </w:r>
          </w:p>
        </w:tc>
        <w:tc>
          <w:tcPr>
            <w:tcW w:w="1276" w:type="dxa"/>
          </w:tcPr>
          <w:p w14:paraId="59B3C30B" w14:textId="10AB1F66"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-0.33, 0.25</w:t>
            </w:r>
          </w:p>
        </w:tc>
        <w:tc>
          <w:tcPr>
            <w:tcW w:w="992" w:type="dxa"/>
          </w:tcPr>
          <w:p w14:paraId="604E5470" w14:textId="7960DE08"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0.78</w:t>
            </w:r>
          </w:p>
        </w:tc>
        <w:tc>
          <w:tcPr>
            <w:tcW w:w="850" w:type="dxa"/>
          </w:tcPr>
          <w:p w14:paraId="380A258E"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23</w:t>
            </w:r>
          </w:p>
        </w:tc>
        <w:tc>
          <w:tcPr>
            <w:tcW w:w="1134" w:type="dxa"/>
          </w:tcPr>
          <w:p w14:paraId="784F7C65"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12</w:t>
            </w:r>
          </w:p>
        </w:tc>
        <w:tc>
          <w:tcPr>
            <w:tcW w:w="851" w:type="dxa"/>
          </w:tcPr>
          <w:p w14:paraId="1C64174B"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172</w:t>
            </w:r>
          </w:p>
        </w:tc>
      </w:tr>
      <w:tr w:rsidR="009435E0" w:rsidRPr="007E3B63" w14:paraId="21DAB0BC" w14:textId="77777777" w:rsidTr="009435E0">
        <w:trPr>
          <w:trHeight w:val="115"/>
        </w:trPr>
        <w:tc>
          <w:tcPr>
            <w:tcW w:w="1759" w:type="dxa"/>
          </w:tcPr>
          <w:p w14:paraId="5C53241D" w14:textId="2A24F1C4" w:rsidR="009435E0" w:rsidRPr="007E3B63" w:rsidRDefault="00125248" w:rsidP="009435E0">
            <w:pPr>
              <w:spacing w:line="276" w:lineRule="auto"/>
              <w:rPr>
                <w:rFonts w:ascii="Garamond" w:hAnsi="Garamond"/>
                <w:color w:val="000000" w:themeColor="text1"/>
                <w:sz w:val="18"/>
                <w:szCs w:val="18"/>
              </w:rPr>
            </w:pPr>
            <w:r>
              <w:rPr>
                <w:rFonts w:ascii="Garamond" w:hAnsi="Garamond"/>
                <w:color w:val="000000" w:themeColor="text1"/>
                <w:sz w:val="18"/>
                <w:szCs w:val="18"/>
              </w:rPr>
              <w:t xml:space="preserve">  </w:t>
            </w:r>
            <w:r w:rsidR="009435E0" w:rsidRPr="007E3B63">
              <w:rPr>
                <w:rFonts w:ascii="Garamond" w:hAnsi="Garamond"/>
                <w:color w:val="000000" w:themeColor="text1"/>
                <w:sz w:val="18"/>
                <w:szCs w:val="18"/>
              </w:rPr>
              <w:t>SSD</w:t>
            </w:r>
          </w:p>
        </w:tc>
        <w:tc>
          <w:tcPr>
            <w:tcW w:w="638" w:type="dxa"/>
          </w:tcPr>
          <w:p w14:paraId="7C9D5E33" w14:textId="3DF489DD"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-0.32</w:t>
            </w:r>
          </w:p>
        </w:tc>
        <w:tc>
          <w:tcPr>
            <w:tcW w:w="1110" w:type="dxa"/>
          </w:tcPr>
          <w:p w14:paraId="3C33B96C" w14:textId="7A27DEC5"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-0.93, 0.29</w:t>
            </w:r>
          </w:p>
        </w:tc>
        <w:tc>
          <w:tcPr>
            <w:tcW w:w="883" w:type="dxa"/>
          </w:tcPr>
          <w:p w14:paraId="275D377B" w14:textId="006BA4DA"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783370">
              <w:rPr>
                <w:rFonts w:ascii="Garamond" w:hAnsi="Garamond"/>
                <w:color w:val="000000" w:themeColor="text1"/>
                <w:sz w:val="18"/>
                <w:szCs w:val="18"/>
              </w:rPr>
              <w:t>30</w:t>
            </w:r>
          </w:p>
        </w:tc>
        <w:tc>
          <w:tcPr>
            <w:tcW w:w="992" w:type="dxa"/>
          </w:tcPr>
          <w:p w14:paraId="3E263BF5" w14:textId="546AA8D3"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0.10</w:t>
            </w:r>
          </w:p>
        </w:tc>
        <w:tc>
          <w:tcPr>
            <w:tcW w:w="1276" w:type="dxa"/>
          </w:tcPr>
          <w:p w14:paraId="5BD6EA69" w14:textId="11162C11"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-0.31, 0.52</w:t>
            </w:r>
          </w:p>
        </w:tc>
        <w:tc>
          <w:tcPr>
            <w:tcW w:w="992" w:type="dxa"/>
          </w:tcPr>
          <w:p w14:paraId="5EEBB820" w14:textId="1362154E"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0.63</w:t>
            </w:r>
          </w:p>
        </w:tc>
        <w:tc>
          <w:tcPr>
            <w:tcW w:w="850" w:type="dxa"/>
          </w:tcPr>
          <w:p w14:paraId="140398BE"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690760D3"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5B1A7A82" w14:textId="77777777" w:rsidR="009435E0" w:rsidRPr="007E3B63" w:rsidRDefault="009435E0" w:rsidP="009435E0">
            <w:pPr>
              <w:spacing w:line="276" w:lineRule="auto"/>
              <w:jc w:val="center"/>
              <w:rPr>
                <w:rFonts w:ascii="Garamond" w:hAnsi="Garamond"/>
                <w:color w:val="000000" w:themeColor="text1"/>
                <w:sz w:val="18"/>
                <w:szCs w:val="18"/>
              </w:rPr>
            </w:pPr>
          </w:p>
        </w:tc>
      </w:tr>
      <w:tr w:rsidR="00A56773" w:rsidRPr="007E3B63" w14:paraId="6E40E460" w14:textId="77777777" w:rsidTr="009435E0">
        <w:trPr>
          <w:trHeight w:val="126"/>
        </w:trPr>
        <w:tc>
          <w:tcPr>
            <w:tcW w:w="1759" w:type="dxa"/>
          </w:tcPr>
          <w:p w14:paraId="6E6FAF41" w14:textId="77777777" w:rsidR="00A56773" w:rsidRPr="007E3B63" w:rsidRDefault="00A56773" w:rsidP="009435E0">
            <w:pPr>
              <w:spacing w:line="276" w:lineRule="auto"/>
              <w:rPr>
                <w:rFonts w:ascii="Garamond" w:hAnsi="Garamond"/>
                <w:b/>
                <w:i/>
                <w:color w:val="000000" w:themeColor="text1"/>
                <w:sz w:val="18"/>
                <w:szCs w:val="18"/>
              </w:rPr>
            </w:pPr>
          </w:p>
        </w:tc>
        <w:tc>
          <w:tcPr>
            <w:tcW w:w="638" w:type="dxa"/>
          </w:tcPr>
          <w:p w14:paraId="4DA33D43" w14:textId="77777777" w:rsidR="00A56773" w:rsidRPr="007E3B63" w:rsidRDefault="00A56773" w:rsidP="009435E0">
            <w:pPr>
              <w:spacing w:line="276" w:lineRule="auto"/>
              <w:jc w:val="center"/>
              <w:rPr>
                <w:rFonts w:ascii="Garamond" w:hAnsi="Garamond"/>
                <w:color w:val="000000" w:themeColor="text1"/>
                <w:sz w:val="18"/>
                <w:szCs w:val="18"/>
              </w:rPr>
            </w:pPr>
          </w:p>
        </w:tc>
        <w:tc>
          <w:tcPr>
            <w:tcW w:w="1110" w:type="dxa"/>
          </w:tcPr>
          <w:p w14:paraId="0A720C6F" w14:textId="77777777" w:rsidR="00A56773" w:rsidRPr="007E3B63" w:rsidRDefault="00A56773" w:rsidP="009435E0">
            <w:pPr>
              <w:spacing w:line="276" w:lineRule="auto"/>
              <w:jc w:val="center"/>
              <w:rPr>
                <w:rFonts w:ascii="Garamond" w:hAnsi="Garamond"/>
                <w:color w:val="000000" w:themeColor="text1"/>
                <w:sz w:val="18"/>
                <w:szCs w:val="18"/>
              </w:rPr>
            </w:pPr>
          </w:p>
        </w:tc>
        <w:tc>
          <w:tcPr>
            <w:tcW w:w="883" w:type="dxa"/>
          </w:tcPr>
          <w:p w14:paraId="5453B0AD" w14:textId="77777777" w:rsidR="00A56773" w:rsidRPr="007E3B63" w:rsidRDefault="00A56773" w:rsidP="009435E0">
            <w:pPr>
              <w:spacing w:line="276" w:lineRule="auto"/>
              <w:jc w:val="center"/>
              <w:rPr>
                <w:rFonts w:ascii="Garamond" w:hAnsi="Garamond"/>
                <w:color w:val="000000" w:themeColor="text1"/>
                <w:sz w:val="18"/>
                <w:szCs w:val="18"/>
              </w:rPr>
            </w:pPr>
          </w:p>
        </w:tc>
        <w:tc>
          <w:tcPr>
            <w:tcW w:w="992" w:type="dxa"/>
          </w:tcPr>
          <w:p w14:paraId="29ADB916" w14:textId="77777777" w:rsidR="00A56773" w:rsidRPr="007E3B63" w:rsidRDefault="00A56773" w:rsidP="009435E0">
            <w:pPr>
              <w:spacing w:line="276" w:lineRule="auto"/>
              <w:jc w:val="center"/>
              <w:rPr>
                <w:rFonts w:ascii="Garamond" w:hAnsi="Garamond"/>
                <w:color w:val="000000" w:themeColor="text1"/>
                <w:sz w:val="18"/>
                <w:szCs w:val="18"/>
              </w:rPr>
            </w:pPr>
          </w:p>
        </w:tc>
        <w:tc>
          <w:tcPr>
            <w:tcW w:w="1276" w:type="dxa"/>
          </w:tcPr>
          <w:p w14:paraId="08A24B7A" w14:textId="77777777" w:rsidR="00A56773" w:rsidRPr="007E3B63" w:rsidRDefault="00A56773" w:rsidP="009435E0">
            <w:pPr>
              <w:spacing w:line="276" w:lineRule="auto"/>
              <w:jc w:val="center"/>
              <w:rPr>
                <w:rFonts w:ascii="Garamond" w:hAnsi="Garamond"/>
                <w:color w:val="000000" w:themeColor="text1"/>
                <w:sz w:val="18"/>
                <w:szCs w:val="18"/>
              </w:rPr>
            </w:pPr>
          </w:p>
        </w:tc>
        <w:tc>
          <w:tcPr>
            <w:tcW w:w="992" w:type="dxa"/>
          </w:tcPr>
          <w:p w14:paraId="55362990" w14:textId="77777777" w:rsidR="00A56773" w:rsidRPr="007E3B63" w:rsidRDefault="00A56773" w:rsidP="009435E0">
            <w:pPr>
              <w:spacing w:line="276" w:lineRule="auto"/>
              <w:jc w:val="center"/>
              <w:rPr>
                <w:rFonts w:ascii="Garamond" w:hAnsi="Garamond"/>
                <w:color w:val="000000" w:themeColor="text1"/>
                <w:sz w:val="18"/>
                <w:szCs w:val="18"/>
              </w:rPr>
            </w:pPr>
          </w:p>
        </w:tc>
        <w:tc>
          <w:tcPr>
            <w:tcW w:w="850" w:type="dxa"/>
          </w:tcPr>
          <w:p w14:paraId="19E55387" w14:textId="77777777" w:rsidR="00A56773" w:rsidRPr="007E3B63" w:rsidRDefault="00A56773" w:rsidP="009435E0">
            <w:pPr>
              <w:spacing w:line="276" w:lineRule="auto"/>
              <w:jc w:val="center"/>
              <w:rPr>
                <w:rFonts w:ascii="Garamond" w:hAnsi="Garamond"/>
                <w:color w:val="000000" w:themeColor="text1"/>
                <w:sz w:val="18"/>
                <w:szCs w:val="18"/>
              </w:rPr>
            </w:pPr>
          </w:p>
        </w:tc>
        <w:tc>
          <w:tcPr>
            <w:tcW w:w="1134" w:type="dxa"/>
          </w:tcPr>
          <w:p w14:paraId="0DC23032" w14:textId="77777777" w:rsidR="00A56773" w:rsidRPr="007E3B63" w:rsidRDefault="00A56773" w:rsidP="009435E0">
            <w:pPr>
              <w:spacing w:line="276" w:lineRule="auto"/>
              <w:jc w:val="center"/>
              <w:rPr>
                <w:rFonts w:ascii="Garamond" w:hAnsi="Garamond"/>
                <w:color w:val="000000" w:themeColor="text1"/>
                <w:sz w:val="18"/>
                <w:szCs w:val="18"/>
              </w:rPr>
            </w:pPr>
          </w:p>
        </w:tc>
        <w:tc>
          <w:tcPr>
            <w:tcW w:w="851" w:type="dxa"/>
          </w:tcPr>
          <w:p w14:paraId="6DBFB2F2" w14:textId="77777777" w:rsidR="00A56773" w:rsidRPr="007E3B63" w:rsidRDefault="00A56773" w:rsidP="009435E0">
            <w:pPr>
              <w:spacing w:line="276" w:lineRule="auto"/>
              <w:jc w:val="center"/>
              <w:rPr>
                <w:rFonts w:ascii="Garamond" w:hAnsi="Garamond"/>
                <w:color w:val="000000" w:themeColor="text1"/>
                <w:sz w:val="18"/>
                <w:szCs w:val="18"/>
              </w:rPr>
            </w:pPr>
          </w:p>
        </w:tc>
      </w:tr>
      <w:tr w:rsidR="009435E0" w:rsidRPr="007E3B63" w14:paraId="06E1D310" w14:textId="77777777" w:rsidTr="009435E0">
        <w:trPr>
          <w:trHeight w:val="126"/>
        </w:trPr>
        <w:tc>
          <w:tcPr>
            <w:tcW w:w="1759" w:type="dxa"/>
          </w:tcPr>
          <w:p w14:paraId="3F2697DF" w14:textId="77777777" w:rsidR="009435E0" w:rsidRPr="007E3B63" w:rsidRDefault="009435E0" w:rsidP="009435E0">
            <w:pPr>
              <w:spacing w:line="276" w:lineRule="auto"/>
              <w:rPr>
                <w:rFonts w:ascii="Garamond" w:hAnsi="Garamond"/>
                <w:i/>
                <w:color w:val="000000" w:themeColor="text1"/>
                <w:sz w:val="18"/>
                <w:szCs w:val="18"/>
              </w:rPr>
            </w:pPr>
            <w:r w:rsidRPr="007E3B63">
              <w:rPr>
                <w:rFonts w:ascii="Garamond" w:hAnsi="Garamond"/>
                <w:b/>
                <w:i/>
                <w:color w:val="000000" w:themeColor="text1"/>
                <w:sz w:val="18"/>
                <w:szCs w:val="18"/>
              </w:rPr>
              <w:t>Invertebrates</w:t>
            </w:r>
          </w:p>
        </w:tc>
        <w:tc>
          <w:tcPr>
            <w:tcW w:w="638" w:type="dxa"/>
          </w:tcPr>
          <w:p w14:paraId="469D1E21" w14:textId="77777777" w:rsidR="009435E0" w:rsidRPr="007E3B63" w:rsidRDefault="009435E0" w:rsidP="009435E0">
            <w:pPr>
              <w:spacing w:line="276" w:lineRule="auto"/>
              <w:jc w:val="center"/>
              <w:rPr>
                <w:rFonts w:ascii="Garamond" w:hAnsi="Garamond"/>
                <w:color w:val="000000" w:themeColor="text1"/>
                <w:sz w:val="18"/>
                <w:szCs w:val="18"/>
              </w:rPr>
            </w:pPr>
          </w:p>
        </w:tc>
        <w:tc>
          <w:tcPr>
            <w:tcW w:w="1110" w:type="dxa"/>
          </w:tcPr>
          <w:p w14:paraId="1499A2D8" w14:textId="77777777" w:rsidR="009435E0" w:rsidRPr="007E3B63" w:rsidRDefault="009435E0" w:rsidP="009435E0">
            <w:pPr>
              <w:spacing w:line="276" w:lineRule="auto"/>
              <w:jc w:val="center"/>
              <w:rPr>
                <w:rFonts w:ascii="Garamond" w:hAnsi="Garamond"/>
                <w:color w:val="000000" w:themeColor="text1"/>
                <w:sz w:val="18"/>
                <w:szCs w:val="18"/>
              </w:rPr>
            </w:pPr>
          </w:p>
        </w:tc>
        <w:tc>
          <w:tcPr>
            <w:tcW w:w="883" w:type="dxa"/>
          </w:tcPr>
          <w:p w14:paraId="6508FD8D" w14:textId="77777777" w:rsidR="009435E0" w:rsidRPr="007E3B63" w:rsidRDefault="009435E0" w:rsidP="009435E0">
            <w:pPr>
              <w:spacing w:line="276" w:lineRule="auto"/>
              <w:jc w:val="center"/>
              <w:rPr>
                <w:rFonts w:ascii="Garamond" w:hAnsi="Garamond"/>
                <w:color w:val="000000" w:themeColor="text1"/>
                <w:sz w:val="18"/>
                <w:szCs w:val="18"/>
              </w:rPr>
            </w:pPr>
          </w:p>
        </w:tc>
        <w:tc>
          <w:tcPr>
            <w:tcW w:w="992" w:type="dxa"/>
          </w:tcPr>
          <w:p w14:paraId="24F3F632" w14:textId="77777777" w:rsidR="009435E0" w:rsidRPr="007E3B63" w:rsidRDefault="009435E0" w:rsidP="009435E0">
            <w:pPr>
              <w:spacing w:line="276" w:lineRule="auto"/>
              <w:jc w:val="center"/>
              <w:rPr>
                <w:rFonts w:ascii="Garamond" w:hAnsi="Garamond"/>
                <w:color w:val="000000" w:themeColor="text1"/>
                <w:sz w:val="18"/>
                <w:szCs w:val="18"/>
              </w:rPr>
            </w:pPr>
          </w:p>
        </w:tc>
        <w:tc>
          <w:tcPr>
            <w:tcW w:w="1276" w:type="dxa"/>
          </w:tcPr>
          <w:p w14:paraId="3E38AC30" w14:textId="77777777" w:rsidR="009435E0" w:rsidRPr="007E3B63" w:rsidRDefault="009435E0" w:rsidP="009435E0">
            <w:pPr>
              <w:spacing w:line="276" w:lineRule="auto"/>
              <w:jc w:val="center"/>
              <w:rPr>
                <w:rFonts w:ascii="Garamond" w:hAnsi="Garamond"/>
                <w:color w:val="000000" w:themeColor="text1"/>
                <w:sz w:val="18"/>
                <w:szCs w:val="18"/>
              </w:rPr>
            </w:pPr>
          </w:p>
        </w:tc>
        <w:tc>
          <w:tcPr>
            <w:tcW w:w="992" w:type="dxa"/>
          </w:tcPr>
          <w:p w14:paraId="1F3286FB" w14:textId="77777777" w:rsidR="009435E0" w:rsidRPr="007E3B63" w:rsidRDefault="009435E0" w:rsidP="009435E0">
            <w:pPr>
              <w:spacing w:line="276" w:lineRule="auto"/>
              <w:jc w:val="center"/>
              <w:rPr>
                <w:rFonts w:ascii="Garamond" w:hAnsi="Garamond"/>
                <w:color w:val="000000" w:themeColor="text1"/>
                <w:sz w:val="18"/>
                <w:szCs w:val="18"/>
              </w:rPr>
            </w:pPr>
          </w:p>
        </w:tc>
        <w:tc>
          <w:tcPr>
            <w:tcW w:w="850" w:type="dxa"/>
          </w:tcPr>
          <w:p w14:paraId="707100FB"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3A3F870F"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322D1740" w14:textId="77777777" w:rsidR="009435E0" w:rsidRPr="007E3B63" w:rsidRDefault="009435E0" w:rsidP="009435E0">
            <w:pPr>
              <w:spacing w:line="276" w:lineRule="auto"/>
              <w:jc w:val="center"/>
              <w:rPr>
                <w:rFonts w:ascii="Garamond" w:hAnsi="Garamond"/>
                <w:color w:val="000000" w:themeColor="text1"/>
                <w:sz w:val="18"/>
                <w:szCs w:val="18"/>
              </w:rPr>
            </w:pPr>
          </w:p>
        </w:tc>
      </w:tr>
      <w:tr w:rsidR="009435E0" w:rsidRPr="007E3B63" w14:paraId="71FD622E" w14:textId="77777777" w:rsidTr="009435E0">
        <w:trPr>
          <w:trHeight w:val="115"/>
        </w:trPr>
        <w:tc>
          <w:tcPr>
            <w:tcW w:w="1759" w:type="dxa"/>
          </w:tcPr>
          <w:p w14:paraId="206AB401"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Activity</w:t>
            </w:r>
          </w:p>
        </w:tc>
        <w:tc>
          <w:tcPr>
            <w:tcW w:w="638" w:type="dxa"/>
          </w:tcPr>
          <w:p w14:paraId="38883DC4" w14:textId="603D1A89"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w:t>
            </w:r>
            <w:r w:rsidR="00783370">
              <w:rPr>
                <w:rFonts w:ascii="Garamond" w:hAnsi="Garamond"/>
                <w:color w:val="000000" w:themeColor="text1"/>
                <w:sz w:val="18"/>
                <w:szCs w:val="18"/>
              </w:rPr>
              <w:t>1</w:t>
            </w:r>
          </w:p>
        </w:tc>
        <w:tc>
          <w:tcPr>
            <w:tcW w:w="1110" w:type="dxa"/>
          </w:tcPr>
          <w:p w14:paraId="5DB652E8" w14:textId="72ACE65B"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-0.42, 1.04</w:t>
            </w:r>
          </w:p>
        </w:tc>
        <w:tc>
          <w:tcPr>
            <w:tcW w:w="883" w:type="dxa"/>
          </w:tcPr>
          <w:p w14:paraId="36976BCB" w14:textId="2C33ACDD"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0.41</w:t>
            </w:r>
          </w:p>
        </w:tc>
        <w:tc>
          <w:tcPr>
            <w:tcW w:w="992" w:type="dxa"/>
          </w:tcPr>
          <w:p w14:paraId="6A0F1898" w14:textId="4268D492"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w:t>
            </w:r>
            <w:r w:rsidR="00783370">
              <w:rPr>
                <w:rFonts w:ascii="Garamond" w:hAnsi="Garamond"/>
                <w:color w:val="000000" w:themeColor="text1"/>
                <w:sz w:val="18"/>
                <w:szCs w:val="18"/>
              </w:rPr>
              <w:t>0.04</w:t>
            </w:r>
          </w:p>
        </w:tc>
        <w:tc>
          <w:tcPr>
            <w:tcW w:w="1276" w:type="dxa"/>
          </w:tcPr>
          <w:p w14:paraId="602F74DB" w14:textId="47AB2C81"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w:t>
            </w:r>
            <w:r w:rsidR="00783370">
              <w:rPr>
                <w:rFonts w:ascii="Garamond" w:hAnsi="Garamond"/>
                <w:color w:val="000000" w:themeColor="text1"/>
                <w:sz w:val="18"/>
                <w:szCs w:val="18"/>
              </w:rPr>
              <w:t>0.25, 0.17</w:t>
            </w:r>
          </w:p>
        </w:tc>
        <w:tc>
          <w:tcPr>
            <w:tcW w:w="992" w:type="dxa"/>
          </w:tcPr>
          <w:p w14:paraId="17A2D625" w14:textId="4FB4D31E"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783370">
              <w:rPr>
                <w:rFonts w:ascii="Garamond" w:hAnsi="Garamond"/>
                <w:color w:val="000000" w:themeColor="text1"/>
                <w:sz w:val="18"/>
                <w:szCs w:val="18"/>
              </w:rPr>
              <w:t>72</w:t>
            </w:r>
          </w:p>
        </w:tc>
        <w:tc>
          <w:tcPr>
            <w:tcW w:w="850" w:type="dxa"/>
          </w:tcPr>
          <w:p w14:paraId="5CFE0216" w14:textId="448D82A1"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18</w:t>
            </w:r>
          </w:p>
        </w:tc>
        <w:tc>
          <w:tcPr>
            <w:tcW w:w="1134" w:type="dxa"/>
          </w:tcPr>
          <w:p w14:paraId="17A2EC1F" w14:textId="40B3356D"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w:t>
            </w:r>
            <w:r w:rsidR="00783370">
              <w:rPr>
                <w:rFonts w:ascii="Garamond" w:hAnsi="Garamond"/>
                <w:color w:val="000000" w:themeColor="text1"/>
                <w:sz w:val="18"/>
                <w:szCs w:val="18"/>
              </w:rPr>
              <w:t>6</w:t>
            </w:r>
          </w:p>
        </w:tc>
        <w:tc>
          <w:tcPr>
            <w:tcW w:w="851" w:type="dxa"/>
          </w:tcPr>
          <w:p w14:paraId="60492AD7" w14:textId="3F0EBA97"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165</w:t>
            </w:r>
          </w:p>
        </w:tc>
      </w:tr>
      <w:tr w:rsidR="00125248" w:rsidRPr="007E3B63" w14:paraId="2F4E4DC7" w14:textId="77777777" w:rsidTr="009435E0">
        <w:trPr>
          <w:trHeight w:val="126"/>
        </w:trPr>
        <w:tc>
          <w:tcPr>
            <w:tcW w:w="1759" w:type="dxa"/>
          </w:tcPr>
          <w:p w14:paraId="791E53A3" w14:textId="6C50C0BD" w:rsidR="00125248" w:rsidRPr="00783370" w:rsidRDefault="00125248" w:rsidP="009435E0">
            <w:pPr>
              <w:spacing w:line="276" w:lineRule="auto"/>
              <w:rPr>
                <w:rFonts w:ascii="Garamond" w:hAnsi="Garamond"/>
                <w:bCs/>
                <w:color w:val="000000" w:themeColor="text1"/>
                <w:sz w:val="18"/>
                <w:szCs w:val="18"/>
              </w:rPr>
            </w:pPr>
            <w:r w:rsidRPr="00783370">
              <w:rPr>
                <w:rFonts w:ascii="Garamond" w:hAnsi="Garamond"/>
                <w:bCs/>
                <w:color w:val="000000" w:themeColor="text1"/>
                <w:sz w:val="18"/>
                <w:szCs w:val="18"/>
              </w:rPr>
              <w:t xml:space="preserve">  SSD</w:t>
            </w:r>
          </w:p>
        </w:tc>
        <w:tc>
          <w:tcPr>
            <w:tcW w:w="638" w:type="dxa"/>
          </w:tcPr>
          <w:p w14:paraId="1B7B7A0C" w14:textId="3CE10AAC" w:rsidR="00125248" w:rsidRPr="00783370" w:rsidRDefault="00783370" w:rsidP="009435E0">
            <w:pPr>
              <w:spacing w:line="276" w:lineRule="auto"/>
              <w:jc w:val="center"/>
              <w:rPr>
                <w:rFonts w:ascii="Garamond" w:hAnsi="Garamond"/>
                <w:bCs/>
                <w:color w:val="000000" w:themeColor="text1"/>
                <w:sz w:val="18"/>
                <w:szCs w:val="18"/>
              </w:rPr>
            </w:pPr>
            <w:r w:rsidRPr="00783370">
              <w:rPr>
                <w:rFonts w:ascii="Garamond" w:hAnsi="Garamond"/>
                <w:bCs/>
                <w:color w:val="000000" w:themeColor="text1"/>
                <w:sz w:val="18"/>
                <w:szCs w:val="18"/>
              </w:rPr>
              <w:t>-0.66</w:t>
            </w:r>
          </w:p>
        </w:tc>
        <w:tc>
          <w:tcPr>
            <w:tcW w:w="1110" w:type="dxa"/>
          </w:tcPr>
          <w:p w14:paraId="6B05CC23" w14:textId="5941DDAB" w:rsidR="00125248"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-2.26, 0.93</w:t>
            </w:r>
          </w:p>
        </w:tc>
        <w:tc>
          <w:tcPr>
            <w:tcW w:w="883" w:type="dxa"/>
          </w:tcPr>
          <w:p w14:paraId="58755A3E" w14:textId="43FCCAC5" w:rsidR="00125248"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0.41</w:t>
            </w:r>
          </w:p>
        </w:tc>
        <w:tc>
          <w:tcPr>
            <w:tcW w:w="992" w:type="dxa"/>
          </w:tcPr>
          <w:p w14:paraId="2913DC5C" w14:textId="71961D96" w:rsidR="00125248"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0.27</w:t>
            </w:r>
          </w:p>
        </w:tc>
        <w:tc>
          <w:tcPr>
            <w:tcW w:w="1276" w:type="dxa"/>
          </w:tcPr>
          <w:p w14:paraId="79F9751C" w14:textId="23B0688E" w:rsidR="00125248"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-0.53, 1.07</w:t>
            </w:r>
          </w:p>
        </w:tc>
        <w:tc>
          <w:tcPr>
            <w:tcW w:w="992" w:type="dxa"/>
          </w:tcPr>
          <w:p w14:paraId="720E9C25" w14:textId="28D44379" w:rsidR="00125248"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0.50</w:t>
            </w:r>
          </w:p>
        </w:tc>
        <w:tc>
          <w:tcPr>
            <w:tcW w:w="850" w:type="dxa"/>
          </w:tcPr>
          <w:p w14:paraId="358923B7" w14:textId="77777777" w:rsidR="00125248" w:rsidRPr="00783370" w:rsidRDefault="00125248" w:rsidP="009435E0">
            <w:pPr>
              <w:spacing w:line="276" w:lineRule="auto"/>
              <w:jc w:val="center"/>
              <w:rPr>
                <w:rFonts w:ascii="Garamond" w:hAnsi="Garamond"/>
                <w:bCs/>
                <w:color w:val="000000" w:themeColor="text1"/>
                <w:sz w:val="18"/>
                <w:szCs w:val="18"/>
              </w:rPr>
            </w:pPr>
          </w:p>
        </w:tc>
        <w:tc>
          <w:tcPr>
            <w:tcW w:w="1134" w:type="dxa"/>
          </w:tcPr>
          <w:p w14:paraId="692BE916" w14:textId="77777777" w:rsidR="00125248" w:rsidRPr="00783370" w:rsidRDefault="00125248" w:rsidP="009435E0">
            <w:pPr>
              <w:spacing w:line="276" w:lineRule="auto"/>
              <w:jc w:val="center"/>
              <w:rPr>
                <w:rFonts w:ascii="Garamond" w:hAnsi="Garamond"/>
                <w:bCs/>
                <w:color w:val="000000" w:themeColor="text1"/>
                <w:sz w:val="18"/>
                <w:szCs w:val="18"/>
              </w:rPr>
            </w:pPr>
          </w:p>
        </w:tc>
        <w:tc>
          <w:tcPr>
            <w:tcW w:w="851" w:type="dxa"/>
          </w:tcPr>
          <w:p w14:paraId="5499E761" w14:textId="77777777" w:rsidR="00125248" w:rsidRPr="00783370" w:rsidRDefault="00125248" w:rsidP="009435E0">
            <w:pPr>
              <w:spacing w:line="276" w:lineRule="auto"/>
              <w:jc w:val="center"/>
              <w:rPr>
                <w:rFonts w:ascii="Garamond" w:hAnsi="Garamond"/>
                <w:bCs/>
                <w:color w:val="000000" w:themeColor="text1"/>
                <w:sz w:val="18"/>
                <w:szCs w:val="18"/>
              </w:rPr>
            </w:pPr>
          </w:p>
        </w:tc>
      </w:tr>
      <w:tr w:rsidR="009435E0" w:rsidRPr="007E3B63" w14:paraId="263075B5" w14:textId="77777777" w:rsidTr="009435E0">
        <w:trPr>
          <w:trHeight w:val="126"/>
        </w:trPr>
        <w:tc>
          <w:tcPr>
            <w:tcW w:w="1759" w:type="dxa"/>
          </w:tcPr>
          <w:p w14:paraId="20AC6404" w14:textId="77777777" w:rsidR="009435E0" w:rsidRPr="00783370" w:rsidRDefault="009435E0" w:rsidP="009435E0">
            <w:pPr>
              <w:spacing w:line="276" w:lineRule="auto"/>
              <w:rPr>
                <w:rFonts w:ascii="Garamond" w:hAnsi="Garamond"/>
                <w:bCs/>
                <w:color w:val="000000" w:themeColor="text1"/>
                <w:sz w:val="18"/>
                <w:szCs w:val="18"/>
              </w:rPr>
            </w:pPr>
            <w:r w:rsidRPr="00783370">
              <w:rPr>
                <w:rFonts w:ascii="Garamond" w:hAnsi="Garamond"/>
                <w:bCs/>
                <w:color w:val="000000" w:themeColor="text1"/>
                <w:sz w:val="18"/>
                <w:szCs w:val="18"/>
              </w:rPr>
              <w:t>Boldness</w:t>
            </w:r>
          </w:p>
        </w:tc>
        <w:tc>
          <w:tcPr>
            <w:tcW w:w="638" w:type="dxa"/>
          </w:tcPr>
          <w:p w14:paraId="1085B71C" w14:textId="4736F0A3" w:rsidR="009435E0"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0.18</w:t>
            </w:r>
          </w:p>
        </w:tc>
        <w:tc>
          <w:tcPr>
            <w:tcW w:w="1110" w:type="dxa"/>
          </w:tcPr>
          <w:p w14:paraId="74CE75D9" w14:textId="41FD0F32" w:rsidR="009435E0"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-0.03, 0.38</w:t>
            </w:r>
          </w:p>
        </w:tc>
        <w:tc>
          <w:tcPr>
            <w:tcW w:w="883" w:type="dxa"/>
          </w:tcPr>
          <w:p w14:paraId="2F8C0D61" w14:textId="5EE3A185" w:rsidR="009435E0"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0.10</w:t>
            </w:r>
          </w:p>
        </w:tc>
        <w:tc>
          <w:tcPr>
            <w:tcW w:w="992" w:type="dxa"/>
          </w:tcPr>
          <w:p w14:paraId="2AEA0C58" w14:textId="2362D81E"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-0.04</w:t>
            </w:r>
          </w:p>
        </w:tc>
        <w:tc>
          <w:tcPr>
            <w:tcW w:w="1276" w:type="dxa"/>
          </w:tcPr>
          <w:p w14:paraId="6FE85818" w14:textId="39CFA47F"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-0.16, 0.09</w:t>
            </w:r>
          </w:p>
        </w:tc>
        <w:tc>
          <w:tcPr>
            <w:tcW w:w="992" w:type="dxa"/>
          </w:tcPr>
          <w:p w14:paraId="3F887F8A" w14:textId="55F0CA44"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0.56</w:t>
            </w:r>
          </w:p>
        </w:tc>
        <w:tc>
          <w:tcPr>
            <w:tcW w:w="850" w:type="dxa"/>
          </w:tcPr>
          <w:p w14:paraId="72919D7B" w14:textId="4D6CC933"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w:t>
            </w:r>
            <w:r w:rsidR="00783370">
              <w:rPr>
                <w:rFonts w:ascii="Garamond" w:hAnsi="Garamond"/>
                <w:color w:val="000000" w:themeColor="text1"/>
                <w:sz w:val="18"/>
                <w:szCs w:val="18"/>
              </w:rPr>
              <w:t>2</w:t>
            </w:r>
          </w:p>
        </w:tc>
        <w:tc>
          <w:tcPr>
            <w:tcW w:w="1134" w:type="dxa"/>
          </w:tcPr>
          <w:p w14:paraId="57537B68" w14:textId="0CB68E58"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w:t>
            </w:r>
            <w:r w:rsidR="00783370">
              <w:rPr>
                <w:rFonts w:ascii="Garamond" w:hAnsi="Garamond"/>
                <w:color w:val="000000" w:themeColor="text1"/>
                <w:sz w:val="18"/>
                <w:szCs w:val="18"/>
              </w:rPr>
              <w:t>2</w:t>
            </w:r>
          </w:p>
        </w:tc>
        <w:tc>
          <w:tcPr>
            <w:tcW w:w="851" w:type="dxa"/>
          </w:tcPr>
          <w:p w14:paraId="38B22B36" w14:textId="2E063E55"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w:t>
            </w:r>
            <w:r w:rsidR="00783370">
              <w:rPr>
                <w:rFonts w:ascii="Garamond" w:hAnsi="Garamond"/>
                <w:color w:val="000000" w:themeColor="text1"/>
                <w:sz w:val="18"/>
                <w:szCs w:val="18"/>
              </w:rPr>
              <w:t>61</w:t>
            </w:r>
          </w:p>
        </w:tc>
      </w:tr>
      <w:tr w:rsidR="009435E0" w:rsidRPr="007E3B63" w14:paraId="6E002A46" w14:textId="77777777" w:rsidTr="009435E0">
        <w:trPr>
          <w:trHeight w:val="126"/>
        </w:trPr>
        <w:tc>
          <w:tcPr>
            <w:tcW w:w="1759" w:type="dxa"/>
          </w:tcPr>
          <w:p w14:paraId="2C207859" w14:textId="57E72760" w:rsidR="009435E0" w:rsidRPr="007E3B63" w:rsidRDefault="00125248" w:rsidP="009435E0">
            <w:pPr>
              <w:spacing w:line="276" w:lineRule="auto"/>
              <w:rPr>
                <w:rFonts w:ascii="Garamond" w:hAnsi="Garamond"/>
                <w:color w:val="000000" w:themeColor="text1"/>
                <w:sz w:val="18"/>
                <w:szCs w:val="18"/>
              </w:rPr>
            </w:pPr>
            <w:r>
              <w:rPr>
                <w:rFonts w:ascii="Garamond" w:hAnsi="Garamond"/>
                <w:color w:val="000000" w:themeColor="text1"/>
                <w:sz w:val="18"/>
                <w:szCs w:val="18"/>
              </w:rPr>
              <w:t xml:space="preserve">  </w:t>
            </w:r>
            <w:r w:rsidR="009435E0" w:rsidRPr="007E3B63">
              <w:rPr>
                <w:rFonts w:ascii="Garamond" w:hAnsi="Garamond"/>
                <w:color w:val="000000" w:themeColor="text1"/>
                <w:sz w:val="18"/>
                <w:szCs w:val="18"/>
              </w:rPr>
              <w:t>SSD</w:t>
            </w:r>
          </w:p>
        </w:tc>
        <w:tc>
          <w:tcPr>
            <w:tcW w:w="638" w:type="dxa"/>
          </w:tcPr>
          <w:p w14:paraId="74B5AEC4" w14:textId="3D062A43"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0.28</w:t>
            </w:r>
          </w:p>
        </w:tc>
        <w:tc>
          <w:tcPr>
            <w:tcW w:w="1110" w:type="dxa"/>
          </w:tcPr>
          <w:p w14:paraId="78FE9D7F" w14:textId="087A85B6"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w:t>
            </w:r>
            <w:r w:rsidR="00783370">
              <w:rPr>
                <w:rFonts w:ascii="Garamond" w:hAnsi="Garamond"/>
                <w:color w:val="000000" w:themeColor="text1"/>
                <w:sz w:val="18"/>
                <w:szCs w:val="18"/>
              </w:rPr>
              <w:t>0.54, 1.10</w:t>
            </w:r>
          </w:p>
        </w:tc>
        <w:tc>
          <w:tcPr>
            <w:tcW w:w="883" w:type="dxa"/>
          </w:tcPr>
          <w:p w14:paraId="5AECFA8F" w14:textId="08CC121A"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783370">
              <w:rPr>
                <w:rFonts w:ascii="Garamond" w:hAnsi="Garamond"/>
                <w:color w:val="000000" w:themeColor="text1"/>
                <w:sz w:val="18"/>
                <w:szCs w:val="18"/>
              </w:rPr>
              <w:t>50</w:t>
            </w:r>
          </w:p>
        </w:tc>
        <w:tc>
          <w:tcPr>
            <w:tcW w:w="992" w:type="dxa"/>
          </w:tcPr>
          <w:p w14:paraId="50552FAB" w14:textId="3AFF506B"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w:t>
            </w:r>
            <w:r w:rsidR="00783370">
              <w:rPr>
                <w:rFonts w:ascii="Garamond" w:hAnsi="Garamond"/>
                <w:color w:val="000000" w:themeColor="text1"/>
                <w:sz w:val="18"/>
                <w:szCs w:val="18"/>
              </w:rPr>
              <w:t>2</w:t>
            </w:r>
          </w:p>
        </w:tc>
        <w:tc>
          <w:tcPr>
            <w:tcW w:w="1276" w:type="dxa"/>
          </w:tcPr>
          <w:p w14:paraId="6F12864A" w14:textId="688811F0"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-0.47, 0.51</w:t>
            </w:r>
          </w:p>
        </w:tc>
        <w:tc>
          <w:tcPr>
            <w:tcW w:w="992" w:type="dxa"/>
          </w:tcPr>
          <w:p w14:paraId="34B6B68D" w14:textId="739A8609"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0.95</w:t>
            </w:r>
          </w:p>
        </w:tc>
        <w:tc>
          <w:tcPr>
            <w:tcW w:w="850" w:type="dxa"/>
          </w:tcPr>
          <w:p w14:paraId="608607D4"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10E72A3C"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0F4BE796" w14:textId="77777777" w:rsidR="009435E0" w:rsidRPr="007E3B63" w:rsidRDefault="009435E0" w:rsidP="009435E0">
            <w:pPr>
              <w:spacing w:line="276" w:lineRule="auto"/>
              <w:jc w:val="center"/>
              <w:rPr>
                <w:rFonts w:ascii="Garamond" w:hAnsi="Garamond"/>
                <w:color w:val="000000" w:themeColor="text1"/>
                <w:sz w:val="18"/>
                <w:szCs w:val="18"/>
              </w:rPr>
            </w:pPr>
          </w:p>
        </w:tc>
      </w:tr>
    </w:tbl>
    <w:p w14:paraId="16E8F729" w14:textId="77777777" w:rsidR="003E2881" w:rsidRPr="007E3B63" w:rsidRDefault="003E2881" w:rsidP="003E2881">
      <w:pPr>
        <w:rPr>
          <w:rFonts w:ascii="Garamond" w:hAnsi="Garamond"/>
          <w:color w:val="000000" w:themeColor="text1"/>
          <w:sz w:val="18"/>
          <w:szCs w:val="18"/>
        </w:rPr>
      </w:pPr>
    </w:p>
    <w:p w14:paraId="3715664D" w14:textId="57EBDA56" w:rsidR="003E2881" w:rsidRPr="007E3B63" w:rsidRDefault="003E2881" w:rsidP="003E2881">
      <w:pPr>
        <w:rPr>
          <w:rFonts w:ascii="Garamond" w:hAnsi="Garamond"/>
          <w:color w:val="000000" w:themeColor="text1"/>
        </w:rPr>
      </w:pPr>
    </w:p>
    <w:p w14:paraId="0E240616" w14:textId="77777777" w:rsidR="00BD09DD" w:rsidRPr="007E3B63" w:rsidRDefault="00BD09DD" w:rsidP="003E2881">
      <w:pPr>
        <w:rPr>
          <w:rFonts w:ascii="Garamond" w:hAnsi="Garamond"/>
          <w:color w:val="000000" w:themeColor="text1"/>
        </w:rPr>
      </w:pPr>
    </w:p>
    <w:p w14:paraId="5F6C93C7" w14:textId="77777777" w:rsidR="003E2881" w:rsidRPr="007E3B63" w:rsidRDefault="003E2881" w:rsidP="005C69F2">
      <w:pPr>
        <w:contextualSpacing/>
        <w:rPr>
          <w:rFonts w:ascii="Garamond" w:hAnsi="Garamond"/>
          <w:color w:val="000000" w:themeColor="text1"/>
        </w:rPr>
      </w:pPr>
    </w:p>
    <w:p w14:paraId="264AC9EF" w14:textId="7C0EC6BC" w:rsidR="00E27A3B" w:rsidRPr="007E3B63" w:rsidRDefault="00E27A3B" w:rsidP="005C69F2">
      <w:pPr>
        <w:contextualSpacing/>
        <w:rPr>
          <w:rFonts w:ascii="Garamond" w:hAnsi="Garamond"/>
          <w:color w:val="000000" w:themeColor="text1"/>
        </w:rPr>
      </w:pPr>
    </w:p>
    <w:p w14:paraId="41B1658E" w14:textId="77777777" w:rsidR="00230B80" w:rsidRPr="007E3B63" w:rsidRDefault="00230B80" w:rsidP="00230B80">
      <w:pPr>
        <w:rPr>
          <w:rFonts w:ascii="Garamond" w:hAnsi="Garamond"/>
          <w:b/>
          <w:color w:val="000000" w:themeColor="text1"/>
        </w:rPr>
      </w:pPr>
    </w:p>
    <w:p w14:paraId="484E0050" w14:textId="77777777" w:rsidR="00230B80" w:rsidRPr="007E3B63" w:rsidRDefault="00230B80" w:rsidP="00230B80">
      <w:pPr>
        <w:rPr>
          <w:rFonts w:ascii="Garamond" w:hAnsi="Garamond"/>
          <w:b/>
          <w:color w:val="000000" w:themeColor="text1"/>
        </w:rPr>
      </w:pPr>
    </w:p>
    <w:p w14:paraId="565590FF" w14:textId="77777777" w:rsidR="00230B80" w:rsidRPr="007E3B63" w:rsidRDefault="00230B80" w:rsidP="00230B80">
      <w:pPr>
        <w:rPr>
          <w:rFonts w:ascii="Garamond" w:hAnsi="Garamond"/>
          <w:b/>
          <w:color w:val="000000" w:themeColor="text1"/>
        </w:rPr>
      </w:pPr>
    </w:p>
    <w:p w14:paraId="0BC9DBC9" w14:textId="77777777" w:rsidR="00230B80" w:rsidRPr="007E3B63" w:rsidRDefault="00230B80" w:rsidP="00230B80">
      <w:pPr>
        <w:rPr>
          <w:rFonts w:ascii="Garamond" w:hAnsi="Garamond"/>
          <w:b/>
          <w:color w:val="000000" w:themeColor="text1"/>
        </w:rPr>
      </w:pPr>
    </w:p>
    <w:p w14:paraId="2901E9C8" w14:textId="77777777" w:rsidR="00230B80" w:rsidRPr="007E3B63" w:rsidRDefault="00230B80" w:rsidP="00230B80">
      <w:pPr>
        <w:rPr>
          <w:rFonts w:ascii="Garamond" w:hAnsi="Garamond"/>
          <w:b/>
          <w:color w:val="000000" w:themeColor="text1"/>
        </w:rPr>
      </w:pPr>
    </w:p>
    <w:p w14:paraId="47A35A6C" w14:textId="77777777" w:rsidR="00230B80" w:rsidRPr="007E3B63" w:rsidRDefault="00230B80" w:rsidP="00230B80">
      <w:pPr>
        <w:rPr>
          <w:rFonts w:ascii="Garamond" w:hAnsi="Garamond"/>
          <w:b/>
          <w:color w:val="000000" w:themeColor="text1"/>
        </w:rPr>
      </w:pPr>
    </w:p>
    <w:p w14:paraId="3F4DAA9B" w14:textId="77777777" w:rsidR="00230B80" w:rsidRPr="007E3B63" w:rsidRDefault="00230B80" w:rsidP="00230B80">
      <w:pPr>
        <w:rPr>
          <w:rFonts w:ascii="Garamond" w:hAnsi="Garamond"/>
          <w:b/>
          <w:color w:val="000000" w:themeColor="text1"/>
        </w:rPr>
      </w:pPr>
    </w:p>
    <w:p w14:paraId="0ECBB107" w14:textId="77777777" w:rsidR="00230B80" w:rsidRPr="007E3B63" w:rsidRDefault="00230B80" w:rsidP="00230B80">
      <w:pPr>
        <w:rPr>
          <w:rFonts w:ascii="Garamond" w:hAnsi="Garamond"/>
          <w:b/>
          <w:color w:val="000000" w:themeColor="text1"/>
        </w:rPr>
      </w:pPr>
    </w:p>
    <w:p w14:paraId="4DAB5FFF" w14:textId="77777777" w:rsidR="00230B80" w:rsidRPr="007E3B63" w:rsidRDefault="00230B80" w:rsidP="00230B80">
      <w:pPr>
        <w:rPr>
          <w:rFonts w:ascii="Garamond" w:hAnsi="Garamond"/>
          <w:b/>
          <w:color w:val="000000" w:themeColor="text1"/>
        </w:rPr>
      </w:pPr>
    </w:p>
    <w:p w14:paraId="3D6A9AF2" w14:textId="77777777" w:rsidR="00230B80" w:rsidRPr="007E3B63" w:rsidRDefault="00230B80" w:rsidP="00230B80">
      <w:pPr>
        <w:rPr>
          <w:rFonts w:ascii="Garamond" w:hAnsi="Garamond"/>
          <w:b/>
          <w:color w:val="000000" w:themeColor="text1"/>
        </w:rPr>
      </w:pPr>
    </w:p>
    <w:p w14:paraId="73D73E67" w14:textId="77777777" w:rsidR="00230B80" w:rsidRPr="007E3B63" w:rsidRDefault="00230B80" w:rsidP="00230B80">
      <w:pPr>
        <w:rPr>
          <w:rFonts w:ascii="Garamond" w:hAnsi="Garamond"/>
          <w:b/>
          <w:color w:val="000000" w:themeColor="text1"/>
        </w:rPr>
      </w:pPr>
    </w:p>
    <w:p w14:paraId="4C5C419C" w14:textId="77777777" w:rsidR="00230B80" w:rsidRPr="007E3B63" w:rsidRDefault="00230B80" w:rsidP="00230B80">
      <w:pPr>
        <w:rPr>
          <w:rFonts w:ascii="Garamond" w:hAnsi="Garamond"/>
          <w:b/>
          <w:color w:val="000000" w:themeColor="text1"/>
        </w:rPr>
      </w:pPr>
    </w:p>
    <w:p w14:paraId="2DB1321C" w14:textId="77777777" w:rsidR="00230B80" w:rsidRPr="007E3B63" w:rsidRDefault="00230B80" w:rsidP="00230B80">
      <w:pPr>
        <w:rPr>
          <w:rFonts w:ascii="Garamond" w:hAnsi="Garamond"/>
          <w:b/>
          <w:color w:val="000000" w:themeColor="text1"/>
        </w:rPr>
      </w:pPr>
    </w:p>
    <w:p w14:paraId="5B460109" w14:textId="77777777" w:rsidR="00230B80" w:rsidRPr="007E3B63" w:rsidRDefault="00230B80" w:rsidP="00230B80">
      <w:pPr>
        <w:rPr>
          <w:rFonts w:ascii="Garamond" w:hAnsi="Garamond"/>
          <w:b/>
          <w:color w:val="000000" w:themeColor="text1"/>
        </w:rPr>
      </w:pPr>
    </w:p>
    <w:p w14:paraId="5DEB01FF" w14:textId="73BDCBEF" w:rsidR="00E27A3B" w:rsidRPr="007E3B63" w:rsidRDefault="00C472A9" w:rsidP="00230B80">
      <w:pPr>
        <w:rPr>
          <w:rFonts w:ascii="Garamond" w:hAnsi="Garamond"/>
          <w:color w:val="000000" w:themeColor="text1"/>
        </w:rPr>
      </w:pPr>
      <w:r w:rsidRPr="007E3B63">
        <w:rPr>
          <w:rFonts w:ascii="Garamond" w:hAnsi="Garamond"/>
          <w:noProof/>
          <w:color w:val="000000" w:themeColor="text1"/>
        </w:rPr>
        <w:lastRenderedPageBreak/>
        <w:drawing>
          <wp:anchor distT="0" distB="0" distL="114300" distR="114300" simplePos="0" relativeHeight="251659264" behindDoc="0" locked="0" layoutInCell="1" allowOverlap="1" wp14:anchorId="64127D37" wp14:editId="2B49559B">
            <wp:simplePos x="0" y="0"/>
            <wp:positionH relativeFrom="column">
              <wp:posOffset>-341630</wp:posOffset>
            </wp:positionH>
            <wp:positionV relativeFrom="paragraph">
              <wp:posOffset>175895</wp:posOffset>
            </wp:positionV>
            <wp:extent cx="6836410" cy="5243195"/>
            <wp:effectExtent l="0" t="0" r="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836410" cy="5243195"/>
                    </a:xfrm>
                    <a:prstGeom prst="rect">
                      <a:avLst/>
                    </a:prstGeom>
                  </pic:spPr>
                </pic:pic>
              </a:graphicData>
            </a:graphic>
            <wp14:sizeRelH relativeFrom="page">
              <wp14:pctWidth>0</wp14:pctWidth>
            </wp14:sizeRelH>
            <wp14:sizeRelV relativeFrom="page">
              <wp14:pctHeight>0</wp14:pctHeight>
            </wp14:sizeRelV>
          </wp:anchor>
        </w:drawing>
      </w:r>
    </w:p>
    <w:p w14:paraId="7FA9C1CB" w14:textId="3C5DC0E4" w:rsidR="00BD09DD" w:rsidRPr="007E3B63" w:rsidRDefault="00BD09DD" w:rsidP="005C69F2">
      <w:pPr>
        <w:contextualSpacing/>
        <w:rPr>
          <w:rFonts w:ascii="Garamond" w:hAnsi="Garamond"/>
          <w:color w:val="000000" w:themeColor="text1"/>
        </w:rPr>
      </w:pPr>
    </w:p>
    <w:p w14:paraId="78DE3832" w14:textId="2DA37A7D" w:rsidR="00BD09DD" w:rsidRPr="007E3B63" w:rsidRDefault="00BD09DD" w:rsidP="005C69F2">
      <w:pPr>
        <w:contextualSpacing/>
        <w:rPr>
          <w:rFonts w:ascii="Garamond" w:hAnsi="Garamond"/>
          <w:color w:val="000000" w:themeColor="text1"/>
        </w:rPr>
      </w:pPr>
      <w:r w:rsidRPr="007E3B63">
        <w:rPr>
          <w:rFonts w:ascii="Garamond" w:hAnsi="Garamond"/>
          <w:b/>
          <w:color w:val="000000" w:themeColor="text1"/>
        </w:rPr>
        <w:t>Figure 1</w:t>
      </w:r>
      <w:r w:rsidRPr="007E3B63">
        <w:rPr>
          <w:rFonts w:ascii="Garamond" w:hAnsi="Garamond"/>
          <w:color w:val="000000" w:themeColor="text1"/>
        </w:rPr>
        <w:t>. Phylogenetic relationships and orchard plots for a) mammals and b) birds. Node colours reflect SSD ratios for each species (</w:t>
      </w:r>
      <w:r w:rsidR="007C34C3">
        <w:rPr>
          <w:rFonts w:ascii="Garamond" w:hAnsi="Garamond"/>
          <w:color w:val="000000" w:themeColor="text1"/>
        </w:rPr>
        <w:t xml:space="preserve">male-biased are blue, female-biased are red, monomorphic are white and </w:t>
      </w:r>
      <w:r w:rsidRPr="007E3B63">
        <w:rPr>
          <w:rFonts w:ascii="Garamond" w:hAnsi="Garamond"/>
          <w:color w:val="000000" w:themeColor="text1"/>
        </w:rPr>
        <w:t xml:space="preserve">no data </w:t>
      </w:r>
      <w:r w:rsidR="007C34C3">
        <w:rPr>
          <w:rFonts w:ascii="Garamond" w:hAnsi="Garamond"/>
          <w:color w:val="000000" w:themeColor="text1"/>
        </w:rPr>
        <w:t>are</w:t>
      </w:r>
      <w:r w:rsidRPr="007E3B63">
        <w:rPr>
          <w:rFonts w:ascii="Garamond" w:hAnsi="Garamond"/>
          <w:color w:val="000000" w:themeColor="text1"/>
        </w:rPr>
        <w:t xml:space="preserve"> grey) and heatmap data shows </w:t>
      </w:r>
      <w:proofErr w:type="spellStart"/>
      <w:r w:rsidRPr="007E3B63">
        <w:rPr>
          <w:rFonts w:ascii="Garamond" w:hAnsi="Garamond"/>
          <w:i/>
          <w:color w:val="000000" w:themeColor="text1"/>
        </w:rPr>
        <w:t>n</w:t>
      </w:r>
      <w:proofErr w:type="spellEnd"/>
      <w:r w:rsidRPr="007E3B63">
        <w:rPr>
          <w:rFonts w:ascii="Garamond" w:hAnsi="Garamond"/>
          <w:color w:val="000000" w:themeColor="text1"/>
        </w:rPr>
        <w:t xml:space="preserve"> effect sizes for each personality trait type for each species. Orchard plots show </w:t>
      </w:r>
      <w:r w:rsidR="006826AE">
        <w:rPr>
          <w:rFonts w:ascii="Garamond" w:hAnsi="Garamond"/>
          <w:color w:val="000000" w:themeColor="text1"/>
        </w:rPr>
        <w:t>total</w:t>
      </w:r>
      <w:r w:rsidRPr="007E3B63">
        <w:rPr>
          <w:rFonts w:ascii="Garamond" w:hAnsi="Garamond"/>
          <w:color w:val="000000" w:themeColor="text1"/>
        </w:rPr>
        <w:t xml:space="preserve"> effect sizes </w:t>
      </w:r>
      <w:ins w:id="820" w:author="Lauren Harrison" w:date="2020-09-25T11:07:00Z">
        <w:r w:rsidR="00140202">
          <w:rPr>
            <w:rFonts w:ascii="Garamond" w:hAnsi="Garamond"/>
            <w:color w:val="000000" w:themeColor="text1"/>
          </w:rPr>
          <w:t>(</w:t>
        </w:r>
        <w:r w:rsidR="00140202" w:rsidRPr="00D21BDA">
          <w:rPr>
            <w:rFonts w:ascii="Garamond" w:hAnsi="Garamond"/>
            <w:i/>
            <w:iCs/>
            <w:color w:val="000000" w:themeColor="text1"/>
          </w:rPr>
          <w:t>k</w:t>
        </w:r>
        <w:r w:rsidR="00140202">
          <w:rPr>
            <w:rFonts w:ascii="Garamond" w:hAnsi="Garamond"/>
            <w:color w:val="000000" w:themeColor="text1"/>
          </w:rPr>
          <w:t xml:space="preserve">) </w:t>
        </w:r>
      </w:ins>
      <w:r w:rsidRPr="00D21BDA">
        <w:rPr>
          <w:rFonts w:ascii="Garamond" w:hAnsi="Garamond"/>
          <w:color w:val="000000" w:themeColor="text1"/>
        </w:rPr>
        <w:t>and</w:t>
      </w:r>
      <w:r w:rsidRPr="007E3B63">
        <w:rPr>
          <w:rFonts w:ascii="Garamond" w:hAnsi="Garamond"/>
          <w:color w:val="000000" w:themeColor="text1"/>
        </w:rPr>
        <w:t xml:space="preserve"> mean effect size for SMD and </w:t>
      </w:r>
      <w:proofErr w:type="spellStart"/>
      <w:r w:rsidRPr="007E3B63">
        <w:rPr>
          <w:rFonts w:ascii="Garamond" w:hAnsi="Garamond"/>
          <w:color w:val="000000" w:themeColor="text1"/>
        </w:rPr>
        <w:t>lnCVR</w:t>
      </w:r>
      <w:proofErr w:type="spellEnd"/>
      <w:r w:rsidRPr="007E3B63">
        <w:rPr>
          <w:rFonts w:ascii="Garamond" w:hAnsi="Garamond"/>
          <w:color w:val="000000" w:themeColor="text1"/>
        </w:rPr>
        <w:t xml:space="preserve"> </w:t>
      </w:r>
      <w:r w:rsidR="00355902">
        <w:rPr>
          <w:rFonts w:ascii="Garamond" w:hAnsi="Garamond"/>
          <w:color w:val="000000" w:themeColor="text1"/>
        </w:rPr>
        <w:t>meta-regression</w:t>
      </w:r>
      <w:r w:rsidRPr="007E3B63">
        <w:rPr>
          <w:rFonts w:ascii="Garamond" w:hAnsi="Garamond"/>
          <w:color w:val="000000" w:themeColor="text1"/>
        </w:rPr>
        <w:t xml:space="preserve"> models with personality trait as a moderator term. </w:t>
      </w:r>
      <w:del w:id="821" w:author="Lauren Harrison" w:date="2020-09-25T11:07:00Z">
        <w:r w:rsidRPr="007E3B63" w:rsidDel="005B0156">
          <w:rPr>
            <w:rFonts w:ascii="Garamond" w:hAnsi="Garamond"/>
            <w:color w:val="000000" w:themeColor="text1"/>
          </w:rPr>
          <w:delText xml:space="preserve">Thin </w:delText>
        </w:r>
      </w:del>
      <w:ins w:id="822" w:author="Lauren Harrison" w:date="2020-09-25T11:07:00Z">
        <w:r w:rsidR="005B0156">
          <w:rPr>
            <w:rFonts w:ascii="Garamond" w:hAnsi="Garamond"/>
            <w:color w:val="000000" w:themeColor="text1"/>
          </w:rPr>
          <w:t>Thick</w:t>
        </w:r>
        <w:r w:rsidR="005B0156" w:rsidRPr="007E3B63">
          <w:rPr>
            <w:rFonts w:ascii="Garamond" w:hAnsi="Garamond"/>
            <w:color w:val="000000" w:themeColor="text1"/>
          </w:rPr>
          <w:t xml:space="preserve"> </w:t>
        </w:r>
      </w:ins>
      <w:r w:rsidRPr="007E3B63">
        <w:rPr>
          <w:rFonts w:ascii="Garamond" w:hAnsi="Garamond"/>
          <w:color w:val="000000" w:themeColor="text1"/>
        </w:rPr>
        <w:t xml:space="preserve">bars are 95% CIs and </w:t>
      </w:r>
      <w:del w:id="823" w:author="Lauren Harrison" w:date="2020-09-25T11:07:00Z">
        <w:r w:rsidRPr="007E3B63" w:rsidDel="005B0156">
          <w:rPr>
            <w:rFonts w:ascii="Garamond" w:hAnsi="Garamond"/>
            <w:color w:val="000000" w:themeColor="text1"/>
          </w:rPr>
          <w:delText xml:space="preserve">thick </w:delText>
        </w:r>
      </w:del>
      <w:ins w:id="824" w:author="Lauren Harrison" w:date="2020-09-25T11:07:00Z">
        <w:r w:rsidR="005B0156">
          <w:rPr>
            <w:rFonts w:ascii="Garamond" w:hAnsi="Garamond"/>
            <w:color w:val="000000" w:themeColor="text1"/>
          </w:rPr>
          <w:t>thin</w:t>
        </w:r>
        <w:r w:rsidR="005B0156" w:rsidRPr="007E3B63">
          <w:rPr>
            <w:rFonts w:ascii="Garamond" w:hAnsi="Garamond"/>
            <w:color w:val="000000" w:themeColor="text1"/>
          </w:rPr>
          <w:t xml:space="preserve"> </w:t>
        </w:r>
      </w:ins>
      <w:r w:rsidRPr="007E3B63">
        <w:rPr>
          <w:rFonts w:ascii="Garamond" w:hAnsi="Garamond"/>
          <w:color w:val="000000" w:themeColor="text1"/>
        </w:rPr>
        <w:t>bars are predict</w:t>
      </w:r>
      <w:r w:rsidR="005C695F" w:rsidRPr="007E3B63">
        <w:rPr>
          <w:rFonts w:ascii="Garamond" w:hAnsi="Garamond"/>
          <w:color w:val="000000" w:themeColor="text1"/>
        </w:rPr>
        <w:t>ion</w:t>
      </w:r>
      <w:r w:rsidRPr="007E3B63">
        <w:rPr>
          <w:rFonts w:ascii="Garamond" w:hAnsi="Garamond"/>
          <w:color w:val="000000" w:themeColor="text1"/>
        </w:rPr>
        <w:t xml:space="preserve"> intervals. </w:t>
      </w:r>
      <w:r w:rsidR="00BB463B" w:rsidRPr="007E3B63">
        <w:rPr>
          <w:rFonts w:ascii="Garamond" w:hAnsi="Garamond"/>
          <w:color w:val="000000" w:themeColor="text1"/>
        </w:rPr>
        <w:t xml:space="preserve">Circle size </w:t>
      </w:r>
      <w:r w:rsidR="008D1120" w:rsidRPr="007E3B63">
        <w:rPr>
          <w:rFonts w:ascii="Garamond" w:hAnsi="Garamond"/>
          <w:color w:val="000000" w:themeColor="text1"/>
        </w:rPr>
        <w:t xml:space="preserve">reflects effect size </w:t>
      </w:r>
      <w:r w:rsidR="00BB463B" w:rsidRPr="007E3B63">
        <w:rPr>
          <w:rFonts w:ascii="Garamond" w:hAnsi="Garamond"/>
          <w:color w:val="000000" w:themeColor="text1"/>
        </w:rPr>
        <w:t>precision</w:t>
      </w:r>
      <w:r w:rsidR="008D1120" w:rsidRPr="007E3B63">
        <w:rPr>
          <w:rFonts w:ascii="Garamond" w:hAnsi="Garamond"/>
          <w:color w:val="000000" w:themeColor="text1"/>
        </w:rPr>
        <w:t xml:space="preserve"> </w:t>
      </w:r>
      <w:r w:rsidR="00BB463B" w:rsidRPr="007E3B63">
        <w:rPr>
          <w:rFonts w:ascii="Garamond" w:hAnsi="Garamond"/>
          <w:color w:val="000000" w:themeColor="text1"/>
        </w:rPr>
        <w:t xml:space="preserve">where </w:t>
      </w:r>
      <w:r w:rsidR="006826AE">
        <w:rPr>
          <w:rFonts w:ascii="Garamond" w:hAnsi="Garamond"/>
          <w:color w:val="000000" w:themeColor="text1"/>
        </w:rPr>
        <w:t>larger</w:t>
      </w:r>
      <w:r w:rsidR="00BB463B" w:rsidRPr="007E3B63">
        <w:rPr>
          <w:rFonts w:ascii="Garamond" w:hAnsi="Garamond"/>
          <w:color w:val="000000" w:themeColor="text1"/>
        </w:rPr>
        <w:t xml:space="preserve"> circles have greater precision. </w:t>
      </w:r>
    </w:p>
    <w:p w14:paraId="76F6E686" w14:textId="77777777" w:rsidR="00843C79" w:rsidRPr="007E3B63" w:rsidRDefault="00843C79" w:rsidP="005C69F2">
      <w:pPr>
        <w:contextualSpacing/>
        <w:rPr>
          <w:rFonts w:ascii="Garamond" w:hAnsi="Garamond"/>
          <w:color w:val="000000" w:themeColor="text1"/>
        </w:rPr>
      </w:pPr>
    </w:p>
    <w:p w14:paraId="28A86BB7" w14:textId="77777777" w:rsidR="00843C79" w:rsidRPr="007E3B63" w:rsidRDefault="00843C79" w:rsidP="005C69F2">
      <w:pPr>
        <w:contextualSpacing/>
        <w:rPr>
          <w:rFonts w:ascii="Garamond" w:hAnsi="Garamond"/>
          <w:color w:val="000000" w:themeColor="text1"/>
        </w:rPr>
      </w:pPr>
    </w:p>
    <w:p w14:paraId="090F26D9" w14:textId="77777777" w:rsidR="00843C79" w:rsidRPr="007E3B63" w:rsidRDefault="00843C79" w:rsidP="005C69F2">
      <w:pPr>
        <w:contextualSpacing/>
        <w:rPr>
          <w:rFonts w:ascii="Garamond" w:hAnsi="Garamond"/>
          <w:color w:val="000000" w:themeColor="text1"/>
        </w:rPr>
      </w:pPr>
    </w:p>
    <w:p w14:paraId="56391CD6" w14:textId="77777777" w:rsidR="00843C79" w:rsidRPr="007E3B63" w:rsidRDefault="00843C79" w:rsidP="005C69F2">
      <w:pPr>
        <w:contextualSpacing/>
        <w:rPr>
          <w:rFonts w:ascii="Garamond" w:hAnsi="Garamond"/>
          <w:color w:val="000000" w:themeColor="text1"/>
        </w:rPr>
      </w:pPr>
    </w:p>
    <w:p w14:paraId="67EA6901" w14:textId="77777777" w:rsidR="00843C79" w:rsidRPr="007E3B63" w:rsidRDefault="00843C79" w:rsidP="005C69F2">
      <w:pPr>
        <w:contextualSpacing/>
        <w:rPr>
          <w:rFonts w:ascii="Garamond" w:hAnsi="Garamond"/>
          <w:color w:val="000000" w:themeColor="text1"/>
        </w:rPr>
      </w:pPr>
    </w:p>
    <w:p w14:paraId="5927E649" w14:textId="4E615EC8" w:rsidR="00BD09DD" w:rsidRPr="007E3B63" w:rsidRDefault="00BD09DD" w:rsidP="00843C79">
      <w:pPr>
        <w:contextualSpacing/>
        <w:rPr>
          <w:rFonts w:ascii="Garamond" w:hAnsi="Garamond"/>
          <w:color w:val="000000" w:themeColor="text1"/>
        </w:rPr>
      </w:pPr>
    </w:p>
    <w:p w14:paraId="39A84AC2" w14:textId="0848B478" w:rsidR="00BD09DD" w:rsidRPr="007E3B63" w:rsidRDefault="00BD09DD" w:rsidP="005C69F2">
      <w:pPr>
        <w:contextualSpacing/>
        <w:rPr>
          <w:rFonts w:ascii="Garamond" w:hAnsi="Garamond"/>
          <w:color w:val="000000" w:themeColor="text1"/>
        </w:rPr>
      </w:pPr>
    </w:p>
    <w:p w14:paraId="6602CA52" w14:textId="0CDBC59E" w:rsidR="00590F3F" w:rsidRDefault="00590F3F" w:rsidP="00590F3F">
      <w:pPr>
        <w:contextualSpacing/>
        <w:jc w:val="center"/>
        <w:rPr>
          <w:rFonts w:ascii="Garamond" w:hAnsi="Garamond"/>
          <w:b/>
          <w:color w:val="000000" w:themeColor="text1"/>
        </w:rPr>
      </w:pPr>
      <w:r>
        <w:rPr>
          <w:rFonts w:ascii="Garamond" w:hAnsi="Garamond"/>
          <w:b/>
          <w:noProof/>
          <w:color w:val="000000" w:themeColor="text1"/>
        </w:rPr>
        <w:lastRenderedPageBreak/>
        <w:drawing>
          <wp:inline distT="0" distB="0" distL="0" distR="0" wp14:anchorId="6638E3C9" wp14:editId="53AE42C4">
            <wp:extent cx="6577070" cy="3615930"/>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6583191" cy="3619295"/>
                    </a:xfrm>
                    <a:prstGeom prst="rect">
                      <a:avLst/>
                    </a:prstGeom>
                  </pic:spPr>
                </pic:pic>
              </a:graphicData>
            </a:graphic>
          </wp:inline>
        </w:drawing>
      </w:r>
    </w:p>
    <w:p w14:paraId="3BF0EE80" w14:textId="77777777" w:rsidR="00590F3F" w:rsidRDefault="00590F3F" w:rsidP="005C69F2">
      <w:pPr>
        <w:contextualSpacing/>
        <w:rPr>
          <w:rFonts w:ascii="Garamond" w:hAnsi="Garamond"/>
          <w:b/>
          <w:color w:val="000000" w:themeColor="text1"/>
        </w:rPr>
      </w:pPr>
    </w:p>
    <w:p w14:paraId="4ABA7F35" w14:textId="748AA913" w:rsidR="006826AE" w:rsidRPr="007E3B63" w:rsidRDefault="00BD09DD" w:rsidP="006826AE">
      <w:pPr>
        <w:contextualSpacing/>
        <w:rPr>
          <w:rFonts w:ascii="Garamond" w:hAnsi="Garamond"/>
          <w:color w:val="000000" w:themeColor="text1"/>
        </w:rPr>
      </w:pPr>
      <w:r w:rsidRPr="007E3B63">
        <w:rPr>
          <w:rFonts w:ascii="Garamond" w:hAnsi="Garamond"/>
          <w:b/>
          <w:color w:val="000000" w:themeColor="text1"/>
        </w:rPr>
        <w:t xml:space="preserve">Figure 2. </w:t>
      </w:r>
      <w:r w:rsidRPr="007E3B63">
        <w:rPr>
          <w:rFonts w:ascii="Garamond" w:hAnsi="Garamond"/>
          <w:color w:val="000000" w:themeColor="text1"/>
        </w:rPr>
        <w:t xml:space="preserve">Phylogenetic relationships and orchard plots for c) </w:t>
      </w:r>
      <w:r w:rsidR="00A435FB">
        <w:rPr>
          <w:rFonts w:ascii="Garamond" w:hAnsi="Garamond"/>
          <w:color w:val="000000" w:themeColor="text1"/>
        </w:rPr>
        <w:t>reptiles and amphibians</w:t>
      </w:r>
      <w:del w:id="825" w:author="Michael Jennions" w:date="2020-09-22T11:48:00Z">
        <w:r w:rsidR="00A435FB" w:rsidDel="007D35C2">
          <w:rPr>
            <w:rFonts w:ascii="Garamond" w:hAnsi="Garamond"/>
            <w:color w:val="000000" w:themeColor="text1"/>
          </w:rPr>
          <w:delText xml:space="preserve"> (</w:delText>
        </w:r>
        <w:r w:rsidRPr="007E3B63" w:rsidDel="007D35C2">
          <w:rPr>
            <w:rFonts w:ascii="Garamond" w:hAnsi="Garamond"/>
            <w:color w:val="000000" w:themeColor="text1"/>
          </w:rPr>
          <w:delText>reptilia</w:delText>
        </w:r>
        <w:r w:rsidR="00A435FB" w:rsidDel="007D35C2">
          <w:rPr>
            <w:rFonts w:ascii="Garamond" w:hAnsi="Garamond"/>
            <w:color w:val="000000" w:themeColor="text1"/>
          </w:rPr>
          <w:delText>)</w:delText>
        </w:r>
      </w:del>
      <w:r w:rsidRPr="007E3B63">
        <w:rPr>
          <w:rFonts w:ascii="Garamond" w:hAnsi="Garamond"/>
          <w:color w:val="000000" w:themeColor="text1"/>
        </w:rPr>
        <w:t>, d) fish and e) invertebrates. Node colours reflect SSD ratios for each species</w:t>
      </w:r>
      <w:r w:rsidR="007C34C3" w:rsidRPr="007E3B63">
        <w:rPr>
          <w:rFonts w:ascii="Garamond" w:hAnsi="Garamond"/>
          <w:color w:val="000000" w:themeColor="text1"/>
        </w:rPr>
        <w:t xml:space="preserve"> </w:t>
      </w:r>
      <w:r w:rsidRPr="007E3B63">
        <w:rPr>
          <w:rFonts w:ascii="Garamond" w:hAnsi="Garamond"/>
          <w:color w:val="000000" w:themeColor="text1"/>
        </w:rPr>
        <w:t xml:space="preserve">and heatmap data shows </w:t>
      </w:r>
      <w:proofErr w:type="spellStart"/>
      <w:r w:rsidRPr="007E3B63">
        <w:rPr>
          <w:rFonts w:ascii="Garamond" w:hAnsi="Garamond"/>
          <w:i/>
          <w:color w:val="000000" w:themeColor="text1"/>
        </w:rPr>
        <w:t>n</w:t>
      </w:r>
      <w:proofErr w:type="spellEnd"/>
      <w:r w:rsidRPr="007E3B63">
        <w:rPr>
          <w:rFonts w:ascii="Garamond" w:hAnsi="Garamond"/>
          <w:color w:val="000000" w:themeColor="text1"/>
        </w:rPr>
        <w:t xml:space="preserve"> effect sizes for each personality trait type for each species. </w:t>
      </w:r>
      <w:r w:rsidR="00C40AE6" w:rsidRPr="007E3B63">
        <w:rPr>
          <w:rFonts w:ascii="Garamond" w:hAnsi="Garamond"/>
          <w:color w:val="000000" w:themeColor="text1"/>
        </w:rPr>
        <w:t xml:space="preserve">Orchard plots show </w:t>
      </w:r>
      <w:r w:rsidR="006826AE">
        <w:rPr>
          <w:rFonts w:ascii="Garamond" w:hAnsi="Garamond"/>
          <w:color w:val="000000" w:themeColor="text1"/>
        </w:rPr>
        <w:t>total</w:t>
      </w:r>
      <w:r w:rsidR="00C40AE6" w:rsidRPr="007E3B63">
        <w:rPr>
          <w:rFonts w:ascii="Garamond" w:hAnsi="Garamond"/>
          <w:color w:val="000000" w:themeColor="text1"/>
        </w:rPr>
        <w:t xml:space="preserve"> effect sizes </w:t>
      </w:r>
      <w:ins w:id="826" w:author="Lauren Harrison" w:date="2020-09-25T11:07:00Z">
        <w:r w:rsidR="00140202">
          <w:rPr>
            <w:rFonts w:ascii="Garamond" w:hAnsi="Garamond"/>
            <w:color w:val="000000" w:themeColor="text1"/>
          </w:rPr>
          <w:t>(</w:t>
        </w:r>
        <w:r w:rsidR="00140202" w:rsidRPr="006F6A7D">
          <w:rPr>
            <w:rFonts w:ascii="Garamond" w:hAnsi="Garamond"/>
            <w:i/>
            <w:iCs/>
            <w:color w:val="000000" w:themeColor="text1"/>
          </w:rPr>
          <w:t>k</w:t>
        </w:r>
        <w:r w:rsidR="00140202">
          <w:rPr>
            <w:rFonts w:ascii="Garamond" w:hAnsi="Garamond"/>
            <w:color w:val="000000" w:themeColor="text1"/>
          </w:rPr>
          <w:t xml:space="preserve">) </w:t>
        </w:r>
      </w:ins>
      <w:r w:rsidR="00C40AE6" w:rsidRPr="007E3B63">
        <w:rPr>
          <w:rFonts w:ascii="Garamond" w:hAnsi="Garamond"/>
          <w:color w:val="000000" w:themeColor="text1"/>
        </w:rPr>
        <w:t xml:space="preserve">and mean effect size for SMD and </w:t>
      </w:r>
      <w:proofErr w:type="spellStart"/>
      <w:r w:rsidR="00C40AE6" w:rsidRPr="007E3B63">
        <w:rPr>
          <w:rFonts w:ascii="Garamond" w:hAnsi="Garamond"/>
          <w:color w:val="000000" w:themeColor="text1"/>
        </w:rPr>
        <w:t>lnCVR</w:t>
      </w:r>
      <w:proofErr w:type="spellEnd"/>
      <w:r w:rsidR="00C40AE6" w:rsidRPr="007E3B63">
        <w:rPr>
          <w:rFonts w:ascii="Garamond" w:hAnsi="Garamond"/>
          <w:color w:val="000000" w:themeColor="text1"/>
        </w:rPr>
        <w:t xml:space="preserve"> </w:t>
      </w:r>
      <w:r w:rsidR="007C34C3">
        <w:rPr>
          <w:rFonts w:ascii="Garamond" w:hAnsi="Garamond"/>
          <w:color w:val="000000" w:themeColor="text1"/>
        </w:rPr>
        <w:t>meta-regression</w:t>
      </w:r>
      <w:r w:rsidR="00C40AE6" w:rsidRPr="007E3B63">
        <w:rPr>
          <w:rFonts w:ascii="Garamond" w:hAnsi="Garamond"/>
          <w:color w:val="000000" w:themeColor="text1"/>
        </w:rPr>
        <w:t xml:space="preserve"> models with personality trait as a moderator term. Thi</w:t>
      </w:r>
      <w:ins w:id="827" w:author="Lauren Harrison" w:date="2020-09-25T11:06:00Z">
        <w:r w:rsidR="005B0156">
          <w:rPr>
            <w:rFonts w:ascii="Garamond" w:hAnsi="Garamond"/>
            <w:color w:val="000000" w:themeColor="text1"/>
          </w:rPr>
          <w:t>ck</w:t>
        </w:r>
      </w:ins>
      <w:del w:id="828" w:author="Lauren Harrison" w:date="2020-09-25T11:06:00Z">
        <w:r w:rsidR="00C40AE6" w:rsidRPr="007E3B63" w:rsidDel="005B0156">
          <w:rPr>
            <w:rFonts w:ascii="Garamond" w:hAnsi="Garamond"/>
            <w:color w:val="000000" w:themeColor="text1"/>
          </w:rPr>
          <w:delText>n</w:delText>
        </w:r>
      </w:del>
      <w:r w:rsidR="00C40AE6" w:rsidRPr="007E3B63">
        <w:rPr>
          <w:rFonts w:ascii="Garamond" w:hAnsi="Garamond"/>
          <w:color w:val="000000" w:themeColor="text1"/>
        </w:rPr>
        <w:t xml:space="preserve"> bars are 95% CIs and </w:t>
      </w:r>
      <w:del w:id="829" w:author="Lauren Harrison" w:date="2020-09-25T11:06:00Z">
        <w:r w:rsidR="00C40AE6" w:rsidRPr="007E3B63" w:rsidDel="005B0156">
          <w:rPr>
            <w:rFonts w:ascii="Garamond" w:hAnsi="Garamond"/>
            <w:color w:val="000000" w:themeColor="text1"/>
          </w:rPr>
          <w:delText xml:space="preserve">thick </w:delText>
        </w:r>
      </w:del>
      <w:ins w:id="830" w:author="Lauren Harrison" w:date="2020-09-25T11:06:00Z">
        <w:r w:rsidR="005B0156">
          <w:rPr>
            <w:rFonts w:ascii="Garamond" w:hAnsi="Garamond"/>
            <w:color w:val="000000" w:themeColor="text1"/>
          </w:rPr>
          <w:t>thin</w:t>
        </w:r>
        <w:r w:rsidR="005B0156" w:rsidRPr="007E3B63">
          <w:rPr>
            <w:rFonts w:ascii="Garamond" w:hAnsi="Garamond"/>
            <w:color w:val="000000" w:themeColor="text1"/>
          </w:rPr>
          <w:t xml:space="preserve"> </w:t>
        </w:r>
      </w:ins>
      <w:r w:rsidR="00C40AE6" w:rsidRPr="007E3B63">
        <w:rPr>
          <w:rFonts w:ascii="Garamond" w:hAnsi="Garamond"/>
          <w:color w:val="000000" w:themeColor="text1"/>
        </w:rPr>
        <w:t>bars are predict</w:t>
      </w:r>
      <w:r w:rsidR="005C695F" w:rsidRPr="007E3B63">
        <w:rPr>
          <w:rFonts w:ascii="Garamond" w:hAnsi="Garamond"/>
          <w:color w:val="000000" w:themeColor="text1"/>
        </w:rPr>
        <w:t>ion</w:t>
      </w:r>
      <w:r w:rsidR="00C40AE6" w:rsidRPr="007E3B63">
        <w:rPr>
          <w:rFonts w:ascii="Garamond" w:hAnsi="Garamond"/>
          <w:color w:val="000000" w:themeColor="text1"/>
        </w:rPr>
        <w:t xml:space="preserve"> intervals. Circle size reflects effect size precision where </w:t>
      </w:r>
      <w:r w:rsidR="006826AE">
        <w:rPr>
          <w:rFonts w:ascii="Garamond" w:hAnsi="Garamond"/>
          <w:color w:val="000000" w:themeColor="text1"/>
        </w:rPr>
        <w:t>larger</w:t>
      </w:r>
      <w:r w:rsidR="00C40AE6" w:rsidRPr="007E3B63">
        <w:rPr>
          <w:rFonts w:ascii="Garamond" w:hAnsi="Garamond"/>
          <w:color w:val="000000" w:themeColor="text1"/>
        </w:rPr>
        <w:t xml:space="preserve"> circles have greater precision.</w:t>
      </w:r>
      <w:r w:rsidR="007C34C3">
        <w:rPr>
          <w:rFonts w:ascii="Garamond" w:hAnsi="Garamond"/>
          <w:color w:val="000000" w:themeColor="text1"/>
        </w:rPr>
        <w:t xml:space="preserve"> </w:t>
      </w:r>
      <w:r w:rsidR="006826AE">
        <w:rPr>
          <w:rFonts w:ascii="Garamond" w:hAnsi="Garamond"/>
          <w:color w:val="000000" w:themeColor="text1"/>
        </w:rPr>
        <w:t>Code and data used to generate Figures 1 &amp; 2 are available in the accompanying Supplementary Material.</w:t>
      </w:r>
    </w:p>
    <w:p w14:paraId="68402619" w14:textId="6FAEE360" w:rsidR="00BD09DD" w:rsidRPr="007E3B63" w:rsidRDefault="00BD09DD" w:rsidP="005C69F2">
      <w:pPr>
        <w:contextualSpacing/>
        <w:rPr>
          <w:rFonts w:ascii="Garamond" w:hAnsi="Garamond"/>
          <w:color w:val="000000" w:themeColor="text1"/>
        </w:rPr>
      </w:pPr>
    </w:p>
    <w:p w14:paraId="26F34E3D" w14:textId="77777777" w:rsidR="00843C79" w:rsidRPr="007E3B63" w:rsidRDefault="00843C79" w:rsidP="005C69F2">
      <w:pPr>
        <w:contextualSpacing/>
        <w:rPr>
          <w:rFonts w:ascii="Garamond" w:hAnsi="Garamond"/>
          <w:color w:val="000000" w:themeColor="text1"/>
        </w:rPr>
      </w:pPr>
    </w:p>
    <w:p w14:paraId="13A4AB0A" w14:textId="77777777" w:rsidR="00BD09DD" w:rsidRPr="007E3B63" w:rsidRDefault="00BD09DD" w:rsidP="005C69F2">
      <w:pPr>
        <w:contextualSpacing/>
        <w:rPr>
          <w:rFonts w:ascii="Garamond" w:hAnsi="Garamond"/>
          <w:color w:val="000000" w:themeColor="text1"/>
        </w:rPr>
      </w:pPr>
    </w:p>
    <w:p w14:paraId="7C82E03B" w14:textId="77777777" w:rsidR="00BD09DD" w:rsidRPr="007E3B63" w:rsidRDefault="00BD09DD" w:rsidP="005C69F2">
      <w:pPr>
        <w:contextualSpacing/>
        <w:rPr>
          <w:rFonts w:ascii="Garamond" w:hAnsi="Garamond"/>
          <w:color w:val="000000" w:themeColor="text1"/>
        </w:rPr>
      </w:pPr>
    </w:p>
    <w:p w14:paraId="72160AF9" w14:textId="6D737ABD" w:rsidR="005C69F2" w:rsidRPr="007E3B63" w:rsidRDefault="003571EA" w:rsidP="00BD09DD">
      <w:pPr>
        <w:contextualSpacing/>
        <w:jc w:val="center"/>
        <w:rPr>
          <w:rFonts w:ascii="Garamond" w:hAnsi="Garamond"/>
          <w:color w:val="000000" w:themeColor="text1"/>
        </w:rPr>
      </w:pPr>
      <w:r w:rsidRPr="007E3B63">
        <w:rPr>
          <w:rFonts w:ascii="Garamond" w:hAnsi="Garamond"/>
          <w:noProof/>
          <w:color w:val="000000" w:themeColor="text1"/>
        </w:rPr>
        <w:lastRenderedPageBreak/>
        <w:drawing>
          <wp:inline distT="0" distB="0" distL="0" distR="0" wp14:anchorId="023899A1" wp14:editId="40BB5C25">
            <wp:extent cx="5838940" cy="4865783"/>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841694" cy="4868078"/>
                    </a:xfrm>
                    <a:prstGeom prst="rect">
                      <a:avLst/>
                    </a:prstGeom>
                  </pic:spPr>
                </pic:pic>
              </a:graphicData>
            </a:graphic>
          </wp:inline>
        </w:drawing>
      </w:r>
    </w:p>
    <w:p w14:paraId="52AFDBF5" w14:textId="77777777" w:rsidR="005C69F2" w:rsidRPr="007E3B63" w:rsidRDefault="005C69F2" w:rsidP="005C69F2">
      <w:pPr>
        <w:contextualSpacing/>
        <w:rPr>
          <w:rFonts w:ascii="Garamond" w:hAnsi="Garamond"/>
          <w:color w:val="000000" w:themeColor="text1"/>
        </w:rPr>
      </w:pPr>
    </w:p>
    <w:p w14:paraId="3F961641" w14:textId="7ABB9533" w:rsidR="005C69F2" w:rsidRPr="007E3B63" w:rsidRDefault="005C69F2" w:rsidP="005C69F2">
      <w:pPr>
        <w:contextualSpacing/>
        <w:rPr>
          <w:rFonts w:ascii="Garamond" w:hAnsi="Garamond"/>
          <w:color w:val="000000" w:themeColor="text1"/>
        </w:rPr>
      </w:pPr>
      <w:r w:rsidRPr="007E3B63">
        <w:rPr>
          <w:rFonts w:ascii="Garamond" w:hAnsi="Garamond"/>
          <w:b/>
          <w:color w:val="000000" w:themeColor="text1"/>
        </w:rPr>
        <w:t xml:space="preserve">Figure 3. </w:t>
      </w:r>
      <w:r w:rsidRPr="007E3B63">
        <w:rPr>
          <w:rFonts w:ascii="Garamond" w:hAnsi="Garamond"/>
          <w:i/>
          <w:color w:val="000000" w:themeColor="text1"/>
        </w:rPr>
        <w:t>PRISMA</w:t>
      </w:r>
      <w:r w:rsidRPr="007E3B63">
        <w:rPr>
          <w:rFonts w:ascii="Garamond" w:hAnsi="Garamond"/>
          <w:color w:val="000000" w:themeColor="text1"/>
        </w:rPr>
        <w:t xml:space="preserve"> diagram showing the process of finding, screening and including/excluding studies for this meta-analysis. </w:t>
      </w:r>
      <w:r w:rsidR="00965103">
        <w:rPr>
          <w:rFonts w:ascii="Garamond" w:hAnsi="Garamond"/>
          <w:color w:val="000000" w:themeColor="text1"/>
        </w:rPr>
        <w:t xml:space="preserve">See Supplementary </w:t>
      </w:r>
      <w:r w:rsidR="00355902">
        <w:rPr>
          <w:rFonts w:ascii="Garamond" w:hAnsi="Garamond"/>
          <w:color w:val="000000" w:themeColor="text1"/>
        </w:rPr>
        <w:t>Material</w:t>
      </w:r>
      <w:r w:rsidR="00965103">
        <w:rPr>
          <w:rFonts w:ascii="Garamond" w:hAnsi="Garamond"/>
          <w:color w:val="000000" w:themeColor="text1"/>
        </w:rPr>
        <w:t xml:space="preserve"> accompanying this article for</w:t>
      </w:r>
      <w:r w:rsidR="00355902">
        <w:rPr>
          <w:rFonts w:ascii="Garamond" w:hAnsi="Garamond"/>
          <w:color w:val="000000" w:themeColor="text1"/>
        </w:rPr>
        <w:t xml:space="preserve"> detailed</w:t>
      </w:r>
      <w:r w:rsidR="00965103">
        <w:rPr>
          <w:rFonts w:ascii="Garamond" w:hAnsi="Garamond"/>
          <w:color w:val="000000" w:themeColor="text1"/>
        </w:rPr>
        <w:t xml:space="preserve"> keyword search</w:t>
      </w:r>
      <w:r w:rsidR="00355902">
        <w:rPr>
          <w:rFonts w:ascii="Garamond" w:hAnsi="Garamond"/>
          <w:color w:val="000000" w:themeColor="text1"/>
        </w:rPr>
        <w:t xml:space="preserve"> terms</w:t>
      </w:r>
      <w:r w:rsidR="00965103">
        <w:rPr>
          <w:rFonts w:ascii="Garamond" w:hAnsi="Garamond"/>
          <w:color w:val="000000" w:themeColor="text1"/>
        </w:rPr>
        <w:t xml:space="preserve">. </w:t>
      </w:r>
    </w:p>
    <w:p w14:paraId="7BE083B1" w14:textId="77777777" w:rsidR="005C69F2" w:rsidRPr="007E3B63" w:rsidRDefault="005C69F2" w:rsidP="005C69F2">
      <w:pPr>
        <w:rPr>
          <w:rFonts w:ascii="Garamond" w:hAnsi="Garamond"/>
          <w:color w:val="000000" w:themeColor="text1"/>
        </w:rPr>
      </w:pPr>
    </w:p>
    <w:p w14:paraId="1D7E0EA9" w14:textId="2CC91922" w:rsidR="00085555" w:rsidRPr="003341B8" w:rsidRDefault="00085555">
      <w:pPr>
        <w:rPr>
          <w:rFonts w:ascii="Garamond" w:hAnsi="Garamond"/>
          <w:color w:val="000000" w:themeColor="text1"/>
        </w:rPr>
      </w:pPr>
    </w:p>
    <w:p w14:paraId="7C26FABB" w14:textId="77777777" w:rsidR="007E3B63" w:rsidRPr="007E3B63" w:rsidRDefault="007E3B63">
      <w:pPr>
        <w:rPr>
          <w:color w:val="000000" w:themeColor="text1"/>
        </w:rPr>
      </w:pPr>
    </w:p>
    <w:sectPr w:rsidR="007E3B63" w:rsidRPr="007E3B63" w:rsidSect="008A2999">
      <w:pgSz w:w="11900" w:h="16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0" w:author="Lauren Harrison" w:date="2020-08-27T13:27:00Z" w:initials="LH">
    <w:p w14:paraId="1736A713" w14:textId="6B16FBA8" w:rsidR="00424BE9" w:rsidRDefault="00424BE9">
      <w:pPr>
        <w:pStyle w:val="CommentText"/>
      </w:pPr>
      <w:r>
        <w:rPr>
          <w:rStyle w:val="CommentReference"/>
        </w:rPr>
        <w:annotationRef/>
      </w:r>
      <w:r>
        <w:t xml:space="preserve">I think we can make this a bit shorter… as it </w:t>
      </w:r>
      <w:proofErr w:type="gramStart"/>
      <w:r>
        <w:t>is</w:t>
      </w:r>
      <w:proofErr w:type="gramEnd"/>
      <w:r>
        <w:t xml:space="preserve"> we are over the limit for references (70 max. for Nat Comm.)</w:t>
      </w:r>
    </w:p>
  </w:comment>
  <w:comment w:id="77" w:author="Daniel Noble" w:date="2020-09-05T09:12:00Z" w:initials="DN">
    <w:p w14:paraId="637E4908" w14:textId="2C18535A" w:rsidR="00424BE9" w:rsidRDefault="00424BE9">
      <w:pPr>
        <w:pStyle w:val="CommentText"/>
      </w:pPr>
      <w:r>
        <w:rPr>
          <w:rStyle w:val="CommentReference"/>
        </w:rPr>
        <w:annotationRef/>
      </w:r>
      <w:r>
        <w:t>It’s not quite the same, but I view these two things as being too similar to have them separate; in addition, we don’t have sexual selection here, which features in the first paragraph after this.</w:t>
      </w:r>
    </w:p>
  </w:comment>
  <w:comment w:id="78" w:author="Lauren Harrison" w:date="2020-09-10T10:41:00Z" w:initials="LH">
    <w:p w14:paraId="024E8EE3" w14:textId="59DE8B15" w:rsidR="00424BE9" w:rsidRDefault="00424BE9">
      <w:pPr>
        <w:pStyle w:val="CommentText"/>
      </w:pPr>
      <w:r>
        <w:rPr>
          <w:rStyle w:val="CommentReference"/>
        </w:rPr>
        <w:annotationRef/>
      </w:r>
      <w:r>
        <w:t>I think the non-linear selection part was referring to sexual selection, so now I think we can probably remove it to make it clearer</w:t>
      </w:r>
    </w:p>
  </w:comment>
  <w:comment w:id="79" w:author="Michael Jennions" w:date="2020-09-22T10:19:00Z" w:initials="MJ">
    <w:p w14:paraId="3DE8D203" w14:textId="5FD49A6C" w:rsidR="00424BE9" w:rsidRDefault="00424BE9">
      <w:pPr>
        <w:pStyle w:val="CommentText"/>
      </w:pPr>
      <w:r>
        <w:rPr>
          <w:rStyle w:val="CommentReference"/>
        </w:rPr>
        <w:annotationRef/>
      </w:r>
      <w:r>
        <w:t>I’ve kept the four. I think they are subtly different. More importantly, most studies – in my view – just invoke sexual selection without explaining the details. Hopefully the reviewers find it ‘useful’. If not, they can simply tell us to cut down the Intro – which is easily done.</w:t>
      </w:r>
    </w:p>
  </w:comment>
  <w:comment w:id="80" w:author="Daniel Noble" w:date="2020-09-05T09:13:00Z" w:initials="DN">
    <w:p w14:paraId="0090AA67" w14:textId="7EC20DA9" w:rsidR="00424BE9" w:rsidRDefault="00424BE9">
      <w:pPr>
        <w:pStyle w:val="CommentText"/>
      </w:pPr>
      <w:r>
        <w:rPr>
          <w:rStyle w:val="CommentReference"/>
        </w:rPr>
        <w:annotationRef/>
      </w:r>
      <w:r>
        <w:t>Arguably, this could even really be captured by b as well. Alternative reproductive strategies are simply often just alternative life-history strategies. I would vote merging b and c to condense down.</w:t>
      </w:r>
    </w:p>
  </w:comment>
  <w:comment w:id="81" w:author="Michael Jennions" w:date="2020-09-22T10:20:00Z" w:initials="MJ">
    <w:p w14:paraId="4A83F5C4" w14:textId="49AB8194" w:rsidR="00424BE9" w:rsidRDefault="00424BE9">
      <w:pPr>
        <w:pStyle w:val="CommentText"/>
      </w:pPr>
      <w:r>
        <w:rPr>
          <w:rStyle w:val="CommentReference"/>
        </w:rPr>
        <w:annotationRef/>
      </w:r>
      <w:r>
        <w:t>True, but the more tenuous link for c than b to explain greater male variability (as opposed to mean values) is why I would keep them apart.</w:t>
      </w:r>
    </w:p>
  </w:comment>
  <w:comment w:id="170" w:author="Michael Jennions" w:date="2020-09-22T13:47:00Z" w:initials="MJ">
    <w:p w14:paraId="5A9C50DF" w14:textId="54289368" w:rsidR="00424BE9" w:rsidRDefault="00424BE9">
      <w:pPr>
        <w:pStyle w:val="CommentText"/>
      </w:pPr>
      <w:r>
        <w:rPr>
          <w:rStyle w:val="CommentReference"/>
        </w:rPr>
        <w:annotationRef/>
      </w:r>
      <w:r w:rsidRPr="00703655">
        <w:rPr>
          <w:highlight w:val="yellow"/>
        </w:rPr>
        <w:t>Cite a single review on sexual selection</w:t>
      </w:r>
    </w:p>
  </w:comment>
  <w:comment w:id="190" w:author="Michael Jennions" w:date="2020-09-22T13:48:00Z" w:initials="MJ">
    <w:p w14:paraId="663D5F07" w14:textId="05A28F7E" w:rsidR="00424BE9" w:rsidRDefault="00424BE9">
      <w:pPr>
        <w:pStyle w:val="CommentText"/>
      </w:pPr>
      <w:r>
        <w:rPr>
          <w:rStyle w:val="CommentReference"/>
        </w:rPr>
        <w:annotationRef/>
      </w:r>
      <w:r w:rsidRPr="00703655">
        <w:rPr>
          <w:highlight w:val="yellow"/>
        </w:rPr>
        <w:t>Replace with one review</w:t>
      </w:r>
    </w:p>
  </w:comment>
  <w:comment w:id="217" w:author="Michael Jennions" w:date="2020-09-22T13:55:00Z" w:initials="MJ">
    <w:p w14:paraId="450B6530" w14:textId="46DE3FC7" w:rsidR="00424BE9" w:rsidRDefault="00424BE9" w:rsidP="00703655">
      <w:pPr>
        <w:pStyle w:val="NormalWeb"/>
      </w:pPr>
      <w:r>
        <w:rPr>
          <w:rStyle w:val="CommentReference"/>
        </w:rPr>
        <w:annotationRef/>
      </w:r>
      <w:r>
        <w:t xml:space="preserve">Instead Cite </w:t>
      </w:r>
      <w:r>
        <w:rPr>
          <w:rFonts w:ascii="Times" w:hAnsi="Times"/>
          <w:sz w:val="16"/>
          <w:szCs w:val="16"/>
        </w:rPr>
        <w:t xml:space="preserve">Fairbairn, D. J., W. U. </w:t>
      </w:r>
      <w:proofErr w:type="spellStart"/>
      <w:r>
        <w:rPr>
          <w:rFonts w:ascii="Times" w:hAnsi="Times"/>
          <w:sz w:val="16"/>
          <w:szCs w:val="16"/>
        </w:rPr>
        <w:t>Blanckenhorn</w:t>
      </w:r>
      <w:proofErr w:type="spellEnd"/>
      <w:r>
        <w:rPr>
          <w:rFonts w:ascii="Times" w:hAnsi="Times"/>
          <w:sz w:val="16"/>
          <w:szCs w:val="16"/>
        </w:rPr>
        <w:t>, and T. Sze ́</w:t>
      </w:r>
      <w:proofErr w:type="spellStart"/>
      <w:r>
        <w:rPr>
          <w:rFonts w:ascii="Times" w:hAnsi="Times"/>
          <w:sz w:val="16"/>
          <w:szCs w:val="16"/>
        </w:rPr>
        <w:t>kely</w:t>
      </w:r>
      <w:proofErr w:type="spellEnd"/>
      <w:r>
        <w:rPr>
          <w:rFonts w:ascii="Times" w:hAnsi="Times"/>
          <w:sz w:val="16"/>
          <w:szCs w:val="16"/>
        </w:rPr>
        <w:t xml:space="preserve">. 2007. Sex, size and gender roles: evolutionary studies of sexual size dimorphism. OUP, Oxford, U.K. </w:t>
      </w:r>
    </w:p>
    <w:p w14:paraId="6D46DD8F" w14:textId="455BB368" w:rsidR="00424BE9" w:rsidRDefault="00424BE9">
      <w:pPr>
        <w:pStyle w:val="CommentText"/>
      </w:pPr>
    </w:p>
  </w:comment>
  <w:comment w:id="314" w:author="Michael Jennions" w:date="2020-09-22T11:14:00Z" w:initials="MJ">
    <w:p w14:paraId="5C5CD510" w14:textId="6B5C3F11" w:rsidR="00424BE9" w:rsidRDefault="00424BE9">
      <w:pPr>
        <w:pStyle w:val="CommentText"/>
      </w:pPr>
      <w:r>
        <w:rPr>
          <w:rStyle w:val="CommentReference"/>
        </w:rPr>
        <w:annotationRef/>
      </w:r>
      <w:r w:rsidRPr="0058316F">
        <w:rPr>
          <w:highlight w:val="yellow"/>
        </w:rPr>
        <w:t>Need to explain to me.</w:t>
      </w:r>
    </w:p>
  </w:comment>
  <w:comment w:id="337" w:author="Michael Jennions" w:date="2020-09-22T13:57:00Z" w:initials="MJ">
    <w:p w14:paraId="355D8BC8" w14:textId="4C1DC82D" w:rsidR="00424BE9" w:rsidRDefault="00424BE9">
      <w:pPr>
        <w:pStyle w:val="CommentText"/>
      </w:pPr>
      <w:r>
        <w:rPr>
          <w:rStyle w:val="CommentReference"/>
        </w:rPr>
        <w:annotationRef/>
      </w:r>
      <w:r w:rsidRPr="0058316F">
        <w:rPr>
          <w:highlight w:val="yellow"/>
        </w:rPr>
        <w:t>Cite only one?</w:t>
      </w:r>
    </w:p>
  </w:comment>
  <w:comment w:id="351" w:author="Daniel Noble" w:date="2020-09-17T12:36:00Z" w:initials="DN">
    <w:p w14:paraId="74E130EF" w14:textId="0521A072" w:rsidR="00424BE9" w:rsidRDefault="00424BE9">
      <w:pPr>
        <w:pStyle w:val="CommentText"/>
      </w:pPr>
      <w:r>
        <w:rPr>
          <w:rStyle w:val="CommentReference"/>
        </w:rPr>
        <w:annotationRef/>
      </w:r>
      <w:r>
        <w:t>This would explain why we see no sex differences in variability for aggression…except for fish though…is this maybe not the best example then to use aggression?</w:t>
      </w:r>
    </w:p>
  </w:comment>
  <w:comment w:id="383" w:author="Lauren Harrison" w:date="2020-09-12T17:40:00Z" w:initials="LH">
    <w:p w14:paraId="42FB44F7" w14:textId="017D4190" w:rsidR="00424BE9" w:rsidRDefault="00424BE9">
      <w:pPr>
        <w:pStyle w:val="CommentText"/>
      </w:pPr>
      <w:r>
        <w:rPr>
          <w:rStyle w:val="CommentReference"/>
        </w:rPr>
        <w:annotationRef/>
      </w:r>
      <w:r>
        <w:t xml:space="preserve">Should we make this another numbered equation? If so, I think we might be over Nat Comm’s limit for in-text equations, and I can probably move it to the Supp. </w:t>
      </w:r>
    </w:p>
  </w:comment>
  <w:comment w:id="395" w:author="Michael Jennions" w:date="2020-09-22T14:00:00Z" w:initials="MJ">
    <w:p w14:paraId="192A0258" w14:textId="1A3677FA" w:rsidR="00424BE9" w:rsidRDefault="00424BE9">
      <w:pPr>
        <w:pStyle w:val="CommentText"/>
      </w:pPr>
      <w:r>
        <w:rPr>
          <w:rStyle w:val="CommentReference"/>
        </w:rPr>
        <w:annotationRef/>
      </w:r>
      <w:r w:rsidRPr="0058316F">
        <w:rPr>
          <w:highlight w:val="yellow"/>
        </w:rPr>
        <w:t>Cite Fairbairn book</w:t>
      </w:r>
    </w:p>
  </w:comment>
  <w:comment w:id="481" w:author="Michael Jennions" w:date="2020-09-22T11:40:00Z" w:initials="MJ">
    <w:p w14:paraId="475AB0DB" w14:textId="0DEE64FA" w:rsidR="00424BE9" w:rsidRDefault="00424BE9">
      <w:pPr>
        <w:pStyle w:val="CommentText"/>
      </w:pPr>
      <w:r>
        <w:rPr>
          <w:rStyle w:val="CommentReference"/>
        </w:rPr>
        <w:annotationRef/>
      </w:r>
      <w:r w:rsidRPr="00D0621F">
        <w:rPr>
          <w:highlight w:val="yellow"/>
        </w:rPr>
        <w:t>This is not mentioned in the results. Give a reference to Supp Info?</w:t>
      </w:r>
    </w:p>
  </w:comment>
  <w:comment w:id="483" w:author="Lauren Harrison" w:date="2020-08-07T16:39:00Z" w:initials="LH">
    <w:p w14:paraId="4E4D8A57" w14:textId="77777777" w:rsidR="00424BE9" w:rsidRDefault="00424BE9" w:rsidP="00DA2BB5">
      <w:pPr>
        <w:pStyle w:val="CommentText"/>
      </w:pPr>
      <w:r>
        <w:rPr>
          <w:rStyle w:val="CommentReference"/>
        </w:rPr>
        <w:annotationRef/>
      </w:r>
      <w:r>
        <w:t>I don’t have a good reference for this. Maybe Dan would know?</w:t>
      </w:r>
    </w:p>
  </w:comment>
  <w:comment w:id="484" w:author="Daniel Noble" w:date="2020-09-05T14:23:00Z" w:initials="DN">
    <w:p w14:paraId="7218EF53" w14:textId="4F4D11C9" w:rsidR="00424BE9" w:rsidRDefault="00424BE9">
      <w:pPr>
        <w:pStyle w:val="CommentText"/>
      </w:pPr>
      <w:r>
        <w:rPr>
          <w:rStyle w:val="CommentReference"/>
        </w:rPr>
        <w:annotationRef/>
      </w:r>
      <w:r>
        <w:t>Can’t recall of the top of my head, but I’ll dig one up</w:t>
      </w:r>
    </w:p>
  </w:comment>
  <w:comment w:id="494" w:author="Lauren Harrison" w:date="2020-08-09T13:26:00Z" w:initials="LH">
    <w:p w14:paraId="0FC10F90" w14:textId="77777777" w:rsidR="00424BE9" w:rsidRDefault="00424BE9" w:rsidP="00DA2BB5">
      <w:pPr>
        <w:pStyle w:val="CommentText"/>
      </w:pPr>
      <w:r>
        <w:rPr>
          <w:rStyle w:val="CommentReference"/>
        </w:rPr>
        <w:annotationRef/>
      </w:r>
      <w:r>
        <w:t>I’m not sure that this is the best reference either – does anyone else have a better paper about using precision?</w:t>
      </w:r>
    </w:p>
  </w:comment>
  <w:comment w:id="495" w:author="Michael Jennions" w:date="2020-09-22T11:41:00Z" w:initials="MJ">
    <w:p w14:paraId="4B5ABF40" w14:textId="26C9790A" w:rsidR="00424BE9" w:rsidRDefault="00424BE9">
      <w:pPr>
        <w:pStyle w:val="CommentText"/>
      </w:pPr>
      <w:r>
        <w:rPr>
          <w:rStyle w:val="CommentReference"/>
        </w:rPr>
        <w:annotationRef/>
      </w:r>
      <w:r w:rsidRPr="00043E32">
        <w:rPr>
          <w:highlight w:val="yellow"/>
        </w:rPr>
        <w:t>Cite the Pun</w:t>
      </w:r>
      <w:r>
        <w:rPr>
          <w:highlight w:val="yellow"/>
        </w:rPr>
        <w:t xml:space="preserve">, er Pub, </w:t>
      </w:r>
      <w:r w:rsidRPr="00043E32">
        <w:rPr>
          <w:highlight w:val="yellow"/>
        </w:rPr>
        <w:t>Bias book in my office.</w:t>
      </w:r>
    </w:p>
  </w:comment>
  <w:comment w:id="508" w:author="Daniel Noble" w:date="2020-09-05T14:27:00Z" w:initials="DN">
    <w:p w14:paraId="5DA271CE" w14:textId="085B1C7B" w:rsidR="00424BE9" w:rsidRDefault="00424BE9">
      <w:pPr>
        <w:pStyle w:val="CommentText"/>
      </w:pPr>
      <w:r>
        <w:rPr>
          <w:rStyle w:val="CommentReference"/>
        </w:rPr>
        <w:annotationRef/>
      </w:r>
      <w:r>
        <w:t>Although note p = 0.06 in places</w:t>
      </w:r>
    </w:p>
  </w:comment>
  <w:comment w:id="760" w:author="Lauren Harrison" w:date="2020-09-13T10:09:00Z" w:initials="LH">
    <w:p w14:paraId="131FD076" w14:textId="7103C68A" w:rsidR="00424BE9" w:rsidRDefault="00424BE9">
      <w:pPr>
        <w:pStyle w:val="CommentText"/>
      </w:pPr>
      <w:r>
        <w:rPr>
          <w:rStyle w:val="CommentReference"/>
        </w:rPr>
        <w:annotationRef/>
      </w:r>
      <w:r>
        <w:t xml:space="preserve">This comes out as significant in our D matrix models now </w:t>
      </w:r>
      <w:r>
        <w:sym w:font="Wingdings" w:char="F04C"/>
      </w:r>
      <w:r>
        <w:t xml:space="preserve"> </w:t>
      </w:r>
    </w:p>
  </w:comment>
  <w:comment w:id="761" w:author="Daniel Noble" w:date="2020-09-17T08:02:00Z" w:initials="DN">
    <w:p w14:paraId="03B8BCFA" w14:textId="70FE31F5" w:rsidR="00424BE9" w:rsidRDefault="00424BE9">
      <w:pPr>
        <w:pStyle w:val="CommentText"/>
      </w:pPr>
      <w:r>
        <w:rPr>
          <w:rStyle w:val="CommentReference"/>
        </w:rPr>
        <w:annotationRef/>
      </w:r>
      <w:r>
        <w:t xml:space="preserve">I wouldn’t worry. This is borderline in any case. I always go for the more conservative outlook. Given we don’t know the exact correlation structure (we are assuming a value) this is mainly a sensitivity analysis to check that if it appears important it really is and it’s not driven by non-independence.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736A713" w15:done="0"/>
  <w15:commentEx w15:paraId="637E4908" w15:done="0"/>
  <w15:commentEx w15:paraId="024E8EE3" w15:paraIdParent="637E4908" w15:done="0"/>
  <w15:commentEx w15:paraId="3DE8D203" w15:paraIdParent="637E4908" w15:done="0"/>
  <w15:commentEx w15:paraId="0090AA67" w15:done="0"/>
  <w15:commentEx w15:paraId="4A83F5C4" w15:paraIdParent="0090AA67" w15:done="0"/>
  <w15:commentEx w15:paraId="5A9C50DF" w15:done="0"/>
  <w15:commentEx w15:paraId="663D5F07" w15:done="0"/>
  <w15:commentEx w15:paraId="6D46DD8F" w15:done="0"/>
  <w15:commentEx w15:paraId="5C5CD510" w15:done="0"/>
  <w15:commentEx w15:paraId="355D8BC8" w15:done="0"/>
  <w15:commentEx w15:paraId="74E130EF" w15:done="0"/>
  <w15:commentEx w15:paraId="42FB44F7" w15:done="0"/>
  <w15:commentEx w15:paraId="192A0258" w15:done="0"/>
  <w15:commentEx w15:paraId="475AB0DB" w15:done="0"/>
  <w15:commentEx w15:paraId="4E4D8A57" w15:done="0"/>
  <w15:commentEx w15:paraId="7218EF53" w15:paraIdParent="4E4D8A57" w15:done="0"/>
  <w15:commentEx w15:paraId="0FC10F90" w15:done="0"/>
  <w15:commentEx w15:paraId="4B5ABF40" w15:paraIdParent="0FC10F90" w15:done="0"/>
  <w15:commentEx w15:paraId="5DA271CE" w15:done="0"/>
  <w15:commentEx w15:paraId="131FD076" w15:done="0"/>
  <w15:commentEx w15:paraId="03B8BCFA" w15:paraIdParent="131FD07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F2335C" w16cex:dateUtc="2020-08-27T03:27:00Z"/>
  <w16cex:commentExtensible w16cex:durableId="22FDD4EA" w16cex:dateUtc="2020-09-04T23:12:00Z"/>
  <w16cex:commentExtensible w16cex:durableId="23048166" w16cex:dateUtc="2020-09-10T00:41:00Z"/>
  <w16cex:commentExtensible w16cex:durableId="22FDD545" w16cex:dateUtc="2020-09-04T23:13:00Z"/>
  <w16cex:commentExtensible w16cex:durableId="230DD6D3" w16cex:dateUtc="2020-09-17T02:36:00Z"/>
  <w16cex:commentExtensible w16cex:durableId="2307867C" w16cex:dateUtc="2020-09-12T07:40:00Z"/>
  <w16cex:commentExtensible w16cex:durableId="22FE1DDA" w16cex:dateUtc="2020-09-05T04:23:00Z"/>
  <w16cex:commentExtensible w16cex:durableId="22FE1EC3" w16cex:dateUtc="2020-09-05T04:27:00Z"/>
  <w16cex:commentExtensible w16cex:durableId="23086E5F" w16cex:dateUtc="2020-09-13T00:09:00Z"/>
  <w16cex:commentExtensible w16cex:durableId="230D96A8" w16cex:dateUtc="2020-09-16T22: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736A713" w16cid:durableId="22F2335C"/>
  <w16cid:commentId w16cid:paraId="637E4908" w16cid:durableId="22FDD4EA"/>
  <w16cid:commentId w16cid:paraId="024E8EE3" w16cid:durableId="23048166"/>
  <w16cid:commentId w16cid:paraId="3DE8D203" w16cid:durableId="23144E1D"/>
  <w16cid:commentId w16cid:paraId="0090AA67" w16cid:durableId="22FDD545"/>
  <w16cid:commentId w16cid:paraId="4A83F5C4" w16cid:durableId="23144E67"/>
  <w16cid:commentId w16cid:paraId="5A9C50DF" w16cid:durableId="23147F02"/>
  <w16cid:commentId w16cid:paraId="663D5F07" w16cid:durableId="23147F27"/>
  <w16cid:commentId w16cid:paraId="6D46DD8F" w16cid:durableId="231480C8"/>
  <w16cid:commentId w16cid:paraId="5C5CD510" w16cid:durableId="23145B0B"/>
  <w16cid:commentId w16cid:paraId="355D8BC8" w16cid:durableId="2314814F"/>
  <w16cid:commentId w16cid:paraId="74E130EF" w16cid:durableId="230DD6D3"/>
  <w16cid:commentId w16cid:paraId="42FB44F7" w16cid:durableId="2307867C"/>
  <w16cid:commentId w16cid:paraId="192A0258" w16cid:durableId="231481EB"/>
  <w16cid:commentId w16cid:paraId="475AB0DB" w16cid:durableId="2314611D"/>
  <w16cid:commentId w16cid:paraId="4E4D8A57" w16cid:durableId="22D80235"/>
  <w16cid:commentId w16cid:paraId="7218EF53" w16cid:durableId="22FE1DDA"/>
  <w16cid:commentId w16cid:paraId="0FC10F90" w16cid:durableId="22DA781D"/>
  <w16cid:commentId w16cid:paraId="4B5ABF40" w16cid:durableId="2314615E"/>
  <w16cid:commentId w16cid:paraId="5DA271CE" w16cid:durableId="22FE1EC3"/>
  <w16cid:commentId w16cid:paraId="131FD076" w16cid:durableId="23086E5F"/>
  <w16cid:commentId w16cid:paraId="03B8BCFA" w16cid:durableId="230D96A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E60F2"/>
    <w:multiLevelType w:val="hybridMultilevel"/>
    <w:tmpl w:val="3252FD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61801"/>
    <w:multiLevelType w:val="hybridMultilevel"/>
    <w:tmpl w:val="42A644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757241"/>
    <w:multiLevelType w:val="hybridMultilevel"/>
    <w:tmpl w:val="D4E26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B8595C"/>
    <w:multiLevelType w:val="hybridMultilevel"/>
    <w:tmpl w:val="472A789A"/>
    <w:lvl w:ilvl="0" w:tplc="722C932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CA6124"/>
    <w:multiLevelType w:val="hybridMultilevel"/>
    <w:tmpl w:val="0C08F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793A5B"/>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3F14D0"/>
    <w:multiLevelType w:val="hybridMultilevel"/>
    <w:tmpl w:val="E17016A8"/>
    <w:lvl w:ilvl="0" w:tplc="D756ADE6">
      <w:start w:val="2020"/>
      <w:numFmt w:val="bullet"/>
      <w:lvlText w:val="-"/>
      <w:lvlJc w:val="left"/>
      <w:pPr>
        <w:ind w:left="720" w:hanging="36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444266"/>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377E56"/>
    <w:multiLevelType w:val="hybridMultilevel"/>
    <w:tmpl w:val="A09E4BD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D952AA"/>
    <w:multiLevelType w:val="hybridMultilevel"/>
    <w:tmpl w:val="036CA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DF1689"/>
    <w:multiLevelType w:val="multilevel"/>
    <w:tmpl w:val="5B7C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9"/>
  </w:num>
  <w:num w:numId="3">
    <w:abstractNumId w:val="4"/>
  </w:num>
  <w:num w:numId="4">
    <w:abstractNumId w:val="1"/>
  </w:num>
  <w:num w:numId="5">
    <w:abstractNumId w:val="10"/>
  </w:num>
  <w:num w:numId="6">
    <w:abstractNumId w:val="7"/>
  </w:num>
  <w:num w:numId="7">
    <w:abstractNumId w:val="2"/>
  </w:num>
  <w:num w:numId="8">
    <w:abstractNumId w:val="8"/>
  </w:num>
  <w:num w:numId="9">
    <w:abstractNumId w:val="0"/>
  </w:num>
  <w:num w:numId="10">
    <w:abstractNumId w:val="6"/>
  </w:num>
  <w:num w:numId="1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hael Jennions">
    <w15:presenceInfo w15:providerId="AD" w15:userId="S::u4037305@anu.edu.au::4405c671-be70-4520-983f-25cea1e27ab6"/>
  </w15:person>
  <w15:person w15:author="Lauren Harrison">
    <w15:presenceInfo w15:providerId="AD" w15:userId="S::u6097253@anu.edu.au::026b516c-0723-4e3e-bc8a-876617870808"/>
  </w15:person>
  <w15:person w15:author="Daniel Noble">
    <w15:presenceInfo w15:providerId="AD" w15:userId="S::u5062688@anu.edu.au::cd1442c4-8911-414d-88db-662b5685b5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7"/>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9F2"/>
    <w:rsid w:val="000005F9"/>
    <w:rsid w:val="00000D43"/>
    <w:rsid w:val="00000FCD"/>
    <w:rsid w:val="00001287"/>
    <w:rsid w:val="00001733"/>
    <w:rsid w:val="00002308"/>
    <w:rsid w:val="0000262E"/>
    <w:rsid w:val="0000416D"/>
    <w:rsid w:val="0000423C"/>
    <w:rsid w:val="00004C68"/>
    <w:rsid w:val="00006FA9"/>
    <w:rsid w:val="000073B7"/>
    <w:rsid w:val="00010595"/>
    <w:rsid w:val="00012209"/>
    <w:rsid w:val="000122FD"/>
    <w:rsid w:val="00012953"/>
    <w:rsid w:val="00012F22"/>
    <w:rsid w:val="00013C6F"/>
    <w:rsid w:val="00014070"/>
    <w:rsid w:val="00017427"/>
    <w:rsid w:val="00017DBD"/>
    <w:rsid w:val="00020047"/>
    <w:rsid w:val="000212E5"/>
    <w:rsid w:val="000219EA"/>
    <w:rsid w:val="00023AEF"/>
    <w:rsid w:val="0002467A"/>
    <w:rsid w:val="00025E31"/>
    <w:rsid w:val="00026C2E"/>
    <w:rsid w:val="00030459"/>
    <w:rsid w:val="0003118C"/>
    <w:rsid w:val="00031937"/>
    <w:rsid w:val="00032B21"/>
    <w:rsid w:val="00033574"/>
    <w:rsid w:val="00034D52"/>
    <w:rsid w:val="000352C9"/>
    <w:rsid w:val="0003765F"/>
    <w:rsid w:val="000379E8"/>
    <w:rsid w:val="00037EC3"/>
    <w:rsid w:val="00041254"/>
    <w:rsid w:val="00041F37"/>
    <w:rsid w:val="00043E32"/>
    <w:rsid w:val="00045055"/>
    <w:rsid w:val="00046124"/>
    <w:rsid w:val="00047AC3"/>
    <w:rsid w:val="00047E1C"/>
    <w:rsid w:val="00050529"/>
    <w:rsid w:val="000507E0"/>
    <w:rsid w:val="000510FA"/>
    <w:rsid w:val="00052EA2"/>
    <w:rsid w:val="00054A25"/>
    <w:rsid w:val="00054CE1"/>
    <w:rsid w:val="00055D16"/>
    <w:rsid w:val="00055F43"/>
    <w:rsid w:val="0006115F"/>
    <w:rsid w:val="000644B8"/>
    <w:rsid w:val="0006538A"/>
    <w:rsid w:val="000665DC"/>
    <w:rsid w:val="000665EB"/>
    <w:rsid w:val="00070B72"/>
    <w:rsid w:val="00071011"/>
    <w:rsid w:val="00071C08"/>
    <w:rsid w:val="000734E7"/>
    <w:rsid w:val="000775DF"/>
    <w:rsid w:val="00081896"/>
    <w:rsid w:val="00083F6A"/>
    <w:rsid w:val="00085555"/>
    <w:rsid w:val="00087F47"/>
    <w:rsid w:val="000925D6"/>
    <w:rsid w:val="00092CFF"/>
    <w:rsid w:val="0009418C"/>
    <w:rsid w:val="000941A1"/>
    <w:rsid w:val="00094636"/>
    <w:rsid w:val="00095368"/>
    <w:rsid w:val="00097037"/>
    <w:rsid w:val="00097688"/>
    <w:rsid w:val="00097792"/>
    <w:rsid w:val="000A0296"/>
    <w:rsid w:val="000A3840"/>
    <w:rsid w:val="000A39E6"/>
    <w:rsid w:val="000A425D"/>
    <w:rsid w:val="000A6CD0"/>
    <w:rsid w:val="000A72DC"/>
    <w:rsid w:val="000B02D9"/>
    <w:rsid w:val="000B0BA6"/>
    <w:rsid w:val="000B56FD"/>
    <w:rsid w:val="000B57B0"/>
    <w:rsid w:val="000B5B0D"/>
    <w:rsid w:val="000B5E5F"/>
    <w:rsid w:val="000B629A"/>
    <w:rsid w:val="000B63EC"/>
    <w:rsid w:val="000C0EEA"/>
    <w:rsid w:val="000C1591"/>
    <w:rsid w:val="000C1902"/>
    <w:rsid w:val="000C2EC7"/>
    <w:rsid w:val="000C522F"/>
    <w:rsid w:val="000C6BA1"/>
    <w:rsid w:val="000C6F77"/>
    <w:rsid w:val="000C7B95"/>
    <w:rsid w:val="000D08D7"/>
    <w:rsid w:val="000D0BBA"/>
    <w:rsid w:val="000D10DD"/>
    <w:rsid w:val="000D274B"/>
    <w:rsid w:val="000D4CEF"/>
    <w:rsid w:val="000D6ECE"/>
    <w:rsid w:val="000D71B0"/>
    <w:rsid w:val="000E100D"/>
    <w:rsid w:val="000E5800"/>
    <w:rsid w:val="000E6A36"/>
    <w:rsid w:val="000F05DC"/>
    <w:rsid w:val="000F18B4"/>
    <w:rsid w:val="000F1DBE"/>
    <w:rsid w:val="000F31D1"/>
    <w:rsid w:val="000F4DDC"/>
    <w:rsid w:val="000F53BA"/>
    <w:rsid w:val="000F5ABF"/>
    <w:rsid w:val="000F7242"/>
    <w:rsid w:val="000F79E0"/>
    <w:rsid w:val="0010238C"/>
    <w:rsid w:val="00103E4B"/>
    <w:rsid w:val="00110230"/>
    <w:rsid w:val="001121D8"/>
    <w:rsid w:val="00113277"/>
    <w:rsid w:val="00113447"/>
    <w:rsid w:val="00114090"/>
    <w:rsid w:val="001141CE"/>
    <w:rsid w:val="001145B7"/>
    <w:rsid w:val="00114A2C"/>
    <w:rsid w:val="0011523F"/>
    <w:rsid w:val="00115455"/>
    <w:rsid w:val="0012297E"/>
    <w:rsid w:val="00122B32"/>
    <w:rsid w:val="00123D1C"/>
    <w:rsid w:val="00124405"/>
    <w:rsid w:val="00125248"/>
    <w:rsid w:val="0012733B"/>
    <w:rsid w:val="0013049E"/>
    <w:rsid w:val="00131979"/>
    <w:rsid w:val="001326C4"/>
    <w:rsid w:val="00132E2F"/>
    <w:rsid w:val="00134C9C"/>
    <w:rsid w:val="00134FF9"/>
    <w:rsid w:val="00135576"/>
    <w:rsid w:val="00140202"/>
    <w:rsid w:val="001416F9"/>
    <w:rsid w:val="00142E4A"/>
    <w:rsid w:val="0014382B"/>
    <w:rsid w:val="00150329"/>
    <w:rsid w:val="00151CD0"/>
    <w:rsid w:val="001562C1"/>
    <w:rsid w:val="00160DAE"/>
    <w:rsid w:val="0016628D"/>
    <w:rsid w:val="00170846"/>
    <w:rsid w:val="00172FBC"/>
    <w:rsid w:val="001731F7"/>
    <w:rsid w:val="001742D0"/>
    <w:rsid w:val="0017597D"/>
    <w:rsid w:val="001763FD"/>
    <w:rsid w:val="00176892"/>
    <w:rsid w:val="00181504"/>
    <w:rsid w:val="00181714"/>
    <w:rsid w:val="0018333E"/>
    <w:rsid w:val="00183782"/>
    <w:rsid w:val="001850F7"/>
    <w:rsid w:val="00186833"/>
    <w:rsid w:val="00190650"/>
    <w:rsid w:val="001921D4"/>
    <w:rsid w:val="0019587A"/>
    <w:rsid w:val="0019599D"/>
    <w:rsid w:val="001961C6"/>
    <w:rsid w:val="001A292D"/>
    <w:rsid w:val="001A44BC"/>
    <w:rsid w:val="001A473E"/>
    <w:rsid w:val="001A695A"/>
    <w:rsid w:val="001B22D0"/>
    <w:rsid w:val="001B79C3"/>
    <w:rsid w:val="001B7D00"/>
    <w:rsid w:val="001B7F39"/>
    <w:rsid w:val="001C01EB"/>
    <w:rsid w:val="001C1877"/>
    <w:rsid w:val="001C20C8"/>
    <w:rsid w:val="001C2299"/>
    <w:rsid w:val="001D0E7A"/>
    <w:rsid w:val="001D49EE"/>
    <w:rsid w:val="001D5C7D"/>
    <w:rsid w:val="001D64AB"/>
    <w:rsid w:val="001D662D"/>
    <w:rsid w:val="001E19C9"/>
    <w:rsid w:val="001E19F7"/>
    <w:rsid w:val="001E1E2A"/>
    <w:rsid w:val="001E26AB"/>
    <w:rsid w:val="001E43B8"/>
    <w:rsid w:val="001E52B7"/>
    <w:rsid w:val="001E5943"/>
    <w:rsid w:val="001E7646"/>
    <w:rsid w:val="001F0DA1"/>
    <w:rsid w:val="001F2292"/>
    <w:rsid w:val="001F3615"/>
    <w:rsid w:val="001F393A"/>
    <w:rsid w:val="001F5C3A"/>
    <w:rsid w:val="00201427"/>
    <w:rsid w:val="0020149C"/>
    <w:rsid w:val="00201EB8"/>
    <w:rsid w:val="00201EFF"/>
    <w:rsid w:val="00202F38"/>
    <w:rsid w:val="00204E2B"/>
    <w:rsid w:val="00204EE9"/>
    <w:rsid w:val="0020787A"/>
    <w:rsid w:val="00207C42"/>
    <w:rsid w:val="00210080"/>
    <w:rsid w:val="00211F1C"/>
    <w:rsid w:val="00213A82"/>
    <w:rsid w:val="00213EDD"/>
    <w:rsid w:val="002156F9"/>
    <w:rsid w:val="00215C8E"/>
    <w:rsid w:val="00215ECE"/>
    <w:rsid w:val="002177DF"/>
    <w:rsid w:val="002226CA"/>
    <w:rsid w:val="00227507"/>
    <w:rsid w:val="002275CB"/>
    <w:rsid w:val="00230B80"/>
    <w:rsid w:val="002335A6"/>
    <w:rsid w:val="00233674"/>
    <w:rsid w:val="0023481A"/>
    <w:rsid w:val="00235BD8"/>
    <w:rsid w:val="00237C2D"/>
    <w:rsid w:val="0024112C"/>
    <w:rsid w:val="002419B9"/>
    <w:rsid w:val="0024276A"/>
    <w:rsid w:val="002429AC"/>
    <w:rsid w:val="00242F9E"/>
    <w:rsid w:val="00244CF4"/>
    <w:rsid w:val="002453C5"/>
    <w:rsid w:val="002455D4"/>
    <w:rsid w:val="002456F4"/>
    <w:rsid w:val="00251F5D"/>
    <w:rsid w:val="00252E74"/>
    <w:rsid w:val="002530D8"/>
    <w:rsid w:val="002534C6"/>
    <w:rsid w:val="00254078"/>
    <w:rsid w:val="002609FE"/>
    <w:rsid w:val="002622D3"/>
    <w:rsid w:val="00262EEF"/>
    <w:rsid w:val="00263429"/>
    <w:rsid w:val="00263B5D"/>
    <w:rsid w:val="00265B3E"/>
    <w:rsid w:val="00266272"/>
    <w:rsid w:val="00267554"/>
    <w:rsid w:val="0027064B"/>
    <w:rsid w:val="00271183"/>
    <w:rsid w:val="00271ACD"/>
    <w:rsid w:val="00275606"/>
    <w:rsid w:val="002771CA"/>
    <w:rsid w:val="00281662"/>
    <w:rsid w:val="0028242F"/>
    <w:rsid w:val="00282EC8"/>
    <w:rsid w:val="002838AD"/>
    <w:rsid w:val="00285752"/>
    <w:rsid w:val="002863B1"/>
    <w:rsid w:val="00292D8B"/>
    <w:rsid w:val="002934D6"/>
    <w:rsid w:val="002A067B"/>
    <w:rsid w:val="002A2264"/>
    <w:rsid w:val="002A24A6"/>
    <w:rsid w:val="002A3946"/>
    <w:rsid w:val="002A4A11"/>
    <w:rsid w:val="002A5770"/>
    <w:rsid w:val="002A7F4F"/>
    <w:rsid w:val="002B0571"/>
    <w:rsid w:val="002B168A"/>
    <w:rsid w:val="002B1B71"/>
    <w:rsid w:val="002B1FCE"/>
    <w:rsid w:val="002B512D"/>
    <w:rsid w:val="002B6083"/>
    <w:rsid w:val="002B74A4"/>
    <w:rsid w:val="002C26A8"/>
    <w:rsid w:val="002C42E2"/>
    <w:rsid w:val="002C47BE"/>
    <w:rsid w:val="002C6A3E"/>
    <w:rsid w:val="002C6D92"/>
    <w:rsid w:val="002C7B42"/>
    <w:rsid w:val="002D1B91"/>
    <w:rsid w:val="002D2ACE"/>
    <w:rsid w:val="002D35CE"/>
    <w:rsid w:val="002D3A6B"/>
    <w:rsid w:val="002E04D9"/>
    <w:rsid w:val="002E0E59"/>
    <w:rsid w:val="002E1D5E"/>
    <w:rsid w:val="002E252E"/>
    <w:rsid w:val="002E5053"/>
    <w:rsid w:val="002E553A"/>
    <w:rsid w:val="002F1C61"/>
    <w:rsid w:val="002F3665"/>
    <w:rsid w:val="002F3ECF"/>
    <w:rsid w:val="002F4C46"/>
    <w:rsid w:val="002F6D2C"/>
    <w:rsid w:val="002F7D49"/>
    <w:rsid w:val="00300532"/>
    <w:rsid w:val="003005B3"/>
    <w:rsid w:val="003054AD"/>
    <w:rsid w:val="00305515"/>
    <w:rsid w:val="003061A2"/>
    <w:rsid w:val="003062AE"/>
    <w:rsid w:val="0031133E"/>
    <w:rsid w:val="0031136A"/>
    <w:rsid w:val="003117B0"/>
    <w:rsid w:val="00313BAD"/>
    <w:rsid w:val="00320714"/>
    <w:rsid w:val="003234E5"/>
    <w:rsid w:val="00327737"/>
    <w:rsid w:val="0033110C"/>
    <w:rsid w:val="00331F41"/>
    <w:rsid w:val="003341B8"/>
    <w:rsid w:val="0034090C"/>
    <w:rsid w:val="00341319"/>
    <w:rsid w:val="003415A1"/>
    <w:rsid w:val="00343676"/>
    <w:rsid w:val="00343E5E"/>
    <w:rsid w:val="00344074"/>
    <w:rsid w:val="00344D75"/>
    <w:rsid w:val="00345F90"/>
    <w:rsid w:val="003467F1"/>
    <w:rsid w:val="00346FD8"/>
    <w:rsid w:val="00351B51"/>
    <w:rsid w:val="003528EF"/>
    <w:rsid w:val="00355902"/>
    <w:rsid w:val="00355A09"/>
    <w:rsid w:val="00357129"/>
    <w:rsid w:val="003571EA"/>
    <w:rsid w:val="00357B81"/>
    <w:rsid w:val="00361837"/>
    <w:rsid w:val="00365EA9"/>
    <w:rsid w:val="003661BA"/>
    <w:rsid w:val="00370960"/>
    <w:rsid w:val="00370CA8"/>
    <w:rsid w:val="003714A1"/>
    <w:rsid w:val="00372612"/>
    <w:rsid w:val="003745FD"/>
    <w:rsid w:val="00375027"/>
    <w:rsid w:val="00376C27"/>
    <w:rsid w:val="00377251"/>
    <w:rsid w:val="003809AD"/>
    <w:rsid w:val="00382588"/>
    <w:rsid w:val="0038360C"/>
    <w:rsid w:val="003846F2"/>
    <w:rsid w:val="00385F43"/>
    <w:rsid w:val="003910DF"/>
    <w:rsid w:val="00392162"/>
    <w:rsid w:val="0039486B"/>
    <w:rsid w:val="0039537A"/>
    <w:rsid w:val="003955B5"/>
    <w:rsid w:val="00395EDF"/>
    <w:rsid w:val="003965BF"/>
    <w:rsid w:val="00396AE2"/>
    <w:rsid w:val="00397613"/>
    <w:rsid w:val="00397AD3"/>
    <w:rsid w:val="003A0740"/>
    <w:rsid w:val="003A0A8C"/>
    <w:rsid w:val="003A1B80"/>
    <w:rsid w:val="003A2BE2"/>
    <w:rsid w:val="003A3EDE"/>
    <w:rsid w:val="003A3F10"/>
    <w:rsid w:val="003A5FD0"/>
    <w:rsid w:val="003A6CCD"/>
    <w:rsid w:val="003A72D1"/>
    <w:rsid w:val="003B051B"/>
    <w:rsid w:val="003B414B"/>
    <w:rsid w:val="003B4F11"/>
    <w:rsid w:val="003B6C41"/>
    <w:rsid w:val="003C21F8"/>
    <w:rsid w:val="003C2522"/>
    <w:rsid w:val="003C2747"/>
    <w:rsid w:val="003C2C70"/>
    <w:rsid w:val="003C5103"/>
    <w:rsid w:val="003D033F"/>
    <w:rsid w:val="003D15CA"/>
    <w:rsid w:val="003D384E"/>
    <w:rsid w:val="003D6309"/>
    <w:rsid w:val="003D6888"/>
    <w:rsid w:val="003D7F57"/>
    <w:rsid w:val="003E0F5C"/>
    <w:rsid w:val="003E19EF"/>
    <w:rsid w:val="003E2761"/>
    <w:rsid w:val="003E2881"/>
    <w:rsid w:val="003E3DA6"/>
    <w:rsid w:val="003E4BE4"/>
    <w:rsid w:val="003E4FB2"/>
    <w:rsid w:val="003E609A"/>
    <w:rsid w:val="003E7C68"/>
    <w:rsid w:val="003F104D"/>
    <w:rsid w:val="003F275A"/>
    <w:rsid w:val="003F2DFB"/>
    <w:rsid w:val="003F4313"/>
    <w:rsid w:val="003F4985"/>
    <w:rsid w:val="003F4A85"/>
    <w:rsid w:val="003F4AE4"/>
    <w:rsid w:val="003F7344"/>
    <w:rsid w:val="003F7B48"/>
    <w:rsid w:val="003F7DA2"/>
    <w:rsid w:val="00403519"/>
    <w:rsid w:val="00403AF0"/>
    <w:rsid w:val="00403C73"/>
    <w:rsid w:val="00406ADE"/>
    <w:rsid w:val="00406C62"/>
    <w:rsid w:val="00410065"/>
    <w:rsid w:val="00413872"/>
    <w:rsid w:val="0041449D"/>
    <w:rsid w:val="004155EC"/>
    <w:rsid w:val="00420453"/>
    <w:rsid w:val="00421F6E"/>
    <w:rsid w:val="00422000"/>
    <w:rsid w:val="00423BAE"/>
    <w:rsid w:val="00424BE9"/>
    <w:rsid w:val="00424E22"/>
    <w:rsid w:val="004308A8"/>
    <w:rsid w:val="00430F58"/>
    <w:rsid w:val="00432680"/>
    <w:rsid w:val="00432690"/>
    <w:rsid w:val="0043282C"/>
    <w:rsid w:val="0043486B"/>
    <w:rsid w:val="00435C1C"/>
    <w:rsid w:val="0043643B"/>
    <w:rsid w:val="00436D01"/>
    <w:rsid w:val="00437B70"/>
    <w:rsid w:val="00437CA9"/>
    <w:rsid w:val="00440B37"/>
    <w:rsid w:val="00445829"/>
    <w:rsid w:val="00450F38"/>
    <w:rsid w:val="00453CF6"/>
    <w:rsid w:val="00453D26"/>
    <w:rsid w:val="00455351"/>
    <w:rsid w:val="00456A53"/>
    <w:rsid w:val="00456F18"/>
    <w:rsid w:val="00457D5F"/>
    <w:rsid w:val="00463A39"/>
    <w:rsid w:val="00465479"/>
    <w:rsid w:val="00470CA0"/>
    <w:rsid w:val="00470F19"/>
    <w:rsid w:val="004720E8"/>
    <w:rsid w:val="00472AD1"/>
    <w:rsid w:val="00472EDE"/>
    <w:rsid w:val="00473064"/>
    <w:rsid w:val="0047355E"/>
    <w:rsid w:val="00475D1C"/>
    <w:rsid w:val="0047675C"/>
    <w:rsid w:val="004803F1"/>
    <w:rsid w:val="004808C4"/>
    <w:rsid w:val="004835CA"/>
    <w:rsid w:val="00483C92"/>
    <w:rsid w:val="004852C0"/>
    <w:rsid w:val="00485828"/>
    <w:rsid w:val="00485AD7"/>
    <w:rsid w:val="00485DFD"/>
    <w:rsid w:val="004905DE"/>
    <w:rsid w:val="00491BCC"/>
    <w:rsid w:val="004923C5"/>
    <w:rsid w:val="004931A6"/>
    <w:rsid w:val="0049328A"/>
    <w:rsid w:val="00493617"/>
    <w:rsid w:val="004948E8"/>
    <w:rsid w:val="00494BAD"/>
    <w:rsid w:val="00495AE7"/>
    <w:rsid w:val="0049688D"/>
    <w:rsid w:val="004A06AE"/>
    <w:rsid w:val="004A15F9"/>
    <w:rsid w:val="004A16EA"/>
    <w:rsid w:val="004A2D4D"/>
    <w:rsid w:val="004A3363"/>
    <w:rsid w:val="004A438E"/>
    <w:rsid w:val="004A4BC9"/>
    <w:rsid w:val="004B1BA0"/>
    <w:rsid w:val="004B2542"/>
    <w:rsid w:val="004B289D"/>
    <w:rsid w:val="004B68F2"/>
    <w:rsid w:val="004B6D9A"/>
    <w:rsid w:val="004C02F1"/>
    <w:rsid w:val="004C0B0A"/>
    <w:rsid w:val="004C38B3"/>
    <w:rsid w:val="004C735B"/>
    <w:rsid w:val="004D2BA8"/>
    <w:rsid w:val="004D310A"/>
    <w:rsid w:val="004D4D5F"/>
    <w:rsid w:val="004D6537"/>
    <w:rsid w:val="004D69F1"/>
    <w:rsid w:val="004D74EA"/>
    <w:rsid w:val="004E013C"/>
    <w:rsid w:val="004E14DC"/>
    <w:rsid w:val="004E3D1E"/>
    <w:rsid w:val="004E44C6"/>
    <w:rsid w:val="004E4D4F"/>
    <w:rsid w:val="004E5726"/>
    <w:rsid w:val="004E5E64"/>
    <w:rsid w:val="004E630E"/>
    <w:rsid w:val="004F14E3"/>
    <w:rsid w:val="004F2D47"/>
    <w:rsid w:val="004F70D7"/>
    <w:rsid w:val="00502CB2"/>
    <w:rsid w:val="00503718"/>
    <w:rsid w:val="00503AD1"/>
    <w:rsid w:val="0050462A"/>
    <w:rsid w:val="00504D8B"/>
    <w:rsid w:val="005060E3"/>
    <w:rsid w:val="005122FA"/>
    <w:rsid w:val="00512432"/>
    <w:rsid w:val="0051299A"/>
    <w:rsid w:val="00512AAD"/>
    <w:rsid w:val="005141C6"/>
    <w:rsid w:val="0051431E"/>
    <w:rsid w:val="005154FB"/>
    <w:rsid w:val="0051582B"/>
    <w:rsid w:val="00520A95"/>
    <w:rsid w:val="00520FCB"/>
    <w:rsid w:val="005222E0"/>
    <w:rsid w:val="00523CBA"/>
    <w:rsid w:val="00523E43"/>
    <w:rsid w:val="00524BC1"/>
    <w:rsid w:val="0052576E"/>
    <w:rsid w:val="00526290"/>
    <w:rsid w:val="005273B4"/>
    <w:rsid w:val="00533B14"/>
    <w:rsid w:val="00535848"/>
    <w:rsid w:val="005376E6"/>
    <w:rsid w:val="00537DAA"/>
    <w:rsid w:val="00540772"/>
    <w:rsid w:val="005408BE"/>
    <w:rsid w:val="00540E1F"/>
    <w:rsid w:val="00544B53"/>
    <w:rsid w:val="00546022"/>
    <w:rsid w:val="00546AD9"/>
    <w:rsid w:val="00546DD9"/>
    <w:rsid w:val="00554520"/>
    <w:rsid w:val="005547F3"/>
    <w:rsid w:val="00557624"/>
    <w:rsid w:val="00560719"/>
    <w:rsid w:val="00561A2D"/>
    <w:rsid w:val="00562972"/>
    <w:rsid w:val="00563377"/>
    <w:rsid w:val="005714FA"/>
    <w:rsid w:val="00575530"/>
    <w:rsid w:val="00576557"/>
    <w:rsid w:val="0057655F"/>
    <w:rsid w:val="005779EF"/>
    <w:rsid w:val="00577E81"/>
    <w:rsid w:val="0058245A"/>
    <w:rsid w:val="0058316F"/>
    <w:rsid w:val="005834FA"/>
    <w:rsid w:val="00585CF5"/>
    <w:rsid w:val="00587002"/>
    <w:rsid w:val="0058737B"/>
    <w:rsid w:val="00587486"/>
    <w:rsid w:val="005879BF"/>
    <w:rsid w:val="00587C0F"/>
    <w:rsid w:val="00590700"/>
    <w:rsid w:val="00590F3F"/>
    <w:rsid w:val="0059176B"/>
    <w:rsid w:val="005917B0"/>
    <w:rsid w:val="00591FB5"/>
    <w:rsid w:val="0059232F"/>
    <w:rsid w:val="00592855"/>
    <w:rsid w:val="005928D8"/>
    <w:rsid w:val="00592AF0"/>
    <w:rsid w:val="00592C7C"/>
    <w:rsid w:val="00592D55"/>
    <w:rsid w:val="00594AB5"/>
    <w:rsid w:val="00594DBB"/>
    <w:rsid w:val="0059591C"/>
    <w:rsid w:val="00595FC2"/>
    <w:rsid w:val="00597D83"/>
    <w:rsid w:val="005A4ADD"/>
    <w:rsid w:val="005A5326"/>
    <w:rsid w:val="005A7883"/>
    <w:rsid w:val="005A7E58"/>
    <w:rsid w:val="005B0156"/>
    <w:rsid w:val="005B1F9E"/>
    <w:rsid w:val="005B29D7"/>
    <w:rsid w:val="005B29E3"/>
    <w:rsid w:val="005B2E00"/>
    <w:rsid w:val="005B3BD4"/>
    <w:rsid w:val="005B3E63"/>
    <w:rsid w:val="005B7C59"/>
    <w:rsid w:val="005C1874"/>
    <w:rsid w:val="005C2594"/>
    <w:rsid w:val="005C695F"/>
    <w:rsid w:val="005C69F2"/>
    <w:rsid w:val="005C7085"/>
    <w:rsid w:val="005D2A08"/>
    <w:rsid w:val="005D3031"/>
    <w:rsid w:val="005D5056"/>
    <w:rsid w:val="005D56DC"/>
    <w:rsid w:val="005E28E4"/>
    <w:rsid w:val="005E333B"/>
    <w:rsid w:val="005E3467"/>
    <w:rsid w:val="005E6635"/>
    <w:rsid w:val="005F0106"/>
    <w:rsid w:val="005F153B"/>
    <w:rsid w:val="005F230A"/>
    <w:rsid w:val="005F5410"/>
    <w:rsid w:val="005F5EBE"/>
    <w:rsid w:val="005F7710"/>
    <w:rsid w:val="005F7B7A"/>
    <w:rsid w:val="006012C1"/>
    <w:rsid w:val="006020DE"/>
    <w:rsid w:val="00607C49"/>
    <w:rsid w:val="00612011"/>
    <w:rsid w:val="0061582B"/>
    <w:rsid w:val="00616178"/>
    <w:rsid w:val="00620720"/>
    <w:rsid w:val="00621148"/>
    <w:rsid w:val="00622A6C"/>
    <w:rsid w:val="00624E90"/>
    <w:rsid w:val="0062546A"/>
    <w:rsid w:val="006349AD"/>
    <w:rsid w:val="00640D3A"/>
    <w:rsid w:val="006430A2"/>
    <w:rsid w:val="006447F2"/>
    <w:rsid w:val="00645935"/>
    <w:rsid w:val="00646A76"/>
    <w:rsid w:val="006504DF"/>
    <w:rsid w:val="00653041"/>
    <w:rsid w:val="00654463"/>
    <w:rsid w:val="006544A7"/>
    <w:rsid w:val="006549C9"/>
    <w:rsid w:val="00654CAB"/>
    <w:rsid w:val="006567C3"/>
    <w:rsid w:val="00656EC3"/>
    <w:rsid w:val="0065701A"/>
    <w:rsid w:val="00657945"/>
    <w:rsid w:val="00657A75"/>
    <w:rsid w:val="006612D7"/>
    <w:rsid w:val="006624F5"/>
    <w:rsid w:val="00662F4C"/>
    <w:rsid w:val="006649A2"/>
    <w:rsid w:val="00665F28"/>
    <w:rsid w:val="006667CD"/>
    <w:rsid w:val="00666FAC"/>
    <w:rsid w:val="00670340"/>
    <w:rsid w:val="00670A51"/>
    <w:rsid w:val="0067188D"/>
    <w:rsid w:val="00671CF9"/>
    <w:rsid w:val="00672CA3"/>
    <w:rsid w:val="00674388"/>
    <w:rsid w:val="00674A55"/>
    <w:rsid w:val="00674FE7"/>
    <w:rsid w:val="006751F5"/>
    <w:rsid w:val="00681A3F"/>
    <w:rsid w:val="00681BB0"/>
    <w:rsid w:val="00681C75"/>
    <w:rsid w:val="006826AE"/>
    <w:rsid w:val="006834AE"/>
    <w:rsid w:val="006845E8"/>
    <w:rsid w:val="0068698A"/>
    <w:rsid w:val="00686FAF"/>
    <w:rsid w:val="00687671"/>
    <w:rsid w:val="006903EF"/>
    <w:rsid w:val="006910A4"/>
    <w:rsid w:val="006926FA"/>
    <w:rsid w:val="00693925"/>
    <w:rsid w:val="0069539B"/>
    <w:rsid w:val="006A05E7"/>
    <w:rsid w:val="006A6AE1"/>
    <w:rsid w:val="006A7B6C"/>
    <w:rsid w:val="006A7ED9"/>
    <w:rsid w:val="006B011A"/>
    <w:rsid w:val="006B0EB6"/>
    <w:rsid w:val="006B3312"/>
    <w:rsid w:val="006B4596"/>
    <w:rsid w:val="006B4CA0"/>
    <w:rsid w:val="006B5179"/>
    <w:rsid w:val="006C0989"/>
    <w:rsid w:val="006C2D94"/>
    <w:rsid w:val="006C3397"/>
    <w:rsid w:val="006C475D"/>
    <w:rsid w:val="006C7ED2"/>
    <w:rsid w:val="006D3203"/>
    <w:rsid w:val="006D42BB"/>
    <w:rsid w:val="006D688A"/>
    <w:rsid w:val="006D7347"/>
    <w:rsid w:val="006D7664"/>
    <w:rsid w:val="006E283D"/>
    <w:rsid w:val="006E2910"/>
    <w:rsid w:val="006E3776"/>
    <w:rsid w:val="006E3ACC"/>
    <w:rsid w:val="006E4A4D"/>
    <w:rsid w:val="006E4FC2"/>
    <w:rsid w:val="006E4FCC"/>
    <w:rsid w:val="006E7E32"/>
    <w:rsid w:val="006F090E"/>
    <w:rsid w:val="006F2770"/>
    <w:rsid w:val="006F32B5"/>
    <w:rsid w:val="006F3BE6"/>
    <w:rsid w:val="006F48F9"/>
    <w:rsid w:val="006F6757"/>
    <w:rsid w:val="006F6780"/>
    <w:rsid w:val="00703655"/>
    <w:rsid w:val="00704B6B"/>
    <w:rsid w:val="007066E5"/>
    <w:rsid w:val="00706A1B"/>
    <w:rsid w:val="00706AD0"/>
    <w:rsid w:val="007077CA"/>
    <w:rsid w:val="00710ADA"/>
    <w:rsid w:val="00710E00"/>
    <w:rsid w:val="00711861"/>
    <w:rsid w:val="007122F2"/>
    <w:rsid w:val="00713137"/>
    <w:rsid w:val="00717585"/>
    <w:rsid w:val="00717EE2"/>
    <w:rsid w:val="0072124E"/>
    <w:rsid w:val="00723041"/>
    <w:rsid w:val="00723750"/>
    <w:rsid w:val="007246A4"/>
    <w:rsid w:val="00727636"/>
    <w:rsid w:val="00732888"/>
    <w:rsid w:val="00733A60"/>
    <w:rsid w:val="00734504"/>
    <w:rsid w:val="00735476"/>
    <w:rsid w:val="0074077F"/>
    <w:rsid w:val="00743A32"/>
    <w:rsid w:val="00744336"/>
    <w:rsid w:val="00745392"/>
    <w:rsid w:val="0074595B"/>
    <w:rsid w:val="00747656"/>
    <w:rsid w:val="00747875"/>
    <w:rsid w:val="00747878"/>
    <w:rsid w:val="00753BDD"/>
    <w:rsid w:val="00754E31"/>
    <w:rsid w:val="00757295"/>
    <w:rsid w:val="00757EDC"/>
    <w:rsid w:val="00761049"/>
    <w:rsid w:val="007631BF"/>
    <w:rsid w:val="007635FD"/>
    <w:rsid w:val="0076479C"/>
    <w:rsid w:val="00765AB3"/>
    <w:rsid w:val="007669B9"/>
    <w:rsid w:val="007671E6"/>
    <w:rsid w:val="007704EE"/>
    <w:rsid w:val="00770754"/>
    <w:rsid w:val="00770B93"/>
    <w:rsid w:val="00770E7A"/>
    <w:rsid w:val="00770FA5"/>
    <w:rsid w:val="00771C8D"/>
    <w:rsid w:val="0077349E"/>
    <w:rsid w:val="00776550"/>
    <w:rsid w:val="00777768"/>
    <w:rsid w:val="00780159"/>
    <w:rsid w:val="00782000"/>
    <w:rsid w:val="0078288A"/>
    <w:rsid w:val="0078324A"/>
    <w:rsid w:val="00783370"/>
    <w:rsid w:val="00784A33"/>
    <w:rsid w:val="00785ECE"/>
    <w:rsid w:val="0078743D"/>
    <w:rsid w:val="0079093F"/>
    <w:rsid w:val="00791B1F"/>
    <w:rsid w:val="00791FAC"/>
    <w:rsid w:val="0079338B"/>
    <w:rsid w:val="0079383C"/>
    <w:rsid w:val="007958DA"/>
    <w:rsid w:val="00796CA1"/>
    <w:rsid w:val="007A01F5"/>
    <w:rsid w:val="007A02EE"/>
    <w:rsid w:val="007A0CED"/>
    <w:rsid w:val="007A2420"/>
    <w:rsid w:val="007A2CB3"/>
    <w:rsid w:val="007A6079"/>
    <w:rsid w:val="007A61BA"/>
    <w:rsid w:val="007A6FF8"/>
    <w:rsid w:val="007A70A3"/>
    <w:rsid w:val="007B3DC4"/>
    <w:rsid w:val="007B5710"/>
    <w:rsid w:val="007B68D0"/>
    <w:rsid w:val="007C11CB"/>
    <w:rsid w:val="007C34C3"/>
    <w:rsid w:val="007C3875"/>
    <w:rsid w:val="007C43C5"/>
    <w:rsid w:val="007C4E8B"/>
    <w:rsid w:val="007C777B"/>
    <w:rsid w:val="007D0E15"/>
    <w:rsid w:val="007D1D02"/>
    <w:rsid w:val="007D2733"/>
    <w:rsid w:val="007D35C2"/>
    <w:rsid w:val="007D5B23"/>
    <w:rsid w:val="007D6B3E"/>
    <w:rsid w:val="007E35EB"/>
    <w:rsid w:val="007E3B63"/>
    <w:rsid w:val="007E4271"/>
    <w:rsid w:val="007E4321"/>
    <w:rsid w:val="007E5EF8"/>
    <w:rsid w:val="007E73F6"/>
    <w:rsid w:val="007F07BE"/>
    <w:rsid w:val="007F1883"/>
    <w:rsid w:val="007F213B"/>
    <w:rsid w:val="007F60BB"/>
    <w:rsid w:val="007F6D9E"/>
    <w:rsid w:val="008037C5"/>
    <w:rsid w:val="00804EE2"/>
    <w:rsid w:val="00806203"/>
    <w:rsid w:val="0080731D"/>
    <w:rsid w:val="00811E22"/>
    <w:rsid w:val="00814634"/>
    <w:rsid w:val="008158FB"/>
    <w:rsid w:val="00817963"/>
    <w:rsid w:val="0082211F"/>
    <w:rsid w:val="008221B3"/>
    <w:rsid w:val="00823FCC"/>
    <w:rsid w:val="00826EA4"/>
    <w:rsid w:val="00830A50"/>
    <w:rsid w:val="008318CB"/>
    <w:rsid w:val="00832F43"/>
    <w:rsid w:val="00837F42"/>
    <w:rsid w:val="00840BE2"/>
    <w:rsid w:val="00843C79"/>
    <w:rsid w:val="00845989"/>
    <w:rsid w:val="0084665E"/>
    <w:rsid w:val="00847383"/>
    <w:rsid w:val="00850065"/>
    <w:rsid w:val="00852D76"/>
    <w:rsid w:val="00852D7C"/>
    <w:rsid w:val="00856B7E"/>
    <w:rsid w:val="00857FA4"/>
    <w:rsid w:val="00866A18"/>
    <w:rsid w:val="00867B58"/>
    <w:rsid w:val="00871D64"/>
    <w:rsid w:val="00872E25"/>
    <w:rsid w:val="00873DA0"/>
    <w:rsid w:val="0087404B"/>
    <w:rsid w:val="00874719"/>
    <w:rsid w:val="008749F3"/>
    <w:rsid w:val="00874DFC"/>
    <w:rsid w:val="0087532E"/>
    <w:rsid w:val="00877E28"/>
    <w:rsid w:val="00880F80"/>
    <w:rsid w:val="00881AC1"/>
    <w:rsid w:val="00882A6D"/>
    <w:rsid w:val="0088321F"/>
    <w:rsid w:val="00887B3E"/>
    <w:rsid w:val="008919C1"/>
    <w:rsid w:val="00892661"/>
    <w:rsid w:val="008926B3"/>
    <w:rsid w:val="00892746"/>
    <w:rsid w:val="00894515"/>
    <w:rsid w:val="00894CAD"/>
    <w:rsid w:val="008974E0"/>
    <w:rsid w:val="008A067E"/>
    <w:rsid w:val="008A1839"/>
    <w:rsid w:val="008A2999"/>
    <w:rsid w:val="008A389D"/>
    <w:rsid w:val="008A3A76"/>
    <w:rsid w:val="008A455A"/>
    <w:rsid w:val="008A61BC"/>
    <w:rsid w:val="008B0888"/>
    <w:rsid w:val="008B107F"/>
    <w:rsid w:val="008B2CB6"/>
    <w:rsid w:val="008B2F4D"/>
    <w:rsid w:val="008B58C1"/>
    <w:rsid w:val="008C000B"/>
    <w:rsid w:val="008C0681"/>
    <w:rsid w:val="008C0F13"/>
    <w:rsid w:val="008C139F"/>
    <w:rsid w:val="008C2439"/>
    <w:rsid w:val="008C2823"/>
    <w:rsid w:val="008C6C46"/>
    <w:rsid w:val="008D01AD"/>
    <w:rsid w:val="008D0D86"/>
    <w:rsid w:val="008D1120"/>
    <w:rsid w:val="008D12BF"/>
    <w:rsid w:val="008D13D2"/>
    <w:rsid w:val="008D57FB"/>
    <w:rsid w:val="008D63B6"/>
    <w:rsid w:val="008D6BA7"/>
    <w:rsid w:val="008D780C"/>
    <w:rsid w:val="008E1066"/>
    <w:rsid w:val="008E112E"/>
    <w:rsid w:val="008E124C"/>
    <w:rsid w:val="008E26FF"/>
    <w:rsid w:val="008E2EC8"/>
    <w:rsid w:val="008E5C41"/>
    <w:rsid w:val="008E6ABD"/>
    <w:rsid w:val="008E6BDE"/>
    <w:rsid w:val="008F03D5"/>
    <w:rsid w:val="008F06A8"/>
    <w:rsid w:val="008F0B3A"/>
    <w:rsid w:val="008F35AE"/>
    <w:rsid w:val="008F42B6"/>
    <w:rsid w:val="008F6BA5"/>
    <w:rsid w:val="0090227C"/>
    <w:rsid w:val="00902DE6"/>
    <w:rsid w:val="0090331F"/>
    <w:rsid w:val="00905C30"/>
    <w:rsid w:val="00906D7D"/>
    <w:rsid w:val="009074EF"/>
    <w:rsid w:val="00910F11"/>
    <w:rsid w:val="009121BD"/>
    <w:rsid w:val="00912498"/>
    <w:rsid w:val="009166E2"/>
    <w:rsid w:val="00921B74"/>
    <w:rsid w:val="00924EFF"/>
    <w:rsid w:val="00925890"/>
    <w:rsid w:val="00927712"/>
    <w:rsid w:val="009303AF"/>
    <w:rsid w:val="00930587"/>
    <w:rsid w:val="009315AA"/>
    <w:rsid w:val="00932107"/>
    <w:rsid w:val="0093714D"/>
    <w:rsid w:val="00940823"/>
    <w:rsid w:val="00941604"/>
    <w:rsid w:val="009425A3"/>
    <w:rsid w:val="00942B2A"/>
    <w:rsid w:val="009435E0"/>
    <w:rsid w:val="00945ECA"/>
    <w:rsid w:val="009514C9"/>
    <w:rsid w:val="00951A9C"/>
    <w:rsid w:val="0095319B"/>
    <w:rsid w:val="00956ED9"/>
    <w:rsid w:val="00962A64"/>
    <w:rsid w:val="0096400F"/>
    <w:rsid w:val="00965103"/>
    <w:rsid w:val="009656E3"/>
    <w:rsid w:val="00967E3B"/>
    <w:rsid w:val="00967FCB"/>
    <w:rsid w:val="00971059"/>
    <w:rsid w:val="00971998"/>
    <w:rsid w:val="0097324A"/>
    <w:rsid w:val="00974019"/>
    <w:rsid w:val="00980615"/>
    <w:rsid w:val="009839FF"/>
    <w:rsid w:val="0098453A"/>
    <w:rsid w:val="00984CDB"/>
    <w:rsid w:val="00985254"/>
    <w:rsid w:val="0098689F"/>
    <w:rsid w:val="00987689"/>
    <w:rsid w:val="00987C04"/>
    <w:rsid w:val="009901B1"/>
    <w:rsid w:val="0099093C"/>
    <w:rsid w:val="00993174"/>
    <w:rsid w:val="009A00BF"/>
    <w:rsid w:val="009A0817"/>
    <w:rsid w:val="009A1BC7"/>
    <w:rsid w:val="009A3553"/>
    <w:rsid w:val="009A3C13"/>
    <w:rsid w:val="009A40FE"/>
    <w:rsid w:val="009A7276"/>
    <w:rsid w:val="009B4AF1"/>
    <w:rsid w:val="009B5793"/>
    <w:rsid w:val="009B585A"/>
    <w:rsid w:val="009B5E55"/>
    <w:rsid w:val="009B715C"/>
    <w:rsid w:val="009C1E71"/>
    <w:rsid w:val="009C2CF3"/>
    <w:rsid w:val="009C52FB"/>
    <w:rsid w:val="009C556F"/>
    <w:rsid w:val="009C5B5B"/>
    <w:rsid w:val="009C7BBB"/>
    <w:rsid w:val="009D10B1"/>
    <w:rsid w:val="009D1A67"/>
    <w:rsid w:val="009D3B11"/>
    <w:rsid w:val="009D49DF"/>
    <w:rsid w:val="009D5F50"/>
    <w:rsid w:val="009D6B74"/>
    <w:rsid w:val="009D7AC7"/>
    <w:rsid w:val="009E18A8"/>
    <w:rsid w:val="009E2970"/>
    <w:rsid w:val="009E5013"/>
    <w:rsid w:val="009E58EC"/>
    <w:rsid w:val="009E6462"/>
    <w:rsid w:val="009F0343"/>
    <w:rsid w:val="009F1657"/>
    <w:rsid w:val="009F454C"/>
    <w:rsid w:val="009F4DF1"/>
    <w:rsid w:val="009F51BB"/>
    <w:rsid w:val="009F5251"/>
    <w:rsid w:val="009F6378"/>
    <w:rsid w:val="009F7074"/>
    <w:rsid w:val="009F75B5"/>
    <w:rsid w:val="009F7A91"/>
    <w:rsid w:val="009F7B32"/>
    <w:rsid w:val="00A008CD"/>
    <w:rsid w:val="00A01108"/>
    <w:rsid w:val="00A02F5A"/>
    <w:rsid w:val="00A030BA"/>
    <w:rsid w:val="00A04139"/>
    <w:rsid w:val="00A04488"/>
    <w:rsid w:val="00A045D9"/>
    <w:rsid w:val="00A04917"/>
    <w:rsid w:val="00A04E90"/>
    <w:rsid w:val="00A10A43"/>
    <w:rsid w:val="00A10DB1"/>
    <w:rsid w:val="00A11E7F"/>
    <w:rsid w:val="00A14E7F"/>
    <w:rsid w:val="00A1679C"/>
    <w:rsid w:val="00A1689B"/>
    <w:rsid w:val="00A16935"/>
    <w:rsid w:val="00A173AF"/>
    <w:rsid w:val="00A20437"/>
    <w:rsid w:val="00A21A31"/>
    <w:rsid w:val="00A21B5A"/>
    <w:rsid w:val="00A23291"/>
    <w:rsid w:val="00A234AE"/>
    <w:rsid w:val="00A238A6"/>
    <w:rsid w:val="00A23A49"/>
    <w:rsid w:val="00A24AC2"/>
    <w:rsid w:val="00A26161"/>
    <w:rsid w:val="00A27555"/>
    <w:rsid w:val="00A2784A"/>
    <w:rsid w:val="00A27D68"/>
    <w:rsid w:val="00A31757"/>
    <w:rsid w:val="00A31B91"/>
    <w:rsid w:val="00A324BD"/>
    <w:rsid w:val="00A32EC5"/>
    <w:rsid w:val="00A335D7"/>
    <w:rsid w:val="00A35385"/>
    <w:rsid w:val="00A3587A"/>
    <w:rsid w:val="00A367B2"/>
    <w:rsid w:val="00A40D43"/>
    <w:rsid w:val="00A41051"/>
    <w:rsid w:val="00A41617"/>
    <w:rsid w:val="00A41A20"/>
    <w:rsid w:val="00A42679"/>
    <w:rsid w:val="00A435FB"/>
    <w:rsid w:val="00A47A06"/>
    <w:rsid w:val="00A50073"/>
    <w:rsid w:val="00A5022A"/>
    <w:rsid w:val="00A5306F"/>
    <w:rsid w:val="00A53E93"/>
    <w:rsid w:val="00A546C3"/>
    <w:rsid w:val="00A54802"/>
    <w:rsid w:val="00A5543F"/>
    <w:rsid w:val="00A560AA"/>
    <w:rsid w:val="00A56773"/>
    <w:rsid w:val="00A56774"/>
    <w:rsid w:val="00A62A56"/>
    <w:rsid w:val="00A6366C"/>
    <w:rsid w:val="00A6403A"/>
    <w:rsid w:val="00A641C1"/>
    <w:rsid w:val="00A647D7"/>
    <w:rsid w:val="00A651D1"/>
    <w:rsid w:val="00A67C87"/>
    <w:rsid w:val="00A701C8"/>
    <w:rsid w:val="00A703C4"/>
    <w:rsid w:val="00A70FFA"/>
    <w:rsid w:val="00A71A50"/>
    <w:rsid w:val="00A728C9"/>
    <w:rsid w:val="00A741E5"/>
    <w:rsid w:val="00A7483F"/>
    <w:rsid w:val="00A7676A"/>
    <w:rsid w:val="00A76D68"/>
    <w:rsid w:val="00A806ED"/>
    <w:rsid w:val="00A85405"/>
    <w:rsid w:val="00A91023"/>
    <w:rsid w:val="00A9112E"/>
    <w:rsid w:val="00A93DC5"/>
    <w:rsid w:val="00AA144C"/>
    <w:rsid w:val="00AA1B61"/>
    <w:rsid w:val="00AA3D2E"/>
    <w:rsid w:val="00AA6046"/>
    <w:rsid w:val="00AA7A36"/>
    <w:rsid w:val="00AB2381"/>
    <w:rsid w:val="00AB30EB"/>
    <w:rsid w:val="00AB60A1"/>
    <w:rsid w:val="00AB755A"/>
    <w:rsid w:val="00AC2B93"/>
    <w:rsid w:val="00AC36B1"/>
    <w:rsid w:val="00AC378A"/>
    <w:rsid w:val="00AC493D"/>
    <w:rsid w:val="00AC64AC"/>
    <w:rsid w:val="00AD0AA8"/>
    <w:rsid w:val="00AD1CBE"/>
    <w:rsid w:val="00AD2D5D"/>
    <w:rsid w:val="00AD3172"/>
    <w:rsid w:val="00AD5095"/>
    <w:rsid w:val="00AD6F31"/>
    <w:rsid w:val="00AE1627"/>
    <w:rsid w:val="00AE32B7"/>
    <w:rsid w:val="00AF0EAC"/>
    <w:rsid w:val="00AF13DB"/>
    <w:rsid w:val="00AF1DC7"/>
    <w:rsid w:val="00AF23CE"/>
    <w:rsid w:val="00AF2CE0"/>
    <w:rsid w:val="00AF3A43"/>
    <w:rsid w:val="00AF5EFD"/>
    <w:rsid w:val="00AF791D"/>
    <w:rsid w:val="00B00DB2"/>
    <w:rsid w:val="00B0198F"/>
    <w:rsid w:val="00B0274F"/>
    <w:rsid w:val="00B02972"/>
    <w:rsid w:val="00B0408C"/>
    <w:rsid w:val="00B04316"/>
    <w:rsid w:val="00B04898"/>
    <w:rsid w:val="00B06E2B"/>
    <w:rsid w:val="00B07768"/>
    <w:rsid w:val="00B07D55"/>
    <w:rsid w:val="00B12870"/>
    <w:rsid w:val="00B13201"/>
    <w:rsid w:val="00B13306"/>
    <w:rsid w:val="00B2071D"/>
    <w:rsid w:val="00B21578"/>
    <w:rsid w:val="00B22DC9"/>
    <w:rsid w:val="00B33FA9"/>
    <w:rsid w:val="00B351C5"/>
    <w:rsid w:val="00B4557F"/>
    <w:rsid w:val="00B45F06"/>
    <w:rsid w:val="00B466A3"/>
    <w:rsid w:val="00B5151A"/>
    <w:rsid w:val="00B51AD5"/>
    <w:rsid w:val="00B51DA7"/>
    <w:rsid w:val="00B54A70"/>
    <w:rsid w:val="00B571A3"/>
    <w:rsid w:val="00B60D77"/>
    <w:rsid w:val="00B63FAA"/>
    <w:rsid w:val="00B64659"/>
    <w:rsid w:val="00B657FB"/>
    <w:rsid w:val="00B65DA6"/>
    <w:rsid w:val="00B66943"/>
    <w:rsid w:val="00B66C35"/>
    <w:rsid w:val="00B70066"/>
    <w:rsid w:val="00B70F47"/>
    <w:rsid w:val="00B730F1"/>
    <w:rsid w:val="00B73702"/>
    <w:rsid w:val="00B76241"/>
    <w:rsid w:val="00B769C0"/>
    <w:rsid w:val="00B77B07"/>
    <w:rsid w:val="00B8200B"/>
    <w:rsid w:val="00B82542"/>
    <w:rsid w:val="00B832BE"/>
    <w:rsid w:val="00B842C1"/>
    <w:rsid w:val="00B85080"/>
    <w:rsid w:val="00B86258"/>
    <w:rsid w:val="00B871FB"/>
    <w:rsid w:val="00B906D5"/>
    <w:rsid w:val="00B9143E"/>
    <w:rsid w:val="00B92ED8"/>
    <w:rsid w:val="00B96F2F"/>
    <w:rsid w:val="00B97647"/>
    <w:rsid w:val="00BA063E"/>
    <w:rsid w:val="00BA0B56"/>
    <w:rsid w:val="00BA2247"/>
    <w:rsid w:val="00BA4784"/>
    <w:rsid w:val="00BA5521"/>
    <w:rsid w:val="00BA6037"/>
    <w:rsid w:val="00BB0490"/>
    <w:rsid w:val="00BB35D0"/>
    <w:rsid w:val="00BB3C50"/>
    <w:rsid w:val="00BB463B"/>
    <w:rsid w:val="00BB4D05"/>
    <w:rsid w:val="00BB72BC"/>
    <w:rsid w:val="00BB77C0"/>
    <w:rsid w:val="00BB7C87"/>
    <w:rsid w:val="00BC0881"/>
    <w:rsid w:val="00BC2CD5"/>
    <w:rsid w:val="00BC6934"/>
    <w:rsid w:val="00BC7475"/>
    <w:rsid w:val="00BD0264"/>
    <w:rsid w:val="00BD09DD"/>
    <w:rsid w:val="00BD2216"/>
    <w:rsid w:val="00BD3C7F"/>
    <w:rsid w:val="00BD53F1"/>
    <w:rsid w:val="00BD75F5"/>
    <w:rsid w:val="00BD7A40"/>
    <w:rsid w:val="00BE70E7"/>
    <w:rsid w:val="00BF2812"/>
    <w:rsid w:val="00BF4536"/>
    <w:rsid w:val="00BF7D36"/>
    <w:rsid w:val="00C0137E"/>
    <w:rsid w:val="00C06910"/>
    <w:rsid w:val="00C10D1C"/>
    <w:rsid w:val="00C117F8"/>
    <w:rsid w:val="00C143A4"/>
    <w:rsid w:val="00C143A8"/>
    <w:rsid w:val="00C153AF"/>
    <w:rsid w:val="00C155B9"/>
    <w:rsid w:val="00C157C7"/>
    <w:rsid w:val="00C170AF"/>
    <w:rsid w:val="00C21BF1"/>
    <w:rsid w:val="00C23EFA"/>
    <w:rsid w:val="00C24ED0"/>
    <w:rsid w:val="00C25450"/>
    <w:rsid w:val="00C26B92"/>
    <w:rsid w:val="00C27B83"/>
    <w:rsid w:val="00C31743"/>
    <w:rsid w:val="00C319AA"/>
    <w:rsid w:val="00C33D7A"/>
    <w:rsid w:val="00C3535B"/>
    <w:rsid w:val="00C40AE6"/>
    <w:rsid w:val="00C42249"/>
    <w:rsid w:val="00C429DD"/>
    <w:rsid w:val="00C43C30"/>
    <w:rsid w:val="00C44A24"/>
    <w:rsid w:val="00C453D4"/>
    <w:rsid w:val="00C4583F"/>
    <w:rsid w:val="00C46FCB"/>
    <w:rsid w:val="00C472A9"/>
    <w:rsid w:val="00C510BD"/>
    <w:rsid w:val="00C53C81"/>
    <w:rsid w:val="00C54B68"/>
    <w:rsid w:val="00C55C55"/>
    <w:rsid w:val="00C6279E"/>
    <w:rsid w:val="00C62D9C"/>
    <w:rsid w:val="00C6362B"/>
    <w:rsid w:val="00C652E7"/>
    <w:rsid w:val="00C661ED"/>
    <w:rsid w:val="00C663DD"/>
    <w:rsid w:val="00C666D2"/>
    <w:rsid w:val="00C67A82"/>
    <w:rsid w:val="00C72324"/>
    <w:rsid w:val="00C73FBD"/>
    <w:rsid w:val="00C75B7D"/>
    <w:rsid w:val="00C77F47"/>
    <w:rsid w:val="00C8060D"/>
    <w:rsid w:val="00C84330"/>
    <w:rsid w:val="00C850E4"/>
    <w:rsid w:val="00C864D4"/>
    <w:rsid w:val="00C86519"/>
    <w:rsid w:val="00C9062C"/>
    <w:rsid w:val="00C913C9"/>
    <w:rsid w:val="00C93A64"/>
    <w:rsid w:val="00C944F0"/>
    <w:rsid w:val="00C9483F"/>
    <w:rsid w:val="00C954EC"/>
    <w:rsid w:val="00C970AB"/>
    <w:rsid w:val="00C97497"/>
    <w:rsid w:val="00CA10B4"/>
    <w:rsid w:val="00CA306D"/>
    <w:rsid w:val="00CA7E9C"/>
    <w:rsid w:val="00CB0112"/>
    <w:rsid w:val="00CB3B50"/>
    <w:rsid w:val="00CB502B"/>
    <w:rsid w:val="00CB690A"/>
    <w:rsid w:val="00CC240D"/>
    <w:rsid w:val="00CC68E6"/>
    <w:rsid w:val="00CC7838"/>
    <w:rsid w:val="00CD4138"/>
    <w:rsid w:val="00CD476A"/>
    <w:rsid w:val="00CE1CA0"/>
    <w:rsid w:val="00CE41A9"/>
    <w:rsid w:val="00CE5ACE"/>
    <w:rsid w:val="00CE6E5F"/>
    <w:rsid w:val="00CE72F1"/>
    <w:rsid w:val="00CF0144"/>
    <w:rsid w:val="00CF2E9C"/>
    <w:rsid w:val="00CF485F"/>
    <w:rsid w:val="00CF5544"/>
    <w:rsid w:val="00CF55C4"/>
    <w:rsid w:val="00CF6D6B"/>
    <w:rsid w:val="00CF6EE0"/>
    <w:rsid w:val="00D003DE"/>
    <w:rsid w:val="00D012CE"/>
    <w:rsid w:val="00D02947"/>
    <w:rsid w:val="00D02EAF"/>
    <w:rsid w:val="00D0621F"/>
    <w:rsid w:val="00D06ECB"/>
    <w:rsid w:val="00D06F64"/>
    <w:rsid w:val="00D071CB"/>
    <w:rsid w:val="00D11093"/>
    <w:rsid w:val="00D13642"/>
    <w:rsid w:val="00D15647"/>
    <w:rsid w:val="00D21BDA"/>
    <w:rsid w:val="00D229E9"/>
    <w:rsid w:val="00D25214"/>
    <w:rsid w:val="00D25693"/>
    <w:rsid w:val="00D30BD6"/>
    <w:rsid w:val="00D32584"/>
    <w:rsid w:val="00D33699"/>
    <w:rsid w:val="00D33991"/>
    <w:rsid w:val="00D37C5D"/>
    <w:rsid w:val="00D407F8"/>
    <w:rsid w:val="00D40DD1"/>
    <w:rsid w:val="00D43165"/>
    <w:rsid w:val="00D43999"/>
    <w:rsid w:val="00D441BF"/>
    <w:rsid w:val="00D4609B"/>
    <w:rsid w:val="00D46A78"/>
    <w:rsid w:val="00D472F5"/>
    <w:rsid w:val="00D47558"/>
    <w:rsid w:val="00D51048"/>
    <w:rsid w:val="00D518A0"/>
    <w:rsid w:val="00D523B0"/>
    <w:rsid w:val="00D5316A"/>
    <w:rsid w:val="00D5578C"/>
    <w:rsid w:val="00D566E6"/>
    <w:rsid w:val="00D571C1"/>
    <w:rsid w:val="00D60122"/>
    <w:rsid w:val="00D60B5D"/>
    <w:rsid w:val="00D60F7D"/>
    <w:rsid w:val="00D61A33"/>
    <w:rsid w:val="00D707D2"/>
    <w:rsid w:val="00D711A6"/>
    <w:rsid w:val="00D72977"/>
    <w:rsid w:val="00D76781"/>
    <w:rsid w:val="00D76DBC"/>
    <w:rsid w:val="00D77C9B"/>
    <w:rsid w:val="00D80008"/>
    <w:rsid w:val="00D8027B"/>
    <w:rsid w:val="00D808D6"/>
    <w:rsid w:val="00D81EA8"/>
    <w:rsid w:val="00D8402E"/>
    <w:rsid w:val="00D84B37"/>
    <w:rsid w:val="00D84B48"/>
    <w:rsid w:val="00D871B6"/>
    <w:rsid w:val="00D90BB8"/>
    <w:rsid w:val="00D91ACA"/>
    <w:rsid w:val="00D92118"/>
    <w:rsid w:val="00D9254D"/>
    <w:rsid w:val="00D94658"/>
    <w:rsid w:val="00D94780"/>
    <w:rsid w:val="00D96489"/>
    <w:rsid w:val="00DA2BB5"/>
    <w:rsid w:val="00DA47B6"/>
    <w:rsid w:val="00DA65A6"/>
    <w:rsid w:val="00DA6B7A"/>
    <w:rsid w:val="00DA774A"/>
    <w:rsid w:val="00DA7CB0"/>
    <w:rsid w:val="00DA7FA8"/>
    <w:rsid w:val="00DB4160"/>
    <w:rsid w:val="00DB500D"/>
    <w:rsid w:val="00DB58C3"/>
    <w:rsid w:val="00DB62B9"/>
    <w:rsid w:val="00DB6759"/>
    <w:rsid w:val="00DB6ED4"/>
    <w:rsid w:val="00DC0BA1"/>
    <w:rsid w:val="00DC279B"/>
    <w:rsid w:val="00DC323B"/>
    <w:rsid w:val="00DC4281"/>
    <w:rsid w:val="00DC63B1"/>
    <w:rsid w:val="00DD1D4D"/>
    <w:rsid w:val="00DD2E1D"/>
    <w:rsid w:val="00DD422E"/>
    <w:rsid w:val="00DD4616"/>
    <w:rsid w:val="00DE031E"/>
    <w:rsid w:val="00DE20BA"/>
    <w:rsid w:val="00DE40DF"/>
    <w:rsid w:val="00DE454E"/>
    <w:rsid w:val="00DE4815"/>
    <w:rsid w:val="00DE5B0E"/>
    <w:rsid w:val="00DE65DA"/>
    <w:rsid w:val="00DE7D4F"/>
    <w:rsid w:val="00DF27B7"/>
    <w:rsid w:val="00DF3272"/>
    <w:rsid w:val="00DF76A9"/>
    <w:rsid w:val="00E018BE"/>
    <w:rsid w:val="00E01C84"/>
    <w:rsid w:val="00E02493"/>
    <w:rsid w:val="00E04B85"/>
    <w:rsid w:val="00E05135"/>
    <w:rsid w:val="00E05139"/>
    <w:rsid w:val="00E06B6F"/>
    <w:rsid w:val="00E14A8C"/>
    <w:rsid w:val="00E15014"/>
    <w:rsid w:val="00E16CA7"/>
    <w:rsid w:val="00E20F42"/>
    <w:rsid w:val="00E2228C"/>
    <w:rsid w:val="00E238C8"/>
    <w:rsid w:val="00E245DF"/>
    <w:rsid w:val="00E2552E"/>
    <w:rsid w:val="00E27A3B"/>
    <w:rsid w:val="00E304C6"/>
    <w:rsid w:val="00E31978"/>
    <w:rsid w:val="00E341C9"/>
    <w:rsid w:val="00E34D20"/>
    <w:rsid w:val="00E35109"/>
    <w:rsid w:val="00E37C99"/>
    <w:rsid w:val="00E4128C"/>
    <w:rsid w:val="00E45471"/>
    <w:rsid w:val="00E47596"/>
    <w:rsid w:val="00E47E96"/>
    <w:rsid w:val="00E507D7"/>
    <w:rsid w:val="00E53669"/>
    <w:rsid w:val="00E54E2E"/>
    <w:rsid w:val="00E56C96"/>
    <w:rsid w:val="00E624AA"/>
    <w:rsid w:val="00E632C0"/>
    <w:rsid w:val="00E64A0F"/>
    <w:rsid w:val="00E64CC3"/>
    <w:rsid w:val="00E65626"/>
    <w:rsid w:val="00E6579C"/>
    <w:rsid w:val="00E661EF"/>
    <w:rsid w:val="00E673C3"/>
    <w:rsid w:val="00E677AC"/>
    <w:rsid w:val="00E70612"/>
    <w:rsid w:val="00E7227A"/>
    <w:rsid w:val="00E72E2B"/>
    <w:rsid w:val="00E810C4"/>
    <w:rsid w:val="00E81795"/>
    <w:rsid w:val="00E8181F"/>
    <w:rsid w:val="00E81CEA"/>
    <w:rsid w:val="00E81FEF"/>
    <w:rsid w:val="00E83378"/>
    <w:rsid w:val="00E929B6"/>
    <w:rsid w:val="00E95B70"/>
    <w:rsid w:val="00E96A5D"/>
    <w:rsid w:val="00EA04BA"/>
    <w:rsid w:val="00EA1DD0"/>
    <w:rsid w:val="00EA1EA2"/>
    <w:rsid w:val="00EA24AA"/>
    <w:rsid w:val="00EA663F"/>
    <w:rsid w:val="00EA6C0E"/>
    <w:rsid w:val="00EB0D10"/>
    <w:rsid w:val="00EB1837"/>
    <w:rsid w:val="00EB1BB5"/>
    <w:rsid w:val="00EB202D"/>
    <w:rsid w:val="00EB55C9"/>
    <w:rsid w:val="00EB72E4"/>
    <w:rsid w:val="00EB7590"/>
    <w:rsid w:val="00EC0F7F"/>
    <w:rsid w:val="00EC541D"/>
    <w:rsid w:val="00EC63BF"/>
    <w:rsid w:val="00ED19B0"/>
    <w:rsid w:val="00ED2C8F"/>
    <w:rsid w:val="00ED3216"/>
    <w:rsid w:val="00ED3881"/>
    <w:rsid w:val="00ED492B"/>
    <w:rsid w:val="00ED5CDC"/>
    <w:rsid w:val="00ED5F62"/>
    <w:rsid w:val="00EE0A30"/>
    <w:rsid w:val="00EE1752"/>
    <w:rsid w:val="00EE339C"/>
    <w:rsid w:val="00EE4EC0"/>
    <w:rsid w:val="00EE5B40"/>
    <w:rsid w:val="00EE659E"/>
    <w:rsid w:val="00EF0302"/>
    <w:rsid w:val="00EF21A5"/>
    <w:rsid w:val="00EF2E5C"/>
    <w:rsid w:val="00EF3402"/>
    <w:rsid w:val="00EF50D9"/>
    <w:rsid w:val="00EF717C"/>
    <w:rsid w:val="00F029C6"/>
    <w:rsid w:val="00F02F7D"/>
    <w:rsid w:val="00F03675"/>
    <w:rsid w:val="00F046EB"/>
    <w:rsid w:val="00F059B0"/>
    <w:rsid w:val="00F05D06"/>
    <w:rsid w:val="00F07D16"/>
    <w:rsid w:val="00F100F4"/>
    <w:rsid w:val="00F102AB"/>
    <w:rsid w:val="00F2045D"/>
    <w:rsid w:val="00F2094A"/>
    <w:rsid w:val="00F2230B"/>
    <w:rsid w:val="00F23502"/>
    <w:rsid w:val="00F23547"/>
    <w:rsid w:val="00F23E55"/>
    <w:rsid w:val="00F24983"/>
    <w:rsid w:val="00F2687C"/>
    <w:rsid w:val="00F31A8E"/>
    <w:rsid w:val="00F332A8"/>
    <w:rsid w:val="00F33973"/>
    <w:rsid w:val="00F33CE6"/>
    <w:rsid w:val="00F37091"/>
    <w:rsid w:val="00F40013"/>
    <w:rsid w:val="00F41E43"/>
    <w:rsid w:val="00F4248A"/>
    <w:rsid w:val="00F4249C"/>
    <w:rsid w:val="00F42A22"/>
    <w:rsid w:val="00F42EDA"/>
    <w:rsid w:val="00F45790"/>
    <w:rsid w:val="00F46971"/>
    <w:rsid w:val="00F503F0"/>
    <w:rsid w:val="00F50712"/>
    <w:rsid w:val="00F51B39"/>
    <w:rsid w:val="00F538BE"/>
    <w:rsid w:val="00F551AF"/>
    <w:rsid w:val="00F5664B"/>
    <w:rsid w:val="00F63C2F"/>
    <w:rsid w:val="00F65697"/>
    <w:rsid w:val="00F65CB6"/>
    <w:rsid w:val="00F6690B"/>
    <w:rsid w:val="00F66D01"/>
    <w:rsid w:val="00F6744B"/>
    <w:rsid w:val="00F67C7F"/>
    <w:rsid w:val="00F67D50"/>
    <w:rsid w:val="00F737B4"/>
    <w:rsid w:val="00F7387C"/>
    <w:rsid w:val="00F73B8E"/>
    <w:rsid w:val="00F74724"/>
    <w:rsid w:val="00F752DC"/>
    <w:rsid w:val="00F81306"/>
    <w:rsid w:val="00F816A9"/>
    <w:rsid w:val="00F83231"/>
    <w:rsid w:val="00F836B6"/>
    <w:rsid w:val="00F848E6"/>
    <w:rsid w:val="00F85892"/>
    <w:rsid w:val="00F871B4"/>
    <w:rsid w:val="00F87630"/>
    <w:rsid w:val="00F92C13"/>
    <w:rsid w:val="00F93669"/>
    <w:rsid w:val="00F94803"/>
    <w:rsid w:val="00F95A90"/>
    <w:rsid w:val="00F974B0"/>
    <w:rsid w:val="00FA0C5C"/>
    <w:rsid w:val="00FA1B57"/>
    <w:rsid w:val="00FA22FF"/>
    <w:rsid w:val="00FA4751"/>
    <w:rsid w:val="00FA4A2B"/>
    <w:rsid w:val="00FA7117"/>
    <w:rsid w:val="00FB1FE3"/>
    <w:rsid w:val="00FB4627"/>
    <w:rsid w:val="00FB54D0"/>
    <w:rsid w:val="00FB5919"/>
    <w:rsid w:val="00FC0A64"/>
    <w:rsid w:val="00FC1105"/>
    <w:rsid w:val="00FC1A8E"/>
    <w:rsid w:val="00FC26B2"/>
    <w:rsid w:val="00FC3B4D"/>
    <w:rsid w:val="00FC70B0"/>
    <w:rsid w:val="00FC77DA"/>
    <w:rsid w:val="00FD1AEF"/>
    <w:rsid w:val="00FD1D10"/>
    <w:rsid w:val="00FD27A5"/>
    <w:rsid w:val="00FD4CBC"/>
    <w:rsid w:val="00FD4D89"/>
    <w:rsid w:val="00FD4FE4"/>
    <w:rsid w:val="00FE075B"/>
    <w:rsid w:val="00FE1224"/>
    <w:rsid w:val="00FE2384"/>
    <w:rsid w:val="00FE2CEB"/>
    <w:rsid w:val="00FE4079"/>
    <w:rsid w:val="00FE532F"/>
    <w:rsid w:val="00FE7E8A"/>
    <w:rsid w:val="00FF23D4"/>
    <w:rsid w:val="00FF4093"/>
    <w:rsid w:val="00FF504F"/>
    <w:rsid w:val="00FF54B7"/>
    <w:rsid w:val="00FF6A9C"/>
    <w:rsid w:val="00FF7DE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CD618"/>
  <w15:chartTrackingRefBased/>
  <w15:docId w15:val="{DDDC6ACB-E5C2-CA4D-9DC3-B9F916E3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69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69F2"/>
    <w:rPr>
      <w:sz w:val="16"/>
      <w:szCs w:val="16"/>
    </w:rPr>
  </w:style>
  <w:style w:type="paragraph" w:styleId="CommentText">
    <w:name w:val="annotation text"/>
    <w:basedOn w:val="Normal"/>
    <w:link w:val="CommentTextChar"/>
    <w:uiPriority w:val="99"/>
    <w:semiHidden/>
    <w:unhideWhenUsed/>
    <w:rsid w:val="005C69F2"/>
    <w:rPr>
      <w:sz w:val="20"/>
      <w:szCs w:val="20"/>
    </w:rPr>
  </w:style>
  <w:style w:type="character" w:customStyle="1" w:styleId="CommentTextChar">
    <w:name w:val="Comment Text Char"/>
    <w:basedOn w:val="DefaultParagraphFont"/>
    <w:link w:val="CommentText"/>
    <w:uiPriority w:val="99"/>
    <w:semiHidden/>
    <w:rsid w:val="005C69F2"/>
    <w:rPr>
      <w:sz w:val="20"/>
      <w:szCs w:val="20"/>
    </w:rPr>
  </w:style>
  <w:style w:type="paragraph" w:styleId="ListParagraph">
    <w:name w:val="List Paragraph"/>
    <w:basedOn w:val="Normal"/>
    <w:uiPriority w:val="34"/>
    <w:qFormat/>
    <w:rsid w:val="005C69F2"/>
    <w:pPr>
      <w:ind w:left="720"/>
      <w:contextualSpacing/>
    </w:pPr>
  </w:style>
  <w:style w:type="paragraph" w:styleId="BalloonText">
    <w:name w:val="Balloon Text"/>
    <w:basedOn w:val="Normal"/>
    <w:link w:val="BalloonTextChar"/>
    <w:uiPriority w:val="99"/>
    <w:semiHidden/>
    <w:unhideWhenUsed/>
    <w:rsid w:val="005C69F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9F2"/>
    <w:rPr>
      <w:rFonts w:ascii="Times New Roman" w:hAnsi="Times New Roman" w:cs="Times New Roman"/>
      <w:sz w:val="18"/>
      <w:szCs w:val="18"/>
    </w:rPr>
  </w:style>
  <w:style w:type="table" w:styleId="TableGrid">
    <w:name w:val="Table Grid"/>
    <w:basedOn w:val="TableNormal"/>
    <w:uiPriority w:val="39"/>
    <w:rsid w:val="003E2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51CD0"/>
    <w:rPr>
      <w:color w:val="808080"/>
    </w:rPr>
  </w:style>
  <w:style w:type="character" w:styleId="LineNumber">
    <w:name w:val="line number"/>
    <w:basedOn w:val="DefaultParagraphFont"/>
    <w:uiPriority w:val="99"/>
    <w:semiHidden/>
    <w:unhideWhenUsed/>
    <w:rsid w:val="008A2999"/>
  </w:style>
  <w:style w:type="paragraph" w:styleId="CommentSubject">
    <w:name w:val="annotation subject"/>
    <w:basedOn w:val="CommentText"/>
    <w:next w:val="CommentText"/>
    <w:link w:val="CommentSubjectChar"/>
    <w:uiPriority w:val="99"/>
    <w:semiHidden/>
    <w:unhideWhenUsed/>
    <w:rsid w:val="00526290"/>
    <w:rPr>
      <w:b/>
      <w:bCs/>
    </w:rPr>
  </w:style>
  <w:style w:type="character" w:customStyle="1" w:styleId="CommentSubjectChar">
    <w:name w:val="Comment Subject Char"/>
    <w:basedOn w:val="CommentTextChar"/>
    <w:link w:val="CommentSubject"/>
    <w:uiPriority w:val="99"/>
    <w:semiHidden/>
    <w:rsid w:val="00526290"/>
    <w:rPr>
      <w:b/>
      <w:bCs/>
      <w:sz w:val="20"/>
      <w:szCs w:val="20"/>
    </w:rPr>
  </w:style>
  <w:style w:type="paragraph" w:styleId="Revision">
    <w:name w:val="Revision"/>
    <w:hidden/>
    <w:uiPriority w:val="99"/>
    <w:semiHidden/>
    <w:rsid w:val="00F67C7F"/>
  </w:style>
  <w:style w:type="character" w:customStyle="1" w:styleId="apple-converted-space">
    <w:name w:val="apple-converted-space"/>
    <w:basedOn w:val="DefaultParagraphFont"/>
    <w:rsid w:val="000925D6"/>
  </w:style>
  <w:style w:type="character" w:styleId="Hyperlink">
    <w:name w:val="Hyperlink"/>
    <w:basedOn w:val="DefaultParagraphFont"/>
    <w:uiPriority w:val="99"/>
    <w:unhideWhenUsed/>
    <w:rsid w:val="0013049E"/>
    <w:rPr>
      <w:color w:val="0000FF"/>
      <w:u w:val="single"/>
    </w:rPr>
  </w:style>
  <w:style w:type="character" w:customStyle="1" w:styleId="cs1-lock-free">
    <w:name w:val="cs1-lock-free"/>
    <w:basedOn w:val="DefaultParagraphFont"/>
    <w:rsid w:val="0013049E"/>
  </w:style>
  <w:style w:type="character" w:styleId="UnresolvedMention">
    <w:name w:val="Unresolved Mention"/>
    <w:basedOn w:val="DefaultParagraphFont"/>
    <w:uiPriority w:val="99"/>
    <w:semiHidden/>
    <w:unhideWhenUsed/>
    <w:rsid w:val="00B85080"/>
    <w:rPr>
      <w:color w:val="605E5C"/>
      <w:shd w:val="clear" w:color="auto" w:fill="E1DFDD"/>
    </w:rPr>
  </w:style>
  <w:style w:type="paragraph" w:styleId="BodyText">
    <w:name w:val="Body Text"/>
    <w:basedOn w:val="Normal"/>
    <w:link w:val="BodyTextChar"/>
    <w:uiPriority w:val="1"/>
    <w:qFormat/>
    <w:rsid w:val="002F3665"/>
    <w:pPr>
      <w:autoSpaceDE w:val="0"/>
      <w:autoSpaceDN w:val="0"/>
      <w:adjustRightInd w:val="0"/>
      <w:ind w:left="40"/>
    </w:pPr>
    <w:rPr>
      <w:rFonts w:ascii="Times New Roman" w:hAnsi="Times New Roman" w:cs="Times New Roman"/>
      <w:lang w:val="en-US"/>
    </w:rPr>
  </w:style>
  <w:style w:type="character" w:customStyle="1" w:styleId="BodyTextChar">
    <w:name w:val="Body Text Char"/>
    <w:basedOn w:val="DefaultParagraphFont"/>
    <w:link w:val="BodyText"/>
    <w:uiPriority w:val="1"/>
    <w:rsid w:val="002F3665"/>
    <w:rPr>
      <w:rFonts w:ascii="Times New Roman" w:hAnsi="Times New Roman" w:cs="Times New Roman"/>
      <w:lang w:val="en-US"/>
    </w:rPr>
  </w:style>
  <w:style w:type="character" w:styleId="Emphasis">
    <w:name w:val="Emphasis"/>
    <w:basedOn w:val="DefaultParagraphFont"/>
    <w:uiPriority w:val="20"/>
    <w:qFormat/>
    <w:rsid w:val="00A173AF"/>
    <w:rPr>
      <w:i/>
      <w:iCs/>
    </w:rPr>
  </w:style>
  <w:style w:type="character" w:styleId="FollowedHyperlink">
    <w:name w:val="FollowedHyperlink"/>
    <w:basedOn w:val="DefaultParagraphFont"/>
    <w:uiPriority w:val="99"/>
    <w:semiHidden/>
    <w:unhideWhenUsed/>
    <w:rsid w:val="00A173AF"/>
    <w:rPr>
      <w:color w:val="954F72" w:themeColor="followedHyperlink"/>
      <w:u w:val="single"/>
    </w:rPr>
  </w:style>
  <w:style w:type="paragraph" w:styleId="NormalWeb">
    <w:name w:val="Normal (Web)"/>
    <w:basedOn w:val="Normal"/>
    <w:uiPriority w:val="99"/>
    <w:semiHidden/>
    <w:unhideWhenUsed/>
    <w:rsid w:val="00703655"/>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166826">
      <w:bodyDiv w:val="1"/>
      <w:marLeft w:val="0"/>
      <w:marRight w:val="0"/>
      <w:marTop w:val="0"/>
      <w:marBottom w:val="0"/>
      <w:divBdr>
        <w:top w:val="none" w:sz="0" w:space="0" w:color="auto"/>
        <w:left w:val="none" w:sz="0" w:space="0" w:color="auto"/>
        <w:bottom w:val="none" w:sz="0" w:space="0" w:color="auto"/>
        <w:right w:val="none" w:sz="0" w:space="0" w:color="auto"/>
      </w:divBdr>
    </w:div>
    <w:div w:id="428939350">
      <w:bodyDiv w:val="1"/>
      <w:marLeft w:val="0"/>
      <w:marRight w:val="0"/>
      <w:marTop w:val="0"/>
      <w:marBottom w:val="0"/>
      <w:divBdr>
        <w:top w:val="none" w:sz="0" w:space="0" w:color="auto"/>
        <w:left w:val="none" w:sz="0" w:space="0" w:color="auto"/>
        <w:bottom w:val="none" w:sz="0" w:space="0" w:color="auto"/>
        <w:right w:val="none" w:sz="0" w:space="0" w:color="auto"/>
      </w:divBdr>
    </w:div>
    <w:div w:id="495607604">
      <w:bodyDiv w:val="1"/>
      <w:marLeft w:val="0"/>
      <w:marRight w:val="0"/>
      <w:marTop w:val="0"/>
      <w:marBottom w:val="0"/>
      <w:divBdr>
        <w:top w:val="none" w:sz="0" w:space="0" w:color="auto"/>
        <w:left w:val="none" w:sz="0" w:space="0" w:color="auto"/>
        <w:bottom w:val="none" w:sz="0" w:space="0" w:color="auto"/>
        <w:right w:val="none" w:sz="0" w:space="0" w:color="auto"/>
      </w:divBdr>
    </w:div>
    <w:div w:id="530147701">
      <w:bodyDiv w:val="1"/>
      <w:marLeft w:val="0"/>
      <w:marRight w:val="0"/>
      <w:marTop w:val="0"/>
      <w:marBottom w:val="0"/>
      <w:divBdr>
        <w:top w:val="none" w:sz="0" w:space="0" w:color="auto"/>
        <w:left w:val="none" w:sz="0" w:space="0" w:color="auto"/>
        <w:bottom w:val="none" w:sz="0" w:space="0" w:color="auto"/>
        <w:right w:val="none" w:sz="0" w:space="0" w:color="auto"/>
      </w:divBdr>
      <w:divsChild>
        <w:div w:id="1174685308">
          <w:marLeft w:val="0"/>
          <w:marRight w:val="0"/>
          <w:marTop w:val="0"/>
          <w:marBottom w:val="0"/>
          <w:divBdr>
            <w:top w:val="none" w:sz="0" w:space="0" w:color="auto"/>
            <w:left w:val="none" w:sz="0" w:space="0" w:color="auto"/>
            <w:bottom w:val="none" w:sz="0" w:space="0" w:color="auto"/>
            <w:right w:val="none" w:sz="0" w:space="0" w:color="auto"/>
          </w:divBdr>
          <w:divsChild>
            <w:div w:id="324474593">
              <w:marLeft w:val="0"/>
              <w:marRight w:val="0"/>
              <w:marTop w:val="0"/>
              <w:marBottom w:val="0"/>
              <w:divBdr>
                <w:top w:val="none" w:sz="0" w:space="0" w:color="auto"/>
                <w:left w:val="none" w:sz="0" w:space="0" w:color="auto"/>
                <w:bottom w:val="none" w:sz="0" w:space="0" w:color="auto"/>
                <w:right w:val="none" w:sz="0" w:space="0" w:color="auto"/>
              </w:divBdr>
              <w:divsChild>
                <w:div w:id="20466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685584">
      <w:bodyDiv w:val="1"/>
      <w:marLeft w:val="0"/>
      <w:marRight w:val="0"/>
      <w:marTop w:val="0"/>
      <w:marBottom w:val="0"/>
      <w:divBdr>
        <w:top w:val="none" w:sz="0" w:space="0" w:color="auto"/>
        <w:left w:val="none" w:sz="0" w:space="0" w:color="auto"/>
        <w:bottom w:val="none" w:sz="0" w:space="0" w:color="auto"/>
        <w:right w:val="none" w:sz="0" w:space="0" w:color="auto"/>
      </w:divBdr>
    </w:div>
    <w:div w:id="883294447">
      <w:bodyDiv w:val="1"/>
      <w:marLeft w:val="0"/>
      <w:marRight w:val="0"/>
      <w:marTop w:val="0"/>
      <w:marBottom w:val="0"/>
      <w:divBdr>
        <w:top w:val="none" w:sz="0" w:space="0" w:color="auto"/>
        <w:left w:val="none" w:sz="0" w:space="0" w:color="auto"/>
        <w:bottom w:val="none" w:sz="0" w:space="0" w:color="auto"/>
        <w:right w:val="none" w:sz="0" w:space="0" w:color="auto"/>
      </w:divBdr>
    </w:div>
    <w:div w:id="1510683485">
      <w:bodyDiv w:val="1"/>
      <w:marLeft w:val="0"/>
      <w:marRight w:val="0"/>
      <w:marTop w:val="0"/>
      <w:marBottom w:val="0"/>
      <w:divBdr>
        <w:top w:val="none" w:sz="0" w:space="0" w:color="auto"/>
        <w:left w:val="none" w:sz="0" w:space="0" w:color="auto"/>
        <w:bottom w:val="none" w:sz="0" w:space="0" w:color="auto"/>
        <w:right w:val="none" w:sz="0" w:space="0" w:color="auto"/>
      </w:divBdr>
    </w:div>
    <w:div w:id="1556163096">
      <w:bodyDiv w:val="1"/>
      <w:marLeft w:val="0"/>
      <w:marRight w:val="0"/>
      <w:marTop w:val="0"/>
      <w:marBottom w:val="0"/>
      <w:divBdr>
        <w:top w:val="none" w:sz="0" w:space="0" w:color="auto"/>
        <w:left w:val="none" w:sz="0" w:space="0" w:color="auto"/>
        <w:bottom w:val="none" w:sz="0" w:space="0" w:color="auto"/>
        <w:right w:val="none" w:sz="0" w:space="0" w:color="auto"/>
      </w:divBdr>
    </w:div>
    <w:div w:id="1690642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3.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1.emf"/><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hyperlink" Target="https://osf.io/bwjyt/"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ED02D11-A7C2-D943-9B47-C4A21AEB7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21</Pages>
  <Words>57570</Words>
  <Characters>328152</Characters>
  <Application>Microsoft Office Word</Application>
  <DocSecurity>0</DocSecurity>
  <Lines>2734</Lines>
  <Paragraphs>769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Harrison</dc:creator>
  <cp:keywords/>
  <dc:description/>
  <cp:lastModifiedBy>Lauren Harrison</cp:lastModifiedBy>
  <cp:revision>107</cp:revision>
  <cp:lastPrinted>2020-08-18T01:34:00Z</cp:lastPrinted>
  <dcterms:created xsi:type="dcterms:W3CDTF">2020-09-23T03:37:00Z</dcterms:created>
  <dcterms:modified xsi:type="dcterms:W3CDTF">2020-09-29T04:00:00Z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http://www.zotero.org/styles/ecology-letters</vt:lpwstr>
  </property>
  <property fmtid="{D5CDD505-2E9C-101B-9397-08002B2CF9AE}" pid="13" name="Mendeley Recent Style Name 5_1">
    <vt:lpwstr>Ecology Letters</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fa33ce6e-7210-3a57-bd41-2953a6f14580</vt:lpwstr>
  </property>
  <property fmtid="{D5CDD505-2E9C-101B-9397-08002B2CF9AE}" pid="24" name="Mendeley Citation Style_1">
    <vt:lpwstr>http://www.zotero.org/styles/nature</vt:lpwstr>
  </property>
</Properties>
</file>