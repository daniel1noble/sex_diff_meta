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40F4665D" w:rsidR="00421F6E" w:rsidRDefault="00B07D55" w:rsidP="000C6F77">
      <w:pPr>
        <w:rPr>
          <w:rFonts w:ascii="Garamond" w:hAnsi="Garamond"/>
          <w:b/>
          <w:color w:val="000000" w:themeColor="text1"/>
          <w:sz w:val="28"/>
        </w:rPr>
      </w:pPr>
      <w:commentRangeStart w:id="0"/>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commentRangeEnd w:id="0"/>
      <w:r w:rsidR="00C93A64">
        <w:rPr>
          <w:rStyle w:val="CommentReference"/>
        </w:rPr>
        <w:commentReference w:id="0"/>
      </w:r>
    </w:p>
    <w:p w14:paraId="1B5F4204" w14:textId="77777777" w:rsidR="00BD75F5" w:rsidRDefault="00BD75F5" w:rsidP="000C6F77">
      <w:pPr>
        <w:rPr>
          <w:rFonts w:ascii="Garamond" w:hAnsi="Garamond"/>
          <w:b/>
          <w:i/>
          <w:iCs/>
          <w:color w:val="000000" w:themeColor="text1"/>
          <w:sz w:val="28"/>
        </w:rPr>
      </w:pPr>
    </w:p>
    <w:p w14:paraId="26DF6E59" w14:textId="6E730E07" w:rsidR="00E238C8" w:rsidRDefault="00F45790" w:rsidP="000C6F77">
      <w:pPr>
        <w:rPr>
          <w:rFonts w:ascii="Garamond" w:hAnsi="Garamond"/>
          <w:b/>
          <w:color w:val="FF0000"/>
          <w:sz w:val="28"/>
        </w:rPr>
      </w:pPr>
      <w:r w:rsidRPr="00E56C96">
        <w:rPr>
          <w:rFonts w:ascii="Garamond" w:hAnsi="Garamond"/>
          <w:b/>
          <w:i/>
          <w:iCs/>
          <w:color w:val="000000" w:themeColor="text1"/>
          <w:sz w:val="28"/>
        </w:rPr>
        <w:t>What about:</w:t>
      </w:r>
      <w:r>
        <w:rPr>
          <w:rFonts w:ascii="Garamond" w:hAnsi="Garamond"/>
          <w:b/>
          <w:color w:val="000000" w:themeColor="text1"/>
          <w:sz w:val="28"/>
        </w:rPr>
        <w:t xml:space="preserve"> </w:t>
      </w:r>
      <w:r w:rsidR="001E26AB" w:rsidRPr="00E56C96">
        <w:rPr>
          <w:rFonts w:ascii="Garamond" w:hAnsi="Garamond"/>
          <w:b/>
          <w:color w:val="FF0000"/>
          <w:sz w:val="28"/>
        </w:rPr>
        <w:t>Sex differences or similarities</w:t>
      </w:r>
      <w:r w:rsidR="00E56C96" w:rsidRPr="00E56C96">
        <w:rPr>
          <w:rFonts w:ascii="Garamond" w:hAnsi="Garamond"/>
          <w:b/>
          <w:color w:val="FF0000"/>
          <w:sz w:val="28"/>
        </w:rPr>
        <w:t xml:space="preserve">: are males the more variable sex when it comes to personality? </w:t>
      </w:r>
    </w:p>
    <w:p w14:paraId="4EEE1495" w14:textId="4EA623B7" w:rsidR="00E238C8" w:rsidRPr="00E238C8" w:rsidRDefault="00E238C8" w:rsidP="000C6F77">
      <w:pPr>
        <w:rPr>
          <w:rFonts w:ascii="Garamond" w:hAnsi="Garamond"/>
          <w:b/>
          <w:color w:val="FF0000"/>
          <w:sz w:val="28"/>
        </w:rPr>
      </w:pPr>
      <w:r>
        <w:rPr>
          <w:rFonts w:ascii="Garamond" w:hAnsi="Garamond"/>
          <w:b/>
          <w:color w:val="FF0000"/>
          <w:sz w:val="28"/>
        </w:rPr>
        <w:t>Males and females are</w:t>
      </w:r>
      <w:r w:rsidR="00485AD7">
        <w:rPr>
          <w:rFonts w:ascii="Garamond" w:hAnsi="Garamond"/>
          <w:b/>
          <w:color w:val="FF0000"/>
          <w:sz w:val="28"/>
        </w:rPr>
        <w:t xml:space="preserve"> no</w:t>
      </w:r>
      <w:r>
        <w:rPr>
          <w:rFonts w:ascii="Garamond" w:hAnsi="Garamond"/>
          <w:b/>
          <w:color w:val="FF0000"/>
          <w:sz w:val="28"/>
        </w:rPr>
        <w:t xml:space="preserve">t </w:t>
      </w:r>
      <w:r w:rsidR="00485AD7">
        <w:rPr>
          <w:rFonts w:ascii="Garamond" w:hAnsi="Garamond"/>
          <w:b/>
          <w:color w:val="FF0000"/>
          <w:sz w:val="28"/>
        </w:rPr>
        <w:t>always</w:t>
      </w:r>
      <w:r>
        <w:rPr>
          <w:rFonts w:ascii="Garamond" w:hAnsi="Garamond"/>
          <w:b/>
          <w:color w:val="FF0000"/>
          <w:sz w:val="28"/>
        </w:rPr>
        <w:t xml:space="preserve"> different</w:t>
      </w:r>
      <w:r w:rsidR="00114090">
        <w:rPr>
          <w:rFonts w:ascii="Garamond" w:hAnsi="Garamond"/>
          <w:b/>
          <w:color w:val="FF0000"/>
          <w:sz w:val="28"/>
        </w:rPr>
        <w:t xml:space="preserve">: Reassessing greater male variability in animal personalities  </w:t>
      </w:r>
    </w:p>
    <w:p w14:paraId="48E967C2" w14:textId="14EE9F2D" w:rsidR="00421F6E" w:rsidRDefault="00421F6E" w:rsidP="000C6F77">
      <w:pPr>
        <w:rPr>
          <w:rFonts w:ascii="Garamond" w:hAnsi="Garamond"/>
          <w:b/>
          <w:color w:val="000000" w:themeColor="text1"/>
        </w:rPr>
      </w:pPr>
    </w:p>
    <w:p w14:paraId="215D4B14" w14:textId="040ED1E4"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6,823</w:t>
      </w:r>
    </w:p>
    <w:p w14:paraId="37D93F38" w14:textId="63031431"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3,900</w:t>
      </w:r>
    </w:p>
    <w:p w14:paraId="185667D7" w14:textId="5753613D"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923</w:t>
      </w:r>
    </w:p>
    <w:p w14:paraId="4F707947" w14:textId="77777777" w:rsidR="00430F58" w:rsidRPr="007E3B63" w:rsidRDefault="00430F58" w:rsidP="000C6F77">
      <w:pPr>
        <w:rPr>
          <w:rFonts w:ascii="Garamond" w:hAnsi="Garamond"/>
          <w:b/>
          <w:color w:val="000000" w:themeColor="text1"/>
        </w:rPr>
      </w:pPr>
    </w:p>
    <w:p w14:paraId="05025E70" w14:textId="5BC3E324"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w:t>
      </w:r>
      <w:r w:rsidR="00A5306F">
        <w:rPr>
          <w:rFonts w:ascii="Garamond" w:hAnsi="Garamond"/>
          <w:b/>
          <w:color w:val="000000" w:themeColor="text1"/>
          <w:highlight w:val="cyan"/>
        </w:rPr>
        <w:t>1</w:t>
      </w:r>
      <w:r w:rsidR="000073B7">
        <w:rPr>
          <w:rFonts w:ascii="Garamond" w:hAnsi="Garamond"/>
          <w:b/>
          <w:color w:val="000000" w:themeColor="text1"/>
          <w:highlight w:val="cyan"/>
        </w:rPr>
        <w:t>8</w:t>
      </w:r>
      <w:r w:rsidR="00C319AA" w:rsidRPr="007E3B63">
        <w:rPr>
          <w:rFonts w:ascii="Garamond" w:hAnsi="Garamond"/>
          <w:b/>
          <w:color w:val="000000" w:themeColor="text1"/>
          <w:highlight w:val="cyan"/>
        </w:rPr>
        <w:t xml:space="preserve"> </w:t>
      </w:r>
      <w:commentRangeStart w:id="1"/>
      <w:r w:rsidR="00C319AA" w:rsidRPr="007E3B63">
        <w:rPr>
          <w:rFonts w:ascii="Garamond" w:hAnsi="Garamond"/>
          <w:b/>
          <w:color w:val="000000" w:themeColor="text1"/>
          <w:highlight w:val="cyan"/>
        </w:rPr>
        <w:t>words</w:t>
      </w:r>
      <w:commentRangeEnd w:id="1"/>
      <w:r w:rsidR="006910A4">
        <w:rPr>
          <w:rStyle w:val="CommentReference"/>
        </w:rPr>
        <w:commentReference w:id="1"/>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6151C11" w:rsidR="00C319AA" w:rsidRPr="007E3B63" w:rsidRDefault="002E0E59" w:rsidP="00B66C35">
      <w:pPr>
        <w:rPr>
          <w:rFonts w:ascii="Garamond" w:hAnsi="Garamond"/>
          <w:color w:val="000000" w:themeColor="text1"/>
        </w:rPr>
      </w:pPr>
      <w:r w:rsidRPr="00F45790">
        <w:rPr>
          <w:rFonts w:ascii="Garamond" w:hAnsi="Garamond" w:cs="Times New Roman"/>
          <w:color w:val="000000" w:themeColor="text1"/>
        </w:rPr>
        <w:t xml:space="preserve">The idea 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in traits ranging from intelligence to height </w:t>
      </w:r>
      <w:r w:rsidR="006D7664" w:rsidRPr="00F45790">
        <w:rPr>
          <w:rFonts w:ascii="Garamond" w:hAnsi="Garamond" w:cs="Times New Roman"/>
          <w:color w:val="000000" w:themeColor="text1"/>
        </w:rPr>
        <w:t>has</w:t>
      </w:r>
      <w:r w:rsidRPr="00F45790">
        <w:rPr>
          <w:rFonts w:ascii="Garamond" w:hAnsi="Garamond" w:cs="Times New Roman"/>
          <w:color w:val="000000" w:themeColor="text1"/>
        </w:rPr>
        <w:t xml:space="preserve"> been stitched into the fabric of scientific thinking since Darwin</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 xml:space="preserve">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A5306F">
        <w:rPr>
          <w:rFonts w:ascii="Garamond" w:hAnsi="Garamond"/>
          <w:color w:val="000000" w:themeColor="text1"/>
        </w:rPr>
        <w:t>frequently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w:t>
      </w:r>
      <w:r w:rsidR="00F871B4">
        <w:rPr>
          <w:rFonts w:ascii="Garamond" w:hAnsi="Garamond"/>
          <w:color w:val="000000" w:themeColor="text1"/>
        </w:rPr>
        <w:t>167</w:t>
      </w:r>
      <w:r w:rsidR="00E16CA7" w:rsidRPr="007E3B63">
        <w:rPr>
          <w:rFonts w:ascii="Garamond" w:hAnsi="Garamond"/>
          <w:color w:val="000000" w:themeColor="text1"/>
        </w:rPr>
        <w:t xml:space="preserve"> effect sizes</w:t>
      </w:r>
      <w:r w:rsidR="00ED19B0" w:rsidRPr="007E3B63">
        <w:rPr>
          <w:rFonts w:ascii="Garamond" w:hAnsi="Garamond"/>
          <w:color w:val="000000" w:themeColor="text1"/>
        </w:rPr>
        <w:t xml:space="preserve"> from </w:t>
      </w:r>
      <w:r w:rsidR="00DE454E">
        <w:rPr>
          <w:rFonts w:ascii="Garamond" w:hAnsi="Garamond"/>
          <w:color w:val="000000" w:themeColor="text1"/>
        </w:rPr>
        <w:t>2</w:t>
      </w:r>
      <w:r w:rsidR="00F871B4">
        <w:rPr>
          <w:rFonts w:ascii="Garamond" w:hAnsi="Garamond"/>
          <w:color w:val="000000" w:themeColor="text1"/>
        </w:rPr>
        <w:t>0</w:t>
      </w:r>
      <w:r w:rsidR="005B3E63">
        <w:rPr>
          <w:rFonts w:ascii="Garamond" w:hAnsi="Garamond"/>
          <w:color w:val="000000" w:themeColor="text1"/>
        </w:rPr>
        <w:t>3</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w:t>
      </w:r>
      <w:r w:rsidR="00F871B4">
        <w:rPr>
          <w:rFonts w:ascii="Garamond" w:hAnsi="Garamond"/>
          <w:color w:val="000000" w:themeColor="text1"/>
        </w:rPr>
        <w:t>26</w:t>
      </w:r>
      <w:r w:rsidR="00C75B7D" w:rsidRPr="007E3B63">
        <w:rPr>
          <w:rFonts w:ascii="Garamond" w:hAnsi="Garamond"/>
          <w:color w:val="000000" w:themeColor="text1"/>
        </w:rPr>
        <w:t xml:space="preserve">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sex differences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w:t>
      </w:r>
      <w:r>
        <w:rPr>
          <w:rFonts w:ascii="Garamond" w:hAnsi="Garamond"/>
          <w:color w:val="000000" w:themeColor="text1"/>
        </w:rPr>
        <w:t xml:space="preserve">variation, </w:t>
      </w:r>
      <w:r w:rsidR="00924EFF" w:rsidRPr="007E3B63">
        <w:rPr>
          <w:rFonts w:ascii="Garamond" w:hAnsi="Garamond"/>
          <w:color w:val="000000" w:themeColor="text1"/>
        </w:rPr>
        <w:t xml:space="preserve">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6D7664">
        <w:rPr>
          <w:rFonts w:ascii="Garamond" w:hAnsi="Garamond"/>
          <w:color w:val="000000" w:themeColor="text1"/>
        </w:rPr>
        <w:t xml:space="preserve">Overall, </w:t>
      </w:r>
      <w:r w:rsidR="00D80008" w:rsidRPr="007E3B63">
        <w:rPr>
          <w:rFonts w:ascii="Garamond" w:hAnsi="Garamond"/>
          <w:color w:val="000000" w:themeColor="text1"/>
        </w:rPr>
        <w:t xml:space="preserve">sex differences in </w:t>
      </w:r>
      <w:r>
        <w:rPr>
          <w:rFonts w:ascii="Garamond" w:hAnsi="Garamond"/>
          <w:color w:val="000000" w:themeColor="text1"/>
        </w:rPr>
        <w:t>personality</w:t>
      </w:r>
      <w:r w:rsidR="006D7664">
        <w:rPr>
          <w:rFonts w:ascii="Garamond" w:hAnsi="Garamond"/>
          <w:color w:val="000000" w:themeColor="text1"/>
        </w:rPr>
        <w:t xml:space="preserve"> existed</w:t>
      </w:r>
      <w:r w:rsidR="0006115F" w:rsidRPr="007E3B63">
        <w:rPr>
          <w:rFonts w:ascii="Garamond" w:hAnsi="Garamond"/>
          <w:color w:val="000000" w:themeColor="text1"/>
        </w:rPr>
        <w:t xml:space="preserve"> </w:t>
      </w:r>
      <w:r w:rsidR="00B66C35" w:rsidRPr="007E3B63">
        <w:rPr>
          <w:rFonts w:ascii="Garamond" w:hAnsi="Garamond"/>
          <w:color w:val="000000" w:themeColor="text1"/>
        </w:rPr>
        <w:t xml:space="preserve">in </w:t>
      </w:r>
      <w:r w:rsidR="00114090">
        <w:rPr>
          <w:rFonts w:ascii="Garamond" w:hAnsi="Garamond"/>
          <w:color w:val="000000" w:themeColor="text1"/>
        </w:rPr>
        <w:t>two</w:t>
      </w:r>
      <w:r w:rsidR="00B66C35" w:rsidRPr="007E3B63">
        <w:rPr>
          <w:rFonts w:ascii="Garamond" w:hAnsi="Garamond"/>
          <w:color w:val="000000" w:themeColor="text1"/>
        </w:rPr>
        <w:t xml:space="preserve">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w:t>
      </w:r>
      <w:r w:rsidR="00A5306F">
        <w:rPr>
          <w:rFonts w:ascii="Garamond" w:hAnsi="Garamond"/>
          <w:color w:val="000000" w:themeColor="text1"/>
        </w:rPr>
        <w:t xml:space="preserve">Yet there was only a single case of a sex difference in variance, </w:t>
      </w:r>
      <w:r w:rsidR="00114090">
        <w:rPr>
          <w:rFonts w:ascii="Garamond" w:hAnsi="Garamond"/>
          <w:color w:val="000000" w:themeColor="text1"/>
        </w:rPr>
        <w:t xml:space="preserve">and a single </w:t>
      </w:r>
      <w:r w:rsidR="000073B7">
        <w:rPr>
          <w:rFonts w:ascii="Garamond" w:hAnsi="Garamond"/>
          <w:color w:val="000000" w:themeColor="text1"/>
        </w:rPr>
        <w:t>instance</w:t>
      </w:r>
      <w:r w:rsidR="00114090">
        <w:rPr>
          <w:rFonts w:ascii="Garamond" w:hAnsi="Garamond"/>
          <w:color w:val="000000" w:themeColor="text1"/>
        </w:rPr>
        <w:t xml:space="preserve"> where </w:t>
      </w:r>
      <w:r w:rsidR="000073B7">
        <w:rPr>
          <w:rFonts w:ascii="Garamond" w:hAnsi="Garamond"/>
          <w:color w:val="000000" w:themeColor="text1"/>
        </w:rPr>
        <w:t xml:space="preserve">there was a significant relationship between </w:t>
      </w:r>
      <w:r w:rsidR="00114090">
        <w:rPr>
          <w:rFonts w:ascii="Garamond" w:hAnsi="Garamond"/>
          <w:color w:val="000000" w:themeColor="text1"/>
        </w:rPr>
        <w:t xml:space="preserve">sexual dimorphism </w:t>
      </w:r>
      <w:r w:rsidR="000073B7">
        <w:rPr>
          <w:rFonts w:ascii="Garamond" w:hAnsi="Garamond"/>
          <w:color w:val="000000" w:themeColor="text1"/>
        </w:rPr>
        <w:t xml:space="preserve">and sex differences in personality means. In both cases </w:t>
      </w:r>
      <w:r w:rsidR="00A5306F">
        <w:rPr>
          <w:rFonts w:ascii="Garamond" w:hAnsi="Garamond"/>
          <w:color w:val="000000" w:themeColor="text1"/>
        </w:rPr>
        <w:t xml:space="preserve">females were </w:t>
      </w:r>
      <w:r w:rsidR="000073B7">
        <w:rPr>
          <w:rFonts w:ascii="Garamond" w:hAnsi="Garamond"/>
          <w:color w:val="000000" w:themeColor="text1"/>
        </w:rPr>
        <w:t xml:space="preserve">greater than males.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t>
      </w:r>
      <w:r>
        <w:rPr>
          <w:rFonts w:ascii="Garamond" w:hAnsi="Garamond"/>
          <w:color w:val="000000" w:themeColor="text1"/>
        </w:rPr>
        <w:t>assuming that</w:t>
      </w:r>
      <w:r w:rsidR="00C319AA" w:rsidRPr="007E3B63">
        <w:rPr>
          <w:rFonts w:ascii="Garamond" w:hAnsi="Garamond"/>
          <w:color w:val="000000" w:themeColor="text1"/>
        </w:rPr>
        <w:t xml:space="preserve"> </w:t>
      </w:r>
      <w:r w:rsidR="000073B7">
        <w:rPr>
          <w:rFonts w:ascii="Garamond" w:hAnsi="Garamond"/>
          <w:color w:val="000000" w:themeColor="text1"/>
        </w:rPr>
        <w:t>males and females</w:t>
      </w:r>
      <w:r w:rsidR="00924EFF" w:rsidRPr="007E3B63">
        <w:rPr>
          <w:rFonts w:ascii="Garamond" w:hAnsi="Garamond"/>
          <w:color w:val="000000" w:themeColor="text1"/>
        </w:rPr>
        <w:t xml:space="preserve"> </w:t>
      </w:r>
      <w:r>
        <w:rPr>
          <w:rFonts w:ascii="Garamond" w:hAnsi="Garamond"/>
          <w:color w:val="000000" w:themeColor="text1"/>
        </w:rPr>
        <w:t xml:space="preserve">are more or less variable in </w:t>
      </w:r>
      <w:r w:rsidR="00C319AA" w:rsidRPr="007E3B63">
        <w:rPr>
          <w:rFonts w:ascii="Garamond" w:hAnsi="Garamond"/>
          <w:color w:val="000000" w:themeColor="text1"/>
        </w:rPr>
        <w:t>personality</w:t>
      </w:r>
      <w:r w:rsidR="000073B7">
        <w:rPr>
          <w:rFonts w:ascii="Garamond" w:hAnsi="Garamond"/>
          <w:color w:val="000000" w:themeColor="text1"/>
        </w:rPr>
        <w:t xml:space="preserve"> or other shared traits</w:t>
      </w:r>
      <w:r w:rsidR="00C319AA" w:rsidRPr="007E3B63">
        <w:rPr>
          <w:rFonts w:ascii="Garamond" w:hAnsi="Garamond"/>
          <w:color w:val="000000" w:themeColor="text1"/>
        </w:rPr>
        <w:t>.</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2D38C4C9" w:rsidR="000C6F77" w:rsidRPr="007E3B63" w:rsidRDefault="000C6F77" w:rsidP="000C6F77">
      <w:pPr>
        <w:rPr>
          <w:rFonts w:ascii="Garamond" w:hAnsi="Garamond"/>
          <w:b/>
          <w:color w:val="000000" w:themeColor="text1"/>
        </w:rPr>
      </w:pPr>
      <w:commentRangeStart w:id="2"/>
      <w:commentRangeStart w:id="3"/>
      <w:r w:rsidRPr="007E3B63">
        <w:rPr>
          <w:rFonts w:ascii="Garamond" w:hAnsi="Garamond"/>
          <w:b/>
          <w:color w:val="000000" w:themeColor="text1"/>
        </w:rPr>
        <w:lastRenderedPageBreak/>
        <w:t>Introduction</w:t>
      </w:r>
      <w:commentRangeEnd w:id="2"/>
      <w:r w:rsidR="000D10DD">
        <w:rPr>
          <w:rStyle w:val="CommentReference"/>
        </w:rPr>
        <w:commentReference w:id="2"/>
      </w:r>
      <w:commentRangeEnd w:id="3"/>
      <w:r w:rsidR="00504D8B">
        <w:rPr>
          <w:rStyle w:val="CommentReference"/>
        </w:rPr>
        <w:commentReference w:id="3"/>
      </w:r>
      <w:r w:rsidR="00F23502">
        <w:rPr>
          <w:rFonts w:ascii="Garamond" w:hAnsi="Garamond"/>
          <w:b/>
          <w:color w:val="000000" w:themeColor="text1"/>
        </w:rPr>
        <w:t xml:space="preserve"> </w:t>
      </w:r>
    </w:p>
    <w:p w14:paraId="20BF7BC9" w14:textId="0C0FBB23" w:rsidR="00F2094A" w:rsidRPr="007E3B63" w:rsidRDefault="00F2094A" w:rsidP="000C6F77">
      <w:pPr>
        <w:rPr>
          <w:rFonts w:ascii="Garamond" w:hAnsi="Garamond"/>
          <w:i/>
          <w:color w:val="000000" w:themeColor="text1"/>
        </w:rPr>
      </w:pPr>
    </w:p>
    <w:p w14:paraId="3934D08B" w14:textId="7EFD1220"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to </w:t>
      </w:r>
      <w:r w:rsidR="00C661ED">
        <w:rPr>
          <w:rFonts w:ascii="Garamond" w:hAnsi="Garamond"/>
          <w:color w:val="000000" w:themeColor="text1"/>
        </w:rPr>
        <w:t>behaviour</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F65CB6">
        <w:rPr>
          <w:rFonts w:ascii="Garamond" w:hAnsi="Garamond"/>
          <w:color w:val="000000" w:themeColor="text1"/>
        </w:rPr>
        <w:t>While these studies at times have been controversial</w:t>
      </w:r>
      <w:r w:rsidR="003B4F11" w:rsidRPr="007E3B63">
        <w:rPr>
          <w:rFonts w:ascii="Garamond" w:hAnsi="Garamond"/>
          <w:color w:val="000000" w:themeColor="text1"/>
        </w:rPr>
        <w:t xml:space="preserve">,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00F2094A" w:rsidRPr="007E3B63">
        <w:rPr>
          <w:rFonts w:ascii="Garamond" w:hAnsi="Garamond"/>
          <w:color w:val="000000" w:themeColor="text1"/>
        </w:rPr>
        <w:t xml:space="preserve">attention </w:t>
      </w:r>
      <w:r w:rsidR="00F65CB6">
        <w:rPr>
          <w:rFonts w:ascii="Garamond" w:hAnsi="Garamond"/>
          <w:color w:val="000000" w:themeColor="text1"/>
        </w:rPr>
        <w:t xml:space="preserve">has been </w:t>
      </w:r>
      <w:r w:rsidR="00F2094A" w:rsidRPr="007E3B63">
        <w:rPr>
          <w:rFonts w:ascii="Garamond" w:hAnsi="Garamond"/>
          <w:color w:val="000000" w:themeColor="text1"/>
        </w:rPr>
        <w:t xml:space="preserve">given to documenting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3B4F11" w:rsidRPr="007E3B6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2009)","manualFormatting":"(although see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F65CB6">
        <w:rPr>
          <w:rFonts w:ascii="Garamond" w:hAnsi="Garamond"/>
          <w:noProof/>
          <w:color w:val="000000" w:themeColor="text1"/>
        </w:rPr>
        <w:t>although see</w:t>
      </w:r>
      <w:r w:rsidR="00554520">
        <w:rPr>
          <w:rFonts w:ascii="Garamond" w:hAnsi="Garamond"/>
          <w:noProof/>
          <w:color w:val="000000" w:themeColor="text1"/>
        </w:rPr>
        <w:t xml:space="preserve">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w:t>
      </w:r>
      <w:commentRangeStart w:id="4"/>
      <w:r w:rsidR="00F65CB6">
        <w:rPr>
          <w:rFonts w:ascii="Garamond" w:hAnsi="Garamond"/>
          <w:color w:val="000000" w:themeColor="text1"/>
        </w:rPr>
        <w:t>Despite this, s</w:t>
      </w:r>
      <w:r w:rsidR="003B4F11" w:rsidRPr="007E3B63">
        <w:rPr>
          <w:rFonts w:ascii="Garamond" w:hAnsi="Garamond"/>
          <w:color w:val="000000" w:themeColor="text1"/>
        </w:rPr>
        <w:t xml:space="preserve">ex differences in behavioural variability and </w:t>
      </w:r>
      <w:r w:rsidR="00F65CB6">
        <w:rPr>
          <w:rFonts w:ascii="Garamond" w:hAnsi="Garamond"/>
          <w:color w:val="000000" w:themeColor="text1"/>
        </w:rPr>
        <w:t>its</w:t>
      </w:r>
      <w:r w:rsidR="000B629A" w:rsidRPr="007E3B63">
        <w:rPr>
          <w:rFonts w:ascii="Garamond" w:hAnsi="Garamond"/>
          <w:color w:val="000000" w:themeColor="text1"/>
        </w:rPr>
        <w:t xml:space="preserve"> </w:t>
      </w:r>
      <w:r w:rsidR="003B4F11" w:rsidRPr="007E3B63">
        <w:rPr>
          <w:rFonts w:ascii="Garamond" w:hAnsi="Garamond"/>
          <w:color w:val="000000" w:themeColor="text1"/>
        </w:rPr>
        <w:t>underlying causes</w:t>
      </w:r>
      <w:r w:rsidR="00F65CB6">
        <w:rPr>
          <w:rFonts w:ascii="Garamond" w:hAnsi="Garamond"/>
          <w:color w:val="000000" w:themeColor="text1"/>
        </w:rPr>
        <w:t xml:space="preserve"> have </w:t>
      </w:r>
      <w:r w:rsidR="00E70612">
        <w:rPr>
          <w:rFonts w:ascii="Garamond" w:hAnsi="Garamond"/>
          <w:color w:val="000000" w:themeColor="text1"/>
        </w:rPr>
        <w:t>been at the forefront of discussion in various research fiel</w:t>
      </w:r>
      <w:r w:rsidR="00E70612" w:rsidRPr="00470F19">
        <w:rPr>
          <w:rFonts w:ascii="Garamond" w:hAnsi="Garamond"/>
          <w:color w:val="000000" w:themeColor="text1"/>
        </w:rPr>
        <w:t>ds</w:t>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 xml:space="preserve">academic performance </w:t>
      </w:r>
      <w:r w:rsidR="00F23547" w:rsidRPr="00470F19">
        <w:rPr>
          <w:rFonts w:ascii="Garamond" w:hAnsi="Garamond"/>
          <w:color w:val="000000" w:themeColor="text1"/>
        </w:rPr>
        <w:fldChar w:fldCharType="begin" w:fldLock="1"/>
      </w:r>
      <w:r w:rsidR="00F23547" w:rsidRPr="00470F19">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sidRPr="00470F19">
        <w:rPr>
          <w:rFonts w:ascii="Garamond" w:hAnsi="Garamond"/>
          <w:color w:val="000000" w:themeColor="text1"/>
        </w:rPr>
        <w:fldChar w:fldCharType="separate"/>
      </w:r>
      <w:r w:rsidR="00F23547" w:rsidRPr="00470F19">
        <w:rPr>
          <w:rFonts w:ascii="Garamond" w:hAnsi="Garamond"/>
          <w:noProof/>
          <w:color w:val="000000" w:themeColor="text1"/>
        </w:rPr>
        <w:t>(Machin &amp; Pekkarinen 2008)</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 </w:t>
      </w:r>
      <w:r w:rsidR="00F23547"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470F19">
        <w:rPr>
          <w:rFonts w:ascii="Garamond" w:hAnsi="Garamond"/>
          <w:color w:val="000000" w:themeColor="text1"/>
        </w:rPr>
        <w:fldChar w:fldCharType="separate"/>
      </w:r>
      <w:r w:rsidR="0023481A" w:rsidRPr="00470F19">
        <w:rPr>
          <w:rFonts w:ascii="Garamond" w:hAnsi="Garamond"/>
          <w:noProof/>
          <w:color w:val="000000" w:themeColor="text1"/>
        </w:rPr>
        <w:t xml:space="preserve">(Baye &amp; Monseur 2016; O’Dea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2018; Gray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2019)</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are often</w:t>
      </w:r>
      <w:r w:rsidR="0068698A" w:rsidRPr="00470F19">
        <w:rPr>
          <w:rFonts w:ascii="Garamond" w:hAnsi="Garamond"/>
          <w:color w:val="000000" w:themeColor="text1"/>
        </w:rPr>
        <w:t xml:space="preserve"> 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 xml:space="preserve">intelligence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(Arden &amp; Plomin 2006; Johnson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2008)</w:t>
      </w:r>
      <w:r w:rsidR="009A1BC7" w:rsidRPr="00470F19">
        <w:rPr>
          <w:rFonts w:ascii="Garamond" w:hAnsi="Garamond"/>
          <w:color w:val="000000" w:themeColor="text1"/>
        </w:rPr>
        <w:fldChar w:fldCharType="end"/>
      </w:r>
      <w:r w:rsidR="009A1BC7" w:rsidRPr="00470F19">
        <w:rPr>
          <w:rFonts w:ascii="Garamond" w:hAnsi="Garamond"/>
          <w:color w:val="000000" w:themeColor="text1"/>
        </w:rPr>
        <w:t xml:space="preserve">, creativity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(Ju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2015; Karwowski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2016)</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r w:rsidR="009A1BC7" w:rsidRPr="00470F19">
        <w:rPr>
          <w:rFonts w:ascii="Garamond" w:hAnsi="Garamond"/>
          <w:color w:val="000000" w:themeColor="text1"/>
        </w:rPr>
        <w:t xml:space="preserv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(Deary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2003)</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r w:rsidR="00B86258" w:rsidRPr="00470F19">
        <w:rPr>
          <w:rFonts w:ascii="Garamond" w:hAnsi="Garamond"/>
          <w:color w:val="000000" w:themeColor="text1"/>
        </w:rPr>
        <w:t xml:space="preserve"> </w:t>
      </w:r>
      <w:r w:rsidR="00CB690A"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(Borkenau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2013)</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DB4160" w:rsidRPr="00470F19">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(Wierenga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2020)</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men tend to be more variable 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r w:rsidR="00747656" w:rsidRPr="00470F19">
        <w:rPr>
          <w:rFonts w:ascii="Garamond" w:hAnsi="Garamond"/>
          <w:color w:val="000000" w:themeColor="text1"/>
        </w:rPr>
        <w:t xml:space="preserve"> </w:t>
      </w:r>
      <w:r w:rsidR="00877E28" w:rsidRPr="00470F19">
        <w:rPr>
          <w:rFonts w:ascii="Garamond" w:hAnsi="Garamond"/>
          <w:color w:val="000000" w:themeColor="text1"/>
        </w:rPr>
        <w:t>This is often referred to as the ‘greater male variability hypothesis’.</w:t>
      </w:r>
      <w:r w:rsidR="00D33991" w:rsidRPr="00470F19">
        <w:rPr>
          <w:rFonts w:ascii="Garamond" w:hAnsi="Garamond"/>
          <w:color w:val="000000" w:themeColor="text1"/>
        </w:rPr>
        <w:t xml:space="preserve"> </w:t>
      </w:r>
      <w:commentRangeEnd w:id="4"/>
      <w:r w:rsidR="00DB500D">
        <w:rPr>
          <w:rStyle w:val="CommentReference"/>
        </w:rPr>
        <w:commentReference w:id="4"/>
      </w:r>
    </w:p>
    <w:p w14:paraId="2EA5B836" w14:textId="5BF8BF96" w:rsidR="00747656" w:rsidRPr="007E3B63" w:rsidRDefault="00747656" w:rsidP="005B29D7">
      <w:pPr>
        <w:rPr>
          <w:rFonts w:ascii="Garamond" w:hAnsi="Garamond"/>
          <w:color w:val="000000" w:themeColor="text1"/>
        </w:rPr>
      </w:pPr>
    </w:p>
    <w:p w14:paraId="0D4367AA" w14:textId="65E3487B"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compared to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Pr="007E3B63">
        <w:rPr>
          <w:rFonts w:ascii="Garamond" w:hAnsi="Garamond"/>
          <w:color w:val="000000" w:themeColor="text1"/>
        </w:rPr>
        <w:t xml:space="preserve">and cognition </w:t>
      </w:r>
      <w:r w:rsidR="000B629A" w:rsidRPr="007E3B63">
        <w:rPr>
          <w:rFonts w:ascii="Garamond" w:hAnsi="Garamond"/>
          <w:color w:val="000000" w:themeColor="text1"/>
        </w:rPr>
        <w:t xml:space="preserve">is </w:t>
      </w:r>
      <w:r w:rsidR="001A292D">
        <w:rPr>
          <w:rFonts w:ascii="Garamond" w:hAnsi="Garamond"/>
          <w:color w:val="000000" w:themeColor="text1"/>
        </w:rPr>
        <w:t>predicted</w:t>
      </w:r>
      <w:r w:rsidR="001A292D" w:rsidRPr="007E3B63">
        <w:rPr>
          <w:rFonts w:ascii="Garamond" w:hAnsi="Garamond"/>
          <w:color w:val="000000" w:themeColor="text1"/>
        </w:rPr>
        <w:t xml:space="preserve"> </w:t>
      </w:r>
      <w:r w:rsidR="000B629A" w:rsidRPr="007E3B63">
        <w:rPr>
          <w:rFonts w:ascii="Garamond" w:hAnsi="Garamond"/>
          <w:color w:val="000000" w:themeColor="text1"/>
        </w:rPr>
        <w:t xml:space="preserve">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A560AA">
        <w:rPr>
          <w:rFonts w:ascii="Garamond" w:eastAsia="Times New Roman" w:hAnsi="Garamond" w:cs="Times New Roman"/>
          <w:color w:val="000000" w:themeColor="text1"/>
          <w:spacing w:val="-1"/>
        </w:rPr>
        <w:t xml:space="preserve">loose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4835CA">
        <w:rPr>
          <w:rFonts w:ascii="Garamond" w:hAnsi="Garamond"/>
          <w:color w:val="000000" w:themeColor="text1"/>
        </w:rPr>
        <w:t>While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 xml:space="preserve">however,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behaviours that are </w:t>
      </w:r>
      <w:r w:rsidR="00300532">
        <w:rPr>
          <w:rFonts w:ascii="Garamond" w:hAnsi="Garamond"/>
          <w:color w:val="000000" w:themeColor="text1"/>
        </w:rPr>
        <w:t>shared</w:t>
      </w:r>
      <w:r w:rsidR="00A10A43" w:rsidRPr="007E3B63">
        <w:rPr>
          <w:rFonts w:ascii="Garamond" w:hAnsi="Garamond"/>
          <w:color w:val="000000" w:themeColor="text1"/>
        </w:rPr>
        <w:t xml:space="preserve"> by both sexes</w:t>
      </w:r>
      <w:r w:rsidR="00300532">
        <w:rPr>
          <w:rFonts w:ascii="Garamond" w:hAnsi="Garamond"/>
          <w:color w:val="000000" w:themeColor="text1"/>
        </w:rPr>
        <w:t xml:space="preserve"> </w:t>
      </w:r>
      <w:r w:rsidR="002622D3">
        <w:rPr>
          <w:rFonts w:ascii="Garamond" w:hAnsi="Garamond"/>
          <w:color w:val="000000" w:themeColor="text1"/>
        </w:rPr>
        <w:fldChar w:fldCharType="begin" w:fldLock="1"/>
      </w:r>
      <w:r w:rsidR="003F431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 Zajitschek &lt;i&gt;et al.&lt;/i&gt; 2020)","manualFormatting":"(Tarka et al. 2018; Zajitschek et al. 2020)","plainTextFormattedCitation":"(Tarka et al. 2018a; Zajitschek et al. 2020)","previouslyFormattedCitation":"(Tarka &lt;i&gt;et al.&lt;/i&gt; 2018a; Zajitschek &lt;i&gt;et al.&lt;/i&gt; 2020)"},"properties":{"noteIndex":0},"schema":"https://github.com/citation-style-language/schema/raw/master/csl-citation.json"}</w:instrText>
      </w:r>
      <w:r w:rsidR="002622D3">
        <w:rPr>
          <w:rFonts w:ascii="Garamond" w:hAnsi="Garamond"/>
          <w:color w:val="000000" w:themeColor="text1"/>
        </w:rPr>
        <w:fldChar w:fldCharType="separate"/>
      </w:r>
      <w:r w:rsidR="00300532" w:rsidRPr="00300532">
        <w:rPr>
          <w:rFonts w:ascii="Garamond" w:hAnsi="Garamond"/>
          <w:noProof/>
          <w:color w:val="000000" w:themeColor="text1"/>
        </w:rPr>
        <w:t xml:space="preserve">(Tarka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2018; Zajitschek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6B1BCEB0" w:rsidR="00475D1C" w:rsidRDefault="00747878" w:rsidP="004835CA">
      <w:pPr>
        <w:ind w:firstLine="360"/>
        <w:rPr>
          <w:rFonts w:ascii="Garamond" w:hAnsi="Garamond"/>
          <w:color w:val="000000" w:themeColor="text1"/>
        </w:rPr>
      </w:pPr>
      <w:r w:rsidRPr="007E3B63">
        <w:rPr>
          <w:rFonts w:ascii="Garamond" w:hAnsi="Garamond"/>
          <w:color w:val="000000" w:themeColor="text1"/>
        </w:rPr>
        <w:t xml:space="preserve">In the last 15 years, </w:t>
      </w:r>
      <w:r>
        <w:rPr>
          <w:rFonts w:ascii="Garamond" w:hAnsi="Garamond"/>
          <w:color w:val="000000" w:themeColor="text1"/>
        </w:rPr>
        <w:t>e</w:t>
      </w:r>
      <w:r w:rsidRPr="007E3B63">
        <w:rPr>
          <w:rFonts w:ascii="Garamond" w:hAnsi="Garamond"/>
          <w:color w:val="000000" w:themeColor="text1"/>
        </w:rPr>
        <w:t xml:space="preserve">vidence </w:t>
      </w:r>
      <w:r>
        <w:rPr>
          <w:rFonts w:ascii="Garamond" w:hAnsi="Garamond"/>
          <w:color w:val="000000" w:themeColor="text1"/>
        </w:rPr>
        <w:t xml:space="preserve">has emerged </w:t>
      </w:r>
      <w:r w:rsidRPr="007E3B63">
        <w:rPr>
          <w:rFonts w:ascii="Garamond" w:hAnsi="Garamond"/>
          <w:color w:val="000000" w:themeColor="text1"/>
        </w:rPr>
        <w:t xml:space="preserve">for consistent </w:t>
      </w:r>
      <w:r>
        <w:rPr>
          <w:rFonts w:ascii="Garamond" w:hAnsi="Garamond"/>
          <w:color w:val="000000" w:themeColor="text1"/>
        </w:rPr>
        <w:t>behavioural</w:t>
      </w:r>
      <w:r>
        <w:rPr>
          <w:rFonts w:ascii="Garamond" w:hAnsi="Garamond"/>
          <w:color w:val="000000" w:themeColor="text1"/>
        </w:rPr>
        <w:t xml:space="preserve"> </w:t>
      </w:r>
      <w:r w:rsidRPr="007E3B63">
        <w:rPr>
          <w:rFonts w:ascii="Garamond" w:hAnsi="Garamond"/>
          <w:color w:val="000000" w:themeColor="text1"/>
        </w:rPr>
        <w:t>difference</w:t>
      </w:r>
      <w:r>
        <w:rPr>
          <w:rFonts w:ascii="Garamond" w:hAnsi="Garamond"/>
          <w:color w:val="000000" w:themeColor="text1"/>
        </w:rPr>
        <w:t>s</w:t>
      </w:r>
      <w:r w:rsidRPr="007E3B63">
        <w:rPr>
          <w:rFonts w:ascii="Garamond" w:hAnsi="Garamond"/>
          <w:color w:val="000000" w:themeColor="text1"/>
        </w:rPr>
        <w:t xml:space="preserve"> </w:t>
      </w:r>
      <w:r>
        <w:rPr>
          <w:rFonts w:ascii="Garamond" w:hAnsi="Garamond"/>
          <w:color w:val="000000" w:themeColor="text1"/>
        </w:rPr>
        <w:t>in</w:t>
      </w:r>
      <w:r w:rsidRPr="007E3B63">
        <w:rPr>
          <w:rFonts w:ascii="Garamond" w:hAnsi="Garamond"/>
          <w:color w:val="000000" w:themeColor="text1"/>
        </w:rPr>
        <w:t xml:space="preserve"> animals </w:t>
      </w:r>
      <w:r>
        <w:rPr>
          <w:rFonts w:ascii="Garamond" w:hAnsi="Garamond"/>
          <w:color w:val="000000" w:themeColor="text1"/>
        </w:rPr>
        <w:t xml:space="preserve">that </w:t>
      </w:r>
      <w:r w:rsidRPr="007E3B63">
        <w:rPr>
          <w:rFonts w:ascii="Garamond" w:hAnsi="Garamond"/>
          <w:color w:val="000000" w:themeColor="text1"/>
        </w:rPr>
        <w:t xml:space="preserve">are considered akin to variation in </w:t>
      </w:r>
      <w:r>
        <w:rPr>
          <w:rFonts w:ascii="Garamond" w:hAnsi="Garamond"/>
          <w:color w:val="000000" w:themeColor="text1"/>
        </w:rPr>
        <w:t xml:space="preserve">human </w:t>
      </w:r>
      <w:r w:rsidRPr="007E3B63">
        <w:rPr>
          <w:rFonts w:ascii="Garamond" w:hAnsi="Garamond"/>
          <w:color w:val="000000" w:themeColor="text1"/>
        </w:rPr>
        <w:t xml:space="preserve">personality. </w:t>
      </w:r>
      <w:r w:rsidR="00AD5095">
        <w:rPr>
          <w:rFonts w:ascii="Garamond" w:hAnsi="Garamond"/>
          <w:color w:val="000000" w:themeColor="text1"/>
        </w:rPr>
        <w:t>H</w:t>
      </w:r>
      <w:r>
        <w:rPr>
          <w:rFonts w:ascii="Garamond" w:hAnsi="Garamond"/>
          <w:color w:val="000000" w:themeColor="text1"/>
        </w:rPr>
        <w:t>uman personality</w:t>
      </w:r>
      <w:r w:rsidR="00AD5095">
        <w:rPr>
          <w:rFonts w:ascii="Garamond" w:hAnsi="Garamond"/>
          <w:color w:val="000000" w:themeColor="text1"/>
        </w:rPr>
        <w:t xml:space="preserve"> is </w:t>
      </w:r>
      <w:r w:rsidR="00AD5095" w:rsidRPr="00B769C0">
        <w:rPr>
          <w:rFonts w:ascii="Garamond" w:hAnsi="Garamond"/>
          <w:color w:val="000000" w:themeColor="text1"/>
        </w:rPr>
        <w:t>often quantified by classifying individuals based on their scores for five components of behaviour</w:t>
      </w:r>
      <w:r w:rsidR="00475D1C">
        <w:rPr>
          <w:rFonts w:ascii="Garamond" w:hAnsi="Garamond"/>
          <w:color w:val="000000" w:themeColor="text1"/>
        </w:rPr>
        <w:t xml:space="preserve"> (the ‘Big Five’)</w:t>
      </w:r>
      <w:r w:rsidR="00AD5095" w:rsidRPr="00B769C0">
        <w:rPr>
          <w:rFonts w:ascii="Garamond" w:hAnsi="Garamond"/>
          <w:color w:val="000000" w:themeColor="text1"/>
        </w:rPr>
        <w:t xml:space="preserve">: extraversion, neuroticism, openness, conscientiousness and agreeableness </w:t>
      </w:r>
      <w:r w:rsidR="00AD5095" w:rsidRPr="00B769C0">
        <w:rPr>
          <w:rFonts w:ascii="Garamond" w:hAnsi="Garamond"/>
          <w:color w:val="000000" w:themeColor="text1"/>
        </w:rPr>
        <w:fldChar w:fldCharType="begin" w:fldLock="1"/>
      </w:r>
      <w:r w:rsidR="00AD5095" w:rsidRPr="00B769C0">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D5095" w:rsidRPr="00B769C0">
        <w:rPr>
          <w:rFonts w:ascii="Garamond" w:hAnsi="Garamond"/>
          <w:color w:val="000000" w:themeColor="text1"/>
        </w:rPr>
        <w:fldChar w:fldCharType="separate"/>
      </w:r>
      <w:r w:rsidR="00AD5095" w:rsidRPr="00B769C0">
        <w:rPr>
          <w:rFonts w:ascii="Garamond" w:hAnsi="Garamond"/>
          <w:noProof/>
          <w:color w:val="000000" w:themeColor="text1"/>
        </w:rPr>
        <w:t>(Costa &amp; McCrae 1992)</w:t>
      </w:r>
      <w:r w:rsidR="00AD5095" w:rsidRPr="00B769C0">
        <w:rPr>
          <w:rFonts w:ascii="Garamond" w:hAnsi="Garamond"/>
          <w:color w:val="000000" w:themeColor="text1"/>
        </w:rPr>
        <w:fldChar w:fldCharType="end"/>
      </w:r>
      <w:r w:rsidR="00AD5095">
        <w:rPr>
          <w:rFonts w:ascii="Garamond" w:hAnsi="Garamond"/>
          <w:color w:val="000000" w:themeColor="text1"/>
        </w:rPr>
        <w:t xml:space="preserve">. </w:t>
      </w:r>
      <w:r w:rsidR="00ED5F62">
        <w:rPr>
          <w:rFonts w:ascii="Garamond" w:hAnsi="Garamond"/>
          <w:color w:val="000000" w:themeColor="text1"/>
        </w:rPr>
        <w:t>L</w:t>
      </w:r>
      <w:r w:rsidR="00AD5095">
        <w:rPr>
          <w:rFonts w:ascii="Garamond" w:hAnsi="Garamond"/>
          <w:color w:val="000000" w:themeColor="text1"/>
        </w:rPr>
        <w:t xml:space="preserve">ike humans, some </w:t>
      </w:r>
      <w:r w:rsidRPr="007E3B63">
        <w:rPr>
          <w:rFonts w:ascii="Garamond" w:hAnsi="Garamond"/>
          <w:color w:val="000000" w:themeColor="text1"/>
        </w:rPr>
        <w:t xml:space="preserve">animal behavioural traits </w:t>
      </w:r>
      <w:r w:rsidR="00AD5095">
        <w:rPr>
          <w:rFonts w:ascii="Garamond" w:hAnsi="Garamond"/>
          <w:color w:val="000000" w:themeColor="text1"/>
        </w:rPr>
        <w:t xml:space="preserve">can </w:t>
      </w:r>
      <w:r w:rsidR="00ED5F62">
        <w:rPr>
          <w:rFonts w:ascii="Garamond" w:hAnsi="Garamond"/>
          <w:color w:val="000000" w:themeColor="text1"/>
        </w:rPr>
        <w:t xml:space="preserve">also </w:t>
      </w:r>
      <w:r w:rsidR="00AD5095">
        <w:rPr>
          <w:rFonts w:ascii="Garamond" w:hAnsi="Garamond"/>
          <w:color w:val="000000" w:themeColor="text1"/>
        </w:rPr>
        <w:t xml:space="preserve">be grouped </w:t>
      </w:r>
      <w:r w:rsidRPr="007E3B63">
        <w:rPr>
          <w:rFonts w:ascii="Garamond" w:hAnsi="Garamond"/>
          <w:color w:val="000000" w:themeColor="text1"/>
        </w:rPr>
        <w:t xml:space="preserve">into five </w:t>
      </w:r>
      <w:r>
        <w:rPr>
          <w:rFonts w:ascii="Garamond" w:hAnsi="Garamond"/>
          <w:color w:val="000000" w:themeColor="text1"/>
        </w:rPr>
        <w:t>axes</w:t>
      </w:r>
      <w:r w:rsidRPr="007E3B63">
        <w:rPr>
          <w:rFonts w:ascii="Garamond" w:hAnsi="Garamond"/>
          <w:color w:val="000000" w:themeColor="text1"/>
        </w:rPr>
        <w:t xml:space="preserve"> that </w:t>
      </w:r>
      <w:r>
        <w:rPr>
          <w:rFonts w:ascii="Garamond" w:hAnsi="Garamond"/>
          <w:color w:val="000000" w:themeColor="text1"/>
        </w:rPr>
        <w:t>somewhat</w:t>
      </w:r>
      <w:r w:rsidRPr="007E3B63">
        <w:rPr>
          <w:rFonts w:ascii="Garamond" w:hAnsi="Garamond"/>
          <w:color w:val="000000" w:themeColor="text1"/>
        </w:rPr>
        <w:t xml:space="preserve"> resemble those in humans: activity, aggression, boldness, exploration and sociability </w:t>
      </w:r>
      <w:r>
        <w:rPr>
          <w:rFonts w:ascii="Garamond" w:hAnsi="Garamond"/>
          <w:color w:val="000000" w:themeColor="text1"/>
        </w:rPr>
        <w:fldChar w:fldCharType="begin" w:fldLock="1"/>
      </w:r>
      <w:r>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Pr>
          <w:rFonts w:ascii="Garamond" w:hAnsi="Garamond"/>
          <w:color w:val="000000" w:themeColor="text1"/>
        </w:rPr>
        <w:fldChar w:fldCharType="separate"/>
      </w:r>
      <w:r w:rsidRPr="007D0E15">
        <w:rPr>
          <w:rFonts w:ascii="Garamond" w:hAnsi="Garamond"/>
          <w:noProof/>
          <w:color w:val="000000" w:themeColor="text1"/>
        </w:rPr>
        <w:t xml:space="preserve">(Réale </w:t>
      </w:r>
      <w:r w:rsidRPr="007D0E15">
        <w:rPr>
          <w:rFonts w:ascii="Garamond" w:hAnsi="Garamond"/>
          <w:i/>
          <w:noProof/>
          <w:color w:val="000000" w:themeColor="text1"/>
        </w:rPr>
        <w:t>et al.</w:t>
      </w:r>
      <w:r w:rsidRPr="007D0E15">
        <w:rPr>
          <w:rFonts w:ascii="Garamond" w:hAnsi="Garamond"/>
          <w:noProof/>
          <w:color w:val="000000" w:themeColor="text1"/>
        </w:rPr>
        <w:t xml:space="preserve"> 2007)</w:t>
      </w:r>
      <w:r>
        <w:rPr>
          <w:rFonts w:ascii="Garamond" w:hAnsi="Garamond"/>
          <w:color w:val="000000" w:themeColor="text1"/>
        </w:rPr>
        <w:fldChar w:fldCharType="end"/>
      </w:r>
      <w:r>
        <w:rPr>
          <w:rFonts w:ascii="Garamond" w:hAnsi="Garamond"/>
          <w:color w:val="000000" w:themeColor="text1"/>
        </w:rPr>
        <w:t xml:space="preserve">. </w:t>
      </w:r>
      <w:r w:rsidR="000A425D" w:rsidRPr="005E3467">
        <w:rPr>
          <w:rFonts w:ascii="Garamond" w:hAnsi="Garamond"/>
          <w:color w:val="C00000"/>
        </w:rPr>
        <w:t xml:space="preserve">While greater male variability in human personality has been explored and discussed, sex differences in variability in animal personalities could be a useful comparison to find evolutionary explanations for the existence of personalities, and why men are often more variable than women.   </w:t>
      </w:r>
    </w:p>
    <w:p w14:paraId="50970A5B" w14:textId="77777777" w:rsidR="00475D1C" w:rsidRDefault="00475D1C" w:rsidP="004835CA">
      <w:pPr>
        <w:ind w:firstLine="360"/>
        <w:rPr>
          <w:rFonts w:ascii="Garamond" w:hAnsi="Garamond"/>
          <w:color w:val="000000" w:themeColor="text1"/>
        </w:rPr>
      </w:pPr>
    </w:p>
    <w:p w14:paraId="2C1D4C98" w14:textId="55C89920" w:rsidR="009A1BC7" w:rsidRPr="007E3B63" w:rsidRDefault="00757EDC" w:rsidP="004835CA">
      <w:pPr>
        <w:ind w:firstLine="360"/>
        <w:rPr>
          <w:rFonts w:ascii="Garamond" w:hAnsi="Garamond"/>
          <w:color w:val="000000" w:themeColor="text1"/>
        </w:rPr>
      </w:pPr>
      <w:r w:rsidRPr="00B769C0">
        <w:rPr>
          <w:rFonts w:ascii="Garamond" w:hAnsi="Garamond"/>
          <w:color w:val="000000" w:themeColor="text1"/>
        </w:rPr>
        <w:t xml:space="preserve">We tend to </w:t>
      </w:r>
      <w:r w:rsidR="00C9062C" w:rsidRPr="00B769C0">
        <w:rPr>
          <w:rFonts w:ascii="Garamond" w:hAnsi="Garamond"/>
          <w:color w:val="000000" w:themeColor="text1"/>
        </w:rPr>
        <w:t>retain our</w:t>
      </w:r>
      <w:r w:rsidRPr="00B769C0">
        <w:rPr>
          <w:rFonts w:ascii="Garamond" w:hAnsi="Garamond"/>
          <w:color w:val="000000" w:themeColor="text1"/>
        </w:rPr>
        <w:t xml:space="preserve"> personalit</w:t>
      </w:r>
      <w:r w:rsidR="00C9062C" w:rsidRPr="00B769C0">
        <w:rPr>
          <w:rFonts w:ascii="Garamond" w:hAnsi="Garamond"/>
          <w:color w:val="000000" w:themeColor="text1"/>
        </w:rPr>
        <w:t>y traits</w:t>
      </w:r>
      <w:r w:rsidRPr="00B769C0">
        <w:rPr>
          <w:rFonts w:ascii="Garamond" w:hAnsi="Garamond"/>
          <w:color w:val="000000" w:themeColor="text1"/>
        </w:rPr>
        <w:t xml:space="preserve"> over time, and a</w:t>
      </w:r>
      <w:r w:rsidR="00AC378A" w:rsidRPr="00B769C0">
        <w:rPr>
          <w:rFonts w:ascii="Garamond" w:hAnsi="Garamond"/>
          <w:color w:val="000000" w:themeColor="text1"/>
        </w:rPr>
        <w:t>s with most</w:t>
      </w:r>
      <w:r w:rsidR="00C9062C" w:rsidRPr="00B769C0">
        <w:rPr>
          <w:rFonts w:ascii="Garamond" w:hAnsi="Garamond"/>
          <w:color w:val="000000" w:themeColor="text1"/>
        </w:rPr>
        <w:t xml:space="preserve"> other</w:t>
      </w:r>
      <w:r w:rsidR="00AC378A" w:rsidRPr="00B769C0">
        <w:rPr>
          <w:rFonts w:ascii="Garamond" w:hAnsi="Garamond"/>
          <w:color w:val="000000" w:themeColor="text1"/>
        </w:rPr>
        <w:t xml:space="preserve"> biological traits, these ‘Big Five’ factors are assumed to have differential costs and benefits arising from more extreme </w:t>
      </w:r>
      <w:r w:rsidR="004E013C" w:rsidRPr="00B769C0">
        <w:rPr>
          <w:rFonts w:ascii="Garamond" w:hAnsi="Garamond"/>
          <w:color w:val="000000" w:themeColor="text1"/>
        </w:rPr>
        <w:t>values</w:t>
      </w:r>
      <w:r w:rsidR="00A728C9" w:rsidRPr="007E3B63">
        <w:rPr>
          <w:rFonts w:ascii="Garamond" w:hAnsi="Garamond"/>
          <w:color w:val="000000" w:themeColor="text1"/>
        </w:rPr>
        <w:t xml:space="preserve">. </w:t>
      </w:r>
      <w:commentRangeStart w:id="6"/>
      <w:r w:rsidR="00A728C9" w:rsidRPr="007E3B63">
        <w:rPr>
          <w:rFonts w:ascii="Garamond" w:hAnsi="Garamond"/>
          <w:color w:val="000000" w:themeColor="text1"/>
        </w:rPr>
        <w:t xml:space="preserve">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6B0EB6">
        <w:rPr>
          <w:rFonts w:ascii="Garamond" w:hAnsi="Garamond"/>
          <w:color w:val="000000" w:themeColor="text1"/>
        </w:rPr>
        <w:t xml:space="preserve"> or</w:t>
      </w:r>
      <w:r w:rsidR="004E013C" w:rsidRPr="007E3B63">
        <w:rPr>
          <w:rFonts w:ascii="Garamond" w:hAnsi="Garamond"/>
          <w:color w:val="000000" w:themeColor="text1"/>
        </w:rPr>
        <w:t xml:space="preserve"> </w:t>
      </w:r>
      <w:r w:rsidR="00A728C9" w:rsidRPr="007E3B63">
        <w:rPr>
          <w:rFonts w:ascii="Garamond" w:hAnsi="Garamond"/>
          <w:color w:val="000000" w:themeColor="text1"/>
        </w:rPr>
        <w:t xml:space="preserve">context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r w:rsidR="00594DBB">
        <w:rPr>
          <w:rFonts w:ascii="Garamond" w:hAnsi="Garamond"/>
          <w:color w:val="000000" w:themeColor="text1"/>
        </w:rPr>
        <w:t>As such</w:t>
      </w:r>
      <w:r w:rsidR="003F7DA2" w:rsidRPr="007E3B63">
        <w:rPr>
          <w:rFonts w:ascii="Garamond" w:hAnsi="Garamond"/>
          <w:color w:val="000000" w:themeColor="text1"/>
        </w:rPr>
        <w:t xml:space="preserve">, variation </w:t>
      </w:r>
      <w:r w:rsidR="00A728C9" w:rsidRPr="007E3B63">
        <w:rPr>
          <w:rFonts w:ascii="Garamond" w:hAnsi="Garamond"/>
          <w:color w:val="000000" w:themeColor="text1"/>
        </w:rPr>
        <w:t xml:space="preserve">in </w:t>
      </w:r>
      <w:r w:rsidR="00594DBB">
        <w:rPr>
          <w:rFonts w:ascii="Garamond" w:hAnsi="Garamond"/>
          <w:color w:val="000000" w:themeColor="text1"/>
        </w:rPr>
        <w:t xml:space="preserve">animal </w:t>
      </w:r>
      <w:r w:rsidR="003F7DA2" w:rsidRPr="007E3B63">
        <w:rPr>
          <w:rFonts w:ascii="Garamond" w:hAnsi="Garamond"/>
          <w:color w:val="000000" w:themeColor="text1"/>
        </w:rPr>
        <w:t xml:space="preserve">personality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ins w:id="7" w:author="Daniel Noble" w:date="2020-09-05T09:02:00Z">
        <w:r w:rsidR="009E58EC">
          <w:rPr>
            <w:rFonts w:ascii="Garamond" w:hAnsi="Garamond"/>
            <w:color w:val="000000" w:themeColor="text1"/>
          </w:rPr>
          <w:t xml:space="preserve"> </w:t>
        </w:r>
      </w:ins>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commentRangeEnd w:id="6"/>
      <w:r w:rsidR="00DC323B">
        <w:rPr>
          <w:rStyle w:val="CommentReference"/>
        </w:rPr>
        <w:commentReference w:id="6"/>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w:t>
      </w:r>
      <w:proofErr w:type="gramStart"/>
      <w:r w:rsidR="007D0E15" w:rsidRPr="007E3B63">
        <w:rPr>
          <w:rFonts w:ascii="Garamond" w:hAnsi="Garamond"/>
          <w:color w:val="000000" w:themeColor="text1"/>
        </w:rPr>
        <w:t>mutually</w:t>
      </w:r>
      <w:r w:rsidR="00770FA5" w:rsidRPr="007E3B63">
        <w:rPr>
          <w:rFonts w:ascii="Garamond" w:hAnsi="Garamond"/>
          <w:color w:val="000000" w:themeColor="text1"/>
        </w:rPr>
        <w:t>-exclusive</w:t>
      </w:r>
      <w:proofErr w:type="gramEnd"/>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w:t>
      </w:r>
      <w:r w:rsidR="009E58EC">
        <w:rPr>
          <w:rFonts w:ascii="Garamond" w:hAnsi="Garamond"/>
          <w:color w:val="000000" w:themeColor="text1"/>
        </w:rPr>
        <w:t>sexual selection</w:t>
      </w:r>
      <w:r w:rsidR="002D3A6B">
        <w:rPr>
          <w:rFonts w:ascii="Garamond" w:hAnsi="Garamond"/>
          <w:color w:val="000000" w:themeColor="text1"/>
        </w:rPr>
        <w:t xml:space="preserve"> being more intense among </w:t>
      </w:r>
      <w:r w:rsidR="002D3A6B">
        <w:rPr>
          <w:rFonts w:ascii="Garamond" w:hAnsi="Garamond"/>
          <w:color w:val="000000" w:themeColor="text1"/>
        </w:rPr>
        <w:lastRenderedPageBreak/>
        <w:t>males</w:t>
      </w:r>
      <w:r w:rsidR="00D5578C" w:rsidRPr="007E3B63">
        <w:rPr>
          <w:rFonts w:ascii="Garamond" w:hAnsi="Garamond"/>
          <w:color w:val="000000" w:themeColor="text1"/>
        </w:rPr>
        <w:t xml:space="preserve">;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xml:space="preserve">) </w:t>
      </w:r>
      <w:commentRangeStart w:id="8"/>
      <w:commentRangeStart w:id="9"/>
      <w:r w:rsidR="003F7DA2" w:rsidRPr="007E3B63">
        <w:rPr>
          <w:rFonts w:ascii="Garamond" w:hAnsi="Garamond"/>
          <w:color w:val="000000" w:themeColor="text1"/>
        </w:rPr>
        <w:t xml:space="preserve">negative </w:t>
      </w:r>
      <w:commentRangeEnd w:id="8"/>
      <w:r w:rsidR="009E58EC">
        <w:rPr>
          <w:rStyle w:val="CommentReference"/>
        </w:rPr>
        <w:commentReference w:id="8"/>
      </w:r>
      <w:commentRangeEnd w:id="9"/>
      <w:r w:rsidR="00C9062C">
        <w:rPr>
          <w:rStyle w:val="CommentReference"/>
        </w:rPr>
        <w:commentReference w:id="9"/>
      </w:r>
      <w:r w:rsidR="003F7DA2" w:rsidRPr="007E3B63">
        <w:rPr>
          <w:rFonts w:ascii="Garamond" w:hAnsi="Garamond"/>
          <w:color w:val="000000" w:themeColor="text1"/>
        </w:rPr>
        <w:t>frequency-dependent selection</w:t>
      </w:r>
      <w:r w:rsidR="009E58EC">
        <w:rPr>
          <w:rFonts w:ascii="Garamond" w:hAnsi="Garamond"/>
          <w:color w:val="000000" w:themeColor="text1"/>
        </w:rPr>
        <w:t xml:space="preserve"> favouring alternative </w:t>
      </w:r>
      <w:r w:rsidR="002D3A6B">
        <w:rPr>
          <w:rFonts w:ascii="Garamond" w:hAnsi="Garamond"/>
          <w:color w:val="000000" w:themeColor="text1"/>
        </w:rPr>
        <w:t>strategies</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w:t>
      </w:r>
      <w:commentRangeStart w:id="10"/>
      <w:r w:rsidR="00665F28" w:rsidRPr="007E3B63">
        <w:rPr>
          <w:rFonts w:ascii="Garamond" w:hAnsi="Garamond"/>
          <w:color w:val="000000" w:themeColor="text1"/>
        </w:rPr>
        <w:t>life-history trade-offs</w:t>
      </w:r>
      <w:commentRangeEnd w:id="10"/>
      <w:r w:rsidR="00A9112E">
        <w:rPr>
          <w:rStyle w:val="CommentReference"/>
        </w:rPr>
        <w:commentReference w:id="10"/>
      </w:r>
      <w:r w:rsidR="00665F28" w:rsidRPr="007E3B63">
        <w:rPr>
          <w:rFonts w:ascii="Garamond" w:hAnsi="Garamond"/>
          <w:color w:val="000000" w:themeColor="text1"/>
        </w:rPr>
        <w:t xml:space="preserve">;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w:t>
      </w:r>
      <w:proofErr w:type="gramStart"/>
      <w:r w:rsidR="00D5578C" w:rsidRPr="007E3B63">
        <w:rPr>
          <w:rFonts w:ascii="Garamond" w:hAnsi="Garamond"/>
          <w:color w:val="000000" w:themeColor="text1"/>
        </w:rPr>
        <w:t>specifically</w:t>
      </w:r>
      <w:proofErr w:type="gramEnd"/>
      <w:r w:rsidR="00D5578C" w:rsidRPr="007E3B63">
        <w:rPr>
          <w:rFonts w:ascii="Garamond" w:hAnsi="Garamond"/>
          <w:color w:val="000000" w:themeColor="text1"/>
        </w:rPr>
        <w:t xml:space="preserve">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4850DBA0"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A5022A">
        <w:rPr>
          <w:rFonts w:ascii="Garamond" w:hAnsi="Garamond"/>
          <w:color w:val="000000" w:themeColor="text1"/>
        </w:rPr>
        <w:t xml:space="preserve">and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p>
    <w:p w14:paraId="47105F0E" w14:textId="74147FFF" w:rsidR="008C0681" w:rsidRPr="007E3B63" w:rsidRDefault="008C0681" w:rsidP="00A641C1">
      <w:pPr>
        <w:ind w:firstLine="360"/>
        <w:rPr>
          <w:rFonts w:ascii="Garamond" w:hAnsi="Garamond"/>
          <w:color w:val="000000" w:themeColor="text1"/>
        </w:rPr>
      </w:pPr>
    </w:p>
    <w:p w14:paraId="57443D28" w14:textId="657157A3"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Th</w:t>
      </w:r>
      <w:r w:rsidR="00A9112E">
        <w:rPr>
          <w:rFonts w:ascii="Garamond" w:hAnsi="Garamond"/>
          <w:color w:val="000000" w:themeColor="text1"/>
        </w:rPr>
        <w:t>ese</w:t>
      </w:r>
      <w:r w:rsidR="00757295" w:rsidRPr="007E3B63">
        <w:rPr>
          <w:rFonts w:ascii="Garamond" w:hAnsi="Garamond"/>
          <w:color w:val="000000" w:themeColor="text1"/>
        </w:rPr>
        <w:t xml:space="preserve"> form</w:t>
      </w:r>
      <w:r w:rsidR="00FF7DE3">
        <w:rPr>
          <w:rFonts w:ascii="Garamond" w:hAnsi="Garamond"/>
          <w:color w:val="000000" w:themeColor="text1"/>
        </w:rPr>
        <w:t>s</w:t>
      </w:r>
      <w:r w:rsidR="00757295" w:rsidRPr="007E3B63">
        <w:rPr>
          <w:rFonts w:ascii="Garamond" w:hAnsi="Garamond"/>
          <w:color w:val="000000" w:themeColor="text1"/>
        </w:rPr>
        <w:t xml:space="preserve"> of selection </w:t>
      </w:r>
      <w:r w:rsidR="00403519" w:rsidRPr="007E3B63">
        <w:rPr>
          <w:rFonts w:ascii="Garamond" w:hAnsi="Garamond"/>
          <w:color w:val="000000" w:themeColor="text1"/>
        </w:rPr>
        <w:t>might</w:t>
      </w:r>
      <w:r w:rsidRPr="007E3B63">
        <w:rPr>
          <w:rFonts w:ascii="Garamond" w:hAnsi="Garamond"/>
          <w:color w:val="000000" w:themeColor="text1"/>
        </w:rPr>
        <w:t xml:space="preserve"> be particularly important for </w:t>
      </w:r>
      <w:r w:rsidR="00710ADA">
        <w:rPr>
          <w:rFonts w:ascii="Garamond" w:hAnsi="Garamond"/>
          <w:color w:val="000000" w:themeColor="text1"/>
        </w:rPr>
        <w:t xml:space="preserve">maintaining variation in </w:t>
      </w:r>
      <w:r w:rsidRPr="007E3B63">
        <w:rPr>
          <w:rFonts w:ascii="Garamond" w:hAnsi="Garamond"/>
          <w:color w:val="000000" w:themeColor="text1"/>
        </w:rPr>
        <w:t xml:space="preserve">behavioural traits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A9112E">
        <w:rPr>
          <w:rFonts w:ascii="Garamond" w:hAnsi="Garamond"/>
          <w:color w:val="000000" w:themeColor="text1"/>
        </w:rPr>
        <w:t>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7034C139" w:rsidR="00665F28" w:rsidRPr="005E3467"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commentRangeStart w:id="11"/>
      <w:commentRangeStart w:id="12"/>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w:t>
      </w:r>
      <w:commentRangeEnd w:id="11"/>
      <w:r w:rsidR="00C23EFA">
        <w:rPr>
          <w:rStyle w:val="CommentReference"/>
        </w:rPr>
        <w:commentReference w:id="11"/>
      </w:r>
      <w:commentRangeEnd w:id="12"/>
      <w:r w:rsidR="00150329">
        <w:rPr>
          <w:rStyle w:val="CommentReference"/>
        </w:rPr>
        <w:commentReference w:id="12"/>
      </w:r>
      <w:r w:rsidRPr="007E3B63">
        <w:rPr>
          <w:rFonts w:ascii="Garamond" w:hAnsi="Garamond"/>
          <w:color w:val="000000" w:themeColor="text1"/>
        </w:rPr>
        <w:t xml:space="preserve">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r w:rsidR="00710ADA">
        <w:rPr>
          <w:rFonts w:ascii="Garamond" w:hAnsi="Garamond"/>
          <w:color w:val="000000" w:themeColor="text1"/>
        </w:rPr>
        <w:t xml:space="preserve"> </w:t>
      </w:r>
    </w:p>
    <w:p w14:paraId="35AE1074" w14:textId="0D6132F8" w:rsidR="00D94780" w:rsidRPr="007E3B63" w:rsidRDefault="00D94780" w:rsidP="00D94780">
      <w:pPr>
        <w:ind w:firstLine="360"/>
        <w:rPr>
          <w:rFonts w:ascii="Garamond" w:hAnsi="Garamond"/>
          <w:color w:val="000000" w:themeColor="text1"/>
        </w:rPr>
      </w:pPr>
    </w:p>
    <w:p w14:paraId="7F53824A" w14:textId="628DBEF9" w:rsidR="009E6462" w:rsidRPr="007E3B63" w:rsidRDefault="00D94780" w:rsidP="009E6462">
      <w:pPr>
        <w:ind w:firstLine="360"/>
        <w:rPr>
          <w:rFonts w:ascii="Garamond" w:hAnsi="Garamond"/>
          <w:color w:val="000000" w:themeColor="text1"/>
        </w:rPr>
      </w:pPr>
      <w:r w:rsidRPr="007E3B63">
        <w:rPr>
          <w:rFonts w:ascii="Garamond" w:hAnsi="Garamond"/>
          <w:color w:val="000000" w:themeColor="text1"/>
        </w:rPr>
        <w:lastRenderedPageBreak/>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r w:rsidR="009E6462">
        <w:rPr>
          <w:rFonts w:ascii="Garamond" w:hAnsi="Garamond"/>
          <w:color w:val="000000" w:themeColor="text1"/>
        </w:rPr>
        <w:t>distinct</w:t>
      </w:r>
      <w:r w:rsidR="00C23EFA">
        <w:rPr>
          <w:rFonts w:ascii="Garamond" w:hAnsi="Garamond"/>
          <w:color w:val="000000" w:themeColor="text1"/>
        </w:rPr>
        <w:t xml:space="preserve"> genetic and developmental pathways resulting from different sex determination </w:t>
      </w:r>
      <w:r w:rsidRPr="007E3B63">
        <w:rPr>
          <w:rFonts w:ascii="Garamond" w:hAnsi="Garamond"/>
          <w:color w:val="000000" w:themeColor="text1"/>
        </w:rPr>
        <w:t>mechanism</w:t>
      </w:r>
      <w:r w:rsidR="00C23EFA">
        <w:rPr>
          <w:rFonts w:ascii="Garamond" w:hAnsi="Garamond"/>
          <w:color w:val="000000" w:themeColor="text1"/>
        </w:rPr>
        <w:t>s</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C23EFA">
        <w:rPr>
          <w:rFonts w:ascii="Garamond" w:hAnsi="Garamond"/>
          <w:color w:val="000000" w:themeColor="text1"/>
        </w:rPr>
        <w:t>. If this were a major mechanism driving differences in variability within the sexes then these taxa would exhibit opposite patterns in trait variability</w:t>
      </w:r>
      <w:r w:rsidR="009E6462">
        <w:rPr>
          <w:rFonts w:ascii="Garamond" w:hAnsi="Garamond"/>
          <w:color w:val="000000" w:themeColor="text1"/>
        </w:rPr>
        <w:t>, as has been shown for body size</w:t>
      </w:r>
      <w:r w:rsidR="009E6462" w:rsidRPr="007E3B63">
        <w:rPr>
          <w:rFonts w:ascii="Garamond" w:hAnsi="Garamond"/>
          <w:color w:val="000000" w:themeColor="text1"/>
        </w:rPr>
        <w:t xml:space="preserve"> </w:t>
      </w:r>
      <w:r w:rsidR="009E6462" w:rsidRPr="007E3B63">
        <w:rPr>
          <w:rFonts w:ascii="Garamond" w:hAnsi="Garamond"/>
          <w:color w:val="000000" w:themeColor="text1"/>
        </w:rPr>
        <w:fldChar w:fldCharType="begin" w:fldLock="1"/>
      </w:r>
      <w:r w:rsidR="009E6462">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9E6462" w:rsidRPr="007E3B63">
        <w:rPr>
          <w:rFonts w:ascii="Garamond" w:hAnsi="Garamond"/>
          <w:color w:val="000000" w:themeColor="text1"/>
        </w:rPr>
        <w:fldChar w:fldCharType="separate"/>
      </w:r>
      <w:r w:rsidR="009E6462" w:rsidRPr="00CF485F">
        <w:rPr>
          <w:rFonts w:ascii="Garamond" w:hAnsi="Garamond"/>
          <w:noProof/>
          <w:color w:val="000000" w:themeColor="text1"/>
        </w:rPr>
        <w:t>(Reinhold &amp; Engqvist 2013)</w:t>
      </w:r>
      <w:r w:rsidR="009E6462" w:rsidRPr="007E3B63">
        <w:rPr>
          <w:rFonts w:ascii="Garamond" w:hAnsi="Garamond"/>
          <w:color w:val="000000" w:themeColor="text1"/>
        </w:rPr>
        <w:fldChar w:fldCharType="end"/>
      </w:r>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70582649"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For example, in the case of selection on fight</w:t>
      </w:r>
      <w:r w:rsidR="003E4BE4">
        <w:rPr>
          <w:rFonts w:ascii="Garamond" w:hAnsi="Garamond"/>
          <w:color w:val="000000" w:themeColor="text1"/>
        </w:rPr>
        <w:t>ing</w:t>
      </w:r>
      <w:r w:rsidRPr="007E3B63">
        <w:rPr>
          <w:rFonts w:ascii="Garamond" w:hAnsi="Garamond"/>
          <w:color w:val="000000" w:themeColor="text1"/>
        </w:rPr>
        <w:t xml:space="preserve">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13"/>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13"/>
      <w:r w:rsidR="007E3B63">
        <w:rPr>
          <w:rStyle w:val="CommentReference"/>
        </w:rPr>
        <w:commentReference w:id="13"/>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w:t>
      </w:r>
      <w:r w:rsidR="008D6BA7">
        <w:rPr>
          <w:rFonts w:ascii="Garamond" w:hAnsi="Garamond"/>
          <w:color w:val="000000" w:themeColor="text1"/>
        </w:rPr>
        <w:t xml:space="preserve"> 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variation</w:t>
      </w:r>
      <w:r w:rsidR="00817963" w:rsidRPr="007E3B63">
        <w:rPr>
          <w:rFonts w:ascii="Garamond" w:hAnsi="Garamond"/>
          <w:color w:val="000000" w:themeColor="text1"/>
        </w:rPr>
        <w:t xml:space="preserve">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271C65BD" w:rsidR="00FA0C5C" w:rsidRPr="007E3B63" w:rsidRDefault="00C652E7" w:rsidP="003E4BE4">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animal 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using meta-analytic models: 1) </w:t>
      </w:r>
      <w:r w:rsidR="00F83231">
        <w:rPr>
          <w:rFonts w:ascii="Garamond" w:hAnsi="Garamond"/>
          <w:color w:val="000000" w:themeColor="text1"/>
        </w:rPr>
        <w:t>d</w:t>
      </w:r>
      <w:r w:rsidR="00F83231" w:rsidRPr="007E3B63">
        <w:rPr>
          <w:rFonts w:ascii="Garamond" w:hAnsi="Garamond"/>
          <w:color w:val="000000" w:themeColor="text1"/>
        </w:rPr>
        <w:t xml:space="preserve">o males show greater variability than females in five personality factors; 2) </w:t>
      </w:r>
      <w:r w:rsidR="00F83231">
        <w:rPr>
          <w:rFonts w:ascii="Garamond" w:hAnsi="Garamond"/>
          <w:color w:val="000000" w:themeColor="text1"/>
        </w:rPr>
        <w:t>a</w:t>
      </w:r>
      <w:r w:rsidR="00F83231" w:rsidRPr="007E3B63">
        <w:rPr>
          <w:rFonts w:ascii="Garamond" w:hAnsi="Garamond"/>
          <w:color w:val="000000" w:themeColor="text1"/>
        </w:rPr>
        <w:t xml:space="preserve">re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consistent for the five components of personality; and </w:t>
      </w:r>
      <w:r w:rsidR="00F83231">
        <w:rPr>
          <w:rFonts w:ascii="Garamond" w:hAnsi="Garamond"/>
          <w:color w:val="000000" w:themeColor="text1"/>
        </w:rPr>
        <w:t>finally</w:t>
      </w:r>
      <w:r w:rsidR="00E624AA">
        <w:rPr>
          <w:rFonts w:ascii="Garamond" w:hAnsi="Garamond"/>
          <w:color w:val="000000" w:themeColor="text1"/>
        </w:rPr>
        <w:t xml:space="preserve"> </w:t>
      </w:r>
      <w:r w:rsidR="00F83231" w:rsidRPr="007E3B63">
        <w:rPr>
          <w:rFonts w:ascii="Garamond" w:hAnsi="Garamond"/>
          <w:color w:val="000000" w:themeColor="text1"/>
        </w:rPr>
        <w:t xml:space="preserve">3) </w:t>
      </w:r>
      <w:r w:rsidR="00F83231">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in personality? </w:t>
      </w:r>
      <w:r w:rsidR="00F83231">
        <w:rPr>
          <w:rFonts w:ascii="Garamond" w:hAnsi="Garamond"/>
          <w:color w:val="000000" w:themeColor="text1"/>
        </w:rPr>
        <w:t>I</w:t>
      </w:r>
      <w:r w:rsidR="001562C1" w:rsidRPr="007E3B63">
        <w:rPr>
          <w:rFonts w:ascii="Garamond" w:hAnsi="Garamond"/>
          <w:color w:val="000000" w:themeColor="text1"/>
        </w:rPr>
        <w:t xml:space="preserve">n many taxa </w:t>
      </w:r>
      <w:r w:rsidR="00FA0C5C">
        <w:rPr>
          <w:rFonts w:ascii="Garamond" w:hAnsi="Garamond"/>
          <w:color w:val="000000" w:themeColor="text1"/>
        </w:rPr>
        <w:t xml:space="preserve">the strength of sexual selection </w:t>
      </w:r>
      <w:r w:rsidR="001562C1" w:rsidRPr="007E3B63">
        <w:rPr>
          <w:rFonts w:ascii="Garamond" w:hAnsi="Garamond"/>
          <w:color w:val="000000" w:themeColor="text1"/>
        </w:rPr>
        <w:t xml:space="preserve">is </w:t>
      </w:r>
      <w:r w:rsidR="00FA0C5C">
        <w:rPr>
          <w:rFonts w:ascii="Garamond" w:hAnsi="Garamond"/>
          <w:color w:val="000000" w:themeColor="text1"/>
        </w:rPr>
        <w:t xml:space="preserve">often </w:t>
      </w:r>
      <w:r w:rsidR="001562C1" w:rsidRPr="007E3B63">
        <w:rPr>
          <w:rFonts w:ascii="Garamond" w:hAnsi="Garamond"/>
          <w:color w:val="000000" w:themeColor="text1"/>
        </w:rPr>
        <w:t xml:space="preserve">associated with the magnitude of </w:t>
      </w:r>
      <w:r w:rsidR="00C10D1C">
        <w:rPr>
          <w:rFonts w:ascii="Garamond" w:hAnsi="Garamond"/>
          <w:color w:val="000000" w:themeColor="text1"/>
        </w:rPr>
        <w:t xml:space="preserve">SSD </w:t>
      </w:r>
      <w:r w:rsidR="001562C1">
        <w:rPr>
          <w:rFonts w:ascii="Garamond" w:hAnsi="Garamond"/>
        </w:rPr>
        <w:fldChar w:fldCharType="begin" w:fldLock="1"/>
      </w:r>
      <w:r w:rsidR="00C10D1C">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1562C1">
        <w:rPr>
          <w:rFonts w:ascii="Garamond" w:hAnsi="Garamond"/>
        </w:rPr>
        <w:fldChar w:fldCharType="separate"/>
      </w:r>
      <w:r w:rsidR="001562C1" w:rsidRPr="00AF5EFD">
        <w:rPr>
          <w:rFonts w:ascii="Garamond" w:hAnsi="Garamond"/>
          <w:noProof/>
        </w:rPr>
        <w:t xml:space="preserve">(Reiss 1986; </w:t>
      </w:r>
      <w:r w:rsidR="001562C1">
        <w:rPr>
          <w:rFonts w:ascii="Garamond" w:hAnsi="Garamond"/>
          <w:noProof/>
        </w:rPr>
        <w:t xml:space="preserve">e.g. primates: </w:t>
      </w:r>
      <w:r w:rsidR="001562C1" w:rsidRPr="00AF5EFD">
        <w:rPr>
          <w:rFonts w:ascii="Garamond" w:hAnsi="Garamond"/>
          <w:noProof/>
        </w:rPr>
        <w:t xml:space="preserve">Cassini 2020; </w:t>
      </w:r>
      <w:r w:rsidR="001562C1">
        <w:rPr>
          <w:rFonts w:ascii="Garamond" w:hAnsi="Garamond"/>
          <w:noProof/>
        </w:rPr>
        <w:t xml:space="preserve">fish: </w:t>
      </w:r>
      <w:r w:rsidR="001562C1" w:rsidRPr="00AF5EFD">
        <w:rPr>
          <w:rFonts w:ascii="Garamond" w:hAnsi="Garamond"/>
          <w:noProof/>
        </w:rPr>
        <w:t xml:space="preserve">Horne </w:t>
      </w:r>
      <w:r w:rsidR="001562C1" w:rsidRPr="00AF5EFD">
        <w:rPr>
          <w:rFonts w:ascii="Garamond" w:hAnsi="Garamond"/>
          <w:i/>
          <w:noProof/>
        </w:rPr>
        <w:t>et al.</w:t>
      </w:r>
      <w:r w:rsidR="001562C1" w:rsidRPr="00AF5EFD">
        <w:rPr>
          <w:rFonts w:ascii="Garamond" w:hAnsi="Garamond"/>
          <w:noProof/>
        </w:rPr>
        <w:t xml:space="preserve"> 2020)</w:t>
      </w:r>
      <w:r w:rsidR="001562C1">
        <w:rPr>
          <w:rFonts w:ascii="Garamond" w:hAnsi="Garamond"/>
        </w:rPr>
        <w:fldChar w:fldCharType="end"/>
      </w:r>
      <w:r w:rsidR="001562C1" w:rsidRPr="007E3B63">
        <w:rPr>
          <w:rFonts w:ascii="Garamond" w:hAnsi="Garamond"/>
          <w:color w:val="000000" w:themeColor="text1"/>
        </w:rPr>
        <w:t xml:space="preserve">. </w:t>
      </w:r>
      <w:r w:rsidR="00FA0C5C" w:rsidRPr="007E3B63">
        <w:rPr>
          <w:rFonts w:ascii="Garamond" w:hAnsi="Garamond"/>
          <w:color w:val="000000" w:themeColor="text1"/>
        </w:rPr>
        <w:t xml:space="preserve">We therefore included SSD as a moderator in our meta-analysis.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r w:rsidR="00172FBC">
        <w:rPr>
          <w:rFonts w:ascii="Garamond" w:hAnsi="Garamond"/>
          <w:color w:val="000000" w:themeColor="text1"/>
        </w:rPr>
        <w:t>encompassed</w:t>
      </w:r>
      <w:r w:rsidR="00E624AA" w:rsidRPr="007E3B63">
        <w:rPr>
          <w:rFonts w:ascii="Garamond" w:hAnsi="Garamond"/>
          <w:color w:val="000000" w:themeColor="text1"/>
        </w:rPr>
        <w:t xml:space="preserve"> taxa where males are always heterogametic (mammals), always homogametic (birds), or </w:t>
      </w:r>
      <w:r w:rsidR="00E624AA">
        <w:rPr>
          <w:rFonts w:ascii="Garamond" w:hAnsi="Garamond"/>
          <w:color w:val="000000" w:themeColor="text1"/>
        </w:rPr>
        <w:t xml:space="preserve">where taxa have 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w:t>
      </w:r>
      <w:r w:rsidR="00E624AA">
        <w:rPr>
          <w:rFonts w:ascii="Garamond" w:hAnsi="Garamond"/>
          <w:color w:val="000000" w:themeColor="text1"/>
        </w:rPr>
        <w:t xml:space="preserve">also </w:t>
      </w:r>
      <w:r w:rsidR="00FA0C5C" w:rsidRPr="007E3B63">
        <w:rPr>
          <w:rFonts w:ascii="Garamond" w:hAnsi="Garamond"/>
          <w:color w:val="000000" w:themeColor="text1"/>
        </w:rPr>
        <w:t xml:space="preserve">partially tested for an effect of </w:t>
      </w:r>
      <w:r w:rsidR="00172FBC">
        <w:rPr>
          <w:rFonts w:ascii="Garamond" w:hAnsi="Garamond"/>
          <w:color w:val="000000" w:themeColor="text1"/>
        </w:rPr>
        <w:t>sex chromosomal arrangement</w:t>
      </w:r>
      <w:r w:rsidR="00FA0C5C" w:rsidRPr="007E3B63">
        <w:rPr>
          <w:rFonts w:ascii="Garamond" w:hAnsi="Garamond"/>
          <w:color w:val="000000" w:themeColor="text1"/>
        </w:rPr>
        <w:t xml:space="preserve"> on sex differences in variation in personality by testing for a moderating effect of taxa. </w:t>
      </w: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commentRangeStart w:id="14"/>
      <w:r w:rsidR="00DA2BB5">
        <w:rPr>
          <w:rFonts w:ascii="Garamond" w:hAnsi="Garamond"/>
          <w:i/>
        </w:rPr>
        <w:t>Summary</w:t>
      </w:r>
      <w:commentRangeEnd w:id="14"/>
      <w:r w:rsidR="008E124C">
        <w:rPr>
          <w:rStyle w:val="CommentReference"/>
        </w:rPr>
        <w:commentReference w:id="14"/>
      </w:r>
      <w:r w:rsidR="00DA2BB5">
        <w:rPr>
          <w:rFonts w:ascii="Garamond" w:hAnsi="Garamond"/>
          <w:i/>
        </w:rPr>
        <w:t xml:space="preserve"> </w:t>
      </w:r>
    </w:p>
    <w:p w14:paraId="18A97B0C" w14:textId="77777777" w:rsidR="00DA2BB5" w:rsidRDefault="00DA2BB5" w:rsidP="00DA2BB5">
      <w:pPr>
        <w:rPr>
          <w:rFonts w:ascii="Garamond" w:hAnsi="Garamond"/>
        </w:rPr>
      </w:pPr>
    </w:p>
    <w:p w14:paraId="38E240F8" w14:textId="718F1E2D"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 xml:space="preserve">(both </w:t>
      </w:r>
      <w:r>
        <w:rPr>
          <w:rFonts w:ascii="Garamond" w:hAnsi="Garamond"/>
        </w:rPr>
        <w:t>combined), fish and invertebrates. The number of species (n = 10-106), studies (n = 11-61) and effect sizes (n = 95-6</w:t>
      </w:r>
      <w:r w:rsidR="00D9254D">
        <w:rPr>
          <w:rFonts w:ascii="Garamond" w:hAnsi="Garamond"/>
        </w:rPr>
        <w:t>7</w:t>
      </w:r>
      <w:r>
        <w:rPr>
          <w:rFonts w:ascii="Garamond" w:hAnsi="Garamond"/>
        </w:rPr>
        <w:t xml:space="preserve">4) per taxa are shown in </w:t>
      </w:r>
      <w:r>
        <w:rPr>
          <w:rFonts w:ascii="Garamond" w:hAnsi="Garamond"/>
        </w:rPr>
        <w:lastRenderedPageBreak/>
        <w:t xml:space="preserve">Table 1. Boldness was the most well-studied and sociality the least-studied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1E592562"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C4F8CC9"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=0.02). There were no significant sex differences in mean values for mammals</w:t>
      </w:r>
      <w:r w:rsidR="002B512D">
        <w:rPr>
          <w:rFonts w:ascii="Garamond" w:hAnsi="Garamond"/>
        </w:rPr>
        <w:t>, invertebrates</w:t>
      </w:r>
      <w:r>
        <w:rPr>
          <w:rFonts w:ascii="Garamond" w:hAnsi="Garamond"/>
        </w:rPr>
        <w:t xml:space="preserve"> or fish (Table 2, Figures 1 &amp; 2).</w:t>
      </w:r>
    </w:p>
    <w:p w14:paraId="76C38659" w14:textId="77777777" w:rsidR="00DA2BB5" w:rsidRDefault="00DA2BB5" w:rsidP="00DA2BB5">
      <w:pPr>
        <w:rPr>
          <w:rFonts w:ascii="Garamond" w:hAnsi="Garamond"/>
        </w:rPr>
      </w:pPr>
    </w:p>
    <w:p w14:paraId="46060416" w14:textId="0F834FF0"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483C92">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There were no significant sex differences in variability in invertebrates, </w:t>
      </w:r>
      <w:r w:rsidR="008C2823">
        <w:rPr>
          <w:rFonts w:ascii="Garamond" w:hAnsi="Garamond"/>
        </w:rPr>
        <w:t xml:space="preserve">birds, </w:t>
      </w:r>
      <w:r>
        <w:rPr>
          <w:rFonts w:ascii="Garamond" w:hAnsi="Garamond"/>
        </w:rPr>
        <w:t>mammals or reptiles</w:t>
      </w:r>
      <w:r w:rsidR="00A238A6">
        <w:rPr>
          <w:rFonts w:ascii="Garamond" w:hAnsi="Garamond"/>
        </w:rPr>
        <w:t>/amphibians</w:t>
      </w:r>
      <w:r>
        <w:rPr>
          <w:rFonts w:ascii="Garamond" w:hAnsi="Garamond"/>
        </w:rPr>
        <w:t xml:space="preserve"> (Table 2, Figures 1 &amp; 2 and Supplementary Table S2). </w:t>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 xml:space="preserve">Sexual Size Dimorphism and Personality Differences between the </w:t>
      </w:r>
      <w:commentRangeStart w:id="15"/>
      <w:r>
        <w:rPr>
          <w:rFonts w:ascii="Garamond" w:hAnsi="Garamond"/>
          <w:i/>
        </w:rPr>
        <w:t>Sexes</w:t>
      </w:r>
      <w:commentRangeEnd w:id="15"/>
      <w:r w:rsidR="005D5056">
        <w:rPr>
          <w:rStyle w:val="CommentReference"/>
        </w:rPr>
        <w:commentReference w:id="15"/>
      </w:r>
    </w:p>
    <w:p w14:paraId="6B3DE2F3" w14:textId="77777777" w:rsidR="00DA2BB5" w:rsidRDefault="00DA2BB5" w:rsidP="00DA2BB5">
      <w:pPr>
        <w:rPr>
          <w:rFonts w:ascii="Garamond" w:hAnsi="Garamond"/>
        </w:rPr>
      </w:pPr>
      <w:r>
        <w:rPr>
          <w:rFonts w:ascii="Garamond" w:hAnsi="Garamond"/>
        </w:rPr>
        <w:tab/>
      </w:r>
    </w:p>
    <w:p w14:paraId="40386589" w14:textId="7BF5374E" w:rsidR="00DA2BB5"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xml:space="preserve"> (Supplementary Table </w:t>
      </w:r>
      <w:r w:rsidR="003955B5">
        <w:rPr>
          <w:rFonts w:ascii="Garamond" w:hAnsi="Garamond"/>
        </w:rPr>
        <w:t>S4</w:t>
      </w:r>
      <w:r>
        <w:rPr>
          <w:rFonts w:ascii="Garamond" w:hAnsi="Garamond"/>
        </w:rPr>
        <w:t>), but its influence depended on the personality trait (Table 3). There was no effect of SSD in fish</w:t>
      </w:r>
      <w:r w:rsidR="00D76781">
        <w:rPr>
          <w:rFonts w:ascii="Garamond" w:hAnsi="Garamond"/>
        </w:rPr>
        <w:t>, invertebrates</w:t>
      </w:r>
      <w:r>
        <w:rPr>
          <w:rFonts w:ascii="Garamond" w:hAnsi="Garamond"/>
        </w:rPr>
        <w:t xml:space="preserve"> or birds. In mammals, the effect of SSD differed significantly for activity</w:t>
      </w:r>
      <w:r w:rsidR="00CB502B">
        <w:rPr>
          <w:rFonts w:ascii="Garamond" w:hAnsi="Garamond"/>
        </w:rPr>
        <w:t xml:space="preserve"> and aggression</w:t>
      </w:r>
      <w:r>
        <w:rPr>
          <w:rFonts w:ascii="Garamond" w:hAnsi="Garamond"/>
        </w:rPr>
        <w:t>,</w:t>
      </w:r>
      <w:r w:rsidR="005D5056">
        <w:rPr>
          <w:rFonts w:ascii="Garamond" w:hAnsi="Garamond"/>
        </w:rPr>
        <w:t xml:space="preserve"> but not for</w:t>
      </w:r>
      <w:r>
        <w:rPr>
          <w:rFonts w:ascii="Garamond" w:hAnsi="Garamond"/>
        </w:rPr>
        <w:t xml:space="preserve"> 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males </w:t>
      </w:r>
      <w:r w:rsidR="005D5056">
        <w:rPr>
          <w:rFonts w:ascii="Garamond" w:hAnsi="Garamond"/>
        </w:rPr>
        <w:t>were</w:t>
      </w:r>
      <w:r>
        <w:rPr>
          <w:rFonts w:ascii="Garamond" w:hAnsi="Garamond"/>
        </w:rPr>
        <w:t xml:space="preserve"> </w:t>
      </w:r>
      <w:r w:rsidR="00880F80">
        <w:rPr>
          <w:rFonts w:ascii="Garamond" w:hAnsi="Garamond"/>
        </w:rPr>
        <w:t xml:space="preserve">somewhat </w:t>
      </w:r>
      <w:r>
        <w:rPr>
          <w:rFonts w:ascii="Garamond" w:hAnsi="Garamond"/>
        </w:rPr>
        <w:t>more active</w:t>
      </w:r>
      <w:r w:rsidR="005D5056">
        <w:rPr>
          <w:rFonts w:ascii="Garamond" w:hAnsi="Garamond"/>
        </w:rPr>
        <w:t xml:space="preserve"> than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CB502B">
        <w:rPr>
          <w:rFonts w:ascii="Garamond" w:hAnsi="Garamond"/>
        </w:rPr>
        <w:t xml:space="preserve">, and were marginally less aggressive than females </w:t>
      </w:r>
      <w:r w:rsidR="00CB502B">
        <w:rPr>
          <w:rFonts w:ascii="Garamond" w:hAnsi="Garamond"/>
        </w:rPr>
        <w:t>(</w:t>
      </w:r>
      <w:r w:rsidR="00CB502B" w:rsidRPr="005A0C61">
        <w:rPr>
          <w:rFonts w:ascii="Garamond" w:hAnsi="Garamond"/>
          <w:i/>
        </w:rPr>
        <w:sym w:font="Symbol" w:char="F062"/>
      </w:r>
      <w:r w:rsidR="00CB502B">
        <w:rPr>
          <w:rFonts w:ascii="Garamond" w:hAnsi="Garamond"/>
          <w:i/>
        </w:rPr>
        <w:t xml:space="preserve"> </w:t>
      </w:r>
      <w:r w:rsidR="00CB502B">
        <w:rPr>
          <w:rFonts w:ascii="Garamond" w:hAnsi="Garamond"/>
        </w:rPr>
        <w:t>=</w:t>
      </w:r>
      <w:r w:rsidR="00CB502B">
        <w:rPr>
          <w:rFonts w:ascii="Garamond" w:hAnsi="Garamond"/>
        </w:rPr>
        <w:t xml:space="preserve"> </w:t>
      </w:r>
      <w:r w:rsidR="00CB502B">
        <w:rPr>
          <w:rFonts w:ascii="Garamond" w:hAnsi="Garamond"/>
        </w:rPr>
        <w:t xml:space="preserve">0.44, 95% CIs: -1.74, 2.62; </w:t>
      </w:r>
      <w:r w:rsidR="00CB502B">
        <w:rPr>
          <w:rFonts w:ascii="Garamond" w:hAnsi="Garamond"/>
          <w:i/>
        </w:rPr>
        <w:t>p</w:t>
      </w:r>
      <w:r w:rsidR="00CB502B">
        <w:rPr>
          <w:rFonts w:ascii="Garamond" w:hAnsi="Garamond"/>
        </w:rPr>
        <w:t>=0.69)</w:t>
      </w:r>
      <w:r>
        <w:rPr>
          <w:rFonts w:ascii="Garamond" w:hAnsi="Garamond"/>
        </w:rPr>
        <w:t>. When males were larger than females</w:t>
      </w:r>
      <w:r w:rsidR="005D5056">
        <w:rPr>
          <w:rFonts w:ascii="Garamond" w:hAnsi="Garamond"/>
        </w:rPr>
        <w:t xml:space="preserve"> (SSD&gt;0)</w:t>
      </w:r>
      <w:r>
        <w:rPr>
          <w:rFonts w:ascii="Garamond" w:hAnsi="Garamond"/>
        </w:rPr>
        <w:t xml:space="preserve">, </w:t>
      </w:r>
      <w:r w:rsidR="005D5056">
        <w:rPr>
          <w:rFonts w:ascii="Garamond" w:hAnsi="Garamond"/>
        </w:rPr>
        <w:t>fe</w:t>
      </w:r>
      <w:r>
        <w:rPr>
          <w:rFonts w:ascii="Garamond" w:hAnsi="Garamond"/>
        </w:rPr>
        <w:t xml:space="preserve">males were significantly </w:t>
      </w:r>
      <w:r w:rsidR="005D5056">
        <w:rPr>
          <w:rFonts w:ascii="Garamond" w:hAnsi="Garamond"/>
        </w:rPr>
        <w:t>more</w:t>
      </w:r>
      <w:r>
        <w:rPr>
          <w:rFonts w:ascii="Garamond" w:hAnsi="Garamond"/>
        </w:rPr>
        <w:t xml:space="preserve"> active (</w:t>
      </w:r>
      <w:r w:rsidRPr="005A0C61">
        <w:rPr>
          <w:rFonts w:ascii="Garamond" w:hAnsi="Garamond"/>
          <w:i/>
        </w:rPr>
        <w:sym w:font="Symbol" w:char="F062"/>
      </w:r>
      <w:r>
        <w:rPr>
          <w:rFonts w:ascii="Garamond" w:hAnsi="Garamond"/>
          <w:i/>
        </w:rPr>
        <w:t xml:space="preserve"> </w:t>
      </w:r>
      <w:r>
        <w:rPr>
          <w:rFonts w:ascii="Garamond" w:hAnsi="Garamond"/>
        </w:rPr>
        <w:t>=-2</w:t>
      </w:r>
      <w:r w:rsidR="00D76781">
        <w:rPr>
          <w:rFonts w:ascii="Garamond" w:hAnsi="Garamond"/>
        </w:rPr>
        <w:t>.16</w:t>
      </w:r>
      <w:r>
        <w:rPr>
          <w:rFonts w:ascii="Garamond" w:hAnsi="Garamond"/>
        </w:rPr>
        <w:t xml:space="preserve">, </w:t>
      </w:r>
      <w:r w:rsidR="00D76781">
        <w:rPr>
          <w:rFonts w:ascii="Garamond" w:hAnsi="Garamond"/>
        </w:rPr>
        <w:t xml:space="preserve">95% CIs: -3.99, -0.32; </w:t>
      </w:r>
      <w:r>
        <w:rPr>
          <w:rFonts w:ascii="Garamond" w:hAnsi="Garamond"/>
          <w:i/>
        </w:rPr>
        <w:t>p</w:t>
      </w:r>
      <w:r w:rsidR="00D76781">
        <w:rPr>
          <w:rFonts w:ascii="Garamond" w:hAnsi="Garamond"/>
        </w:rPr>
        <w:t>=0.02</w:t>
      </w:r>
      <w:r w:rsidR="005D5056">
        <w:rPr>
          <w:rFonts w:ascii="Garamond" w:hAnsi="Garamond"/>
        </w:rPr>
        <w:t xml:space="preserve">) </w:t>
      </w:r>
      <w:r w:rsidR="00CB502B">
        <w:rPr>
          <w:rFonts w:ascii="Garamond" w:hAnsi="Garamond"/>
        </w:rPr>
        <w:t xml:space="preserve">and less aggressive </w:t>
      </w:r>
      <w:r w:rsidR="00CB502B">
        <w:rPr>
          <w:rFonts w:ascii="Garamond" w:hAnsi="Garamond"/>
        </w:rPr>
        <w:t>(</w:t>
      </w:r>
      <w:r w:rsidR="00CB502B" w:rsidRPr="005A0C61">
        <w:rPr>
          <w:rFonts w:ascii="Garamond" w:hAnsi="Garamond"/>
          <w:i/>
        </w:rPr>
        <w:sym w:font="Symbol" w:char="F062"/>
      </w:r>
      <w:r w:rsidR="00CB502B">
        <w:rPr>
          <w:rFonts w:ascii="Garamond" w:hAnsi="Garamond"/>
          <w:i/>
        </w:rPr>
        <w:t xml:space="preserve"> </w:t>
      </w:r>
      <w:r w:rsidR="00CB502B">
        <w:rPr>
          <w:rFonts w:ascii="Garamond" w:hAnsi="Garamond"/>
          <w:i/>
        </w:rPr>
        <w:t xml:space="preserve">= </w:t>
      </w:r>
      <w:r w:rsidR="00CB502B">
        <w:rPr>
          <w:rFonts w:ascii="Garamond" w:hAnsi="Garamond"/>
        </w:rPr>
        <w:t>1.36</w:t>
      </w:r>
      <w:r w:rsidR="00CB502B">
        <w:rPr>
          <w:rFonts w:ascii="Garamond" w:hAnsi="Garamond"/>
        </w:rPr>
        <w:t>, 95% CIs: -</w:t>
      </w:r>
      <w:r w:rsidR="00CB502B">
        <w:rPr>
          <w:rFonts w:ascii="Garamond" w:hAnsi="Garamond"/>
        </w:rPr>
        <w:t>0.01</w:t>
      </w:r>
      <w:r w:rsidR="00CB502B">
        <w:rPr>
          <w:rFonts w:ascii="Garamond" w:hAnsi="Garamond"/>
        </w:rPr>
        <w:t xml:space="preserve">, </w:t>
      </w:r>
      <w:r w:rsidR="00CB502B">
        <w:rPr>
          <w:rFonts w:ascii="Garamond" w:hAnsi="Garamond"/>
        </w:rPr>
        <w:t>2.73</w:t>
      </w:r>
      <w:r w:rsidR="00CB502B">
        <w:rPr>
          <w:rFonts w:ascii="Garamond" w:hAnsi="Garamond"/>
        </w:rPr>
        <w:t xml:space="preserve">; </w:t>
      </w:r>
      <w:r w:rsidR="00CB502B">
        <w:rPr>
          <w:rFonts w:ascii="Garamond" w:hAnsi="Garamond"/>
          <w:i/>
        </w:rPr>
        <w:t>p</w:t>
      </w:r>
      <w:r w:rsidR="00CB502B">
        <w:rPr>
          <w:rFonts w:ascii="Garamond" w:hAnsi="Garamond"/>
        </w:rPr>
        <w:t>=0.0</w:t>
      </w:r>
      <w:r w:rsidR="00CB502B">
        <w:rPr>
          <w:rFonts w:ascii="Garamond" w:hAnsi="Garamond"/>
        </w:rPr>
        <w:t>5</w:t>
      </w:r>
      <w:r w:rsidR="00CB502B">
        <w:rPr>
          <w:rFonts w:ascii="Garamond" w:hAnsi="Garamond"/>
        </w:rPr>
        <w:t>)</w:t>
      </w:r>
      <w:r w:rsidR="00CB502B">
        <w:rPr>
          <w:rFonts w:ascii="Garamond" w:hAnsi="Garamond"/>
        </w:rPr>
        <w:t xml:space="preserve"> </w:t>
      </w:r>
      <w:r>
        <w:rPr>
          <w:rFonts w:ascii="Garamond" w:hAnsi="Garamond"/>
        </w:rPr>
        <w:t>than males.</w:t>
      </w:r>
    </w:p>
    <w:p w14:paraId="4E9C09EB" w14:textId="77777777" w:rsidR="00DA2BB5" w:rsidRDefault="00DA2BB5" w:rsidP="00DA2BB5">
      <w:pPr>
        <w:rPr>
          <w:rFonts w:ascii="Garamond" w:hAnsi="Garamond"/>
        </w:rPr>
      </w:pPr>
    </w:p>
    <w:p w14:paraId="75C32120" w14:textId="1AB32273" w:rsidR="00DA2BB5" w:rsidRPr="004852C0" w:rsidRDefault="00DA2BB5" w:rsidP="004852C0">
      <w:pPr>
        <w:ind w:firstLine="720"/>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w:t>
      </w:r>
      <w:r w:rsidR="00D76781">
        <w:rPr>
          <w:rFonts w:ascii="Garamond" w:hAnsi="Garamond"/>
        </w:rPr>
        <w:t>When the sexes were the same size, female fish were more variable in their aggressive behaviour than males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 xml:space="preserve">=0.05), but when males were larger than females there was no difference in the variability of aggressive behaviour between males and females </w:t>
      </w:r>
      <w:r w:rsidR="00AA6046">
        <w:rPr>
          <w:rFonts w:ascii="Garamond" w:hAnsi="Garamond"/>
        </w:rPr>
        <w:t>(</w:t>
      </w:r>
      <w:r w:rsidR="00AA6046" w:rsidRPr="005A0C61">
        <w:rPr>
          <w:rFonts w:ascii="Garamond" w:hAnsi="Garamond"/>
          <w:i/>
        </w:rPr>
        <w:sym w:font="Symbol" w:char="F062"/>
      </w:r>
      <w:r w:rsidR="00AA6046">
        <w:rPr>
          <w:rFonts w:ascii="Garamond" w:hAnsi="Garamond"/>
          <w:i/>
        </w:rPr>
        <w:t xml:space="preserve"> </w:t>
      </w:r>
      <w:r w:rsidR="00AA6046">
        <w:rPr>
          <w:rFonts w:ascii="Garamond" w:hAnsi="Garamond"/>
        </w:rPr>
        <w:t xml:space="preserve">= -0.13, 95% CIs: -0.81, 0.55; </w:t>
      </w:r>
      <w:r w:rsidR="00AA6046">
        <w:rPr>
          <w:rFonts w:ascii="Garamond" w:hAnsi="Garamond"/>
          <w:i/>
        </w:rPr>
        <w:t>p</w:t>
      </w:r>
      <w:r w:rsidR="00AA6046">
        <w:rPr>
          <w:rFonts w:ascii="Garamond" w:hAnsi="Garamond"/>
        </w:rPr>
        <w:t>=0.70</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1F309543" w:rsidR="007E3B63" w:rsidRPr="000B5B0D" w:rsidRDefault="00DA2BB5" w:rsidP="000B5B0D">
      <w:pPr>
        <w:ind w:firstLine="720"/>
        <w:rPr>
          <w:rFonts w:ascii="Garamond" w:hAnsi="Garamond"/>
        </w:rPr>
      </w:pPr>
      <w:r>
        <w:rPr>
          <w:rFonts w:ascii="Garamond" w:hAnsi="Garamond"/>
        </w:rPr>
        <w:lastRenderedPageBreak/>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0.00</w:t>
      </w:r>
      <w:r w:rsidR="00E632C0">
        <w:rPr>
          <w:rFonts w:ascii="Garamond" w:hAnsi="Garamond"/>
        </w:rPr>
        <w:t>5</w:t>
      </w:r>
      <w:r>
        <w:rPr>
          <w:rFonts w:ascii="Garamond" w:hAnsi="Garamond"/>
        </w:rPr>
        <w:t xml:space="preserve">; Supplementary Table S12). </w:t>
      </w:r>
      <w:r w:rsidR="007E3B63">
        <w:rPr>
          <w:rFonts w:ascii="Garamond" w:hAnsi="Garamond"/>
          <w:b/>
          <w:color w:val="000000" w:themeColor="text1"/>
        </w:rPr>
        <w:br w:type="page"/>
      </w: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lastRenderedPageBreak/>
        <w:t xml:space="preserve">Discussion </w:t>
      </w:r>
    </w:p>
    <w:p w14:paraId="1E27B8C4" w14:textId="77777777" w:rsidR="000C6F77" w:rsidRPr="007E3B63" w:rsidRDefault="000C6F77" w:rsidP="000C6F77">
      <w:pPr>
        <w:rPr>
          <w:rFonts w:ascii="Garamond" w:hAnsi="Garamond"/>
          <w:b/>
          <w:color w:val="000000" w:themeColor="text1"/>
        </w:rPr>
      </w:pPr>
    </w:p>
    <w:p w14:paraId="1B0F6AC2" w14:textId="60411E07" w:rsidR="00563377" w:rsidRPr="007E3B63" w:rsidRDefault="007A02EE" w:rsidP="0043486B">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ur results provided</w:t>
      </w:r>
      <w:r w:rsidR="000C1591">
        <w:rPr>
          <w:rFonts w:ascii="Garamond" w:hAnsi="Garamond"/>
          <w:color w:val="000000" w:themeColor="text1"/>
        </w:rPr>
        <w:t xml:space="preserve"> very</w:t>
      </w:r>
      <w:r w:rsidR="00F67C7F" w:rsidRPr="007E3B63">
        <w:rPr>
          <w:rFonts w:ascii="Garamond" w:hAnsi="Garamond"/>
          <w:color w:val="000000" w:themeColor="text1"/>
        </w:rPr>
        <w:t xml:space="preserve">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the </w:t>
      </w:r>
      <w:r w:rsidR="00F67C7F" w:rsidRPr="007E3B63">
        <w:rPr>
          <w:rFonts w:ascii="Garamond" w:hAnsi="Garamond"/>
          <w:color w:val="000000" w:themeColor="text1"/>
        </w:rPr>
        <w:t>mean values 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80731D">
        <w:rPr>
          <w:rFonts w:ascii="Garamond" w:hAnsi="Garamond"/>
          <w:color w:val="000000" w:themeColor="text1"/>
        </w:rPr>
        <w:t>traits</w:t>
      </w:r>
      <w:r w:rsidR="0080731D"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7E5EF8">
        <w:rPr>
          <w:rFonts w:ascii="Garamond" w:hAnsi="Garamond"/>
          <w:color w:val="000000" w:themeColor="text1"/>
        </w:rPr>
        <w:t>two</w:t>
      </w:r>
      <w:r w:rsidR="00DD422E">
        <w:rPr>
          <w:rFonts w:ascii="Garamond" w:hAnsi="Garamond"/>
          <w:color w:val="000000" w:themeColor="text1"/>
        </w:rPr>
        <w:t xml:space="preserve"> of the</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w:t>
      </w:r>
      <w:r w:rsidR="001E26AB">
        <w:rPr>
          <w:rFonts w:ascii="Garamond" w:hAnsi="Garamond"/>
          <w:color w:val="000000" w:themeColor="text1"/>
        </w:rPr>
        <w:t xml:space="preserve"> but</w:t>
      </w:r>
      <w:r w:rsidR="001742D0" w:rsidRPr="007E3B63">
        <w:rPr>
          <w:rFonts w:ascii="Garamond" w:hAnsi="Garamond"/>
          <w:color w:val="000000" w:themeColor="text1"/>
        </w:rPr>
        <w:t xml:space="preserve">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sex differences for mammals</w:t>
      </w:r>
      <w:r w:rsidR="001E26AB">
        <w:rPr>
          <w:rFonts w:ascii="Garamond" w:hAnsi="Garamond"/>
          <w:color w:val="000000" w:themeColor="text1"/>
        </w:rPr>
        <w:t>, invertebrates</w:t>
      </w:r>
      <w:r w:rsidR="00396AE2" w:rsidRPr="007E3B63">
        <w:rPr>
          <w:rFonts w:ascii="Garamond" w:hAnsi="Garamond"/>
          <w:color w:val="000000" w:themeColor="text1"/>
        </w:rPr>
        <w:t xml:space="preserve">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w:t>
      </w:r>
      <w:r w:rsidR="00396AE2" w:rsidRPr="007E3B63">
        <w:rPr>
          <w:rFonts w:ascii="Garamond" w:hAnsi="Garamond"/>
          <w:color w:val="000000" w:themeColor="text1"/>
        </w:rPr>
        <w:t>instanc</w:t>
      </w:r>
      <w:r w:rsidR="002771CA">
        <w:rPr>
          <w:rFonts w:ascii="Garamond" w:hAnsi="Garamond"/>
          <w:color w:val="000000" w:themeColor="text1"/>
        </w:rPr>
        <w:t>e</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w:t>
      </w:r>
      <w:r w:rsidR="002771CA">
        <w:rPr>
          <w:rFonts w:ascii="Garamond" w:hAnsi="Garamond"/>
          <w:color w:val="000000" w:themeColor="text1"/>
        </w:rPr>
        <w:t xml:space="preserve"> (aggression in fish)</w:t>
      </w:r>
      <w:r w:rsidR="001742D0" w:rsidRPr="007E3B63">
        <w:rPr>
          <w:rFonts w:ascii="Garamond" w:hAnsi="Garamond"/>
          <w:color w:val="000000" w:themeColor="text1"/>
        </w:rPr>
        <w:t xml:space="preserve">. </w:t>
      </w:r>
      <w:r w:rsidR="0043486B" w:rsidRPr="000C1591">
        <w:rPr>
          <w:rFonts w:ascii="Garamond" w:hAnsi="Garamond"/>
          <w:color w:val="C00000"/>
        </w:rPr>
        <w:t xml:space="preserve">Finally, the magnitude of SSD, which is a proxy </w:t>
      </w:r>
      <w:commentRangeStart w:id="16"/>
      <w:commentRangeStart w:id="17"/>
      <w:commentRangeEnd w:id="16"/>
      <w:r w:rsidR="0043486B" w:rsidRPr="000C1591">
        <w:rPr>
          <w:rStyle w:val="CommentReference"/>
          <w:color w:val="C00000"/>
        </w:rPr>
        <w:commentReference w:id="16"/>
      </w:r>
      <w:commentRangeEnd w:id="17"/>
      <w:r w:rsidR="0043486B" w:rsidRPr="000C1591">
        <w:rPr>
          <w:rStyle w:val="CommentReference"/>
          <w:color w:val="C00000"/>
        </w:rPr>
        <w:commentReference w:id="17"/>
      </w:r>
      <w:r w:rsidR="0043486B" w:rsidRPr="000C1591">
        <w:rPr>
          <w:rFonts w:ascii="Garamond" w:hAnsi="Garamond"/>
          <w:color w:val="C00000"/>
        </w:rPr>
        <w:t xml:space="preserve">for the strength of sexual selection on males, </w:t>
      </w:r>
      <w:r w:rsidR="00396AE2" w:rsidRPr="000C1591">
        <w:rPr>
          <w:rFonts w:ascii="Garamond" w:hAnsi="Garamond"/>
          <w:color w:val="C00000"/>
        </w:rPr>
        <w:t>explain</w:t>
      </w:r>
      <w:r w:rsidR="007E5EF8">
        <w:rPr>
          <w:rFonts w:ascii="Garamond" w:hAnsi="Garamond"/>
          <w:color w:val="C00000"/>
        </w:rPr>
        <w:t>ed</w:t>
      </w:r>
      <w:r w:rsidR="00396AE2" w:rsidRPr="000C1591">
        <w:rPr>
          <w:rFonts w:ascii="Garamond" w:hAnsi="Garamond"/>
          <w:color w:val="C00000"/>
        </w:rPr>
        <w:t xml:space="preserve"> </w:t>
      </w:r>
      <w:r w:rsidR="0043486B" w:rsidRPr="000C1591">
        <w:rPr>
          <w:rFonts w:ascii="Garamond" w:hAnsi="Garamond"/>
          <w:color w:val="C00000"/>
        </w:rPr>
        <w:t xml:space="preserve">sex differences in mean personality </w:t>
      </w:r>
      <w:r w:rsidR="007E5EF8">
        <w:rPr>
          <w:rFonts w:ascii="Garamond" w:hAnsi="Garamond"/>
          <w:color w:val="C00000"/>
        </w:rPr>
        <w:t xml:space="preserve">for </w:t>
      </w:r>
      <w:r w:rsidR="0059232F">
        <w:rPr>
          <w:rFonts w:ascii="Garamond" w:hAnsi="Garamond"/>
          <w:color w:val="C00000"/>
        </w:rPr>
        <w:t>activity</w:t>
      </w:r>
      <w:r w:rsidR="00B51DA7">
        <w:rPr>
          <w:rFonts w:ascii="Garamond" w:hAnsi="Garamond"/>
          <w:color w:val="C00000"/>
        </w:rPr>
        <w:t xml:space="preserve"> and aggression</w:t>
      </w:r>
      <w:r w:rsidR="0059232F">
        <w:rPr>
          <w:rFonts w:ascii="Garamond" w:hAnsi="Garamond"/>
          <w:color w:val="C00000"/>
        </w:rPr>
        <w:t xml:space="preserve"> in</w:t>
      </w:r>
      <w:r w:rsidR="007E5EF8">
        <w:rPr>
          <w:rFonts w:ascii="Garamond" w:hAnsi="Garamond"/>
          <w:color w:val="C00000"/>
        </w:rPr>
        <w:t xml:space="preserve"> mammals</w:t>
      </w:r>
      <w:r w:rsidR="0059232F">
        <w:rPr>
          <w:rFonts w:ascii="Garamond" w:hAnsi="Garamond"/>
          <w:color w:val="C00000"/>
        </w:rPr>
        <w:t xml:space="preserve"> only. When males and females were the same size, males were somewhat more active</w:t>
      </w:r>
      <w:r w:rsidR="00B51DA7">
        <w:rPr>
          <w:rFonts w:ascii="Garamond" w:hAnsi="Garamond"/>
          <w:color w:val="C00000"/>
        </w:rPr>
        <w:t xml:space="preserve"> and less aggressive</w:t>
      </w:r>
      <w:r w:rsidR="0059232F">
        <w:rPr>
          <w:rFonts w:ascii="Garamond" w:hAnsi="Garamond"/>
          <w:color w:val="C00000"/>
        </w:rPr>
        <w:t xml:space="preserve"> than females</w:t>
      </w:r>
      <w:r w:rsidR="007E5EF8">
        <w:rPr>
          <w:rFonts w:ascii="Garamond" w:hAnsi="Garamond"/>
          <w:color w:val="C00000"/>
        </w:rPr>
        <w:t xml:space="preserve">, </w:t>
      </w:r>
      <w:r w:rsidR="0059232F">
        <w:rPr>
          <w:rFonts w:ascii="Garamond" w:hAnsi="Garamond"/>
          <w:color w:val="C00000"/>
        </w:rPr>
        <w:t>but as males became larger than females</w:t>
      </w:r>
      <w:r w:rsidR="00B51DA7">
        <w:rPr>
          <w:rFonts w:ascii="Garamond" w:hAnsi="Garamond"/>
          <w:color w:val="C00000"/>
        </w:rPr>
        <w:t xml:space="preserve">, </w:t>
      </w:r>
      <w:r w:rsidR="0059232F">
        <w:rPr>
          <w:rFonts w:ascii="Garamond" w:hAnsi="Garamond"/>
          <w:color w:val="C00000"/>
        </w:rPr>
        <w:t xml:space="preserve">males became significantly </w:t>
      </w:r>
      <w:r w:rsidR="00B51DA7">
        <w:rPr>
          <w:rFonts w:ascii="Garamond" w:hAnsi="Garamond"/>
          <w:color w:val="C00000"/>
        </w:rPr>
        <w:t>less</w:t>
      </w:r>
      <w:r w:rsidR="0059232F">
        <w:rPr>
          <w:rFonts w:ascii="Garamond" w:hAnsi="Garamond"/>
          <w:color w:val="C00000"/>
        </w:rPr>
        <w:t xml:space="preserve"> active </w:t>
      </w:r>
      <w:r w:rsidR="00B51DA7">
        <w:rPr>
          <w:rFonts w:ascii="Garamond" w:hAnsi="Garamond"/>
          <w:color w:val="C00000"/>
        </w:rPr>
        <w:t xml:space="preserve">and more aggressive </w:t>
      </w:r>
      <w:r w:rsidR="0059232F">
        <w:rPr>
          <w:rFonts w:ascii="Garamond" w:hAnsi="Garamond"/>
          <w:color w:val="C00000"/>
        </w:rPr>
        <w:t xml:space="preserve">than </w:t>
      </w:r>
      <w:r w:rsidR="00B51DA7">
        <w:rPr>
          <w:rFonts w:ascii="Garamond" w:hAnsi="Garamond"/>
          <w:color w:val="C00000"/>
        </w:rPr>
        <w:t>fe</w:t>
      </w:r>
      <w:r w:rsidR="0059232F">
        <w:rPr>
          <w:rFonts w:ascii="Garamond" w:hAnsi="Garamond"/>
          <w:color w:val="C00000"/>
        </w:rPr>
        <w:t>males. However, the magnitude of SSD did</w:t>
      </w:r>
      <w:r w:rsidR="007E5EF8">
        <w:rPr>
          <w:rFonts w:ascii="Garamond" w:hAnsi="Garamond"/>
          <w:color w:val="C00000"/>
        </w:rPr>
        <w:t xml:space="preserve"> not </w:t>
      </w:r>
      <w:r w:rsidR="0059232F">
        <w:rPr>
          <w:rFonts w:ascii="Garamond" w:hAnsi="Garamond"/>
          <w:color w:val="C00000"/>
        </w:rPr>
        <w:t xml:space="preserve">explain sex differences in variability </w:t>
      </w:r>
      <w:r w:rsidR="007E5EF8">
        <w:rPr>
          <w:rFonts w:ascii="Garamond" w:hAnsi="Garamond"/>
          <w:color w:val="C00000"/>
        </w:rPr>
        <w:t xml:space="preserve">for any </w:t>
      </w:r>
      <w:r w:rsidR="00396AE2" w:rsidRPr="000C1591">
        <w:rPr>
          <w:rFonts w:ascii="Garamond" w:hAnsi="Garamond"/>
          <w:color w:val="C00000"/>
        </w:rPr>
        <w:t xml:space="preserve">of the five </w:t>
      </w:r>
      <w:r w:rsidR="000C6F77" w:rsidRPr="000C1591">
        <w:rPr>
          <w:rFonts w:ascii="Garamond" w:hAnsi="Garamond"/>
          <w:color w:val="C00000"/>
        </w:rPr>
        <w:t xml:space="preserve">personality </w:t>
      </w:r>
      <w:r w:rsidR="009B4AF1" w:rsidRPr="000C1591">
        <w:rPr>
          <w:rFonts w:ascii="Garamond" w:hAnsi="Garamond"/>
          <w:color w:val="C00000"/>
        </w:rPr>
        <w:t>types</w:t>
      </w:r>
      <w:r w:rsidR="00396AE2" w:rsidRPr="000C1591">
        <w:rPr>
          <w:rFonts w:ascii="Garamond" w:hAnsi="Garamond"/>
          <w:color w:val="C00000"/>
        </w:rPr>
        <w:t xml:space="preserve"> in any of </w:t>
      </w:r>
      <w:r w:rsidR="0059232F">
        <w:rPr>
          <w:rFonts w:ascii="Garamond" w:hAnsi="Garamond"/>
          <w:color w:val="C00000"/>
        </w:rPr>
        <w:t>the four</w:t>
      </w:r>
      <w:r w:rsidR="007E5EF8">
        <w:rPr>
          <w:rFonts w:ascii="Garamond" w:hAnsi="Garamond"/>
          <w:color w:val="C00000"/>
        </w:rPr>
        <w:t xml:space="preserve"> </w:t>
      </w:r>
      <w:r w:rsidR="000C6F77" w:rsidRPr="000C1591">
        <w:rPr>
          <w:rFonts w:ascii="Garamond" w:hAnsi="Garamond"/>
          <w:color w:val="C00000"/>
        </w:rPr>
        <w:t>tax</w:t>
      </w:r>
      <w:r w:rsidR="00396AE2" w:rsidRPr="000C1591">
        <w:rPr>
          <w:rFonts w:ascii="Garamond" w:hAnsi="Garamond"/>
          <w:color w:val="C00000"/>
        </w:rPr>
        <w:t xml:space="preserve">a </w:t>
      </w:r>
      <w:r w:rsidR="00A41A20" w:rsidRPr="000C1591">
        <w:rPr>
          <w:rFonts w:ascii="Garamond" w:hAnsi="Garamond"/>
          <w:color w:val="C00000"/>
        </w:rPr>
        <w:t>with</w:t>
      </w:r>
      <w:r w:rsidR="00396AE2" w:rsidRPr="000C1591">
        <w:rPr>
          <w:rFonts w:ascii="Garamond" w:hAnsi="Garamond"/>
          <w:color w:val="C00000"/>
        </w:rPr>
        <w:t xml:space="preserve"> sufficient data to test for an effect</w:t>
      </w:r>
      <w:r w:rsidR="000C6F77" w:rsidRPr="000C1591">
        <w:rPr>
          <w:rFonts w:ascii="Garamond" w:hAnsi="Garamond"/>
          <w:color w:val="C00000"/>
        </w:rPr>
        <w:t>.</w:t>
      </w:r>
      <w:r w:rsidR="007E5EF8">
        <w:rPr>
          <w:rFonts w:ascii="Garamond" w:hAnsi="Garamond"/>
          <w:color w:val="C00000"/>
        </w:rPr>
        <w:t xml:space="preserve"> </w:t>
      </w:r>
    </w:p>
    <w:p w14:paraId="7FCB2162" w14:textId="77777777" w:rsidR="002C42E2" w:rsidRPr="007E3B63" w:rsidRDefault="002C42E2" w:rsidP="007E3B63">
      <w:pPr>
        <w:rPr>
          <w:rFonts w:ascii="Garamond" w:hAnsi="Garamond"/>
          <w:color w:val="000000" w:themeColor="text1"/>
        </w:rPr>
      </w:pPr>
    </w:p>
    <w:p w14:paraId="02323BF6" w14:textId="3613464B"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Darwin (1874, p224)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A045D9">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23AE03D5"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A045D9" w:rsidRPr="007E3B63">
        <w:rPr>
          <w:rFonts w:ascii="Garamond" w:hAnsi="Garamond"/>
          <w:color w:val="000000" w:themeColor="text1"/>
        </w:rPr>
        <w:t xml:space="preserve">focussed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08B6B9E7"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w:t>
      </w:r>
      <w:r w:rsidR="00C944F0">
        <w:rPr>
          <w:rFonts w:ascii="Garamond" w:hAnsi="Garamond"/>
          <w:color w:val="000000" w:themeColor="text1"/>
        </w:rPr>
        <w:lastRenderedPageBreak/>
        <w:t>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921B74">
        <w:rPr>
          <w:rFonts w:ascii="Garamond" w:hAnsi="Garamond"/>
          <w:color w:val="000000" w:themeColor="text1"/>
        </w:rPr>
        <w:t>23</w:t>
      </w:r>
      <w:r w:rsidR="00422000">
        <w:rPr>
          <w:rFonts w:ascii="Garamond" w:hAnsi="Garamond"/>
          <w:color w:val="000000" w:themeColor="text1"/>
        </w:rPr>
        <w:t xml:space="preserve">1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w:t>
      </w:r>
      <w:r w:rsidR="008C6C46">
        <w:rPr>
          <w:rFonts w:ascii="Garamond" w:hAnsi="Garamond"/>
          <w:color w:val="000000" w:themeColor="text1"/>
        </w:rPr>
        <w:t xml:space="preserve">many different </w:t>
      </w:r>
      <w:r w:rsidR="00D25214" w:rsidRPr="007E3B63">
        <w:rPr>
          <w:rFonts w:ascii="Garamond" w:hAnsi="Garamond"/>
          <w:color w:val="000000" w:themeColor="text1"/>
        </w:rPr>
        <w:t>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the extent to which biological explanations can underpin</w:t>
      </w:r>
      <w:r w:rsidR="00F100F4" w:rsidRPr="00033574">
        <w:rPr>
          <w:rFonts w:ascii="Garamond" w:hAnsi="Garamond"/>
          <w:color w:val="000000" w:themeColor="text1"/>
        </w:rPr>
        <w:t xml:space="preserve"> </w:t>
      </w:r>
      <w:r w:rsidR="00033574" w:rsidRPr="00033574">
        <w:rPr>
          <w:rFonts w:ascii="Garamond" w:hAnsi="Garamond"/>
          <w:color w:val="000000" w:themeColor="text1"/>
        </w:rPr>
        <w:t>expectations</w:t>
      </w:r>
      <w:r w:rsidR="001D0E7A" w:rsidRPr="00033574">
        <w:rPr>
          <w:rFonts w:ascii="Garamond" w:hAnsi="Garamond"/>
          <w:color w:val="000000" w:themeColor="text1"/>
        </w:rPr>
        <w:t xml:space="preserve"> that</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6A511343"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explanations for greater variation among men than women is </w:t>
      </w:r>
      <w:r w:rsidR="00670A51"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014070">
        <w:rPr>
          <w:rFonts w:ascii="Garamond" w:hAnsi="Garamond"/>
          <w:color w:val="000000" w:themeColor="text1"/>
        </w:rPr>
        <w:t>In contradiction to this hypothesis</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670A51" w:rsidRPr="007E3B63">
        <w:rPr>
          <w:rFonts w:ascii="Garamond" w:hAnsi="Garamond"/>
          <w:color w:val="000000" w:themeColor="text1"/>
        </w:rPr>
        <w:t xml:space="preserve"> behavioural traits associated with personality differences in animals.</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2018)","previouslyFormattedCitation":"(Carruth &lt;i&gt;et al.&lt;/i&gt;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3D8DEF07"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27064B">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World","type":"article-journal","volume":"28"},"uris":["http://www.mendeley.com/documents/?uuid=9937819d-334e-426a-950d-36a150defecf"]}],"mendeley":{"formattedCitation":"(Buss 1995; Nettle 2006; Karwowski &lt;i&gt;et al.&lt;/i&gt; 2016)","plainTextFormattedCitation":"(Buss 1995; Nettle 2006; Karwowski et al. 2016)","previouslyFormattedCitation":"(Buss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27064B" w:rsidRPr="0027064B">
        <w:rPr>
          <w:rFonts w:ascii="Garamond" w:hAnsi="Garamond"/>
          <w:noProof/>
          <w:color w:val="000000" w:themeColor="text1"/>
        </w:rPr>
        <w:t xml:space="preserve">(Buss 1995; Nettle 2006; Karwowski </w:t>
      </w:r>
      <w:r w:rsidR="0027064B" w:rsidRPr="0027064B">
        <w:rPr>
          <w:rFonts w:ascii="Garamond" w:hAnsi="Garamond"/>
          <w:i/>
          <w:noProof/>
          <w:color w:val="000000" w:themeColor="text1"/>
        </w:rPr>
        <w:t>et al.</w:t>
      </w:r>
      <w:r w:rsidR="0027064B" w:rsidRPr="0027064B">
        <w:rPr>
          <w:rFonts w:ascii="Garamond" w:hAnsi="Garamond"/>
          <w:noProof/>
          <w:color w:val="000000" w:themeColor="text1"/>
        </w:rPr>
        <w:t xml:space="preserve"> 2016)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w:t>
      </w:r>
      <w:r w:rsidR="006B4CA0">
        <w:rPr>
          <w:rFonts w:ascii="Garamond" w:hAnsi="Garamond"/>
          <w:color w:val="000000" w:themeColor="text1"/>
        </w:rPr>
        <w:t xml:space="preserve">(i.e. consistent, average levels of aggression) </w:t>
      </w:r>
      <w:r w:rsidR="00B07768" w:rsidRPr="007E3B63">
        <w:rPr>
          <w:rFonts w:ascii="Garamond" w:hAnsi="Garamond"/>
          <w:color w:val="000000" w:themeColor="text1"/>
        </w:rPr>
        <w:t xml:space="preserve">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w:t>
      </w:r>
      <w:r w:rsidR="00B07768" w:rsidRPr="007E3B63">
        <w:rPr>
          <w:rFonts w:ascii="Garamond" w:hAnsi="Garamond"/>
          <w:color w:val="000000" w:themeColor="text1"/>
        </w:rPr>
        <w:t>selection</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w:t>
      </w:r>
      <w:r w:rsidR="00014070">
        <w:rPr>
          <w:rFonts w:ascii="Garamond" w:hAnsi="Garamond"/>
          <w:color w:val="000000" w:themeColor="text1"/>
        </w:rPr>
        <w:t xml:space="preserve">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behavioural traits </w:t>
      </w:r>
      <w:r w:rsidR="00B07768" w:rsidRPr="007E3B63">
        <w:rPr>
          <w:rFonts w:ascii="Garamond" w:hAnsi="Garamond"/>
          <w:color w:val="000000" w:themeColor="text1"/>
        </w:rPr>
        <w:t>which should increase phenotypic variation</w:t>
      </w:r>
      <w:r w:rsidR="001A695A" w:rsidRPr="007E3B63">
        <w:rPr>
          <w:rFonts w:ascii="Garamond" w:hAnsi="Garamond"/>
          <w:color w:val="000000" w:themeColor="text1"/>
        </w:rPr>
        <w:t xml:space="preserve"> </w:t>
      </w:r>
      <w:r w:rsidR="001A695A" w:rsidRPr="007E3B63">
        <w:rPr>
          <w:rFonts w:ascii="Garamond" w:hAnsi="Garamond"/>
          <w:color w:val="000000" w:themeColor="text1"/>
        </w:rPr>
        <w:fldChar w:fldCharType="begin" w:fldLock="1"/>
      </w:r>
      <w:r w:rsidR="0027064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variance","type":"article-journal","volume":"263"},"uris":["http://www.mendeley.com/documents/?uuid=5b7b0173-d392-42d9-8349-d09f1be2cac3"]},{"id":"ITEM-3","itemData":{"author":[{"dropping-particle":"","family":"Gross","given":"M R","non-dropping-particle":"","parse-names":false,"suffix":""}],"container-title":"TREE","id":"ITEM-3","issue":"2","issued":{"date-parts":[["1996"]]},"page":"92-98","title":"Alternative reproductive strategies and tactics: diversity within sexes","type":"article-journal","volume":"11"},"uris":["http://www.mendeley.com/documents/?uuid=e290b488-d5d5-4a2f-b7ac-01fdc6b3280f"]}],"mendeley":{"formattedCitation":"(Gross 1996; Rowe and Houle 1996; Wolf &lt;i&gt;et al.&lt;/i&gt; 2007)","plainTextFormattedCitation":"(Gross 1996; Rowe and Houle 1996; Wolf et al. 2007)","previouslyFormattedCitation":"(Gross 1996; Rowe and Houle 1996; 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D566E6" w:rsidRPr="00D566E6">
        <w:rPr>
          <w:rFonts w:ascii="Garamond" w:hAnsi="Garamond"/>
          <w:noProof/>
          <w:color w:val="000000" w:themeColor="text1"/>
        </w:rPr>
        <w:t xml:space="preserve">(Gross 1996; Rowe and Houle 1996; Wolf </w:t>
      </w:r>
      <w:r w:rsidR="00D566E6" w:rsidRPr="00D566E6">
        <w:rPr>
          <w:rFonts w:ascii="Garamond" w:hAnsi="Garamond"/>
          <w:i/>
          <w:noProof/>
          <w:color w:val="000000" w:themeColor="text1"/>
        </w:rPr>
        <w:t>et al.</w:t>
      </w:r>
      <w:r w:rsidR="00D566E6" w:rsidRPr="00D566E6">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that 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 xml:space="preserve">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18"/>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18"/>
      <w:r w:rsidR="00110230">
        <w:rPr>
          <w:rStyle w:val="CommentReference"/>
        </w:rPr>
        <w:commentReference w:id="18"/>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w:t>
      </w:r>
      <w:r w:rsidR="000C6F77" w:rsidRPr="007E3B63">
        <w:rPr>
          <w:rFonts w:ascii="Garamond" w:hAnsi="Garamond"/>
          <w:color w:val="000000" w:themeColor="text1"/>
        </w:rPr>
        <w:lastRenderedPageBreak/>
        <w:t>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023A8C87"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behavioural traits in 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r w:rsidR="00085555" w:rsidRPr="007E3B63">
        <w:rPr>
          <w:rFonts w:ascii="Garamond" w:hAnsi="Garamond"/>
          <w:color w:val="000000" w:themeColor="text1"/>
        </w:rPr>
        <w:t xml:space="preserve">Nonetheless, our findings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t>
      </w:r>
      <w:r w:rsidR="00B92ED8" w:rsidRPr="001E26AB">
        <w:rPr>
          <w:rFonts w:ascii="Garamond" w:hAnsi="Garamond"/>
          <w:color w:val="000000" w:themeColor="text1"/>
        </w:rPr>
        <w:t xml:space="preserve">women </w:t>
      </w:r>
      <w:r w:rsidR="005D3031" w:rsidRPr="001E26AB">
        <w:rPr>
          <w:rFonts w:ascii="Garamond" w:hAnsi="Garamond"/>
          <w:color w:val="000000" w:themeColor="text1"/>
        </w:rPr>
        <w:fldChar w:fldCharType="begin" w:fldLock="1"/>
      </w:r>
      <w:r w:rsidR="009F0343" w:rsidRPr="001E26AB">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sidRPr="001E26AB">
        <w:rPr>
          <w:rFonts w:ascii="Garamond" w:hAnsi="Garamond"/>
          <w:color w:val="000000" w:themeColor="text1"/>
        </w:rPr>
        <w:fldChar w:fldCharType="separate"/>
      </w:r>
      <w:r w:rsidR="005D3031" w:rsidRPr="001E26AB">
        <w:rPr>
          <w:rFonts w:ascii="Garamond" w:hAnsi="Garamond"/>
          <w:noProof/>
          <w:color w:val="000000" w:themeColor="text1"/>
        </w:rPr>
        <w:t xml:space="preserve">(Gray </w:t>
      </w:r>
      <w:r w:rsidR="005D3031" w:rsidRPr="001E26AB">
        <w:rPr>
          <w:rFonts w:ascii="Garamond" w:hAnsi="Garamond"/>
          <w:i/>
          <w:noProof/>
          <w:color w:val="000000" w:themeColor="text1"/>
        </w:rPr>
        <w:t>et al.</w:t>
      </w:r>
      <w:r w:rsidR="005D3031" w:rsidRPr="001E26AB">
        <w:rPr>
          <w:rFonts w:ascii="Garamond" w:hAnsi="Garamond"/>
          <w:noProof/>
          <w:color w:val="000000" w:themeColor="text1"/>
        </w:rPr>
        <w:t xml:space="preserve"> 2019)</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53B2770C" w:rsidR="00DA2BB5" w:rsidRDefault="00DA2BB5" w:rsidP="00DA2BB5">
      <w:pPr>
        <w:rPr>
          <w:rFonts w:ascii="Garamond" w:hAnsi="Garamond"/>
          <w:i/>
          <w:iCs/>
        </w:rPr>
      </w:pPr>
      <w:commentRangeStart w:id="19"/>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commentRangeEnd w:id="19"/>
      <w:r w:rsidR="000C1902">
        <w:rPr>
          <w:rStyle w:val="CommentReference"/>
        </w:rPr>
        <w:commentReference w:id="19"/>
      </w:r>
      <w:r w:rsidR="00733A60">
        <w:rPr>
          <w:rFonts w:ascii="Garamond" w:hAnsi="Garamond"/>
          <w:i/>
          <w:iCs/>
        </w:rPr>
        <w:t xml:space="preserve"> </w:t>
      </w:r>
      <w:r w:rsidR="00733A60" w:rsidRPr="00D566E6">
        <w:rPr>
          <w:rFonts w:ascii="Garamond" w:hAnsi="Garamond"/>
          <w:i/>
          <w:iCs/>
          <w:color w:val="FF0000"/>
        </w:rPr>
        <w:t xml:space="preserve">– pre-registration link in here somewhere… </w:t>
      </w:r>
    </w:p>
    <w:p w14:paraId="350499F9" w14:textId="77777777" w:rsidR="00DA2BB5" w:rsidRDefault="00DA2BB5" w:rsidP="00DA2BB5">
      <w:pPr>
        <w:rPr>
          <w:rFonts w:ascii="Garamond" w:hAnsi="Garamond"/>
        </w:rPr>
      </w:pPr>
    </w:p>
    <w:p w14:paraId="0C93B7F5" w14:textId="533F5794"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r>
        <w:rPr>
          <w:rFonts w:ascii="Garamond" w:hAnsi="Garamond"/>
        </w:rPr>
        <w:t>of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proofErr w:type="spellStart"/>
      <w:r w:rsidRPr="00BB3A1D">
        <w:rPr>
          <w:rFonts w:ascii="Garamond" w:hAnsi="Garamond"/>
          <w:noProof/>
        </w:rPr>
        <w:t>Sih</w:t>
      </w:r>
      <w:proofErr w:type="spellEnd"/>
      <w:r w:rsidRPr="00BB3A1D">
        <w:rPr>
          <w:rFonts w:ascii="Garamond" w:hAnsi="Garamond"/>
          <w:noProof/>
        </w:rPr>
        <w:t xml:space="preserve">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r w:rsidR="00733A60">
        <w:rPr>
          <w:rFonts w:ascii="Garamond" w:hAnsi="Garamond"/>
        </w:rPr>
        <w:t>23</w:t>
      </w:r>
      <w:r>
        <w:rPr>
          <w:rFonts w:ascii="Garamond" w:hAnsi="Garamond"/>
        </w:rPr>
        <w:t>.</w:t>
      </w:r>
      <w:r w:rsidRPr="00537DAA">
        <w:rPr>
          <w:rFonts w:ascii="Garamond" w:hAnsi="Garamond"/>
        </w:rPr>
        <w:t xml:space="preserve"> </w:t>
      </w:r>
      <w:r>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6402E229" w:rsidR="00DA2BB5" w:rsidRDefault="00DA2BB5" w:rsidP="00DA2BB5">
      <w:pPr>
        <w:ind w:firstLine="720"/>
        <w:contextualSpacing/>
        <w:rPr>
          <w:rFonts w:ascii="Garamond" w:hAnsi="Garamond"/>
        </w:rPr>
      </w:pPr>
      <w:r>
        <w:rPr>
          <w:rFonts w:ascii="Garamond" w:hAnsi="Garamond"/>
        </w:rPr>
        <w:t xml:space="preserve">After removing duplicates, 3,739 articles were available for title and abstract screening by LMH. Of these, 942 were excluded at the title/abstract screening stage because they were: a) </w:t>
      </w:r>
      <w:commentRangeStart w:id="20"/>
      <w:commentRangeStart w:id="21"/>
      <w:r>
        <w:rPr>
          <w:rFonts w:ascii="Garamond" w:hAnsi="Garamond"/>
        </w:rPr>
        <w:t>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w:t>
      </w:r>
      <w:commentRangeEnd w:id="20"/>
      <w:r w:rsidR="00181714">
        <w:rPr>
          <w:rStyle w:val="CommentReference"/>
        </w:rPr>
        <w:commentReference w:id="20"/>
      </w:r>
      <w:commentRangeEnd w:id="21"/>
      <w:r w:rsidR="0018333E">
        <w:rPr>
          <w:rStyle w:val="CommentReference"/>
        </w:rPr>
        <w:commentReference w:id="21"/>
      </w:r>
      <w:r>
        <w:rPr>
          <w:rFonts w:ascii="Garamond" w:hAnsi="Garamond"/>
        </w:rPr>
        <w:t xml:space="preserve">).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males and females. Raw summary statistics are required to calculate variance-based effect sizes, which also provide greater opportunities to control for sources of non-independence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(see</w:t>
      </w:r>
      <w:r w:rsidRPr="00763764">
        <w:rPr>
          <w:rFonts w:ascii="Garamond" w:hAnsi="Garamond"/>
        </w:rPr>
        <w:t xml:space="preserve"> Figure </w:t>
      </w:r>
      <w:r>
        <w:rPr>
          <w:rFonts w:ascii="Garamond" w:hAnsi="Garamond"/>
        </w:rPr>
        <w:t>3 and Supplementary Material). 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w:t>
      </w:r>
      <w:r w:rsidR="00F059B0">
        <w:rPr>
          <w:rFonts w:ascii="Garamond" w:hAnsi="Garamond"/>
        </w:rPr>
        <w:t xml:space="preserve">as long as the </w:t>
      </w:r>
      <w:commentRangeStart w:id="22"/>
      <w:r w:rsidR="00F059B0">
        <w:rPr>
          <w:rFonts w:ascii="Garamond" w:hAnsi="Garamond"/>
        </w:rPr>
        <w:t xml:space="preserve">authors interpreted behaviours as ‘personalities’ </w:t>
      </w:r>
      <w:commentRangeEnd w:id="22"/>
      <w:r w:rsidR="00F059B0">
        <w:rPr>
          <w:rStyle w:val="CommentReference"/>
        </w:rPr>
        <w:commentReference w:id="22"/>
      </w:r>
      <w:r>
        <w:rPr>
          <w:rFonts w:ascii="Garamond" w:hAnsi="Garamond"/>
        </w:rPr>
        <w:t xml:space="preserve">(see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44032F89" w14:textId="1F776987" w:rsidR="00ED2C8F" w:rsidRDefault="00DA2BB5" w:rsidP="00ED2C8F">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8F70D74"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S13).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23"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26DA7B2E"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Second, some behavioural measures were presented as proportions, which constrains their distribution, so we converted them to 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rPr>
          <m:t>)</m:t>
        </m:r>
      </m:oMath>
      <w:r w:rsidR="0024276A">
        <w:rPr>
          <w:rFonts w:ascii="Garamond" w:hAnsi="Garamond"/>
        </w:rPr>
        <w:t xml:space="preserve"> </w:t>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g</m:t>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87532E"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87532E"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24"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1EFBF311"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 </w:t>
      </w:r>
      <w:r w:rsidR="003F4313">
        <w:rPr>
          <w:rFonts w:ascii="Garamond" w:eastAsiaTheme="minorEastAsia" w:hAnsi="Garamond"/>
        </w:rPr>
        <w:fldChar w:fldCharType="begin" w:fldLock="1"/>
      </w:r>
      <w:r w:rsidR="00D566E6">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&lt;i&gt;et al.&lt;/i&gt; 2020)","plainTextFormattedCitation":"(Nakagawa et al. 2015; Senior et al. 2020)","previouslyFormattedCitation":"(Nakagawa &lt;i&gt;et al.&lt;/i&gt; 2015; Senior &lt;i&gt;et al.&lt;/i&gt; 2020)"},"properties":{"noteIndex":0},"schema":"https://github.com/citation-style-language/schema/raw/master/csl-citation.json"}</w:instrText>
      </w:r>
      <w:r w:rsidR="003F4313">
        <w:rPr>
          <w:rFonts w:ascii="Garamond" w:eastAsiaTheme="minorEastAsia" w:hAnsi="Garamond"/>
        </w:rPr>
        <w:fldChar w:fldCharType="separate"/>
      </w:r>
      <w:r w:rsidR="003F4313" w:rsidRPr="003F4313">
        <w:rPr>
          <w:rFonts w:ascii="Garamond" w:eastAsiaTheme="minorEastAsia" w:hAnsi="Garamond"/>
          <w:noProof/>
        </w:rPr>
        <w:t xml:space="preserve">(Nakagawa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2015; Senior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2020)</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87532E"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3EB43BAE"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403C24A9"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w:t>
      </w:r>
      <w:r>
        <w:rPr>
          <w:rFonts w:ascii="Garamond" w:hAnsi="Garamond"/>
        </w:rPr>
        <w:lastRenderedPageBreak/>
        <w:t xml:space="preserve">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F71564B"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S7-S1</w:t>
      </w:r>
      <w:r w:rsidR="00FC70B0">
        <w:rPr>
          <w:rFonts w:ascii="Garamond" w:hAnsi="Garamond"/>
          <w:color w:val="000000" w:themeColor="text1"/>
        </w:rPr>
        <w:t>1</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41BBDBB"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 (Noble et al. 2017)</w:t>
      </w:r>
      <w:r>
        <w:rPr>
          <w:rFonts w:ascii="Garamond" w:hAnsi="Garamond"/>
        </w:rPr>
        <w:t>.</w:t>
      </w:r>
      <w:r w:rsidR="00686FAF">
        <w:rPr>
          <w:rFonts w:ascii="Garamond" w:hAnsi="Garamond"/>
        </w:rPr>
        <w:t xml:space="preserve"> Focusing on broad taxonomic groups separately allowed us to construct phylogenies for each group even though relationships were better resolved for some groups compared to others (e.g., mammal and bird</w:t>
      </w:r>
      <w:r w:rsidR="00B657FB">
        <w:rPr>
          <w:rFonts w:ascii="Garamond" w:hAnsi="Garamond"/>
        </w:rPr>
        <w:t xml:space="preserve"> phylogenies</w:t>
      </w:r>
      <w:r w:rsidR="00686FAF">
        <w:rPr>
          <w:rFonts w:ascii="Garamond" w:hAnsi="Garamond"/>
        </w:rPr>
        <w:t xml:space="preserve"> </w:t>
      </w:r>
      <w:r w:rsidR="00B657FB">
        <w:rPr>
          <w:rFonts w:ascii="Garamond" w:hAnsi="Garamond"/>
        </w:rPr>
        <w:t xml:space="preserve">were better than phylogenies constructed 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39B6AA58"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 </w:t>
      </w:r>
      <w:r w:rsidR="00041254">
        <w:rPr>
          <w:rFonts w:ascii="Garamond" w:hAnsi="Garamond"/>
        </w:rPr>
        <w:t xml:space="preserve">/ within 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 xml:space="preserve">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w:t>
      </w:r>
      <w:r>
        <w:rPr>
          <w:rFonts w:ascii="Garamond" w:hAnsi="Garamond"/>
        </w:rPr>
        <w:lastRenderedPageBreak/>
        <w:t xml:space="preserve">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7D7E1EB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DC77971"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t>
      </w:r>
      <w:r w:rsidR="00244CF4">
        <w:rPr>
          <w:rFonts w:ascii="Garamond" w:hAnsi="Garamond"/>
        </w:rPr>
        <w:t xml:space="preserve">were </w:t>
      </w:r>
      <w:r>
        <w:rPr>
          <w:rFonts w:ascii="Garamond" w:hAnsi="Garamond"/>
        </w:rPr>
        <w:t xml:space="preserve">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30AD64B8"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25"/>
      <w:commentRangeStart w:id="26"/>
      <w:r w:rsidRPr="00814634">
        <w:rPr>
          <w:rFonts w:ascii="Garamond" w:hAnsi="Garamond"/>
          <w:highlight w:val="yellow"/>
        </w:rPr>
        <w:t>REF</w:t>
      </w:r>
      <w:commentRangeEnd w:id="25"/>
      <w:r>
        <w:rPr>
          <w:rStyle w:val="CommentReference"/>
        </w:rPr>
        <w:commentReference w:id="25"/>
      </w:r>
      <w:commentRangeEnd w:id="26"/>
      <w:r w:rsidR="00AA144C">
        <w:rPr>
          <w:rStyle w:val="CommentReference"/>
        </w:rPr>
        <w:commentReference w:id="26"/>
      </w:r>
      <w:r>
        <w:rPr>
          <w:rFonts w:ascii="Garamond" w:hAnsi="Garamond"/>
        </w:rPr>
        <w:t xml:space="preserve">). Visual inspection of funnel plots is misleading, however, as we need to account </w:t>
      </w:r>
      <w:r w:rsidR="00AA144C">
        <w:rPr>
          <w:rFonts w:ascii="Garamond" w:hAnsi="Garamond"/>
        </w:rPr>
        <w:t xml:space="preserve">for </w:t>
      </w:r>
      <w:r>
        <w:rPr>
          <w:rFonts w:ascii="Garamond" w:hAnsi="Garamond"/>
        </w:rPr>
        <w:t xml:space="preserve">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27"/>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27"/>
      <w:r>
        <w:rPr>
          <w:rStyle w:val="CommentReference"/>
        </w:rPr>
        <w:commentReference w:id="27"/>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28"/>
      <w:r w:rsidRPr="007E3B63">
        <w:rPr>
          <w:rFonts w:ascii="Garamond" w:hAnsi="Garamond"/>
          <w:b/>
          <w:color w:val="000000" w:themeColor="text1"/>
        </w:rPr>
        <w:t>References</w:t>
      </w:r>
      <w:commentRangeEnd w:id="28"/>
      <w:r w:rsidR="007122F2">
        <w:rPr>
          <w:rStyle w:val="CommentReference"/>
        </w:rPr>
        <w:commentReference w:id="28"/>
      </w:r>
    </w:p>
    <w:p w14:paraId="44619DD4" w14:textId="7E0605D0" w:rsidR="0027064B" w:rsidRPr="0027064B" w:rsidRDefault="00711861" w:rsidP="0027064B">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27064B" w:rsidRPr="0027064B">
        <w:rPr>
          <w:rFonts w:ascii="Garamond" w:hAnsi="Garamond" w:cs="Times New Roman"/>
          <w:noProof/>
          <w:lang w:val="en-GB"/>
        </w:rPr>
        <w:t xml:space="preserve">Van Aert, R.C.M., Wicherts, J.M. &amp; Van Assen, M.A.L.M. (2019). </w:t>
      </w:r>
      <w:r w:rsidR="0027064B" w:rsidRPr="0027064B">
        <w:rPr>
          <w:rFonts w:ascii="Garamond" w:hAnsi="Garamond" w:cs="Times New Roman"/>
          <w:i/>
          <w:iCs/>
          <w:noProof/>
          <w:lang w:val="en-GB"/>
        </w:rPr>
        <w:t>Publication bias examined in meta-analyses from psychology and medicine: A meta-meta-analysis</w:t>
      </w:r>
      <w:r w:rsidR="0027064B" w:rsidRPr="0027064B">
        <w:rPr>
          <w:rFonts w:ascii="Garamond" w:hAnsi="Garamond" w:cs="Times New Roman"/>
          <w:noProof/>
          <w:lang w:val="en-GB"/>
        </w:rPr>
        <w:t xml:space="preserve">. </w:t>
      </w:r>
      <w:r w:rsidR="0027064B" w:rsidRPr="0027064B">
        <w:rPr>
          <w:rFonts w:ascii="Garamond" w:hAnsi="Garamond" w:cs="Times New Roman"/>
          <w:i/>
          <w:iCs/>
          <w:noProof/>
          <w:lang w:val="en-GB"/>
        </w:rPr>
        <w:t>PLoS One</w:t>
      </w:r>
      <w:r w:rsidR="0027064B" w:rsidRPr="0027064B">
        <w:rPr>
          <w:rFonts w:ascii="Garamond" w:hAnsi="Garamond" w:cs="Times New Roman"/>
          <w:noProof/>
          <w:lang w:val="en-GB"/>
        </w:rPr>
        <w:t>.</w:t>
      </w:r>
    </w:p>
    <w:p w14:paraId="6FF0A20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Amos-Landgraf, J.M., Cottle, A., Plenge, R.M., Friez, M., Schwartz, C.E., Longshore, J., </w:t>
      </w:r>
      <w:r w:rsidRPr="0027064B">
        <w:rPr>
          <w:rFonts w:ascii="Garamond" w:hAnsi="Garamond" w:cs="Times New Roman"/>
          <w:i/>
          <w:iCs/>
          <w:noProof/>
          <w:lang w:val="en-GB"/>
        </w:rPr>
        <w:t>et al.</w:t>
      </w:r>
      <w:r w:rsidRPr="0027064B">
        <w:rPr>
          <w:rFonts w:ascii="Garamond" w:hAnsi="Garamond" w:cs="Times New Roman"/>
          <w:noProof/>
          <w:lang w:val="en-GB"/>
        </w:rPr>
        <w:t xml:space="preserve"> (2006). X chromosome-inactivation patterns of 1,005 phenotypically unaffected females. </w:t>
      </w:r>
      <w:r w:rsidRPr="0027064B">
        <w:rPr>
          <w:rFonts w:ascii="Garamond" w:hAnsi="Garamond" w:cs="Times New Roman"/>
          <w:i/>
          <w:iCs/>
          <w:noProof/>
          <w:lang w:val="en-GB"/>
        </w:rPr>
        <w:t>Am. J. Hum. Genet.</w:t>
      </w:r>
      <w:r w:rsidRPr="0027064B">
        <w:rPr>
          <w:rFonts w:ascii="Garamond" w:hAnsi="Garamond" w:cs="Times New Roman"/>
          <w:noProof/>
          <w:lang w:val="en-GB"/>
        </w:rPr>
        <w:t>, 79, 493–499.</w:t>
      </w:r>
    </w:p>
    <w:p w14:paraId="7D841850"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Archer, J. &amp; Mehdikhani, M. (2003). Variability among Males in Sexually Selected Attributes. </w:t>
      </w:r>
      <w:r w:rsidRPr="0027064B">
        <w:rPr>
          <w:rFonts w:ascii="Garamond" w:hAnsi="Garamond" w:cs="Times New Roman"/>
          <w:i/>
          <w:iCs/>
          <w:noProof/>
          <w:lang w:val="en-GB"/>
        </w:rPr>
        <w:t>Rev. Gen. Psychol.</w:t>
      </w:r>
      <w:r w:rsidRPr="0027064B">
        <w:rPr>
          <w:rFonts w:ascii="Garamond" w:hAnsi="Garamond" w:cs="Times New Roman"/>
          <w:noProof/>
          <w:lang w:val="en-GB"/>
        </w:rPr>
        <w:t>, 7, 219–236.</w:t>
      </w:r>
    </w:p>
    <w:p w14:paraId="4FA5C35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Arden, R. &amp; Plomin, R. (2006). Sex differences in variance of intelligence across childhood. </w:t>
      </w:r>
      <w:r w:rsidRPr="0027064B">
        <w:rPr>
          <w:rFonts w:ascii="Garamond" w:hAnsi="Garamond" w:cs="Times New Roman"/>
          <w:i/>
          <w:iCs/>
          <w:noProof/>
          <w:lang w:val="en-GB"/>
        </w:rPr>
        <w:t>Pers. Individ. Dif.</w:t>
      </w:r>
      <w:r w:rsidRPr="0027064B">
        <w:rPr>
          <w:rFonts w:ascii="Garamond" w:hAnsi="Garamond" w:cs="Times New Roman"/>
          <w:noProof/>
          <w:lang w:val="en-GB"/>
        </w:rPr>
        <w:t>, 41, 39–48.</w:t>
      </w:r>
    </w:p>
    <w:p w14:paraId="25442B2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Arnold, A.P. (2004). Sex chromosomes and brain gender. </w:t>
      </w:r>
      <w:r w:rsidRPr="0027064B">
        <w:rPr>
          <w:rFonts w:ascii="Garamond" w:hAnsi="Garamond" w:cs="Times New Roman"/>
          <w:i/>
          <w:iCs/>
          <w:noProof/>
          <w:lang w:val="en-GB"/>
        </w:rPr>
        <w:t>Nat. Rev. Neurosci.</w:t>
      </w:r>
      <w:r w:rsidRPr="0027064B">
        <w:rPr>
          <w:rFonts w:ascii="Garamond" w:hAnsi="Garamond" w:cs="Times New Roman"/>
          <w:noProof/>
          <w:lang w:val="en-GB"/>
        </w:rPr>
        <w:t>, 5, 701–708.</w:t>
      </w:r>
    </w:p>
    <w:p w14:paraId="4337B69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Baye, A. &amp; Monseur, C. (2016). Gender differences in variability and extreme scores in an international context. </w:t>
      </w:r>
      <w:r w:rsidRPr="0027064B">
        <w:rPr>
          <w:rFonts w:ascii="Garamond" w:hAnsi="Garamond" w:cs="Times New Roman"/>
          <w:i/>
          <w:iCs/>
          <w:noProof/>
          <w:lang w:val="en-GB"/>
        </w:rPr>
        <w:t>Large-Scale Assessments Educ.</w:t>
      </w:r>
      <w:r w:rsidRPr="0027064B">
        <w:rPr>
          <w:rFonts w:ascii="Garamond" w:hAnsi="Garamond" w:cs="Times New Roman"/>
          <w:noProof/>
          <w:lang w:val="en-GB"/>
        </w:rPr>
        <w:t>, 4, 1–16.</w:t>
      </w:r>
    </w:p>
    <w:p w14:paraId="4B6435F0"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Beery, A.K. &amp; Zucker, I. (2011). Sex bias in neuroscience and biomedical research. </w:t>
      </w:r>
      <w:r w:rsidRPr="0027064B">
        <w:rPr>
          <w:rFonts w:ascii="Garamond" w:hAnsi="Garamond" w:cs="Times New Roman"/>
          <w:i/>
          <w:iCs/>
          <w:noProof/>
          <w:lang w:val="en-GB"/>
        </w:rPr>
        <w:t>Neurosci. Biobehav. Rev.</w:t>
      </w:r>
      <w:r w:rsidRPr="0027064B">
        <w:rPr>
          <w:rFonts w:ascii="Garamond" w:hAnsi="Garamond" w:cs="Times New Roman"/>
          <w:noProof/>
          <w:lang w:val="en-GB"/>
        </w:rPr>
        <w:t>, 35, 565–572.</w:t>
      </w:r>
    </w:p>
    <w:p w14:paraId="5E7620C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Beukeboom, L.W. &amp; Perrin, N. (2014). </w:t>
      </w:r>
      <w:r w:rsidRPr="0027064B">
        <w:rPr>
          <w:rFonts w:ascii="Garamond" w:hAnsi="Garamond" w:cs="Times New Roman"/>
          <w:i/>
          <w:iCs/>
          <w:noProof/>
          <w:lang w:val="en-GB"/>
        </w:rPr>
        <w:t>The evolution of sex determination</w:t>
      </w:r>
      <w:r w:rsidRPr="0027064B">
        <w:rPr>
          <w:rFonts w:ascii="Garamond" w:hAnsi="Garamond" w:cs="Times New Roman"/>
          <w:noProof/>
          <w:lang w:val="en-GB"/>
        </w:rPr>
        <w:t>. Oxford University Press, New York.</w:t>
      </w:r>
    </w:p>
    <w:p w14:paraId="74D4AEBC"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Borkenau, P., McCrae, R.R. &amp; Terracciano, A. (2013). Do men vary more than women in personality? A study in 51 cultures. </w:t>
      </w:r>
      <w:r w:rsidRPr="0027064B">
        <w:rPr>
          <w:rFonts w:ascii="Garamond" w:hAnsi="Garamond" w:cs="Times New Roman"/>
          <w:i/>
          <w:iCs/>
          <w:noProof/>
          <w:lang w:val="en-GB"/>
        </w:rPr>
        <w:t>J. Res. Pers.</w:t>
      </w:r>
      <w:r w:rsidRPr="0027064B">
        <w:rPr>
          <w:rFonts w:ascii="Garamond" w:hAnsi="Garamond" w:cs="Times New Roman"/>
          <w:noProof/>
          <w:lang w:val="en-GB"/>
        </w:rPr>
        <w:t>, 47, 135–144.</w:t>
      </w:r>
    </w:p>
    <w:p w14:paraId="1E405BD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Buss, D.M. (1995). Psychological Sex Differences: Origins Through Sexual Selection. </w:t>
      </w:r>
      <w:r w:rsidRPr="0027064B">
        <w:rPr>
          <w:rFonts w:ascii="Garamond" w:hAnsi="Garamond" w:cs="Times New Roman"/>
          <w:i/>
          <w:iCs/>
          <w:noProof/>
          <w:lang w:val="en-GB"/>
        </w:rPr>
        <w:t>Am. Psychol.</w:t>
      </w:r>
      <w:r w:rsidRPr="0027064B">
        <w:rPr>
          <w:rFonts w:ascii="Garamond" w:hAnsi="Garamond" w:cs="Times New Roman"/>
          <w:noProof/>
          <w:lang w:val="en-GB"/>
        </w:rPr>
        <w:t>, 50, 164–168.</w:t>
      </w:r>
    </w:p>
    <w:p w14:paraId="260FC5D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Campbell, A. (1999). Staying alive: Evolution, culture, and women’s intrasexual aggression. </w:t>
      </w:r>
      <w:r w:rsidRPr="0027064B">
        <w:rPr>
          <w:rFonts w:ascii="Garamond" w:hAnsi="Garamond" w:cs="Times New Roman"/>
          <w:i/>
          <w:iCs/>
          <w:noProof/>
          <w:lang w:val="en-GB"/>
        </w:rPr>
        <w:t>Behav. Brain Sci.</w:t>
      </w:r>
      <w:r w:rsidRPr="0027064B">
        <w:rPr>
          <w:rFonts w:ascii="Garamond" w:hAnsi="Garamond" w:cs="Times New Roman"/>
          <w:noProof/>
          <w:lang w:val="en-GB"/>
        </w:rPr>
        <w:t>, 22, 203–252.</w:t>
      </w:r>
    </w:p>
    <w:p w14:paraId="462552D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Carruth, L.L., Reisert, I. &amp; Arnold, A.P. (2002). Sex chromosome genes directly affect brain sexual differentiation. </w:t>
      </w:r>
      <w:r w:rsidRPr="0027064B">
        <w:rPr>
          <w:rFonts w:ascii="Garamond" w:hAnsi="Garamond" w:cs="Times New Roman"/>
          <w:i/>
          <w:iCs/>
          <w:noProof/>
          <w:lang w:val="en-GB"/>
        </w:rPr>
        <w:t>Nat. Neurosci.</w:t>
      </w:r>
      <w:r w:rsidRPr="0027064B">
        <w:rPr>
          <w:rFonts w:ascii="Garamond" w:hAnsi="Garamond" w:cs="Times New Roman"/>
          <w:noProof/>
          <w:lang w:val="en-GB"/>
        </w:rPr>
        <w:t>, 5, 933–934.</w:t>
      </w:r>
    </w:p>
    <w:p w14:paraId="20E819D6"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Cassini, M.H. (2020). Sexual size dimorphism and sexual selection in primates. </w:t>
      </w:r>
      <w:r w:rsidRPr="0027064B">
        <w:rPr>
          <w:rFonts w:ascii="Garamond" w:hAnsi="Garamond" w:cs="Times New Roman"/>
          <w:i/>
          <w:iCs/>
          <w:noProof/>
          <w:lang w:val="en-GB"/>
        </w:rPr>
        <w:t>Mamm. Rev.</w:t>
      </w:r>
      <w:r w:rsidRPr="0027064B">
        <w:rPr>
          <w:rFonts w:ascii="Garamond" w:hAnsi="Garamond" w:cs="Times New Roman"/>
          <w:noProof/>
          <w:lang w:val="en-GB"/>
        </w:rPr>
        <w:t>, 50, 231–239.</w:t>
      </w:r>
    </w:p>
    <w:p w14:paraId="0333F9C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Charlesworth, B. (1996). The evolution of chromosomal sex determination and dosage compensation. </w:t>
      </w:r>
      <w:r w:rsidRPr="0027064B">
        <w:rPr>
          <w:rFonts w:ascii="Garamond" w:hAnsi="Garamond" w:cs="Times New Roman"/>
          <w:i/>
          <w:iCs/>
          <w:noProof/>
          <w:lang w:val="en-GB"/>
        </w:rPr>
        <w:t>Curr. Biol.</w:t>
      </w:r>
      <w:r w:rsidRPr="0027064B">
        <w:rPr>
          <w:rFonts w:ascii="Garamond" w:hAnsi="Garamond" w:cs="Times New Roman"/>
          <w:noProof/>
          <w:lang w:val="en-GB"/>
        </w:rPr>
        <w:t>, 6, 149–162.</w:t>
      </w:r>
    </w:p>
    <w:p w14:paraId="7C01919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Costa, P.T. &amp; McCrae, R.R. (1992). Four ways five factors are basic. </w:t>
      </w:r>
      <w:r w:rsidRPr="0027064B">
        <w:rPr>
          <w:rFonts w:ascii="Garamond" w:hAnsi="Garamond" w:cs="Times New Roman"/>
          <w:i/>
          <w:iCs/>
          <w:noProof/>
          <w:lang w:val="en-GB"/>
        </w:rPr>
        <w:t>Pers. Individ. Dif.</w:t>
      </w:r>
      <w:r w:rsidRPr="0027064B">
        <w:rPr>
          <w:rFonts w:ascii="Garamond" w:hAnsi="Garamond" w:cs="Times New Roman"/>
          <w:noProof/>
          <w:lang w:val="en-GB"/>
        </w:rPr>
        <w:t>, 13, 653–665.</w:t>
      </w:r>
    </w:p>
    <w:p w14:paraId="633A5ED0"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lastRenderedPageBreak/>
        <w:t xml:space="preserve">Cote, J., Clobert, J., Brodin, T., Fogarty, S. &amp; Sih, A. (2010). Personality-dependent dispersal: Characterization, ontogeny and consequences for spatially structured populations. </w:t>
      </w:r>
      <w:r w:rsidRPr="0027064B">
        <w:rPr>
          <w:rFonts w:ascii="Garamond" w:hAnsi="Garamond" w:cs="Times New Roman"/>
          <w:i/>
          <w:iCs/>
          <w:noProof/>
          <w:lang w:val="en-GB"/>
        </w:rPr>
        <w:t>Philos. Trans. R. Soc. B Biol. Sci.</w:t>
      </w:r>
      <w:r w:rsidRPr="0027064B">
        <w:rPr>
          <w:rFonts w:ascii="Garamond" w:hAnsi="Garamond" w:cs="Times New Roman"/>
          <w:noProof/>
          <w:lang w:val="en-GB"/>
        </w:rPr>
        <w:t>, 365, 4065–4076.</w:t>
      </w:r>
    </w:p>
    <w:p w14:paraId="51543B2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Dall, S.R.X., Houston, A.I. &amp; McNamara, J.M. (2004). The behavioural ecology of personality: Consistent individual differences from an adaptive perspective. </w:t>
      </w:r>
      <w:r w:rsidRPr="0027064B">
        <w:rPr>
          <w:rFonts w:ascii="Garamond" w:hAnsi="Garamond" w:cs="Times New Roman"/>
          <w:i/>
          <w:iCs/>
          <w:noProof/>
          <w:lang w:val="en-GB"/>
        </w:rPr>
        <w:t>Ecol. Lett.</w:t>
      </w:r>
      <w:r w:rsidRPr="0027064B">
        <w:rPr>
          <w:rFonts w:ascii="Garamond" w:hAnsi="Garamond" w:cs="Times New Roman"/>
          <w:noProof/>
          <w:lang w:val="en-GB"/>
        </w:rPr>
        <w:t>, 7, 734–739.</w:t>
      </w:r>
    </w:p>
    <w:p w14:paraId="276D84E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Darwin, C. (1871). </w:t>
      </w:r>
      <w:r w:rsidRPr="0027064B">
        <w:rPr>
          <w:rFonts w:ascii="Garamond" w:hAnsi="Garamond" w:cs="Times New Roman"/>
          <w:i/>
          <w:iCs/>
          <w:noProof/>
          <w:lang w:val="en-GB"/>
        </w:rPr>
        <w:t>The descent of man, and selection in relation to sex</w:t>
      </w:r>
      <w:r w:rsidRPr="0027064B">
        <w:rPr>
          <w:rFonts w:ascii="Garamond" w:hAnsi="Garamond" w:cs="Times New Roman"/>
          <w:noProof/>
          <w:lang w:val="en-GB"/>
        </w:rPr>
        <w:t>. Murray, London.</w:t>
      </w:r>
    </w:p>
    <w:p w14:paraId="2F9188C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Deary, I.J., Thorpe, G., Wilson, V., Starr, J.M. &amp; Whalley, L.J. (2003). Population sex differences in IQ at age 11: The Scottish mental survey 1932. </w:t>
      </w:r>
      <w:r w:rsidRPr="0027064B">
        <w:rPr>
          <w:rFonts w:ascii="Garamond" w:hAnsi="Garamond" w:cs="Times New Roman"/>
          <w:i/>
          <w:iCs/>
          <w:noProof/>
          <w:lang w:val="en-GB"/>
        </w:rPr>
        <w:t>Intelligence</w:t>
      </w:r>
      <w:r w:rsidRPr="0027064B">
        <w:rPr>
          <w:rFonts w:ascii="Garamond" w:hAnsi="Garamond" w:cs="Times New Roman"/>
          <w:noProof/>
          <w:lang w:val="en-GB"/>
        </w:rPr>
        <w:t>, 31, 533–542.</w:t>
      </w:r>
    </w:p>
    <w:p w14:paraId="7D395730"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DeCasien, A.R., Sherwood, C.C., Schapiro, S.J. &amp; Higham, J.P. (2020). Greater variability in chimpanzee ( </w:t>
      </w:r>
      <w:r w:rsidRPr="0027064B">
        <w:rPr>
          <w:rFonts w:ascii="Garamond" w:hAnsi="Garamond" w:cs="Times New Roman"/>
          <w:i/>
          <w:iCs/>
          <w:noProof/>
          <w:lang w:val="en-GB"/>
        </w:rPr>
        <w:t>Pan troglodytes</w:t>
      </w:r>
      <w:r w:rsidRPr="0027064B">
        <w:rPr>
          <w:rFonts w:ascii="Garamond" w:hAnsi="Garamond" w:cs="Times New Roman"/>
          <w:noProof/>
          <w:lang w:val="en-GB"/>
        </w:rPr>
        <w:t xml:space="preserve"> ) brain structure among males. </w:t>
      </w:r>
      <w:r w:rsidRPr="0027064B">
        <w:rPr>
          <w:rFonts w:ascii="Garamond" w:hAnsi="Garamond" w:cs="Times New Roman"/>
          <w:i/>
          <w:iCs/>
          <w:noProof/>
          <w:lang w:val="en-GB"/>
        </w:rPr>
        <w:t>Proc. R. Soc. B Biol. Sci.</w:t>
      </w:r>
      <w:r w:rsidRPr="0027064B">
        <w:rPr>
          <w:rFonts w:ascii="Garamond" w:hAnsi="Garamond" w:cs="Times New Roman"/>
          <w:noProof/>
          <w:lang w:val="en-GB"/>
        </w:rPr>
        <w:t>, 287, 20192858.</w:t>
      </w:r>
    </w:p>
    <w:p w14:paraId="1BD2DA47"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Dingemanse, N.J. &amp; Wolf, M. (2010). Recent models for adaptive personality differences: A review. </w:t>
      </w:r>
      <w:r w:rsidRPr="0027064B">
        <w:rPr>
          <w:rFonts w:ascii="Garamond" w:hAnsi="Garamond" w:cs="Times New Roman"/>
          <w:i/>
          <w:iCs/>
          <w:noProof/>
          <w:lang w:val="en-GB"/>
        </w:rPr>
        <w:t>Philos. Trans. R. Soc. B Biol. Sci.</w:t>
      </w:r>
      <w:r w:rsidRPr="0027064B">
        <w:rPr>
          <w:rFonts w:ascii="Garamond" w:hAnsi="Garamond" w:cs="Times New Roman"/>
          <w:noProof/>
          <w:lang w:val="en-GB"/>
        </w:rPr>
        <w:t>, 365, 3947–3958.</w:t>
      </w:r>
    </w:p>
    <w:p w14:paraId="030CA9CB"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Dunning Jr, J.B. (2007). </w:t>
      </w:r>
      <w:r w:rsidRPr="0027064B">
        <w:rPr>
          <w:rFonts w:ascii="Garamond" w:hAnsi="Garamond" w:cs="Times New Roman"/>
          <w:i/>
          <w:iCs/>
          <w:noProof/>
          <w:lang w:val="en-GB"/>
        </w:rPr>
        <w:t>CRC Handbook of Avian Body Masses</w:t>
      </w:r>
      <w:r w:rsidRPr="0027064B">
        <w:rPr>
          <w:rFonts w:ascii="Garamond" w:hAnsi="Garamond" w:cs="Times New Roman"/>
          <w:noProof/>
          <w:lang w:val="en-GB"/>
        </w:rPr>
        <w:t>. 2nd Editio. CRC Press, Boca Raton.</w:t>
      </w:r>
    </w:p>
    <w:p w14:paraId="17DA759D"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Ericson, P.G.P., Anderson, C.L., Britton, T., Elzanowski, A., Johansson, U.S., Källersjö, M., </w:t>
      </w:r>
      <w:r w:rsidRPr="0027064B">
        <w:rPr>
          <w:rFonts w:ascii="Garamond" w:hAnsi="Garamond" w:cs="Times New Roman"/>
          <w:i/>
          <w:iCs/>
          <w:noProof/>
          <w:lang w:val="en-GB"/>
        </w:rPr>
        <w:t>et al.</w:t>
      </w:r>
      <w:r w:rsidRPr="0027064B">
        <w:rPr>
          <w:rFonts w:ascii="Garamond" w:hAnsi="Garamond" w:cs="Times New Roman"/>
          <w:noProof/>
          <w:lang w:val="en-GB"/>
        </w:rPr>
        <w:t xml:space="preserve"> (2006). Diversification of Neoaves: Integration of molecular sequence data and fossils. </w:t>
      </w:r>
      <w:r w:rsidRPr="0027064B">
        <w:rPr>
          <w:rFonts w:ascii="Garamond" w:hAnsi="Garamond" w:cs="Times New Roman"/>
          <w:i/>
          <w:iCs/>
          <w:noProof/>
          <w:lang w:val="en-GB"/>
        </w:rPr>
        <w:t>Biol. Lett.</w:t>
      </w:r>
      <w:r w:rsidRPr="0027064B">
        <w:rPr>
          <w:rFonts w:ascii="Garamond" w:hAnsi="Garamond" w:cs="Times New Roman"/>
          <w:noProof/>
          <w:lang w:val="en-GB"/>
        </w:rPr>
        <w:t>, 2, 543–547.</w:t>
      </w:r>
    </w:p>
    <w:p w14:paraId="32DEC99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Feingold, A. (1992). Sex Differences in Variability in Intellectual Abilities: A New Look at an Old Controversy. </w:t>
      </w:r>
      <w:r w:rsidRPr="0027064B">
        <w:rPr>
          <w:rFonts w:ascii="Garamond" w:hAnsi="Garamond" w:cs="Times New Roman"/>
          <w:i/>
          <w:iCs/>
          <w:noProof/>
          <w:lang w:val="en-GB"/>
        </w:rPr>
        <w:t>Rev. Educ. Res.</w:t>
      </w:r>
      <w:r w:rsidRPr="0027064B">
        <w:rPr>
          <w:rFonts w:ascii="Garamond" w:hAnsi="Garamond" w:cs="Times New Roman"/>
          <w:noProof/>
          <w:lang w:val="en-GB"/>
        </w:rPr>
        <w:t>, 62, 61–84.</w:t>
      </w:r>
    </w:p>
    <w:p w14:paraId="27E8E0F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Fitzpatrick, M.J., Feder, E., Rowe, L. &amp; Sokolowski, M.B. (2007). Maintaining a behaviour polymorphism by frequency-dependent selection on a single gene. </w:t>
      </w:r>
      <w:r w:rsidRPr="0027064B">
        <w:rPr>
          <w:rFonts w:ascii="Garamond" w:hAnsi="Garamond" w:cs="Times New Roman"/>
          <w:i/>
          <w:iCs/>
          <w:noProof/>
          <w:lang w:val="en-GB"/>
        </w:rPr>
        <w:t>Nature</w:t>
      </w:r>
      <w:r w:rsidRPr="0027064B">
        <w:rPr>
          <w:rFonts w:ascii="Garamond" w:hAnsi="Garamond" w:cs="Times New Roman"/>
          <w:noProof/>
          <w:lang w:val="en-GB"/>
        </w:rPr>
        <w:t>, 447, 210–212.</w:t>
      </w:r>
    </w:p>
    <w:p w14:paraId="2C0AB97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Fromhage, L. &amp; Jennions, M.D. (2016). Coevolution of parental investment and sexually selected traits drives sex-role divergence. </w:t>
      </w:r>
      <w:r w:rsidRPr="0027064B">
        <w:rPr>
          <w:rFonts w:ascii="Garamond" w:hAnsi="Garamond" w:cs="Times New Roman"/>
          <w:i/>
          <w:iCs/>
          <w:noProof/>
          <w:lang w:val="en-GB"/>
        </w:rPr>
        <w:t>Nat. Commun.</w:t>
      </w:r>
      <w:r w:rsidRPr="0027064B">
        <w:rPr>
          <w:rFonts w:ascii="Garamond" w:hAnsi="Garamond" w:cs="Times New Roman"/>
          <w:noProof/>
          <w:lang w:val="en-GB"/>
        </w:rPr>
        <w:t>, 7.</w:t>
      </w:r>
    </w:p>
    <w:p w14:paraId="327A1FB7"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Gordon, S.P., Lopez-Sepulcre, A. &amp; Reznick, D.N. (2011). Predation-associated differences in sex linkage of wild guppy coloration. </w:t>
      </w:r>
      <w:r w:rsidRPr="0027064B">
        <w:rPr>
          <w:rFonts w:ascii="Garamond" w:hAnsi="Garamond" w:cs="Times New Roman"/>
          <w:i/>
          <w:iCs/>
          <w:noProof/>
          <w:lang w:val="en-GB"/>
        </w:rPr>
        <w:t>Evolution (N. Y).</w:t>
      </w:r>
      <w:r w:rsidRPr="0027064B">
        <w:rPr>
          <w:rFonts w:ascii="Garamond" w:hAnsi="Garamond" w:cs="Times New Roman"/>
          <w:noProof/>
          <w:lang w:val="en-GB"/>
        </w:rPr>
        <w:t>, 66, 912–918.</w:t>
      </w:r>
    </w:p>
    <w:p w14:paraId="121F714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Graves, J.A.M. &amp; Shetty, S. (2001). Sex from W to Z: Evolution of vertebrate sex chromosomes and sex determining genes. </w:t>
      </w:r>
      <w:r w:rsidRPr="0027064B">
        <w:rPr>
          <w:rFonts w:ascii="Garamond" w:hAnsi="Garamond" w:cs="Times New Roman"/>
          <w:i/>
          <w:iCs/>
          <w:noProof/>
          <w:lang w:val="en-GB"/>
        </w:rPr>
        <w:t>J. Exp. Zool.</w:t>
      </w:r>
      <w:r w:rsidRPr="0027064B">
        <w:rPr>
          <w:rFonts w:ascii="Garamond" w:hAnsi="Garamond" w:cs="Times New Roman"/>
          <w:noProof/>
          <w:lang w:val="en-GB"/>
        </w:rPr>
        <w:t>, 290, 449–462.</w:t>
      </w:r>
    </w:p>
    <w:p w14:paraId="5B4929F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27064B">
        <w:rPr>
          <w:rFonts w:ascii="Garamond" w:hAnsi="Garamond" w:cs="Times New Roman"/>
          <w:i/>
          <w:iCs/>
          <w:noProof/>
          <w:lang w:val="en-GB"/>
        </w:rPr>
        <w:t>Large-Scale Assessments Educ.</w:t>
      </w:r>
      <w:r w:rsidRPr="0027064B">
        <w:rPr>
          <w:rFonts w:ascii="Garamond" w:hAnsi="Garamond" w:cs="Times New Roman"/>
          <w:noProof/>
          <w:lang w:val="en-GB"/>
        </w:rPr>
        <w:t>, 7.</w:t>
      </w:r>
    </w:p>
    <w:p w14:paraId="20DC215B"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Gross, M.R. (1996). Alternative reproductive strategies and tactics: diversity within sexes. </w:t>
      </w:r>
      <w:r w:rsidRPr="0027064B">
        <w:rPr>
          <w:rFonts w:ascii="Garamond" w:hAnsi="Garamond" w:cs="Times New Roman"/>
          <w:i/>
          <w:iCs/>
          <w:noProof/>
          <w:lang w:val="en-GB"/>
        </w:rPr>
        <w:t>TREE</w:t>
      </w:r>
      <w:r w:rsidRPr="0027064B">
        <w:rPr>
          <w:rFonts w:ascii="Garamond" w:hAnsi="Garamond" w:cs="Times New Roman"/>
          <w:noProof/>
          <w:lang w:val="en-GB"/>
        </w:rPr>
        <w:t>, 11, 92–98.</w:t>
      </w:r>
    </w:p>
    <w:p w14:paraId="37F8691D"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27064B">
        <w:rPr>
          <w:rFonts w:ascii="Garamond" w:hAnsi="Garamond" w:cs="Times New Roman"/>
          <w:i/>
          <w:iCs/>
          <w:noProof/>
          <w:lang w:val="en-GB"/>
        </w:rPr>
        <w:t>J. Evol. Biol.</w:t>
      </w:r>
      <w:r w:rsidRPr="0027064B">
        <w:rPr>
          <w:rFonts w:ascii="Garamond" w:hAnsi="Garamond" w:cs="Times New Roman"/>
          <w:noProof/>
          <w:lang w:val="en-GB"/>
        </w:rPr>
        <w:t>, 23, 494–508.</w:t>
      </w:r>
    </w:p>
    <w:p w14:paraId="4FE55B3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Halpern, D.F. &amp; LaMay, M.L. (2000). The Smarter Sex: A Critical Review of Sex Differences in Intelligence. </w:t>
      </w:r>
      <w:r w:rsidRPr="0027064B">
        <w:rPr>
          <w:rFonts w:ascii="Garamond" w:hAnsi="Garamond" w:cs="Times New Roman"/>
          <w:i/>
          <w:iCs/>
          <w:noProof/>
          <w:lang w:val="en-GB"/>
        </w:rPr>
        <w:t>Educ. Psychol. Rev.</w:t>
      </w:r>
      <w:r w:rsidRPr="0027064B">
        <w:rPr>
          <w:rFonts w:ascii="Garamond" w:hAnsi="Garamond" w:cs="Times New Roman"/>
          <w:noProof/>
          <w:lang w:val="en-GB"/>
        </w:rPr>
        <w:t>, 12, 229.</w:t>
      </w:r>
    </w:p>
    <w:p w14:paraId="2CE868F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Hedges, L. V. &amp; Olkin, I. (1985). </w:t>
      </w:r>
      <w:r w:rsidRPr="0027064B">
        <w:rPr>
          <w:rFonts w:ascii="Garamond" w:hAnsi="Garamond" w:cs="Times New Roman"/>
          <w:i/>
          <w:iCs/>
          <w:noProof/>
          <w:lang w:val="en-GB"/>
        </w:rPr>
        <w:t>Statistical Methods for Meta-Analysis</w:t>
      </w:r>
      <w:r w:rsidRPr="0027064B">
        <w:rPr>
          <w:rFonts w:ascii="Garamond" w:hAnsi="Garamond" w:cs="Times New Roman"/>
          <w:noProof/>
          <w:lang w:val="en-GB"/>
        </w:rPr>
        <w:t xml:space="preserve">. </w:t>
      </w:r>
      <w:r w:rsidRPr="0027064B">
        <w:rPr>
          <w:rFonts w:ascii="Garamond" w:hAnsi="Garamond" w:cs="Times New Roman"/>
          <w:i/>
          <w:iCs/>
          <w:noProof/>
          <w:lang w:val="en-GB"/>
        </w:rPr>
        <w:t>Biometrics</w:t>
      </w:r>
      <w:r w:rsidRPr="0027064B">
        <w:rPr>
          <w:rFonts w:ascii="Garamond" w:hAnsi="Garamond" w:cs="Times New Roman"/>
          <w:noProof/>
          <w:lang w:val="en-GB"/>
        </w:rPr>
        <w:t>. Academic Press, New York.</w:t>
      </w:r>
    </w:p>
    <w:p w14:paraId="6B0F1FAC"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Higgins, J.P.T. &amp; Thompson, S.G. (2002). Quantifying heterogeneity in a meta-analysis. </w:t>
      </w:r>
      <w:r w:rsidRPr="0027064B">
        <w:rPr>
          <w:rFonts w:ascii="Garamond" w:hAnsi="Garamond" w:cs="Times New Roman"/>
          <w:i/>
          <w:iCs/>
          <w:noProof/>
          <w:lang w:val="en-GB"/>
        </w:rPr>
        <w:t>Stat. Med.</w:t>
      </w:r>
      <w:r w:rsidRPr="0027064B">
        <w:rPr>
          <w:rFonts w:ascii="Garamond" w:hAnsi="Garamond" w:cs="Times New Roman"/>
          <w:noProof/>
          <w:lang w:val="en-GB"/>
        </w:rPr>
        <w:t>, 21, 1539–1558.</w:t>
      </w:r>
    </w:p>
    <w:p w14:paraId="3E3EEAD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Hinchliff, C.E., Smith, S.A., Allman, J.F., Burleigh, J.G., Chaudhary, R., Coghill, L.M., </w:t>
      </w:r>
      <w:r w:rsidRPr="0027064B">
        <w:rPr>
          <w:rFonts w:ascii="Garamond" w:hAnsi="Garamond" w:cs="Times New Roman"/>
          <w:i/>
          <w:iCs/>
          <w:noProof/>
          <w:lang w:val="en-GB"/>
        </w:rPr>
        <w:t>et al.</w:t>
      </w:r>
      <w:r w:rsidRPr="0027064B">
        <w:rPr>
          <w:rFonts w:ascii="Garamond" w:hAnsi="Garamond" w:cs="Times New Roman"/>
          <w:noProof/>
          <w:lang w:val="en-GB"/>
        </w:rPr>
        <w:t xml:space="preserve"> (2015). Synthesis of phylogeny and taxonomy into a comprehensive tree of life. </w:t>
      </w:r>
      <w:r w:rsidRPr="0027064B">
        <w:rPr>
          <w:rFonts w:ascii="Garamond" w:hAnsi="Garamond" w:cs="Times New Roman"/>
          <w:i/>
          <w:iCs/>
          <w:noProof/>
          <w:lang w:val="en-GB"/>
        </w:rPr>
        <w:t>Proc. Natl. Acad. Sci.</w:t>
      </w:r>
      <w:r w:rsidRPr="0027064B">
        <w:rPr>
          <w:rFonts w:ascii="Garamond" w:hAnsi="Garamond" w:cs="Times New Roman"/>
          <w:noProof/>
          <w:lang w:val="en-GB"/>
        </w:rPr>
        <w:t>, 112, 12764–12769.</w:t>
      </w:r>
    </w:p>
    <w:p w14:paraId="0EC32BF8"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Horne, C.R., Hirst, A.G. &amp; Atkinson, D. (2020). Selection for increased male size predicts variation in sexual size dimorphism among fish species. </w:t>
      </w:r>
      <w:r w:rsidRPr="0027064B">
        <w:rPr>
          <w:rFonts w:ascii="Garamond" w:hAnsi="Garamond" w:cs="Times New Roman"/>
          <w:i/>
          <w:iCs/>
          <w:noProof/>
          <w:lang w:val="en-GB"/>
        </w:rPr>
        <w:t>Proc. R. Soc. B Biol. Sci.</w:t>
      </w:r>
      <w:r w:rsidRPr="0027064B">
        <w:rPr>
          <w:rFonts w:ascii="Garamond" w:hAnsi="Garamond" w:cs="Times New Roman"/>
          <w:noProof/>
          <w:lang w:val="en-GB"/>
        </w:rPr>
        <w:t>, 287.</w:t>
      </w:r>
    </w:p>
    <w:p w14:paraId="707A8CF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Houle, D., Pélabon, C., Wagner, G. &amp; Hansen, T.F. (2011). Measurement and meaning in biology. </w:t>
      </w:r>
      <w:r w:rsidRPr="0027064B">
        <w:rPr>
          <w:rFonts w:ascii="Garamond" w:hAnsi="Garamond" w:cs="Times New Roman"/>
          <w:i/>
          <w:iCs/>
          <w:noProof/>
          <w:lang w:val="en-GB"/>
        </w:rPr>
        <w:t>Q. Rev. Biol.</w:t>
      </w:r>
      <w:r w:rsidRPr="0027064B">
        <w:rPr>
          <w:rFonts w:ascii="Garamond" w:hAnsi="Garamond" w:cs="Times New Roman"/>
          <w:noProof/>
          <w:lang w:val="en-GB"/>
        </w:rPr>
        <w:t>, 86, 3–34.</w:t>
      </w:r>
    </w:p>
    <w:p w14:paraId="287F426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Hunt, J., Brooks, R., Jennions, M.D., Smith, M.J., Bentsen, C.L. &amp; Bussière, L.F. (2004). High-quality male field crickets invest heavily in sexual display but die young. </w:t>
      </w:r>
      <w:r w:rsidRPr="0027064B">
        <w:rPr>
          <w:rFonts w:ascii="Garamond" w:hAnsi="Garamond" w:cs="Times New Roman"/>
          <w:i/>
          <w:iCs/>
          <w:noProof/>
          <w:lang w:val="en-GB"/>
        </w:rPr>
        <w:t>Nature</w:t>
      </w:r>
      <w:r w:rsidRPr="0027064B">
        <w:rPr>
          <w:rFonts w:ascii="Garamond" w:hAnsi="Garamond" w:cs="Times New Roman"/>
          <w:noProof/>
          <w:lang w:val="en-GB"/>
        </w:rPr>
        <w:t>, 432, 1024–1027.</w:t>
      </w:r>
    </w:p>
    <w:p w14:paraId="3522BBA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lastRenderedPageBreak/>
        <w:t xml:space="preserve">James, J.W. (1973). 353. Note: Covariances Between Relatives due to Sex-Linked Genes. </w:t>
      </w:r>
      <w:r w:rsidRPr="0027064B">
        <w:rPr>
          <w:rFonts w:ascii="Garamond" w:hAnsi="Garamond" w:cs="Times New Roman"/>
          <w:i/>
          <w:iCs/>
          <w:noProof/>
          <w:lang w:val="en-GB"/>
        </w:rPr>
        <w:t>Biometrics</w:t>
      </w:r>
      <w:r w:rsidRPr="0027064B">
        <w:rPr>
          <w:rFonts w:ascii="Garamond" w:hAnsi="Garamond" w:cs="Times New Roman"/>
          <w:noProof/>
          <w:lang w:val="en-GB"/>
        </w:rPr>
        <w:t>, 29, 584.</w:t>
      </w:r>
    </w:p>
    <w:p w14:paraId="108536BB"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Janicke, T., Häderer, I.K., Lajeunesse, M.J. &amp; Anthes, N. (2016). Evolutionary Biology: Darwinian sex roles confirmed across the animal kingdom. </w:t>
      </w:r>
      <w:r w:rsidRPr="0027064B">
        <w:rPr>
          <w:rFonts w:ascii="Garamond" w:hAnsi="Garamond" w:cs="Times New Roman"/>
          <w:i/>
          <w:iCs/>
          <w:noProof/>
          <w:lang w:val="en-GB"/>
        </w:rPr>
        <w:t>Sci. Adv.</w:t>
      </w:r>
      <w:r w:rsidRPr="0027064B">
        <w:rPr>
          <w:rFonts w:ascii="Garamond" w:hAnsi="Garamond" w:cs="Times New Roman"/>
          <w:noProof/>
          <w:lang w:val="en-GB"/>
        </w:rPr>
        <w:t>, 2, 1–11.</w:t>
      </w:r>
    </w:p>
    <w:p w14:paraId="61916798"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Janicke, T. &amp; Morrow, E.H. (2018). Operational sex ratio predicts the opportunity and direction of sexual selection across animals. </w:t>
      </w:r>
      <w:r w:rsidRPr="0027064B">
        <w:rPr>
          <w:rFonts w:ascii="Garamond" w:hAnsi="Garamond" w:cs="Times New Roman"/>
          <w:i/>
          <w:iCs/>
          <w:noProof/>
          <w:lang w:val="en-GB"/>
        </w:rPr>
        <w:t>Ecol. Lett.</w:t>
      </w:r>
      <w:r w:rsidRPr="0027064B">
        <w:rPr>
          <w:rFonts w:ascii="Garamond" w:hAnsi="Garamond" w:cs="Times New Roman"/>
          <w:noProof/>
          <w:lang w:val="en-GB"/>
        </w:rPr>
        <w:t>, 21, 384–391.</w:t>
      </w:r>
    </w:p>
    <w:p w14:paraId="22400CE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Jetz, W., Thomas, G.H., Joy, J.B., Hartmann, K. &amp; Mooers, A.O. (2012). The global diversity of birds in space and time. </w:t>
      </w:r>
      <w:r w:rsidRPr="0027064B">
        <w:rPr>
          <w:rFonts w:ascii="Garamond" w:hAnsi="Garamond" w:cs="Times New Roman"/>
          <w:i/>
          <w:iCs/>
          <w:noProof/>
          <w:lang w:val="en-GB"/>
        </w:rPr>
        <w:t>Nature</w:t>
      </w:r>
      <w:r w:rsidRPr="0027064B">
        <w:rPr>
          <w:rFonts w:ascii="Garamond" w:hAnsi="Garamond" w:cs="Times New Roman"/>
          <w:noProof/>
          <w:lang w:val="en-GB"/>
        </w:rPr>
        <w:t>, 491, 444–448.</w:t>
      </w:r>
    </w:p>
    <w:p w14:paraId="0E3B0BB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Jetz, W., Thomas, G.H., Joy, J.B., Redding, D.W., Hartmann, K. &amp; Mooers, A.O. (2014). Global Distribution and Conservation of Evolutionary Distinctness in Birds. </w:t>
      </w:r>
      <w:r w:rsidRPr="0027064B">
        <w:rPr>
          <w:rFonts w:ascii="Garamond" w:hAnsi="Garamond" w:cs="Times New Roman"/>
          <w:i/>
          <w:iCs/>
          <w:noProof/>
          <w:lang w:val="en-GB"/>
        </w:rPr>
        <w:t>Curr. Biol.</w:t>
      </w:r>
      <w:r w:rsidRPr="0027064B">
        <w:rPr>
          <w:rFonts w:ascii="Garamond" w:hAnsi="Garamond" w:cs="Times New Roman"/>
          <w:noProof/>
          <w:lang w:val="en-GB"/>
        </w:rPr>
        <w:t>, 24, 919–930.</w:t>
      </w:r>
    </w:p>
    <w:p w14:paraId="0A3CA47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Johnson, W., Deary, I.J. &amp; Carothers, A. (2008). Sex Differences in Variability in General Intelligence: A New Look at the Old Question. </w:t>
      </w:r>
      <w:r w:rsidRPr="0027064B">
        <w:rPr>
          <w:rFonts w:ascii="Garamond" w:hAnsi="Garamond" w:cs="Times New Roman"/>
          <w:i/>
          <w:iCs/>
          <w:noProof/>
          <w:lang w:val="en-GB"/>
        </w:rPr>
        <w:t>Perspect. Psychol. Sci.</w:t>
      </w:r>
      <w:r w:rsidRPr="0027064B">
        <w:rPr>
          <w:rFonts w:ascii="Garamond" w:hAnsi="Garamond" w:cs="Times New Roman"/>
          <w:noProof/>
          <w:lang w:val="en-GB"/>
        </w:rPr>
        <w:t>, 3, 518–531.</w:t>
      </w:r>
    </w:p>
    <w:p w14:paraId="537DA21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Johnson, W., Deary, I.J. &amp; Carothers, A. (2009). A Role for the X Chromosome in Sex Differences in Variability in General Intelligence? </w:t>
      </w:r>
      <w:r w:rsidRPr="0027064B">
        <w:rPr>
          <w:rFonts w:ascii="Garamond" w:hAnsi="Garamond" w:cs="Times New Roman"/>
          <w:i/>
          <w:iCs/>
          <w:noProof/>
          <w:lang w:val="en-GB"/>
        </w:rPr>
        <w:t>Perspect. Psychol. Sci.</w:t>
      </w:r>
      <w:r w:rsidRPr="0027064B">
        <w:rPr>
          <w:rFonts w:ascii="Garamond" w:hAnsi="Garamond" w:cs="Times New Roman"/>
          <w:noProof/>
          <w:lang w:val="en-GB"/>
        </w:rPr>
        <w:t>, 4, 598–611.</w:t>
      </w:r>
    </w:p>
    <w:p w14:paraId="15C1710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Jones, C.M., Braithwaite, V.A. &amp; Healy, S.D. (2003). The evolution of sex differences in spatial ability. </w:t>
      </w:r>
      <w:r w:rsidRPr="0027064B">
        <w:rPr>
          <w:rFonts w:ascii="Garamond" w:hAnsi="Garamond" w:cs="Times New Roman"/>
          <w:i/>
          <w:iCs/>
          <w:noProof/>
          <w:lang w:val="en-GB"/>
        </w:rPr>
        <w:t>Behav. Neurosci.</w:t>
      </w:r>
      <w:r w:rsidRPr="0027064B">
        <w:rPr>
          <w:rFonts w:ascii="Garamond" w:hAnsi="Garamond" w:cs="Times New Roman"/>
          <w:noProof/>
          <w:lang w:val="en-GB"/>
        </w:rPr>
        <w:t>, 117, 403–411.</w:t>
      </w:r>
    </w:p>
    <w:p w14:paraId="391902DD"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Ju, C., Duan, Y. &amp; You, X. (2015). Retesting the greater male variability hypothesis in mainland China: A cross-regional study. </w:t>
      </w:r>
      <w:r w:rsidRPr="0027064B">
        <w:rPr>
          <w:rFonts w:ascii="Garamond" w:hAnsi="Garamond" w:cs="Times New Roman"/>
          <w:i/>
          <w:iCs/>
          <w:noProof/>
          <w:lang w:val="en-GB"/>
        </w:rPr>
        <w:t>Pers. Individ. Dif.</w:t>
      </w:r>
      <w:r w:rsidRPr="0027064B">
        <w:rPr>
          <w:rFonts w:ascii="Garamond" w:hAnsi="Garamond" w:cs="Times New Roman"/>
          <w:noProof/>
          <w:lang w:val="en-GB"/>
        </w:rPr>
        <w:t>, 72, 85–89.</w:t>
      </w:r>
    </w:p>
    <w:p w14:paraId="0F8FA76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Kappeler, P.M. (2017). Sex roles and adult sex ratios: insights from mammalian biology and consequences for primate behaviour. </w:t>
      </w:r>
      <w:r w:rsidRPr="0027064B">
        <w:rPr>
          <w:rFonts w:ascii="Garamond" w:hAnsi="Garamond" w:cs="Times New Roman"/>
          <w:i/>
          <w:iCs/>
          <w:noProof/>
          <w:lang w:val="en-GB"/>
        </w:rPr>
        <w:t>Phil. Trans. R. Soc. B</w:t>
      </w:r>
      <w:r w:rsidRPr="0027064B">
        <w:rPr>
          <w:rFonts w:ascii="Garamond" w:hAnsi="Garamond" w:cs="Times New Roman"/>
          <w:noProof/>
          <w:lang w:val="en-GB"/>
        </w:rPr>
        <w:t>, 372, 20160321.</w:t>
      </w:r>
    </w:p>
    <w:p w14:paraId="151639CB"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Karwowski, M., Jankowska, D.M., Gajda, A., Marczak, M., Groyecka, A. &amp; Sorokowski, P. (2016). Greater Male Variability in Creativity Outside the WEIRD World. </w:t>
      </w:r>
      <w:r w:rsidRPr="0027064B">
        <w:rPr>
          <w:rFonts w:ascii="Garamond" w:hAnsi="Garamond" w:cs="Times New Roman"/>
          <w:i/>
          <w:iCs/>
          <w:noProof/>
          <w:lang w:val="en-GB"/>
        </w:rPr>
        <w:t>Creat. Res. J.</w:t>
      </w:r>
      <w:r w:rsidRPr="0027064B">
        <w:rPr>
          <w:rFonts w:ascii="Garamond" w:hAnsi="Garamond" w:cs="Times New Roman"/>
          <w:noProof/>
          <w:lang w:val="en-GB"/>
        </w:rPr>
        <w:t>, 28, 467–470.</w:t>
      </w:r>
    </w:p>
    <w:p w14:paraId="10B3E1A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27064B">
        <w:rPr>
          <w:rFonts w:ascii="Garamond" w:hAnsi="Garamond" w:cs="Times New Roman"/>
          <w:i/>
          <w:iCs/>
          <w:noProof/>
          <w:lang w:val="en-GB"/>
        </w:rPr>
        <w:t>Dev. Psychobiol.</w:t>
      </w:r>
      <w:r w:rsidRPr="0027064B">
        <w:rPr>
          <w:rFonts w:ascii="Garamond" w:hAnsi="Garamond" w:cs="Times New Roman"/>
          <w:noProof/>
          <w:lang w:val="en-GB"/>
        </w:rPr>
        <w:t>, 51, 198–206.</w:t>
      </w:r>
    </w:p>
    <w:p w14:paraId="5FE3E93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van der Linden, D., Dunkel, C.S. &amp; Madison, G. (2017). Sex differences in brain size and general intelligence (g). </w:t>
      </w:r>
      <w:r w:rsidRPr="0027064B">
        <w:rPr>
          <w:rFonts w:ascii="Garamond" w:hAnsi="Garamond" w:cs="Times New Roman"/>
          <w:i/>
          <w:iCs/>
          <w:noProof/>
          <w:lang w:val="en-GB"/>
        </w:rPr>
        <w:t>Intelligence</w:t>
      </w:r>
      <w:r w:rsidRPr="0027064B">
        <w:rPr>
          <w:rFonts w:ascii="Garamond" w:hAnsi="Garamond" w:cs="Times New Roman"/>
          <w:noProof/>
          <w:lang w:val="en-GB"/>
        </w:rPr>
        <w:t>, 63, 78–88.</w:t>
      </w:r>
    </w:p>
    <w:p w14:paraId="45774D0E"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Lovich, J.E. &amp; Gibbons, J.W. (1992). A review of techniques for quantifying sexual size dimorphism. </w:t>
      </w:r>
      <w:r w:rsidRPr="0027064B">
        <w:rPr>
          <w:rFonts w:ascii="Garamond" w:hAnsi="Garamond" w:cs="Times New Roman"/>
          <w:i/>
          <w:iCs/>
          <w:noProof/>
          <w:lang w:val="en-GB"/>
        </w:rPr>
        <w:t>Growth Dev Aging</w:t>
      </w:r>
      <w:r w:rsidRPr="0027064B">
        <w:rPr>
          <w:rFonts w:ascii="Garamond" w:hAnsi="Garamond" w:cs="Times New Roman"/>
          <w:noProof/>
          <w:lang w:val="en-GB"/>
        </w:rPr>
        <w:t>, 56, 269–281.</w:t>
      </w:r>
    </w:p>
    <w:p w14:paraId="0CD3FD0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Lyon, M.F. (1961). Gene Action in the X-chromosom (Mus musculus L.). </w:t>
      </w:r>
      <w:r w:rsidRPr="0027064B">
        <w:rPr>
          <w:rFonts w:ascii="Garamond" w:hAnsi="Garamond" w:cs="Times New Roman"/>
          <w:i/>
          <w:iCs/>
          <w:noProof/>
          <w:lang w:val="en-GB"/>
        </w:rPr>
        <w:t>Nature</w:t>
      </w:r>
      <w:r w:rsidRPr="0027064B">
        <w:rPr>
          <w:rFonts w:ascii="Garamond" w:hAnsi="Garamond" w:cs="Times New Roman"/>
          <w:noProof/>
          <w:lang w:val="en-GB"/>
        </w:rPr>
        <w:t>, 190, 372–373.</w:t>
      </w:r>
    </w:p>
    <w:p w14:paraId="3B9E174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Machin, S. &amp; Pekkarinen, T. (2008). Assessment: Global sex differences in test score variability. </w:t>
      </w:r>
      <w:r w:rsidRPr="0027064B">
        <w:rPr>
          <w:rFonts w:ascii="Garamond" w:hAnsi="Garamond" w:cs="Times New Roman"/>
          <w:i/>
          <w:iCs/>
          <w:noProof/>
          <w:lang w:val="en-GB"/>
        </w:rPr>
        <w:t>Science (80-. ).</w:t>
      </w:r>
      <w:r w:rsidRPr="0027064B">
        <w:rPr>
          <w:rFonts w:ascii="Garamond" w:hAnsi="Garamond" w:cs="Times New Roman"/>
          <w:noProof/>
          <w:lang w:val="en-GB"/>
        </w:rPr>
        <w:t>, 322, 1331–1332.</w:t>
      </w:r>
    </w:p>
    <w:p w14:paraId="3AF01207"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27064B">
        <w:rPr>
          <w:rFonts w:ascii="Garamond" w:hAnsi="Garamond" w:cs="Times New Roman"/>
          <w:i/>
          <w:iCs/>
          <w:noProof/>
          <w:lang w:val="en-GB"/>
        </w:rPr>
        <w:t>Behav. Ecol. Sociobiol.</w:t>
      </w:r>
      <w:r w:rsidRPr="0027064B">
        <w:rPr>
          <w:rFonts w:ascii="Garamond" w:hAnsi="Garamond" w:cs="Times New Roman"/>
          <w:noProof/>
          <w:lang w:val="en-GB"/>
        </w:rPr>
        <w:t>, 67, 79–90.</w:t>
      </w:r>
    </w:p>
    <w:p w14:paraId="26F06D76"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McGhee, K.E. &amp; Travis, J. (2010). Repeatable behavioural type and stable dominance rank in the bluefin killifish. </w:t>
      </w:r>
      <w:r w:rsidRPr="0027064B">
        <w:rPr>
          <w:rFonts w:ascii="Garamond" w:hAnsi="Garamond" w:cs="Times New Roman"/>
          <w:i/>
          <w:iCs/>
          <w:noProof/>
          <w:lang w:val="en-GB"/>
        </w:rPr>
        <w:t>Anim Behav</w:t>
      </w:r>
      <w:r w:rsidRPr="0027064B">
        <w:rPr>
          <w:rFonts w:ascii="Garamond" w:hAnsi="Garamond" w:cs="Times New Roman"/>
          <w:noProof/>
          <w:lang w:val="en-GB"/>
        </w:rPr>
        <w:t>, 79, 497–507.</w:t>
      </w:r>
    </w:p>
    <w:p w14:paraId="70A4165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Miller, D.I. &amp; Halpern, D.F. (2014). The new science of cognitive sex differences. </w:t>
      </w:r>
      <w:r w:rsidRPr="0027064B">
        <w:rPr>
          <w:rFonts w:ascii="Garamond" w:hAnsi="Garamond" w:cs="Times New Roman"/>
          <w:i/>
          <w:iCs/>
          <w:noProof/>
          <w:lang w:val="en-GB"/>
        </w:rPr>
        <w:t>Trends Cogn. Sci.</w:t>
      </w:r>
      <w:r w:rsidRPr="0027064B">
        <w:rPr>
          <w:rFonts w:ascii="Garamond" w:hAnsi="Garamond" w:cs="Times New Roman"/>
          <w:noProof/>
          <w:lang w:val="en-GB"/>
        </w:rPr>
        <w:t>, 18, 37–45.</w:t>
      </w:r>
    </w:p>
    <w:p w14:paraId="61F9021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Munson, A.A., Jones, C., Schraft, H. &amp; Sih, A. (2020). You ’ re Just My Type</w:t>
      </w:r>
      <w:r w:rsidRPr="0027064B">
        <w:rPr>
          <w:rFonts w:ascii="Times New Roman" w:hAnsi="Times New Roman" w:cs="Times New Roman"/>
          <w:noProof/>
          <w:lang w:val="en-GB"/>
        </w:rPr>
        <w:t> </w:t>
      </w:r>
      <w:r w:rsidRPr="0027064B">
        <w:rPr>
          <w:rFonts w:ascii="Garamond" w:hAnsi="Garamond" w:cs="Times New Roman"/>
          <w:noProof/>
          <w:lang w:val="en-GB"/>
        </w:rPr>
        <w:t xml:space="preserve">: Mate Choice and Behavioral Types. </w:t>
      </w:r>
      <w:r w:rsidRPr="0027064B">
        <w:rPr>
          <w:rFonts w:ascii="Garamond" w:hAnsi="Garamond" w:cs="Times New Roman"/>
          <w:i/>
          <w:iCs/>
          <w:noProof/>
          <w:lang w:val="en-GB"/>
        </w:rPr>
        <w:t>Trends Ecol. Evol.</w:t>
      </w:r>
      <w:r w:rsidRPr="0027064B">
        <w:rPr>
          <w:rFonts w:ascii="Garamond" w:hAnsi="Garamond" w:cs="Times New Roman"/>
          <w:noProof/>
          <w:lang w:val="en-GB"/>
        </w:rPr>
        <w:t>, 1–11.</w:t>
      </w:r>
    </w:p>
    <w:p w14:paraId="28D1C5C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Nakagawa, S., Noble, D.W.A., Senior, A.M. &amp; Lagisz, M. (2017). Meta-evaluation of meta-analysis: Ten appraisal questions for biologists. </w:t>
      </w:r>
      <w:r w:rsidRPr="0027064B">
        <w:rPr>
          <w:rFonts w:ascii="Garamond" w:hAnsi="Garamond" w:cs="Times New Roman"/>
          <w:i/>
          <w:iCs/>
          <w:noProof/>
          <w:lang w:val="en-GB"/>
        </w:rPr>
        <w:t>BMC Biol.</w:t>
      </w:r>
      <w:r w:rsidRPr="0027064B">
        <w:rPr>
          <w:rFonts w:ascii="Garamond" w:hAnsi="Garamond" w:cs="Times New Roman"/>
          <w:noProof/>
          <w:lang w:val="en-GB"/>
        </w:rPr>
        <w:t>, 15, 1–14.</w:t>
      </w:r>
    </w:p>
    <w:p w14:paraId="129C6D0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Nakagawa, S., Poulin, R., Mengersen, K., Reinhold, K., Engqvist, L., Lagisz, M., </w:t>
      </w:r>
      <w:r w:rsidRPr="0027064B">
        <w:rPr>
          <w:rFonts w:ascii="Garamond" w:hAnsi="Garamond" w:cs="Times New Roman"/>
          <w:i/>
          <w:iCs/>
          <w:noProof/>
          <w:lang w:val="en-GB"/>
        </w:rPr>
        <w:t>et al.</w:t>
      </w:r>
      <w:r w:rsidRPr="0027064B">
        <w:rPr>
          <w:rFonts w:ascii="Garamond" w:hAnsi="Garamond" w:cs="Times New Roman"/>
          <w:noProof/>
          <w:lang w:val="en-GB"/>
        </w:rPr>
        <w:t xml:space="preserve"> (2015). Meta-analysis of variation: Ecological and evolutionary applications and beyond. </w:t>
      </w:r>
      <w:r w:rsidRPr="0027064B">
        <w:rPr>
          <w:rFonts w:ascii="Garamond" w:hAnsi="Garamond" w:cs="Times New Roman"/>
          <w:i/>
          <w:iCs/>
          <w:noProof/>
          <w:lang w:val="en-GB"/>
        </w:rPr>
        <w:t>Methods Ecol. Evol.</w:t>
      </w:r>
      <w:r w:rsidRPr="0027064B">
        <w:rPr>
          <w:rFonts w:ascii="Garamond" w:hAnsi="Garamond" w:cs="Times New Roman"/>
          <w:noProof/>
          <w:lang w:val="en-GB"/>
        </w:rPr>
        <w:t>, 6, 143–152.</w:t>
      </w:r>
    </w:p>
    <w:p w14:paraId="16109A2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Nakagawa, S. &amp; Santos, E.S.A. (2012). Methodological issues and advances in biological meta-analysis. </w:t>
      </w:r>
      <w:r w:rsidRPr="0027064B">
        <w:rPr>
          <w:rFonts w:ascii="Garamond" w:hAnsi="Garamond" w:cs="Times New Roman"/>
          <w:i/>
          <w:iCs/>
          <w:noProof/>
          <w:lang w:val="en-GB"/>
        </w:rPr>
        <w:t>Evol. Ecol.</w:t>
      </w:r>
      <w:r w:rsidRPr="0027064B">
        <w:rPr>
          <w:rFonts w:ascii="Garamond" w:hAnsi="Garamond" w:cs="Times New Roman"/>
          <w:noProof/>
          <w:lang w:val="en-GB"/>
        </w:rPr>
        <w:t>, 26, 1253–1274.</w:t>
      </w:r>
    </w:p>
    <w:p w14:paraId="15F6FC3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Nettle, D. (2006). The evolution of personality variation in humans and other animals. </w:t>
      </w:r>
      <w:r w:rsidRPr="0027064B">
        <w:rPr>
          <w:rFonts w:ascii="Garamond" w:hAnsi="Garamond" w:cs="Times New Roman"/>
          <w:i/>
          <w:iCs/>
          <w:noProof/>
          <w:lang w:val="en-GB"/>
        </w:rPr>
        <w:t xml:space="preserve">Am. </w:t>
      </w:r>
      <w:r w:rsidRPr="0027064B">
        <w:rPr>
          <w:rFonts w:ascii="Garamond" w:hAnsi="Garamond" w:cs="Times New Roman"/>
          <w:i/>
          <w:iCs/>
          <w:noProof/>
          <w:lang w:val="en-GB"/>
        </w:rPr>
        <w:lastRenderedPageBreak/>
        <w:t>Psychol.</w:t>
      </w:r>
      <w:r w:rsidRPr="0027064B">
        <w:rPr>
          <w:rFonts w:ascii="Garamond" w:hAnsi="Garamond" w:cs="Times New Roman"/>
          <w:noProof/>
          <w:lang w:val="en-GB"/>
        </w:rPr>
        <w:t>, 61, 622–631.</w:t>
      </w:r>
    </w:p>
    <w:p w14:paraId="3F35FA2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Noble, D.W.A., Lagisz, M., O’dea, R.E. &amp; Nakagawa, S. (2017). Nonindependence and sensitivity analyses in ecological and evolutionary meta-analyses. </w:t>
      </w:r>
      <w:r w:rsidRPr="0027064B">
        <w:rPr>
          <w:rFonts w:ascii="Garamond" w:hAnsi="Garamond" w:cs="Times New Roman"/>
          <w:i/>
          <w:iCs/>
          <w:noProof/>
          <w:lang w:val="en-GB"/>
        </w:rPr>
        <w:t>Mol. Ecol.</w:t>
      </w:r>
      <w:r w:rsidRPr="0027064B">
        <w:rPr>
          <w:rFonts w:ascii="Garamond" w:hAnsi="Garamond" w:cs="Times New Roman"/>
          <w:noProof/>
          <w:lang w:val="en-GB"/>
        </w:rPr>
        <w:t>, 2410–2425.</w:t>
      </w:r>
    </w:p>
    <w:p w14:paraId="14CBA5C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27064B">
        <w:rPr>
          <w:rFonts w:ascii="Garamond" w:hAnsi="Garamond" w:cs="Times New Roman"/>
          <w:i/>
          <w:iCs/>
          <w:noProof/>
          <w:lang w:val="en-GB"/>
        </w:rPr>
        <w:t>Nat. Commun.</w:t>
      </w:r>
      <w:r w:rsidRPr="0027064B">
        <w:rPr>
          <w:rFonts w:ascii="Garamond" w:hAnsi="Garamond" w:cs="Times New Roman"/>
          <w:noProof/>
          <w:lang w:val="en-GB"/>
        </w:rPr>
        <w:t>, 9.</w:t>
      </w:r>
    </w:p>
    <w:p w14:paraId="63A2BE4B"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Parker, G.. (1970). Sperm competition and its evolutionary consequences in the insects. </w:t>
      </w:r>
      <w:r w:rsidRPr="0027064B">
        <w:rPr>
          <w:rFonts w:ascii="Garamond" w:hAnsi="Garamond" w:cs="Times New Roman"/>
          <w:i/>
          <w:iCs/>
          <w:noProof/>
          <w:lang w:val="en-GB"/>
        </w:rPr>
        <w:t>Biol. Rev.</w:t>
      </w:r>
      <w:r w:rsidRPr="0027064B">
        <w:rPr>
          <w:rFonts w:ascii="Garamond" w:hAnsi="Garamond" w:cs="Times New Roman"/>
          <w:noProof/>
          <w:lang w:val="en-GB"/>
        </w:rPr>
        <w:t>, 45, 535–567.</w:t>
      </w:r>
    </w:p>
    <w:p w14:paraId="756B33A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Pick, J.L., Nakagawa, S. &amp; Noble, D.W.A. (2019). Reproducible, flexible and high-throughput data extraction from primary literature: The metaDigitise r package. </w:t>
      </w:r>
      <w:r w:rsidRPr="0027064B">
        <w:rPr>
          <w:rFonts w:ascii="Garamond" w:hAnsi="Garamond" w:cs="Times New Roman"/>
          <w:i/>
          <w:iCs/>
          <w:noProof/>
          <w:lang w:val="en-GB"/>
        </w:rPr>
        <w:t>Methods Ecol. Evol.</w:t>
      </w:r>
      <w:r w:rsidRPr="0027064B">
        <w:rPr>
          <w:rFonts w:ascii="Garamond" w:hAnsi="Garamond" w:cs="Times New Roman"/>
          <w:noProof/>
          <w:lang w:val="en-GB"/>
        </w:rPr>
        <w:t>, 10, 426–431.</w:t>
      </w:r>
    </w:p>
    <w:p w14:paraId="2CA8DFBD"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Piper, W.H., Walcott, C., Mager, J.N. &amp; Spilker, F.J. (2008). Fatal battles in common loons: a preliminary analysis. </w:t>
      </w:r>
      <w:r w:rsidRPr="0027064B">
        <w:rPr>
          <w:rFonts w:ascii="Garamond" w:hAnsi="Garamond" w:cs="Times New Roman"/>
          <w:i/>
          <w:iCs/>
          <w:noProof/>
          <w:lang w:val="en-GB"/>
        </w:rPr>
        <w:t>Anim. Behav.</w:t>
      </w:r>
      <w:r w:rsidRPr="0027064B">
        <w:rPr>
          <w:rFonts w:ascii="Garamond" w:hAnsi="Garamond" w:cs="Times New Roman"/>
          <w:noProof/>
          <w:lang w:val="en-GB"/>
        </w:rPr>
        <w:t>, 75, 1109–1115.</w:t>
      </w:r>
    </w:p>
    <w:p w14:paraId="659C224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Pomiankowski, A. &amp; Moller, A.P. (1995). A resolution of the lek paradox. </w:t>
      </w:r>
      <w:r w:rsidRPr="0027064B">
        <w:rPr>
          <w:rFonts w:ascii="Garamond" w:hAnsi="Garamond" w:cs="Times New Roman"/>
          <w:i/>
          <w:iCs/>
          <w:noProof/>
          <w:lang w:val="en-GB"/>
        </w:rPr>
        <w:t>Proc. R. Soc. B Biol. Sci.</w:t>
      </w:r>
      <w:r w:rsidRPr="0027064B">
        <w:rPr>
          <w:rFonts w:ascii="Garamond" w:hAnsi="Garamond" w:cs="Times New Roman"/>
          <w:noProof/>
          <w:lang w:val="en-GB"/>
        </w:rPr>
        <w:t>, 260, 21–29.</w:t>
      </w:r>
    </w:p>
    <w:p w14:paraId="31DD29E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PRICE, T., SCHLUTER, D. &amp; HECKMAN, N.E. (1993). Sexual selection when the female directly benefits. </w:t>
      </w:r>
      <w:r w:rsidRPr="0027064B">
        <w:rPr>
          <w:rFonts w:ascii="Garamond" w:hAnsi="Garamond" w:cs="Times New Roman"/>
          <w:i/>
          <w:iCs/>
          <w:noProof/>
          <w:lang w:val="en-GB"/>
        </w:rPr>
        <w:t>Biol. J. Linn. Soc.</w:t>
      </w:r>
      <w:r w:rsidRPr="0027064B">
        <w:rPr>
          <w:rFonts w:ascii="Garamond" w:hAnsi="Garamond" w:cs="Times New Roman"/>
          <w:noProof/>
          <w:lang w:val="en-GB"/>
        </w:rPr>
        <w:t>, 48, 187–211.</w:t>
      </w:r>
    </w:p>
    <w:p w14:paraId="0C9E8B9F"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R Core Team. (2016). R: A language and environment for statistical computing.</w:t>
      </w:r>
    </w:p>
    <w:p w14:paraId="395F056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Réale, D., Reader, S.M., Sol, D., McDougall, P.T. &amp; Dingemanse, N.J. (2007). Integrating animal temperament within ecology and evolution. </w:t>
      </w:r>
      <w:r w:rsidRPr="0027064B">
        <w:rPr>
          <w:rFonts w:ascii="Garamond" w:hAnsi="Garamond" w:cs="Times New Roman"/>
          <w:i/>
          <w:iCs/>
          <w:noProof/>
          <w:lang w:val="en-GB"/>
        </w:rPr>
        <w:t>Biol. Rev.</w:t>
      </w:r>
      <w:r w:rsidRPr="0027064B">
        <w:rPr>
          <w:rFonts w:ascii="Garamond" w:hAnsi="Garamond" w:cs="Times New Roman"/>
          <w:noProof/>
          <w:lang w:val="en-GB"/>
        </w:rPr>
        <w:t>, 82, 291–318.</w:t>
      </w:r>
    </w:p>
    <w:p w14:paraId="0D5F854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Reinhold, K. &amp; Engqvist, L. (2013a). The variability is in the sex chromosomes. </w:t>
      </w:r>
      <w:r w:rsidRPr="0027064B">
        <w:rPr>
          <w:rFonts w:ascii="Garamond" w:hAnsi="Garamond" w:cs="Times New Roman"/>
          <w:i/>
          <w:iCs/>
          <w:noProof/>
          <w:lang w:val="en-GB"/>
        </w:rPr>
        <w:t>Evolution (N. Y).</w:t>
      </w:r>
      <w:r w:rsidRPr="0027064B">
        <w:rPr>
          <w:rFonts w:ascii="Garamond" w:hAnsi="Garamond" w:cs="Times New Roman"/>
          <w:noProof/>
          <w:lang w:val="en-GB"/>
        </w:rPr>
        <w:t>, 67, 3662–3668.</w:t>
      </w:r>
    </w:p>
    <w:p w14:paraId="2487EEF9"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Reinhold, K. &amp; Engqvist, L. (2013b). The variability is in the sex chromosomes. </w:t>
      </w:r>
      <w:r w:rsidRPr="0027064B">
        <w:rPr>
          <w:rFonts w:ascii="Garamond" w:hAnsi="Garamond" w:cs="Times New Roman"/>
          <w:i/>
          <w:iCs/>
          <w:noProof/>
          <w:lang w:val="en-GB"/>
        </w:rPr>
        <w:t>Evolution (N. Y).</w:t>
      </w:r>
      <w:r w:rsidRPr="0027064B">
        <w:rPr>
          <w:rFonts w:ascii="Garamond" w:hAnsi="Garamond" w:cs="Times New Roman"/>
          <w:noProof/>
          <w:lang w:val="en-GB"/>
        </w:rPr>
        <w:t>, 67, 3662–3668.</w:t>
      </w:r>
    </w:p>
    <w:p w14:paraId="0DE7909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Reiss, M.J. (1986). Sexual dimorphism in body size: Are larger species more dimorphic? </w:t>
      </w:r>
      <w:r w:rsidRPr="0027064B">
        <w:rPr>
          <w:rFonts w:ascii="Garamond" w:hAnsi="Garamond" w:cs="Times New Roman"/>
          <w:i/>
          <w:iCs/>
          <w:noProof/>
          <w:lang w:val="en-GB"/>
        </w:rPr>
        <w:t>J. Theor. Biol.</w:t>
      </w:r>
      <w:r w:rsidRPr="0027064B">
        <w:rPr>
          <w:rFonts w:ascii="Garamond" w:hAnsi="Garamond" w:cs="Times New Roman"/>
          <w:noProof/>
          <w:lang w:val="en-GB"/>
        </w:rPr>
        <w:t>, 121, 163–172.</w:t>
      </w:r>
    </w:p>
    <w:p w14:paraId="07A1B07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Roalf, D.R., Gur, R.E., Ruparel, K., Calkins, M.E., Satterthwaite, T.D., Bilker, W.B., </w:t>
      </w:r>
      <w:r w:rsidRPr="0027064B">
        <w:rPr>
          <w:rFonts w:ascii="Garamond" w:hAnsi="Garamond" w:cs="Times New Roman"/>
          <w:i/>
          <w:iCs/>
          <w:noProof/>
          <w:lang w:val="en-GB"/>
        </w:rPr>
        <w:t>et al.</w:t>
      </w:r>
      <w:r w:rsidRPr="0027064B">
        <w:rPr>
          <w:rFonts w:ascii="Garamond" w:hAnsi="Garamond" w:cs="Times New Roman"/>
          <w:noProof/>
          <w:lang w:val="en-GB"/>
        </w:rPr>
        <w:t xml:space="preserve"> (2014). Within-individual variability in neurocognitive performance: Age- and sex-related differences in children and youths from ages 8 to 21. </w:t>
      </w:r>
      <w:r w:rsidRPr="0027064B">
        <w:rPr>
          <w:rFonts w:ascii="Garamond" w:hAnsi="Garamond" w:cs="Times New Roman"/>
          <w:i/>
          <w:iCs/>
          <w:noProof/>
          <w:lang w:val="en-GB"/>
        </w:rPr>
        <w:t>Neuropsychology</w:t>
      </w:r>
      <w:r w:rsidRPr="0027064B">
        <w:rPr>
          <w:rFonts w:ascii="Garamond" w:hAnsi="Garamond" w:cs="Times New Roman"/>
          <w:noProof/>
          <w:lang w:val="en-GB"/>
        </w:rPr>
        <w:t>, 28, 506–518.</w:t>
      </w:r>
    </w:p>
    <w:p w14:paraId="60FAA781"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27064B">
        <w:rPr>
          <w:rFonts w:ascii="Garamond" w:hAnsi="Garamond" w:cs="Times New Roman"/>
          <w:i/>
          <w:iCs/>
          <w:noProof/>
          <w:lang w:val="en-GB"/>
        </w:rPr>
        <w:t>Evolution (N. Y).</w:t>
      </w:r>
      <w:r w:rsidRPr="0027064B">
        <w:rPr>
          <w:rFonts w:ascii="Garamond" w:hAnsi="Garamond" w:cs="Times New Roman"/>
          <w:noProof/>
          <w:lang w:val="en-GB"/>
        </w:rPr>
        <w:t>, 70, 1189–1199.</w:t>
      </w:r>
    </w:p>
    <w:p w14:paraId="0AF8F28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Rowe and Houle. (1996). The lek paradox and the capture of genetic variance. </w:t>
      </w:r>
      <w:r w:rsidRPr="0027064B">
        <w:rPr>
          <w:rFonts w:ascii="Garamond" w:hAnsi="Garamond" w:cs="Times New Roman"/>
          <w:i/>
          <w:iCs/>
          <w:noProof/>
          <w:lang w:val="en-GB"/>
        </w:rPr>
        <w:t>Proc. Biol. Sci.</w:t>
      </w:r>
      <w:r w:rsidRPr="0027064B">
        <w:rPr>
          <w:rFonts w:ascii="Garamond" w:hAnsi="Garamond" w:cs="Times New Roman"/>
          <w:noProof/>
          <w:lang w:val="en-GB"/>
        </w:rPr>
        <w:t>, 263, 1415–1421.</w:t>
      </w:r>
    </w:p>
    <w:p w14:paraId="0B7C154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Schuett, W., Tregenza, T. &amp; Dall, S.R.X. (2010). Sexual selection and animal personality. </w:t>
      </w:r>
      <w:r w:rsidRPr="0027064B">
        <w:rPr>
          <w:rFonts w:ascii="Garamond" w:hAnsi="Garamond" w:cs="Times New Roman"/>
          <w:i/>
          <w:iCs/>
          <w:noProof/>
          <w:lang w:val="en-GB"/>
        </w:rPr>
        <w:t>Biol. Rev.</w:t>
      </w:r>
      <w:r w:rsidRPr="0027064B">
        <w:rPr>
          <w:rFonts w:ascii="Garamond" w:hAnsi="Garamond" w:cs="Times New Roman"/>
          <w:noProof/>
          <w:lang w:val="en-GB"/>
        </w:rPr>
        <w:t>, 85, 217–246.</w:t>
      </w:r>
    </w:p>
    <w:p w14:paraId="3248490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Senior, A.M., Viechtbauer, W. &amp; Nakagawa, S. (2020). Revisiting and expanding the meta-analysis of variation: The log coefficient of variation ratio. </w:t>
      </w:r>
      <w:r w:rsidRPr="0027064B">
        <w:rPr>
          <w:rFonts w:ascii="Garamond" w:hAnsi="Garamond" w:cs="Times New Roman"/>
          <w:i/>
          <w:iCs/>
          <w:noProof/>
          <w:lang w:val="en-GB"/>
        </w:rPr>
        <w:t>Res. Synth. Methods</w:t>
      </w:r>
      <w:r w:rsidRPr="0027064B">
        <w:rPr>
          <w:rFonts w:ascii="Garamond" w:hAnsi="Garamond" w:cs="Times New Roman"/>
          <w:noProof/>
          <w:lang w:val="en-GB"/>
        </w:rPr>
        <w:t>, 11, 553–567.</w:t>
      </w:r>
    </w:p>
    <w:p w14:paraId="1A25CF3C"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Sih, A., Bell, A.M. &amp; Johnson, J.C. (2004). Behavioral syndromes: an ecological and evolutionary overview. </w:t>
      </w:r>
      <w:r w:rsidRPr="0027064B">
        <w:rPr>
          <w:rFonts w:ascii="Garamond" w:hAnsi="Garamond" w:cs="Times New Roman"/>
          <w:i/>
          <w:iCs/>
          <w:noProof/>
          <w:lang w:val="en-GB"/>
        </w:rPr>
        <w:t>TREE</w:t>
      </w:r>
      <w:r w:rsidRPr="0027064B">
        <w:rPr>
          <w:rFonts w:ascii="Garamond" w:hAnsi="Garamond" w:cs="Times New Roman"/>
          <w:noProof/>
          <w:lang w:val="en-GB"/>
        </w:rPr>
        <w:t>, 19, 372–378.</w:t>
      </w:r>
    </w:p>
    <w:p w14:paraId="378BEDCA"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Skuse, D.H. (2006). Sexual dimorphism in cognition and behaviour: The role of X-linked genes. </w:t>
      </w:r>
      <w:r w:rsidRPr="0027064B">
        <w:rPr>
          <w:rFonts w:ascii="Garamond" w:hAnsi="Garamond" w:cs="Times New Roman"/>
          <w:i/>
          <w:iCs/>
          <w:noProof/>
          <w:lang w:val="en-GB"/>
        </w:rPr>
        <w:t>Eur. J. Endocrinol. Suppl.</w:t>
      </w:r>
      <w:r w:rsidRPr="0027064B">
        <w:rPr>
          <w:rFonts w:ascii="Garamond" w:hAnsi="Garamond" w:cs="Times New Roman"/>
          <w:noProof/>
          <w:lang w:val="en-GB"/>
        </w:rPr>
        <w:t>, 155, 99–106.</w:t>
      </w:r>
    </w:p>
    <w:p w14:paraId="0E2E32AE"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Smith, B.R. &amp; Blumstein, D.T. (2008). Fitness consequences of personality: A meta-analysis. </w:t>
      </w:r>
      <w:r w:rsidRPr="0027064B">
        <w:rPr>
          <w:rFonts w:ascii="Garamond" w:hAnsi="Garamond" w:cs="Times New Roman"/>
          <w:i/>
          <w:iCs/>
          <w:noProof/>
          <w:lang w:val="en-GB"/>
        </w:rPr>
        <w:t>Behav. Ecol.</w:t>
      </w:r>
      <w:r w:rsidRPr="0027064B">
        <w:rPr>
          <w:rFonts w:ascii="Garamond" w:hAnsi="Garamond" w:cs="Times New Roman"/>
          <w:noProof/>
          <w:lang w:val="en-GB"/>
        </w:rPr>
        <w:t>, 19, 448–455.</w:t>
      </w:r>
    </w:p>
    <w:p w14:paraId="1D5AFDF4"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Snell, D.M. &amp; Turner, J.M.A. (2018). Sex Chromosome Effects on Male–Female Differences in Mammals. </w:t>
      </w:r>
      <w:r w:rsidRPr="0027064B">
        <w:rPr>
          <w:rFonts w:ascii="Garamond" w:hAnsi="Garamond" w:cs="Times New Roman"/>
          <w:i/>
          <w:iCs/>
          <w:noProof/>
          <w:lang w:val="en-GB"/>
        </w:rPr>
        <w:t>Curr. Biol.</w:t>
      </w:r>
      <w:r w:rsidRPr="0027064B">
        <w:rPr>
          <w:rFonts w:ascii="Garamond" w:hAnsi="Garamond" w:cs="Times New Roman"/>
          <w:noProof/>
          <w:lang w:val="en-GB"/>
        </w:rPr>
        <w:t>, 28, R1313–R1324.</w:t>
      </w:r>
    </w:p>
    <w:p w14:paraId="46CD2AB8"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27064B">
        <w:rPr>
          <w:rFonts w:ascii="Garamond" w:hAnsi="Garamond" w:cs="Times New Roman"/>
          <w:i/>
          <w:iCs/>
          <w:noProof/>
          <w:lang w:val="en-GB"/>
        </w:rPr>
        <w:t>Behav. Ecol. Sociobiol.</w:t>
      </w:r>
      <w:r w:rsidRPr="0027064B">
        <w:rPr>
          <w:rFonts w:ascii="Garamond" w:hAnsi="Garamond" w:cs="Times New Roman"/>
          <w:noProof/>
          <w:lang w:val="en-GB"/>
        </w:rPr>
        <w:t>, 72, 132.</w:t>
      </w:r>
    </w:p>
    <w:p w14:paraId="47ECADB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27064B">
        <w:rPr>
          <w:rFonts w:ascii="Garamond" w:hAnsi="Garamond" w:cs="Times New Roman"/>
          <w:i/>
          <w:iCs/>
          <w:noProof/>
          <w:lang w:val="en-GB"/>
        </w:rPr>
        <w:t xml:space="preserve">Behav. </w:t>
      </w:r>
      <w:r w:rsidRPr="0027064B">
        <w:rPr>
          <w:rFonts w:ascii="Garamond" w:hAnsi="Garamond" w:cs="Times New Roman"/>
          <w:i/>
          <w:iCs/>
          <w:noProof/>
          <w:lang w:val="en-GB"/>
        </w:rPr>
        <w:lastRenderedPageBreak/>
        <w:t>Ecol. Sociobiol.</w:t>
      </w:r>
      <w:r w:rsidRPr="0027064B">
        <w:rPr>
          <w:rFonts w:ascii="Garamond" w:hAnsi="Garamond" w:cs="Times New Roman"/>
          <w:noProof/>
          <w:lang w:val="en-GB"/>
        </w:rPr>
        <w:t>, 72, 132.</w:t>
      </w:r>
    </w:p>
    <w:p w14:paraId="5DD0E2ED"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Viechtbauer, W. (2010). Conducting meta-analyses in R with the metafor package. </w:t>
      </w:r>
      <w:r w:rsidRPr="0027064B">
        <w:rPr>
          <w:rFonts w:ascii="Garamond" w:hAnsi="Garamond" w:cs="Times New Roman"/>
          <w:i/>
          <w:iCs/>
          <w:noProof/>
          <w:lang w:val="en-GB"/>
        </w:rPr>
        <w:t>J. Stat. Softw.</w:t>
      </w:r>
      <w:r w:rsidRPr="0027064B">
        <w:rPr>
          <w:rFonts w:ascii="Garamond" w:hAnsi="Garamond" w:cs="Times New Roman"/>
          <w:noProof/>
          <w:lang w:val="en-GB"/>
        </w:rPr>
        <w:t>, 36, 1–48.</w:t>
      </w:r>
    </w:p>
    <w:p w14:paraId="319E86B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Wierenga, L.M., Doucet, G., Dima, D., Agartz, I., Aghajani, M., Akudjedu, T., </w:t>
      </w:r>
      <w:r w:rsidRPr="0027064B">
        <w:rPr>
          <w:rFonts w:ascii="Garamond" w:hAnsi="Garamond" w:cs="Times New Roman"/>
          <w:i/>
          <w:iCs/>
          <w:noProof/>
          <w:lang w:val="en-GB"/>
        </w:rPr>
        <w:t>et al.</w:t>
      </w:r>
      <w:r w:rsidRPr="0027064B">
        <w:rPr>
          <w:rFonts w:ascii="Garamond" w:hAnsi="Garamond" w:cs="Times New Roman"/>
          <w:noProof/>
          <w:lang w:val="en-GB"/>
        </w:rPr>
        <w:t xml:space="preserve"> (2020). Greater male than female variability in regional brain structure across the lifespan. </w:t>
      </w:r>
      <w:r w:rsidRPr="0027064B">
        <w:rPr>
          <w:rFonts w:ascii="Garamond" w:hAnsi="Garamond" w:cs="Times New Roman"/>
          <w:i/>
          <w:iCs/>
          <w:noProof/>
          <w:lang w:val="en-GB"/>
        </w:rPr>
        <w:t>bioRxiv</w:t>
      </w:r>
      <w:r w:rsidRPr="0027064B">
        <w:rPr>
          <w:rFonts w:ascii="Garamond" w:hAnsi="Garamond" w:cs="Times New Roman"/>
          <w:noProof/>
          <w:lang w:val="en-GB"/>
        </w:rPr>
        <w:t>, 2020.02.17.952010.</w:t>
      </w:r>
    </w:p>
    <w:p w14:paraId="29A24A62"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Wolf, M., Van Doorn, G.S., Leimar, O. &amp; Weissing, F.J. (2007). Life-history trade-offs favour the evolution of animal personalities. </w:t>
      </w:r>
      <w:r w:rsidRPr="0027064B">
        <w:rPr>
          <w:rFonts w:ascii="Garamond" w:hAnsi="Garamond" w:cs="Times New Roman"/>
          <w:i/>
          <w:iCs/>
          <w:noProof/>
          <w:lang w:val="en-GB"/>
        </w:rPr>
        <w:t>Nature</w:t>
      </w:r>
      <w:r w:rsidRPr="0027064B">
        <w:rPr>
          <w:rFonts w:ascii="Garamond" w:hAnsi="Garamond" w:cs="Times New Roman"/>
          <w:noProof/>
          <w:lang w:val="en-GB"/>
        </w:rPr>
        <w:t>, 447, 581–584.</w:t>
      </w:r>
    </w:p>
    <w:p w14:paraId="520C64C5"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Wolf, M. &amp; McNamara, J.M. (2012). On the evolution of personalities via frequency-dependent selection. </w:t>
      </w:r>
      <w:r w:rsidRPr="0027064B">
        <w:rPr>
          <w:rFonts w:ascii="Garamond" w:hAnsi="Garamond" w:cs="Times New Roman"/>
          <w:i/>
          <w:iCs/>
          <w:noProof/>
          <w:lang w:val="en-GB"/>
        </w:rPr>
        <w:t>Am. Nat.</w:t>
      </w:r>
      <w:r w:rsidRPr="0027064B">
        <w:rPr>
          <w:rFonts w:ascii="Garamond" w:hAnsi="Garamond" w:cs="Times New Roman"/>
          <w:noProof/>
          <w:lang w:val="en-GB"/>
        </w:rPr>
        <w:t>, 179, 679–692.</w:t>
      </w:r>
    </w:p>
    <w:p w14:paraId="4082CB3C"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Wolf, M. &amp; Weissing, F.J. (2010). An explanatory framework for adaptive personality differences. </w:t>
      </w:r>
      <w:r w:rsidRPr="0027064B">
        <w:rPr>
          <w:rFonts w:ascii="Garamond" w:hAnsi="Garamond" w:cs="Times New Roman"/>
          <w:i/>
          <w:iCs/>
          <w:noProof/>
          <w:lang w:val="en-GB"/>
        </w:rPr>
        <w:t>Philos. Trans. R. Soc. B Biol. Sci.</w:t>
      </w:r>
      <w:r w:rsidRPr="0027064B">
        <w:rPr>
          <w:rFonts w:ascii="Garamond" w:hAnsi="Garamond" w:cs="Times New Roman"/>
          <w:noProof/>
          <w:lang w:val="en-GB"/>
        </w:rPr>
        <w:t>, 365, 3959–3968.</w:t>
      </w:r>
    </w:p>
    <w:p w14:paraId="74BB8553" w14:textId="77777777" w:rsidR="0027064B" w:rsidRPr="0027064B" w:rsidRDefault="0027064B" w:rsidP="0027064B">
      <w:pPr>
        <w:widowControl w:val="0"/>
        <w:autoSpaceDE w:val="0"/>
        <w:autoSpaceDN w:val="0"/>
        <w:adjustRightInd w:val="0"/>
        <w:ind w:left="480" w:hanging="480"/>
        <w:rPr>
          <w:rFonts w:ascii="Garamond" w:hAnsi="Garamond" w:cs="Times New Roman"/>
          <w:noProof/>
          <w:lang w:val="en-GB"/>
        </w:rPr>
      </w:pPr>
      <w:r w:rsidRPr="0027064B">
        <w:rPr>
          <w:rFonts w:ascii="Garamond" w:hAnsi="Garamond" w:cs="Times New Roman"/>
          <w:noProof/>
          <w:lang w:val="en-GB"/>
        </w:rPr>
        <w:t xml:space="preserve">Wyman, M.J. &amp; Rowe, L. (2014). Male Bias in Distributions of Additive Genetic, Residual, and Phenotypic Variances of Shared Traits. </w:t>
      </w:r>
      <w:r w:rsidRPr="0027064B">
        <w:rPr>
          <w:rFonts w:ascii="Garamond" w:hAnsi="Garamond" w:cs="Times New Roman"/>
          <w:i/>
          <w:iCs/>
          <w:noProof/>
          <w:lang w:val="en-GB"/>
        </w:rPr>
        <w:t>Am. Nat.</w:t>
      </w:r>
      <w:r w:rsidRPr="0027064B">
        <w:rPr>
          <w:rFonts w:ascii="Garamond" w:hAnsi="Garamond" w:cs="Times New Roman"/>
          <w:noProof/>
          <w:lang w:val="en-GB"/>
        </w:rPr>
        <w:t>, 184, 326–337.</w:t>
      </w:r>
    </w:p>
    <w:p w14:paraId="58F6BAC3" w14:textId="77777777" w:rsidR="0027064B" w:rsidRPr="0027064B" w:rsidRDefault="0027064B" w:rsidP="0027064B">
      <w:pPr>
        <w:widowControl w:val="0"/>
        <w:autoSpaceDE w:val="0"/>
        <w:autoSpaceDN w:val="0"/>
        <w:adjustRightInd w:val="0"/>
        <w:ind w:left="480" w:hanging="480"/>
        <w:rPr>
          <w:rFonts w:ascii="Garamond" w:hAnsi="Garamond"/>
          <w:noProof/>
        </w:rPr>
      </w:pPr>
      <w:r w:rsidRPr="0027064B">
        <w:rPr>
          <w:rFonts w:ascii="Garamond" w:hAnsi="Garamond" w:cs="Times New Roman"/>
          <w:noProof/>
          <w:lang w:val="en-GB"/>
        </w:rPr>
        <w:t xml:space="preserve">Zajitschek, S., Zajitschek, F., Bonduriansky, R., Brooks, R.C., Cornwell, W., Falster, D.S., </w:t>
      </w:r>
      <w:r w:rsidRPr="0027064B">
        <w:rPr>
          <w:rFonts w:ascii="Garamond" w:hAnsi="Garamond" w:cs="Times New Roman"/>
          <w:i/>
          <w:iCs/>
          <w:noProof/>
          <w:lang w:val="en-GB"/>
        </w:rPr>
        <w:t>et al.</w:t>
      </w:r>
      <w:r w:rsidRPr="0027064B">
        <w:rPr>
          <w:rFonts w:ascii="Garamond" w:hAnsi="Garamond" w:cs="Times New Roman"/>
          <w:noProof/>
          <w:lang w:val="en-GB"/>
        </w:rPr>
        <w:t xml:space="preserve"> (2020). Sex and Power: sexual dimorphism in trait variability and its eco-evolutionary and statistical implications. </w:t>
      </w:r>
      <w:r w:rsidRPr="0027064B">
        <w:rPr>
          <w:rFonts w:ascii="Garamond" w:hAnsi="Garamond" w:cs="Times New Roman"/>
          <w:i/>
          <w:iCs/>
          <w:noProof/>
          <w:lang w:val="en-GB"/>
        </w:rPr>
        <w:t>BioRxiv</w:t>
      </w:r>
      <w:r w:rsidRPr="0027064B">
        <w:rPr>
          <w:rFonts w:ascii="Garamond" w:hAnsi="Garamond" w:cs="Times New Roman"/>
          <w:noProof/>
          <w:lang w:val="en-GB"/>
        </w:rPr>
        <w:t>, 1–20.</w:t>
      </w:r>
    </w:p>
    <w:p w14:paraId="7BB0520A" w14:textId="0C679D31" w:rsidR="007F6D9E" w:rsidRPr="007E3B63" w:rsidRDefault="00711861" w:rsidP="0027064B">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w:t>
      </w:r>
      <w:proofErr w:type="gramStart"/>
      <w:r w:rsidR="006C475D" w:rsidRPr="007E3B63">
        <w:rPr>
          <w:rFonts w:ascii="Garamond" w:hAnsi="Garamond"/>
          <w:color w:val="000000" w:themeColor="text1"/>
        </w:rPr>
        <w:t>taxa</w:t>
      </w:r>
      <w:proofErr w:type="gramEnd"/>
      <w:r w:rsidR="006C475D" w:rsidRPr="007E3B63">
        <w:rPr>
          <w:rFonts w:ascii="Garamond" w:hAnsi="Garamond"/>
          <w:color w:val="000000" w:themeColor="text1"/>
        </w:rPr>
        <w:t xml:space="preserve">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29" w:author="Daniel Noble" w:date="2020-09-05T14:26:00Z">
        <w:r w:rsidR="001E7646">
          <w:rPr>
            <w:rFonts w:ascii="Garamond" w:hAnsi="Garamond"/>
            <w:color w:val="000000" w:themeColor="text1"/>
          </w:rPr>
          <w:t>(</w:t>
        </w:r>
      </w:ins>
      <m:oMath>
        <m:r>
          <w:ins w:id="30" w:author="Daniel Noble" w:date="2020-09-05T14:26:00Z">
            <w:rPr>
              <w:rFonts w:ascii="Cambria Math" w:hAnsi="Cambria Math"/>
              <w:color w:val="000000" w:themeColor="text1"/>
            </w:rPr>
            <m:t xml:space="preserve">α </m:t>
          </w:ins>
        </m:r>
      </m:oMath>
      <w:ins w:id="31" w:author="Daniel Noble" w:date="2020-09-05T14:26:00Z">
        <w:r w:rsidR="001E7646">
          <w:rPr>
            <w:rFonts w:ascii="Garamond" w:hAnsi="Garamond"/>
            <w:color w:val="000000" w:themeColor="text1"/>
          </w:rPr>
          <w:t>&lt; 0.</w:t>
        </w:r>
        <w:commentRangeStart w:id="32"/>
        <w:r w:rsidR="001E7646">
          <w:rPr>
            <w:rFonts w:ascii="Garamond" w:hAnsi="Garamond"/>
            <w:color w:val="000000" w:themeColor="text1"/>
          </w:rPr>
          <w:t xml:space="preserve">05) </w:t>
        </w:r>
      </w:ins>
      <w:commentRangeEnd w:id="32"/>
      <w:ins w:id="33" w:author="Daniel Noble" w:date="2020-09-05T14:27:00Z">
        <w:r w:rsidR="001E7646">
          <w:rPr>
            <w:rStyle w:val="CommentReference"/>
          </w:rPr>
          <w:commentReference w:id="32"/>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9435E0">
        <w:tc>
          <w:tcPr>
            <w:tcW w:w="7843" w:type="dxa"/>
            <w:gridSpan w:val="7"/>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230" w:type="dxa"/>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70" w:type="dxa"/>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33" w:type="dxa"/>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60" w:type="dxa"/>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9435E0">
        <w:tc>
          <w:tcPr>
            <w:tcW w:w="7843" w:type="dxa"/>
            <w:gridSpan w:val="7"/>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9435E0">
        <w:tc>
          <w:tcPr>
            <w:tcW w:w="7843" w:type="dxa"/>
            <w:gridSpan w:val="7"/>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9435E0">
        <w:tc>
          <w:tcPr>
            <w:tcW w:w="7843" w:type="dxa"/>
            <w:gridSpan w:val="7"/>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971" w:type="dxa"/>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090" w:type="dxa"/>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70" w:type="dxa"/>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33" w:type="dxa"/>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60" w:type="dxa"/>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tr w:rsidR="008E2EC8" w:rsidRPr="007E3B63" w14:paraId="22EB3B64" w14:textId="7E36E518" w:rsidTr="009435E0">
        <w:tc>
          <w:tcPr>
            <w:tcW w:w="1392" w:type="dxa"/>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350" w:type="dxa"/>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971" w:type="dxa"/>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090" w:type="dxa"/>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40" w:type="dxa"/>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230" w:type="dxa"/>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70" w:type="dxa"/>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33" w:type="dxa"/>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60" w:type="dxa"/>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9435E0">
        <w:tc>
          <w:tcPr>
            <w:tcW w:w="1392" w:type="dxa"/>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350" w:type="dxa"/>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971" w:type="dxa"/>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090" w:type="dxa"/>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40" w:type="dxa"/>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230" w:type="dxa"/>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70" w:type="dxa"/>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33" w:type="dxa"/>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60" w:type="dxa"/>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971" w:type="dxa"/>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090" w:type="dxa"/>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40" w:type="dxa"/>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230" w:type="dxa"/>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70" w:type="dxa"/>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33" w:type="dxa"/>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60" w:type="dxa"/>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971" w:type="dxa"/>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090" w:type="dxa"/>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40" w:type="dxa"/>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230" w:type="dxa"/>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70" w:type="dxa"/>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33" w:type="dxa"/>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60" w:type="dxa"/>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4F8DE772"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s with personality trait type and SSD 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so </w:t>
      </w:r>
      <w:r w:rsidR="00F538BE">
        <w:rPr>
          <w:rFonts w:ascii="Garamond" w:hAnsi="Garamond"/>
          <w:color w:val="000000" w:themeColor="text1"/>
        </w:rPr>
        <w:t xml:space="preserve">personality trait </w:t>
      </w:r>
      <w:r w:rsidR="00A703C4">
        <w:rPr>
          <w:rFonts w:ascii="Garamond" w:hAnsi="Garamond"/>
          <w:color w:val="000000" w:themeColor="text1"/>
        </w:rPr>
        <w:t xml:space="preserve">estimates show the 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 </w:t>
      </w:r>
      <w:r w:rsidR="00E8181F">
        <w:rPr>
          <w:rFonts w:ascii="Garamond" w:hAnsi="Garamond"/>
          <w:color w:val="000000" w:themeColor="text1"/>
        </w:rPr>
        <w:t xml:space="preserve">Only interactions with 10 or more species for each personality type were </w:t>
      </w:r>
      <w:commentRangeStart w:id="34"/>
      <w:r w:rsidR="00E8181F">
        <w:rPr>
          <w:rFonts w:ascii="Garamond" w:hAnsi="Garamond"/>
          <w:color w:val="000000" w:themeColor="text1"/>
        </w:rPr>
        <w:t>estimated</w:t>
      </w:r>
      <w:commentRangeEnd w:id="34"/>
      <w:r w:rsidR="00A367B2">
        <w:rPr>
          <w:rStyle w:val="CommentReference"/>
        </w:rPr>
        <w:commentReference w:id="34"/>
      </w:r>
      <w:ins w:id="35" w:author="Daniel Noble" w:date="2020-09-05T14:28:00Z">
        <w:r w:rsidR="00E8181F">
          <w:rPr>
            <w:rFonts w:ascii="Garamond" w:hAnsi="Garamond"/>
            <w:color w:val="000000" w:themeColor="text1"/>
          </w:rPr>
          <w:t>.</w:t>
        </w:r>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5DEB01FF" w14:textId="6629210E"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631D4ED3"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1E96030A"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See Supplementary M</w:t>
      </w:r>
      <w:r w:rsidR="009C5B5B">
        <w:rPr>
          <w:rFonts w:ascii="Garamond" w:hAnsi="Garamond"/>
          <w:color w:val="000000" w:themeColor="text1"/>
        </w:rPr>
        <w:t>aterial</w:t>
      </w:r>
      <w:r w:rsidR="00965103">
        <w:rPr>
          <w:rFonts w:ascii="Garamond" w:hAnsi="Garamond"/>
          <w:color w:val="000000" w:themeColor="text1"/>
        </w:rPr>
        <w:t xml:space="preserve"> accompanying this article for keyword searches.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Noble" w:date="2020-09-04T16:04:00Z" w:initials="DN">
    <w:p w14:paraId="79F501E1" w14:textId="7B73B564" w:rsidR="00DB500D" w:rsidRDefault="00DB500D">
      <w:pPr>
        <w:pStyle w:val="CommentText"/>
      </w:pPr>
      <w:r>
        <w:rPr>
          <w:rStyle w:val="CommentReference"/>
        </w:rPr>
        <w:annotationRef/>
      </w:r>
      <w:r>
        <w:t xml:space="preserve">Need to work on the title. Doesn’t grab me. </w:t>
      </w:r>
    </w:p>
  </w:comment>
  <w:comment w:id="1" w:author="Lauren Harrison" w:date="2020-08-19T14:54:00Z" w:initials="LH">
    <w:p w14:paraId="5E7AC4C5" w14:textId="17D1A58E" w:rsidR="00DB500D" w:rsidRDefault="00DB500D">
      <w:pPr>
        <w:pStyle w:val="CommentText"/>
      </w:pPr>
      <w:r>
        <w:rPr>
          <w:rStyle w:val="CommentReference"/>
        </w:rPr>
        <w:annotationRef/>
      </w:r>
      <w:r>
        <w:t>Nat Comm wants 150 words max for abstract and no refs</w:t>
      </w:r>
    </w:p>
  </w:comment>
  <w:comment w:id="2" w:author="Lauren Harrison" w:date="2020-08-27T13:27:00Z" w:initials="LH">
    <w:p w14:paraId="1736A713" w14:textId="6B16FBA8" w:rsidR="00DB500D" w:rsidRDefault="00DB500D">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3" w:author="Lauren Harrison" w:date="2020-09-11T17:00:00Z" w:initials="LH">
    <w:p w14:paraId="2E1E84D7" w14:textId="70719C8D" w:rsidR="00504D8B" w:rsidRDefault="00504D8B">
      <w:pPr>
        <w:pStyle w:val="CommentText"/>
      </w:pPr>
      <w:r>
        <w:rPr>
          <w:rStyle w:val="CommentReference"/>
        </w:rPr>
        <w:annotationRef/>
      </w:r>
      <w:r>
        <w:t>Reading through the intro again I feel like the first three paragraphs aren’t really clear and strong. I know what we are trying to say but it doesn’t really come across clearly. I had a go at reorganising and rewriting some bits but I’m not sure that I was successful…</w:t>
      </w:r>
    </w:p>
  </w:comment>
  <w:comment w:id="4" w:author="Lauren Harrison" w:date="2020-09-11T14:35:00Z" w:initials="LH">
    <w:p w14:paraId="0739AAFF" w14:textId="7997D5F6" w:rsidR="00DB500D" w:rsidRDefault="00DB500D">
      <w:pPr>
        <w:pStyle w:val="CommentText"/>
      </w:pPr>
      <w:r>
        <w:rPr>
          <w:rStyle w:val="CommentReference"/>
        </w:rPr>
        <w:annotationRef/>
      </w:r>
      <w:r>
        <w:t>This paragraph doesn’t really make sense to me anymore – it first says that there aren’t many studies of variability, but then we give a whole bunch of examples of those variability studie</w:t>
      </w:r>
      <w:r w:rsidR="00B769C0">
        <w:t>s and then we try to link them all together?</w:t>
      </w:r>
    </w:p>
  </w:comment>
  <w:comment w:id="5" w:author="Lauren Harrison" w:date="2020-08-19T15:55:00Z" w:initials="LH">
    <w:p w14:paraId="7C41BBE1" w14:textId="6F794D03" w:rsidR="00DB500D" w:rsidRDefault="00DB500D">
      <w:pPr>
        <w:pStyle w:val="CommentText"/>
      </w:pPr>
      <w:r>
        <w:rPr>
          <w:rStyle w:val="CommentReference"/>
        </w:rPr>
        <w:annotationRef/>
      </w:r>
      <w:r>
        <w:t xml:space="preserve">I can’t find the Jensen 1992 paper you were talking about here Mike. Is the date correct? </w:t>
      </w:r>
    </w:p>
  </w:comment>
  <w:comment w:id="6" w:author="Daniel Noble" w:date="2020-09-05T10:00:00Z" w:initials="DN">
    <w:p w14:paraId="503DB479" w14:textId="422E6B91" w:rsidR="00DB500D" w:rsidRDefault="00DB500D">
      <w:pPr>
        <w:pStyle w:val="CommentText"/>
      </w:pPr>
      <w:r>
        <w:rPr>
          <w:rStyle w:val="CommentReference"/>
        </w:rPr>
        <w:annotationRef/>
      </w:r>
      <w:r>
        <w:t xml:space="preserve">To me, this I don’t think captures the transition we want to the next four explanations. This bit is trying to explain the existence of “personality” not the existence for why sexes would vary. The following explanations then do that a bit more…although I think the life-history bit is more general (see below on a note for that. Maybe we just ditch the life history “explanation”). </w:t>
      </w:r>
    </w:p>
  </w:comment>
  <w:comment w:id="8" w:author="Daniel Noble" w:date="2020-09-05T09:12:00Z" w:initials="DN">
    <w:p w14:paraId="637E4908" w14:textId="2C18535A" w:rsidR="00DB500D" w:rsidRDefault="00DB500D">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9" w:author="Lauren Harrison" w:date="2020-09-10T10:41:00Z" w:initials="LH">
    <w:p w14:paraId="024E8EE3" w14:textId="59DE8B15" w:rsidR="00DB500D" w:rsidRDefault="00DB500D">
      <w:pPr>
        <w:pStyle w:val="CommentText"/>
      </w:pPr>
      <w:r>
        <w:rPr>
          <w:rStyle w:val="CommentReference"/>
        </w:rPr>
        <w:annotationRef/>
      </w:r>
      <w:r>
        <w:t>I think the non-linear selection part was referring to sexual selection, so now I think we can probably remove it to make it clearer</w:t>
      </w:r>
    </w:p>
  </w:comment>
  <w:comment w:id="10" w:author="Daniel Noble" w:date="2020-09-05T09:13:00Z" w:initials="DN">
    <w:p w14:paraId="0090AA67" w14:textId="7EC20DA9" w:rsidR="00DB500D" w:rsidRDefault="00DB500D">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1" w:author="Daniel Noble" w:date="2020-09-05T09:23:00Z" w:initials="DN">
    <w:p w14:paraId="30EB7942" w14:textId="2DAEFBD7" w:rsidR="00DB500D" w:rsidRDefault="00DB500D">
      <w:pPr>
        <w:pStyle w:val="CommentText"/>
      </w:pPr>
      <w:r>
        <w:rPr>
          <w:rStyle w:val="CommentReference"/>
        </w:rPr>
        <w:annotationRef/>
      </w:r>
      <w:r>
        <w:t xml:space="preserve">This tends to be common in ART systems </w:t>
      </w:r>
      <w:proofErr w:type="gramStart"/>
      <w:r>
        <w:t>too</w:t>
      </w:r>
      <w:proofErr w:type="gramEnd"/>
      <w:r>
        <w:t xml:space="preserve"> I guess. Fine to keep it because there are </w:t>
      </w:r>
      <w:proofErr w:type="gramStart"/>
      <w:r>
        <w:t>distinctions, but</w:t>
      </w:r>
      <w:proofErr w:type="gramEnd"/>
      <w:r>
        <w:t xml:space="preserve"> could be merged with above if we need to cut down some more. I do think the intro is too long</w:t>
      </w:r>
    </w:p>
  </w:comment>
  <w:comment w:id="12" w:author="Daniel Noble" w:date="2020-09-05T10:04:00Z" w:initials="DN">
    <w:p w14:paraId="7263334B" w14:textId="72562C45" w:rsidR="00DB500D" w:rsidRDefault="00DB500D">
      <w:pPr>
        <w:pStyle w:val="CommentText"/>
      </w:pPr>
      <w:r>
        <w:rPr>
          <w:rStyle w:val="CommentReference"/>
        </w:rPr>
        <w:annotationRef/>
      </w:r>
    </w:p>
  </w:comment>
  <w:comment w:id="13" w:author="Michael Jennions" w:date="2020-08-19T10:07:00Z" w:initials="MJ">
    <w:p w14:paraId="59077CB2" w14:textId="01405D83" w:rsidR="00DB500D" w:rsidRDefault="00DB500D">
      <w:pPr>
        <w:pStyle w:val="CommentText"/>
      </w:pPr>
      <w:r>
        <w:rPr>
          <w:rStyle w:val="CommentReference"/>
        </w:rPr>
        <w:annotationRef/>
      </w:r>
      <w:r w:rsidRPr="007E3B63">
        <w:rPr>
          <w:highlight w:val="red"/>
        </w:rPr>
        <w:t>We need to be very careful that all statements about humans are 100% accurate.</w:t>
      </w:r>
    </w:p>
  </w:comment>
  <w:comment w:id="14" w:author="Lauren Harrison" w:date="2020-09-11T11:18:00Z" w:initials="LH">
    <w:p w14:paraId="06AE1C7A" w14:textId="40A62267" w:rsidR="00DB500D" w:rsidRDefault="00DB500D">
      <w:pPr>
        <w:pStyle w:val="CommentText"/>
      </w:pPr>
      <w:r>
        <w:rPr>
          <w:rStyle w:val="CommentReference"/>
        </w:rPr>
        <w:annotationRef/>
      </w:r>
      <w:r>
        <w:t xml:space="preserve">Updated everything so these are our final dataset numbers with invert scores removed, and those physiology effect sizes </w:t>
      </w:r>
    </w:p>
  </w:comment>
  <w:comment w:id="15" w:author="Lauren Harrison" w:date="2020-09-11T14:08:00Z" w:initials="LH">
    <w:p w14:paraId="59B1BBFA" w14:textId="29E6B315" w:rsidR="00DB500D" w:rsidRDefault="00DB500D">
      <w:pPr>
        <w:pStyle w:val="CommentText"/>
      </w:pPr>
      <w:r>
        <w:rPr>
          <w:rStyle w:val="CommentReference"/>
        </w:rPr>
        <w:annotationRef/>
      </w:r>
      <w:r>
        <w:t>Is my interpretation of the results correct? SSD is so confusing!</w:t>
      </w:r>
    </w:p>
  </w:comment>
  <w:comment w:id="16" w:author="Daniel Noble" w:date="2020-09-05T13:25:00Z" w:initials="DN">
    <w:p w14:paraId="53575019" w14:textId="77777777" w:rsidR="00DB500D" w:rsidRDefault="00DB500D" w:rsidP="0043486B">
      <w:pPr>
        <w:pStyle w:val="CommentText"/>
      </w:pPr>
      <w:r>
        <w:rPr>
          <w:rStyle w:val="CommentReference"/>
        </w:rPr>
        <w:annotationRef/>
      </w:r>
      <w:r>
        <w:t>I feel like we can shorten these two paragraphs down a bit into one short and sweet take home</w:t>
      </w:r>
      <w:proofErr w:type="gramStart"/>
      <w:r>
        <w:t>….Once</w:t>
      </w:r>
      <w:proofErr w:type="gramEnd"/>
      <w:r>
        <w:t xml:space="preserve"> I have clarification on the SSD issue I will do this.</w:t>
      </w:r>
    </w:p>
  </w:comment>
  <w:comment w:id="17" w:author="Lauren Harrison" w:date="2020-09-10T15:12:00Z" w:initials="LH">
    <w:p w14:paraId="30CEAC8B" w14:textId="14839E16" w:rsidR="00DB500D" w:rsidRDefault="00DB500D">
      <w:pPr>
        <w:pStyle w:val="CommentText"/>
      </w:pPr>
      <w:r>
        <w:rPr>
          <w:rStyle w:val="CommentReference"/>
        </w:rPr>
        <w:annotationRef/>
      </w:r>
      <w:r>
        <w:t>Is this a bit better?</w:t>
      </w:r>
    </w:p>
  </w:comment>
  <w:comment w:id="18" w:author="Daniel Noble" w:date="2020-09-05T13:24:00Z" w:initials="DN">
    <w:p w14:paraId="1D2ACB25" w14:textId="0729FDF0" w:rsidR="00DB500D" w:rsidRDefault="00DB500D">
      <w:pPr>
        <w:pStyle w:val="CommentText"/>
      </w:pPr>
      <w:r>
        <w:rPr>
          <w:rStyle w:val="CommentReference"/>
        </w:rPr>
        <w:annotationRef/>
      </w:r>
      <w:r>
        <w:t>Is this not kind of an odd thing to say here given we ourselves show this is never the case……I just added a bit to just tamper this down to make it act more like a prediction</w:t>
      </w:r>
    </w:p>
  </w:comment>
  <w:comment w:id="19" w:author="Daniel Noble" w:date="2020-09-05T14:00:00Z" w:initials="DN">
    <w:p w14:paraId="33C0B249" w14:textId="2879E025" w:rsidR="00DB500D" w:rsidRDefault="00DB500D">
      <w:pPr>
        <w:pStyle w:val="CommentText"/>
      </w:pPr>
      <w:r>
        <w:rPr>
          <w:rStyle w:val="CommentReference"/>
        </w:rPr>
        <w:annotationRef/>
      </w:r>
      <w:r>
        <w:t xml:space="preserve">Lauren. Didn’t you preregister this?? If so, you should add in the </w:t>
      </w:r>
      <w:proofErr w:type="spellStart"/>
      <w:r>
        <w:t>preregisted</w:t>
      </w:r>
      <w:proofErr w:type="spellEnd"/>
      <w:r>
        <w:t xml:space="preserve"> report link…</w:t>
      </w:r>
    </w:p>
  </w:comment>
  <w:comment w:id="20" w:author="Daniel Noble" w:date="2020-09-05T13:34:00Z" w:initials="DN">
    <w:p w14:paraId="38D4D44E" w14:textId="17FE1FB1" w:rsidR="00DB500D" w:rsidRDefault="00DB500D">
      <w:pPr>
        <w:pStyle w:val="CommentText"/>
      </w:pPr>
      <w:r>
        <w:rPr>
          <w:rStyle w:val="CommentReference"/>
        </w:rPr>
        <w:annotationRef/>
      </w:r>
      <w:r>
        <w:t>Lauren, I know last meeting you said you dropped a bunch of physiology measures, which was right to do, but I just want to check that this doesn’t impact all the PRISMA stuff…It may need updating?</w:t>
      </w:r>
    </w:p>
  </w:comment>
  <w:comment w:id="21" w:author="Lauren Harrison" w:date="2020-09-11T16:47:00Z" w:initials="LH">
    <w:p w14:paraId="43C22528" w14:textId="40E7C19C" w:rsidR="0018333E" w:rsidRDefault="0018333E">
      <w:pPr>
        <w:pStyle w:val="CommentText"/>
      </w:pPr>
      <w:r>
        <w:rPr>
          <w:rStyle w:val="CommentReference"/>
        </w:rPr>
        <w:annotationRef/>
      </w:r>
      <w:r>
        <w:t xml:space="preserve">It’s all updated! Removing these only changed the total effect sizes. I have more info in the supp material too </w:t>
      </w:r>
    </w:p>
  </w:comment>
  <w:comment w:id="22" w:author="Daniel Noble" w:date="2020-09-05T13:37:00Z" w:initials="DN">
    <w:p w14:paraId="5A9ECCDE" w14:textId="7FD9B85A" w:rsidR="00DB500D" w:rsidRDefault="00DB500D">
      <w:pPr>
        <w:pStyle w:val="CommentText"/>
      </w:pPr>
      <w:r>
        <w:rPr>
          <w:rStyle w:val="CommentReference"/>
        </w:rPr>
        <w:annotationRef/>
      </w:r>
      <w:r>
        <w:t>Is this correct Lauren? I just worry a bit about this if a hardcore personality person like Niels gets this</w:t>
      </w:r>
      <w:proofErr w:type="gramStart"/>
      <w:r>
        <w:t>….they</w:t>
      </w:r>
      <w:proofErr w:type="gramEnd"/>
      <w:r>
        <w:t xml:space="preserve"> might ask to focus only on the repeatable traits…</w:t>
      </w:r>
    </w:p>
  </w:comment>
  <w:comment w:id="25" w:author="Lauren Harrison" w:date="2020-08-07T16:39:00Z" w:initials="LH">
    <w:p w14:paraId="4E4D8A57" w14:textId="77777777" w:rsidR="00DB500D" w:rsidRDefault="00DB500D" w:rsidP="00DA2BB5">
      <w:pPr>
        <w:pStyle w:val="CommentText"/>
      </w:pPr>
      <w:r>
        <w:rPr>
          <w:rStyle w:val="CommentReference"/>
        </w:rPr>
        <w:annotationRef/>
      </w:r>
      <w:r>
        <w:t>I don’t have a good reference for this. Maybe Dan would know?</w:t>
      </w:r>
    </w:p>
  </w:comment>
  <w:comment w:id="26" w:author="Daniel Noble" w:date="2020-09-05T14:23:00Z" w:initials="DN">
    <w:p w14:paraId="7218EF53" w14:textId="4F4D11C9" w:rsidR="00DB500D" w:rsidRDefault="00DB500D">
      <w:pPr>
        <w:pStyle w:val="CommentText"/>
      </w:pPr>
      <w:r>
        <w:rPr>
          <w:rStyle w:val="CommentReference"/>
        </w:rPr>
        <w:annotationRef/>
      </w:r>
      <w:r>
        <w:t>Can’t recall of the top of my head, but I’ll dig one up</w:t>
      </w:r>
    </w:p>
  </w:comment>
  <w:comment w:id="27" w:author="Lauren Harrison" w:date="2020-08-09T13:26:00Z" w:initials="LH">
    <w:p w14:paraId="0FC10F90" w14:textId="77777777" w:rsidR="00DB500D" w:rsidRDefault="00DB500D" w:rsidP="00DA2BB5">
      <w:pPr>
        <w:pStyle w:val="CommentText"/>
      </w:pPr>
      <w:r>
        <w:rPr>
          <w:rStyle w:val="CommentReference"/>
        </w:rPr>
        <w:annotationRef/>
      </w:r>
      <w:r>
        <w:t>I’m not sure that this is the best reference either – does anyone else have a better paper about using precision?</w:t>
      </w:r>
    </w:p>
  </w:comment>
  <w:comment w:id="28" w:author="Lauren Harrison" w:date="2020-08-26T08:39:00Z" w:initials="LH">
    <w:p w14:paraId="1E68EAE9" w14:textId="47249897" w:rsidR="00DB500D" w:rsidRDefault="00DB500D">
      <w:pPr>
        <w:pStyle w:val="CommentText"/>
      </w:pPr>
      <w:r>
        <w:rPr>
          <w:rStyle w:val="CommentReference"/>
        </w:rPr>
        <w:annotationRef/>
      </w:r>
      <w:r>
        <w:t>Nat Comm wants a max. of 70 references so maybe we should try to reuse a few good ones? Because we are over right now (by a lot)</w:t>
      </w:r>
    </w:p>
  </w:comment>
  <w:comment w:id="32" w:author="Daniel Noble" w:date="2020-09-05T14:27:00Z" w:initials="DN">
    <w:p w14:paraId="5DA271CE" w14:textId="085B1C7B" w:rsidR="00DB500D" w:rsidRDefault="00DB500D">
      <w:pPr>
        <w:pStyle w:val="CommentText"/>
      </w:pPr>
      <w:r>
        <w:rPr>
          <w:rStyle w:val="CommentReference"/>
        </w:rPr>
        <w:annotationRef/>
      </w:r>
      <w:r>
        <w:t>Although note p = 0.06 in places</w:t>
      </w:r>
    </w:p>
  </w:comment>
  <w:comment w:id="34" w:author="Lauren Harrison" w:date="2020-09-11T09:39:00Z" w:initials="LH">
    <w:p w14:paraId="2B426AE3" w14:textId="1A722AEE" w:rsidR="00DB500D" w:rsidRDefault="00DB500D">
      <w:pPr>
        <w:pStyle w:val="CommentText"/>
      </w:pPr>
      <w:r>
        <w:rPr>
          <w:rStyle w:val="CommentReference"/>
        </w:rPr>
        <w:annotationRef/>
      </w:r>
      <w:r>
        <w:t xml:space="preserve">Hope this is looking ok now Dan!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501E1" w15:done="0"/>
  <w15:commentEx w15:paraId="5E7AC4C5" w15:done="0"/>
  <w15:commentEx w15:paraId="1736A713" w15:done="0"/>
  <w15:commentEx w15:paraId="2E1E84D7" w15:done="0"/>
  <w15:commentEx w15:paraId="0739AAFF" w15:done="0"/>
  <w15:commentEx w15:paraId="7C41BBE1" w15:done="0"/>
  <w15:commentEx w15:paraId="503DB479" w15:done="0"/>
  <w15:commentEx w15:paraId="637E4908" w15:done="0"/>
  <w15:commentEx w15:paraId="024E8EE3" w15:paraIdParent="637E4908" w15:done="0"/>
  <w15:commentEx w15:paraId="0090AA67" w15:done="0"/>
  <w15:commentEx w15:paraId="30EB7942" w15:done="0"/>
  <w15:commentEx w15:paraId="7263334B" w15:paraIdParent="30EB7942" w15:done="0"/>
  <w15:commentEx w15:paraId="59077CB2" w15:done="0"/>
  <w15:commentEx w15:paraId="06AE1C7A" w15:done="0"/>
  <w15:commentEx w15:paraId="59B1BBFA" w15:done="0"/>
  <w15:commentEx w15:paraId="53575019" w15:done="0"/>
  <w15:commentEx w15:paraId="30CEAC8B" w15:paraIdParent="53575019" w15:done="0"/>
  <w15:commentEx w15:paraId="1D2ACB25" w15:done="0"/>
  <w15:commentEx w15:paraId="33C0B249" w15:done="0"/>
  <w15:commentEx w15:paraId="38D4D44E" w15:done="0"/>
  <w15:commentEx w15:paraId="43C22528" w15:paraIdParent="38D4D44E" w15:done="0"/>
  <w15:commentEx w15:paraId="5A9ECCDE" w15:done="0"/>
  <w15:commentEx w15:paraId="4E4D8A57" w15:done="0"/>
  <w15:commentEx w15:paraId="7218EF53" w15:paraIdParent="4E4D8A57" w15:done="0"/>
  <w15:commentEx w15:paraId="0FC10F90" w15:done="0"/>
  <w15:commentEx w15:paraId="1E68EAE9" w15:done="0"/>
  <w15:commentEx w15:paraId="5DA271CE" w15:done="0"/>
  <w15:commentEx w15:paraId="2B426A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E40A" w16cex:dateUtc="2020-09-04T06:04:00Z"/>
  <w16cex:commentExtensible w16cex:durableId="22F2335C" w16cex:dateUtc="2020-08-27T03:27:00Z"/>
  <w16cex:commentExtensible w16cex:durableId="23062BB1" w16cex:dateUtc="2020-09-11T07:00:00Z"/>
  <w16cex:commentExtensible w16cex:durableId="230609C0" w16cex:dateUtc="2020-09-11T04:35:00Z"/>
  <w16cex:commentExtensible w16cex:durableId="22FDE022" w16cex:dateUtc="2020-09-05T00:00:00Z"/>
  <w16cex:commentExtensible w16cex:durableId="22FDD4EA" w16cex:dateUtc="2020-09-04T23:12:00Z"/>
  <w16cex:commentExtensible w16cex:durableId="23048166" w16cex:dateUtc="2020-09-10T00:41:00Z"/>
  <w16cex:commentExtensible w16cex:durableId="22FDD545" w16cex:dateUtc="2020-09-04T23:13:00Z"/>
  <w16cex:commentExtensible w16cex:durableId="22FDD784" w16cex:dateUtc="2020-09-04T23:23:00Z"/>
  <w16cex:commentExtensible w16cex:durableId="22FDE125" w16cex:dateUtc="2020-09-05T00:04:00Z"/>
  <w16cex:commentExtensible w16cex:durableId="2305DB9D" w16cex:dateUtc="2020-09-11T01:18:00Z"/>
  <w16cex:commentExtensible w16cex:durableId="2306034E" w16cex:dateUtc="2020-09-11T04:08:00Z"/>
  <w16cex:commentExtensible w16cex:durableId="22FE103B" w16cex:dateUtc="2020-09-05T03:25:00Z"/>
  <w16cex:commentExtensible w16cex:durableId="2304C0C1" w16cex:dateUtc="2020-09-10T05:12:00Z"/>
  <w16cex:commentExtensible w16cex:durableId="22FE1005" w16cex:dateUtc="2020-09-05T03:24:00Z"/>
  <w16cex:commentExtensible w16cex:durableId="22FE1882" w16cex:dateUtc="2020-09-05T04:00:00Z"/>
  <w16cex:commentExtensible w16cex:durableId="22FE127C" w16cex:dateUtc="2020-09-05T03:34:00Z"/>
  <w16cex:commentExtensible w16cex:durableId="230628A9" w16cex:dateUtc="2020-09-11T06:47:00Z"/>
  <w16cex:commentExtensible w16cex:durableId="22FE131E" w16cex:dateUtc="2020-09-05T03:37:00Z"/>
  <w16cex:commentExtensible w16cex:durableId="22FE1DDA" w16cex:dateUtc="2020-09-05T04:23:00Z"/>
  <w16cex:commentExtensible w16cex:durableId="22F09E45" w16cex:dateUtc="2020-08-25T22:39:00Z"/>
  <w16cex:commentExtensible w16cex:durableId="22FE1EC3" w16cex:dateUtc="2020-09-05T04:27:00Z"/>
  <w16cex:commentExtensible w16cex:durableId="2305C457" w16cex:dateUtc="2020-09-10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501E1" w16cid:durableId="22FCE40A"/>
  <w16cid:commentId w16cid:paraId="5E7AC4C5" w16cid:durableId="22E7BBAA"/>
  <w16cid:commentId w16cid:paraId="1736A713" w16cid:durableId="22F2335C"/>
  <w16cid:commentId w16cid:paraId="2E1E84D7" w16cid:durableId="23062BB1"/>
  <w16cid:commentId w16cid:paraId="0739AAFF" w16cid:durableId="230609C0"/>
  <w16cid:commentId w16cid:paraId="7C41BBE1" w16cid:durableId="22E7C9F9"/>
  <w16cid:commentId w16cid:paraId="503DB479" w16cid:durableId="22FDE022"/>
  <w16cid:commentId w16cid:paraId="637E4908" w16cid:durableId="22FDD4EA"/>
  <w16cid:commentId w16cid:paraId="024E8EE3" w16cid:durableId="23048166"/>
  <w16cid:commentId w16cid:paraId="0090AA67" w16cid:durableId="22FDD545"/>
  <w16cid:commentId w16cid:paraId="30EB7942" w16cid:durableId="22FDD784"/>
  <w16cid:commentId w16cid:paraId="7263334B" w16cid:durableId="22FDE125"/>
  <w16cid:commentId w16cid:paraId="59077CB2" w16cid:durableId="22E77852"/>
  <w16cid:commentId w16cid:paraId="06AE1C7A" w16cid:durableId="2305DB9D"/>
  <w16cid:commentId w16cid:paraId="59B1BBFA" w16cid:durableId="2306034E"/>
  <w16cid:commentId w16cid:paraId="53575019" w16cid:durableId="22FE103B"/>
  <w16cid:commentId w16cid:paraId="30CEAC8B" w16cid:durableId="2304C0C1"/>
  <w16cid:commentId w16cid:paraId="1D2ACB25" w16cid:durableId="22FE1005"/>
  <w16cid:commentId w16cid:paraId="33C0B249" w16cid:durableId="22FE1882"/>
  <w16cid:commentId w16cid:paraId="38D4D44E" w16cid:durableId="22FE127C"/>
  <w16cid:commentId w16cid:paraId="43C22528" w16cid:durableId="230628A9"/>
  <w16cid:commentId w16cid:paraId="5A9ECCDE" w16cid:durableId="22FE131E"/>
  <w16cid:commentId w16cid:paraId="4E4D8A57" w16cid:durableId="22D80235"/>
  <w16cid:commentId w16cid:paraId="7218EF53" w16cid:durableId="22FE1DDA"/>
  <w16cid:commentId w16cid:paraId="0FC10F90" w16cid:durableId="22DA781D"/>
  <w16cid:commentId w16cid:paraId="1E68EAE9" w16cid:durableId="22F09E45"/>
  <w16cid:commentId w16cid:paraId="5DA271CE" w16cid:durableId="22FE1EC3"/>
  <w16cid:commentId w16cid:paraId="2B426AE3" w16cid:durableId="2305C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073B7"/>
    <w:rsid w:val="00010595"/>
    <w:rsid w:val="00012209"/>
    <w:rsid w:val="000122FD"/>
    <w:rsid w:val="00012953"/>
    <w:rsid w:val="00012F22"/>
    <w:rsid w:val="00013C6F"/>
    <w:rsid w:val="00014070"/>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41254"/>
    <w:rsid w:val="00045055"/>
    <w:rsid w:val="00046124"/>
    <w:rsid w:val="00047AC3"/>
    <w:rsid w:val="00050529"/>
    <w:rsid w:val="000510FA"/>
    <w:rsid w:val="00052EA2"/>
    <w:rsid w:val="00054A25"/>
    <w:rsid w:val="00054CE1"/>
    <w:rsid w:val="00055D16"/>
    <w:rsid w:val="00055F43"/>
    <w:rsid w:val="0006115F"/>
    <w:rsid w:val="000644B8"/>
    <w:rsid w:val="0006538A"/>
    <w:rsid w:val="000665DC"/>
    <w:rsid w:val="000665EB"/>
    <w:rsid w:val="00071011"/>
    <w:rsid w:val="00071C08"/>
    <w:rsid w:val="000734E7"/>
    <w:rsid w:val="000775DF"/>
    <w:rsid w:val="00081896"/>
    <w:rsid w:val="00083F6A"/>
    <w:rsid w:val="00085555"/>
    <w:rsid w:val="000925D6"/>
    <w:rsid w:val="00092CFF"/>
    <w:rsid w:val="0009418C"/>
    <w:rsid w:val="000941A1"/>
    <w:rsid w:val="00094636"/>
    <w:rsid w:val="00095368"/>
    <w:rsid w:val="00097037"/>
    <w:rsid w:val="00097688"/>
    <w:rsid w:val="00097792"/>
    <w:rsid w:val="000A0296"/>
    <w:rsid w:val="000A39E6"/>
    <w:rsid w:val="000A425D"/>
    <w:rsid w:val="000A6CD0"/>
    <w:rsid w:val="000B02D9"/>
    <w:rsid w:val="000B0BA6"/>
    <w:rsid w:val="000B56FD"/>
    <w:rsid w:val="000B57B0"/>
    <w:rsid w:val="000B5B0D"/>
    <w:rsid w:val="000B5E5F"/>
    <w:rsid w:val="000B629A"/>
    <w:rsid w:val="000B63EC"/>
    <w:rsid w:val="000C0EEA"/>
    <w:rsid w:val="000C1591"/>
    <w:rsid w:val="000C1902"/>
    <w:rsid w:val="000C2EC7"/>
    <w:rsid w:val="000C522F"/>
    <w:rsid w:val="000C6F77"/>
    <w:rsid w:val="000C7B95"/>
    <w:rsid w:val="000D0BBA"/>
    <w:rsid w:val="000D10DD"/>
    <w:rsid w:val="000D4CEF"/>
    <w:rsid w:val="000D6ECE"/>
    <w:rsid w:val="000D71B0"/>
    <w:rsid w:val="000E100D"/>
    <w:rsid w:val="000E6A36"/>
    <w:rsid w:val="000F05DC"/>
    <w:rsid w:val="000F1DBE"/>
    <w:rsid w:val="000F31D1"/>
    <w:rsid w:val="000F4DDC"/>
    <w:rsid w:val="000F53BA"/>
    <w:rsid w:val="000F5ABF"/>
    <w:rsid w:val="000F79E0"/>
    <w:rsid w:val="0010238C"/>
    <w:rsid w:val="00110230"/>
    <w:rsid w:val="001121D8"/>
    <w:rsid w:val="00113277"/>
    <w:rsid w:val="00113447"/>
    <w:rsid w:val="00114090"/>
    <w:rsid w:val="001141CE"/>
    <w:rsid w:val="001145B7"/>
    <w:rsid w:val="0011523F"/>
    <w:rsid w:val="00115455"/>
    <w:rsid w:val="0012297E"/>
    <w:rsid w:val="00122B32"/>
    <w:rsid w:val="00123D1C"/>
    <w:rsid w:val="00124405"/>
    <w:rsid w:val="00125248"/>
    <w:rsid w:val="0012733B"/>
    <w:rsid w:val="0013049E"/>
    <w:rsid w:val="00131979"/>
    <w:rsid w:val="00132E2F"/>
    <w:rsid w:val="00134C9C"/>
    <w:rsid w:val="00134FF9"/>
    <w:rsid w:val="00142E4A"/>
    <w:rsid w:val="0014382B"/>
    <w:rsid w:val="00150329"/>
    <w:rsid w:val="00151CD0"/>
    <w:rsid w:val="001562C1"/>
    <w:rsid w:val="00160DAE"/>
    <w:rsid w:val="0016628D"/>
    <w:rsid w:val="00172FBC"/>
    <w:rsid w:val="001731F7"/>
    <w:rsid w:val="001742D0"/>
    <w:rsid w:val="0017597D"/>
    <w:rsid w:val="001763FD"/>
    <w:rsid w:val="00181504"/>
    <w:rsid w:val="00181714"/>
    <w:rsid w:val="0018333E"/>
    <w:rsid w:val="00183782"/>
    <w:rsid w:val="001850F7"/>
    <w:rsid w:val="00186833"/>
    <w:rsid w:val="00190650"/>
    <w:rsid w:val="001921D4"/>
    <w:rsid w:val="0019587A"/>
    <w:rsid w:val="0019599D"/>
    <w:rsid w:val="001A292D"/>
    <w:rsid w:val="001A473E"/>
    <w:rsid w:val="001A695A"/>
    <w:rsid w:val="001B22D0"/>
    <w:rsid w:val="001B79C3"/>
    <w:rsid w:val="001B7F39"/>
    <w:rsid w:val="001C1877"/>
    <w:rsid w:val="001C20C8"/>
    <w:rsid w:val="001C2299"/>
    <w:rsid w:val="001D0E7A"/>
    <w:rsid w:val="001D5C7D"/>
    <w:rsid w:val="001D64AB"/>
    <w:rsid w:val="001D662D"/>
    <w:rsid w:val="001E19C9"/>
    <w:rsid w:val="001E19F7"/>
    <w:rsid w:val="001E1E2A"/>
    <w:rsid w:val="001E26AB"/>
    <w:rsid w:val="001E52B7"/>
    <w:rsid w:val="001E5943"/>
    <w:rsid w:val="001E7646"/>
    <w:rsid w:val="001F0DA1"/>
    <w:rsid w:val="001F2292"/>
    <w:rsid w:val="001F3615"/>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37C2D"/>
    <w:rsid w:val="0024112C"/>
    <w:rsid w:val="002419B9"/>
    <w:rsid w:val="0024276A"/>
    <w:rsid w:val="002429AC"/>
    <w:rsid w:val="00242F9E"/>
    <w:rsid w:val="00244CF4"/>
    <w:rsid w:val="002455D4"/>
    <w:rsid w:val="002456F4"/>
    <w:rsid w:val="00251F5D"/>
    <w:rsid w:val="002530D8"/>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63B1"/>
    <w:rsid w:val="00292D8B"/>
    <w:rsid w:val="002934D6"/>
    <w:rsid w:val="002A067B"/>
    <w:rsid w:val="002A2264"/>
    <w:rsid w:val="002A3946"/>
    <w:rsid w:val="002A4A11"/>
    <w:rsid w:val="002A5770"/>
    <w:rsid w:val="002A7F4F"/>
    <w:rsid w:val="002B0571"/>
    <w:rsid w:val="002B168A"/>
    <w:rsid w:val="002B1B71"/>
    <w:rsid w:val="002B1FCE"/>
    <w:rsid w:val="002B512D"/>
    <w:rsid w:val="002B6083"/>
    <w:rsid w:val="002B74A4"/>
    <w:rsid w:val="002C26A8"/>
    <w:rsid w:val="002C42E2"/>
    <w:rsid w:val="002C6A3E"/>
    <w:rsid w:val="002C6D92"/>
    <w:rsid w:val="002C7B42"/>
    <w:rsid w:val="002D1B91"/>
    <w:rsid w:val="002D2ACE"/>
    <w:rsid w:val="002D3A6B"/>
    <w:rsid w:val="002E04D9"/>
    <w:rsid w:val="002E0E59"/>
    <w:rsid w:val="002E1D5E"/>
    <w:rsid w:val="002E252E"/>
    <w:rsid w:val="002E5053"/>
    <w:rsid w:val="002E553A"/>
    <w:rsid w:val="002F1C61"/>
    <w:rsid w:val="002F4C46"/>
    <w:rsid w:val="002F6D2C"/>
    <w:rsid w:val="002F7D49"/>
    <w:rsid w:val="00300532"/>
    <w:rsid w:val="003005B3"/>
    <w:rsid w:val="003054AD"/>
    <w:rsid w:val="00305515"/>
    <w:rsid w:val="003061A2"/>
    <w:rsid w:val="003062AE"/>
    <w:rsid w:val="0031133E"/>
    <w:rsid w:val="0031136A"/>
    <w:rsid w:val="00313BAD"/>
    <w:rsid w:val="00320714"/>
    <w:rsid w:val="003234E5"/>
    <w:rsid w:val="00327737"/>
    <w:rsid w:val="0033110C"/>
    <w:rsid w:val="00331F41"/>
    <w:rsid w:val="003341B8"/>
    <w:rsid w:val="0034090C"/>
    <w:rsid w:val="00341319"/>
    <w:rsid w:val="003415A1"/>
    <w:rsid w:val="00343676"/>
    <w:rsid w:val="00343E5E"/>
    <w:rsid w:val="00345F90"/>
    <w:rsid w:val="00346FD8"/>
    <w:rsid w:val="003528EF"/>
    <w:rsid w:val="00355A09"/>
    <w:rsid w:val="00357129"/>
    <w:rsid w:val="003571EA"/>
    <w:rsid w:val="00357B81"/>
    <w:rsid w:val="00361837"/>
    <w:rsid w:val="00365EA9"/>
    <w:rsid w:val="003661BA"/>
    <w:rsid w:val="00370960"/>
    <w:rsid w:val="00370CA8"/>
    <w:rsid w:val="003714A1"/>
    <w:rsid w:val="003745FD"/>
    <w:rsid w:val="00375027"/>
    <w:rsid w:val="00376C27"/>
    <w:rsid w:val="00377251"/>
    <w:rsid w:val="003809AD"/>
    <w:rsid w:val="00382588"/>
    <w:rsid w:val="003846F2"/>
    <w:rsid w:val="00385F43"/>
    <w:rsid w:val="003910DF"/>
    <w:rsid w:val="00392162"/>
    <w:rsid w:val="0039537A"/>
    <w:rsid w:val="003955B5"/>
    <w:rsid w:val="00395EDF"/>
    <w:rsid w:val="003965BF"/>
    <w:rsid w:val="00396AE2"/>
    <w:rsid w:val="00397AD3"/>
    <w:rsid w:val="003A0740"/>
    <w:rsid w:val="003A0A8C"/>
    <w:rsid w:val="003A1B80"/>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BE4"/>
    <w:rsid w:val="003E4FB2"/>
    <w:rsid w:val="003E7C68"/>
    <w:rsid w:val="003F275A"/>
    <w:rsid w:val="003F2DFB"/>
    <w:rsid w:val="003F4313"/>
    <w:rsid w:val="003F4985"/>
    <w:rsid w:val="003F4AE4"/>
    <w:rsid w:val="003F7344"/>
    <w:rsid w:val="003F7B48"/>
    <w:rsid w:val="003F7DA2"/>
    <w:rsid w:val="00403519"/>
    <w:rsid w:val="00403AF0"/>
    <w:rsid w:val="00406ADE"/>
    <w:rsid w:val="00410065"/>
    <w:rsid w:val="00413872"/>
    <w:rsid w:val="0041449D"/>
    <w:rsid w:val="004155EC"/>
    <w:rsid w:val="00420453"/>
    <w:rsid w:val="00421F6E"/>
    <w:rsid w:val="00422000"/>
    <w:rsid w:val="00423BAE"/>
    <w:rsid w:val="00424E22"/>
    <w:rsid w:val="00430F58"/>
    <w:rsid w:val="00432680"/>
    <w:rsid w:val="00432690"/>
    <w:rsid w:val="0043282C"/>
    <w:rsid w:val="0043486B"/>
    <w:rsid w:val="0043643B"/>
    <w:rsid w:val="00436D01"/>
    <w:rsid w:val="00437B70"/>
    <w:rsid w:val="00440B37"/>
    <w:rsid w:val="00445829"/>
    <w:rsid w:val="00450F38"/>
    <w:rsid w:val="00453D26"/>
    <w:rsid w:val="00455351"/>
    <w:rsid w:val="00456F18"/>
    <w:rsid w:val="00457D5F"/>
    <w:rsid w:val="00463A39"/>
    <w:rsid w:val="00465479"/>
    <w:rsid w:val="00470CA0"/>
    <w:rsid w:val="00470F19"/>
    <w:rsid w:val="004720E8"/>
    <w:rsid w:val="00472AD1"/>
    <w:rsid w:val="00472EDE"/>
    <w:rsid w:val="0047355E"/>
    <w:rsid w:val="00475D1C"/>
    <w:rsid w:val="004808C4"/>
    <w:rsid w:val="004835CA"/>
    <w:rsid w:val="00483C92"/>
    <w:rsid w:val="004852C0"/>
    <w:rsid w:val="00485828"/>
    <w:rsid w:val="00485AD7"/>
    <w:rsid w:val="00485DFD"/>
    <w:rsid w:val="004905DE"/>
    <w:rsid w:val="00491BCC"/>
    <w:rsid w:val="004923C5"/>
    <w:rsid w:val="004931A6"/>
    <w:rsid w:val="0049328A"/>
    <w:rsid w:val="00493617"/>
    <w:rsid w:val="00494BAD"/>
    <w:rsid w:val="00495AE7"/>
    <w:rsid w:val="0049688D"/>
    <w:rsid w:val="004A15F9"/>
    <w:rsid w:val="004A16EA"/>
    <w:rsid w:val="004A2D4D"/>
    <w:rsid w:val="004A438E"/>
    <w:rsid w:val="004A4BC9"/>
    <w:rsid w:val="004B1BA0"/>
    <w:rsid w:val="004B289D"/>
    <w:rsid w:val="004B68F2"/>
    <w:rsid w:val="004B6D9A"/>
    <w:rsid w:val="004C02F1"/>
    <w:rsid w:val="004C0B0A"/>
    <w:rsid w:val="004C735B"/>
    <w:rsid w:val="004D310A"/>
    <w:rsid w:val="004D6537"/>
    <w:rsid w:val="004D74EA"/>
    <w:rsid w:val="004E013C"/>
    <w:rsid w:val="004E14DC"/>
    <w:rsid w:val="004E3D1E"/>
    <w:rsid w:val="004E4D4F"/>
    <w:rsid w:val="004E5726"/>
    <w:rsid w:val="004E5E64"/>
    <w:rsid w:val="004F14E3"/>
    <w:rsid w:val="004F2D47"/>
    <w:rsid w:val="00503AD1"/>
    <w:rsid w:val="0050462A"/>
    <w:rsid w:val="00504D8B"/>
    <w:rsid w:val="005060E3"/>
    <w:rsid w:val="005122FA"/>
    <w:rsid w:val="00512AAD"/>
    <w:rsid w:val="005141C6"/>
    <w:rsid w:val="0051431E"/>
    <w:rsid w:val="0051582B"/>
    <w:rsid w:val="00520FCB"/>
    <w:rsid w:val="005222E0"/>
    <w:rsid w:val="00523CBA"/>
    <w:rsid w:val="00523E43"/>
    <w:rsid w:val="00524BC1"/>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60719"/>
    <w:rsid w:val="00561A2D"/>
    <w:rsid w:val="00562972"/>
    <w:rsid w:val="00563377"/>
    <w:rsid w:val="005714FA"/>
    <w:rsid w:val="00575530"/>
    <w:rsid w:val="00576557"/>
    <w:rsid w:val="005779EF"/>
    <w:rsid w:val="00577E81"/>
    <w:rsid w:val="0058245A"/>
    <w:rsid w:val="005834FA"/>
    <w:rsid w:val="00585CF5"/>
    <w:rsid w:val="00587002"/>
    <w:rsid w:val="0058737B"/>
    <w:rsid w:val="00587486"/>
    <w:rsid w:val="005879BF"/>
    <w:rsid w:val="00587C0F"/>
    <w:rsid w:val="00590700"/>
    <w:rsid w:val="0059176B"/>
    <w:rsid w:val="005917B0"/>
    <w:rsid w:val="00591FB5"/>
    <w:rsid w:val="0059232F"/>
    <w:rsid w:val="00592855"/>
    <w:rsid w:val="005928D8"/>
    <w:rsid w:val="00592AF0"/>
    <w:rsid w:val="00592C7C"/>
    <w:rsid w:val="00592D55"/>
    <w:rsid w:val="00594AB5"/>
    <w:rsid w:val="00594DBB"/>
    <w:rsid w:val="00597D83"/>
    <w:rsid w:val="005A4ADD"/>
    <w:rsid w:val="005A5326"/>
    <w:rsid w:val="005A7E58"/>
    <w:rsid w:val="005B29D7"/>
    <w:rsid w:val="005B29E3"/>
    <w:rsid w:val="005B2E00"/>
    <w:rsid w:val="005B3E63"/>
    <w:rsid w:val="005C1874"/>
    <w:rsid w:val="005C695F"/>
    <w:rsid w:val="005C69F2"/>
    <w:rsid w:val="005C7085"/>
    <w:rsid w:val="005D3031"/>
    <w:rsid w:val="005D5056"/>
    <w:rsid w:val="005D56DC"/>
    <w:rsid w:val="005E333B"/>
    <w:rsid w:val="005E3467"/>
    <w:rsid w:val="005E6635"/>
    <w:rsid w:val="005F0106"/>
    <w:rsid w:val="005F153B"/>
    <w:rsid w:val="005F230A"/>
    <w:rsid w:val="005F5410"/>
    <w:rsid w:val="005F7710"/>
    <w:rsid w:val="006012C1"/>
    <w:rsid w:val="006020DE"/>
    <w:rsid w:val="00607C49"/>
    <w:rsid w:val="00612011"/>
    <w:rsid w:val="00616178"/>
    <w:rsid w:val="00620720"/>
    <w:rsid w:val="00621148"/>
    <w:rsid w:val="00624E90"/>
    <w:rsid w:val="0062546A"/>
    <w:rsid w:val="006349AD"/>
    <w:rsid w:val="00640D3A"/>
    <w:rsid w:val="006430A2"/>
    <w:rsid w:val="006447F2"/>
    <w:rsid w:val="00645935"/>
    <w:rsid w:val="00646A76"/>
    <w:rsid w:val="006504DF"/>
    <w:rsid w:val="00653041"/>
    <w:rsid w:val="006544A7"/>
    <w:rsid w:val="006549C9"/>
    <w:rsid w:val="00654CAB"/>
    <w:rsid w:val="006567C3"/>
    <w:rsid w:val="00656EC3"/>
    <w:rsid w:val="00657945"/>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45E8"/>
    <w:rsid w:val="0068698A"/>
    <w:rsid w:val="00686FAF"/>
    <w:rsid w:val="00687671"/>
    <w:rsid w:val="006903EF"/>
    <w:rsid w:val="006910A4"/>
    <w:rsid w:val="006926FA"/>
    <w:rsid w:val="0069539B"/>
    <w:rsid w:val="006A6AE1"/>
    <w:rsid w:val="006A7B6C"/>
    <w:rsid w:val="006A7ED9"/>
    <w:rsid w:val="006B011A"/>
    <w:rsid w:val="006B0EB6"/>
    <w:rsid w:val="006B4CA0"/>
    <w:rsid w:val="006B5179"/>
    <w:rsid w:val="006C0989"/>
    <w:rsid w:val="006C2D94"/>
    <w:rsid w:val="006C3397"/>
    <w:rsid w:val="006C475D"/>
    <w:rsid w:val="006C7ED2"/>
    <w:rsid w:val="006D42BB"/>
    <w:rsid w:val="006D688A"/>
    <w:rsid w:val="006D7664"/>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ADA"/>
    <w:rsid w:val="00710E00"/>
    <w:rsid w:val="00711861"/>
    <w:rsid w:val="007122F2"/>
    <w:rsid w:val="00713137"/>
    <w:rsid w:val="00717585"/>
    <w:rsid w:val="00717EE2"/>
    <w:rsid w:val="00723041"/>
    <w:rsid w:val="00732888"/>
    <w:rsid w:val="00733A60"/>
    <w:rsid w:val="00734504"/>
    <w:rsid w:val="00735476"/>
    <w:rsid w:val="0074077F"/>
    <w:rsid w:val="00743A32"/>
    <w:rsid w:val="00744336"/>
    <w:rsid w:val="00745392"/>
    <w:rsid w:val="0074595B"/>
    <w:rsid w:val="00747656"/>
    <w:rsid w:val="00747878"/>
    <w:rsid w:val="00753BDD"/>
    <w:rsid w:val="00754E31"/>
    <w:rsid w:val="00757295"/>
    <w:rsid w:val="00757EDC"/>
    <w:rsid w:val="007635FD"/>
    <w:rsid w:val="0076479C"/>
    <w:rsid w:val="00765AB3"/>
    <w:rsid w:val="007669B9"/>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C777B"/>
    <w:rsid w:val="007D0E15"/>
    <w:rsid w:val="007D1D02"/>
    <w:rsid w:val="007D2733"/>
    <w:rsid w:val="007D5B23"/>
    <w:rsid w:val="007D6B3E"/>
    <w:rsid w:val="007E35EB"/>
    <w:rsid w:val="007E3B63"/>
    <w:rsid w:val="007E4271"/>
    <w:rsid w:val="007E4321"/>
    <w:rsid w:val="007E5EF8"/>
    <w:rsid w:val="007E73F6"/>
    <w:rsid w:val="007F07BE"/>
    <w:rsid w:val="007F213B"/>
    <w:rsid w:val="007F60BB"/>
    <w:rsid w:val="007F6D9E"/>
    <w:rsid w:val="008037C5"/>
    <w:rsid w:val="00804EE2"/>
    <w:rsid w:val="00806203"/>
    <w:rsid w:val="0080731D"/>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532E"/>
    <w:rsid w:val="00877E28"/>
    <w:rsid w:val="00880F80"/>
    <w:rsid w:val="00881AC1"/>
    <w:rsid w:val="00882A6D"/>
    <w:rsid w:val="00887B3E"/>
    <w:rsid w:val="008919C1"/>
    <w:rsid w:val="00892661"/>
    <w:rsid w:val="008926B3"/>
    <w:rsid w:val="00892746"/>
    <w:rsid w:val="00894515"/>
    <w:rsid w:val="00894CAD"/>
    <w:rsid w:val="008A067E"/>
    <w:rsid w:val="008A1839"/>
    <w:rsid w:val="008A2999"/>
    <w:rsid w:val="008A389D"/>
    <w:rsid w:val="008A3A76"/>
    <w:rsid w:val="008A455A"/>
    <w:rsid w:val="008B107F"/>
    <w:rsid w:val="008B2CB6"/>
    <w:rsid w:val="008B2F4D"/>
    <w:rsid w:val="008B58C1"/>
    <w:rsid w:val="008C0681"/>
    <w:rsid w:val="008C0F13"/>
    <w:rsid w:val="008C139F"/>
    <w:rsid w:val="008C2439"/>
    <w:rsid w:val="008C2823"/>
    <w:rsid w:val="008C6C46"/>
    <w:rsid w:val="008D01AD"/>
    <w:rsid w:val="008D0D86"/>
    <w:rsid w:val="008D1120"/>
    <w:rsid w:val="008D13D2"/>
    <w:rsid w:val="008D57FB"/>
    <w:rsid w:val="008D63B6"/>
    <w:rsid w:val="008D6BA7"/>
    <w:rsid w:val="008D780C"/>
    <w:rsid w:val="008E1066"/>
    <w:rsid w:val="008E124C"/>
    <w:rsid w:val="008E26FF"/>
    <w:rsid w:val="008E2EC8"/>
    <w:rsid w:val="008E5C41"/>
    <w:rsid w:val="008E6BDE"/>
    <w:rsid w:val="008F03D5"/>
    <w:rsid w:val="008F06A8"/>
    <w:rsid w:val="008F0B3A"/>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1A9C"/>
    <w:rsid w:val="0095319B"/>
    <w:rsid w:val="00956ED9"/>
    <w:rsid w:val="00962A64"/>
    <w:rsid w:val="0096400F"/>
    <w:rsid w:val="00965103"/>
    <w:rsid w:val="009656E3"/>
    <w:rsid w:val="00967E3B"/>
    <w:rsid w:val="00967FCB"/>
    <w:rsid w:val="00971059"/>
    <w:rsid w:val="009839FF"/>
    <w:rsid w:val="00984CDB"/>
    <w:rsid w:val="00985254"/>
    <w:rsid w:val="0098689F"/>
    <w:rsid w:val="00987C04"/>
    <w:rsid w:val="009901B1"/>
    <w:rsid w:val="00993174"/>
    <w:rsid w:val="009A00BF"/>
    <w:rsid w:val="009A0817"/>
    <w:rsid w:val="009A1BC7"/>
    <w:rsid w:val="009A3553"/>
    <w:rsid w:val="009A3C13"/>
    <w:rsid w:val="009A40FE"/>
    <w:rsid w:val="009B4AF1"/>
    <w:rsid w:val="009B5793"/>
    <w:rsid w:val="009B585A"/>
    <w:rsid w:val="009C1E71"/>
    <w:rsid w:val="009C2CF3"/>
    <w:rsid w:val="009C556F"/>
    <w:rsid w:val="009C5B5B"/>
    <w:rsid w:val="009C7BBB"/>
    <w:rsid w:val="009D10B1"/>
    <w:rsid w:val="009D1A67"/>
    <w:rsid w:val="009D49DF"/>
    <w:rsid w:val="009D5F50"/>
    <w:rsid w:val="009D6B74"/>
    <w:rsid w:val="009D7AC7"/>
    <w:rsid w:val="009E18A8"/>
    <w:rsid w:val="009E2970"/>
    <w:rsid w:val="009E5013"/>
    <w:rsid w:val="009E58EC"/>
    <w:rsid w:val="009E6462"/>
    <w:rsid w:val="009F0343"/>
    <w:rsid w:val="009F4DF1"/>
    <w:rsid w:val="009F51BB"/>
    <w:rsid w:val="009F5251"/>
    <w:rsid w:val="009F6378"/>
    <w:rsid w:val="009F7074"/>
    <w:rsid w:val="009F75B5"/>
    <w:rsid w:val="009F7A91"/>
    <w:rsid w:val="009F7B32"/>
    <w:rsid w:val="00A008CD"/>
    <w:rsid w:val="00A01108"/>
    <w:rsid w:val="00A02F5A"/>
    <w:rsid w:val="00A030BA"/>
    <w:rsid w:val="00A04488"/>
    <w:rsid w:val="00A045D9"/>
    <w:rsid w:val="00A04917"/>
    <w:rsid w:val="00A04E90"/>
    <w:rsid w:val="00A10A43"/>
    <w:rsid w:val="00A10DB1"/>
    <w:rsid w:val="00A11E7F"/>
    <w:rsid w:val="00A1679C"/>
    <w:rsid w:val="00A1689B"/>
    <w:rsid w:val="00A20437"/>
    <w:rsid w:val="00A21A31"/>
    <w:rsid w:val="00A21B5A"/>
    <w:rsid w:val="00A23291"/>
    <w:rsid w:val="00A238A6"/>
    <w:rsid w:val="00A23A49"/>
    <w:rsid w:val="00A26161"/>
    <w:rsid w:val="00A27D68"/>
    <w:rsid w:val="00A31757"/>
    <w:rsid w:val="00A31B91"/>
    <w:rsid w:val="00A324BD"/>
    <w:rsid w:val="00A32EC5"/>
    <w:rsid w:val="00A335D7"/>
    <w:rsid w:val="00A35385"/>
    <w:rsid w:val="00A3587A"/>
    <w:rsid w:val="00A367B2"/>
    <w:rsid w:val="00A40D43"/>
    <w:rsid w:val="00A41051"/>
    <w:rsid w:val="00A41A20"/>
    <w:rsid w:val="00A42679"/>
    <w:rsid w:val="00A435FB"/>
    <w:rsid w:val="00A50073"/>
    <w:rsid w:val="00A5022A"/>
    <w:rsid w:val="00A5306F"/>
    <w:rsid w:val="00A53E93"/>
    <w:rsid w:val="00A546C3"/>
    <w:rsid w:val="00A54802"/>
    <w:rsid w:val="00A560AA"/>
    <w:rsid w:val="00A56773"/>
    <w:rsid w:val="00A56774"/>
    <w:rsid w:val="00A62A56"/>
    <w:rsid w:val="00A6366C"/>
    <w:rsid w:val="00A6403A"/>
    <w:rsid w:val="00A641C1"/>
    <w:rsid w:val="00A67C87"/>
    <w:rsid w:val="00A703C4"/>
    <w:rsid w:val="00A70FFA"/>
    <w:rsid w:val="00A71A50"/>
    <w:rsid w:val="00A728C9"/>
    <w:rsid w:val="00A741E5"/>
    <w:rsid w:val="00A7483F"/>
    <w:rsid w:val="00A7676A"/>
    <w:rsid w:val="00A806ED"/>
    <w:rsid w:val="00A85405"/>
    <w:rsid w:val="00A91023"/>
    <w:rsid w:val="00A9112E"/>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2D5D"/>
    <w:rsid w:val="00AD3172"/>
    <w:rsid w:val="00AD5095"/>
    <w:rsid w:val="00AD6F31"/>
    <w:rsid w:val="00AE1627"/>
    <w:rsid w:val="00AF0EAC"/>
    <w:rsid w:val="00AF13DB"/>
    <w:rsid w:val="00AF1DC7"/>
    <w:rsid w:val="00AF23CE"/>
    <w:rsid w:val="00AF5EFD"/>
    <w:rsid w:val="00AF791D"/>
    <w:rsid w:val="00B0198F"/>
    <w:rsid w:val="00B0408C"/>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1DA7"/>
    <w:rsid w:val="00B54A70"/>
    <w:rsid w:val="00B571A3"/>
    <w:rsid w:val="00B60D77"/>
    <w:rsid w:val="00B63FAA"/>
    <w:rsid w:val="00B64659"/>
    <w:rsid w:val="00B657FB"/>
    <w:rsid w:val="00B65DA6"/>
    <w:rsid w:val="00B66C35"/>
    <w:rsid w:val="00B70066"/>
    <w:rsid w:val="00B70F47"/>
    <w:rsid w:val="00B730F1"/>
    <w:rsid w:val="00B76241"/>
    <w:rsid w:val="00B769C0"/>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3C50"/>
    <w:rsid w:val="00BB463B"/>
    <w:rsid w:val="00BB4D05"/>
    <w:rsid w:val="00BB77C0"/>
    <w:rsid w:val="00BB7C87"/>
    <w:rsid w:val="00BC0881"/>
    <w:rsid w:val="00BC2CD5"/>
    <w:rsid w:val="00BC6934"/>
    <w:rsid w:val="00BC7475"/>
    <w:rsid w:val="00BD0264"/>
    <w:rsid w:val="00BD09DD"/>
    <w:rsid w:val="00BD2216"/>
    <w:rsid w:val="00BD3C7F"/>
    <w:rsid w:val="00BD75F5"/>
    <w:rsid w:val="00BE70E7"/>
    <w:rsid w:val="00BF2812"/>
    <w:rsid w:val="00BF4536"/>
    <w:rsid w:val="00BF7D36"/>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535B"/>
    <w:rsid w:val="00C40AE6"/>
    <w:rsid w:val="00C42249"/>
    <w:rsid w:val="00C43C30"/>
    <w:rsid w:val="00C44A24"/>
    <w:rsid w:val="00C453D4"/>
    <w:rsid w:val="00C4583F"/>
    <w:rsid w:val="00C46FCB"/>
    <w:rsid w:val="00C510BD"/>
    <w:rsid w:val="00C53C81"/>
    <w:rsid w:val="00C54B68"/>
    <w:rsid w:val="00C6279E"/>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9062C"/>
    <w:rsid w:val="00C913C9"/>
    <w:rsid w:val="00C93A64"/>
    <w:rsid w:val="00C944F0"/>
    <w:rsid w:val="00C9483F"/>
    <w:rsid w:val="00C970AB"/>
    <w:rsid w:val="00C97497"/>
    <w:rsid w:val="00CA10B4"/>
    <w:rsid w:val="00CA306D"/>
    <w:rsid w:val="00CA7E9C"/>
    <w:rsid w:val="00CB0112"/>
    <w:rsid w:val="00CB502B"/>
    <w:rsid w:val="00CB690A"/>
    <w:rsid w:val="00CC240D"/>
    <w:rsid w:val="00CC68E6"/>
    <w:rsid w:val="00CC7838"/>
    <w:rsid w:val="00CD4138"/>
    <w:rsid w:val="00CD476A"/>
    <w:rsid w:val="00CE1CA0"/>
    <w:rsid w:val="00CE41A9"/>
    <w:rsid w:val="00CE5ACE"/>
    <w:rsid w:val="00CE6E5F"/>
    <w:rsid w:val="00CF0144"/>
    <w:rsid w:val="00CF2E9C"/>
    <w:rsid w:val="00CF485F"/>
    <w:rsid w:val="00CF5544"/>
    <w:rsid w:val="00CF55C4"/>
    <w:rsid w:val="00D012CE"/>
    <w:rsid w:val="00D02947"/>
    <w:rsid w:val="00D06ECB"/>
    <w:rsid w:val="00D11093"/>
    <w:rsid w:val="00D13642"/>
    <w:rsid w:val="00D15647"/>
    <w:rsid w:val="00D229E9"/>
    <w:rsid w:val="00D25214"/>
    <w:rsid w:val="00D32584"/>
    <w:rsid w:val="00D33699"/>
    <w:rsid w:val="00D33991"/>
    <w:rsid w:val="00D37C5D"/>
    <w:rsid w:val="00D40DD1"/>
    <w:rsid w:val="00D43165"/>
    <w:rsid w:val="00D441BF"/>
    <w:rsid w:val="00D4609B"/>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402E"/>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00D"/>
    <w:rsid w:val="00DB58C3"/>
    <w:rsid w:val="00DB62B9"/>
    <w:rsid w:val="00DB6759"/>
    <w:rsid w:val="00DC0BA1"/>
    <w:rsid w:val="00DC323B"/>
    <w:rsid w:val="00DC4281"/>
    <w:rsid w:val="00DC63B1"/>
    <w:rsid w:val="00DD422E"/>
    <w:rsid w:val="00DD4616"/>
    <w:rsid w:val="00DE031E"/>
    <w:rsid w:val="00DE20BA"/>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38C8"/>
    <w:rsid w:val="00E245DF"/>
    <w:rsid w:val="00E2552E"/>
    <w:rsid w:val="00E27A3B"/>
    <w:rsid w:val="00E304C6"/>
    <w:rsid w:val="00E31978"/>
    <w:rsid w:val="00E341C9"/>
    <w:rsid w:val="00E34D20"/>
    <w:rsid w:val="00E35109"/>
    <w:rsid w:val="00E37C99"/>
    <w:rsid w:val="00E4128C"/>
    <w:rsid w:val="00E45471"/>
    <w:rsid w:val="00E507D7"/>
    <w:rsid w:val="00E53669"/>
    <w:rsid w:val="00E54E2E"/>
    <w:rsid w:val="00E56C96"/>
    <w:rsid w:val="00E624AA"/>
    <w:rsid w:val="00E632C0"/>
    <w:rsid w:val="00E64A0F"/>
    <w:rsid w:val="00E64CC3"/>
    <w:rsid w:val="00E661EF"/>
    <w:rsid w:val="00E673C3"/>
    <w:rsid w:val="00E677AC"/>
    <w:rsid w:val="00E70612"/>
    <w:rsid w:val="00E810C4"/>
    <w:rsid w:val="00E81795"/>
    <w:rsid w:val="00E8181F"/>
    <w:rsid w:val="00E81CEA"/>
    <w:rsid w:val="00E81FEF"/>
    <w:rsid w:val="00E83378"/>
    <w:rsid w:val="00E96A5D"/>
    <w:rsid w:val="00EA1DD0"/>
    <w:rsid w:val="00EA1EA2"/>
    <w:rsid w:val="00EA24AA"/>
    <w:rsid w:val="00EA663F"/>
    <w:rsid w:val="00EA6C0E"/>
    <w:rsid w:val="00EB0D10"/>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F2E5C"/>
    <w:rsid w:val="00EF3402"/>
    <w:rsid w:val="00EF717C"/>
    <w:rsid w:val="00F02F7D"/>
    <w:rsid w:val="00F03675"/>
    <w:rsid w:val="00F046EB"/>
    <w:rsid w:val="00F059B0"/>
    <w:rsid w:val="00F05D06"/>
    <w:rsid w:val="00F07D16"/>
    <w:rsid w:val="00F100F4"/>
    <w:rsid w:val="00F102AB"/>
    <w:rsid w:val="00F2094A"/>
    <w:rsid w:val="00F2230B"/>
    <w:rsid w:val="00F23502"/>
    <w:rsid w:val="00F23547"/>
    <w:rsid w:val="00F23E55"/>
    <w:rsid w:val="00F2687C"/>
    <w:rsid w:val="00F332A8"/>
    <w:rsid w:val="00F33973"/>
    <w:rsid w:val="00F33CE6"/>
    <w:rsid w:val="00F37091"/>
    <w:rsid w:val="00F40013"/>
    <w:rsid w:val="00F41E43"/>
    <w:rsid w:val="00F4248A"/>
    <w:rsid w:val="00F4249C"/>
    <w:rsid w:val="00F42A22"/>
    <w:rsid w:val="00F42EDA"/>
    <w:rsid w:val="00F45790"/>
    <w:rsid w:val="00F50712"/>
    <w:rsid w:val="00F538BE"/>
    <w:rsid w:val="00F551AF"/>
    <w:rsid w:val="00F5664B"/>
    <w:rsid w:val="00F63C2F"/>
    <w:rsid w:val="00F65697"/>
    <w:rsid w:val="00F65CB6"/>
    <w:rsid w:val="00F66D01"/>
    <w:rsid w:val="00F6744B"/>
    <w:rsid w:val="00F67C7F"/>
    <w:rsid w:val="00F737B4"/>
    <w:rsid w:val="00F752DC"/>
    <w:rsid w:val="00F81306"/>
    <w:rsid w:val="00F816A9"/>
    <w:rsid w:val="00F83231"/>
    <w:rsid w:val="00F836B6"/>
    <w:rsid w:val="00F848E6"/>
    <w:rsid w:val="00F85892"/>
    <w:rsid w:val="00F871B4"/>
    <w:rsid w:val="00F92C13"/>
    <w:rsid w:val="00F93669"/>
    <w:rsid w:val="00F94803"/>
    <w:rsid w:val="00F95A90"/>
    <w:rsid w:val="00F974B0"/>
    <w:rsid w:val="00FA0C5C"/>
    <w:rsid w:val="00FA1B57"/>
    <w:rsid w:val="00FA22FF"/>
    <w:rsid w:val="00FA4751"/>
    <w:rsid w:val="00FA4A2B"/>
    <w:rsid w:val="00FA7117"/>
    <w:rsid w:val="00FB1FE3"/>
    <w:rsid w:val="00FB4627"/>
    <w:rsid w:val="00FC0A64"/>
    <w:rsid w:val="00FC1105"/>
    <w:rsid w:val="00FC1A8E"/>
    <w:rsid w:val="00FC3B4D"/>
    <w:rsid w:val="00FC70B0"/>
    <w:rsid w:val="00FD1AEF"/>
    <w:rsid w:val="00FD1D10"/>
    <w:rsid w:val="00FD27A5"/>
    <w:rsid w:val="00FD4CBC"/>
    <w:rsid w:val="00FD4D89"/>
    <w:rsid w:val="00FD4FE4"/>
    <w:rsid w:val="00FE075B"/>
    <w:rsid w:val="00FE1224"/>
    <w:rsid w:val="00FE2CEB"/>
    <w:rsid w:val="00FE4079"/>
    <w:rsid w:val="00FE532F"/>
    <w:rsid w:val="00FF23D4"/>
    <w:rsid w:val="00FF4093"/>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25</Pages>
  <Words>58245</Words>
  <Characters>331997</Characters>
  <Application>Microsoft Office Word</Application>
  <DocSecurity>0</DocSecurity>
  <Lines>2766</Lines>
  <Paragraphs>778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107</cp:revision>
  <cp:lastPrinted>2020-08-18T01:34:00Z</cp:lastPrinted>
  <dcterms:created xsi:type="dcterms:W3CDTF">2020-09-09T04:41:00Z</dcterms:created>
  <dcterms:modified xsi:type="dcterms:W3CDTF">2020-09-11T09:09:00Z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