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C6F38" w14:textId="77777777" w:rsidR="000C6F77" w:rsidRDefault="000C6F77" w:rsidP="000C6F77">
      <w:pPr>
        <w:rPr>
          <w:rFonts w:ascii="Garamond" w:hAnsi="Garamond"/>
          <w:b/>
          <w:sz w:val="28"/>
        </w:rPr>
      </w:pPr>
      <w:r w:rsidRPr="006A1333">
        <w:rPr>
          <w:rFonts w:ascii="Garamond" w:hAnsi="Garamond"/>
          <w:b/>
          <w:sz w:val="28"/>
        </w:rPr>
        <w:t xml:space="preserve">No </w:t>
      </w:r>
      <w:r>
        <w:rPr>
          <w:rFonts w:ascii="Garamond" w:hAnsi="Garamond"/>
          <w:b/>
          <w:sz w:val="28"/>
        </w:rPr>
        <w:t>meta-analytic support</w:t>
      </w:r>
      <w:r w:rsidRPr="006A1333">
        <w:rPr>
          <w:rFonts w:ascii="Garamond" w:hAnsi="Garamond"/>
          <w:b/>
          <w:sz w:val="28"/>
        </w:rPr>
        <w:t xml:space="preserve"> </w:t>
      </w:r>
      <w:r>
        <w:rPr>
          <w:rFonts w:ascii="Garamond" w:hAnsi="Garamond"/>
          <w:b/>
          <w:sz w:val="28"/>
        </w:rPr>
        <w:t>for</w:t>
      </w:r>
      <w:r w:rsidRPr="006A1333">
        <w:rPr>
          <w:rFonts w:ascii="Garamond" w:hAnsi="Garamond"/>
          <w:b/>
          <w:sz w:val="28"/>
        </w:rPr>
        <w:t xml:space="preserve"> greater male variability in </w:t>
      </w:r>
      <w:r>
        <w:rPr>
          <w:rFonts w:ascii="Garamond" w:hAnsi="Garamond"/>
          <w:b/>
          <w:sz w:val="28"/>
        </w:rPr>
        <w:t xml:space="preserve">animal </w:t>
      </w:r>
      <w:r w:rsidRPr="006A1333">
        <w:rPr>
          <w:rFonts w:ascii="Garamond" w:hAnsi="Garamond"/>
          <w:b/>
          <w:sz w:val="28"/>
        </w:rPr>
        <w:t xml:space="preserve">personalities </w:t>
      </w:r>
    </w:p>
    <w:p w14:paraId="255B2874" w14:textId="66A4B670" w:rsidR="000C6F77" w:rsidRDefault="000C6F77" w:rsidP="000C6F77">
      <w:pPr>
        <w:rPr>
          <w:rFonts w:ascii="Garamond" w:hAnsi="Garamond"/>
          <w:b/>
        </w:rPr>
      </w:pPr>
    </w:p>
    <w:p w14:paraId="4BDC5214" w14:textId="77777777" w:rsidR="00421F6E" w:rsidRDefault="00421F6E" w:rsidP="000C6F77">
      <w:pPr>
        <w:rPr>
          <w:rFonts w:ascii="Garamond" w:hAnsi="Garamond"/>
          <w:b/>
        </w:rPr>
      </w:pPr>
      <w:r>
        <w:rPr>
          <w:rFonts w:ascii="Garamond" w:hAnsi="Garamond"/>
          <w:b/>
        </w:rPr>
        <w:t>What about:</w:t>
      </w:r>
    </w:p>
    <w:p w14:paraId="7AE0113C" w14:textId="214414BD" w:rsidR="00421F6E" w:rsidRDefault="00421F6E" w:rsidP="000C6F77">
      <w:pPr>
        <w:rPr>
          <w:rFonts w:ascii="Garamond" w:hAnsi="Garamond"/>
          <w:b/>
        </w:rPr>
      </w:pPr>
      <w:r>
        <w:rPr>
          <w:rFonts w:ascii="Garamond" w:hAnsi="Garamond"/>
          <w:b/>
        </w:rPr>
        <w:t xml:space="preserve"> </w:t>
      </w:r>
    </w:p>
    <w:p w14:paraId="57F7CD57" w14:textId="2A324107" w:rsidR="00421F6E" w:rsidRDefault="00B07D55" w:rsidP="000C6F77">
      <w:pPr>
        <w:rPr>
          <w:rFonts w:ascii="Garamond" w:hAnsi="Garamond"/>
          <w:b/>
        </w:rPr>
      </w:pPr>
      <w:r w:rsidRPr="00814634">
        <w:rPr>
          <w:rFonts w:ascii="Garamond" w:hAnsi="Garamond"/>
          <w:b/>
          <w:highlight w:val="yellow"/>
        </w:rPr>
        <w:t>Personality tests: m</w:t>
      </w:r>
      <w:r w:rsidR="00421F6E" w:rsidRPr="00814634">
        <w:rPr>
          <w:rFonts w:ascii="Garamond" w:hAnsi="Garamond"/>
          <w:b/>
          <w:highlight w:val="yellow"/>
        </w:rPr>
        <w:t>en are more variable than women, but are males more variable than females?</w:t>
      </w:r>
    </w:p>
    <w:p w14:paraId="48E967C2" w14:textId="77777777" w:rsidR="00421F6E" w:rsidRDefault="00421F6E" w:rsidP="000C6F77">
      <w:pPr>
        <w:rPr>
          <w:rFonts w:ascii="Garamond" w:hAnsi="Garamond"/>
          <w:b/>
        </w:rPr>
      </w:pPr>
    </w:p>
    <w:p w14:paraId="05025E70" w14:textId="59A9E16F" w:rsidR="00251F5D" w:rsidRPr="00251F5D" w:rsidRDefault="00251F5D" w:rsidP="000C6F77">
      <w:pPr>
        <w:rPr>
          <w:rFonts w:ascii="Garamond" w:hAnsi="Garamond"/>
          <w:b/>
        </w:rPr>
      </w:pPr>
      <w:r w:rsidRPr="00251F5D">
        <w:rPr>
          <w:rFonts w:ascii="Garamond" w:hAnsi="Garamond"/>
          <w:b/>
        </w:rPr>
        <w:t>Abstract</w:t>
      </w:r>
    </w:p>
    <w:p w14:paraId="67185DC9" w14:textId="77777777" w:rsidR="00251F5D" w:rsidRDefault="00251F5D" w:rsidP="000C6F77">
      <w:pPr>
        <w:rPr>
          <w:rFonts w:ascii="Garamond" w:hAnsi="Garamond"/>
        </w:rPr>
      </w:pPr>
    </w:p>
    <w:p w14:paraId="408D6F95" w14:textId="674F7F41" w:rsidR="000C6F77" w:rsidRPr="00814634" w:rsidRDefault="003E2761" w:rsidP="000C6F77">
      <w:pPr>
        <w:rPr>
          <w:rFonts w:ascii="Garamond" w:hAnsi="Garamond"/>
          <w:color w:val="FF0000"/>
        </w:rPr>
      </w:pPr>
      <w:r w:rsidRPr="00814634">
        <w:rPr>
          <w:rFonts w:ascii="Garamond" w:hAnsi="Garamond"/>
          <w:color w:val="FF0000"/>
        </w:rPr>
        <w:t>H</w:t>
      </w:r>
      <w:r w:rsidR="003B6C41" w:rsidRPr="00814634">
        <w:rPr>
          <w:rFonts w:ascii="Garamond" w:hAnsi="Garamond"/>
          <w:color w:val="FF0000"/>
        </w:rPr>
        <w:t>uman and animal</w:t>
      </w:r>
      <w:r w:rsidRPr="00814634">
        <w:rPr>
          <w:rFonts w:ascii="Garamond" w:hAnsi="Garamond"/>
          <w:color w:val="FF0000"/>
        </w:rPr>
        <w:t xml:space="preserve"> </w:t>
      </w:r>
      <w:r w:rsidR="003B6C41" w:rsidRPr="00814634">
        <w:rPr>
          <w:rFonts w:ascii="Garamond" w:hAnsi="Garamond"/>
          <w:color w:val="FF0000"/>
        </w:rPr>
        <w:t>s</w:t>
      </w:r>
      <w:r w:rsidRPr="00814634">
        <w:rPr>
          <w:rFonts w:ascii="Garamond" w:hAnsi="Garamond"/>
          <w:color w:val="FF0000"/>
        </w:rPr>
        <w:t>tudies</w:t>
      </w:r>
      <w:r w:rsidR="003B6C41" w:rsidRPr="00814634">
        <w:rPr>
          <w:rFonts w:ascii="Garamond" w:hAnsi="Garamond"/>
          <w:color w:val="FF0000"/>
        </w:rPr>
        <w:t xml:space="preserve"> alike often report ‘greater male variability’</w:t>
      </w:r>
      <w:r w:rsidR="00453D26" w:rsidRPr="00814634">
        <w:rPr>
          <w:rFonts w:ascii="Garamond" w:hAnsi="Garamond"/>
          <w:color w:val="FF0000"/>
        </w:rPr>
        <w:t xml:space="preserve">; </w:t>
      </w:r>
      <w:r w:rsidR="003B6C41" w:rsidRPr="00814634">
        <w:rPr>
          <w:rFonts w:ascii="Garamond" w:hAnsi="Garamond"/>
          <w:color w:val="FF0000"/>
        </w:rPr>
        <w:t>males have greater representation at the extreme</w:t>
      </w:r>
      <w:r w:rsidR="004A16EA" w:rsidRPr="00814634">
        <w:rPr>
          <w:rFonts w:ascii="Garamond" w:hAnsi="Garamond"/>
          <w:color w:val="FF0000"/>
        </w:rPr>
        <w:t xml:space="preserve">s </w:t>
      </w:r>
      <w:r w:rsidR="003B6C41" w:rsidRPr="00814634">
        <w:rPr>
          <w:rFonts w:ascii="Garamond" w:hAnsi="Garamond"/>
          <w:color w:val="FF0000"/>
        </w:rPr>
        <w:t xml:space="preserve">of </w:t>
      </w:r>
      <w:r w:rsidR="00395EDF" w:rsidRPr="00814634">
        <w:rPr>
          <w:rFonts w:ascii="Garamond" w:hAnsi="Garamond"/>
          <w:color w:val="FF0000"/>
        </w:rPr>
        <w:t>most traits</w:t>
      </w:r>
      <w:r w:rsidR="003B6C41" w:rsidRPr="00814634">
        <w:rPr>
          <w:rFonts w:ascii="Garamond" w:hAnsi="Garamond"/>
          <w:color w:val="FF0000"/>
        </w:rPr>
        <w:t xml:space="preserve"> by virtue of their sex chromosomes. </w:t>
      </w:r>
      <w:r w:rsidR="00F42EDA" w:rsidRPr="00814634">
        <w:rPr>
          <w:rFonts w:ascii="Garamond" w:hAnsi="Garamond"/>
          <w:color w:val="FF0000"/>
        </w:rPr>
        <w:t>Men</w:t>
      </w:r>
      <w:r w:rsidR="009F7B32" w:rsidRPr="00814634">
        <w:rPr>
          <w:rFonts w:ascii="Garamond" w:hAnsi="Garamond"/>
          <w:color w:val="FF0000"/>
        </w:rPr>
        <w:t xml:space="preserve"> </w:t>
      </w:r>
      <w:r w:rsidR="0095319B" w:rsidRPr="00814634">
        <w:rPr>
          <w:rFonts w:ascii="Garamond" w:hAnsi="Garamond"/>
          <w:color w:val="FF0000"/>
        </w:rPr>
        <w:t>have</w:t>
      </w:r>
      <w:r w:rsidR="009F7B32" w:rsidRPr="00814634">
        <w:rPr>
          <w:rFonts w:ascii="Garamond" w:hAnsi="Garamond"/>
          <w:color w:val="FF0000"/>
        </w:rPr>
        <w:t xml:space="preserve"> </w:t>
      </w:r>
      <w:r w:rsidR="003B6C41" w:rsidRPr="00814634">
        <w:rPr>
          <w:rFonts w:ascii="Garamond" w:hAnsi="Garamond"/>
          <w:color w:val="FF0000"/>
        </w:rPr>
        <w:t xml:space="preserve">greater variability for </w:t>
      </w:r>
      <w:r w:rsidR="00453D26" w:rsidRPr="00814634">
        <w:rPr>
          <w:rFonts w:ascii="Garamond" w:hAnsi="Garamond"/>
          <w:color w:val="FF0000"/>
        </w:rPr>
        <w:t>personalit</w:t>
      </w:r>
      <w:r w:rsidR="0095319B" w:rsidRPr="00814634">
        <w:rPr>
          <w:rFonts w:ascii="Garamond" w:hAnsi="Garamond"/>
          <w:color w:val="FF0000"/>
        </w:rPr>
        <w:t>y traits</w:t>
      </w:r>
      <w:r w:rsidR="003B6C41" w:rsidRPr="00814634">
        <w:rPr>
          <w:rFonts w:ascii="Garamond" w:hAnsi="Garamond"/>
          <w:color w:val="FF0000"/>
        </w:rPr>
        <w:t xml:space="preserve"> </w:t>
      </w:r>
      <w:r w:rsidR="006A7B6C" w:rsidRPr="00814634">
        <w:rPr>
          <w:rFonts w:ascii="Garamond" w:hAnsi="Garamond"/>
          <w:color w:val="FF0000"/>
        </w:rPr>
        <w:t>that</w:t>
      </w:r>
      <w:r w:rsidR="003B6C41" w:rsidRPr="00814634">
        <w:rPr>
          <w:rFonts w:ascii="Garamond" w:hAnsi="Garamond"/>
          <w:color w:val="FF0000"/>
        </w:rPr>
        <w:t xml:space="preserve"> attract </w:t>
      </w:r>
      <w:r w:rsidR="000A0296" w:rsidRPr="00814634">
        <w:rPr>
          <w:rFonts w:ascii="Garamond" w:hAnsi="Garamond"/>
          <w:color w:val="FF0000"/>
        </w:rPr>
        <w:t>women</w:t>
      </w:r>
      <w:r w:rsidR="00E16CA7" w:rsidRPr="00814634">
        <w:rPr>
          <w:rFonts w:ascii="Garamond" w:hAnsi="Garamond"/>
          <w:color w:val="FF0000"/>
        </w:rPr>
        <w:t xml:space="preserve">, yet it is unclear whether animal personalities show </w:t>
      </w:r>
      <w:r w:rsidR="00656EC3" w:rsidRPr="00814634">
        <w:rPr>
          <w:rFonts w:ascii="Garamond" w:hAnsi="Garamond"/>
          <w:color w:val="FF0000"/>
        </w:rPr>
        <w:t>similar</w:t>
      </w:r>
      <w:r w:rsidR="00E16CA7" w:rsidRPr="00814634">
        <w:rPr>
          <w:rFonts w:ascii="Garamond" w:hAnsi="Garamond"/>
          <w:color w:val="FF0000"/>
        </w:rPr>
        <w:t xml:space="preserve"> patterns. We conducted </w:t>
      </w:r>
      <w:r w:rsidR="00656EC3" w:rsidRPr="00814634">
        <w:rPr>
          <w:rFonts w:ascii="Garamond" w:hAnsi="Garamond"/>
          <w:color w:val="FF0000"/>
        </w:rPr>
        <w:t xml:space="preserve">a </w:t>
      </w:r>
      <w:r w:rsidR="00E16CA7" w:rsidRPr="00814634">
        <w:rPr>
          <w:rFonts w:ascii="Garamond" w:hAnsi="Garamond"/>
          <w:color w:val="FF0000"/>
        </w:rPr>
        <w:t xml:space="preserve">meta-analysis of animal personality </w:t>
      </w:r>
      <w:r w:rsidR="00656EC3" w:rsidRPr="00814634">
        <w:rPr>
          <w:rFonts w:ascii="Garamond" w:hAnsi="Garamond"/>
          <w:color w:val="FF0000"/>
        </w:rPr>
        <w:t xml:space="preserve">behaviours </w:t>
      </w:r>
      <w:r w:rsidR="00E16CA7" w:rsidRPr="00814634">
        <w:rPr>
          <w:rFonts w:ascii="Garamond" w:hAnsi="Garamond"/>
          <w:color w:val="FF0000"/>
        </w:rPr>
        <w:t>(</w:t>
      </w:r>
      <w:r w:rsidR="00E16CA7" w:rsidRPr="00814634">
        <w:rPr>
          <w:rFonts w:ascii="Garamond" w:hAnsi="Garamond"/>
          <w:i/>
          <w:color w:val="FF0000"/>
        </w:rPr>
        <w:t>n</w:t>
      </w:r>
      <w:r w:rsidR="00E16CA7" w:rsidRPr="00814634">
        <w:rPr>
          <w:rFonts w:ascii="Garamond" w:hAnsi="Garamond"/>
          <w:color w:val="FF0000"/>
        </w:rPr>
        <w:t>=2,248 effect sizes) across five taxonomic groups</w:t>
      </w:r>
      <w:r w:rsidR="00C75B7D" w:rsidRPr="00814634">
        <w:rPr>
          <w:rFonts w:ascii="Garamond" w:hAnsi="Garamond"/>
          <w:color w:val="FF0000"/>
        </w:rPr>
        <w:t xml:space="preserve"> (</w:t>
      </w:r>
      <w:r w:rsidR="00C75B7D" w:rsidRPr="00814634">
        <w:rPr>
          <w:rFonts w:ascii="Garamond" w:hAnsi="Garamond"/>
          <w:i/>
          <w:color w:val="FF0000"/>
        </w:rPr>
        <w:t>n</w:t>
      </w:r>
      <w:r w:rsidR="00C75B7D" w:rsidRPr="00814634">
        <w:rPr>
          <w:rFonts w:ascii="Garamond" w:hAnsi="Garamond"/>
          <w:color w:val="FF0000"/>
        </w:rPr>
        <w:t>=231 species)</w:t>
      </w:r>
      <w:r w:rsidR="00E16CA7" w:rsidRPr="00814634">
        <w:rPr>
          <w:rFonts w:ascii="Garamond" w:hAnsi="Garamond"/>
          <w:color w:val="FF0000"/>
        </w:rPr>
        <w:t xml:space="preserve"> to </w:t>
      </w:r>
      <w:r w:rsidR="009D5F50" w:rsidRPr="00814634">
        <w:rPr>
          <w:rFonts w:ascii="Garamond" w:hAnsi="Garamond"/>
          <w:color w:val="FF0000"/>
        </w:rPr>
        <w:t>look for</w:t>
      </w:r>
      <w:r w:rsidR="00E16CA7" w:rsidRPr="00814634">
        <w:rPr>
          <w:rFonts w:ascii="Garamond" w:hAnsi="Garamond"/>
          <w:color w:val="FF0000"/>
        </w:rPr>
        <w:t xml:space="preserve"> sex differences in personalities </w:t>
      </w:r>
      <w:r w:rsidR="009D5F50" w:rsidRPr="00814634">
        <w:rPr>
          <w:rFonts w:ascii="Garamond" w:hAnsi="Garamond"/>
          <w:color w:val="FF0000"/>
        </w:rPr>
        <w:t xml:space="preserve">and the influence of </w:t>
      </w:r>
      <w:r w:rsidR="00E16CA7" w:rsidRPr="00814634">
        <w:rPr>
          <w:rFonts w:ascii="Garamond" w:hAnsi="Garamond"/>
          <w:color w:val="FF0000"/>
        </w:rPr>
        <w:t>sexual selection</w:t>
      </w:r>
      <w:r w:rsidR="00F5664B" w:rsidRPr="00814634">
        <w:rPr>
          <w:rFonts w:ascii="Garamond" w:hAnsi="Garamond"/>
          <w:color w:val="FF0000"/>
        </w:rPr>
        <w:t xml:space="preserve"> </w:t>
      </w:r>
      <w:r w:rsidR="00012209" w:rsidRPr="00814634">
        <w:rPr>
          <w:rFonts w:ascii="Garamond" w:hAnsi="Garamond"/>
          <w:color w:val="FF0000"/>
        </w:rPr>
        <w:t>(degree of sexual size dimorphism</w:t>
      </w:r>
      <w:r w:rsidR="001C2299" w:rsidRPr="00814634">
        <w:rPr>
          <w:rFonts w:ascii="Garamond" w:hAnsi="Garamond"/>
          <w:color w:val="FF0000"/>
        </w:rPr>
        <w:t>, SSD</w:t>
      </w:r>
      <w:r w:rsidR="00012209" w:rsidRPr="00814634">
        <w:rPr>
          <w:rFonts w:ascii="Garamond" w:hAnsi="Garamond"/>
          <w:color w:val="FF0000"/>
        </w:rPr>
        <w:t xml:space="preserve">) </w:t>
      </w:r>
      <w:r w:rsidR="00F5664B" w:rsidRPr="00814634">
        <w:rPr>
          <w:rFonts w:ascii="Garamond" w:hAnsi="Garamond"/>
          <w:color w:val="FF0000"/>
        </w:rPr>
        <w:t xml:space="preserve">on </w:t>
      </w:r>
      <w:r w:rsidR="00B21578" w:rsidRPr="00814634">
        <w:rPr>
          <w:rFonts w:ascii="Garamond" w:hAnsi="Garamond"/>
          <w:color w:val="FF0000"/>
        </w:rPr>
        <w:t xml:space="preserve">trait means and </w:t>
      </w:r>
      <w:r w:rsidR="00F5664B" w:rsidRPr="00814634">
        <w:rPr>
          <w:rFonts w:ascii="Garamond" w:hAnsi="Garamond"/>
          <w:color w:val="FF0000"/>
        </w:rPr>
        <w:t>variability</w:t>
      </w:r>
      <w:r w:rsidR="00E16CA7" w:rsidRPr="00814634">
        <w:rPr>
          <w:rFonts w:ascii="Garamond" w:hAnsi="Garamond"/>
          <w:color w:val="FF0000"/>
        </w:rPr>
        <w:t>.</w:t>
      </w:r>
      <w:r w:rsidR="00656EC3" w:rsidRPr="00814634">
        <w:rPr>
          <w:rFonts w:ascii="Garamond" w:hAnsi="Garamond"/>
          <w:color w:val="FF0000"/>
        </w:rPr>
        <w:t xml:space="preserve"> </w:t>
      </w:r>
      <w:r w:rsidR="00D80008" w:rsidRPr="00814634">
        <w:rPr>
          <w:rFonts w:ascii="Garamond" w:hAnsi="Garamond"/>
          <w:color w:val="FF0000"/>
        </w:rPr>
        <w:t>W</w:t>
      </w:r>
      <w:r w:rsidR="00971059" w:rsidRPr="00814634">
        <w:rPr>
          <w:rFonts w:ascii="Garamond" w:hAnsi="Garamond"/>
          <w:color w:val="FF0000"/>
        </w:rPr>
        <w:t xml:space="preserve">e found </w:t>
      </w:r>
      <w:r w:rsidR="00D80008" w:rsidRPr="00814634">
        <w:rPr>
          <w:rFonts w:ascii="Garamond" w:hAnsi="Garamond"/>
          <w:color w:val="FF0000"/>
        </w:rPr>
        <w:t xml:space="preserve">some </w:t>
      </w:r>
      <w:r w:rsidR="00B63FAA" w:rsidRPr="00814634">
        <w:rPr>
          <w:rFonts w:ascii="Garamond" w:hAnsi="Garamond"/>
          <w:color w:val="FF0000"/>
        </w:rPr>
        <w:t xml:space="preserve">male- and female-biased </w:t>
      </w:r>
      <w:r w:rsidR="00D80008" w:rsidRPr="00814634">
        <w:rPr>
          <w:rFonts w:ascii="Garamond" w:hAnsi="Garamond"/>
          <w:color w:val="FF0000"/>
        </w:rPr>
        <w:t xml:space="preserve">sex differences in personality means, but differences in trait variance </w:t>
      </w:r>
      <w:r w:rsidR="004A16EA" w:rsidRPr="00814634">
        <w:rPr>
          <w:rFonts w:ascii="Garamond" w:hAnsi="Garamond"/>
          <w:color w:val="FF0000"/>
        </w:rPr>
        <w:t xml:space="preserve">always </w:t>
      </w:r>
      <w:r w:rsidR="00D80008" w:rsidRPr="00814634">
        <w:rPr>
          <w:rFonts w:ascii="Garamond" w:hAnsi="Garamond"/>
          <w:color w:val="FF0000"/>
        </w:rPr>
        <w:t xml:space="preserve">favoured greater female, not male, variability. Finally, SSD </w:t>
      </w:r>
      <w:r w:rsidR="00B63FAA" w:rsidRPr="00814634">
        <w:rPr>
          <w:rFonts w:ascii="Garamond" w:hAnsi="Garamond"/>
          <w:color w:val="FF0000"/>
        </w:rPr>
        <w:t>had significant interactions</w:t>
      </w:r>
      <w:r w:rsidR="00D80008" w:rsidRPr="00814634">
        <w:rPr>
          <w:rFonts w:ascii="Garamond" w:hAnsi="Garamond"/>
          <w:color w:val="FF0000"/>
        </w:rPr>
        <w:t xml:space="preserve"> only with </w:t>
      </w:r>
      <w:r w:rsidR="001C2299" w:rsidRPr="00814634">
        <w:rPr>
          <w:rFonts w:ascii="Garamond" w:hAnsi="Garamond"/>
          <w:color w:val="FF0000"/>
        </w:rPr>
        <w:t xml:space="preserve">mean </w:t>
      </w:r>
      <w:r w:rsidR="00971059" w:rsidRPr="00814634">
        <w:rPr>
          <w:rFonts w:ascii="Garamond" w:hAnsi="Garamond"/>
          <w:color w:val="FF0000"/>
        </w:rPr>
        <w:t xml:space="preserve">personality </w:t>
      </w:r>
      <w:r w:rsidR="00591FB5" w:rsidRPr="00814634">
        <w:rPr>
          <w:rFonts w:ascii="Garamond" w:hAnsi="Garamond"/>
          <w:color w:val="FF0000"/>
        </w:rPr>
        <w:t>for</w:t>
      </w:r>
      <w:r w:rsidR="00D80008" w:rsidRPr="00814634">
        <w:rPr>
          <w:rFonts w:ascii="Garamond" w:hAnsi="Garamond"/>
          <w:color w:val="FF0000"/>
        </w:rPr>
        <w:t xml:space="preserve"> mammals and invertebrates</w:t>
      </w:r>
      <w:r w:rsidR="00591FB5" w:rsidRPr="00814634">
        <w:rPr>
          <w:rFonts w:ascii="Garamond" w:hAnsi="Garamond"/>
          <w:color w:val="FF0000"/>
        </w:rPr>
        <w:t>,</w:t>
      </w:r>
      <w:r w:rsidR="00D80008" w:rsidRPr="00814634">
        <w:rPr>
          <w:rFonts w:ascii="Garamond" w:hAnsi="Garamond"/>
          <w:color w:val="FF0000"/>
        </w:rPr>
        <w:t xml:space="preserve"> which could reflect</w:t>
      </w:r>
      <w:r w:rsidR="00971059" w:rsidRPr="00814634">
        <w:rPr>
          <w:rFonts w:ascii="Garamond" w:hAnsi="Garamond"/>
          <w:color w:val="FF0000"/>
        </w:rPr>
        <w:t xml:space="preserve"> </w:t>
      </w:r>
      <w:r w:rsidR="004A16EA" w:rsidRPr="00814634">
        <w:rPr>
          <w:rFonts w:ascii="Garamond" w:hAnsi="Garamond"/>
          <w:color w:val="FF0000"/>
        </w:rPr>
        <w:t xml:space="preserve">sex </w:t>
      </w:r>
      <w:r w:rsidR="00971059" w:rsidRPr="00814634">
        <w:rPr>
          <w:rFonts w:ascii="Garamond" w:hAnsi="Garamond"/>
          <w:color w:val="FF0000"/>
        </w:rPr>
        <w:t>differences in life-histories rather than sexual selectio</w:t>
      </w:r>
      <w:r w:rsidR="00D80008" w:rsidRPr="00814634">
        <w:rPr>
          <w:rFonts w:ascii="Garamond" w:hAnsi="Garamond"/>
          <w:color w:val="FF0000"/>
        </w:rPr>
        <w:t>n</w:t>
      </w:r>
      <w:r w:rsidR="00971059" w:rsidRPr="00814634">
        <w:rPr>
          <w:rFonts w:ascii="Garamond" w:hAnsi="Garamond"/>
          <w:color w:val="FF0000"/>
        </w:rPr>
        <w:t>.</w:t>
      </w:r>
      <w:r w:rsidR="00FC1105" w:rsidRPr="00814634">
        <w:rPr>
          <w:rFonts w:ascii="Garamond" w:hAnsi="Garamond"/>
          <w:color w:val="FF0000"/>
        </w:rPr>
        <w:t xml:space="preserve"> We suggest future studies </w:t>
      </w:r>
      <w:r w:rsidR="00C153AF" w:rsidRPr="00814634">
        <w:rPr>
          <w:rFonts w:ascii="Garamond" w:hAnsi="Garamond"/>
          <w:color w:val="FF0000"/>
        </w:rPr>
        <w:t>take</w:t>
      </w:r>
      <w:r w:rsidR="0043282C" w:rsidRPr="00814634">
        <w:rPr>
          <w:rFonts w:ascii="Garamond" w:hAnsi="Garamond"/>
          <w:color w:val="FF0000"/>
        </w:rPr>
        <w:t xml:space="preserve"> caution</w:t>
      </w:r>
      <w:r w:rsidR="00FC1105" w:rsidRPr="00814634">
        <w:rPr>
          <w:rFonts w:ascii="Garamond" w:hAnsi="Garamond"/>
          <w:color w:val="FF0000"/>
        </w:rPr>
        <w:t xml:space="preserve"> when </w:t>
      </w:r>
      <w:r w:rsidR="00607C49" w:rsidRPr="00814634">
        <w:rPr>
          <w:rFonts w:ascii="Garamond" w:hAnsi="Garamond"/>
          <w:color w:val="FF0000"/>
        </w:rPr>
        <w:t>discussing</w:t>
      </w:r>
      <w:r w:rsidR="005F7710" w:rsidRPr="00814634">
        <w:rPr>
          <w:rFonts w:ascii="Garamond" w:hAnsi="Garamond"/>
          <w:color w:val="FF0000"/>
        </w:rPr>
        <w:t xml:space="preserve"> </w:t>
      </w:r>
      <w:r w:rsidR="00FC1105" w:rsidRPr="00814634">
        <w:rPr>
          <w:rFonts w:ascii="Garamond" w:hAnsi="Garamond"/>
          <w:color w:val="FF0000"/>
        </w:rPr>
        <w:t xml:space="preserve">greater male variability </w:t>
      </w:r>
      <w:r w:rsidR="004A16EA" w:rsidRPr="00814634">
        <w:rPr>
          <w:rFonts w:ascii="Garamond" w:hAnsi="Garamond"/>
          <w:color w:val="FF0000"/>
        </w:rPr>
        <w:t>for</w:t>
      </w:r>
      <w:r w:rsidR="00370CA8" w:rsidRPr="00814634">
        <w:rPr>
          <w:rFonts w:ascii="Garamond" w:hAnsi="Garamond"/>
          <w:color w:val="FF0000"/>
        </w:rPr>
        <w:t xml:space="preserve"> </w:t>
      </w:r>
      <w:r w:rsidR="00FC1105" w:rsidRPr="00814634">
        <w:rPr>
          <w:rFonts w:ascii="Garamond" w:hAnsi="Garamond"/>
          <w:color w:val="FF0000"/>
        </w:rPr>
        <w:t xml:space="preserve">shared traits. </w:t>
      </w:r>
      <w:r w:rsidR="00971059" w:rsidRPr="00814634">
        <w:rPr>
          <w:rFonts w:ascii="Garamond" w:hAnsi="Garamond"/>
          <w:color w:val="FF0000"/>
        </w:rPr>
        <w:t xml:space="preserve"> </w:t>
      </w:r>
      <w:r w:rsidR="00656EC3" w:rsidRPr="00814634">
        <w:rPr>
          <w:rFonts w:ascii="Garamond" w:hAnsi="Garamond"/>
          <w:color w:val="FF0000"/>
        </w:rPr>
        <w:t xml:space="preserve"> </w:t>
      </w:r>
      <w:r w:rsidR="00E16CA7" w:rsidRPr="00814634">
        <w:rPr>
          <w:rFonts w:ascii="Garamond" w:hAnsi="Garamond"/>
          <w:color w:val="FF0000"/>
        </w:rPr>
        <w:t xml:space="preserve">  </w:t>
      </w:r>
      <w:r w:rsidR="00971059" w:rsidRPr="00814634">
        <w:rPr>
          <w:rFonts w:ascii="Garamond" w:hAnsi="Garamond"/>
          <w:color w:val="FF0000"/>
        </w:rPr>
        <w:t xml:space="preserve"> </w:t>
      </w:r>
    </w:p>
    <w:p w14:paraId="56FADBDD" w14:textId="77777777" w:rsidR="003B6C41" w:rsidRPr="00814634" w:rsidRDefault="003B6C41" w:rsidP="000C6F77">
      <w:pPr>
        <w:rPr>
          <w:rFonts w:ascii="Garamond" w:hAnsi="Garamond"/>
          <w:b/>
          <w:color w:val="FF0000"/>
        </w:rPr>
      </w:pPr>
    </w:p>
    <w:p w14:paraId="24E6FAC6" w14:textId="4827F922" w:rsidR="000C6F77" w:rsidRPr="00814634" w:rsidRDefault="000C6F77" w:rsidP="000C6F77">
      <w:pPr>
        <w:rPr>
          <w:rFonts w:ascii="Garamond" w:hAnsi="Garamond"/>
          <w:b/>
          <w:color w:val="FF0000"/>
        </w:rPr>
      </w:pPr>
      <w:r w:rsidRPr="00814634">
        <w:rPr>
          <w:rFonts w:ascii="Garamond" w:hAnsi="Garamond"/>
          <w:b/>
          <w:color w:val="FF0000"/>
        </w:rPr>
        <w:t>Introduction</w:t>
      </w:r>
    </w:p>
    <w:p w14:paraId="574EFBE6" w14:textId="496B2B29" w:rsidR="000C6F77" w:rsidRPr="00814634" w:rsidRDefault="000C6F77" w:rsidP="000C6F77">
      <w:pPr>
        <w:rPr>
          <w:rFonts w:ascii="Garamond" w:hAnsi="Garamond"/>
          <w:i/>
          <w:color w:val="FF0000"/>
        </w:rPr>
      </w:pPr>
    </w:p>
    <w:p w14:paraId="2F63B1E4" w14:textId="04462627" w:rsidR="00370960" w:rsidRPr="00814634" w:rsidRDefault="00370960" w:rsidP="000C6F77">
      <w:pPr>
        <w:rPr>
          <w:rFonts w:ascii="Garamond" w:hAnsi="Garamond"/>
          <w:i/>
          <w:color w:val="FF0000"/>
        </w:rPr>
      </w:pPr>
      <w:r w:rsidRPr="00814634">
        <w:rPr>
          <w:rFonts w:ascii="Garamond" w:hAnsi="Garamond"/>
          <w:i/>
          <w:color w:val="FF0000"/>
        </w:rPr>
        <w:t xml:space="preserve">These first two paragraphs just won’t work no matter what I try to </w:t>
      </w:r>
      <w:proofErr w:type="gramStart"/>
      <w:r w:rsidRPr="00814634">
        <w:rPr>
          <w:rFonts w:ascii="Garamond" w:hAnsi="Garamond"/>
          <w:i/>
          <w:color w:val="FF0000"/>
        </w:rPr>
        <w:t>write  –</w:t>
      </w:r>
      <w:proofErr w:type="gramEnd"/>
      <w:r w:rsidRPr="00814634">
        <w:rPr>
          <w:rFonts w:ascii="Garamond" w:hAnsi="Garamond"/>
          <w:i/>
          <w:color w:val="FF0000"/>
        </w:rPr>
        <w:t xml:space="preserve"> help!</w:t>
      </w:r>
    </w:p>
    <w:p w14:paraId="2C1EB025" w14:textId="608691E6" w:rsidR="009A1BC7" w:rsidRPr="00814634" w:rsidRDefault="009A1BC7" w:rsidP="009A1BC7">
      <w:pPr>
        <w:ind w:firstLine="360"/>
        <w:rPr>
          <w:rFonts w:ascii="Garamond" w:hAnsi="Garamond"/>
          <w:color w:val="FF0000"/>
        </w:rPr>
      </w:pPr>
      <w:r w:rsidRPr="00814634">
        <w:rPr>
          <w:rFonts w:ascii="Garamond" w:hAnsi="Garamond"/>
          <w:color w:val="FF0000"/>
        </w:rPr>
        <w:t xml:space="preserve">That males are more variable than females </w:t>
      </w:r>
      <w:proofErr w:type="gramStart"/>
      <w:r w:rsidRPr="00814634">
        <w:rPr>
          <w:rFonts w:ascii="Garamond" w:hAnsi="Garamond"/>
          <w:color w:val="FF0000"/>
        </w:rPr>
        <w:t>is</w:t>
      </w:r>
      <w:proofErr w:type="gramEnd"/>
      <w:r w:rsidRPr="00814634">
        <w:rPr>
          <w:rFonts w:ascii="Garamond" w:hAnsi="Garamond"/>
          <w:color w:val="FF0000"/>
        </w:rPr>
        <w:t xml:space="preserve"> a trend observed across the animal kingdom, consistent with the ‘greater male variability’ hypothesis. Male-biased variability than females across a range of behavioural, physiological and morphological traits (</w:t>
      </w:r>
      <w:proofErr w:type="spellStart"/>
      <w:r w:rsidRPr="00814634">
        <w:rPr>
          <w:rFonts w:ascii="Garamond" w:hAnsi="Garamond"/>
          <w:color w:val="FF0000"/>
        </w:rPr>
        <w:t>Pomiankowski</w:t>
      </w:r>
      <w:proofErr w:type="spellEnd"/>
      <w:r w:rsidRPr="00814634">
        <w:rPr>
          <w:rFonts w:ascii="Garamond" w:hAnsi="Garamond"/>
          <w:color w:val="FF0000"/>
        </w:rPr>
        <w:t xml:space="preserve"> &amp; </w:t>
      </w:r>
      <w:proofErr w:type="spellStart"/>
      <w:r w:rsidRPr="00814634">
        <w:rPr>
          <w:rFonts w:ascii="Garamond" w:hAnsi="Garamond"/>
          <w:color w:val="FF0000"/>
        </w:rPr>
        <w:t>Møller</w:t>
      </w:r>
      <w:proofErr w:type="spellEnd"/>
      <w:r w:rsidRPr="00814634">
        <w:rPr>
          <w:rFonts w:ascii="Garamond" w:hAnsi="Garamond"/>
          <w:color w:val="FF0000"/>
        </w:rPr>
        <w:t xml:space="preserve"> 1995). In humans, male-biased sex differences in variability have been reported for traits like intelligence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(Arden &amp; Plomin 2006; Johnson </w:t>
      </w:r>
      <w:r w:rsidRPr="00814634">
        <w:rPr>
          <w:rFonts w:ascii="Garamond" w:hAnsi="Garamond"/>
          <w:i/>
          <w:noProof/>
          <w:color w:val="FF0000"/>
        </w:rPr>
        <w:t>et al.</w:t>
      </w:r>
      <w:r w:rsidRPr="00814634">
        <w:rPr>
          <w:rFonts w:ascii="Garamond" w:hAnsi="Garamond"/>
          <w:noProof/>
          <w:color w:val="FF0000"/>
        </w:rPr>
        <w:t xml:space="preserve"> 2008)</w:t>
      </w:r>
      <w:r w:rsidRPr="00814634">
        <w:rPr>
          <w:rFonts w:ascii="Garamond" w:hAnsi="Garamond"/>
          <w:color w:val="FF0000"/>
        </w:rPr>
        <w:fldChar w:fldCharType="end"/>
      </w:r>
      <w:r w:rsidRPr="00814634">
        <w:rPr>
          <w:rFonts w:ascii="Garamond" w:hAnsi="Garamond"/>
          <w:color w:val="FF0000"/>
        </w:rPr>
        <w:t xml:space="preserve">, birth weights and several blood parameters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(Lehre </w:t>
      </w:r>
      <w:r w:rsidRPr="00814634">
        <w:rPr>
          <w:rFonts w:ascii="Garamond" w:hAnsi="Garamond"/>
          <w:i/>
          <w:noProof/>
          <w:color w:val="FF0000"/>
        </w:rPr>
        <w:t>et al.</w:t>
      </w:r>
      <w:r w:rsidRPr="00814634">
        <w:rPr>
          <w:rFonts w:ascii="Garamond" w:hAnsi="Garamond"/>
          <w:noProof/>
          <w:color w:val="FF0000"/>
        </w:rPr>
        <w:t xml:space="preserve"> 2009)</w:t>
      </w:r>
      <w:r w:rsidRPr="00814634">
        <w:rPr>
          <w:rFonts w:ascii="Garamond" w:hAnsi="Garamond"/>
          <w:color w:val="FF0000"/>
        </w:rPr>
        <w:fldChar w:fldCharType="end"/>
      </w:r>
      <w:r w:rsidRPr="00814634">
        <w:rPr>
          <w:rFonts w:ascii="Garamond" w:hAnsi="Garamond"/>
          <w:color w:val="FF0000"/>
        </w:rPr>
        <w:t xml:space="preserve">, and creativity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(Ju </w:t>
      </w:r>
      <w:r w:rsidRPr="00814634">
        <w:rPr>
          <w:rFonts w:ascii="Garamond" w:hAnsi="Garamond"/>
          <w:i/>
          <w:noProof/>
          <w:color w:val="FF0000"/>
        </w:rPr>
        <w:t>et al.</w:t>
      </w:r>
      <w:r w:rsidRPr="00814634">
        <w:rPr>
          <w:rFonts w:ascii="Garamond" w:hAnsi="Garamond"/>
          <w:noProof/>
          <w:color w:val="FF0000"/>
        </w:rPr>
        <w:t xml:space="preserve"> 2015; Karwowski </w:t>
      </w:r>
      <w:r w:rsidRPr="00814634">
        <w:rPr>
          <w:rFonts w:ascii="Garamond" w:hAnsi="Garamond"/>
          <w:i/>
          <w:noProof/>
          <w:color w:val="FF0000"/>
        </w:rPr>
        <w:t>et al.</w:t>
      </w:r>
      <w:r w:rsidRPr="00814634">
        <w:rPr>
          <w:rFonts w:ascii="Garamond" w:hAnsi="Garamond"/>
          <w:noProof/>
          <w:color w:val="FF0000"/>
        </w:rPr>
        <w:t xml:space="preserve"> 2016)</w:t>
      </w:r>
      <w:r w:rsidRPr="00814634">
        <w:rPr>
          <w:rFonts w:ascii="Garamond" w:hAnsi="Garamond"/>
          <w:color w:val="FF0000"/>
        </w:rPr>
        <w:fldChar w:fldCharType="end"/>
      </w:r>
      <w:r w:rsidRPr="00814634">
        <w:rPr>
          <w:rFonts w:ascii="Garamond" w:hAnsi="Garamond"/>
          <w:color w:val="FF0000"/>
        </w:rPr>
        <w:t xml:space="preserve">. </w:t>
      </w:r>
      <w:r w:rsidR="00370960" w:rsidRPr="00814634">
        <w:rPr>
          <w:rFonts w:ascii="Garamond" w:hAnsi="Garamond"/>
          <w:color w:val="FF0000"/>
        </w:rPr>
        <w:t>Furthermore</w:t>
      </w:r>
      <w:r w:rsidRPr="00814634">
        <w:rPr>
          <w:rFonts w:ascii="Garamond" w:hAnsi="Garamond"/>
          <w:color w:val="FF0000"/>
        </w:rPr>
        <w:t xml:space="preserve">, </w:t>
      </w:r>
      <w:r w:rsidR="00370960" w:rsidRPr="00814634">
        <w:rPr>
          <w:rFonts w:ascii="Garamond" w:hAnsi="Garamond"/>
          <w:color w:val="FF0000"/>
        </w:rPr>
        <w:t>there are often more men at the extreme ends of</w:t>
      </w:r>
      <w:r w:rsidRPr="00814634">
        <w:rPr>
          <w:rFonts w:ascii="Garamond" w:hAnsi="Garamond"/>
          <w:color w:val="FF0000"/>
        </w:rPr>
        <w:t xml:space="preserve"> aggressive personalities, leading to their overrepresentation in the prison system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(Deary </w:t>
      </w:r>
      <w:r w:rsidRPr="00814634">
        <w:rPr>
          <w:rFonts w:ascii="Garamond" w:hAnsi="Garamond"/>
          <w:i/>
          <w:noProof/>
          <w:color w:val="FF0000"/>
        </w:rPr>
        <w:t>et al.</w:t>
      </w:r>
      <w:r w:rsidRPr="00814634">
        <w:rPr>
          <w:rFonts w:ascii="Garamond" w:hAnsi="Garamond"/>
          <w:noProof/>
          <w:color w:val="FF0000"/>
        </w:rPr>
        <w:t xml:space="preserve"> 2003)</w:t>
      </w:r>
      <w:r w:rsidRPr="00814634">
        <w:rPr>
          <w:rFonts w:ascii="Garamond" w:hAnsi="Garamond"/>
          <w:color w:val="FF0000"/>
        </w:rPr>
        <w:fldChar w:fldCharType="end"/>
      </w:r>
      <w:r w:rsidRPr="00814634">
        <w:rPr>
          <w:rFonts w:ascii="Garamond" w:hAnsi="Garamond"/>
          <w:color w:val="FF0000"/>
        </w:rPr>
        <w:t xml:space="preserve">. </w:t>
      </w:r>
      <w:r w:rsidR="00370960" w:rsidRPr="00814634">
        <w:rPr>
          <w:rFonts w:ascii="Garamond" w:hAnsi="Garamond"/>
          <w:color w:val="FF0000"/>
        </w:rPr>
        <w:t xml:space="preserve">Yet the mechanisms behind such widespread greater male variability remain unclear. </w:t>
      </w:r>
    </w:p>
    <w:p w14:paraId="0D4367AA" w14:textId="77777777" w:rsidR="00370960" w:rsidRPr="00814634" w:rsidRDefault="00370960" w:rsidP="00A728C9">
      <w:pPr>
        <w:ind w:firstLine="360"/>
        <w:rPr>
          <w:rFonts w:ascii="Garamond" w:hAnsi="Garamond"/>
          <w:color w:val="FF0000"/>
        </w:rPr>
      </w:pPr>
    </w:p>
    <w:p w14:paraId="2C1D4C98" w14:textId="590B6763" w:rsidR="009A1BC7" w:rsidRPr="00814634" w:rsidRDefault="00A728C9" w:rsidP="00A728C9">
      <w:pPr>
        <w:ind w:firstLine="360"/>
        <w:rPr>
          <w:rFonts w:ascii="Garamond" w:hAnsi="Garamond"/>
          <w:color w:val="FF0000"/>
        </w:rPr>
      </w:pPr>
      <w:r w:rsidRPr="00814634">
        <w:rPr>
          <w:rFonts w:ascii="Garamond" w:hAnsi="Garamond"/>
          <w:color w:val="FF0000"/>
        </w:rPr>
        <w:t xml:space="preserve">In the realm of human personality, our behavioural quirks can be categorised into one of five factors: Extraversion, Neuroticism, Openness, Conscientiousness and Agreeableness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(Costa &amp; McCrae 1992)</w:t>
      </w:r>
      <w:r w:rsidRPr="00814634">
        <w:rPr>
          <w:rFonts w:ascii="Garamond" w:hAnsi="Garamond"/>
          <w:color w:val="FF0000"/>
        </w:rPr>
        <w:fldChar w:fldCharType="end"/>
      </w:r>
      <w:r w:rsidRPr="00814634">
        <w:rPr>
          <w:rFonts w:ascii="Garamond" w:hAnsi="Garamond"/>
          <w:color w:val="FF0000"/>
        </w:rPr>
        <w:t>. Like most biological traits, these ‘Big Five’ factors are continuous and there are costs and benefits associated with personalities that fall at their extremes. For example, … Like human personalities, consistent animal behaviours, or personalities, can be grouped into trait types that resemble the human ‘big five’: Activity, Aggression, Boldness, Exploration and Sociality/Sociability (</w:t>
      </w:r>
      <w:proofErr w:type="spellStart"/>
      <w:r w:rsidRPr="00814634">
        <w:rPr>
          <w:rFonts w:ascii="Garamond" w:hAnsi="Garamond"/>
          <w:color w:val="FF0000"/>
        </w:rPr>
        <w:t>Reale</w:t>
      </w:r>
      <w:proofErr w:type="spellEnd"/>
      <w:r w:rsidRPr="00814634">
        <w:rPr>
          <w:rFonts w:ascii="Garamond" w:hAnsi="Garamond"/>
          <w:color w:val="FF0000"/>
        </w:rPr>
        <w:t xml:space="preserve"> </w:t>
      </w:r>
      <w:r w:rsidRPr="00814634">
        <w:rPr>
          <w:rFonts w:ascii="Garamond" w:hAnsi="Garamond"/>
          <w:i/>
          <w:color w:val="FF0000"/>
        </w:rPr>
        <w:t>et al</w:t>
      </w:r>
      <w:r w:rsidRPr="00814634">
        <w:rPr>
          <w:rFonts w:ascii="Garamond" w:hAnsi="Garamond"/>
          <w:color w:val="FF0000"/>
        </w:rPr>
        <w:t xml:space="preserve">. 2007). For organisms living in the wild, consistent and predictable (i.e. repeatable) behaviour across time and contexts seems maladaptive, especially when there is such large inter-individual variation in response to the same environmental conditions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{"citationItems":[{"id":"ITEM-1","itemData":{"DOI":"10.1016/j.tree.2009.07.013","ISBN":"0169-5347","ISSN":"01695347","PMID":"19748700","abstract":"Recent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 © 2009 Elsevier Ltd. All rights reserved.","author":[{"dropping-particle":"","family":"Dingemanse","given":"Niels J.","non-dropping-particle":"","parse-names":false,"suffix":""},{"dropping-particle":"","family":"Kazem","given":"Anahita J.N.","non-dropping-particle":"","parse-names":false,"suffix":""},{"dropping-particle":"","family":"Réale","given":"Denis","non-dropping-particle":"","parse-names":false,"suffix":""},{"dropping-particle":"","family":"Wright","given":"Jonathan","non-dropping-particle":"","parse-names":false,"suffix":""}],"container-title":"Trends in Ecology and Evolution","id":"ITEM-1","issue":"2","issued":{"date-parts":[["2010"]]},"page":"81-89","title":"Behavioural reaction norms: animal personality meets individual plasticity","type":"article-journal","volume":"25"},"uris":["http://www.mendeley.com/documents/?uuid=e34464b0-d46c-4f24-a05f-54240934880f"]}],"mendeley":{"formattedCitation":"(Dingemanse &lt;i&gt;et al.&lt;/i&gt; 2010)","plainTextFormattedCitation":"(Dingemanse et al. 2010)","previouslyFormattedCitation":"(Dingemanse &lt;i&gt;et al.&lt;/i&gt; 2010)"},"properties":{"noteIndex":0},"schema":"https://github.com/citation-style-language/schema/raw/master/csl-citation.json"}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(Dingemanse </w:t>
      </w:r>
      <w:r w:rsidRPr="00814634">
        <w:rPr>
          <w:rFonts w:ascii="Garamond" w:hAnsi="Garamond"/>
          <w:i/>
          <w:noProof/>
          <w:color w:val="FF0000"/>
        </w:rPr>
        <w:t>et al.</w:t>
      </w:r>
      <w:r w:rsidRPr="00814634">
        <w:rPr>
          <w:rFonts w:ascii="Garamond" w:hAnsi="Garamond"/>
          <w:noProof/>
          <w:color w:val="FF0000"/>
        </w:rPr>
        <w:t xml:space="preserve"> 2010)</w:t>
      </w:r>
      <w:r w:rsidRPr="00814634">
        <w:rPr>
          <w:rFonts w:ascii="Garamond" w:hAnsi="Garamond"/>
          <w:color w:val="FF0000"/>
        </w:rPr>
        <w:fldChar w:fldCharType="end"/>
      </w:r>
      <w:r w:rsidRPr="00814634">
        <w:rPr>
          <w:rFonts w:ascii="Garamond" w:hAnsi="Garamond"/>
          <w:color w:val="FF0000"/>
        </w:rPr>
        <w:t xml:space="preserve">. However, the consistency of personality within individuals, and its persistence across generations, suggests that low intra-individual variation can be adaptive </w:t>
      </w:r>
      <w:r w:rsidRPr="00814634">
        <w:rPr>
          <w:rFonts w:ascii="Garamond" w:hAnsi="Garamond"/>
          <w:color w:val="FF0000"/>
        </w:rPr>
        <w:fldChar w:fldCharType="begin" w:fldLock="1"/>
      </w:r>
      <w:r w:rsidR="00762DCB">
        <w:rPr>
          <w:rFonts w:ascii="Garamond" w:hAnsi="Garamond"/>
          <w:color w:val="FF0000"/>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2008a; Dingemanse &amp; Wolf 2010)","plainTextFormattedCitation":"(Smith &amp; Blumstein 2008a; Dingemanse &amp; Wolf 2010)","previouslyFormattedCitation":"(Smith &amp; Blumstein 2008a; Dingemanse &amp; Wolf 2010)"},"properties":{"noteIndex":0},"schema":"https://github.com/citation-style-language/schema/raw/master/csl-citation.json"}</w:instrText>
      </w:r>
      <w:r w:rsidRPr="00814634">
        <w:rPr>
          <w:rFonts w:ascii="Garamond" w:hAnsi="Garamond"/>
          <w:color w:val="FF0000"/>
        </w:rPr>
        <w:fldChar w:fldCharType="separate"/>
      </w:r>
      <w:r w:rsidR="00976782" w:rsidRPr="00976782">
        <w:rPr>
          <w:rFonts w:ascii="Garamond" w:hAnsi="Garamond"/>
          <w:noProof/>
          <w:color w:val="FF0000"/>
        </w:rPr>
        <w:t>(Smith &amp; Blumstein 2008a; Dingemanse &amp; Wolf 2010)</w:t>
      </w:r>
      <w:r w:rsidRPr="00814634">
        <w:rPr>
          <w:rFonts w:ascii="Garamond" w:hAnsi="Garamond"/>
          <w:color w:val="FF0000"/>
        </w:rPr>
        <w:fldChar w:fldCharType="end"/>
      </w:r>
      <w:r w:rsidRPr="00814634">
        <w:rPr>
          <w:rFonts w:ascii="Garamond" w:hAnsi="Garamond"/>
          <w:color w:val="FF0000"/>
        </w:rPr>
        <w:t xml:space="preserve">. On the surface, human and animal personality dimensions seem to share </w:t>
      </w:r>
      <w:r w:rsidR="00370960" w:rsidRPr="00814634">
        <w:rPr>
          <w:rFonts w:ascii="Garamond" w:hAnsi="Garamond"/>
          <w:color w:val="FF0000"/>
        </w:rPr>
        <w:t>behavioural traits</w:t>
      </w:r>
      <w:r w:rsidRPr="00814634">
        <w:rPr>
          <w:rFonts w:ascii="Garamond" w:hAnsi="Garamond"/>
          <w:color w:val="FF0000"/>
        </w:rPr>
        <w:t xml:space="preserve">, so it’s possible that the </w:t>
      </w:r>
      <w:r w:rsidR="009A1BC7" w:rsidRPr="00814634">
        <w:rPr>
          <w:rFonts w:ascii="Garamond" w:hAnsi="Garamond"/>
          <w:color w:val="FF0000"/>
        </w:rPr>
        <w:t xml:space="preserve">mechanisms behind such widespread, sex-biased variation </w:t>
      </w:r>
      <w:r w:rsidR="00370960" w:rsidRPr="00814634">
        <w:rPr>
          <w:rFonts w:ascii="Garamond" w:hAnsi="Garamond"/>
          <w:color w:val="FF0000"/>
        </w:rPr>
        <w:t xml:space="preserve">in human personalities </w:t>
      </w:r>
      <w:r w:rsidR="009A1BC7" w:rsidRPr="00814634">
        <w:rPr>
          <w:rFonts w:ascii="Garamond" w:hAnsi="Garamond"/>
          <w:color w:val="FF0000"/>
        </w:rPr>
        <w:t xml:space="preserve">might also </w:t>
      </w:r>
      <w:r w:rsidR="00BC7475" w:rsidRPr="00814634">
        <w:rPr>
          <w:rFonts w:ascii="Garamond" w:hAnsi="Garamond"/>
          <w:color w:val="FF0000"/>
        </w:rPr>
        <w:t>drive</w:t>
      </w:r>
      <w:r w:rsidR="009A1BC7" w:rsidRPr="00814634">
        <w:rPr>
          <w:rFonts w:ascii="Garamond" w:hAnsi="Garamond"/>
          <w:color w:val="FF0000"/>
        </w:rPr>
        <w:t xml:space="preserve"> sex differences in animal personalities.  </w:t>
      </w:r>
    </w:p>
    <w:p w14:paraId="017F1AC9" w14:textId="77777777" w:rsidR="007C43C5" w:rsidRPr="00814634" w:rsidRDefault="007C43C5" w:rsidP="007C43C5">
      <w:pPr>
        <w:rPr>
          <w:rFonts w:ascii="Garamond" w:hAnsi="Garamond"/>
          <w:color w:val="FF0000"/>
        </w:rPr>
      </w:pPr>
    </w:p>
    <w:p w14:paraId="04333AF9" w14:textId="5E41EBE9" w:rsidR="007C43C5" w:rsidRPr="00814634" w:rsidRDefault="00A728C9" w:rsidP="007C43C5">
      <w:pPr>
        <w:ind w:firstLine="360"/>
        <w:rPr>
          <w:rFonts w:ascii="Garamond" w:hAnsi="Garamond"/>
          <w:color w:val="FF0000"/>
        </w:rPr>
      </w:pPr>
      <w:r w:rsidRPr="00814634">
        <w:rPr>
          <w:rFonts w:ascii="Garamond" w:hAnsi="Garamond"/>
          <w:color w:val="FF0000"/>
        </w:rPr>
        <w:lastRenderedPageBreak/>
        <w:t>Firstly,</w:t>
      </w:r>
      <w:r w:rsidR="007C43C5" w:rsidRPr="00814634">
        <w:rPr>
          <w:rFonts w:ascii="Garamond" w:hAnsi="Garamond"/>
          <w:color w:val="FF0000"/>
        </w:rPr>
        <w:t xml:space="preserve"> the ‘sex chromosome’ hypothesis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(James 1973</w:t>
      </w:r>
      <w:r w:rsidR="007C43C5" w:rsidRPr="00814634">
        <w:rPr>
          <w:rFonts w:ascii="Garamond" w:hAnsi="Garamond"/>
          <w:color w:val="FF0000"/>
        </w:rPr>
        <w:fldChar w:fldCharType="end"/>
      </w:r>
      <w:r w:rsidR="007C43C5" w:rsidRPr="00814634">
        <w:rPr>
          <w:rFonts w:ascii="Garamond" w:hAnsi="Garamond"/>
          <w:color w:val="FF0000"/>
        </w:rPr>
        <w:t>) suggests that greater male variability is the result of sex chromosomal arrangement. For mammals, females have two copies of the X chromosome (</w:t>
      </w:r>
      <w:proofErr w:type="spellStart"/>
      <w:r w:rsidR="007C43C5" w:rsidRPr="00814634">
        <w:rPr>
          <w:rFonts w:ascii="Garamond" w:hAnsi="Garamond"/>
          <w:color w:val="FF0000"/>
        </w:rPr>
        <w:t>homogamety</w:t>
      </w:r>
      <w:proofErr w:type="spellEnd"/>
      <w:r w:rsidR="007C43C5" w:rsidRPr="00814634">
        <w:rPr>
          <w:rFonts w:ascii="Garamond" w:hAnsi="Garamond"/>
          <w:color w:val="FF0000"/>
        </w:rPr>
        <w:t xml:space="preserve">), so the effects of any genes found on the X chromosome become averaged out. The averaging of gene expression can occur either through epigenetic inactivation of some regions during development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 xml:space="preserve">(Amos-Landgraf </w:t>
      </w:r>
      <w:r w:rsidR="007C43C5" w:rsidRPr="00814634">
        <w:rPr>
          <w:rFonts w:ascii="Garamond" w:hAnsi="Garamond"/>
          <w:i/>
          <w:noProof/>
          <w:color w:val="FF0000"/>
        </w:rPr>
        <w:t>et al.</w:t>
      </w:r>
      <w:r w:rsidR="007C43C5" w:rsidRPr="00814634">
        <w:rPr>
          <w:rFonts w:ascii="Garamond" w:hAnsi="Garamond"/>
          <w:noProof/>
          <w:color w:val="FF0000"/>
        </w:rPr>
        <w:t xml:space="preserve"> 2006)</w:t>
      </w:r>
      <w:r w:rsidR="007C43C5" w:rsidRPr="00814634">
        <w:rPr>
          <w:rFonts w:ascii="Garamond" w:hAnsi="Garamond"/>
          <w:color w:val="FF0000"/>
        </w:rPr>
        <w:fldChar w:fldCharType="end"/>
      </w:r>
      <w:r w:rsidR="007C43C5" w:rsidRPr="00814634">
        <w:rPr>
          <w:rFonts w:ascii="Garamond" w:hAnsi="Garamond"/>
          <w:color w:val="FF0000"/>
        </w:rPr>
        <w:t xml:space="preserve">, or through mosaicism where the ratio of genes on either X chromosome are variably expressed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(Lyon 1961)</w:t>
      </w:r>
      <w:r w:rsidR="007C43C5" w:rsidRPr="00814634">
        <w:rPr>
          <w:rFonts w:ascii="Garamond" w:hAnsi="Garamond"/>
          <w:color w:val="FF0000"/>
        </w:rPr>
        <w:fldChar w:fldCharType="end"/>
      </w:r>
      <w:r w:rsidR="007C43C5" w:rsidRPr="00814634">
        <w:rPr>
          <w:rFonts w:ascii="Garamond" w:hAnsi="Garamond"/>
          <w:color w:val="FF0000"/>
        </w:rPr>
        <w:t>. Male mammals, however, only have one copy of the X chromosome (</w:t>
      </w:r>
      <w:proofErr w:type="spellStart"/>
      <w:r w:rsidR="007C43C5" w:rsidRPr="00814634">
        <w:rPr>
          <w:rFonts w:ascii="Garamond" w:hAnsi="Garamond"/>
          <w:color w:val="FF0000"/>
        </w:rPr>
        <w:t>heterogamety</w:t>
      </w:r>
      <w:proofErr w:type="spellEnd"/>
      <w:r w:rsidR="007C43C5" w:rsidRPr="00814634">
        <w:rPr>
          <w:rFonts w:ascii="Garamond" w:hAnsi="Garamond"/>
          <w:color w:val="FF0000"/>
        </w:rPr>
        <w:t>). As such, all genes present on the male copy of the X chromosome are fully expressed, leading to more extreme phenotypes and, consequently, higher variances for shared traits (i.e. dosage compensation;</w:t>
      </w:r>
      <w:r w:rsidR="007C43C5" w:rsidRPr="00561A2D">
        <w:rPr>
          <w:rFonts w:ascii="Garamond" w:hAnsi="Garamond"/>
          <w:color w:val="FF0000"/>
        </w:rPr>
        <w:t xml:space="preserve"> </w:t>
      </w:r>
      <w:r w:rsidR="007C43C5" w:rsidRPr="00814634">
        <w:rPr>
          <w:rFonts w:ascii="Garamond" w:hAnsi="Garamond"/>
          <w:color w:val="FF0000"/>
        </w:rPr>
        <w:t xml:space="preserve">see review by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Charlesworth 1996)</w:t>
      </w:r>
      <w:r w:rsidR="007C43C5" w:rsidRPr="00814634">
        <w:rPr>
          <w:rFonts w:ascii="Garamond" w:hAnsi="Garamond"/>
          <w:color w:val="FF0000"/>
        </w:rPr>
        <w:fldChar w:fldCharType="end"/>
      </w:r>
      <w:r w:rsidR="007C43C5" w:rsidRPr="00814634">
        <w:rPr>
          <w:rFonts w:ascii="Garamond" w:hAnsi="Garamond"/>
          <w:color w:val="FF0000"/>
        </w:rPr>
        <w:t xml:space="preserve">. However, not all males are heterogametic – male birds have ZZ sex chromosomal arrangement while female birds have ZW, making females the heterogametic sex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(reviewed in Graves &amp; Shetty 2001)</w:t>
      </w:r>
      <w:r w:rsidR="007C43C5" w:rsidRPr="00814634">
        <w:rPr>
          <w:rFonts w:ascii="Garamond" w:hAnsi="Garamond"/>
          <w:color w:val="FF0000"/>
        </w:rPr>
        <w:fldChar w:fldCharType="end"/>
      </w:r>
      <w:r w:rsidR="007C43C5" w:rsidRPr="00814634">
        <w:rPr>
          <w:rFonts w:ascii="Garamond" w:hAnsi="Garamond"/>
          <w:color w:val="FF0000"/>
        </w:rPr>
        <w:t xml:space="preserve">. If sex chromosomal arrangement is the mechanism driving sex-biased variability, species with heterogametic females should have greater trait variability than males. Indeed, in a meta-analysis covering a broad range of taxonomic groups,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Reinhold &amp; Engqvist (2013)</w:t>
      </w:r>
      <w:r w:rsidR="007C43C5" w:rsidRPr="00814634">
        <w:rPr>
          <w:rFonts w:ascii="Garamond" w:hAnsi="Garamond"/>
          <w:color w:val="FF0000"/>
        </w:rPr>
        <w:fldChar w:fldCharType="end"/>
      </w:r>
      <w:r w:rsidR="007C43C5" w:rsidRPr="00814634">
        <w:rPr>
          <w:rFonts w:ascii="Garamond" w:hAnsi="Garamond"/>
          <w:color w:val="FF0000"/>
        </w:rPr>
        <w:t xml:space="preserve"> found that for species with heterogametic males, males had greater variability in body size than did females, and in species with heterogametic females, females had greater variability in body size than males. Sex chromosomal arrangement and greater male variability can also extend to behaviours, as they too have a genetic underpinning </w:t>
      </w:r>
      <w:r w:rsidR="007C43C5" w:rsidRPr="00814634">
        <w:rPr>
          <w:rFonts w:ascii="Garamond" w:hAnsi="Garamond"/>
          <w:color w:val="FF0000"/>
        </w:rPr>
        <w:fldChar w:fldCharType="begin" w:fldLock="1"/>
      </w:r>
      <w:r w:rsidR="00967FCB"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 xml:space="preserve">(Dochtermann </w:t>
      </w:r>
      <w:r w:rsidR="007C43C5" w:rsidRPr="00814634">
        <w:rPr>
          <w:rFonts w:ascii="Garamond" w:hAnsi="Garamond"/>
          <w:i/>
          <w:noProof/>
          <w:color w:val="FF0000"/>
        </w:rPr>
        <w:t>et al.</w:t>
      </w:r>
      <w:r w:rsidR="007C43C5" w:rsidRPr="00814634">
        <w:rPr>
          <w:rFonts w:ascii="Garamond" w:hAnsi="Garamond"/>
          <w:noProof/>
          <w:color w:val="FF0000"/>
        </w:rPr>
        <w:t xml:space="preserve"> 2014)</w:t>
      </w:r>
      <w:r w:rsidR="007C43C5" w:rsidRPr="00814634">
        <w:rPr>
          <w:rFonts w:ascii="Garamond" w:hAnsi="Garamond"/>
          <w:color w:val="FF0000"/>
        </w:rPr>
        <w:fldChar w:fldCharType="end"/>
      </w:r>
      <w:r w:rsidR="007C43C5" w:rsidRPr="00814634">
        <w:rPr>
          <w:rFonts w:ascii="Garamond" w:hAnsi="Garamond"/>
          <w:color w:val="FF0000"/>
        </w:rPr>
        <w:t xml:space="preserve">. For example, </w:t>
      </w:r>
      <w:r w:rsidR="00BC0881" w:rsidRPr="00814634">
        <w:rPr>
          <w:rFonts w:ascii="Garamond" w:hAnsi="Garamond"/>
          <w:color w:val="FF0000"/>
        </w:rPr>
        <w:t xml:space="preserve">men have greater representation at the tail ends of intelligence distributions, even when there are no mean differences in intelligence between men and women </w:t>
      </w:r>
      <w:r w:rsidR="007C43C5" w:rsidRPr="00814634">
        <w:rPr>
          <w:rFonts w:ascii="Garamond" w:hAnsi="Garamond"/>
          <w:color w:val="FF0000"/>
        </w:rPr>
        <w:fldChar w:fldCharType="begin" w:fldLock="1"/>
      </w:r>
      <w:r w:rsidR="009074EF"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instrText>
      </w:r>
      <w:r w:rsidR="007C43C5" w:rsidRPr="00814634">
        <w:rPr>
          <w:rFonts w:ascii="Garamond" w:hAnsi="Garamond"/>
          <w:color w:val="FF0000"/>
        </w:rPr>
        <w:fldChar w:fldCharType="separate"/>
      </w:r>
      <w:r w:rsidR="00967FCB" w:rsidRPr="00814634">
        <w:rPr>
          <w:rFonts w:ascii="Garamond" w:hAnsi="Garamond"/>
          <w:noProof/>
          <w:color w:val="FF0000"/>
        </w:rPr>
        <w:t xml:space="preserve">(Feingold 1992; Halpern &amp; LaMay 2000; Arden &amp; Plomin 2006; Johnson </w:t>
      </w:r>
      <w:r w:rsidR="00967FCB" w:rsidRPr="00814634">
        <w:rPr>
          <w:rFonts w:ascii="Garamond" w:hAnsi="Garamond"/>
          <w:i/>
          <w:noProof/>
          <w:color w:val="FF0000"/>
        </w:rPr>
        <w:t>et al.</w:t>
      </w:r>
      <w:r w:rsidR="00967FCB" w:rsidRPr="00814634">
        <w:rPr>
          <w:rFonts w:ascii="Garamond" w:hAnsi="Garamond"/>
          <w:noProof/>
          <w:color w:val="FF0000"/>
        </w:rPr>
        <w:t xml:space="preserve"> 2008)</w:t>
      </w:r>
      <w:r w:rsidR="007C43C5" w:rsidRPr="00814634">
        <w:rPr>
          <w:rFonts w:ascii="Garamond" w:hAnsi="Garamond"/>
          <w:color w:val="FF0000"/>
        </w:rPr>
        <w:fldChar w:fldCharType="end"/>
      </w:r>
      <w:r w:rsidR="007C43C5" w:rsidRPr="00814634">
        <w:rPr>
          <w:rFonts w:ascii="Garamond" w:hAnsi="Garamond"/>
          <w:color w:val="FF0000"/>
        </w:rPr>
        <w:t xml:space="preserve">. </w:t>
      </w:r>
    </w:p>
    <w:p w14:paraId="3C6A2240" w14:textId="77777777" w:rsidR="007C43C5" w:rsidRPr="00814634" w:rsidRDefault="007C43C5" w:rsidP="007C43C5">
      <w:pPr>
        <w:ind w:firstLine="720"/>
        <w:rPr>
          <w:rFonts w:ascii="Garamond" w:hAnsi="Garamond"/>
          <w:color w:val="FF0000"/>
        </w:rPr>
      </w:pPr>
    </w:p>
    <w:p w14:paraId="593F0B51" w14:textId="084EA058" w:rsidR="00DA65A6" w:rsidRPr="00814634" w:rsidRDefault="007C43C5" w:rsidP="00DA65A6">
      <w:pPr>
        <w:ind w:firstLine="360"/>
        <w:rPr>
          <w:rFonts w:ascii="Garamond" w:hAnsi="Garamond"/>
          <w:color w:val="FF0000"/>
        </w:rPr>
      </w:pPr>
      <w:r w:rsidRPr="00814634">
        <w:rPr>
          <w:rFonts w:ascii="Garamond" w:hAnsi="Garamond"/>
          <w:color w:val="FF0000"/>
        </w:rPr>
        <w:t xml:space="preserve">Second, under sexual selection, the sex with the greatest variation in their mating success (often males) should also have greater variation in traits used to obtain </w:t>
      </w:r>
      <w:proofErr w:type="spellStart"/>
      <w:r w:rsidRPr="00814634">
        <w:rPr>
          <w:rFonts w:ascii="Garamond" w:hAnsi="Garamond"/>
          <w:color w:val="FF0000"/>
        </w:rPr>
        <w:t>matings</w:t>
      </w:r>
      <w:proofErr w:type="spellEnd"/>
      <w:r w:rsidRPr="00814634">
        <w:rPr>
          <w:rFonts w:ascii="Garamond" w:hAnsi="Garamond"/>
          <w:color w:val="FF0000"/>
        </w:rPr>
        <w:t xml:space="preserve"> (e.g. weapons, ornaments)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Darwin 1871)</w:t>
      </w:r>
      <w:r w:rsidRPr="00814634">
        <w:rPr>
          <w:rFonts w:ascii="Garamond" w:hAnsi="Garamond"/>
          <w:color w:val="FF0000"/>
        </w:rPr>
        <w:fldChar w:fldCharType="end"/>
      </w:r>
      <w:r w:rsidRPr="00814634">
        <w:rPr>
          <w:rFonts w:ascii="Garamond" w:hAnsi="Garamond"/>
          <w:color w:val="FF0000"/>
        </w:rPr>
        <w:t xml:space="preserve">. In order for sexual selection to operate, traits important for male reproduction should have increased variance, compared to the same traits in females or other non-sexually selected traits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(Pomiankowski &amp; Møller 1995)</w:t>
      </w:r>
      <w:r w:rsidRPr="00814634">
        <w:rPr>
          <w:rFonts w:ascii="Garamond" w:hAnsi="Garamond"/>
          <w:color w:val="FF0000"/>
        </w:rPr>
        <w:fldChar w:fldCharType="end"/>
      </w:r>
      <w:r w:rsidRPr="00814634">
        <w:rPr>
          <w:rFonts w:ascii="Garamond" w:hAnsi="Garamond"/>
          <w:color w:val="FF0000"/>
        </w:rPr>
        <w:t xml:space="preserve">. For example, a meta-analysis comparing phenotypic </w:t>
      </w:r>
      <w:r w:rsidR="00DA65A6" w:rsidRPr="00814634">
        <w:rPr>
          <w:rFonts w:ascii="Garamond" w:hAnsi="Garamond"/>
          <w:color w:val="FF0000"/>
        </w:rPr>
        <w:t>trait</w:t>
      </w:r>
      <w:r w:rsidRPr="00814634">
        <w:rPr>
          <w:rFonts w:ascii="Garamond" w:hAnsi="Garamond"/>
          <w:color w:val="FF0000"/>
        </w:rPr>
        <w:t xml:space="preserve"> variances for males and females found that there was a significant male-bias for coefficients of phenotypic variance for reproductive and non-reproductive traits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(Wyman &amp; Rowe 2014)</w:t>
      </w:r>
      <w:r w:rsidR="004923C5" w:rsidRPr="00814634">
        <w:rPr>
          <w:rFonts w:ascii="Garamond" w:hAnsi="Garamond"/>
          <w:color w:val="FF0000"/>
        </w:rPr>
        <w:fldChar w:fldCharType="end"/>
      </w:r>
      <w:r w:rsidRPr="00814634">
        <w:rPr>
          <w:rFonts w:ascii="Garamond" w:hAnsi="Garamond"/>
          <w:color w:val="FF0000"/>
        </w:rPr>
        <w:t>. However, traits important for reproduction showed more male-biased phenotypic variance than traits unrelated to reproduction (Wyman &amp; Rowe 2014).</w:t>
      </w:r>
      <w:r w:rsidR="00DA65A6" w:rsidRPr="00814634">
        <w:rPr>
          <w:rFonts w:ascii="Garamond" w:hAnsi="Garamond"/>
          <w:color w:val="FF0000"/>
        </w:rPr>
        <w:t xml:space="preserve"> </w:t>
      </w:r>
      <w:r w:rsidRPr="00814634">
        <w:rPr>
          <w:rFonts w:ascii="Garamond" w:hAnsi="Garamond"/>
          <w:color w:val="FF0000"/>
        </w:rPr>
        <w:t>While it is reasonable to expect male sexual traits to have greater variability than non-sexually selected traits, traits shared by both sexes are also frequently expected to show male-biased variability. For example, male-male competition plays an important role in male reproduction in many animal systems, thus aggression is a personality trait where males might have greater variability than females. In human antisocial personality types (low Agreeableness and high Neuroticism; similar to the Aggression dimension in animals) males show greater variability than females (</w:t>
      </w:r>
      <w:proofErr w:type="spellStart"/>
      <w:r w:rsidRPr="00814634">
        <w:rPr>
          <w:rFonts w:ascii="Garamond" w:hAnsi="Garamond"/>
          <w:color w:val="FF0000"/>
        </w:rPr>
        <w:t>Budaev</w:t>
      </w:r>
      <w:proofErr w:type="spellEnd"/>
      <w:r w:rsidRPr="00814634">
        <w:rPr>
          <w:rFonts w:ascii="Garamond" w:hAnsi="Garamond"/>
          <w:color w:val="FF0000"/>
        </w:rPr>
        <w:t xml:space="preserve"> 1999, Archer &amp; Mehdikhani 2003). Greater male variability in human aggression is thought to be maintained by negative frequency-depend</w:t>
      </w:r>
      <w:r w:rsidR="00681C75" w:rsidRPr="00814634">
        <w:rPr>
          <w:rFonts w:ascii="Garamond" w:hAnsi="Garamond"/>
          <w:color w:val="FF0000"/>
        </w:rPr>
        <w:t>e</w:t>
      </w:r>
      <w:r w:rsidRPr="00814634">
        <w:rPr>
          <w:rFonts w:ascii="Garamond" w:hAnsi="Garamond"/>
          <w:color w:val="FF0000"/>
        </w:rPr>
        <w:t xml:space="preserve">nt selection whereby aggressive tendencies have both costs (risk of physical injuries) and benefits (more mating opportunities via social dominance) for male reproduction (Buss 1996, </w:t>
      </w:r>
      <w:proofErr w:type="spellStart"/>
      <w:r w:rsidRPr="00814634">
        <w:rPr>
          <w:rFonts w:ascii="Garamond" w:hAnsi="Garamond"/>
          <w:color w:val="FF0000"/>
        </w:rPr>
        <w:t>Budaev</w:t>
      </w:r>
      <w:proofErr w:type="spellEnd"/>
      <w:r w:rsidRPr="00814634">
        <w:rPr>
          <w:rFonts w:ascii="Garamond" w:hAnsi="Garamond"/>
          <w:color w:val="FF0000"/>
        </w:rPr>
        <w:t xml:space="preserve"> 1999). </w:t>
      </w:r>
    </w:p>
    <w:p w14:paraId="5C64D07A" w14:textId="77777777" w:rsidR="00D871B6" w:rsidRPr="00814634" w:rsidRDefault="00D871B6" w:rsidP="00A23A49">
      <w:pPr>
        <w:ind w:firstLine="360"/>
        <w:rPr>
          <w:rFonts w:ascii="Garamond" w:hAnsi="Garamond"/>
          <w:color w:val="FF0000"/>
        </w:rPr>
      </w:pPr>
    </w:p>
    <w:p w14:paraId="53D34A34" w14:textId="7CEC6FAB" w:rsidR="007C43C5" w:rsidRPr="00814634" w:rsidRDefault="00847383" w:rsidP="00A23A49">
      <w:pPr>
        <w:ind w:firstLine="360"/>
        <w:rPr>
          <w:rFonts w:ascii="Garamond" w:hAnsi="Garamond"/>
          <w:color w:val="FF0000"/>
        </w:rPr>
      </w:pPr>
      <w:r w:rsidRPr="00814634">
        <w:rPr>
          <w:rFonts w:ascii="Garamond" w:hAnsi="Garamond"/>
          <w:color w:val="FF0000"/>
        </w:rPr>
        <w:t>Non-random m</w:t>
      </w:r>
      <w:r w:rsidR="00A23A49" w:rsidRPr="00814634">
        <w:rPr>
          <w:rFonts w:ascii="Garamond" w:hAnsi="Garamond"/>
          <w:color w:val="FF0000"/>
        </w:rPr>
        <w:t xml:space="preserve">ate choice might also contribute to sex differences in personalities. </w:t>
      </w:r>
      <w:r w:rsidR="000005F9" w:rsidRPr="00814634">
        <w:rPr>
          <w:rFonts w:ascii="Garamond" w:hAnsi="Garamond"/>
          <w:color w:val="FF0000"/>
        </w:rPr>
        <w:t>F</w:t>
      </w:r>
      <w:r w:rsidR="00A23A49" w:rsidRPr="00814634">
        <w:rPr>
          <w:rFonts w:ascii="Garamond" w:hAnsi="Garamond"/>
          <w:color w:val="FF0000"/>
        </w:rPr>
        <w:t>emales</w:t>
      </w:r>
      <w:r w:rsidR="007C43C5" w:rsidRPr="00814634">
        <w:rPr>
          <w:rFonts w:ascii="Garamond" w:hAnsi="Garamond"/>
          <w:color w:val="FF0000"/>
        </w:rPr>
        <w:t xml:space="preserve"> might prefer males that </w:t>
      </w:r>
      <w:r w:rsidR="000352C9" w:rsidRPr="00814634">
        <w:rPr>
          <w:rFonts w:ascii="Garamond" w:hAnsi="Garamond"/>
          <w:color w:val="FF0000"/>
        </w:rPr>
        <w:t>consistently behave in a certain way</w:t>
      </w:r>
      <w:r w:rsidR="00C155B9" w:rsidRPr="00814634">
        <w:rPr>
          <w:rFonts w:ascii="Garamond" w:hAnsi="Garamond"/>
          <w:color w:val="FF0000"/>
        </w:rPr>
        <w:t xml:space="preserve"> if </w:t>
      </w:r>
      <w:r w:rsidR="002863B1" w:rsidRPr="00814634">
        <w:rPr>
          <w:rFonts w:ascii="Garamond" w:hAnsi="Garamond"/>
          <w:color w:val="FF0000"/>
        </w:rPr>
        <w:t xml:space="preserve">such behaviour signals that </w:t>
      </w:r>
      <w:r w:rsidR="00C155B9" w:rsidRPr="00814634">
        <w:rPr>
          <w:rFonts w:ascii="Garamond" w:hAnsi="Garamond"/>
          <w:color w:val="FF0000"/>
        </w:rPr>
        <w:t>they can provide direct or indirect benefits</w:t>
      </w:r>
      <w:r w:rsidR="000352C9" w:rsidRPr="00814634">
        <w:rPr>
          <w:rFonts w:ascii="Garamond" w:hAnsi="Garamond"/>
          <w:color w:val="FF0000"/>
        </w:rPr>
        <w:t xml:space="preserve"> </w:t>
      </w:r>
      <w:r w:rsidR="00C155B9" w:rsidRPr="00814634">
        <w:rPr>
          <w:rFonts w:ascii="Garamond" w:hAnsi="Garamond"/>
          <w:color w:val="FF0000"/>
        </w:rPr>
        <w:t xml:space="preserve">to her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id":"ITEM-3","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Evolution","id":"ITEM-3","issued":{"date-parts":[["2020"]]},"page":"1-11","publisher":"Elsevier Ltd","title":"You ’ re Just My Type : Mate Choice and Behavioral Types","type":"article-journal"},"uris":["http://www.mendeley.com/documents/?uuid=5efb3b81-d31e-416e-80a7-7255af8b5e6d"]}],"mendeley":{"formattedCitation":"(Jennions &amp; Petrie 1997; Schuett &lt;i&gt;et al.&lt;/i&gt; 2010; Munson &lt;i&gt;et al.&lt;/i&gt; 2020)","plainTextFormattedCitation":"(Jennions &amp; Petrie 1997; Schuett et al. 2010; Munson et al. 2020)","previouslyFormattedCitation":"(Jennions &amp; Petrie 1997; Schuett &lt;i&gt;et al.&lt;/i&gt; 2010; Munson &lt;i&gt;et al.&lt;/i&gt; 2020)"},"properties":{"noteIndex":0},"schema":"https://github.com/citation-style-language/schema/raw/master/csl-citation.json"}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(Jennions &amp; Petrie 1997; Schuett </w:t>
      </w:r>
      <w:r w:rsidR="004923C5" w:rsidRPr="00814634">
        <w:rPr>
          <w:rFonts w:ascii="Garamond" w:hAnsi="Garamond"/>
          <w:i/>
          <w:noProof/>
          <w:color w:val="FF0000"/>
        </w:rPr>
        <w:t>et al.</w:t>
      </w:r>
      <w:r w:rsidR="004923C5" w:rsidRPr="00814634">
        <w:rPr>
          <w:rFonts w:ascii="Garamond" w:hAnsi="Garamond"/>
          <w:noProof/>
          <w:color w:val="FF0000"/>
        </w:rPr>
        <w:t xml:space="preserve"> 2010; Munson </w:t>
      </w:r>
      <w:r w:rsidR="004923C5" w:rsidRPr="00814634">
        <w:rPr>
          <w:rFonts w:ascii="Garamond" w:hAnsi="Garamond"/>
          <w:i/>
          <w:noProof/>
          <w:color w:val="FF0000"/>
        </w:rPr>
        <w:t>et al.</w:t>
      </w:r>
      <w:r w:rsidR="004923C5" w:rsidRPr="00814634">
        <w:rPr>
          <w:rFonts w:ascii="Garamond" w:hAnsi="Garamond"/>
          <w:noProof/>
          <w:color w:val="FF0000"/>
        </w:rPr>
        <w:t xml:space="preserve"> 2020)</w:t>
      </w:r>
      <w:r w:rsidR="004923C5" w:rsidRPr="00814634">
        <w:rPr>
          <w:rFonts w:ascii="Garamond" w:hAnsi="Garamond"/>
          <w:color w:val="FF0000"/>
        </w:rPr>
        <w:fldChar w:fldCharType="end"/>
      </w:r>
      <w:r w:rsidR="000352C9" w:rsidRPr="00814634">
        <w:rPr>
          <w:rFonts w:ascii="Garamond" w:hAnsi="Garamond"/>
          <w:color w:val="FF0000"/>
        </w:rPr>
        <w:t xml:space="preserve">. For example, boldness might function as an honest signal of a potential partner’s quality; </w:t>
      </w:r>
      <w:r w:rsidR="00C155B9" w:rsidRPr="00814634">
        <w:rPr>
          <w:rFonts w:ascii="Garamond" w:hAnsi="Garamond"/>
          <w:color w:val="FF0000"/>
        </w:rPr>
        <w:t xml:space="preserve">consistently </w:t>
      </w:r>
      <w:r w:rsidR="000352C9" w:rsidRPr="00814634">
        <w:rPr>
          <w:rFonts w:ascii="Garamond" w:hAnsi="Garamond"/>
          <w:color w:val="FF0000"/>
        </w:rPr>
        <w:t>bolder males might be better able to provision offspring with food</w:t>
      </w:r>
      <w:r w:rsidR="00C155B9" w:rsidRPr="00814634">
        <w:rPr>
          <w:rFonts w:ascii="Garamond" w:hAnsi="Garamond"/>
          <w:color w:val="FF0000"/>
        </w:rPr>
        <w:t xml:space="preserve"> compared to shy males</w:t>
      </w:r>
      <w:r w:rsidR="000352C9" w:rsidRPr="00814634">
        <w:rPr>
          <w:rFonts w:ascii="Garamond" w:hAnsi="Garamond"/>
          <w:color w:val="FF0000"/>
        </w:rPr>
        <w:t xml:space="preserve">, thus providing direct benefits to the female </w:t>
      </w:r>
      <w:r w:rsidR="00C155B9" w:rsidRPr="00814634">
        <w:rPr>
          <w:rFonts w:ascii="Garamond" w:hAnsi="Garamond"/>
          <w:color w:val="FF0000"/>
        </w:rPr>
        <w:t xml:space="preserve">for her choice </w:t>
      </w:r>
      <w:r w:rsidR="000352C9" w:rsidRPr="00814634">
        <w:rPr>
          <w:rFonts w:ascii="Garamond" w:hAnsi="Garamond"/>
          <w:color w:val="FF0000"/>
        </w:rPr>
        <w:t xml:space="preserve">(Munson </w:t>
      </w:r>
      <w:r w:rsidR="000352C9" w:rsidRPr="00814634">
        <w:rPr>
          <w:rFonts w:ascii="Garamond" w:hAnsi="Garamond"/>
          <w:i/>
          <w:color w:val="FF0000"/>
        </w:rPr>
        <w:t>et al</w:t>
      </w:r>
      <w:r w:rsidR="000352C9" w:rsidRPr="00814634">
        <w:rPr>
          <w:rFonts w:ascii="Garamond" w:hAnsi="Garamond"/>
          <w:color w:val="FF0000"/>
        </w:rPr>
        <w:t>. 2020).</w:t>
      </w:r>
      <w:r w:rsidR="000005F9" w:rsidRPr="00814634">
        <w:rPr>
          <w:rFonts w:ascii="Garamond" w:hAnsi="Garamond"/>
          <w:color w:val="FF0000"/>
        </w:rPr>
        <w:t xml:space="preserve"> </w:t>
      </w:r>
      <w:r w:rsidR="006504DF" w:rsidRPr="00814634">
        <w:rPr>
          <w:rFonts w:ascii="Garamond" w:hAnsi="Garamond"/>
          <w:color w:val="FF0000"/>
        </w:rPr>
        <w:t xml:space="preserve">Where the choosy sex (usually females) shows a strong preference for partners with a particular trait, that trait will have increased variance because it is under sexual selection </w:t>
      </w:r>
      <w:r w:rsidR="006504DF" w:rsidRPr="00814634">
        <w:rPr>
          <w:rFonts w:ascii="Garamond" w:hAnsi="Garamond"/>
          <w:noProof/>
          <w:color w:val="FF0000"/>
        </w:rPr>
        <w:t>(Pomiankowski &amp; Møller 1995</w:t>
      </w:r>
      <w:r w:rsidR="006504DF" w:rsidRPr="00814634">
        <w:rPr>
          <w:rFonts w:ascii="Garamond" w:hAnsi="Garamond"/>
          <w:color w:val="FF0000"/>
        </w:rPr>
        <w:t xml:space="preserve">). </w:t>
      </w:r>
      <w:r w:rsidR="00B5151A" w:rsidRPr="00814634">
        <w:rPr>
          <w:rFonts w:ascii="Garamond" w:hAnsi="Garamond"/>
          <w:color w:val="FF0000"/>
        </w:rPr>
        <w:t>Finally</w:t>
      </w:r>
      <w:r w:rsidR="007C43C5" w:rsidRPr="00814634">
        <w:rPr>
          <w:rFonts w:ascii="Garamond" w:hAnsi="Garamond"/>
          <w:color w:val="FF0000"/>
        </w:rPr>
        <w:t xml:space="preserve">, different sex roles can </w:t>
      </w:r>
      <w:r w:rsidRPr="00814634">
        <w:rPr>
          <w:rFonts w:ascii="Garamond" w:hAnsi="Garamond"/>
          <w:color w:val="FF0000"/>
        </w:rPr>
        <w:t xml:space="preserve">also </w:t>
      </w:r>
      <w:r w:rsidR="007C43C5" w:rsidRPr="00814634">
        <w:rPr>
          <w:rFonts w:ascii="Garamond" w:hAnsi="Garamond"/>
          <w:color w:val="FF0000"/>
        </w:rPr>
        <w:t>drive sex differences</w:t>
      </w:r>
      <w:r w:rsidR="00B5151A" w:rsidRPr="00814634">
        <w:rPr>
          <w:rFonts w:ascii="Garamond" w:hAnsi="Garamond"/>
          <w:color w:val="FF0000"/>
        </w:rPr>
        <w:t xml:space="preserve"> in </w:t>
      </w:r>
      <w:r w:rsidR="00B5151A" w:rsidRPr="00814634">
        <w:rPr>
          <w:rFonts w:ascii="Garamond" w:hAnsi="Garamond"/>
          <w:color w:val="FF0000"/>
        </w:rPr>
        <w:lastRenderedPageBreak/>
        <w:t>behaviour</w:t>
      </w:r>
      <w:r w:rsidR="007C43C5" w:rsidRPr="00814634">
        <w:rPr>
          <w:rFonts w:ascii="Garamond" w:hAnsi="Garamond"/>
          <w:color w:val="FF0000"/>
        </w:rPr>
        <w:t xml:space="preserve">. </w:t>
      </w:r>
      <w:r w:rsidR="00B5151A" w:rsidRPr="00814634">
        <w:rPr>
          <w:rFonts w:ascii="Garamond" w:hAnsi="Garamond"/>
          <w:color w:val="FF0000"/>
        </w:rPr>
        <w:t xml:space="preserve">Both mating system and parental care can change the strength of sexual selection on one sex (usually males), producing larger variances in </w:t>
      </w:r>
      <w:r w:rsidR="005222E0" w:rsidRPr="00814634">
        <w:rPr>
          <w:rFonts w:ascii="Garamond" w:hAnsi="Garamond"/>
          <w:color w:val="FF0000"/>
        </w:rPr>
        <w:t xml:space="preserve">male </w:t>
      </w:r>
      <w:r w:rsidR="00B5151A" w:rsidRPr="00814634">
        <w:rPr>
          <w:rFonts w:ascii="Garamond" w:hAnsi="Garamond"/>
          <w:color w:val="FF0000"/>
        </w:rPr>
        <w:t xml:space="preserve">reproductive success </w:t>
      </w:r>
      <w:r w:rsidR="004923C5" w:rsidRPr="00814634">
        <w:rPr>
          <w:rFonts w:ascii="Garamond" w:hAnsi="Garamond"/>
          <w:color w:val="FF0000"/>
        </w:rPr>
        <w:fldChar w:fldCharType="begin" w:fldLock="1"/>
      </w:r>
      <w:r w:rsidR="00711861"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(Janicke </w:t>
      </w:r>
      <w:r w:rsidR="004923C5" w:rsidRPr="00814634">
        <w:rPr>
          <w:rFonts w:ascii="Garamond" w:hAnsi="Garamond"/>
          <w:i/>
          <w:noProof/>
          <w:color w:val="FF0000"/>
        </w:rPr>
        <w:t>et al.</w:t>
      </w:r>
      <w:r w:rsidR="004923C5" w:rsidRPr="00814634">
        <w:rPr>
          <w:rFonts w:ascii="Garamond" w:hAnsi="Garamond"/>
          <w:noProof/>
          <w:color w:val="FF0000"/>
        </w:rPr>
        <w:t xml:space="preserve"> 2016)</w:t>
      </w:r>
      <w:r w:rsidR="004923C5" w:rsidRPr="00814634">
        <w:rPr>
          <w:rFonts w:ascii="Garamond" w:hAnsi="Garamond"/>
          <w:color w:val="FF0000"/>
        </w:rPr>
        <w:fldChar w:fldCharType="end"/>
      </w:r>
      <w:r w:rsidR="00B5151A" w:rsidRPr="00814634">
        <w:rPr>
          <w:rFonts w:ascii="Garamond" w:hAnsi="Garamond"/>
          <w:color w:val="FF0000"/>
        </w:rPr>
        <w:t xml:space="preserve">. </w:t>
      </w:r>
      <w:r w:rsidR="004E5E64" w:rsidRPr="00814634">
        <w:rPr>
          <w:rFonts w:ascii="Garamond" w:hAnsi="Garamond"/>
          <w:color w:val="FF0000"/>
        </w:rPr>
        <w:t>For example, species with</w:t>
      </w:r>
      <w:r w:rsidR="007C43C5" w:rsidRPr="00814634">
        <w:rPr>
          <w:rFonts w:ascii="Garamond" w:hAnsi="Garamond"/>
          <w:color w:val="FF0000"/>
        </w:rPr>
        <w:t xml:space="preserve"> </w:t>
      </w:r>
      <w:r w:rsidR="0019587A" w:rsidRPr="00814634">
        <w:rPr>
          <w:rFonts w:ascii="Garamond" w:hAnsi="Garamond"/>
          <w:color w:val="FF0000"/>
        </w:rPr>
        <w:t xml:space="preserve">monogamous </w:t>
      </w:r>
      <w:r w:rsidR="004E5E64" w:rsidRPr="00814634">
        <w:rPr>
          <w:rFonts w:ascii="Garamond" w:hAnsi="Garamond"/>
          <w:color w:val="FF0000"/>
        </w:rPr>
        <w:t xml:space="preserve">males that share parental care might have no sex differences </w:t>
      </w:r>
      <w:r w:rsidR="007C43C5" w:rsidRPr="00814634">
        <w:rPr>
          <w:rFonts w:ascii="Garamond" w:hAnsi="Garamond"/>
          <w:color w:val="FF0000"/>
        </w:rPr>
        <w:t>in</w:t>
      </w:r>
      <w:r w:rsidR="004E5E64" w:rsidRPr="00814634">
        <w:rPr>
          <w:rFonts w:ascii="Garamond" w:hAnsi="Garamond"/>
          <w:color w:val="FF0000"/>
        </w:rPr>
        <w:t xml:space="preserve"> their</w:t>
      </w:r>
      <w:r w:rsidR="007C43C5" w:rsidRPr="00814634">
        <w:rPr>
          <w:rFonts w:ascii="Garamond" w:hAnsi="Garamond"/>
          <w:color w:val="FF0000"/>
        </w:rPr>
        <w:t xml:space="preserve"> </w:t>
      </w:r>
      <w:r w:rsidR="0019587A" w:rsidRPr="00814634">
        <w:rPr>
          <w:rFonts w:ascii="Garamond" w:hAnsi="Garamond"/>
          <w:color w:val="FF0000"/>
        </w:rPr>
        <w:t>personalit</w:t>
      </w:r>
      <w:r w:rsidR="004E5E64" w:rsidRPr="00814634">
        <w:rPr>
          <w:rFonts w:ascii="Garamond" w:hAnsi="Garamond"/>
          <w:color w:val="FF0000"/>
        </w:rPr>
        <w:t>ies</w:t>
      </w:r>
      <w:r w:rsidR="007C43C5" w:rsidRPr="00814634">
        <w:rPr>
          <w:rFonts w:ascii="Garamond" w:hAnsi="Garamond"/>
          <w:color w:val="FF0000"/>
        </w:rPr>
        <w:t>, but</w:t>
      </w:r>
      <w:r w:rsidR="004E5E64" w:rsidRPr="00814634">
        <w:rPr>
          <w:rFonts w:ascii="Garamond" w:hAnsi="Garamond"/>
          <w:color w:val="FF0000"/>
        </w:rPr>
        <w:t xml:space="preserve"> </w:t>
      </w:r>
      <w:r w:rsidR="007C43C5" w:rsidRPr="00814634">
        <w:rPr>
          <w:rFonts w:ascii="Garamond" w:hAnsi="Garamond"/>
          <w:color w:val="FF0000"/>
        </w:rPr>
        <w:t xml:space="preserve">where males </w:t>
      </w:r>
      <w:r w:rsidR="0019587A" w:rsidRPr="00814634">
        <w:rPr>
          <w:rFonts w:ascii="Garamond" w:hAnsi="Garamond"/>
          <w:color w:val="FF0000"/>
        </w:rPr>
        <w:t>mate multiply and do not care for</w:t>
      </w:r>
      <w:r w:rsidR="007C43C5" w:rsidRPr="00814634">
        <w:rPr>
          <w:rFonts w:ascii="Garamond" w:hAnsi="Garamond"/>
          <w:color w:val="FF0000"/>
        </w:rPr>
        <w:t xml:space="preserve"> offspring </w:t>
      </w:r>
      <w:r w:rsidR="004E5E64" w:rsidRPr="00814634">
        <w:rPr>
          <w:rFonts w:ascii="Garamond" w:hAnsi="Garamond"/>
          <w:color w:val="FF0000"/>
        </w:rPr>
        <w:t xml:space="preserve">there might be more </w:t>
      </w:r>
      <w:r w:rsidR="0019587A" w:rsidRPr="00814634">
        <w:rPr>
          <w:rFonts w:ascii="Garamond" w:hAnsi="Garamond"/>
          <w:color w:val="FF0000"/>
        </w:rPr>
        <w:t>male-biased personality traits</w:t>
      </w:r>
      <w:r w:rsidR="007C43C5" w:rsidRPr="00814634">
        <w:rPr>
          <w:rFonts w:ascii="Garamond" w:hAnsi="Garamond"/>
          <w:color w:val="FF0000"/>
        </w:rPr>
        <w:t>.</w:t>
      </w:r>
      <w:r w:rsidR="00672CA3" w:rsidRPr="00814634">
        <w:rPr>
          <w:rFonts w:ascii="Garamond" w:hAnsi="Garamond"/>
          <w:color w:val="FF0000"/>
        </w:rPr>
        <w:t xml:space="preserve"> Regardless of the underlying mechanism, most hypotheses surrounding sex differences in all traits tend to focus on greater male variability, as males tend to benefit more, or incur greater costs, for having greater representation at the tail-ends of trait distributions. </w:t>
      </w:r>
      <w:r w:rsidR="007C43C5" w:rsidRPr="00814634">
        <w:rPr>
          <w:rFonts w:ascii="Garamond" w:hAnsi="Garamond"/>
          <w:color w:val="FF0000"/>
        </w:rPr>
        <w:t xml:space="preserve">  </w:t>
      </w:r>
    </w:p>
    <w:p w14:paraId="6BD294AA" w14:textId="77777777" w:rsidR="007C43C5" w:rsidRPr="00814634" w:rsidRDefault="007C43C5" w:rsidP="007C43C5">
      <w:pPr>
        <w:ind w:firstLine="720"/>
        <w:rPr>
          <w:rFonts w:ascii="Garamond" w:hAnsi="Garamond"/>
          <w:i/>
          <w:color w:val="FF0000"/>
        </w:rPr>
      </w:pPr>
    </w:p>
    <w:p w14:paraId="32B74066" w14:textId="1CB3C783" w:rsidR="007C43C5" w:rsidRPr="00814634" w:rsidRDefault="007C43C5" w:rsidP="007C43C5">
      <w:pPr>
        <w:ind w:firstLine="360"/>
        <w:rPr>
          <w:rFonts w:ascii="Garamond" w:hAnsi="Garamond"/>
          <w:color w:val="FF0000"/>
        </w:rPr>
      </w:pPr>
      <w:r w:rsidRPr="00814634">
        <w:rPr>
          <w:rFonts w:ascii="Garamond" w:hAnsi="Garamond"/>
          <w:color w:val="FF0000"/>
        </w:rPr>
        <w:t>To investigate the prevalence of male-biased sex differences in variability for shared behavioural traits, we chose to compare animal personality traits across five broad taxonomic groups. Personalities, as part of their definition, should be consistent over time (i.e. low intra-individual variation), making personality a useful trait for comparing sex differences in behaviours. Additionally, tests used to measure personality are often similar enough to enable comparison over many studies, allowing us to conduct a systematic review and meta-analysis of sex differences in personalities. Although sex differences in animal personalities have been the focus of a recent meta-analysis (</w:t>
      </w:r>
      <w:proofErr w:type="spellStart"/>
      <w:r w:rsidRPr="00814634">
        <w:rPr>
          <w:rFonts w:ascii="Garamond" w:hAnsi="Garamond"/>
          <w:color w:val="FF0000"/>
        </w:rPr>
        <w:t>Tarka</w:t>
      </w:r>
      <w:proofErr w:type="spellEnd"/>
      <w:r w:rsidRPr="00814634">
        <w:rPr>
          <w:rFonts w:ascii="Garamond" w:hAnsi="Garamond"/>
          <w:color w:val="FF0000"/>
        </w:rPr>
        <w:t xml:space="preserve"> </w:t>
      </w:r>
      <w:r w:rsidRPr="00814634">
        <w:rPr>
          <w:rFonts w:ascii="Garamond" w:hAnsi="Garamond"/>
          <w:i/>
          <w:color w:val="FF0000"/>
        </w:rPr>
        <w:t>et al</w:t>
      </w:r>
      <w:r w:rsidRPr="00814634">
        <w:rPr>
          <w:rFonts w:ascii="Garamond" w:hAnsi="Garamond"/>
          <w:color w:val="FF0000"/>
        </w:rPr>
        <w:t xml:space="preserve">. 2018), it’s unclear whether the mechanisms behind greater male variability in human personalities are similarly responsible for sex differences in animal personalities. Therefore, we chose to include SSD as an additional moderator in our meta-analysis because it is a good proxy for the strength of sexual selection (i.e. larger male size reflects a condition-dependent trait, polygynous mating system, and/or different sex roles; Reiss 1986). Additionally, </w:t>
      </w:r>
      <w:r w:rsidR="000212E5" w:rsidRPr="00814634">
        <w:rPr>
          <w:rFonts w:ascii="Garamond" w:hAnsi="Garamond"/>
          <w:color w:val="FF0000"/>
        </w:rPr>
        <w:t xml:space="preserve">including </w:t>
      </w:r>
      <w:r w:rsidRPr="00814634">
        <w:rPr>
          <w:rFonts w:ascii="Garamond" w:hAnsi="Garamond"/>
          <w:color w:val="FF0000"/>
        </w:rPr>
        <w:t xml:space="preserve">SSD as a moderator </w:t>
      </w:r>
      <w:r w:rsidR="000212E5" w:rsidRPr="00814634">
        <w:rPr>
          <w:rFonts w:ascii="Garamond" w:hAnsi="Garamond"/>
          <w:color w:val="FF0000"/>
        </w:rPr>
        <w:t>can help</w:t>
      </w:r>
      <w:r w:rsidRPr="00814634">
        <w:rPr>
          <w:rFonts w:ascii="Garamond" w:hAnsi="Garamond"/>
          <w:color w:val="FF0000"/>
        </w:rPr>
        <w:t xml:space="preserve"> disentangle the expected roles of sexual selection and sex chromosomal arrangement on sex-biased variability. First, if males do have greater variability than females in their personality traits, because of sexual selection, then SSD </w:t>
      </w:r>
      <w:r w:rsidR="000212E5" w:rsidRPr="00814634">
        <w:rPr>
          <w:rFonts w:ascii="Garamond" w:hAnsi="Garamond"/>
          <w:color w:val="FF0000"/>
        </w:rPr>
        <w:t>sh</w:t>
      </w:r>
      <w:r w:rsidRPr="00814634">
        <w:rPr>
          <w:rFonts w:ascii="Garamond" w:hAnsi="Garamond"/>
          <w:color w:val="FF0000"/>
        </w:rPr>
        <w:t xml:space="preserve">ould be a significant moderator of such differences. Second, if sex chromosomal arrangement drives sex differences in behaviour, we should see greater male variability in taxonomic groups where males are the homogametic sex (i.e. mammals) and greater female variability in taxonomic groups where females are the homogametic sex (i.e. birds). </w:t>
      </w:r>
    </w:p>
    <w:p w14:paraId="1D71904C" w14:textId="77777777" w:rsidR="00D871B6" w:rsidRPr="00814634" w:rsidRDefault="00D871B6" w:rsidP="007C43C5">
      <w:pPr>
        <w:ind w:firstLine="360"/>
        <w:rPr>
          <w:rFonts w:ascii="Garamond" w:hAnsi="Garamond"/>
          <w:color w:val="FF0000"/>
        </w:rPr>
      </w:pPr>
    </w:p>
    <w:p w14:paraId="3B2E67FD" w14:textId="60685429" w:rsidR="007C43C5" w:rsidRPr="00814634" w:rsidRDefault="007C43C5" w:rsidP="007C43C5">
      <w:pPr>
        <w:ind w:firstLine="360"/>
        <w:rPr>
          <w:rFonts w:ascii="Garamond" w:hAnsi="Garamond"/>
          <w:i/>
          <w:color w:val="FF0000"/>
        </w:rPr>
      </w:pPr>
      <w:r w:rsidRPr="00814634">
        <w:rPr>
          <w:rFonts w:ascii="Garamond" w:hAnsi="Garamond"/>
          <w:color w:val="FF0000"/>
        </w:rPr>
        <w:t xml:space="preserve">We had three main </w:t>
      </w:r>
      <w:r w:rsidR="009D1A67" w:rsidRPr="00814634">
        <w:rPr>
          <w:rFonts w:ascii="Garamond" w:hAnsi="Garamond"/>
          <w:color w:val="FF0000"/>
        </w:rPr>
        <w:t>questions</w:t>
      </w:r>
      <w:r w:rsidRPr="00814634">
        <w:rPr>
          <w:rFonts w:ascii="Garamond" w:hAnsi="Garamond"/>
          <w:color w:val="FF0000"/>
        </w:rPr>
        <w:t xml:space="preserve"> </w:t>
      </w:r>
      <w:r w:rsidR="009D1A67" w:rsidRPr="00814634">
        <w:rPr>
          <w:rFonts w:ascii="Garamond" w:hAnsi="Garamond"/>
          <w:color w:val="FF0000"/>
        </w:rPr>
        <w:t xml:space="preserve">around which we formed </w:t>
      </w:r>
      <w:r w:rsidRPr="00814634">
        <w:rPr>
          <w:rFonts w:ascii="Garamond" w:hAnsi="Garamond"/>
          <w:color w:val="FF0000"/>
        </w:rPr>
        <w:t xml:space="preserve">our </w:t>
      </w:r>
      <w:r w:rsidR="009D1A67" w:rsidRPr="00814634">
        <w:rPr>
          <w:rFonts w:ascii="Garamond" w:hAnsi="Garamond"/>
          <w:color w:val="FF0000"/>
        </w:rPr>
        <w:t>three</w:t>
      </w:r>
      <w:r w:rsidRPr="00814634">
        <w:rPr>
          <w:rFonts w:ascii="Garamond" w:hAnsi="Garamond"/>
          <w:color w:val="FF0000"/>
        </w:rPr>
        <w:t xml:space="preserve"> meta-analytic models: 1) do males and females differ in either their mean trait expression, or variability in personality, 2) are there sex differences in mean or variability for the different personality types, and 3) does the degree of sexual size dimorphism explain sex differences in </w:t>
      </w:r>
      <w:r w:rsidR="009D1A67" w:rsidRPr="00814634">
        <w:rPr>
          <w:rFonts w:ascii="Garamond" w:hAnsi="Garamond"/>
          <w:color w:val="FF0000"/>
        </w:rPr>
        <w:t xml:space="preserve">personality </w:t>
      </w:r>
      <w:r w:rsidRPr="00814634">
        <w:rPr>
          <w:rFonts w:ascii="Garamond" w:hAnsi="Garamond"/>
          <w:color w:val="FF0000"/>
        </w:rPr>
        <w:t>mean</w:t>
      </w:r>
      <w:r w:rsidR="009D1A67" w:rsidRPr="00814634">
        <w:rPr>
          <w:rFonts w:ascii="Garamond" w:hAnsi="Garamond"/>
          <w:color w:val="FF0000"/>
        </w:rPr>
        <w:t>s</w:t>
      </w:r>
      <w:r w:rsidRPr="00814634">
        <w:rPr>
          <w:rFonts w:ascii="Garamond" w:hAnsi="Garamond"/>
          <w:color w:val="FF0000"/>
        </w:rPr>
        <w:t xml:space="preserve"> or variability?</w:t>
      </w:r>
      <w:r w:rsidRPr="00814634">
        <w:rPr>
          <w:rFonts w:ascii="Garamond" w:hAnsi="Garamond"/>
          <w:i/>
          <w:color w:val="FF0000"/>
        </w:rPr>
        <w:t xml:space="preserve"> </w:t>
      </w:r>
    </w:p>
    <w:p w14:paraId="2340702F" w14:textId="77777777" w:rsidR="000C6F77" w:rsidRDefault="000C6F77" w:rsidP="005C69F2">
      <w:pPr>
        <w:rPr>
          <w:rFonts w:ascii="Garamond" w:hAnsi="Garamond"/>
          <w:b/>
          <w:bCs/>
        </w:rPr>
      </w:pPr>
    </w:p>
    <w:p w14:paraId="2818309F" w14:textId="7A1C7810"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24E6452A" w:rsidR="00AF23CE" w:rsidRDefault="008D0D86" w:rsidP="000F79E0">
      <w:pPr>
        <w:rPr>
          <w:rFonts w:ascii="Garamond" w:hAnsi="Garamond"/>
          <w:i/>
        </w:rPr>
      </w:pPr>
      <w:r>
        <w:rPr>
          <w:rFonts w:ascii="Garamond" w:hAnsi="Garamond"/>
          <w:i/>
        </w:rPr>
        <w:t xml:space="preserve">Summary of </w:t>
      </w:r>
      <w:r w:rsidR="00012953">
        <w:rPr>
          <w:rFonts w:ascii="Garamond" w:hAnsi="Garamond"/>
          <w:i/>
        </w:rPr>
        <w:t>the</w:t>
      </w:r>
      <w:r w:rsidR="00AF23CE">
        <w:rPr>
          <w:rFonts w:ascii="Garamond" w:hAnsi="Garamond"/>
          <w:i/>
        </w:rPr>
        <w:t xml:space="preserve"> Dataset</w:t>
      </w:r>
    </w:p>
    <w:p w14:paraId="00C277B7" w14:textId="77777777" w:rsidR="002B1FCE" w:rsidRDefault="002B1FCE" w:rsidP="002B1FCE">
      <w:pPr>
        <w:rPr>
          <w:rFonts w:ascii="Garamond" w:hAnsi="Garamond"/>
        </w:rPr>
      </w:pPr>
    </w:p>
    <w:p w14:paraId="4467067D" w14:textId="14C38763" w:rsidR="00AF23CE" w:rsidRPr="00AF23CE" w:rsidRDefault="00355A09" w:rsidP="005A3992">
      <w:pPr>
        <w:ind w:firstLine="720"/>
        <w:rPr>
          <w:rFonts w:ascii="Garamond" w:hAnsi="Garamond"/>
        </w:rPr>
      </w:pPr>
      <w:r>
        <w:rPr>
          <w:rFonts w:ascii="Garamond" w:hAnsi="Garamond"/>
        </w:rPr>
        <w:t>O</w:t>
      </w:r>
      <w:r w:rsidR="00AF23CE">
        <w:rPr>
          <w:rFonts w:ascii="Garamond" w:hAnsi="Garamond"/>
        </w:rPr>
        <w:t xml:space="preserve">ur final dataset </w:t>
      </w:r>
      <w:r w:rsidR="007D6B3E">
        <w:rPr>
          <w:rFonts w:ascii="Garamond" w:hAnsi="Garamond"/>
        </w:rPr>
        <w:t xml:space="preserve">comprised </w:t>
      </w:r>
      <w:r w:rsidR="006667CD">
        <w:rPr>
          <w:rFonts w:ascii="Garamond" w:hAnsi="Garamond"/>
        </w:rPr>
        <w:t>2,248</w:t>
      </w:r>
      <w:r w:rsidR="008D0D86">
        <w:rPr>
          <w:rFonts w:ascii="Garamond" w:hAnsi="Garamond"/>
        </w:rPr>
        <w:t xml:space="preserve"> effect sizes </w:t>
      </w:r>
      <w:r w:rsidR="007D6B3E">
        <w:rPr>
          <w:rFonts w:ascii="Garamond" w:hAnsi="Garamond"/>
        </w:rPr>
        <w:t xml:space="preserve">from </w:t>
      </w:r>
      <w:r w:rsidR="00AF23CE">
        <w:rPr>
          <w:rFonts w:ascii="Garamond" w:hAnsi="Garamond"/>
        </w:rPr>
        <w:t xml:space="preserve">five </w:t>
      </w:r>
      <w:r w:rsidR="00054CE1">
        <w:rPr>
          <w:rFonts w:ascii="Garamond" w:hAnsi="Garamond"/>
        </w:rPr>
        <w:t xml:space="preserve">broad </w:t>
      </w:r>
      <w:r w:rsidR="00AF23CE">
        <w:rPr>
          <w:rFonts w:ascii="Garamond" w:hAnsi="Garamond"/>
        </w:rPr>
        <w:t xml:space="preserve">taxonomic groups: </w:t>
      </w:r>
      <w:r w:rsidR="00054CE1">
        <w:rPr>
          <w:rFonts w:ascii="Garamond" w:hAnsi="Garamond"/>
        </w:rPr>
        <w:t>mammals</w:t>
      </w:r>
      <w:r w:rsidR="00AF23CE">
        <w:rPr>
          <w:rFonts w:ascii="Garamond" w:hAnsi="Garamond"/>
        </w:rPr>
        <w:t xml:space="preserve">, </w:t>
      </w:r>
      <w:r w:rsidR="00054CE1">
        <w:rPr>
          <w:rFonts w:ascii="Garamond" w:hAnsi="Garamond"/>
        </w:rPr>
        <w:t>birds</w:t>
      </w:r>
      <w:r w:rsidR="00AF23CE">
        <w:rPr>
          <w:rFonts w:ascii="Garamond" w:hAnsi="Garamond"/>
        </w:rPr>
        <w:t xml:space="preserve">, </w:t>
      </w:r>
      <w:proofErr w:type="spellStart"/>
      <w:r w:rsidR="00054CE1">
        <w:rPr>
          <w:rFonts w:ascii="Garamond" w:hAnsi="Garamond"/>
        </w:rPr>
        <w:t>reptilia</w:t>
      </w:r>
      <w:proofErr w:type="spellEnd"/>
      <w:r w:rsidR="00054CE1">
        <w:rPr>
          <w:rFonts w:ascii="Garamond" w:hAnsi="Garamond"/>
        </w:rPr>
        <w:t xml:space="preserve"> </w:t>
      </w:r>
      <w:r w:rsidR="00AF23CE">
        <w:rPr>
          <w:rFonts w:ascii="Garamond" w:hAnsi="Garamond"/>
        </w:rPr>
        <w:t xml:space="preserve">(amphibians and reptiles combined), </w:t>
      </w:r>
      <w:r w:rsidR="00054CE1">
        <w:rPr>
          <w:rFonts w:ascii="Garamond" w:hAnsi="Garamond"/>
        </w:rPr>
        <w:t xml:space="preserve">fish </w:t>
      </w:r>
      <w:r w:rsidR="00AF23CE">
        <w:rPr>
          <w:rFonts w:ascii="Garamond" w:hAnsi="Garamond"/>
        </w:rPr>
        <w:t xml:space="preserve">and </w:t>
      </w:r>
      <w:r w:rsidR="00054CE1">
        <w:rPr>
          <w:rFonts w:ascii="Garamond" w:hAnsi="Garamond"/>
        </w:rPr>
        <w:t>i</w:t>
      </w:r>
      <w:r w:rsidR="00AF23CE">
        <w:rPr>
          <w:rFonts w:ascii="Garamond" w:hAnsi="Garamond"/>
        </w:rPr>
        <w:t xml:space="preserve">nvertebrates. </w:t>
      </w:r>
      <w:r w:rsidR="00001733">
        <w:rPr>
          <w:rFonts w:ascii="Garamond" w:hAnsi="Garamond"/>
        </w:rPr>
        <w:t>The number of species (n = 10-106)</w:t>
      </w:r>
      <w:r w:rsidR="00115455">
        <w:rPr>
          <w:rFonts w:ascii="Garamond" w:hAnsi="Garamond"/>
        </w:rPr>
        <w:t xml:space="preserve">, </w:t>
      </w:r>
      <w:r w:rsidR="00001733">
        <w:rPr>
          <w:rFonts w:ascii="Garamond" w:hAnsi="Garamond"/>
        </w:rPr>
        <w:t xml:space="preserve">studies (n = </w:t>
      </w:r>
      <w:r w:rsidR="00115455">
        <w:rPr>
          <w:rFonts w:ascii="Garamond" w:hAnsi="Garamond"/>
        </w:rPr>
        <w:t>11</w:t>
      </w:r>
      <w:r w:rsidR="00001733">
        <w:rPr>
          <w:rFonts w:ascii="Garamond" w:hAnsi="Garamond"/>
        </w:rPr>
        <w:t>-</w:t>
      </w:r>
      <w:r w:rsidR="00115455">
        <w:rPr>
          <w:rFonts w:ascii="Garamond" w:hAnsi="Garamond"/>
        </w:rPr>
        <w:t>61</w:t>
      </w:r>
      <w:r w:rsidR="00001733">
        <w:rPr>
          <w:rFonts w:ascii="Garamond" w:hAnsi="Garamond"/>
        </w:rPr>
        <w:t>)</w:t>
      </w:r>
      <w:r w:rsidR="00115455">
        <w:rPr>
          <w:rFonts w:ascii="Garamond" w:hAnsi="Garamond"/>
        </w:rPr>
        <w:t xml:space="preserve"> and effect sizes (n = 95-684) </w:t>
      </w:r>
      <w:r w:rsidR="00001733">
        <w:rPr>
          <w:rFonts w:ascii="Garamond" w:hAnsi="Garamond"/>
        </w:rPr>
        <w:t xml:space="preserve">per taxa are shown in Table 1. </w:t>
      </w:r>
      <w:r w:rsidR="006667CD">
        <w:rPr>
          <w:rFonts w:ascii="Garamond" w:hAnsi="Garamond"/>
        </w:rPr>
        <w:t xml:space="preserve">Boldness was the most well-studied and </w:t>
      </w:r>
      <w:r w:rsidR="00503AD1">
        <w:rPr>
          <w:rFonts w:ascii="Garamond" w:hAnsi="Garamond"/>
        </w:rPr>
        <w:t xml:space="preserve">sociality </w:t>
      </w:r>
      <w:r w:rsidR="006667CD">
        <w:rPr>
          <w:rFonts w:ascii="Garamond" w:hAnsi="Garamond"/>
        </w:rPr>
        <w:t xml:space="preserve">the least-studied </w:t>
      </w:r>
      <w:r w:rsidR="00A04488">
        <w:rPr>
          <w:rFonts w:ascii="Garamond" w:hAnsi="Garamond"/>
        </w:rPr>
        <w:t xml:space="preserve">of the five </w:t>
      </w:r>
      <w:r w:rsidR="006667CD">
        <w:rPr>
          <w:rFonts w:ascii="Garamond" w:hAnsi="Garamond"/>
        </w:rPr>
        <w:t>personality type</w:t>
      </w:r>
      <w:r w:rsidR="00606B17">
        <w:rPr>
          <w:rFonts w:ascii="Garamond" w:hAnsi="Garamond"/>
        </w:rPr>
        <w:t>s</w:t>
      </w:r>
      <w:r w:rsidR="00A04488">
        <w:rPr>
          <w:rFonts w:ascii="Garamond" w:hAnsi="Garamond"/>
        </w:rPr>
        <w:t xml:space="preserve"> (</w:t>
      </w:r>
      <w:r w:rsidR="006667CD">
        <w:rPr>
          <w:rFonts w:ascii="Garamond" w:hAnsi="Garamond"/>
        </w:rPr>
        <w:t>n=825 and 169 effect sizes, respectively</w:t>
      </w:r>
      <w:r w:rsidR="00A04488">
        <w:rPr>
          <w:rFonts w:ascii="Garamond" w:hAnsi="Garamond"/>
        </w:rPr>
        <w:t>)</w:t>
      </w:r>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1AF75F2A" w:rsidR="004A4BC9" w:rsidRPr="004A4BC9" w:rsidRDefault="004A4BC9" w:rsidP="004A4BC9">
      <w:pPr>
        <w:rPr>
          <w:rFonts w:ascii="Garamond" w:hAnsi="Garamond"/>
          <w:i/>
        </w:rPr>
      </w:pPr>
      <w:r>
        <w:rPr>
          <w:rFonts w:ascii="Garamond" w:hAnsi="Garamond"/>
          <w:i/>
        </w:rPr>
        <w:t xml:space="preserve">Sex Differences </w:t>
      </w:r>
    </w:p>
    <w:p w14:paraId="4E5D9F64" w14:textId="77777777" w:rsidR="002B1FCE" w:rsidRDefault="002B1FCE" w:rsidP="002B1FCE">
      <w:pPr>
        <w:rPr>
          <w:rFonts w:ascii="Garamond" w:hAnsi="Garamond"/>
        </w:rPr>
      </w:pPr>
    </w:p>
    <w:p w14:paraId="303C5731" w14:textId="3562F6CD" w:rsidR="00D5052F" w:rsidRDefault="003965BF" w:rsidP="00E30700">
      <w:pPr>
        <w:ind w:firstLine="720"/>
        <w:rPr>
          <w:ins w:id="0" w:author="Lauren Harrison" w:date="2020-08-06T17:10:00Z"/>
          <w:rFonts w:ascii="Garamond" w:hAnsi="Garamond"/>
        </w:rPr>
      </w:pPr>
      <w:r>
        <w:rPr>
          <w:rFonts w:ascii="Garamond" w:hAnsi="Garamond"/>
        </w:rPr>
        <w:t>Combin</w:t>
      </w:r>
      <w:r w:rsidR="00A04488">
        <w:rPr>
          <w:rFonts w:ascii="Garamond" w:hAnsi="Garamond"/>
        </w:rPr>
        <w:t>in</w:t>
      </w:r>
      <w:r>
        <w:rPr>
          <w:rFonts w:ascii="Garamond" w:hAnsi="Garamond"/>
        </w:rPr>
        <w:t xml:space="preserve">g </w:t>
      </w:r>
      <w:r w:rsidR="000F79E0">
        <w:rPr>
          <w:rFonts w:ascii="Garamond" w:hAnsi="Garamond"/>
        </w:rPr>
        <w:t xml:space="preserve">all </w:t>
      </w:r>
      <w:r w:rsidR="00012953">
        <w:rPr>
          <w:rFonts w:ascii="Garamond" w:hAnsi="Garamond"/>
        </w:rPr>
        <w:t xml:space="preserve">five personality </w:t>
      </w:r>
      <w:r w:rsidR="000F79E0">
        <w:rPr>
          <w:rFonts w:ascii="Garamond" w:hAnsi="Garamond"/>
        </w:rPr>
        <w:t xml:space="preserve">traits, males and females did not differ </w:t>
      </w:r>
      <w:r w:rsidR="00012953">
        <w:rPr>
          <w:rFonts w:ascii="Garamond" w:hAnsi="Garamond"/>
        </w:rPr>
        <w:t xml:space="preserve">significantly </w:t>
      </w:r>
      <w:r w:rsidR="000F79E0">
        <w:rPr>
          <w:rFonts w:ascii="Garamond" w:hAnsi="Garamond"/>
        </w:rPr>
        <w:t xml:space="preserve">in </w:t>
      </w:r>
      <w:r w:rsidR="00012953">
        <w:rPr>
          <w:rFonts w:ascii="Garamond" w:hAnsi="Garamond"/>
        </w:rPr>
        <w:t>the</w:t>
      </w:r>
      <w:r>
        <w:rPr>
          <w:rFonts w:ascii="Garamond" w:hAnsi="Garamond"/>
        </w:rPr>
        <w:t>ir</w:t>
      </w:r>
      <w:r w:rsidR="00012953">
        <w:rPr>
          <w:rFonts w:ascii="Garamond" w:hAnsi="Garamond"/>
        </w:rPr>
        <w:t xml:space="preserve"> mean </w:t>
      </w:r>
      <w:r w:rsidR="00A04488">
        <w:rPr>
          <w:rFonts w:ascii="Garamond" w:hAnsi="Garamond"/>
        </w:rPr>
        <w:t>personality</w:t>
      </w:r>
      <w:r w:rsidR="00012953">
        <w:rPr>
          <w:rFonts w:ascii="Garamond" w:hAnsi="Garamond"/>
        </w:rPr>
        <w:t xml:space="preserve"> </w:t>
      </w:r>
      <w:r w:rsidR="00A04488">
        <w:rPr>
          <w:rFonts w:ascii="Garamond" w:hAnsi="Garamond"/>
        </w:rPr>
        <w:t>in</w:t>
      </w:r>
      <w:r w:rsidR="00012953">
        <w:rPr>
          <w:rFonts w:ascii="Garamond" w:hAnsi="Garamond"/>
        </w:rPr>
        <w:t xml:space="preserve"> any of the five </w:t>
      </w:r>
      <w:r w:rsidR="000F79E0">
        <w:rPr>
          <w:rFonts w:ascii="Garamond" w:hAnsi="Garamond"/>
        </w:rPr>
        <w:t>tax</w:t>
      </w:r>
      <w:r>
        <w:rPr>
          <w:rFonts w:ascii="Garamond" w:hAnsi="Garamond"/>
        </w:rPr>
        <w:t>a</w:t>
      </w:r>
      <w:r w:rsidR="00A04488">
        <w:rPr>
          <w:rFonts w:ascii="Garamond" w:hAnsi="Garamond"/>
        </w:rPr>
        <w:t>, nor was there a</w:t>
      </w:r>
      <w:r w:rsidR="00012953">
        <w:rPr>
          <w:rFonts w:ascii="Garamond" w:hAnsi="Garamond"/>
        </w:rPr>
        <w:t xml:space="preserve"> significant sex difference in v</w:t>
      </w:r>
      <w:r w:rsidR="000F79E0">
        <w:rPr>
          <w:rFonts w:ascii="Garamond" w:hAnsi="Garamond"/>
        </w:rPr>
        <w:t xml:space="preserve">ariability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ins w:id="1" w:author="Lauren Harrison" w:date="2020-08-07T11:17:00Z">
        <w:r w:rsidR="00E30700">
          <w:rPr>
            <w:rFonts w:ascii="Garamond" w:hAnsi="Garamond"/>
          </w:rPr>
          <w:t>The effect size estimates from our</w:t>
        </w:r>
      </w:ins>
      <w:ins w:id="2" w:author="Lauren Harrison" w:date="2020-08-06T14:42:00Z">
        <w:r w:rsidR="005A3992">
          <w:rPr>
            <w:rFonts w:ascii="Garamond" w:hAnsi="Garamond"/>
          </w:rPr>
          <w:t xml:space="preserve"> meta-analytic </w:t>
        </w:r>
      </w:ins>
      <w:ins w:id="3" w:author="Lauren Harrison" w:date="2020-08-06T14:43:00Z">
        <w:r w:rsidR="005A3992">
          <w:rPr>
            <w:rFonts w:ascii="Garamond" w:hAnsi="Garamond"/>
          </w:rPr>
          <w:t xml:space="preserve">intercept </w:t>
        </w:r>
      </w:ins>
      <w:ins w:id="4" w:author="Lauren Harrison" w:date="2020-08-06T14:42:00Z">
        <w:r w:rsidR="005A3992">
          <w:rPr>
            <w:rFonts w:ascii="Garamond" w:hAnsi="Garamond"/>
          </w:rPr>
          <w:t>models</w:t>
        </w:r>
      </w:ins>
      <w:ins w:id="5" w:author="Lauren Harrison" w:date="2020-08-06T14:44:00Z">
        <w:r w:rsidR="005A3992">
          <w:rPr>
            <w:rFonts w:ascii="Garamond" w:hAnsi="Garamond"/>
          </w:rPr>
          <w:t xml:space="preserve"> </w:t>
        </w:r>
      </w:ins>
      <w:ins w:id="6" w:author="Lauren Harrison" w:date="2020-08-06T17:10:00Z">
        <w:r w:rsidR="00D5052F">
          <w:rPr>
            <w:rFonts w:ascii="Garamond" w:hAnsi="Garamond"/>
          </w:rPr>
          <w:t xml:space="preserve">all </w:t>
        </w:r>
      </w:ins>
      <w:ins w:id="7" w:author="Lauren Harrison" w:date="2020-08-06T16:35:00Z">
        <w:r w:rsidR="005A3992">
          <w:rPr>
            <w:rFonts w:ascii="Garamond" w:hAnsi="Garamond"/>
          </w:rPr>
          <w:t xml:space="preserve">had high heterogeneity </w:t>
        </w:r>
      </w:ins>
      <w:ins w:id="8" w:author="Lauren Harrison" w:date="2020-08-06T14:44:00Z">
        <w:r w:rsidR="005A3992">
          <w:rPr>
            <w:rFonts w:ascii="Garamond" w:hAnsi="Garamond"/>
          </w:rPr>
          <w:t>(</w:t>
        </w:r>
      </w:ins>
      <w:ins w:id="9" w:author="Lauren Harrison" w:date="2020-08-06T14:45:00Z">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10" w:author="Lauren Harrison" w:date="2020-08-07T13:48:00Z">
        <w:r w:rsidR="00265141">
          <w:rPr>
            <w:rFonts w:ascii="Garamond" w:hAnsi="Garamond"/>
            <w:vertAlign w:val="subscript"/>
          </w:rPr>
          <w:t>otal</w:t>
        </w:r>
      </w:ins>
      <w:ins w:id="11" w:author="Lauren Harrison" w:date="2020-08-06T14:45:00Z">
        <w:r w:rsidR="005A3992">
          <w:rPr>
            <w:rFonts w:ascii="Garamond" w:hAnsi="Garamond"/>
          </w:rPr>
          <w:t xml:space="preserve"> </w:t>
        </w:r>
      </w:ins>
      <w:ins w:id="12" w:author="Lauren Harrison" w:date="2020-08-06T16:36:00Z">
        <w:r w:rsidR="005A3992">
          <w:rPr>
            <w:rFonts w:ascii="Garamond" w:hAnsi="Garamond"/>
          </w:rPr>
          <w:t xml:space="preserve">SMD </w:t>
        </w:r>
      </w:ins>
      <w:ins w:id="13" w:author="Lauren Harrison" w:date="2020-08-06T14:45:00Z">
        <w:r w:rsidR="005A3992">
          <w:rPr>
            <w:rFonts w:ascii="Garamond" w:hAnsi="Garamond"/>
          </w:rPr>
          <w:t xml:space="preserve">&gt; </w:t>
        </w:r>
      </w:ins>
      <w:ins w:id="14" w:author="Lauren Harrison" w:date="2020-08-06T16:36:00Z">
        <w:r w:rsidR="005A3992">
          <w:rPr>
            <w:rFonts w:ascii="Garamond" w:hAnsi="Garamond"/>
          </w:rPr>
          <w:t>0.</w:t>
        </w:r>
      </w:ins>
      <w:ins w:id="15" w:author="Lauren Harrison" w:date="2020-08-06T16:37:00Z">
        <w:r w:rsidR="005A3992">
          <w:rPr>
            <w:rFonts w:ascii="Garamond" w:hAnsi="Garamond"/>
          </w:rPr>
          <w:t>70</w:t>
        </w:r>
      </w:ins>
      <w:ins w:id="16" w:author="Lauren Harrison" w:date="2020-08-06T16:36:00Z">
        <w:r w:rsidR="005A3992">
          <w:rPr>
            <w:rFonts w:ascii="Garamond" w:hAnsi="Garamond"/>
          </w:rPr>
          <w:t xml:space="preserve">; </w:t>
        </w:r>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17" w:author="Lauren Harrison" w:date="2020-08-07T13:48:00Z">
        <w:r w:rsidR="00265141">
          <w:rPr>
            <w:rFonts w:ascii="Garamond" w:hAnsi="Garamond"/>
            <w:vertAlign w:val="subscript"/>
          </w:rPr>
          <w:t>otal</w:t>
        </w:r>
      </w:ins>
      <w:ins w:id="18" w:author="Lauren Harrison" w:date="2020-08-06T16:36:00Z">
        <w:r w:rsidR="005A3992">
          <w:rPr>
            <w:rFonts w:ascii="Garamond" w:hAnsi="Garamond"/>
          </w:rPr>
          <w:t xml:space="preserve"> </w:t>
        </w:r>
        <w:proofErr w:type="spellStart"/>
        <w:r w:rsidR="005A3992">
          <w:rPr>
            <w:rFonts w:ascii="Garamond" w:hAnsi="Garamond"/>
          </w:rPr>
          <w:t>lnCVR</w:t>
        </w:r>
        <w:proofErr w:type="spellEnd"/>
        <w:r w:rsidR="005A3992">
          <w:rPr>
            <w:rFonts w:ascii="Garamond" w:hAnsi="Garamond"/>
          </w:rPr>
          <w:t xml:space="preserve"> &gt; </w:t>
        </w:r>
      </w:ins>
      <w:ins w:id="19" w:author="Lauren Harrison" w:date="2020-08-06T16:38:00Z">
        <w:r w:rsidR="005A3992">
          <w:rPr>
            <w:rFonts w:ascii="Garamond" w:hAnsi="Garamond"/>
          </w:rPr>
          <w:t>0.50</w:t>
        </w:r>
      </w:ins>
      <w:ins w:id="20" w:author="Lauren Harrison" w:date="2020-08-06T14:44:00Z">
        <w:r w:rsidR="005A3992">
          <w:rPr>
            <w:rFonts w:ascii="Garamond" w:hAnsi="Garamond"/>
          </w:rPr>
          <w:t>),</w:t>
        </w:r>
      </w:ins>
      <w:ins w:id="21" w:author="Lauren Harrison" w:date="2020-08-06T14:43:00Z">
        <w:r w:rsidR="005A3992">
          <w:rPr>
            <w:rFonts w:ascii="Garamond" w:hAnsi="Garamond"/>
          </w:rPr>
          <w:t xml:space="preserve"> except for</w:t>
        </w:r>
      </w:ins>
      <w:ins w:id="22" w:author="Lauren Harrison" w:date="2020-08-06T14:44:00Z">
        <w:r w:rsidR="005A3992">
          <w:rPr>
            <w:rFonts w:ascii="Garamond" w:hAnsi="Garamond"/>
          </w:rPr>
          <w:t xml:space="preserve"> </w:t>
        </w:r>
      </w:ins>
      <w:proofErr w:type="spellStart"/>
      <w:ins w:id="23" w:author="Lauren Harrison" w:date="2020-08-06T16:40:00Z">
        <w:r w:rsidR="00D5052F">
          <w:rPr>
            <w:rFonts w:ascii="Garamond" w:hAnsi="Garamond"/>
          </w:rPr>
          <w:t>r</w:t>
        </w:r>
      </w:ins>
      <w:ins w:id="24" w:author="Lauren Harrison" w:date="2020-08-06T14:44:00Z">
        <w:r w:rsidR="005A3992">
          <w:rPr>
            <w:rFonts w:ascii="Garamond" w:hAnsi="Garamond"/>
          </w:rPr>
          <w:t>eptilia</w:t>
        </w:r>
        <w:proofErr w:type="spellEnd"/>
        <w:r w:rsidR="005A3992">
          <w:rPr>
            <w:rFonts w:ascii="Garamond" w:hAnsi="Garamond"/>
          </w:rPr>
          <w:t xml:space="preserve"> (</w:t>
        </w:r>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25" w:author="Lauren Harrison" w:date="2020-08-07T13:48:00Z">
        <w:r w:rsidR="00265141">
          <w:rPr>
            <w:rFonts w:ascii="Garamond" w:hAnsi="Garamond"/>
            <w:vertAlign w:val="subscript"/>
          </w:rPr>
          <w:t>otal</w:t>
        </w:r>
      </w:ins>
      <w:ins w:id="26" w:author="Lauren Harrison" w:date="2020-08-06T14:46:00Z">
        <w:r w:rsidR="005A3992">
          <w:rPr>
            <w:rFonts w:ascii="Garamond" w:hAnsi="Garamond"/>
            <w:vertAlign w:val="subscript"/>
          </w:rPr>
          <w:t xml:space="preserve"> </w:t>
        </w:r>
        <w:r w:rsidR="005A3992">
          <w:rPr>
            <w:rFonts w:ascii="Garamond" w:hAnsi="Garamond"/>
          </w:rPr>
          <w:t>SMD = 0.45</w:t>
        </w:r>
      </w:ins>
      <w:ins w:id="27" w:author="Lauren Harrison" w:date="2020-08-06T14:47:00Z">
        <w:r w:rsidR="005A3992">
          <w:rPr>
            <w:rFonts w:ascii="Garamond" w:hAnsi="Garamond"/>
          </w:rPr>
          <w:t xml:space="preserve">; </w:t>
        </w:r>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28" w:author="Lauren Harrison" w:date="2020-08-07T13:48:00Z">
        <w:r w:rsidR="00265141">
          <w:rPr>
            <w:rFonts w:ascii="Garamond" w:hAnsi="Garamond"/>
            <w:vertAlign w:val="subscript"/>
          </w:rPr>
          <w:t>otal</w:t>
        </w:r>
      </w:ins>
      <w:ins w:id="29" w:author="Lauren Harrison" w:date="2020-08-06T14:47:00Z">
        <w:r w:rsidR="005A3992">
          <w:rPr>
            <w:rFonts w:ascii="Garamond" w:hAnsi="Garamond"/>
            <w:vertAlign w:val="subscript"/>
          </w:rPr>
          <w:t xml:space="preserve"> </w:t>
        </w:r>
        <w:proofErr w:type="spellStart"/>
        <w:r w:rsidR="005A3992">
          <w:rPr>
            <w:rFonts w:ascii="Garamond" w:hAnsi="Garamond"/>
          </w:rPr>
          <w:t>lnCVR</w:t>
        </w:r>
        <w:proofErr w:type="spellEnd"/>
        <w:r w:rsidR="005A3992">
          <w:rPr>
            <w:rFonts w:ascii="Garamond" w:hAnsi="Garamond"/>
          </w:rPr>
          <w:t xml:space="preserve"> = 0.</w:t>
        </w:r>
        <w:r w:rsidR="005A3992">
          <w:rPr>
            <w:rFonts w:ascii="Garamond" w:hAnsi="Garamond"/>
          </w:rPr>
          <w:t>01</w:t>
        </w:r>
      </w:ins>
      <w:ins w:id="30" w:author="Lauren Harrison" w:date="2020-08-06T14:44:00Z">
        <w:r w:rsidR="005A3992">
          <w:rPr>
            <w:rFonts w:ascii="Garamond" w:hAnsi="Garamond"/>
          </w:rPr>
          <w:t>)</w:t>
        </w:r>
      </w:ins>
      <w:ins w:id="31" w:author="Lauren Harrison" w:date="2020-08-06T14:43:00Z">
        <w:r w:rsidR="005A3992">
          <w:rPr>
            <w:rFonts w:ascii="Garamond" w:hAnsi="Garamond"/>
          </w:rPr>
          <w:t xml:space="preserve"> </w:t>
        </w:r>
      </w:ins>
      <w:ins w:id="32" w:author="Lauren Harrison" w:date="2020-08-06T16:35:00Z">
        <w:r w:rsidR="005A3992">
          <w:rPr>
            <w:rFonts w:ascii="Garamond" w:hAnsi="Garamond"/>
          </w:rPr>
          <w:t xml:space="preserve">and </w:t>
        </w:r>
      </w:ins>
      <w:ins w:id="33" w:author="Lauren Harrison" w:date="2020-08-06T16:40:00Z">
        <w:r w:rsidR="00D5052F">
          <w:rPr>
            <w:rFonts w:ascii="Garamond" w:hAnsi="Garamond"/>
          </w:rPr>
          <w:t>f</w:t>
        </w:r>
      </w:ins>
      <w:ins w:id="34" w:author="Lauren Harrison" w:date="2020-08-06T16:35:00Z">
        <w:r w:rsidR="005A3992">
          <w:rPr>
            <w:rFonts w:ascii="Garamond" w:hAnsi="Garamond"/>
          </w:rPr>
          <w:t>ish (</w:t>
        </w:r>
      </w:ins>
      <w:ins w:id="35" w:author="Lauren Harrison" w:date="2020-08-06T16:38:00Z">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36" w:author="Lauren Harrison" w:date="2020-08-07T13:48:00Z">
        <w:r w:rsidR="00265141">
          <w:rPr>
            <w:rFonts w:ascii="Garamond" w:hAnsi="Garamond"/>
            <w:vertAlign w:val="subscript"/>
          </w:rPr>
          <w:t>otal</w:t>
        </w:r>
      </w:ins>
      <w:ins w:id="37" w:author="Lauren Harrison" w:date="2020-08-06T16:38:00Z">
        <w:r w:rsidR="005A3992">
          <w:rPr>
            <w:rFonts w:ascii="Garamond" w:hAnsi="Garamond"/>
            <w:vertAlign w:val="subscript"/>
          </w:rPr>
          <w:t xml:space="preserve"> </w:t>
        </w:r>
        <w:proofErr w:type="spellStart"/>
        <w:r w:rsidR="005A3992">
          <w:rPr>
            <w:rFonts w:ascii="Garamond" w:hAnsi="Garamond"/>
          </w:rPr>
          <w:t>lnCVR</w:t>
        </w:r>
        <w:proofErr w:type="spellEnd"/>
        <w:r w:rsidR="005A3992">
          <w:rPr>
            <w:rFonts w:ascii="Garamond" w:hAnsi="Garamond"/>
          </w:rPr>
          <w:t xml:space="preserve"> = 0.</w:t>
        </w:r>
        <w:r w:rsidR="005A3992">
          <w:rPr>
            <w:rFonts w:ascii="Garamond" w:hAnsi="Garamond"/>
          </w:rPr>
          <w:t>49</w:t>
        </w:r>
      </w:ins>
      <w:ins w:id="38" w:author="Lauren Harrison" w:date="2020-08-06T16:35:00Z">
        <w:r w:rsidR="005A3992">
          <w:rPr>
            <w:rFonts w:ascii="Garamond" w:hAnsi="Garamond"/>
          </w:rPr>
          <w:t>).</w:t>
        </w:r>
      </w:ins>
      <w:ins w:id="39" w:author="Lauren Harrison" w:date="2020-08-06T16:39:00Z">
        <w:r w:rsidR="005A3992">
          <w:rPr>
            <w:rFonts w:ascii="Garamond" w:hAnsi="Garamond"/>
          </w:rPr>
          <w:t xml:space="preserve"> </w:t>
        </w:r>
      </w:ins>
      <w:ins w:id="40" w:author="Lauren Harrison" w:date="2020-08-06T17:20:00Z">
        <w:r w:rsidR="005515AE">
          <w:rPr>
            <w:rFonts w:ascii="Garamond" w:hAnsi="Garamond"/>
          </w:rPr>
          <w:t xml:space="preserve">Heterogeneity </w:t>
        </w:r>
      </w:ins>
      <w:ins w:id="41" w:author="Lauren Harrison" w:date="2020-08-07T11:28:00Z">
        <w:r w:rsidR="00E30700">
          <w:rPr>
            <w:rFonts w:ascii="Garamond" w:hAnsi="Garamond"/>
          </w:rPr>
          <w:t xml:space="preserve">within </w:t>
        </w:r>
        <w:r w:rsidR="00E30700">
          <w:rPr>
            <w:rFonts w:ascii="Garamond" w:hAnsi="Garamond"/>
          </w:rPr>
          <w:lastRenderedPageBreak/>
          <w:t xml:space="preserve">mean personality effect sizes </w:t>
        </w:r>
      </w:ins>
      <w:ins w:id="42" w:author="Lauren Harrison" w:date="2020-08-07T11:29:00Z">
        <w:r w:rsidR="00E30700">
          <w:rPr>
            <w:rFonts w:ascii="Garamond" w:hAnsi="Garamond"/>
          </w:rPr>
          <w:t xml:space="preserve">mostly </w:t>
        </w:r>
      </w:ins>
      <w:ins w:id="43" w:author="Lauren Harrison" w:date="2020-08-07T11:28:00Z">
        <w:r w:rsidR="00E30700">
          <w:rPr>
            <w:rFonts w:ascii="Garamond" w:hAnsi="Garamond"/>
          </w:rPr>
          <w:t xml:space="preserve">came </w:t>
        </w:r>
      </w:ins>
      <w:ins w:id="44" w:author="Lauren Harrison" w:date="2020-08-06T17:20:00Z">
        <w:r w:rsidR="005515AE">
          <w:rPr>
            <w:rFonts w:ascii="Garamond" w:hAnsi="Garamond"/>
          </w:rPr>
          <w:t xml:space="preserve">from </w:t>
        </w:r>
      </w:ins>
      <w:ins w:id="45" w:author="Lauren Harrison" w:date="2020-08-07T11:28:00Z">
        <w:r w:rsidR="00E30700">
          <w:rPr>
            <w:rFonts w:ascii="Garamond" w:hAnsi="Garamond"/>
          </w:rPr>
          <w:t>between-study differences</w:t>
        </w:r>
      </w:ins>
      <w:ins w:id="46" w:author="Lauren Harrison" w:date="2020-08-06T17:20:00Z">
        <w:r w:rsidR="005515AE">
          <w:rPr>
            <w:rFonts w:ascii="Garamond" w:hAnsi="Garamond"/>
          </w:rPr>
          <w:t xml:space="preserve"> (</w:t>
        </w:r>
      </w:ins>
      <w:ins w:id="47" w:author="Lauren Harrison" w:date="2020-08-06T17:21:00Z">
        <w:r w:rsidR="005515AE">
          <w:rPr>
            <w:rFonts w:ascii="Garamond" w:hAnsi="Garamond"/>
            <w:i/>
          </w:rPr>
          <w:t>I</w:t>
        </w:r>
        <w:r w:rsidR="005515AE">
          <w:rPr>
            <w:rFonts w:ascii="Garamond" w:hAnsi="Garamond"/>
            <w:vertAlign w:val="superscript"/>
          </w:rPr>
          <w:t>2</w:t>
        </w:r>
        <w:r w:rsidR="005515AE">
          <w:rPr>
            <w:rFonts w:ascii="Garamond" w:hAnsi="Garamond"/>
            <w:vertAlign w:val="subscript"/>
          </w:rPr>
          <w:t>StudyID</w:t>
        </w:r>
      </w:ins>
      <w:ins w:id="48" w:author="Lauren Harrison" w:date="2020-08-06T17:20:00Z">
        <w:r w:rsidR="005515AE">
          <w:rPr>
            <w:rFonts w:ascii="Garamond" w:hAnsi="Garamond"/>
          </w:rPr>
          <w:t>)</w:t>
        </w:r>
      </w:ins>
      <w:ins w:id="49" w:author="Lauren Harrison" w:date="2020-08-06T17:25:00Z">
        <w:r w:rsidR="005515AE">
          <w:rPr>
            <w:rFonts w:ascii="Garamond" w:hAnsi="Garamond"/>
          </w:rPr>
          <w:t xml:space="preserve">, </w:t>
        </w:r>
      </w:ins>
      <w:ins w:id="50" w:author="Lauren Harrison" w:date="2020-08-07T11:30:00Z">
        <w:r w:rsidR="00E30700">
          <w:rPr>
            <w:rFonts w:ascii="Garamond" w:hAnsi="Garamond"/>
          </w:rPr>
          <w:t>while</w:t>
        </w:r>
      </w:ins>
      <w:ins w:id="51" w:author="Lauren Harrison" w:date="2020-08-06T17:25:00Z">
        <w:r w:rsidR="005515AE">
          <w:rPr>
            <w:rFonts w:ascii="Garamond" w:hAnsi="Garamond"/>
          </w:rPr>
          <w:t xml:space="preserve"> phylogenetic relationships and </w:t>
        </w:r>
      </w:ins>
      <w:ins w:id="52" w:author="Lauren Harrison" w:date="2020-08-07T11:30:00Z">
        <w:r w:rsidR="00E30700">
          <w:rPr>
            <w:rFonts w:ascii="Garamond" w:hAnsi="Garamond"/>
          </w:rPr>
          <w:t>a</w:t>
        </w:r>
      </w:ins>
      <w:ins w:id="53" w:author="Lauren Harrison" w:date="2020-08-06T17:25:00Z">
        <w:r w:rsidR="005515AE">
          <w:rPr>
            <w:rFonts w:ascii="Garamond" w:hAnsi="Garamond"/>
          </w:rPr>
          <w:t>mong species</w:t>
        </w:r>
      </w:ins>
      <w:ins w:id="54" w:author="Lauren Harrison" w:date="2020-08-07T11:30:00Z">
        <w:r w:rsidR="00E30700">
          <w:rPr>
            <w:rFonts w:ascii="Garamond" w:hAnsi="Garamond"/>
          </w:rPr>
          <w:t xml:space="preserve"> differences</w:t>
        </w:r>
      </w:ins>
      <w:ins w:id="55" w:author="Lauren Harrison" w:date="2020-08-06T17:25:00Z">
        <w:r w:rsidR="005515AE">
          <w:rPr>
            <w:rFonts w:ascii="Garamond" w:hAnsi="Garamond"/>
          </w:rPr>
          <w:t xml:space="preserve"> (</w:t>
        </w:r>
        <w:r w:rsidR="005515AE">
          <w:rPr>
            <w:rFonts w:ascii="Garamond" w:hAnsi="Garamond"/>
            <w:i/>
          </w:rPr>
          <w:t>I</w:t>
        </w:r>
      </w:ins>
      <w:ins w:id="56" w:author="Lauren Harrison" w:date="2020-08-06T17:26:00Z">
        <w:r w:rsidR="005515AE">
          <w:rPr>
            <w:rFonts w:ascii="Garamond" w:hAnsi="Garamond"/>
            <w:vertAlign w:val="superscript"/>
          </w:rPr>
          <w:t>2</w:t>
        </w:r>
      </w:ins>
      <w:ins w:id="57" w:author="Lauren Harrison" w:date="2020-08-07T13:48:00Z">
        <w:r w:rsidR="00265141">
          <w:rPr>
            <w:rFonts w:ascii="Garamond" w:hAnsi="Garamond"/>
            <w:vertAlign w:val="subscript"/>
          </w:rPr>
          <w:t>p</w:t>
        </w:r>
      </w:ins>
      <w:ins w:id="58" w:author="Lauren Harrison" w:date="2020-08-06T17:26:00Z">
        <w:r w:rsidR="005515AE">
          <w:rPr>
            <w:rFonts w:ascii="Garamond" w:hAnsi="Garamond"/>
            <w:vertAlign w:val="subscript"/>
          </w:rPr>
          <w:t xml:space="preserve">hylo </w:t>
        </w:r>
        <w:r w:rsidR="005515AE">
          <w:rPr>
            <w:rFonts w:ascii="Garamond" w:hAnsi="Garamond"/>
          </w:rPr>
          <w:t xml:space="preserve">and </w:t>
        </w:r>
        <w:r w:rsidR="005515AE">
          <w:rPr>
            <w:rFonts w:ascii="Garamond" w:hAnsi="Garamond"/>
            <w:i/>
          </w:rPr>
          <w:t>I</w:t>
        </w:r>
        <w:r w:rsidR="005515AE">
          <w:rPr>
            <w:rFonts w:ascii="Garamond" w:hAnsi="Garamond"/>
            <w:vertAlign w:val="superscript"/>
          </w:rPr>
          <w:t>2</w:t>
        </w:r>
      </w:ins>
      <w:ins w:id="59" w:author="Lauren Harrison" w:date="2020-08-07T13:48:00Z">
        <w:r w:rsidR="00265141">
          <w:rPr>
            <w:rFonts w:ascii="Garamond" w:hAnsi="Garamond"/>
            <w:vertAlign w:val="subscript"/>
          </w:rPr>
          <w:t>s</w:t>
        </w:r>
      </w:ins>
      <w:ins w:id="60" w:author="Lauren Harrison" w:date="2020-08-06T17:26:00Z">
        <w:r w:rsidR="005515AE">
          <w:rPr>
            <w:rFonts w:ascii="Garamond" w:hAnsi="Garamond"/>
            <w:vertAlign w:val="subscript"/>
          </w:rPr>
          <w:t>pecies</w:t>
        </w:r>
        <w:r w:rsidR="005515AE">
          <w:rPr>
            <w:rFonts w:ascii="Garamond" w:hAnsi="Garamond"/>
          </w:rPr>
          <w:t>, respectively</w:t>
        </w:r>
      </w:ins>
      <w:ins w:id="61" w:author="Lauren Harrison" w:date="2020-08-06T17:25:00Z">
        <w:r w:rsidR="005515AE">
          <w:rPr>
            <w:rFonts w:ascii="Garamond" w:hAnsi="Garamond"/>
          </w:rPr>
          <w:t>)</w:t>
        </w:r>
      </w:ins>
      <w:ins w:id="62" w:author="Lauren Harrison" w:date="2020-08-06T17:26:00Z">
        <w:r w:rsidR="005515AE">
          <w:rPr>
            <w:rFonts w:ascii="Garamond" w:hAnsi="Garamond"/>
          </w:rPr>
          <w:t xml:space="preserve"> explained </w:t>
        </w:r>
      </w:ins>
      <w:ins w:id="63" w:author="Lauren Harrison" w:date="2020-08-06T17:27:00Z">
        <w:r w:rsidR="005515AE">
          <w:rPr>
            <w:rFonts w:ascii="Garamond" w:hAnsi="Garamond"/>
          </w:rPr>
          <w:t xml:space="preserve">heterogeneity in variability </w:t>
        </w:r>
      </w:ins>
      <w:ins w:id="64" w:author="Lauren Harrison" w:date="2020-08-07T11:31:00Z">
        <w:r w:rsidR="00E30700">
          <w:rPr>
            <w:rFonts w:ascii="Garamond" w:hAnsi="Garamond"/>
          </w:rPr>
          <w:t xml:space="preserve">effect sizes </w:t>
        </w:r>
      </w:ins>
      <w:ins w:id="65" w:author="Lauren Harrison" w:date="2020-08-06T17:27:00Z">
        <w:r w:rsidR="005515AE">
          <w:rPr>
            <w:rFonts w:ascii="Garamond" w:hAnsi="Garamond"/>
          </w:rPr>
          <w:t xml:space="preserve">for endotherms and </w:t>
        </w:r>
        <w:proofErr w:type="spellStart"/>
        <w:r w:rsidR="005515AE">
          <w:rPr>
            <w:rFonts w:ascii="Garamond" w:hAnsi="Garamond"/>
          </w:rPr>
          <w:t>re</w:t>
        </w:r>
      </w:ins>
      <w:ins w:id="66" w:author="Lauren Harrison" w:date="2020-08-06T17:28:00Z">
        <w:r w:rsidR="005515AE">
          <w:rPr>
            <w:rFonts w:ascii="Garamond" w:hAnsi="Garamond"/>
          </w:rPr>
          <w:t>ptilia</w:t>
        </w:r>
        <w:proofErr w:type="spellEnd"/>
        <w:r w:rsidR="005515AE">
          <w:rPr>
            <w:rFonts w:ascii="Garamond" w:hAnsi="Garamond"/>
          </w:rPr>
          <w:t xml:space="preserve"> only </w:t>
        </w:r>
        <w:r w:rsidR="005515AE">
          <w:rPr>
            <w:rFonts w:ascii="Garamond" w:hAnsi="Garamond"/>
          </w:rPr>
          <w:t>(see Supplementary Table S1)</w:t>
        </w:r>
        <w:r w:rsidR="005515AE">
          <w:rPr>
            <w:rFonts w:ascii="Garamond" w:hAnsi="Garamond"/>
          </w:rPr>
          <w:t xml:space="preserve">. </w:t>
        </w:r>
      </w:ins>
    </w:p>
    <w:p w14:paraId="7707658F" w14:textId="77777777" w:rsidR="005515AE" w:rsidRDefault="005515AE" w:rsidP="005A3992">
      <w:pPr>
        <w:ind w:firstLine="720"/>
        <w:rPr>
          <w:ins w:id="67" w:author="Lauren Harrison" w:date="2020-08-06T17:24:00Z"/>
          <w:rFonts w:ascii="Garamond" w:hAnsi="Garamond"/>
          <w:highlight w:val="green"/>
        </w:rPr>
      </w:pPr>
    </w:p>
    <w:p w14:paraId="6394F16E" w14:textId="18D3238C" w:rsidR="000F79E0" w:rsidRDefault="002B1FCE" w:rsidP="005A3992">
      <w:pPr>
        <w:ind w:firstLine="720"/>
        <w:rPr>
          <w:rFonts w:ascii="Garamond" w:hAnsi="Garamond"/>
        </w:rPr>
      </w:pPr>
      <w:del w:id="68" w:author="Lauren Harrison" w:date="2020-08-06T14:47:00Z">
        <w:r w:rsidRPr="00814634" w:rsidDel="005A3992">
          <w:rPr>
            <w:rFonts w:ascii="Garamond" w:hAnsi="Garamond"/>
            <w:highlight w:val="green"/>
          </w:rPr>
          <w:delText>Add something about Heterogeneity??</w:delText>
        </w:r>
        <w:r w:rsidDel="005A3992">
          <w:rPr>
            <w:rFonts w:ascii="Garamond" w:hAnsi="Garamond"/>
          </w:rPr>
          <w:delText xml:space="preserve"> </w:delText>
        </w:r>
      </w:del>
      <w:r w:rsidR="00A04488">
        <w:rPr>
          <w:rFonts w:ascii="Garamond" w:hAnsi="Garamond"/>
        </w:rPr>
        <w:t>Th</w:t>
      </w:r>
      <w:r>
        <w:rPr>
          <w:rFonts w:ascii="Garamond" w:hAnsi="Garamond"/>
        </w:rPr>
        <w:t xml:space="preserve">e lack of a sex difference in mean personality </w:t>
      </w:r>
      <w:r w:rsidR="00A04488">
        <w:rPr>
          <w:rFonts w:ascii="Garamond" w:hAnsi="Garamond"/>
        </w:rPr>
        <w:t>could</w:t>
      </w:r>
      <w:r>
        <w:rPr>
          <w:rFonts w:ascii="Garamond" w:hAnsi="Garamond"/>
        </w:rPr>
        <w:t xml:space="preserve"> </w:t>
      </w:r>
      <w:r w:rsidR="00A04488">
        <w:rPr>
          <w:rFonts w:ascii="Garamond" w:hAnsi="Garamond"/>
        </w:rPr>
        <w:t xml:space="preserve">arise if the </w:t>
      </w:r>
      <w:r>
        <w:rPr>
          <w:rFonts w:ascii="Garamond" w:hAnsi="Garamond"/>
        </w:rPr>
        <w:t xml:space="preserve">direction of any difference in sex-specific </w:t>
      </w:r>
      <w:r w:rsidR="00A04488">
        <w:rPr>
          <w:rFonts w:ascii="Garamond" w:hAnsi="Garamond"/>
        </w:rPr>
        <w:t>value</w:t>
      </w:r>
      <w:r>
        <w:rPr>
          <w:rFonts w:ascii="Garamond" w:hAnsi="Garamond"/>
        </w:rPr>
        <w:t>s</w:t>
      </w:r>
      <w:r w:rsidR="00A04488">
        <w:rPr>
          <w:rFonts w:ascii="Garamond" w:hAnsi="Garamond"/>
        </w:rPr>
        <w:t xml:space="preserve"> </w:t>
      </w:r>
      <w:r>
        <w:rPr>
          <w:rFonts w:ascii="Garamond" w:hAnsi="Garamond"/>
        </w:rPr>
        <w:t xml:space="preserve">varied </w:t>
      </w:r>
      <w:r w:rsidR="00A04488">
        <w:rPr>
          <w:rFonts w:ascii="Garamond" w:hAnsi="Garamond"/>
        </w:rPr>
        <w:t xml:space="preserve">across the five </w:t>
      </w:r>
      <w:r>
        <w:rPr>
          <w:rFonts w:ascii="Garamond" w:hAnsi="Garamond"/>
        </w:rPr>
        <w:t xml:space="preserve">personality </w:t>
      </w:r>
      <w:r w:rsidR="00A04488">
        <w:rPr>
          <w:rFonts w:ascii="Garamond" w:hAnsi="Garamond"/>
        </w:rPr>
        <w:t xml:space="preserve">traits. </w:t>
      </w:r>
      <w:r w:rsidR="000F79E0">
        <w:rPr>
          <w:rFonts w:ascii="Garamond" w:hAnsi="Garamond"/>
        </w:rPr>
        <w:t xml:space="preserve">When </w:t>
      </w:r>
      <w:r w:rsidR="00012953">
        <w:rPr>
          <w:rFonts w:ascii="Garamond" w:hAnsi="Garamond"/>
        </w:rPr>
        <w:t xml:space="preserve">the </w:t>
      </w:r>
      <w:r w:rsidR="000F79E0">
        <w:rPr>
          <w:rFonts w:ascii="Garamond" w:hAnsi="Garamond"/>
        </w:rPr>
        <w:t xml:space="preserve">traits were </w:t>
      </w:r>
      <w:r w:rsidR="00012953">
        <w:rPr>
          <w:rFonts w:ascii="Garamond" w:hAnsi="Garamond"/>
        </w:rPr>
        <w:t xml:space="preserve">analysed separately </w:t>
      </w:r>
      <w:r w:rsidR="000F79E0">
        <w:rPr>
          <w:rFonts w:ascii="Garamond" w:hAnsi="Garamond"/>
        </w:rPr>
        <w:t xml:space="preserve">we found significant sex differences </w:t>
      </w:r>
      <w:r w:rsidR="006649A2">
        <w:rPr>
          <w:rFonts w:ascii="Garamond" w:hAnsi="Garamond"/>
        </w:rPr>
        <w:t>in</w:t>
      </w:r>
      <w:r w:rsidR="000F79E0">
        <w:rPr>
          <w:rFonts w:ascii="Garamond" w:hAnsi="Garamond"/>
        </w:rPr>
        <w:t xml:space="preserve"> mean</w:t>
      </w:r>
      <w:r>
        <w:rPr>
          <w:rFonts w:ascii="Garamond" w:hAnsi="Garamond"/>
        </w:rPr>
        <w:t xml:space="preserve"> values</w:t>
      </w:r>
      <w:r w:rsidR="000F79E0">
        <w:rPr>
          <w:rFonts w:ascii="Garamond" w:hAnsi="Garamond"/>
        </w:rPr>
        <w:t xml:space="preserve"> </w:t>
      </w:r>
      <w:r>
        <w:rPr>
          <w:rFonts w:ascii="Garamond" w:hAnsi="Garamond"/>
        </w:rPr>
        <w:t>in four cases</w:t>
      </w:r>
      <w:r w:rsidR="000F79E0">
        <w:rPr>
          <w:rFonts w:ascii="Garamond" w:hAnsi="Garamond"/>
        </w:rPr>
        <w:t>. Female</w:t>
      </w:r>
      <w:r>
        <w:rPr>
          <w:rFonts w:ascii="Garamond" w:hAnsi="Garamond"/>
        </w:rPr>
        <w:t>s</w:t>
      </w:r>
      <w:r w:rsidR="000F79E0">
        <w:rPr>
          <w:rFonts w:ascii="Garamond" w:hAnsi="Garamond"/>
        </w:rPr>
        <w:t xml:space="preserve"> were </w:t>
      </w:r>
      <w:r w:rsidR="00012953">
        <w:rPr>
          <w:rFonts w:ascii="Garamond" w:hAnsi="Garamond"/>
        </w:rPr>
        <w:t xml:space="preserve">significantly </w:t>
      </w:r>
      <w:r w:rsidR="000F79E0">
        <w:rPr>
          <w:rFonts w:ascii="Garamond" w:hAnsi="Garamond"/>
        </w:rPr>
        <w:t xml:space="preserve">more sociable </w:t>
      </w:r>
      <w:r>
        <w:rPr>
          <w:rFonts w:ascii="Garamond" w:hAnsi="Garamond"/>
        </w:rPr>
        <w:t xml:space="preserve">in birds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=-0.</w:t>
      </w:r>
      <w:r w:rsidR="000B63EC">
        <w:rPr>
          <w:rFonts w:ascii="Garamond" w:hAnsi="Garamond"/>
        </w:rPr>
        <w:t>6</w:t>
      </w:r>
      <w:r w:rsidR="000F79E0">
        <w:rPr>
          <w:rFonts w:ascii="Garamond" w:hAnsi="Garamond"/>
        </w:rPr>
        <w:t xml:space="preserve">8, </w:t>
      </w:r>
      <w:r w:rsidR="000F79E0">
        <w:rPr>
          <w:rFonts w:ascii="Garamond" w:hAnsi="Garamond"/>
          <w:i/>
        </w:rPr>
        <w:t>p</w:t>
      </w:r>
      <w:r w:rsidR="000F79E0">
        <w:rPr>
          <w:rFonts w:ascii="Garamond" w:hAnsi="Garamond"/>
        </w:rPr>
        <w:t>=0.0</w:t>
      </w:r>
      <w:r w:rsidR="000B63EC">
        <w:rPr>
          <w:rFonts w:ascii="Garamond" w:hAnsi="Garamond"/>
        </w:rPr>
        <w:t>05</w:t>
      </w:r>
      <w:r w:rsidR="000F79E0">
        <w:rPr>
          <w:rFonts w:ascii="Garamond" w:hAnsi="Garamond"/>
        </w:rPr>
        <w:t xml:space="preserve">), </w:t>
      </w:r>
      <w:r>
        <w:rPr>
          <w:rFonts w:ascii="Garamond" w:hAnsi="Garamond"/>
        </w:rPr>
        <w:t xml:space="preserve">less aggressive and less bold in </w:t>
      </w:r>
      <w:r w:rsidR="000F79E0">
        <w:rPr>
          <w:rFonts w:ascii="Garamond" w:hAnsi="Garamond"/>
        </w:rPr>
        <w:t xml:space="preserve">invertebrates </w:t>
      </w:r>
      <w:r w:rsidR="000B63EC">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=0.45, </w:t>
      </w:r>
      <w:r w:rsidR="000B63EC">
        <w:rPr>
          <w:rFonts w:ascii="Garamond" w:hAnsi="Garamond"/>
          <w:i/>
        </w:rPr>
        <w:t>p</w:t>
      </w:r>
      <w:r w:rsidR="000B63EC">
        <w:rPr>
          <w:rFonts w:ascii="Garamond" w:hAnsi="Garamond"/>
        </w:rPr>
        <w:t>=0.05</w:t>
      </w:r>
      <w:r>
        <w:rPr>
          <w:rFonts w:ascii="Garamond" w:hAnsi="Garamond"/>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=0.32, </w:t>
      </w:r>
      <w:r w:rsidR="000B63EC">
        <w:rPr>
          <w:rFonts w:ascii="Garamond" w:hAnsi="Garamond"/>
          <w:i/>
        </w:rPr>
        <w:t>p</w:t>
      </w:r>
      <w:r w:rsidR="000B63EC">
        <w:rPr>
          <w:rFonts w:ascii="Garamond" w:hAnsi="Garamond"/>
        </w:rPr>
        <w:t>=0.04)</w:t>
      </w:r>
      <w:r w:rsidR="00D90BB8">
        <w:rPr>
          <w:rFonts w:ascii="Garamond" w:hAnsi="Garamond"/>
        </w:rPr>
        <w:t xml:space="preserve">, </w:t>
      </w:r>
      <w:r w:rsidR="000F79E0">
        <w:rPr>
          <w:rFonts w:ascii="Garamond" w:hAnsi="Garamond"/>
        </w:rPr>
        <w:t xml:space="preserve">and </w:t>
      </w:r>
      <w:r>
        <w:rPr>
          <w:rFonts w:ascii="Garamond" w:hAnsi="Garamond"/>
        </w:rPr>
        <w:t>less</w:t>
      </w:r>
      <w:r w:rsidR="000F79E0">
        <w:rPr>
          <w:rFonts w:ascii="Garamond" w:hAnsi="Garamond"/>
        </w:rPr>
        <w:t xml:space="preserve"> explorat</w:t>
      </w:r>
      <w:r>
        <w:rPr>
          <w:rFonts w:ascii="Garamond" w:hAnsi="Garamond"/>
        </w:rPr>
        <w:t>ory</w:t>
      </w:r>
      <w:r w:rsidR="000F79E0">
        <w:rPr>
          <w:rFonts w:ascii="Garamond" w:hAnsi="Garamond"/>
        </w:rPr>
        <w:t xml:space="preserve"> </w:t>
      </w:r>
      <w:r>
        <w:rPr>
          <w:rFonts w:ascii="Garamond" w:hAnsi="Garamond"/>
        </w:rPr>
        <w:t xml:space="preserve">in reptiles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w:t>
      </w:r>
      <w:r w:rsidR="00C44A24">
        <w:rPr>
          <w:rFonts w:ascii="Garamond" w:hAnsi="Garamond"/>
        </w:rPr>
        <w:t xml:space="preserve"> </w:t>
      </w:r>
      <w:r w:rsidR="000F79E0">
        <w:rPr>
          <w:rFonts w:ascii="Garamond" w:hAnsi="Garamond"/>
        </w:rPr>
        <w:t xml:space="preserve">0.25, </w:t>
      </w:r>
      <w:r w:rsidR="000F79E0">
        <w:rPr>
          <w:rFonts w:ascii="Garamond" w:hAnsi="Garamond"/>
          <w:i/>
        </w:rPr>
        <w:t>p</w:t>
      </w:r>
      <w:r w:rsidR="000F79E0">
        <w:rPr>
          <w:rFonts w:ascii="Garamond" w:hAnsi="Garamond"/>
        </w:rPr>
        <w:t>=0.0</w:t>
      </w:r>
      <w:r w:rsidR="000B63EC">
        <w:rPr>
          <w:rFonts w:ascii="Garamond" w:hAnsi="Garamond"/>
        </w:rPr>
        <w:t>2</w:t>
      </w:r>
      <w:r w:rsidR="000F79E0">
        <w:rPr>
          <w:rFonts w:ascii="Garamond" w:hAnsi="Garamond"/>
        </w:rPr>
        <w:t xml:space="preserve">). </w:t>
      </w:r>
      <w:r>
        <w:rPr>
          <w:rFonts w:ascii="Garamond" w:hAnsi="Garamond"/>
        </w:rPr>
        <w:t>There</w:t>
      </w:r>
      <w:r w:rsidR="000F79E0">
        <w:rPr>
          <w:rFonts w:ascii="Garamond" w:hAnsi="Garamond"/>
        </w:rPr>
        <w:t xml:space="preserve"> were no </w:t>
      </w:r>
      <w:r w:rsidR="008E6BDE">
        <w:rPr>
          <w:rFonts w:ascii="Garamond" w:hAnsi="Garamond"/>
        </w:rPr>
        <w:t>significant</w:t>
      </w:r>
      <w:r w:rsidR="000F79E0">
        <w:rPr>
          <w:rFonts w:ascii="Garamond" w:hAnsi="Garamond"/>
        </w:rPr>
        <w:t xml:space="preserve"> sex differences in mean </w:t>
      </w:r>
      <w:r w:rsidR="006649A2">
        <w:rPr>
          <w:rFonts w:ascii="Garamond" w:hAnsi="Garamond"/>
        </w:rPr>
        <w:t xml:space="preserve">values </w:t>
      </w:r>
      <w:r w:rsidR="000F79E0">
        <w:rPr>
          <w:rFonts w:ascii="Garamond" w:hAnsi="Garamond"/>
        </w:rPr>
        <w:t xml:space="preserve">for mammals or fish (Table </w:t>
      </w:r>
      <w:r w:rsidR="008E6BDE">
        <w:rPr>
          <w:rFonts w:ascii="Garamond" w:hAnsi="Garamond"/>
        </w:rPr>
        <w:t>2, Figures 1 &amp; 2</w:t>
      </w:r>
      <w:r w:rsidR="000F79E0">
        <w:rPr>
          <w:rFonts w:ascii="Garamond" w:hAnsi="Garamond"/>
        </w:rPr>
        <w:t>).</w:t>
      </w:r>
    </w:p>
    <w:p w14:paraId="3EA568EA" w14:textId="77777777" w:rsidR="006649A2" w:rsidRDefault="006649A2" w:rsidP="00814634">
      <w:pPr>
        <w:rPr>
          <w:rFonts w:ascii="Garamond" w:hAnsi="Garamond"/>
        </w:rPr>
      </w:pPr>
    </w:p>
    <w:p w14:paraId="5D61FF02" w14:textId="651AD96E" w:rsidR="00A04E90" w:rsidRDefault="000F79E0" w:rsidP="000F79E0">
      <w:pPr>
        <w:rPr>
          <w:rFonts w:ascii="Garamond" w:hAnsi="Garamond"/>
        </w:rPr>
      </w:pPr>
      <w:r>
        <w:rPr>
          <w:rFonts w:ascii="Garamond" w:hAnsi="Garamond"/>
        </w:rPr>
        <w:tab/>
      </w:r>
      <w:r w:rsidR="002B1FCE">
        <w:rPr>
          <w:rFonts w:ascii="Garamond" w:hAnsi="Garamond"/>
        </w:rPr>
        <w:t>There were also</w:t>
      </w:r>
      <w:r w:rsidR="006649A2">
        <w:rPr>
          <w:rFonts w:ascii="Garamond" w:hAnsi="Garamond"/>
        </w:rPr>
        <w:t xml:space="preserve"> significant sex differences in variability </w:t>
      </w:r>
      <w:r w:rsidR="002E5053">
        <w:rPr>
          <w:rFonts w:ascii="Garamond" w:hAnsi="Garamond"/>
        </w:rPr>
        <w:t>in</w:t>
      </w:r>
      <w:r w:rsidR="006649A2">
        <w:rPr>
          <w:rFonts w:ascii="Garamond" w:hAnsi="Garamond"/>
        </w:rPr>
        <w:t xml:space="preserve"> </w:t>
      </w:r>
      <w:r w:rsidR="002E5053">
        <w:rPr>
          <w:rFonts w:ascii="Garamond" w:hAnsi="Garamond"/>
        </w:rPr>
        <w:t>personality in two</w:t>
      </w:r>
      <w:r w:rsidR="006649A2">
        <w:rPr>
          <w:rFonts w:ascii="Garamond" w:hAnsi="Garamond"/>
        </w:rPr>
        <w:t xml:space="preserve"> </w:t>
      </w:r>
      <w:r w:rsidR="002E5053">
        <w:rPr>
          <w:rFonts w:ascii="Garamond" w:hAnsi="Garamond"/>
        </w:rPr>
        <w:t>cases</w:t>
      </w:r>
      <w:r w:rsidR="006649A2">
        <w:rPr>
          <w:rFonts w:ascii="Garamond" w:hAnsi="Garamond"/>
        </w:rPr>
        <w:t xml:space="preserve">. </w:t>
      </w:r>
      <w:r>
        <w:rPr>
          <w:rFonts w:ascii="Garamond" w:hAnsi="Garamond"/>
        </w:rPr>
        <w:t xml:space="preserve">Female </w:t>
      </w:r>
      <w:r w:rsidR="002B1FCE">
        <w:rPr>
          <w:rFonts w:ascii="Garamond" w:hAnsi="Garamond"/>
        </w:rPr>
        <w:t>were more</w:t>
      </w:r>
      <w:r>
        <w:rPr>
          <w:rFonts w:ascii="Garamond" w:hAnsi="Garamond"/>
        </w:rPr>
        <w:t xml:space="preserve"> </w:t>
      </w:r>
      <w:r w:rsidR="002B1FCE">
        <w:rPr>
          <w:rFonts w:ascii="Garamond" w:hAnsi="Garamond"/>
        </w:rPr>
        <w:t xml:space="preserve">variable </w:t>
      </w:r>
      <w:r>
        <w:rPr>
          <w:rFonts w:ascii="Garamond" w:hAnsi="Garamond"/>
        </w:rPr>
        <w:t xml:space="preserve">in </w:t>
      </w:r>
      <w:r w:rsidR="006649A2">
        <w:rPr>
          <w:rFonts w:ascii="Garamond" w:hAnsi="Garamond"/>
        </w:rPr>
        <w:t xml:space="preserve">their </w:t>
      </w:r>
      <w:r>
        <w:rPr>
          <w:rFonts w:ascii="Garamond" w:hAnsi="Garamond"/>
        </w:rPr>
        <w:t xml:space="preserve">exploratory behaviour </w:t>
      </w:r>
      <w:r w:rsidR="002B1FCE">
        <w:rPr>
          <w:rFonts w:ascii="Garamond" w:hAnsi="Garamond"/>
        </w:rPr>
        <w:t xml:space="preserve">in birds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2E5053">
        <w:rPr>
          <w:rFonts w:ascii="Garamond" w:hAnsi="Garamond"/>
        </w:rPr>
        <w:t xml:space="preserve">and </w:t>
      </w:r>
      <w:r w:rsidR="006649A2">
        <w:rPr>
          <w:rFonts w:ascii="Garamond" w:hAnsi="Garamond"/>
        </w:rPr>
        <w:t xml:space="preserve">their </w:t>
      </w:r>
      <w:r w:rsidR="00735476">
        <w:rPr>
          <w:rFonts w:ascii="Garamond" w:hAnsi="Garamond"/>
        </w:rPr>
        <w:t xml:space="preserve">aggressive behaviour </w:t>
      </w:r>
      <w:r w:rsidR="002E5053">
        <w:rPr>
          <w:rFonts w:ascii="Garamond" w:hAnsi="Garamond"/>
        </w:rPr>
        <w:t xml:space="preserve">in fish </w:t>
      </w:r>
      <w:r w:rsidR="00735476">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735476">
        <w:rPr>
          <w:rFonts w:ascii="Garamond" w:hAnsi="Garamond"/>
        </w:rPr>
        <w:t xml:space="preserve">=-0.13, </w:t>
      </w:r>
      <w:r w:rsidR="00735476">
        <w:rPr>
          <w:rFonts w:ascii="Garamond" w:hAnsi="Garamond"/>
          <w:i/>
        </w:rPr>
        <w:t>p</w:t>
      </w:r>
      <w:r w:rsidR="00735476">
        <w:rPr>
          <w:rFonts w:ascii="Garamond" w:hAnsi="Garamond"/>
        </w:rPr>
        <w:t>=0.04). T</w:t>
      </w:r>
      <w:r w:rsidR="00097688">
        <w:rPr>
          <w:rFonts w:ascii="Garamond" w:hAnsi="Garamond"/>
        </w:rPr>
        <w:t>here were</w:t>
      </w:r>
      <w:r w:rsidR="002E5053">
        <w:rPr>
          <w:rFonts w:ascii="Garamond" w:hAnsi="Garamond"/>
        </w:rPr>
        <w:t xml:space="preserve"> </w:t>
      </w:r>
      <w:r>
        <w:rPr>
          <w:rFonts w:ascii="Garamond" w:hAnsi="Garamond"/>
        </w:rPr>
        <w:t xml:space="preserve">no </w:t>
      </w:r>
      <w:r w:rsidR="006649A2">
        <w:rPr>
          <w:rFonts w:ascii="Garamond" w:hAnsi="Garamond"/>
        </w:rPr>
        <w:t xml:space="preserve">significant </w:t>
      </w:r>
      <w:r>
        <w:rPr>
          <w:rFonts w:ascii="Garamond" w:hAnsi="Garamond"/>
        </w:rPr>
        <w:t xml:space="preserve">sex differences in variability </w:t>
      </w:r>
      <w:r w:rsidR="003965BF">
        <w:rPr>
          <w:rFonts w:ascii="Garamond" w:hAnsi="Garamond"/>
        </w:rPr>
        <w:t xml:space="preserve">in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w:t>
      </w:r>
      <w:r w:rsidR="008E6BDE">
        <w:rPr>
          <w:rFonts w:ascii="Garamond" w:hAnsi="Garamond"/>
        </w:rPr>
        <w:t>(Table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sidR="002E5053" w:rsidRPr="00814634">
        <w:rPr>
          <w:rFonts w:ascii="Garamond" w:hAnsi="Garamond"/>
          <w:highlight w:val="green"/>
        </w:rPr>
        <w:t xml:space="preserve">Given that 50 tests for sex differences were conducted, none of the six sex differences were significant </w:t>
      </w:r>
      <w:r w:rsidR="006F32B5">
        <w:rPr>
          <w:rFonts w:ascii="Garamond" w:hAnsi="Garamond"/>
          <w:highlight w:val="green"/>
        </w:rPr>
        <w:t>after correcting for multiple testing (</w:t>
      </w:r>
      <w:r w:rsidR="002E5053" w:rsidRPr="00814634">
        <w:rPr>
          <w:rFonts w:ascii="Garamond" w:hAnsi="Garamond"/>
          <w:highlight w:val="green"/>
        </w:rPr>
        <w:t xml:space="preserve">critical Bonferroni </w:t>
      </w:r>
      <w:ins w:id="69" w:author="Lauren Harrison" w:date="2020-08-07T10:25:00Z">
        <w:r w:rsidR="00E30700">
          <w:rPr>
            <w:rFonts w:ascii="Garamond" w:hAnsi="Garamond"/>
            <w:highlight w:val="green"/>
          </w:rPr>
          <w:t>p</w:t>
        </w:r>
      </w:ins>
      <w:del w:id="70" w:author="Lauren Harrison" w:date="2020-08-07T10:25:00Z">
        <w:r w:rsidR="002E5053" w:rsidRPr="00814634" w:rsidDel="00E30700">
          <w:rPr>
            <w:rFonts w:ascii="Garamond" w:hAnsi="Garamond"/>
            <w:highlight w:val="green"/>
          </w:rPr>
          <w:delText>P</w:delText>
        </w:r>
      </w:del>
      <w:r w:rsidR="002E5053" w:rsidRPr="00814634">
        <w:rPr>
          <w:rFonts w:ascii="Garamond" w:hAnsi="Garamond"/>
          <w:highlight w:val="green"/>
        </w:rPr>
        <w:t>-value of 0.05/50 = 0.</w:t>
      </w:r>
      <w:commentRangeStart w:id="71"/>
      <w:r w:rsidR="002E5053" w:rsidRPr="00814634">
        <w:rPr>
          <w:rFonts w:ascii="Garamond" w:hAnsi="Garamond"/>
          <w:highlight w:val="green"/>
        </w:rPr>
        <w:t>001</w:t>
      </w:r>
      <w:commentRangeEnd w:id="71"/>
      <w:r w:rsidR="002E5053">
        <w:rPr>
          <w:rStyle w:val="CommentReference"/>
        </w:rPr>
        <w:commentReference w:id="71"/>
      </w:r>
      <w:r w:rsidR="002E5053" w:rsidRPr="00814634">
        <w:rPr>
          <w:rFonts w:ascii="Garamond" w:hAnsi="Garamond"/>
          <w:highlight w:val="green"/>
        </w:rPr>
        <w:t>).</w:t>
      </w:r>
      <w:r>
        <w:rPr>
          <w:rFonts w:ascii="Garamond" w:hAnsi="Garamond"/>
        </w:rPr>
        <w:tab/>
      </w:r>
    </w:p>
    <w:p w14:paraId="4E1AD8D9" w14:textId="77777777" w:rsidR="00A04E90" w:rsidRDefault="00A04E90" w:rsidP="000F79E0">
      <w:pPr>
        <w:rPr>
          <w:rFonts w:ascii="Garamond" w:hAnsi="Garamond"/>
        </w:rPr>
      </w:pPr>
    </w:p>
    <w:p w14:paraId="2E7613EB" w14:textId="55A09870" w:rsidR="00E45471" w:rsidRDefault="00A04E90" w:rsidP="000F79E0">
      <w:pPr>
        <w:rPr>
          <w:rFonts w:ascii="Garamond" w:hAnsi="Garamond"/>
          <w:i/>
        </w:rPr>
      </w:pPr>
      <w:r>
        <w:rPr>
          <w:rFonts w:ascii="Garamond" w:hAnsi="Garamond"/>
          <w:i/>
        </w:rPr>
        <w:t xml:space="preserve">Sexual Size Dimorphism </w:t>
      </w:r>
      <w:r w:rsidR="001F0DA1">
        <w:rPr>
          <w:rFonts w:ascii="Garamond" w:hAnsi="Garamond"/>
          <w:i/>
        </w:rPr>
        <w:t>and</w:t>
      </w:r>
      <w:r w:rsidR="003965BF">
        <w:rPr>
          <w:rFonts w:ascii="Garamond" w:hAnsi="Garamond"/>
          <w:i/>
        </w:rPr>
        <w:t xml:space="preserve"> </w:t>
      </w:r>
      <w:r>
        <w:rPr>
          <w:rFonts w:ascii="Garamond" w:hAnsi="Garamond"/>
          <w:i/>
        </w:rPr>
        <w:t xml:space="preserve">Personality Differences between </w:t>
      </w:r>
      <w:r w:rsidR="003965BF">
        <w:rPr>
          <w:rFonts w:ascii="Garamond" w:hAnsi="Garamond"/>
          <w:i/>
        </w:rPr>
        <w:t xml:space="preserve">the </w:t>
      </w:r>
      <w:r>
        <w:rPr>
          <w:rFonts w:ascii="Garamond" w:hAnsi="Garamond"/>
          <w:i/>
        </w:rPr>
        <w:t>Sexes</w:t>
      </w:r>
    </w:p>
    <w:p w14:paraId="4843769F" w14:textId="3905CC29" w:rsidR="000F79E0" w:rsidRDefault="000F79E0" w:rsidP="000F79E0">
      <w:pPr>
        <w:rPr>
          <w:rFonts w:ascii="Garamond" w:hAnsi="Garamond"/>
        </w:rPr>
      </w:pPr>
      <w:r>
        <w:rPr>
          <w:rFonts w:ascii="Garamond" w:hAnsi="Garamond"/>
        </w:rPr>
        <w:tab/>
      </w:r>
    </w:p>
    <w:p w14:paraId="16F971DC" w14:textId="1ED9BD3B" w:rsidR="001F0DA1" w:rsidRDefault="000F79E0" w:rsidP="000F79E0">
      <w:pPr>
        <w:rPr>
          <w:rFonts w:ascii="Garamond" w:hAnsi="Garamond"/>
        </w:rPr>
      </w:pPr>
      <w:r>
        <w:rPr>
          <w:rFonts w:ascii="Garamond" w:hAnsi="Garamond"/>
        </w:rPr>
        <w:t xml:space="preserve">Sexual size dimorphism (SSD) </w:t>
      </w:r>
      <w:r w:rsidR="001F0DA1">
        <w:rPr>
          <w:rFonts w:ascii="Garamond" w:hAnsi="Garamond"/>
        </w:rPr>
        <w:t>had a</w:t>
      </w:r>
      <w:r>
        <w:rPr>
          <w:rFonts w:ascii="Garamond" w:hAnsi="Garamond"/>
        </w:rPr>
        <w:t xml:space="preserve"> </w:t>
      </w:r>
      <w:r w:rsidR="000F5ABF">
        <w:rPr>
          <w:rFonts w:ascii="Garamond" w:hAnsi="Garamond"/>
        </w:rPr>
        <w:t xml:space="preserve">significantly </w:t>
      </w:r>
      <w:r w:rsidR="001F0DA1">
        <w:rPr>
          <w:rFonts w:ascii="Garamond" w:hAnsi="Garamond"/>
        </w:rPr>
        <w:t xml:space="preserve">effect on </w:t>
      </w:r>
      <w:r>
        <w:rPr>
          <w:rFonts w:ascii="Garamond" w:hAnsi="Garamond"/>
        </w:rPr>
        <w:t xml:space="preserve">sex differences in </w:t>
      </w:r>
      <w:r w:rsidR="001F0DA1">
        <w:rPr>
          <w:rFonts w:ascii="Garamond" w:hAnsi="Garamond"/>
        </w:rPr>
        <w:t xml:space="preserve">mean </w:t>
      </w:r>
      <w:r>
        <w:rPr>
          <w:rFonts w:ascii="Garamond" w:hAnsi="Garamond"/>
        </w:rPr>
        <w:t xml:space="preserve">personality </w:t>
      </w:r>
      <w:r w:rsidR="00BC6934">
        <w:rPr>
          <w:rFonts w:ascii="Garamond" w:hAnsi="Garamond"/>
        </w:rPr>
        <w:t xml:space="preserve">in </w:t>
      </w:r>
      <w:r w:rsidR="001F0DA1">
        <w:rPr>
          <w:rFonts w:ascii="Garamond" w:hAnsi="Garamond"/>
        </w:rPr>
        <w:t>two</w:t>
      </w:r>
      <w:r w:rsidR="00BC6934">
        <w:rPr>
          <w:rFonts w:ascii="Garamond" w:hAnsi="Garamond"/>
        </w:rPr>
        <w:t xml:space="preserve"> of the </w:t>
      </w:r>
      <w:r w:rsidR="001F0DA1">
        <w:rPr>
          <w:rFonts w:ascii="Garamond" w:hAnsi="Garamond"/>
        </w:rPr>
        <w:t>four</w:t>
      </w:r>
      <w:r w:rsidR="00BC6934">
        <w:rPr>
          <w:rFonts w:ascii="Garamond" w:hAnsi="Garamond"/>
        </w:rPr>
        <w:t xml:space="preserve"> taxa</w:t>
      </w:r>
      <w:r w:rsidR="001F0DA1">
        <w:rPr>
          <w:rFonts w:ascii="Garamond" w:hAnsi="Garamond"/>
        </w:rPr>
        <w:t xml:space="preserve"> test</w:t>
      </w:r>
      <w:r w:rsidR="00BC6934">
        <w:rPr>
          <w:rFonts w:ascii="Garamond" w:hAnsi="Garamond"/>
        </w:rPr>
        <w:t xml:space="preserve"> </w:t>
      </w:r>
      <w:r>
        <w:rPr>
          <w:rFonts w:ascii="Garamond" w:hAnsi="Garamond"/>
        </w:rPr>
        <w:t>(</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1F0DA1">
        <w:rPr>
          <w:rFonts w:ascii="Garamond" w:hAnsi="Garamond"/>
        </w:rPr>
        <w:t xml:space="preserve">its influence depended on </w:t>
      </w:r>
      <w:del w:id="72" w:author="Lauren Harrison" w:date="2020-08-07T10:16:00Z">
        <w:r w:rsidR="001F0DA1" w:rsidDel="00E30700">
          <w:rPr>
            <w:rFonts w:ascii="Garamond" w:hAnsi="Garamond"/>
          </w:rPr>
          <w:delText xml:space="preserve">the </w:delText>
        </w:r>
        <w:r w:rsidDel="00E30700">
          <w:rPr>
            <w:rFonts w:ascii="Garamond" w:hAnsi="Garamond"/>
          </w:rPr>
          <w:delText xml:space="preserve"> personality</w:delText>
        </w:r>
      </w:del>
      <w:ins w:id="73" w:author="Lauren Harrison" w:date="2020-08-07T10:16:00Z">
        <w:r w:rsidR="00E30700">
          <w:rPr>
            <w:rFonts w:ascii="Garamond" w:hAnsi="Garamond"/>
          </w:rPr>
          <w:t>the personality</w:t>
        </w:r>
      </w:ins>
      <w:r>
        <w:rPr>
          <w:rFonts w:ascii="Garamond" w:hAnsi="Garamond"/>
        </w:rPr>
        <w:t xml:space="preserve"> trait</w:t>
      </w:r>
      <w:del w:id="74" w:author="Lauren Harrison" w:date="2020-08-07T10:17:00Z">
        <w:r w:rsidDel="00E30700">
          <w:rPr>
            <w:rFonts w:ascii="Garamond" w:hAnsi="Garamond"/>
          </w:rPr>
          <w:delText>s</w:delText>
        </w:r>
      </w:del>
      <w:r w:rsidR="004931A6">
        <w:rPr>
          <w:rFonts w:ascii="Garamond" w:hAnsi="Garamond"/>
        </w:rPr>
        <w:t xml:space="preserve"> (Table 3). </w:t>
      </w:r>
      <w:r w:rsidR="001F0DA1">
        <w:rPr>
          <w:rFonts w:ascii="Garamond" w:hAnsi="Garamond"/>
        </w:rPr>
        <w:t>There was no effect of SSD in fish or birds. In invertebrates, the effect of SSD differed significantly for boldness and activity</w:t>
      </w:r>
      <w:r w:rsidR="00561A2D">
        <w:rPr>
          <w:rFonts w:ascii="Garamond" w:hAnsi="Garamond"/>
        </w:rPr>
        <w:t xml:space="preserve">. </w:t>
      </w:r>
      <w:r w:rsidR="008D63B6">
        <w:rPr>
          <w:rFonts w:ascii="Garamond" w:hAnsi="Garamond"/>
        </w:rPr>
        <w:t>When the sexes were the same size there was no difference in either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=0.37, </w:t>
      </w:r>
      <w:r w:rsidR="008D63B6">
        <w:rPr>
          <w:rFonts w:ascii="Garamond" w:hAnsi="Garamond"/>
          <w:i/>
        </w:rPr>
        <w:t>p</w:t>
      </w:r>
      <w:r w:rsidR="008D63B6">
        <w:rPr>
          <w:rFonts w:ascii="Garamond" w:hAnsi="Garamond"/>
        </w:rPr>
        <w:t>=0.06) or activity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=0.03, </w:t>
      </w:r>
      <w:r w:rsidR="008D63B6">
        <w:rPr>
          <w:rFonts w:ascii="Garamond" w:hAnsi="Garamond"/>
          <w:i/>
        </w:rPr>
        <w:t>p</w:t>
      </w:r>
      <w:r w:rsidR="008D63B6">
        <w:rPr>
          <w:rFonts w:ascii="Garamond" w:hAnsi="Garamond"/>
        </w:rPr>
        <w:t xml:space="preserve">=0.90). </w:t>
      </w:r>
      <w:r w:rsidR="00561A2D">
        <w:rPr>
          <w:rFonts w:ascii="Garamond" w:hAnsi="Garamond"/>
        </w:rPr>
        <w:t>When</w:t>
      </w:r>
      <w:r w:rsidR="001F0DA1">
        <w:rPr>
          <w:rFonts w:ascii="Garamond" w:hAnsi="Garamond"/>
        </w:rPr>
        <w:t xml:space="preserve"> males </w:t>
      </w:r>
      <w:r w:rsidR="00561A2D">
        <w:rPr>
          <w:rFonts w:ascii="Garamond" w:hAnsi="Garamond"/>
        </w:rPr>
        <w:t>were</w:t>
      </w:r>
      <w:r w:rsidR="001F0DA1">
        <w:rPr>
          <w:rFonts w:ascii="Garamond" w:hAnsi="Garamond"/>
        </w:rPr>
        <w:t xml:space="preserve"> larger than females</w:t>
      </w:r>
      <w:r w:rsidR="008D63B6">
        <w:rPr>
          <w:rFonts w:ascii="Garamond" w:hAnsi="Garamond"/>
        </w:rPr>
        <w:t>,</w:t>
      </w:r>
      <w:r w:rsidR="001F0DA1">
        <w:rPr>
          <w:rFonts w:ascii="Garamond" w:hAnsi="Garamond"/>
        </w:rPr>
        <w:t xml:space="preserve"> </w:t>
      </w:r>
      <w:r w:rsidR="00561A2D">
        <w:rPr>
          <w:rFonts w:ascii="Garamond" w:hAnsi="Garamond"/>
        </w:rPr>
        <w:t>males were less active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=-0.87, </w:t>
      </w:r>
      <w:r w:rsidR="00561A2D">
        <w:rPr>
          <w:rFonts w:ascii="Garamond" w:hAnsi="Garamond"/>
          <w:i/>
        </w:rPr>
        <w:t>p</w:t>
      </w:r>
      <w:r w:rsidR="00561A2D">
        <w:rPr>
          <w:rFonts w:ascii="Garamond" w:hAnsi="Garamond"/>
        </w:rPr>
        <w:t>=0.19)</w:t>
      </w:r>
      <w:r w:rsidR="008D63B6">
        <w:rPr>
          <w:rFonts w:ascii="Garamond" w:hAnsi="Garamond"/>
        </w:rPr>
        <w:t xml:space="preserve"> but </w:t>
      </w:r>
      <w:r w:rsidR="00561A2D">
        <w:rPr>
          <w:rFonts w:ascii="Garamond" w:hAnsi="Garamond"/>
        </w:rPr>
        <w:t xml:space="preserve">bolder (SSD x boldness: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=1.29, </w:t>
      </w:r>
      <w:r w:rsidR="00561A2D">
        <w:rPr>
          <w:rFonts w:ascii="Garamond" w:hAnsi="Garamond"/>
          <w:i/>
        </w:rPr>
        <w:t>p</w:t>
      </w:r>
      <w:r w:rsidR="00561A2D">
        <w:rPr>
          <w:rFonts w:ascii="Garamond" w:hAnsi="Garamond"/>
        </w:rPr>
        <w:t xml:space="preserve">=0.02). In mammals, the effect of SSD differed significantly for </w:t>
      </w:r>
      <w:r w:rsidR="008D63B6">
        <w:rPr>
          <w:rFonts w:ascii="Garamond" w:hAnsi="Garamond"/>
        </w:rPr>
        <w:t xml:space="preserve">activity, </w:t>
      </w:r>
      <w:r w:rsidR="00561A2D">
        <w:rPr>
          <w:rFonts w:ascii="Garamond" w:hAnsi="Garamond"/>
        </w:rPr>
        <w:t>aggression, boldness and exploration.</w:t>
      </w:r>
      <w:r w:rsidR="008D63B6">
        <w:rPr>
          <w:rFonts w:ascii="Garamond" w:hAnsi="Garamond"/>
        </w:rPr>
        <w:t xml:space="preserve"> When the sexes were the same size, there was only a sex difference in activity, with males being more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=0.27, </w:t>
      </w:r>
      <w:r w:rsidR="008D63B6">
        <w:rPr>
          <w:rFonts w:ascii="Garamond" w:hAnsi="Garamond"/>
          <w:i/>
        </w:rPr>
        <w:t>p</w:t>
      </w:r>
      <w:r w:rsidR="008D63B6">
        <w:rPr>
          <w:rFonts w:ascii="Garamond" w:hAnsi="Garamond"/>
        </w:rPr>
        <w:t xml:space="preserve">=0.05). When males were larger than females, males were </w:t>
      </w:r>
      <w:ins w:id="75" w:author="Lauren Harrison" w:date="2020-08-07T11:46:00Z">
        <w:r w:rsidR="007A2C0A">
          <w:rPr>
            <w:rFonts w:ascii="Garamond" w:hAnsi="Garamond"/>
          </w:rPr>
          <w:t xml:space="preserve">significantly </w:t>
        </w:r>
      </w:ins>
      <w:r w:rsidR="008D63B6">
        <w:rPr>
          <w:rFonts w:ascii="Garamond" w:hAnsi="Garamond"/>
        </w:rPr>
        <w:t>less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=-2.02, </w:t>
      </w:r>
      <w:r w:rsidR="008D63B6">
        <w:rPr>
          <w:rFonts w:ascii="Garamond" w:hAnsi="Garamond"/>
          <w:i/>
        </w:rPr>
        <w:t>p</w:t>
      </w:r>
      <w:r w:rsidR="008D63B6">
        <w:rPr>
          <w:rFonts w:ascii="Garamond" w:hAnsi="Garamond"/>
        </w:rPr>
        <w:t xml:space="preserve">&lt;0.0001), but </w:t>
      </w:r>
      <w:del w:id="76" w:author="Lauren Harrison" w:date="2020-08-07T11:46:00Z">
        <w:r w:rsidR="008D63B6" w:rsidDel="007A2C0A">
          <w:rPr>
            <w:rFonts w:ascii="Garamond" w:hAnsi="Garamond"/>
          </w:rPr>
          <w:delText>tended to be</w:delText>
        </w:r>
      </w:del>
      <w:ins w:id="77" w:author="Lauren Harrison" w:date="2020-08-07T11:46:00Z">
        <w:r w:rsidR="007A2C0A">
          <w:rPr>
            <w:rFonts w:ascii="Garamond" w:hAnsi="Garamond"/>
          </w:rPr>
          <w:t>significantly</w:t>
        </w:r>
      </w:ins>
      <w:r w:rsidR="008D63B6">
        <w:rPr>
          <w:rFonts w:ascii="Garamond" w:hAnsi="Garamond"/>
        </w:rPr>
        <w:t xml:space="preserve"> more aggressive</w:t>
      </w:r>
      <w:r w:rsidR="008D63B6" w:rsidRPr="008D63B6">
        <w:rPr>
          <w:rFonts w:ascii="Garamond" w:hAnsi="Garamond"/>
        </w:rPr>
        <w:t xml:space="preserve"> </w:t>
      </w:r>
      <w:r w:rsidR="008D63B6">
        <w:rPr>
          <w:rFonts w:ascii="Garamond" w:hAnsi="Garamond"/>
        </w:rPr>
        <w:t xml:space="preserve">(SSD x aggression: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=3.45, </w:t>
      </w:r>
      <w:r w:rsidR="008D63B6">
        <w:rPr>
          <w:rFonts w:ascii="Garamond" w:hAnsi="Garamond"/>
          <w:i/>
        </w:rPr>
        <w:t>p</w:t>
      </w:r>
      <w:r w:rsidR="008D63B6">
        <w:rPr>
          <w:rFonts w:ascii="Garamond" w:hAnsi="Garamond"/>
        </w:rPr>
        <w:t xml:space="preserve">&lt;0.0001), </w:t>
      </w:r>
      <w:commentRangeStart w:id="78"/>
      <w:del w:id="79" w:author="Lauren Harrison" w:date="2020-08-07T11:46:00Z">
        <w:r w:rsidR="008D63B6" w:rsidDel="007A2C0A">
          <w:rPr>
            <w:rFonts w:ascii="Garamond" w:hAnsi="Garamond"/>
          </w:rPr>
          <w:delText>but there was no effect of SSD on boldness</w:delText>
        </w:r>
      </w:del>
      <w:ins w:id="80" w:author="Lauren Harrison" w:date="2020-08-07T11:46:00Z">
        <w:r w:rsidR="007A2C0A">
          <w:rPr>
            <w:rFonts w:ascii="Garamond" w:hAnsi="Garamond"/>
          </w:rPr>
          <w:t>significantly bolder</w:t>
        </w:r>
      </w:ins>
      <w:r w:rsidR="008D63B6">
        <w:rPr>
          <w:rFonts w:ascii="Garamond" w:hAnsi="Garamond"/>
        </w:rPr>
        <w:t xml:space="preserve"> (SSD x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=1.96, </w:t>
      </w:r>
      <w:r w:rsidR="008D63B6">
        <w:rPr>
          <w:rFonts w:ascii="Garamond" w:hAnsi="Garamond"/>
          <w:i/>
        </w:rPr>
        <w:t>p</w:t>
      </w:r>
      <w:r w:rsidR="008D63B6">
        <w:rPr>
          <w:rFonts w:ascii="Garamond" w:hAnsi="Garamond"/>
        </w:rPr>
        <w:t xml:space="preserve">=0.0001) </w:t>
      </w:r>
      <w:del w:id="81" w:author="Lauren Harrison" w:date="2020-08-07T11:47:00Z">
        <w:r w:rsidR="008D63B6" w:rsidDel="007A2C0A">
          <w:rPr>
            <w:rFonts w:ascii="Garamond" w:hAnsi="Garamond"/>
          </w:rPr>
          <w:delText>or exploration</w:delText>
        </w:r>
      </w:del>
      <w:ins w:id="82" w:author="Lauren Harrison" w:date="2020-08-07T11:47:00Z">
        <w:r w:rsidR="007A2C0A">
          <w:rPr>
            <w:rFonts w:ascii="Garamond" w:hAnsi="Garamond"/>
          </w:rPr>
          <w:t>and significantly more exploratory</w:t>
        </w:r>
      </w:ins>
      <w:r w:rsidR="008D63B6">
        <w:rPr>
          <w:rFonts w:ascii="Garamond" w:hAnsi="Garamond"/>
        </w:rPr>
        <w:t xml:space="preserve"> (SSD x exploration: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=1.92, </w:t>
      </w:r>
      <w:r w:rsidR="008D63B6">
        <w:rPr>
          <w:rFonts w:ascii="Garamond" w:hAnsi="Garamond"/>
          <w:i/>
        </w:rPr>
        <w:t>p=</w:t>
      </w:r>
      <w:r w:rsidR="008D63B6">
        <w:rPr>
          <w:rFonts w:ascii="Garamond" w:hAnsi="Garamond"/>
        </w:rPr>
        <w:t>0.0002)</w:t>
      </w:r>
      <w:ins w:id="83" w:author="Lauren Harrison" w:date="2020-08-07T11:47:00Z">
        <w:r w:rsidR="007A2C0A">
          <w:rPr>
            <w:rFonts w:ascii="Garamond" w:hAnsi="Garamond"/>
          </w:rPr>
          <w:t xml:space="preserve"> than females</w:t>
        </w:r>
      </w:ins>
      <w:r w:rsidR="008D63B6">
        <w:rPr>
          <w:rFonts w:ascii="Garamond" w:hAnsi="Garamond"/>
        </w:rPr>
        <w:t>.</w:t>
      </w:r>
      <w:commentRangeEnd w:id="78"/>
      <w:r w:rsidR="0076479C">
        <w:rPr>
          <w:rStyle w:val="CommentReference"/>
        </w:rPr>
        <w:commentReference w:id="78"/>
      </w:r>
    </w:p>
    <w:p w14:paraId="4372BFA9" w14:textId="5630F9D9" w:rsidR="008D63B6" w:rsidRDefault="008D63B6" w:rsidP="000F79E0">
      <w:pPr>
        <w:rPr>
          <w:rFonts w:ascii="Garamond" w:hAnsi="Garamond"/>
        </w:rPr>
      </w:pPr>
    </w:p>
    <w:p w14:paraId="152A3A0C" w14:textId="340CAC6E" w:rsidR="000F79E0" w:rsidRDefault="00C42249" w:rsidP="00814634">
      <w:pPr>
        <w:rPr>
          <w:rFonts w:ascii="Garamond" w:hAnsi="Garamond"/>
        </w:rPr>
      </w:pPr>
      <w:r>
        <w:rPr>
          <w:rFonts w:ascii="Garamond" w:hAnsi="Garamond"/>
        </w:rPr>
        <w:t xml:space="preserve">There </w:t>
      </w:r>
      <w:del w:id="84" w:author="Lauren Harrison" w:date="2020-08-07T10:18:00Z">
        <w:r w:rsidR="000F31D1" w:rsidDel="00E30700">
          <w:rPr>
            <w:rFonts w:ascii="Garamond" w:hAnsi="Garamond"/>
          </w:rPr>
          <w:delText xml:space="preserve">was </w:delText>
        </w:r>
      </w:del>
      <w:ins w:id="85" w:author="Lauren Harrison" w:date="2020-08-07T10:18:00Z">
        <w:r w:rsidR="00E30700">
          <w:rPr>
            <w:rFonts w:ascii="Garamond" w:hAnsi="Garamond"/>
          </w:rPr>
          <w:t>were</w:t>
        </w:r>
        <w:r w:rsidR="00E30700">
          <w:rPr>
            <w:rFonts w:ascii="Garamond" w:hAnsi="Garamond"/>
          </w:rPr>
          <w:t xml:space="preserve"> </w:t>
        </w:r>
      </w:ins>
      <w:r w:rsidR="000F31D1">
        <w:rPr>
          <w:rFonts w:ascii="Garamond" w:hAnsi="Garamond"/>
        </w:rPr>
        <w:t xml:space="preserve">no significant relationships between </w:t>
      </w:r>
      <w:r w:rsidR="009C7BBB">
        <w:rPr>
          <w:rFonts w:ascii="Garamond" w:hAnsi="Garamond"/>
        </w:rPr>
        <w:t xml:space="preserve">SSD </w:t>
      </w:r>
      <w:r w:rsidR="000F31D1">
        <w:rPr>
          <w:rFonts w:ascii="Garamond" w:hAnsi="Garamond"/>
        </w:rPr>
        <w:t xml:space="preserve">and sex-differences in </w:t>
      </w:r>
      <w:r>
        <w:rPr>
          <w:rFonts w:ascii="Garamond" w:hAnsi="Garamond"/>
        </w:rPr>
        <w:t xml:space="preserve">personality trait </w:t>
      </w:r>
      <w:r w:rsidR="000F31D1">
        <w:rPr>
          <w:rFonts w:ascii="Garamond" w:hAnsi="Garamond"/>
        </w:rPr>
        <w:t>variability in any of the four taxa</w:t>
      </w:r>
      <w:r w:rsidR="000F79E0">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sidR="000F79E0">
        <w:rPr>
          <w:rFonts w:ascii="Garamond" w:hAnsi="Garamond"/>
        </w:rPr>
        <w:t xml:space="preserve">). </w:t>
      </w:r>
      <w:r w:rsidR="006F32B5">
        <w:rPr>
          <w:rFonts w:ascii="Garamond" w:hAnsi="Garamond"/>
        </w:rPr>
        <w:t>There was also no sex difference in variability when the sexes were the same size.</w:t>
      </w:r>
      <w:ins w:id="86" w:author="Lauren Harrison" w:date="2020-08-07T10:26:00Z">
        <w:r w:rsidR="00E30700">
          <w:rPr>
            <w:rFonts w:ascii="Garamond" w:hAnsi="Garamond"/>
          </w:rPr>
          <w:t xml:space="preserve"> </w:t>
        </w:r>
      </w:ins>
    </w:p>
    <w:p w14:paraId="3CD30A37" w14:textId="020ABCFC" w:rsidR="00E661EF" w:rsidRDefault="00E661EF" w:rsidP="000F79E0">
      <w:pPr>
        <w:rPr>
          <w:rFonts w:ascii="Garamond" w:hAnsi="Garamond"/>
          <w:i/>
        </w:rPr>
      </w:pPr>
    </w:p>
    <w:p w14:paraId="7100B83B" w14:textId="467ACB2E" w:rsidR="00E661EF" w:rsidDel="006C0BBF" w:rsidRDefault="006C0BBF" w:rsidP="006C0BBF">
      <w:pPr>
        <w:rPr>
          <w:del w:id="87" w:author="Lauren Harrison" w:date="2020-08-07T14:37:00Z"/>
          <w:rFonts w:ascii="Garamond" w:hAnsi="Garamond"/>
          <w:i/>
        </w:rPr>
      </w:pPr>
      <w:ins w:id="88" w:author="Lauren Harrison" w:date="2020-08-07T14:38:00Z">
        <w:r>
          <w:rPr>
            <w:rFonts w:ascii="Garamond" w:hAnsi="Garamond"/>
            <w:i/>
          </w:rPr>
          <w:t xml:space="preserve">Moved mating system to supplementary materials – I can easily move it back if we want </w:t>
        </w:r>
      </w:ins>
      <w:commentRangeStart w:id="89"/>
      <w:del w:id="90" w:author="Lauren Harrison" w:date="2020-08-07T14:37:00Z">
        <w:r w:rsidR="00E661EF" w:rsidRPr="006C0BBF" w:rsidDel="006C0BBF">
          <w:rPr>
            <w:rFonts w:ascii="Garamond" w:hAnsi="Garamond"/>
            <w:i/>
            <w:rPrChange w:id="91" w:author="Lauren Harrison" w:date="2020-08-07T14:38:00Z">
              <w:rPr/>
            </w:rPrChange>
          </w:rPr>
          <w:delText>Mating system, age, population, study environment and study type can influence personality</w:delText>
        </w:r>
      </w:del>
    </w:p>
    <w:p w14:paraId="312D7490" w14:textId="77777777" w:rsidR="006C0BBF" w:rsidRPr="006C0BBF" w:rsidRDefault="006C0BBF" w:rsidP="006C0BBF">
      <w:pPr>
        <w:rPr>
          <w:ins w:id="92" w:author="Lauren Harrison" w:date="2020-08-07T14:38:00Z"/>
          <w:rFonts w:ascii="Garamond" w:hAnsi="Garamond"/>
          <w:i/>
          <w:rPrChange w:id="93" w:author="Lauren Harrison" w:date="2020-08-07T14:38:00Z">
            <w:rPr>
              <w:ins w:id="94" w:author="Lauren Harrison" w:date="2020-08-07T14:38:00Z"/>
            </w:rPr>
          </w:rPrChange>
        </w:rPr>
      </w:pPr>
    </w:p>
    <w:p w14:paraId="104F5789" w14:textId="79984678" w:rsidR="00C97497" w:rsidDel="006C0BBF" w:rsidRDefault="00E661EF" w:rsidP="006C0BBF">
      <w:pPr>
        <w:rPr>
          <w:del w:id="95" w:author="Lauren Harrison" w:date="2020-08-07T14:37:00Z"/>
        </w:rPr>
        <w:pPrChange w:id="96" w:author="Lauren Harrison" w:date="2020-08-07T14:38:00Z">
          <w:pPr/>
        </w:pPrChange>
      </w:pPr>
      <w:del w:id="97" w:author="Lauren Harrison" w:date="2020-08-07T14:37:00Z">
        <w:r w:rsidDel="006C0BBF">
          <w:tab/>
        </w:r>
        <w:r w:rsidR="00E45471" w:rsidDel="006C0BBF">
          <w:br/>
        </w:r>
        <w:r w:rsidR="00B64659" w:rsidDel="006C0BBF">
          <w:delText>Monogam</w:delText>
        </w:r>
        <w:r w:rsidR="00BB77C0" w:rsidDel="006C0BBF">
          <w:delText>ous</w:delText>
        </w:r>
        <w:r w:rsidR="00B64659" w:rsidDel="006C0BBF">
          <w:delText xml:space="preserve"> and multiple mating </w:delText>
        </w:r>
        <w:r w:rsidR="00BB77C0" w:rsidDel="006C0BBF">
          <w:delText xml:space="preserve">systems </w:delText>
        </w:r>
        <w:r w:rsidR="00B64659" w:rsidDel="006C0BBF">
          <w:delText>were not significantly different from each other for means or variability for any of the taxonomic groups (Supplementary Table S</w:delText>
        </w:r>
        <w:r w:rsidR="00C663DD" w:rsidDel="006C0BBF">
          <w:delText>7</w:delText>
        </w:r>
        <w:r w:rsidR="00B64659" w:rsidDel="006C0BBF">
          <w:delText>). Mean personality effect sizes for adult</w:delText>
        </w:r>
        <w:r w:rsidR="00406ADE" w:rsidDel="006C0BBF">
          <w:delText>s</w:delText>
        </w:r>
        <w:r w:rsidR="00B64659" w:rsidDel="006C0BBF">
          <w:delText xml:space="preserve"> were marginally significantly different to juveniles for invertebrates (intercept: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64659" w:rsidDel="006C0BBF">
          <w:delText xml:space="preserve">=0.24, 95% CIs: -0.03, 0.51, t = 1.74, p=0.08; juvenile: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64659" w:rsidDel="006C0BBF">
          <w:delText>=-0.03, 95% CIs: -0.34, 0.28, t = -0.18, p=0.86), but not any other taxonomic group, and not for variability (Supplementary Table S</w:delText>
        </w:r>
        <w:r w:rsidR="00C663DD" w:rsidDel="006C0BBF">
          <w:delText>8</w:delText>
        </w:r>
        <w:r w:rsidR="00B64659" w:rsidDel="006C0BBF">
          <w:delText>).</w:delText>
        </w:r>
        <w:r w:rsidR="00406ADE" w:rsidDel="006C0BBF">
          <w:delText xml:space="preserve"> Fish from the wild had greater differences in variability than fish from lab populations (</w:delText>
        </w:r>
        <w:r w:rsidR="00850065" w:rsidDel="006C0BBF">
          <w:delText xml:space="preserve">intercept: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lnCVR</m:t>
              </m:r>
            </m:sub>
          </m:sSub>
          <m:r>
            <m:rPr>
              <m:sty m:val="p"/>
            </m:rPr>
            <w:rPr>
              <w:rFonts w:ascii="Cambria Math" w:hAnsi="Cambria Math"/>
            </w:rPr>
            <m:t xml:space="preserve"> </m:t>
          </m:r>
        </m:oMath>
        <w:r w:rsidR="00850065" w:rsidDel="006C0BBF">
          <w:delText xml:space="preserve">=-0.09, 95% CIs: -0.18, -0.01, t = -2.11, p=0.04; lab: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lnCVR</m:t>
              </m:r>
            </m:sub>
          </m:sSub>
          <m:r>
            <m:rPr>
              <m:sty m:val="p"/>
            </m:rPr>
            <w:rPr>
              <w:rFonts w:ascii="Cambria Math" w:hAnsi="Cambria Math"/>
            </w:rPr>
            <m:t xml:space="preserve"> </m:t>
          </m:r>
        </m:oMath>
        <w:r w:rsidR="00850065" w:rsidDel="006C0BBF">
          <w:delText>=0.08, 95% CIs: -0.02, 0.19, t = 1.55, p=0.12</w:delText>
        </w:r>
        <w:r w:rsidR="00406ADE" w:rsidDel="006C0BBF">
          <w:delText>), but not for mean personality differences (Supplementary Table S</w:delText>
        </w:r>
        <w:r w:rsidR="00C663DD" w:rsidDel="006C0BBF">
          <w:delText>9</w:delText>
        </w:r>
        <w:r w:rsidR="00406ADE" w:rsidDel="006C0BBF">
          <w:delText>).</w:delText>
        </w:r>
        <w:r w:rsidR="00BB77C0" w:rsidDel="006C0BBF">
          <w:delText xml:space="preserve"> Studies conducted in the lab were significantly different to field studies for mammals (</w:delText>
        </w:r>
        <w:r w:rsidR="00B04316" w:rsidDel="006C0BBF">
          <w:delText xml:space="preserve">intercept: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04316" w:rsidDel="006C0BBF">
          <w:delText xml:space="preserve">=0.24, 95% CIs: -0.09, 0.57, t = 1.44, p=0.15; lab: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04316" w:rsidDel="006C0BBF">
          <w:delText>= -0.31, 95% CIs: -0.56, -0.05, t = -2.34, p=0.02</w:delText>
        </w:r>
        <w:r w:rsidR="00BB77C0" w:rsidDel="006C0BBF">
          <w:delText>),</w:delText>
        </w:r>
        <w:r w:rsidR="00071011" w:rsidDel="006C0BBF">
          <w:delText xml:space="preserve"> but not for variability, and not for any other taxonomic group (Supplementary Table S</w:delText>
        </w:r>
        <w:r w:rsidR="00C663DD" w:rsidDel="006C0BBF">
          <w:delText>10</w:delText>
        </w:r>
        <w:r w:rsidR="00071011" w:rsidDel="006C0BBF">
          <w:delText xml:space="preserve">). </w:delText>
        </w:r>
        <w:r w:rsidR="00B04316" w:rsidDel="006C0BBF">
          <w:delText xml:space="preserve">Finally, effect sizes from observational studies were significantly different from experimental studies for mammals (intercept: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04316" w:rsidDel="006C0BBF">
          <w:delText xml:space="preserve">=0.00, 95% CIs: -0.21, 0.22, t = 0.03, p=0.98; observation: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04316" w:rsidDel="006C0BBF">
          <w:delText>= 0.39, 95% CIs: 0.13, 0.64, t = 2.39, p=0.004), but not for variability, and not for any other taxonomic group (Supplementary Table S</w:delText>
        </w:r>
        <w:r w:rsidR="00C663DD" w:rsidDel="006C0BBF">
          <w:delText>11</w:delText>
        </w:r>
        <w:r w:rsidR="00B04316" w:rsidDel="006C0BBF">
          <w:delText xml:space="preserve">).   </w:delText>
        </w:r>
        <w:r w:rsidR="00BB77C0" w:rsidDel="006C0BBF">
          <w:delText xml:space="preserve"> </w:delText>
        </w:r>
        <w:commentRangeEnd w:id="89"/>
        <w:r w:rsidR="0074595B" w:rsidDel="006C0BBF">
          <w:rPr>
            <w:rStyle w:val="CommentReference"/>
          </w:rPr>
          <w:commentReference w:id="89"/>
        </w:r>
      </w:del>
    </w:p>
    <w:p w14:paraId="2DE73247" w14:textId="77777777" w:rsidR="00C97497" w:rsidRDefault="00C97497" w:rsidP="006C0BBF"/>
    <w:p w14:paraId="7430F876" w14:textId="77777777" w:rsidR="00C97497" w:rsidRDefault="00C97497" w:rsidP="000F79E0">
      <w:pPr>
        <w:rPr>
          <w:rFonts w:ascii="Garamond" w:hAnsi="Garamond"/>
        </w:rPr>
      </w:pPr>
      <w:r>
        <w:rPr>
          <w:rFonts w:ascii="Garamond" w:hAnsi="Garamond"/>
          <w:i/>
        </w:rPr>
        <w:t>Publication bias</w:t>
      </w:r>
    </w:p>
    <w:p w14:paraId="605E12CB" w14:textId="77777777" w:rsidR="00E45471" w:rsidRDefault="00E45471" w:rsidP="000F79E0">
      <w:pPr>
        <w:rPr>
          <w:rFonts w:ascii="Garamond" w:hAnsi="Garamond"/>
        </w:rPr>
      </w:pPr>
    </w:p>
    <w:p w14:paraId="480A7373" w14:textId="4D74D2A1" w:rsidR="00E661EF" w:rsidRPr="00E661EF" w:rsidRDefault="00FF54B7" w:rsidP="000F79E0">
      <w:pPr>
        <w:rPr>
          <w:rFonts w:ascii="Garamond" w:hAnsi="Garamond"/>
        </w:rPr>
      </w:pPr>
      <w:r>
        <w:rPr>
          <w:rFonts w:ascii="Garamond" w:hAnsi="Garamond"/>
        </w:rPr>
        <w:t xml:space="preserve">We found evidence of publication bias for </w:t>
      </w:r>
      <w:r w:rsidR="00E45471">
        <w:rPr>
          <w:rFonts w:ascii="Garamond" w:hAnsi="Garamond"/>
        </w:rPr>
        <w:t xml:space="preserve">estimates of sex differences in </w:t>
      </w:r>
      <w:r>
        <w:rPr>
          <w:rFonts w:ascii="Garamond" w:hAnsi="Garamond"/>
        </w:rPr>
        <w:t>mean</w:t>
      </w:r>
      <w:r w:rsidR="00E45471">
        <w:rPr>
          <w:rFonts w:ascii="Garamond" w:hAnsi="Garamond"/>
        </w:rPr>
        <w:t xml:space="preserve"> or variances for personality traits in only one of 10 tests. The precision of the study predicted the effect size for the sex difference in the mean for </w:t>
      </w:r>
      <w:r>
        <w:rPr>
          <w:rFonts w:ascii="Garamond" w:hAnsi="Garamond"/>
        </w:rPr>
        <w:t>invertebrate</w:t>
      </w:r>
      <w:r w:rsidR="00E45471">
        <w:rPr>
          <w:rFonts w:ascii="Garamond" w:hAnsi="Garamond"/>
        </w:rPr>
        <w:t>s</w:t>
      </w:r>
      <w:r>
        <w:rPr>
          <w:rFonts w:ascii="Garamond" w:hAnsi="Garamond"/>
        </w:rPr>
        <w:t xml:space="preserve"> </w:t>
      </w:r>
      <w:r w:rsidR="00DC4281">
        <w:rPr>
          <w:rFonts w:ascii="Garamond" w:hAnsi="Garamond"/>
        </w:rPr>
        <w:t>(</w:t>
      </w:r>
      <w:r w:rsidR="00E45471">
        <w:rPr>
          <w:rFonts w:ascii="Garamond" w:hAnsi="Garamond"/>
        </w:rPr>
        <w:t xml:space="preserve">p = 0.004; </w:t>
      </w:r>
      <w:r w:rsidR="00DC4281">
        <w:rPr>
          <w:rFonts w:ascii="Garamond" w:hAnsi="Garamond"/>
        </w:rPr>
        <w:t>Supplementary Table S</w:t>
      </w:r>
      <w:r w:rsidR="00C663DD">
        <w:rPr>
          <w:rFonts w:ascii="Garamond" w:hAnsi="Garamond"/>
        </w:rPr>
        <w:t>12</w:t>
      </w:r>
      <w:r w:rsidR="00DC4281">
        <w:rPr>
          <w:rFonts w:ascii="Garamond" w:hAnsi="Garamond"/>
        </w:rPr>
        <w:t>)</w:t>
      </w:r>
      <w:r>
        <w:rPr>
          <w:rFonts w:ascii="Garamond" w:hAnsi="Garamond"/>
        </w:rPr>
        <w:t xml:space="preserve">. </w:t>
      </w:r>
      <w:r w:rsidR="00E45471">
        <w:rPr>
          <w:rFonts w:ascii="Garamond" w:hAnsi="Garamond"/>
        </w:rPr>
        <w:t>The test remained significant after correcting for multiple testing (</w:t>
      </w:r>
      <w:r w:rsidR="00E45471" w:rsidRPr="00B47FE6">
        <w:rPr>
          <w:rFonts w:ascii="Garamond" w:hAnsi="Garamond"/>
          <w:highlight w:val="green"/>
        </w:rPr>
        <w:t xml:space="preserve">critical Bonferroni </w:t>
      </w:r>
      <w:ins w:id="98" w:author="Lauren Harrison" w:date="2020-08-07T10:25:00Z">
        <w:r w:rsidR="00E30700">
          <w:rPr>
            <w:rFonts w:ascii="Garamond" w:hAnsi="Garamond"/>
            <w:highlight w:val="green"/>
          </w:rPr>
          <w:t>p</w:t>
        </w:r>
      </w:ins>
      <w:del w:id="99" w:author="Lauren Harrison" w:date="2020-08-07T10:25:00Z">
        <w:r w:rsidR="00E45471" w:rsidRPr="00B47FE6" w:rsidDel="00E30700">
          <w:rPr>
            <w:rFonts w:ascii="Garamond" w:hAnsi="Garamond"/>
            <w:highlight w:val="green"/>
          </w:rPr>
          <w:delText>P</w:delText>
        </w:r>
      </w:del>
      <w:r w:rsidR="00E45471" w:rsidRPr="00B47FE6">
        <w:rPr>
          <w:rFonts w:ascii="Garamond" w:hAnsi="Garamond"/>
          <w:highlight w:val="green"/>
        </w:rPr>
        <w:t>-value of 0.05/</w:t>
      </w:r>
      <w:r w:rsidR="00E45471">
        <w:rPr>
          <w:rFonts w:ascii="Garamond" w:hAnsi="Garamond"/>
          <w:highlight w:val="green"/>
        </w:rPr>
        <w:t>1</w:t>
      </w:r>
      <w:r w:rsidR="00E45471" w:rsidRPr="00B47FE6">
        <w:rPr>
          <w:rFonts w:ascii="Garamond" w:hAnsi="Garamond"/>
          <w:highlight w:val="green"/>
        </w:rPr>
        <w:t>0 = 0.00</w:t>
      </w:r>
      <w:r w:rsidR="00E45471">
        <w:rPr>
          <w:rFonts w:ascii="Garamond" w:hAnsi="Garamond"/>
          <w:highlight w:val="green"/>
        </w:rPr>
        <w:t>5</w:t>
      </w:r>
      <w:r w:rsidR="00E45471" w:rsidRPr="00B47FE6">
        <w:rPr>
          <w:rFonts w:ascii="Garamond" w:hAnsi="Garamond"/>
          <w:highlight w:val="green"/>
        </w:rPr>
        <w:t>)</w:t>
      </w:r>
      <w:r w:rsidR="00E45471">
        <w:rPr>
          <w:rFonts w:ascii="Garamond" w:hAnsi="Garamond"/>
          <w:highlight w:val="green"/>
        </w:rPr>
        <w:t>.</w:t>
      </w:r>
    </w:p>
    <w:p w14:paraId="63C0F996" w14:textId="7D33CDD3" w:rsidR="006F090E" w:rsidRDefault="006F090E" w:rsidP="000F79E0">
      <w:pPr>
        <w:rPr>
          <w:rFonts w:ascii="Garamond" w:hAnsi="Garamond"/>
          <w:i/>
        </w:rPr>
      </w:pPr>
    </w:p>
    <w:p w14:paraId="50491141" w14:textId="77777777" w:rsidR="000C6F77" w:rsidRDefault="000C6F77" w:rsidP="000C6F77">
      <w:pPr>
        <w:rPr>
          <w:rFonts w:ascii="Garamond" w:hAnsi="Garamond"/>
          <w:b/>
        </w:rPr>
      </w:pPr>
      <w:r>
        <w:rPr>
          <w:rFonts w:ascii="Garamond" w:hAnsi="Garamond"/>
          <w:b/>
        </w:rPr>
        <w:t xml:space="preserve">Discussion </w:t>
      </w:r>
    </w:p>
    <w:p w14:paraId="1E27B8C4" w14:textId="77777777" w:rsidR="000C6F77" w:rsidRDefault="000C6F77" w:rsidP="000C6F77">
      <w:pPr>
        <w:rPr>
          <w:rFonts w:ascii="Garamond" w:hAnsi="Garamond"/>
          <w:b/>
        </w:rPr>
      </w:pPr>
    </w:p>
    <w:p w14:paraId="74E7FBFC" w14:textId="6C3F2887" w:rsidR="000C6F77" w:rsidRPr="00814634" w:rsidRDefault="000C6F77" w:rsidP="000C6F77">
      <w:pPr>
        <w:ind w:firstLine="720"/>
        <w:rPr>
          <w:rFonts w:ascii="Garamond" w:hAnsi="Garamond"/>
          <w:color w:val="FF0000"/>
        </w:rPr>
      </w:pPr>
      <w:r w:rsidRPr="00814634">
        <w:rPr>
          <w:rFonts w:ascii="Garamond" w:hAnsi="Garamond"/>
          <w:color w:val="FF0000"/>
        </w:rPr>
        <w:t xml:space="preserve">Surprisingly, our meta-analysis failed to find significant sex differences in either trait means or trait variability for personality-like behaviours. When personalities were divided into their respective trait type (the Big Five) we found several significant sex differences in means for some personality types within some taxonomic groups (birds: Sociality; </w:t>
      </w:r>
      <w:proofErr w:type="spellStart"/>
      <w:r w:rsidRPr="00814634">
        <w:rPr>
          <w:rFonts w:ascii="Garamond" w:hAnsi="Garamond"/>
          <w:color w:val="FF0000"/>
        </w:rPr>
        <w:t>reptilia</w:t>
      </w:r>
      <w:proofErr w:type="spellEnd"/>
      <w:r w:rsidRPr="00814634">
        <w:rPr>
          <w:rFonts w:ascii="Garamond" w:hAnsi="Garamond"/>
          <w:color w:val="FF0000"/>
        </w:rPr>
        <w:t xml:space="preserve">: Exploration; invertebrates: Aggression, Boldness). However, only exploratory behaviour for birds and aggressive behaviour for fish had significant sex differences in variability, both skewing towards females. Finally, personality and SSD interacted significantly to show strong sex-bias for mean personality, yet only within mammals (male-bias for all personality types except activity, which had a female-bias) and </w:t>
      </w:r>
      <w:r w:rsidR="00AA1B61" w:rsidRPr="00814634">
        <w:rPr>
          <w:rFonts w:ascii="Garamond" w:hAnsi="Garamond"/>
          <w:color w:val="FF0000"/>
        </w:rPr>
        <w:t>invertebrates</w:t>
      </w:r>
      <w:r w:rsidRPr="00814634">
        <w:rPr>
          <w:rFonts w:ascii="Garamond" w:hAnsi="Garamond"/>
          <w:color w:val="FF0000"/>
        </w:rPr>
        <w:t xml:space="preserve"> (male-biased aggression), and did not moderate sex differences in variability for any personality type or taxonomic group.  </w:t>
      </w:r>
    </w:p>
    <w:p w14:paraId="02BAE903" w14:textId="26F2D0B3" w:rsidR="000C6F77" w:rsidRPr="00814634" w:rsidRDefault="000C6F77" w:rsidP="000C6F77">
      <w:pPr>
        <w:rPr>
          <w:rFonts w:ascii="Garamond" w:hAnsi="Garamond"/>
          <w:color w:val="FF0000"/>
        </w:rPr>
      </w:pPr>
    </w:p>
    <w:p w14:paraId="25D2C8A2" w14:textId="43206554" w:rsidR="00945ECA" w:rsidRPr="00814634" w:rsidRDefault="00945ECA" w:rsidP="00945ECA">
      <w:pPr>
        <w:ind w:firstLine="360"/>
        <w:rPr>
          <w:rFonts w:ascii="Garamond" w:hAnsi="Garamond"/>
          <w:i/>
          <w:color w:val="FF0000"/>
        </w:rPr>
      </w:pPr>
      <w:r w:rsidRPr="00814634">
        <w:rPr>
          <w:rFonts w:ascii="Garamond" w:hAnsi="Garamond"/>
          <w:color w:val="FF0000"/>
        </w:rPr>
        <w:t xml:space="preserve">The sex chromosome hypothesis suggests that variability for shared traits should reflect sex chromosomal arrangement. While we did observe a tendency for mean variability estimates to skew towards the heterogametic sex (especially mammals and birds), most estimates were nonsignificant. This was surprising considering the number of studies that </w:t>
      </w:r>
      <w:r w:rsidR="00BA2247" w:rsidRPr="00814634">
        <w:rPr>
          <w:rFonts w:ascii="Garamond" w:hAnsi="Garamond"/>
          <w:color w:val="FF0000"/>
        </w:rPr>
        <w:t>suggest</w:t>
      </w:r>
      <w:r w:rsidRPr="00814634">
        <w:rPr>
          <w:rFonts w:ascii="Garamond" w:hAnsi="Garamond"/>
          <w:color w:val="FF0000"/>
        </w:rPr>
        <w:t xml:space="preserve"> </w:t>
      </w:r>
      <w:proofErr w:type="spellStart"/>
      <w:r w:rsidR="0079338B" w:rsidRPr="00814634">
        <w:rPr>
          <w:rFonts w:ascii="Garamond" w:hAnsi="Garamond"/>
          <w:color w:val="FF0000"/>
        </w:rPr>
        <w:t>heterogamety</w:t>
      </w:r>
      <w:proofErr w:type="spellEnd"/>
      <w:r w:rsidRPr="00814634">
        <w:rPr>
          <w:rFonts w:ascii="Garamond" w:hAnsi="Garamond"/>
          <w:color w:val="FF0000"/>
        </w:rPr>
        <w:t xml:space="preserve"> </w:t>
      </w:r>
      <w:r w:rsidR="00BA2247" w:rsidRPr="00814634">
        <w:rPr>
          <w:rFonts w:ascii="Garamond" w:hAnsi="Garamond"/>
          <w:color w:val="FF0000"/>
        </w:rPr>
        <w:t>is</w:t>
      </w:r>
      <w:r w:rsidRPr="00814634">
        <w:rPr>
          <w:rFonts w:ascii="Garamond" w:hAnsi="Garamond"/>
          <w:color w:val="FF0000"/>
        </w:rPr>
        <w:t xml:space="preserve"> the mechanism </w:t>
      </w:r>
      <w:r w:rsidR="00BA2247" w:rsidRPr="00814634">
        <w:rPr>
          <w:rFonts w:ascii="Garamond" w:hAnsi="Garamond"/>
          <w:color w:val="FF0000"/>
        </w:rPr>
        <w:t>driving</w:t>
      </w:r>
      <w:r w:rsidRPr="00814634">
        <w:rPr>
          <w:rFonts w:ascii="Garamond" w:hAnsi="Garamond"/>
          <w:color w:val="FF0000"/>
        </w:rPr>
        <w:t xml:space="preserve"> greater male variability. For example, greater male than female variability has been reported for traits like personality types in humans </w:t>
      </w:r>
      <w:r w:rsidRPr="00814634">
        <w:rPr>
          <w:rFonts w:ascii="Garamond" w:hAnsi="Garamond"/>
          <w:color w:val="FF0000"/>
        </w:rPr>
        <w:fldChar w:fldCharType="begin" w:fldLock="1"/>
      </w:r>
      <w:r w:rsidR="009074EF"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World","type":"article-journal","volume":"28"},"uris":["http://www.mendeley.com/documents/?uuid=e2b9092f-e014-4fbc-bea0-a6e24928a0e5"]}],"mendeley":{"formattedCitation":"(Archer &amp; Mehdikhani 2003; Karwowski &lt;i&gt;et al.&lt;/i&gt; 2016)","plainTextFormattedCitation":"(Archer &amp; Mehdikhani 2003; Karwowski et al. 2016)","previouslyFormattedCitation":"(Archer &amp; Mehdikhani 2003; Karwowski &lt;i&gt;et al.&lt;/i&gt; 2016)"},"properties":{"noteIndex":0},"schema":"https://github.com/citation-style-language/schema/raw/master/csl-citation.json"}</w:instrText>
      </w:r>
      <w:r w:rsidRPr="00814634">
        <w:rPr>
          <w:rFonts w:ascii="Garamond" w:hAnsi="Garamond"/>
          <w:color w:val="FF0000"/>
        </w:rPr>
        <w:fldChar w:fldCharType="separate"/>
      </w:r>
      <w:r w:rsidR="00967FCB" w:rsidRPr="00814634">
        <w:rPr>
          <w:rFonts w:ascii="Garamond" w:hAnsi="Garamond"/>
          <w:noProof/>
          <w:color w:val="FF0000"/>
        </w:rPr>
        <w:t xml:space="preserve">(Archer &amp; Mehdikhani 2003; Karwowski </w:t>
      </w:r>
      <w:r w:rsidR="00967FCB" w:rsidRPr="00814634">
        <w:rPr>
          <w:rFonts w:ascii="Garamond" w:hAnsi="Garamond"/>
          <w:i/>
          <w:noProof/>
          <w:color w:val="FF0000"/>
        </w:rPr>
        <w:t>et al.</w:t>
      </w:r>
      <w:r w:rsidR="00967FCB" w:rsidRPr="00814634">
        <w:rPr>
          <w:rFonts w:ascii="Garamond" w:hAnsi="Garamond"/>
          <w:noProof/>
          <w:color w:val="FF0000"/>
        </w:rPr>
        <w:t xml:space="preserve"> 2016)</w:t>
      </w:r>
      <w:r w:rsidRPr="00814634">
        <w:rPr>
          <w:rFonts w:ascii="Garamond" w:hAnsi="Garamond"/>
          <w:color w:val="FF0000"/>
        </w:rPr>
        <w:fldChar w:fldCharType="end"/>
      </w:r>
      <w:r w:rsidRPr="00814634">
        <w:rPr>
          <w:rFonts w:ascii="Garamond" w:hAnsi="Garamond"/>
          <w:color w:val="FF0000"/>
        </w:rPr>
        <w:t xml:space="preserve">, cognition and intelligence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ability","type":"article-journal","volume":"117"},"uris":["http://www.mendeley.com/documents/?uuid=804bf7d6-5c8f-4090-9177-67ed43343fb3"]},{"id":"ITEM-3","itemData":{"DOI":"10.1016/j.paid.2005.11.027","ISSN":"01918869","abstract":"Why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childhood","type":"article-journal","volume":"41"},"uris":["http://www.mendeley.com/documents/?uuid=5109a522-2960-4fae-a9ee-b728714c3ca6"]},{"id":"ITEM-4","itemData":{"DOI":"10.1111/j.1745-6924.2008.00096.x","ISSN":"17456924","abstract":"The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Question","type":"article-journal","volume":"3"},"uris":["http://www.mendeley.com/documents/?uuid=b947f25f-deec-4898-84f7-81f1360eb4d0"]},{"id":"ITEM-5","itemData":{"DOI":"10.1111/j.1745-6924.2009.01168.x","ISSN":"17456924","abstract":"There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Science","id":"ITEM-5","issue":"6","issued":{"date-parts":[["2009"]]},"page":"598-611","title":"A Role for the X Chromosome in Sex Differences in Variability in General Intelligence?","type":"article-journal","volume":"4"},"uris":["http://www.mendeley.com/documents/?uuid=73693120-fa3a-4ecc-8232-32248b482c15"]}],"mendeley":{"formattedCitation":"(Halpern &amp; LaMay 2000; Jones &lt;i&gt;et al.&lt;/i&gt; 2003; Arden &amp; Plomin 2006; Johnson &lt;i&gt;et al.&lt;/i&gt; 2008, 2009)","plainTextFormattedCitation":"(Halpern &amp; LaMay 2000; Jones et al. 2003; Arden &amp; Plomin 2006; Johnson et al. 2008, 2009)","previouslyFormattedCitation":"(Halpern &amp; LaMay 2000; Jones &lt;i&gt;et al.&lt;/i&gt; 2003; Arden &amp; Plomin 2006; Johnson &lt;i&gt;et al.&lt;/i&gt; 2008, 2009)"},"properties":{"noteIndex":0},"schema":"https://github.com/citation-style-language/schema/raw/master/csl-citation.json"}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(Halpern &amp; LaMay 2000; Jones </w:t>
      </w:r>
      <w:r w:rsidRPr="00814634">
        <w:rPr>
          <w:rFonts w:ascii="Garamond" w:hAnsi="Garamond"/>
          <w:i/>
          <w:noProof/>
          <w:color w:val="FF0000"/>
        </w:rPr>
        <w:t>et al.</w:t>
      </w:r>
      <w:r w:rsidRPr="00814634">
        <w:rPr>
          <w:rFonts w:ascii="Garamond" w:hAnsi="Garamond"/>
          <w:noProof/>
          <w:color w:val="FF0000"/>
        </w:rPr>
        <w:t xml:space="preserve"> 2003; Arden &amp; Plomin 2006; Johnson </w:t>
      </w:r>
      <w:r w:rsidRPr="00814634">
        <w:rPr>
          <w:rFonts w:ascii="Garamond" w:hAnsi="Garamond"/>
          <w:i/>
          <w:noProof/>
          <w:color w:val="FF0000"/>
        </w:rPr>
        <w:t>et al.</w:t>
      </w:r>
      <w:r w:rsidRPr="00814634">
        <w:rPr>
          <w:rFonts w:ascii="Garamond" w:hAnsi="Garamond"/>
          <w:noProof/>
          <w:color w:val="FF0000"/>
        </w:rPr>
        <w:t xml:space="preserve"> 2008, 2009)</w:t>
      </w:r>
      <w:r w:rsidRPr="00814634">
        <w:rPr>
          <w:rFonts w:ascii="Garamond" w:hAnsi="Garamond"/>
          <w:color w:val="FF0000"/>
        </w:rPr>
        <w:fldChar w:fldCharType="end"/>
      </w:r>
      <w:r w:rsidRPr="00814634">
        <w:rPr>
          <w:rFonts w:ascii="Garamond" w:hAnsi="Garamond"/>
          <w:color w:val="FF0000"/>
        </w:rPr>
        <w:t xml:space="preserve">, and for morphological traits like body size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(Reinhold &amp; Engqvist 2013)</w:t>
      </w:r>
      <w:r w:rsidRPr="00814634">
        <w:rPr>
          <w:rFonts w:ascii="Garamond" w:hAnsi="Garamond"/>
          <w:color w:val="FF0000"/>
        </w:rPr>
        <w:fldChar w:fldCharType="end"/>
      </w:r>
      <w:r w:rsidRPr="00814634">
        <w:rPr>
          <w:rFonts w:ascii="Garamond" w:hAnsi="Garamond"/>
          <w:color w:val="FF0000"/>
        </w:rPr>
        <w:t xml:space="preserve">, and brain structure </w:t>
      </w:r>
      <w:r w:rsidRPr="00814634">
        <w:rPr>
          <w:rFonts w:ascii="Garamond" w:hAnsi="Garamond"/>
          <w:color w:val="FF0000"/>
        </w:rPr>
        <w:fldChar w:fldCharType="begin" w:fldLock="1"/>
      </w:r>
      <w:r w:rsidR="00976782">
        <w:rPr>
          <w:rFonts w:ascii="Garamond" w:hAnsi="Garamond"/>
          <w:color w:val="FF0000"/>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gender","type":"article-journal","volume":"5"},"uris":["http://www.mendeley.com/documents/?uuid=c14a5295-6543-437d-b5b7-724a896dbd43"]},{"id":"ITEM-2","itemData":{"DOI":"10.1016/j.intell.2017.04.007","ISSN":"01602896","abstract":"Utilizing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d":{"date-parts":[["2017"]]},"page":"78-88","title":"Sex differences in brain size and general intelligence (g)","type":"article-journal","volume":"63"},"uris":["http://www.mendeley.com/documents/?uuid=6a952dc4-a33b-42f3-b742-0b65d059b4c8"]},{"id":"ITEM-3","itemData":{"DOI":"10.1098/rspb.2019.2858","ISBN":"0000000167","ISSN":"0962-8452","abstract":"Across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Sciences","id":"ITEM-3","issue":"1925","issued":{"date-parts":[["2020"]]},"page":"20192858","title":"Greater variability in chimpanzee (Pan troglodytes) brain structure among males","type":"article-journal","volume":"287"},"uris":["http://www.mendeley.com/documents/?uuid=23765dd6-95c1-4551-8ce6-1989a91548ce"]}],"mendeley":{"formattedCitation":"(Arnold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(Arnold 2004; van der Linden </w:t>
      </w:r>
      <w:r w:rsidRPr="00814634">
        <w:rPr>
          <w:rFonts w:ascii="Garamond" w:hAnsi="Garamond"/>
          <w:i/>
          <w:noProof/>
          <w:color w:val="FF0000"/>
        </w:rPr>
        <w:t>et al.</w:t>
      </w:r>
      <w:r w:rsidRPr="00814634">
        <w:rPr>
          <w:rFonts w:ascii="Garamond" w:hAnsi="Garamond"/>
          <w:noProof/>
          <w:color w:val="FF0000"/>
        </w:rPr>
        <w:t xml:space="preserve"> 2017; DeCasien </w:t>
      </w:r>
      <w:r w:rsidRPr="00814634">
        <w:rPr>
          <w:rFonts w:ascii="Garamond" w:hAnsi="Garamond"/>
          <w:i/>
          <w:noProof/>
          <w:color w:val="FF0000"/>
        </w:rPr>
        <w:t>et al.</w:t>
      </w:r>
      <w:r w:rsidRPr="00814634">
        <w:rPr>
          <w:rFonts w:ascii="Garamond" w:hAnsi="Garamond"/>
          <w:noProof/>
          <w:color w:val="FF0000"/>
        </w:rPr>
        <w:t xml:space="preserve"> 2020)</w:t>
      </w:r>
      <w:r w:rsidRPr="00814634">
        <w:rPr>
          <w:rFonts w:ascii="Garamond" w:hAnsi="Garamond"/>
          <w:color w:val="FF0000"/>
        </w:rPr>
        <w:fldChar w:fldCharType="end"/>
      </w:r>
      <w:r w:rsidRPr="00814634">
        <w:rPr>
          <w:rFonts w:ascii="Garamond" w:hAnsi="Garamond"/>
          <w:color w:val="FF0000"/>
        </w:rPr>
        <w:t xml:space="preserve">. Importantly, these traits are also considered important for reproduction; in men, extraversion and creative personality types attract more mating opportunities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(Buss 1995; Nettle 2006)</w:t>
      </w:r>
      <w:r w:rsidRPr="00814634">
        <w:rPr>
          <w:rFonts w:ascii="Garamond" w:hAnsi="Garamond"/>
          <w:color w:val="FF0000"/>
        </w:rPr>
        <w:fldChar w:fldCharType="end"/>
      </w:r>
      <w:r w:rsidRPr="00814634">
        <w:rPr>
          <w:rFonts w:ascii="Garamond" w:hAnsi="Garamond"/>
          <w:color w:val="FF0000"/>
        </w:rPr>
        <w:t>, while body size is important for male-male competition (</w:t>
      </w:r>
      <w:r w:rsidR="0079338B" w:rsidRPr="00814634">
        <w:rPr>
          <w:rFonts w:ascii="Garamond" w:hAnsi="Garamond"/>
          <w:color w:val="FF0000"/>
        </w:rPr>
        <w:t>Darwin 1871</w:t>
      </w:r>
      <w:r w:rsidRPr="00814634">
        <w:rPr>
          <w:rFonts w:ascii="Garamond" w:hAnsi="Garamond"/>
          <w:color w:val="FF0000"/>
        </w:rPr>
        <w:t xml:space="preserve">). Therefore, we should expect traits related to reproduction to have greater male variability, </w:t>
      </w:r>
      <w:r w:rsidR="0079338B" w:rsidRPr="00814634">
        <w:rPr>
          <w:rFonts w:ascii="Garamond" w:hAnsi="Garamond"/>
          <w:color w:val="FF0000"/>
        </w:rPr>
        <w:t>n</w:t>
      </w:r>
      <w:r w:rsidRPr="00814634">
        <w:rPr>
          <w:rFonts w:ascii="Garamond" w:hAnsi="Garamond"/>
          <w:color w:val="FF0000"/>
        </w:rPr>
        <w:t xml:space="preserve">ot </w:t>
      </w:r>
      <w:r w:rsidR="00382588" w:rsidRPr="00814634">
        <w:rPr>
          <w:rFonts w:ascii="Garamond" w:hAnsi="Garamond"/>
          <w:color w:val="FF0000"/>
        </w:rPr>
        <w:t>just</w:t>
      </w:r>
      <w:r w:rsidR="0079338B" w:rsidRPr="00814634">
        <w:rPr>
          <w:rFonts w:ascii="Garamond" w:hAnsi="Garamond"/>
          <w:color w:val="FF0000"/>
        </w:rPr>
        <w:t xml:space="preserve"> </w:t>
      </w:r>
      <w:r w:rsidRPr="00814634">
        <w:rPr>
          <w:rFonts w:ascii="Garamond" w:hAnsi="Garamond"/>
          <w:color w:val="FF0000"/>
        </w:rPr>
        <w:t xml:space="preserve">because of sex chromosomal arrangement. </w:t>
      </w:r>
    </w:p>
    <w:p w14:paraId="4C3D390B" w14:textId="77777777" w:rsidR="00945ECA" w:rsidRPr="00814634" w:rsidRDefault="00945ECA" w:rsidP="000C6F77">
      <w:pPr>
        <w:rPr>
          <w:rFonts w:ascii="Garamond" w:hAnsi="Garamond"/>
          <w:color w:val="FF0000"/>
        </w:rPr>
      </w:pPr>
    </w:p>
    <w:p w14:paraId="6DFC9BF5" w14:textId="05AB40F7" w:rsidR="005F153B" w:rsidRPr="00814634" w:rsidRDefault="000C6F77" w:rsidP="000C6F77">
      <w:pPr>
        <w:ind w:firstLine="360"/>
        <w:rPr>
          <w:rFonts w:ascii="Garamond" w:hAnsi="Garamond"/>
          <w:color w:val="FF0000"/>
        </w:rPr>
      </w:pPr>
      <w:r w:rsidRPr="00814634">
        <w:rPr>
          <w:rFonts w:ascii="Garamond" w:hAnsi="Garamond"/>
          <w:color w:val="FF0000"/>
        </w:rPr>
        <w:t xml:space="preserve">Despite suggestions that </w:t>
      </w:r>
      <w:r w:rsidR="00BB0490" w:rsidRPr="00814634">
        <w:rPr>
          <w:rFonts w:ascii="Garamond" w:hAnsi="Garamond"/>
          <w:color w:val="FF0000"/>
        </w:rPr>
        <w:t xml:space="preserve">most shared traits should have </w:t>
      </w:r>
      <w:r w:rsidRPr="00814634">
        <w:rPr>
          <w:rFonts w:ascii="Garamond" w:hAnsi="Garamond"/>
          <w:color w:val="FF0000"/>
        </w:rPr>
        <w:t xml:space="preserve">greater male variability, </w:t>
      </w:r>
      <w:r w:rsidR="00BB0490" w:rsidRPr="00814634">
        <w:rPr>
          <w:rFonts w:ascii="Garamond" w:hAnsi="Garamond"/>
          <w:color w:val="FF0000"/>
        </w:rPr>
        <w:t xml:space="preserve">our meta-analysis found no </w:t>
      </w:r>
      <w:r w:rsidR="00616178" w:rsidRPr="00814634">
        <w:rPr>
          <w:rFonts w:ascii="Garamond" w:hAnsi="Garamond"/>
          <w:color w:val="FF0000"/>
        </w:rPr>
        <w:t xml:space="preserve">evidence for </w:t>
      </w:r>
      <w:r w:rsidR="00BB0490" w:rsidRPr="00814634">
        <w:rPr>
          <w:rFonts w:ascii="Garamond" w:hAnsi="Garamond"/>
          <w:color w:val="FF0000"/>
        </w:rPr>
        <w:t xml:space="preserve">male-biased variability for </w:t>
      </w:r>
      <w:r w:rsidR="00616178" w:rsidRPr="00814634">
        <w:rPr>
          <w:rFonts w:ascii="Garamond" w:hAnsi="Garamond"/>
          <w:color w:val="FF0000"/>
        </w:rPr>
        <w:t xml:space="preserve">any </w:t>
      </w:r>
      <w:r w:rsidR="00BB0490" w:rsidRPr="00814634">
        <w:rPr>
          <w:rFonts w:ascii="Garamond" w:hAnsi="Garamond"/>
          <w:color w:val="FF0000"/>
        </w:rPr>
        <w:t xml:space="preserve">personality trait. </w:t>
      </w:r>
      <w:r w:rsidR="00770E7A" w:rsidRPr="00814634">
        <w:rPr>
          <w:rFonts w:ascii="Garamond" w:hAnsi="Garamond"/>
          <w:color w:val="FF0000"/>
        </w:rPr>
        <w:t>W</w:t>
      </w:r>
      <w:r w:rsidRPr="00814634">
        <w:rPr>
          <w:rFonts w:ascii="Garamond" w:hAnsi="Garamond"/>
          <w:color w:val="FF0000"/>
        </w:rPr>
        <w:t xml:space="preserve">e </w:t>
      </w:r>
      <w:r w:rsidR="009F51BB" w:rsidRPr="00814634">
        <w:rPr>
          <w:rFonts w:ascii="Garamond" w:hAnsi="Garamond"/>
          <w:color w:val="FF0000"/>
        </w:rPr>
        <w:t>expected aggression</w:t>
      </w:r>
      <w:r w:rsidR="00616178" w:rsidRPr="00814634">
        <w:rPr>
          <w:rFonts w:ascii="Garamond" w:hAnsi="Garamond"/>
          <w:color w:val="FF0000"/>
        </w:rPr>
        <w:t xml:space="preserve"> </w:t>
      </w:r>
      <w:r w:rsidR="009F51BB" w:rsidRPr="00814634">
        <w:rPr>
          <w:rFonts w:ascii="Garamond" w:hAnsi="Garamond"/>
          <w:color w:val="FF0000"/>
        </w:rPr>
        <w:t xml:space="preserve">to show strong male bias within all taxonomic groups </w:t>
      </w:r>
      <w:r w:rsidR="004D74EA" w:rsidRPr="00814634">
        <w:rPr>
          <w:rFonts w:ascii="Garamond" w:hAnsi="Garamond"/>
          <w:color w:val="FF0000"/>
        </w:rPr>
        <w:t>for mean differences and variability</w:t>
      </w:r>
      <w:r w:rsidR="00616178" w:rsidRPr="00814634">
        <w:rPr>
          <w:rFonts w:ascii="Garamond" w:hAnsi="Garamond"/>
          <w:color w:val="FF0000"/>
        </w:rPr>
        <w:t>, y</w:t>
      </w:r>
      <w:r w:rsidR="004D74EA" w:rsidRPr="00814634">
        <w:rPr>
          <w:rFonts w:ascii="Garamond" w:hAnsi="Garamond"/>
          <w:color w:val="FF0000"/>
        </w:rPr>
        <w:t>et</w:t>
      </w:r>
      <w:r w:rsidR="009F51BB" w:rsidRPr="00814634">
        <w:rPr>
          <w:rFonts w:ascii="Garamond" w:hAnsi="Garamond"/>
          <w:color w:val="FF0000"/>
        </w:rPr>
        <w:t xml:space="preserve"> only invertebrates had significant sex differences in mean aggression, and </w:t>
      </w:r>
      <w:r w:rsidR="001D64AB" w:rsidRPr="00814634">
        <w:rPr>
          <w:rFonts w:ascii="Garamond" w:hAnsi="Garamond"/>
          <w:color w:val="FF0000"/>
        </w:rPr>
        <w:t xml:space="preserve">only fish </w:t>
      </w:r>
      <w:r w:rsidR="00FE075B" w:rsidRPr="00814634">
        <w:rPr>
          <w:rFonts w:ascii="Garamond" w:hAnsi="Garamond"/>
          <w:color w:val="FF0000"/>
        </w:rPr>
        <w:t>had significant</w:t>
      </w:r>
      <w:r w:rsidR="009F51BB" w:rsidRPr="00814634">
        <w:rPr>
          <w:rFonts w:ascii="Garamond" w:hAnsi="Garamond"/>
          <w:color w:val="FF0000"/>
        </w:rPr>
        <w:t xml:space="preserve"> sex differences in variability </w:t>
      </w:r>
      <w:r w:rsidR="00FE075B" w:rsidRPr="00814634">
        <w:rPr>
          <w:rFonts w:ascii="Garamond" w:hAnsi="Garamond"/>
          <w:color w:val="FF0000"/>
        </w:rPr>
        <w:t>for</w:t>
      </w:r>
      <w:r w:rsidR="009F51BB" w:rsidRPr="00814634">
        <w:rPr>
          <w:rFonts w:ascii="Garamond" w:hAnsi="Garamond"/>
          <w:color w:val="FF0000"/>
        </w:rPr>
        <w:t xml:space="preserve"> aggression</w:t>
      </w:r>
      <w:r w:rsidR="001D64AB" w:rsidRPr="00814634">
        <w:rPr>
          <w:rFonts w:ascii="Garamond" w:hAnsi="Garamond"/>
          <w:color w:val="FF0000"/>
        </w:rPr>
        <w:t xml:space="preserve"> (female-biased)</w:t>
      </w:r>
      <w:r w:rsidRPr="00814634">
        <w:rPr>
          <w:rFonts w:ascii="Garamond" w:hAnsi="Garamond"/>
          <w:color w:val="FF0000"/>
        </w:rPr>
        <w:t xml:space="preserve">. </w:t>
      </w:r>
      <w:r w:rsidR="00FE075B" w:rsidRPr="00814634">
        <w:rPr>
          <w:rFonts w:ascii="Garamond" w:hAnsi="Garamond"/>
          <w:color w:val="FF0000"/>
        </w:rPr>
        <w:t xml:space="preserve">These results </w:t>
      </w:r>
      <w:r w:rsidR="00616178" w:rsidRPr="00814634">
        <w:rPr>
          <w:rFonts w:ascii="Garamond" w:hAnsi="Garamond"/>
          <w:color w:val="FF0000"/>
        </w:rPr>
        <w:t>were</w:t>
      </w:r>
      <w:r w:rsidRPr="00814634">
        <w:rPr>
          <w:rFonts w:ascii="Garamond" w:hAnsi="Garamond"/>
          <w:color w:val="FF0000"/>
        </w:rPr>
        <w:t xml:space="preserve"> surprising given that male aggression should correlate with male-male competition and </w:t>
      </w:r>
      <w:r w:rsidR="001D64AB" w:rsidRPr="00814634">
        <w:rPr>
          <w:rFonts w:ascii="Garamond" w:hAnsi="Garamond"/>
          <w:color w:val="FF0000"/>
        </w:rPr>
        <w:t>sexual selection</w:t>
      </w:r>
      <w:r w:rsidR="00D40DD1" w:rsidRPr="00814634">
        <w:rPr>
          <w:rFonts w:ascii="Garamond" w:hAnsi="Garamond"/>
          <w:color w:val="FF0000"/>
        </w:rPr>
        <w:t xml:space="preserve"> (e.g. </w:t>
      </w:r>
      <w:proofErr w:type="spellStart"/>
      <w:r w:rsidR="00D40DD1" w:rsidRPr="00814634">
        <w:rPr>
          <w:rFonts w:ascii="Garamond" w:hAnsi="Garamond"/>
          <w:color w:val="FF0000"/>
        </w:rPr>
        <w:t>Schuett</w:t>
      </w:r>
      <w:proofErr w:type="spellEnd"/>
      <w:r w:rsidR="00D40DD1" w:rsidRPr="00814634">
        <w:rPr>
          <w:rFonts w:ascii="Garamond" w:hAnsi="Garamond"/>
          <w:color w:val="FF0000"/>
        </w:rPr>
        <w:t xml:space="preserve"> </w:t>
      </w:r>
      <w:r w:rsidR="00D40DD1" w:rsidRPr="00814634">
        <w:rPr>
          <w:rFonts w:ascii="Garamond" w:hAnsi="Garamond"/>
          <w:i/>
          <w:color w:val="FF0000"/>
        </w:rPr>
        <w:t>et al</w:t>
      </w:r>
      <w:r w:rsidR="00D40DD1" w:rsidRPr="00814634">
        <w:rPr>
          <w:rFonts w:ascii="Garamond" w:hAnsi="Garamond"/>
          <w:color w:val="FF0000"/>
        </w:rPr>
        <w:t>. 2010)</w:t>
      </w:r>
      <w:r w:rsidRPr="00814634">
        <w:rPr>
          <w:rFonts w:ascii="Garamond" w:hAnsi="Garamond"/>
          <w:color w:val="FF0000"/>
        </w:rPr>
        <w:t xml:space="preserve">. </w:t>
      </w:r>
      <w:r w:rsidR="00DF3272" w:rsidRPr="00814634">
        <w:rPr>
          <w:rFonts w:ascii="Garamond" w:hAnsi="Garamond"/>
          <w:color w:val="FF0000"/>
        </w:rPr>
        <w:t xml:space="preserve">However, </w:t>
      </w:r>
      <w:r w:rsidR="005F153B" w:rsidRPr="00814634">
        <w:rPr>
          <w:rFonts w:ascii="Garamond" w:hAnsi="Garamond"/>
          <w:color w:val="FF0000"/>
        </w:rPr>
        <w:t xml:space="preserve">female aggression is common for establishing social hierarchies and for defending offspring </w:t>
      </w:r>
      <w:r w:rsidR="005F153B" w:rsidRPr="00814634">
        <w:rPr>
          <w:rFonts w:ascii="Garamond" w:hAnsi="Garamond"/>
          <w:color w:val="FF0000"/>
        </w:rPr>
        <w:fldChar w:fldCharType="begin" w:fldLock="1"/>
      </w:r>
      <w:r w:rsidR="00967FCB" w:rsidRPr="00814634">
        <w:rPr>
          <w:rFonts w:ascii="Garamond" w:hAnsi="Garamond"/>
          <w:color w:val="FF0000"/>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aggression","type":"article-journal","volume":"22"},"uris":["http://www.mendeley.com/documents/?uuid=9d165d1b-2d4c-4712-994c-e769318615b8"]}],"mendeley":{"formattedCitation":"(Campbell 1999)","manualFormatting":"(e.g. Campbell 1999)","plainTextFormattedCitation":"(Campbell 1999)","previouslyFormattedCitation":"(Campbell 1999)"},"properties":{"noteIndex":0},"schema":"https://github.com/citation-style-language/schema/raw/master/csl-citation.json"}</w:instrText>
      </w:r>
      <w:r w:rsidR="005F153B" w:rsidRPr="00814634">
        <w:rPr>
          <w:rFonts w:ascii="Garamond" w:hAnsi="Garamond"/>
          <w:color w:val="FF0000"/>
        </w:rPr>
        <w:fldChar w:fldCharType="separate"/>
      </w:r>
      <w:r w:rsidR="005F153B" w:rsidRPr="00814634">
        <w:rPr>
          <w:rFonts w:ascii="Garamond" w:hAnsi="Garamond"/>
          <w:noProof/>
          <w:color w:val="FF0000"/>
        </w:rPr>
        <w:t>(e.g. Campbell 1999)</w:t>
      </w:r>
      <w:r w:rsidR="005F153B" w:rsidRPr="00814634">
        <w:rPr>
          <w:rFonts w:ascii="Garamond" w:hAnsi="Garamond"/>
          <w:color w:val="FF0000"/>
        </w:rPr>
        <w:fldChar w:fldCharType="end"/>
      </w:r>
      <w:r w:rsidR="005F153B" w:rsidRPr="00814634">
        <w:rPr>
          <w:rFonts w:ascii="Garamond" w:hAnsi="Garamond"/>
          <w:color w:val="FF0000"/>
        </w:rPr>
        <w:t xml:space="preserve">. Although sex roles can vary across the animal kingdom, females </w:t>
      </w:r>
      <w:r w:rsidR="00AE1627" w:rsidRPr="00814634">
        <w:rPr>
          <w:rFonts w:ascii="Garamond" w:hAnsi="Garamond"/>
          <w:color w:val="FF0000"/>
        </w:rPr>
        <w:t xml:space="preserve">generally </w:t>
      </w:r>
      <w:r w:rsidR="005F153B" w:rsidRPr="00814634">
        <w:rPr>
          <w:rFonts w:ascii="Garamond" w:hAnsi="Garamond"/>
          <w:color w:val="FF0000"/>
        </w:rPr>
        <w:t xml:space="preserve">have the greatest investment in offspring (via anisogamy,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Janicke </w:t>
      </w:r>
      <w:r w:rsidR="004923C5" w:rsidRPr="00814634">
        <w:rPr>
          <w:rFonts w:ascii="Garamond" w:hAnsi="Garamond"/>
          <w:i/>
          <w:noProof/>
          <w:color w:val="FF0000"/>
        </w:rPr>
        <w:t>et al.</w:t>
      </w:r>
      <w:r w:rsidR="004923C5" w:rsidRPr="00814634">
        <w:rPr>
          <w:rFonts w:ascii="Garamond" w:hAnsi="Garamond"/>
          <w:noProof/>
          <w:color w:val="FF0000"/>
        </w:rPr>
        <w:t xml:space="preserve"> 2016)</w:t>
      </w:r>
      <w:r w:rsidR="004923C5" w:rsidRPr="00814634">
        <w:rPr>
          <w:rFonts w:ascii="Garamond" w:hAnsi="Garamond"/>
          <w:color w:val="FF0000"/>
        </w:rPr>
        <w:fldChar w:fldCharType="end"/>
      </w:r>
      <w:r w:rsidR="005F153B" w:rsidRPr="00814634">
        <w:rPr>
          <w:rFonts w:ascii="Garamond" w:hAnsi="Garamond"/>
          <w:color w:val="FF0000"/>
        </w:rPr>
        <w:t xml:space="preserve">, so females who provide parental care should be more aggressive than males in this context. Parental care could </w:t>
      </w:r>
      <w:r w:rsidR="002B74A4" w:rsidRPr="00814634">
        <w:rPr>
          <w:rFonts w:ascii="Garamond" w:hAnsi="Garamond"/>
          <w:color w:val="FF0000"/>
        </w:rPr>
        <w:t xml:space="preserve">also </w:t>
      </w:r>
      <w:r w:rsidR="005F153B" w:rsidRPr="00814634">
        <w:rPr>
          <w:rFonts w:ascii="Garamond" w:hAnsi="Garamond"/>
          <w:color w:val="FF0000"/>
        </w:rPr>
        <w:t xml:space="preserve">potentially explain why only invertebrate males were significantly more aggressive than females; </w:t>
      </w:r>
      <w:r w:rsidR="002B74A4" w:rsidRPr="00814634">
        <w:rPr>
          <w:rFonts w:ascii="Garamond" w:hAnsi="Garamond"/>
          <w:color w:val="FF0000"/>
        </w:rPr>
        <w:t xml:space="preserve">in many species, </w:t>
      </w:r>
      <w:r w:rsidR="005F153B" w:rsidRPr="00814634">
        <w:rPr>
          <w:rFonts w:ascii="Garamond" w:hAnsi="Garamond"/>
          <w:color w:val="FF0000"/>
        </w:rPr>
        <w:t>female</w:t>
      </w:r>
      <w:r w:rsidR="002B74A4" w:rsidRPr="00814634">
        <w:rPr>
          <w:rFonts w:ascii="Garamond" w:hAnsi="Garamond"/>
          <w:color w:val="FF0000"/>
        </w:rPr>
        <w:t>s</w:t>
      </w:r>
      <w:r w:rsidR="005F153B" w:rsidRPr="00814634">
        <w:rPr>
          <w:rFonts w:ascii="Garamond" w:hAnsi="Garamond"/>
          <w:color w:val="FF0000"/>
        </w:rPr>
        <w:t xml:space="preserve"> don’t often provide care beyond egg-laying. However, we lacked suitable data to test this idea. </w:t>
      </w:r>
    </w:p>
    <w:p w14:paraId="3249CD83" w14:textId="23146E18" w:rsidR="007A6079" w:rsidRPr="00814634" w:rsidRDefault="00B842C1" w:rsidP="007A6079">
      <w:pPr>
        <w:ind w:firstLine="360"/>
        <w:rPr>
          <w:rFonts w:ascii="Garamond" w:hAnsi="Garamond"/>
          <w:color w:val="FF0000"/>
        </w:rPr>
      </w:pPr>
      <w:r w:rsidRPr="00814634">
        <w:rPr>
          <w:rFonts w:ascii="Garamond" w:hAnsi="Garamond"/>
          <w:color w:val="FF0000"/>
        </w:rPr>
        <w:t xml:space="preserve">An additional explanation for the absence of sex differences comes from the human personality literature. </w:t>
      </w:r>
      <w:r w:rsidR="00EB55C9" w:rsidRPr="00814634">
        <w:rPr>
          <w:rFonts w:ascii="Garamond" w:hAnsi="Garamond"/>
          <w:color w:val="FF0000"/>
        </w:rPr>
        <w:t xml:space="preserve">Creativity and </w:t>
      </w:r>
      <w:r w:rsidR="003054AD" w:rsidRPr="00814634">
        <w:rPr>
          <w:rFonts w:ascii="Garamond" w:hAnsi="Garamond"/>
          <w:color w:val="FF0000"/>
        </w:rPr>
        <w:t>a</w:t>
      </w:r>
      <w:r w:rsidR="00EB55C9" w:rsidRPr="00814634">
        <w:rPr>
          <w:rFonts w:ascii="Garamond" w:hAnsi="Garamond"/>
          <w:color w:val="FF0000"/>
        </w:rPr>
        <w:t xml:space="preserve">ggressive personality types have greater male variability and are important for female mate choice. </w:t>
      </w:r>
      <w:r w:rsidRPr="00814634">
        <w:rPr>
          <w:rFonts w:ascii="Garamond" w:hAnsi="Garamond"/>
          <w:color w:val="FF0000"/>
        </w:rPr>
        <w:t xml:space="preserve">Yet other personality traits frequently show no sex differences in either trait means or their variability. </w:t>
      </w:r>
      <w:r w:rsidR="000C6F77" w:rsidRPr="00814634">
        <w:rPr>
          <w:rFonts w:ascii="Garamond" w:hAnsi="Garamond"/>
          <w:color w:val="FF0000"/>
        </w:rPr>
        <w:t>Archer and Mehdikhani (2003) compare</w:t>
      </w:r>
      <w:r w:rsidRPr="00814634">
        <w:rPr>
          <w:rFonts w:ascii="Garamond" w:hAnsi="Garamond"/>
          <w:color w:val="FF0000"/>
        </w:rPr>
        <w:t>d</w:t>
      </w:r>
      <w:r w:rsidR="000C6F77" w:rsidRPr="00814634">
        <w:rPr>
          <w:rFonts w:ascii="Garamond" w:hAnsi="Garamond"/>
          <w:color w:val="FF0000"/>
        </w:rPr>
        <w:t xml:space="preserve"> means and variances </w:t>
      </w:r>
      <w:r w:rsidRPr="00814634">
        <w:rPr>
          <w:rFonts w:ascii="Garamond" w:hAnsi="Garamond"/>
          <w:color w:val="FF0000"/>
        </w:rPr>
        <w:t xml:space="preserve">for </w:t>
      </w:r>
      <w:r w:rsidR="000C6F77" w:rsidRPr="00814634">
        <w:rPr>
          <w:rFonts w:ascii="Garamond" w:hAnsi="Garamond"/>
          <w:color w:val="FF0000"/>
        </w:rPr>
        <w:t xml:space="preserve">males and females for </w:t>
      </w:r>
      <w:r w:rsidR="003054AD" w:rsidRPr="00814634">
        <w:rPr>
          <w:rFonts w:ascii="Garamond" w:hAnsi="Garamond"/>
          <w:color w:val="FF0000"/>
        </w:rPr>
        <w:t xml:space="preserve">a range of </w:t>
      </w:r>
      <w:r w:rsidR="000C6F77" w:rsidRPr="00814634">
        <w:rPr>
          <w:rFonts w:ascii="Garamond" w:hAnsi="Garamond"/>
          <w:color w:val="FF0000"/>
        </w:rPr>
        <w:t xml:space="preserve">personality-like traits </w:t>
      </w:r>
      <w:r w:rsidR="008B2CB6" w:rsidRPr="00814634">
        <w:rPr>
          <w:rFonts w:ascii="Garamond" w:hAnsi="Garamond"/>
          <w:color w:val="FF0000"/>
        </w:rPr>
        <w:t xml:space="preserve">and </w:t>
      </w:r>
      <w:r w:rsidR="000C6F77" w:rsidRPr="00814634">
        <w:rPr>
          <w:rFonts w:ascii="Garamond" w:hAnsi="Garamond"/>
          <w:color w:val="FF0000"/>
        </w:rPr>
        <w:t xml:space="preserve">found that traits related to sexual selection (directly like physical aggression, or indirectly through a change in reproductive strategy) consistently had significant greater male variability, while traits unrelated to sexual selection had no </w:t>
      </w:r>
      <w:r w:rsidR="003054AD" w:rsidRPr="00814634">
        <w:rPr>
          <w:rFonts w:ascii="Garamond" w:hAnsi="Garamond"/>
          <w:color w:val="FF0000"/>
        </w:rPr>
        <w:t xml:space="preserve">sex </w:t>
      </w:r>
      <w:r w:rsidR="000C6F77" w:rsidRPr="00814634">
        <w:rPr>
          <w:rFonts w:ascii="Garamond" w:hAnsi="Garamond"/>
          <w:color w:val="FF0000"/>
        </w:rPr>
        <w:t>difference</w:t>
      </w:r>
      <w:r w:rsidR="003054AD" w:rsidRPr="00814634">
        <w:rPr>
          <w:rFonts w:ascii="Garamond" w:hAnsi="Garamond"/>
          <w:color w:val="FF0000"/>
        </w:rPr>
        <w:t>s</w:t>
      </w:r>
      <w:r w:rsidR="000C6F77" w:rsidRPr="00814634">
        <w:rPr>
          <w:rFonts w:ascii="Garamond" w:hAnsi="Garamond"/>
          <w:color w:val="FF0000"/>
        </w:rPr>
        <w:t xml:space="preserve"> in variability</w:t>
      </w:r>
      <w:r w:rsidR="00BB7C87"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(Archer &amp; Mehdikhani 2003)</w:t>
      </w:r>
      <w:r w:rsidR="004923C5" w:rsidRPr="00814634">
        <w:rPr>
          <w:rFonts w:ascii="Garamond" w:hAnsi="Garamond"/>
          <w:color w:val="FF0000"/>
        </w:rPr>
        <w:fldChar w:fldCharType="end"/>
      </w:r>
      <w:r w:rsidR="000C6F77" w:rsidRPr="00814634">
        <w:rPr>
          <w:rFonts w:ascii="Garamond" w:hAnsi="Garamond"/>
          <w:color w:val="FF0000"/>
        </w:rPr>
        <w:t>.</w:t>
      </w:r>
      <w:r w:rsidRPr="00814634">
        <w:rPr>
          <w:rFonts w:ascii="Garamond" w:hAnsi="Garamond"/>
          <w:color w:val="FF0000"/>
        </w:rPr>
        <w:t xml:space="preserve"> </w:t>
      </w:r>
      <w:r w:rsidR="007A6079" w:rsidRPr="00814634">
        <w:rPr>
          <w:rFonts w:ascii="Garamond" w:hAnsi="Garamond"/>
          <w:color w:val="FF0000"/>
        </w:rPr>
        <w:t xml:space="preserve">Our chosen sexual selection moderators (SSD and mating system) did not significantly change </w:t>
      </w:r>
      <w:r w:rsidR="007A6079" w:rsidRPr="00814634">
        <w:rPr>
          <w:rFonts w:ascii="Garamond" w:hAnsi="Garamond"/>
          <w:color w:val="FF0000"/>
        </w:rPr>
        <w:lastRenderedPageBreak/>
        <w:t xml:space="preserve">either mean trait expression or variability; while SSD did interact with personality trait type for mean trait expression in mammals, SSD had no significant effect on variability for any taxonomic group. </w:t>
      </w:r>
      <w:r w:rsidR="00945ECA" w:rsidRPr="00814634">
        <w:rPr>
          <w:rFonts w:ascii="Garamond" w:hAnsi="Garamond"/>
          <w:color w:val="FF0000"/>
        </w:rPr>
        <w:t xml:space="preserve">If sexual selection operates to maintain inter-individual variation in animal personalities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2010)","plainTextFormattedCitation":"(Schuett et al. 2010)","previouslyFormattedCitation":"(Schuett &lt;i&gt;et al.&lt;/i&gt; 2010)"},"properties":{"noteIndex":0},"schema":"https://github.com/citation-style-language/schema/raw/master/csl-citation.json"}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w:t>
      </w:r>
      <w:r w:rsidR="004923C5" w:rsidRPr="00814634">
        <w:rPr>
          <w:rFonts w:ascii="Garamond" w:hAnsi="Garamond"/>
          <w:color w:val="FF0000"/>
        </w:rPr>
        <w:fldChar w:fldCharType="end"/>
      </w:r>
      <w:r w:rsidR="00945ECA" w:rsidRPr="00814634">
        <w:rPr>
          <w:rFonts w:ascii="Garamond" w:hAnsi="Garamond"/>
          <w:color w:val="FF0000"/>
        </w:rPr>
        <w:t>, we would then expect greater variability for those traits in the sex under sexual selection. Since we did not observe significant sex differences in variability, animal personalities could instead reflect behaviours that don’t differentially affect reproductive outcomes.</w:t>
      </w:r>
    </w:p>
    <w:p w14:paraId="2E06AF45" w14:textId="77777777" w:rsidR="007A6079" w:rsidRPr="00814634" w:rsidRDefault="007A6079" w:rsidP="007A6079">
      <w:pPr>
        <w:ind w:firstLine="360"/>
        <w:rPr>
          <w:rFonts w:ascii="Garamond" w:hAnsi="Garamond"/>
          <w:color w:val="FF0000"/>
        </w:rPr>
      </w:pPr>
    </w:p>
    <w:p w14:paraId="22E846AE" w14:textId="17BFBB4E" w:rsidR="000C6F77" w:rsidRPr="00814634" w:rsidRDefault="000C6F77" w:rsidP="009074EF">
      <w:pPr>
        <w:ind w:firstLine="360"/>
        <w:rPr>
          <w:rFonts w:ascii="Garamond" w:hAnsi="Garamond"/>
          <w:color w:val="FF0000"/>
        </w:rPr>
      </w:pPr>
      <w:r w:rsidRPr="00814634">
        <w:rPr>
          <w:rFonts w:ascii="Garamond" w:hAnsi="Garamond"/>
          <w:color w:val="FF0000"/>
        </w:rPr>
        <w:t xml:space="preserve">Personality traits are frequently measured under the context of survival; personality encompasses antipredator responses (‘risky’ behaviour, or Boldness), foraging (Activity/Exploration), and other behaviours related to survival that are important for both sexes. Indeed, we found no sex differences in </w:t>
      </w:r>
      <w:r w:rsidR="00C666D2" w:rsidRPr="00814634">
        <w:rPr>
          <w:rFonts w:ascii="Garamond" w:hAnsi="Garamond"/>
          <w:color w:val="FF0000"/>
        </w:rPr>
        <w:t>a</w:t>
      </w:r>
      <w:r w:rsidRPr="00814634">
        <w:rPr>
          <w:rFonts w:ascii="Garamond" w:hAnsi="Garamond"/>
          <w:color w:val="FF0000"/>
        </w:rPr>
        <w:t xml:space="preserve">ctivity and only one instance of male-biased </w:t>
      </w:r>
      <w:r w:rsidR="00C666D2" w:rsidRPr="00814634">
        <w:rPr>
          <w:rFonts w:ascii="Garamond" w:hAnsi="Garamond"/>
          <w:color w:val="FF0000"/>
        </w:rPr>
        <w:t>b</w:t>
      </w:r>
      <w:r w:rsidRPr="00814634">
        <w:rPr>
          <w:rFonts w:ascii="Garamond" w:hAnsi="Garamond"/>
          <w:color w:val="FF0000"/>
        </w:rPr>
        <w:t xml:space="preserve">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w:t>
      </w:r>
      <w:r w:rsidR="00FE4079" w:rsidRPr="00814634">
        <w:rPr>
          <w:rFonts w:ascii="Garamond" w:hAnsi="Garamond"/>
          <w:color w:val="FF0000"/>
        </w:rPr>
        <w:t>salamanders</w:t>
      </w:r>
      <w:r w:rsidRPr="00814634">
        <w:rPr>
          <w:rFonts w:ascii="Garamond" w:hAnsi="Garamond"/>
          <w:color w:val="FF0000"/>
        </w:rPr>
        <w:t xml:space="preserve"> </w:t>
      </w:r>
      <w:proofErr w:type="spellStart"/>
      <w:r w:rsidR="00FE4079" w:rsidRPr="00814634">
        <w:rPr>
          <w:rFonts w:ascii="Garamond" w:hAnsi="Garamond"/>
          <w:i/>
          <w:color w:val="FF0000"/>
        </w:rPr>
        <w:t>Plethodon</w:t>
      </w:r>
      <w:proofErr w:type="spellEnd"/>
      <w:r w:rsidR="00FE4079" w:rsidRPr="00814634">
        <w:rPr>
          <w:rFonts w:ascii="Garamond" w:hAnsi="Garamond"/>
          <w:i/>
          <w:color w:val="FF0000"/>
        </w:rPr>
        <w:t xml:space="preserve"> </w:t>
      </w:r>
      <w:proofErr w:type="spellStart"/>
      <w:r w:rsidR="00FE4079" w:rsidRPr="00814634">
        <w:rPr>
          <w:rFonts w:ascii="Garamond" w:hAnsi="Garamond"/>
          <w:i/>
          <w:color w:val="FF0000"/>
        </w:rPr>
        <w:t>cinereus</w:t>
      </w:r>
      <w:proofErr w:type="spellEnd"/>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{"citationItems":[{"id":"ITEM-1","itemData":{"DOI":"10.1111/j.1365-294X.2010.04946.x","ISSN":"09621083","abstract":"The local resource competition hypothesis and the local mate competition hypothesis were developed based on avian and mammalian systems to explain sex-biased dispersal. Most avian species show a female bias in dispersal, ostensibly due to resource defence, and most mammals show a male bias, ostensibly due to male-male competition. These findings confound phylogeny with mating strategy; little is known about sex-biased dispersal in other taxa. Resource defence and male-male competition are both intense in Plethodon cinereus, a direct-developing salamander, so we tested whether sex-biased dispersal in this amphibian is consistent with the local resource competition hypothesis (female-biased) or the local mate competition hypothesis (male-biased). Using fine-scale genetic spatial autocorrelation analyses, we found that females were philopatric, showing significant positive genetic structure in the shortest distance classes, with stronger patterns apparent when only territorial females were tested. Males showed no spatial genetic structure over the shortest distances. Mark-recapture observations of P. cinereus over 5 years were consistent with the genetic data: males dispersed farther than females during natal dispersal and 44% of females were recaptured within 1 m of their juvenile locations. We conclude that, in this population of a direct-developing amphibian, females are philopatric and dispersal is male-biased, consistent with the local mate competition hypothesis. © 2010 Blackwell Publishing Ltd.","author":[{"dropping-particle":"","family":"Liebgold","given":"Eric B.","non-dropping-particle":"","parse-names":false,"suffix":""},{"dropping-particle":"","family":"Brodie","given":"Edmund D.","non-dropping-particle":"","parse-names":false,"suffix":""},{"dropping-particle":"","family":"Cabe","given":"Paul R.","non-dropping-particle":"","parse-names":false,"suffix":""}],"container-title":"Molecular Ecology","id":"ITEM-1","issue":"2","issued":{"date-parts":[["2011"]]},"page":"249-257","title":"Female philopatry and male-biased dispersal in a direct-developing salamander, Plethodon cinereus","type":"article-journal","volume":"20"},"uris":["http://www.mendeley.com/documents/?uuid=d0236aba-592d-4778-a9ca-330892edb78e"]}],"mendeley":{"formattedCitation":"(Liebgold &lt;i&gt;et al.&lt;/i&gt; 2011)","manualFormatting":"Liebgold et al. 2011)","plainTextFormattedCitation":"(Liebgold et al. 2011)","previouslyFormattedCitation":"(Liebgold &lt;i&gt;et al.&lt;/i&gt; 2011)"},"properties":{"noteIndex":0},"schema":"https://github.com/citation-style-language/schema/raw/master/csl-citation.json"}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Liebgold </w:t>
      </w:r>
      <w:r w:rsidR="004923C5" w:rsidRPr="00814634">
        <w:rPr>
          <w:rFonts w:ascii="Garamond" w:hAnsi="Garamond"/>
          <w:i/>
          <w:noProof/>
          <w:color w:val="FF0000"/>
        </w:rPr>
        <w:t>et al.</w:t>
      </w:r>
      <w:r w:rsidR="004923C5" w:rsidRPr="00814634">
        <w:rPr>
          <w:rFonts w:ascii="Garamond" w:hAnsi="Garamond"/>
          <w:noProof/>
          <w:color w:val="FF0000"/>
        </w:rPr>
        <w:t xml:space="preserve"> 2011)</w:t>
      </w:r>
      <w:r w:rsidR="004923C5" w:rsidRPr="00814634">
        <w:rPr>
          <w:rFonts w:ascii="Garamond" w:hAnsi="Garamond"/>
          <w:color w:val="FF0000"/>
        </w:rPr>
        <w:fldChar w:fldCharType="end"/>
      </w:r>
      <w:r w:rsidRPr="00814634">
        <w:rPr>
          <w:rFonts w:ascii="Garamond" w:hAnsi="Garamond"/>
          <w:color w:val="FF0000"/>
        </w:rPr>
        <w:t xml:space="preserve">, while female birds were more sociable than males </w:t>
      </w:r>
      <w:r w:rsidR="00C666D2" w:rsidRPr="00814634">
        <w:rPr>
          <w:rFonts w:ascii="Garamond" w:hAnsi="Garamond"/>
          <w:color w:val="FF0000"/>
        </w:rPr>
        <w:t>that</w:t>
      </w:r>
      <w:r w:rsidRPr="00814634">
        <w:rPr>
          <w:rFonts w:ascii="Garamond" w:hAnsi="Garamond"/>
          <w:color w:val="FF0000"/>
        </w:rPr>
        <w:t xml:space="preserve"> </w:t>
      </w:r>
      <w:r w:rsidR="00463A39" w:rsidRPr="00814634">
        <w:rPr>
          <w:rFonts w:ascii="Garamond" w:hAnsi="Garamond"/>
          <w:color w:val="FF0000"/>
        </w:rPr>
        <w:t>r</w:t>
      </w:r>
      <w:r w:rsidR="00F42A22" w:rsidRPr="00814634">
        <w:rPr>
          <w:rFonts w:ascii="Garamond" w:hAnsi="Garamond"/>
          <w:color w:val="FF0000"/>
        </w:rPr>
        <w:t>eflect</w:t>
      </w:r>
      <w:r w:rsidR="00463A39" w:rsidRPr="00814634">
        <w:rPr>
          <w:rFonts w:ascii="Garamond" w:hAnsi="Garamond"/>
          <w:color w:val="FF0000"/>
        </w:rPr>
        <w:t>s</w:t>
      </w:r>
      <w:r w:rsidRPr="00814634">
        <w:rPr>
          <w:rFonts w:ascii="Garamond" w:hAnsi="Garamond"/>
          <w:color w:val="FF0000"/>
        </w:rPr>
        <w:t xml:space="preserve"> </w:t>
      </w:r>
      <w:r w:rsidR="00463A39" w:rsidRPr="00814634">
        <w:rPr>
          <w:rFonts w:ascii="Garamond" w:hAnsi="Garamond"/>
          <w:color w:val="FF0000"/>
        </w:rPr>
        <w:t xml:space="preserve">different </w:t>
      </w:r>
      <w:r w:rsidRPr="00814634">
        <w:rPr>
          <w:rFonts w:ascii="Garamond" w:hAnsi="Garamond"/>
          <w:color w:val="FF0000"/>
        </w:rPr>
        <w:t xml:space="preserve">social group behaviour (e.g. zebra finches </w:t>
      </w:r>
      <w:proofErr w:type="spellStart"/>
      <w:r w:rsidRPr="00814634">
        <w:rPr>
          <w:rFonts w:ascii="Garamond" w:hAnsi="Garamond"/>
          <w:i/>
          <w:color w:val="FF0000"/>
        </w:rPr>
        <w:t>Taeniopygia</w:t>
      </w:r>
      <w:proofErr w:type="spellEnd"/>
      <w:r w:rsidRPr="00814634">
        <w:rPr>
          <w:rFonts w:ascii="Garamond" w:hAnsi="Garamond"/>
          <w:i/>
          <w:color w:val="FF0000"/>
        </w:rPr>
        <w:t xml:space="preserve"> </w:t>
      </w:r>
      <w:proofErr w:type="spellStart"/>
      <w:r w:rsidRPr="00814634">
        <w:rPr>
          <w:rFonts w:ascii="Garamond" w:hAnsi="Garamond"/>
          <w:i/>
          <w:color w:val="FF0000"/>
        </w:rPr>
        <w:t>guttata</w:t>
      </w:r>
      <w:proofErr w:type="spellEnd"/>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{"citationItems":[{"id":"ITEM-1","itemData":{"DOI":"10.1016/j.anbehav.2008.12.024","abstract":"Despite burgeoning interest in consistent individual differences in behaviour (animal 'personality'), the influence of social interactions on the performance of different behavioural types is poorly understood. Similarly, the ecological and evolutionary consequences of personality differences in social contexts remain unexplored. Moreover, the possibility that the sexes differ in the degree to which they exhibit personality in both social and nonsocial contexts has not yet received serious attention, despite the sexes usually being subject to differing selection pressures. Using a highly gregarious species, the zebra finch, we tested for consistent behavioural differences (in exploration) between individuals of both sexes in both nonsocial and social contexts, the latter considering the behavioural influence of opposite-sex companions. We then investigated how exploratory tendencies relate to behaviour in a potentially risky foraging context in mixed-sex dyads of individuals with differing personalities. Males were not more exploratory on average but were more consistent in their exploratory tendencies than females. Additionally, males behaved more consistently across the social and asocial contexts than females, even though individuals of both sexes similarly influenced each other's exploratory behaviour within the social context: the more exploratory the companion, the more exploratory the focal individual (relative to its level of exploration in the asocial context). An individual's exploration also affected its performance in the social foraging context. Our results stress the importance of looking for sex differences in personality and of considering the influence of social context in animal personality studies. We discuss our findings and their implications in the light of the biology of the species and set them in a broader ecological and evolutionary context. © 2009 The Association for the Study of Animal Behaviour.","author":[{"dropping-particle":"","family":"Schuett","given":"W","non-dropping-particle":"","parse-names":false,"suffix":""},{"dropping-particle":"","family":"Dall","given":"S R X","non-dropping-particle":"","parse-names":false,"suffix":""}],"container-title":"Animal Behaviour","id":"ITEM-1","issue":"5","issued":{"date-parts":[["2009"]]},"note":"Cited By :134\n\nExport Date: 11 December 2018","page":"1041-1050","publisher-place":"Centre for Ecology and Conservation, University of Exeter, Cornwall Campus, United Kingdom","title":"Sex differences, social context and personality in zebra finches, Taeniopygia guttata","type":"article-journal","volume":"77"},"uris":["http://www.mendeley.com/documents/?uuid=cd29fba5-f6c2-4166-a4cd-4501dc904c7a"]}],"mendeley":{"formattedCitation":"(Schuett &amp; Dall 2009)","manualFormatting":"Schuett &amp; Dall 2009)","plainTextFormattedCitation":"(Schuett &amp; Dall 2009)","previouslyFormattedCitation":"(Schuett &amp; Dall 2009)"},"properties":{"noteIndex":0},"schema":"https://github.com/citation-style-language/schema/raw/master/csl-citation.json"}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Schuett &amp; Dall 2009)</w:t>
      </w:r>
      <w:r w:rsidR="004923C5" w:rsidRPr="00814634">
        <w:rPr>
          <w:rFonts w:ascii="Garamond" w:hAnsi="Garamond"/>
          <w:color w:val="FF0000"/>
        </w:rPr>
        <w:fldChar w:fldCharType="end"/>
      </w:r>
      <w:r w:rsidRPr="00814634">
        <w:rPr>
          <w:rFonts w:ascii="Garamond" w:hAnsi="Garamond"/>
          <w:color w:val="FF0000"/>
        </w:rPr>
        <w:t xml:space="preserve">. Additionally, because there are costs (e.g. energetic investment) and benefits (e.g. faster growth, more feeding opportunities) associated with the expression of personality types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(Wolf </w:t>
      </w:r>
      <w:r w:rsidR="004923C5" w:rsidRPr="00814634">
        <w:rPr>
          <w:rFonts w:ascii="Garamond" w:hAnsi="Garamond"/>
          <w:i/>
          <w:noProof/>
          <w:color w:val="FF0000"/>
        </w:rPr>
        <w:t>et al.</w:t>
      </w:r>
      <w:r w:rsidR="004923C5" w:rsidRPr="00814634">
        <w:rPr>
          <w:rFonts w:ascii="Garamond" w:hAnsi="Garamond"/>
          <w:noProof/>
          <w:color w:val="FF0000"/>
        </w:rPr>
        <w:t xml:space="preserve"> 2007)</w:t>
      </w:r>
      <w:r w:rsidR="004923C5" w:rsidRPr="00814634">
        <w:rPr>
          <w:rFonts w:ascii="Garamond" w:hAnsi="Garamond"/>
          <w:color w:val="FF0000"/>
        </w:rPr>
        <w:fldChar w:fldCharType="end"/>
      </w:r>
      <w:r w:rsidRPr="00814634">
        <w:rPr>
          <w:rFonts w:ascii="Garamond" w:hAnsi="Garamond"/>
          <w:color w:val="FF0000"/>
        </w:rPr>
        <w:t xml:space="preserve">, both sexes likely experience trade-offs that lead to similar trait means and variabilities. Previous meta-analyses have found evidence of trade-offs between personality and survival </w:t>
      </w:r>
      <w:r w:rsidR="0000262E" w:rsidRPr="00814634">
        <w:rPr>
          <w:rFonts w:ascii="Garamond" w:hAnsi="Garamond"/>
          <w:color w:val="FF0000"/>
        </w:rPr>
        <w:fldChar w:fldCharType="begin" w:fldLock="1"/>
      </w:r>
      <w:r w:rsidR="00762DCB">
        <w:rPr>
          <w:rFonts w:ascii="Garamond" w:hAnsi="Garamond"/>
          <w:color w:val="FF0000"/>
        </w:rPr>
        <w:instrText>ADDIN CSL_CITATION {"citationItems":[{"id":"ITEM-1","itemData":{"DOI":"10.1093/beheco/arm144","abstract":"The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 R","non-dropping-particle":"","parse-names":false,"suffix":""},{"dropping-particle":"","family":"Blumstein","given":"D T","non-dropping-particle":"","parse-names":false,"suffix":""}],"container-title":"Behavioral Ecology","id":"ITEM-1","issue":"2","issued":{"date-parts":[["2008"]]},"note":"Cited By :619\n\nExport Date: 8 November 2018","page":"448-455","publisher-place":"Department of Ecology and Evolutionary Biology, University of California, 621 Young Drive South, Los Angeles, CA 90095-1606, United States","title":"Fitness consequences of personality: A meta-analysis","type":"article-journal","volume":"19"},"uris":["http://www.mendeley.com/documents/?uuid=1ec6bac3-5bb6-46c1-adb7-2cb9514eabf1"]},{"id":"ITEM-2","itemData":{"DOI":"10.1111/ele.13438","ISSN":"14610248","PMID":"31811699","abstract":"Research focusing on among-individual differences in behaviour (‘animal personality’) has been blooming for over a decade. Central theories explaining the maintenance of such behavioural variation posits that individuals expressing greater “risky” behaviours should suffer higher mortality. Here, for the first time, we synthesize the existing empirical evidence for this key prediction. Our results did not support this prediction as there was no directional relationship between riskier behaviour and greater mortality; however there was a significant absolute relationship between behaviour and survival. In total, behaviour explained a significant, but small, portion (5.8%) of the variance in survival. We also found that risky (vs. “shy”) behavioural types live significantly longer in the wild, but not in the laboratory. This suggests that individuals expressing risky behaviours might be of overall higher quality but the lack of predation pressure and resource restrictions mask this effect in laboratory environments. Our work demonstrates that individual differences in behaviour explain important differences in survival but not in the direction predicted by theory. Importantly, this suggests that models predicting behaviour to be a mediator of reproduction-survival trade-offs may need revision and/or empiricists may need to reconsider their proxies of risky behaviours when testing such theory.","author":[{"dropping-particle":"","family":"Moiron","given":"Maria","non-dropping-particle":"","parse-names":false,"suffix":""},{"dropping-particle":"","family":"Laskowski","given":"Kate L.","non-dropping-particle":"","parse-names":false,"suffix":""},{"dropping-particle":"","family":"Niemelä","given":"Petri T.","non-dropping-particle":"","parse-names":false,"suffix":""}],"container-title":"Ecology Letters","id":"ITEM-2","issue":"2","issued":{"date-parts":[["2020"]]},"page":"399-408","title":"Individual differences in behaviour explain variation in survival: a meta-analysis","type":"article-journal","volume":"23"},"uris":["http://www.mendeley.com/documents/?uuid=f0f26d6d-2357-48ab-ba02-33c6c0c510a5"]}],"mendeley":{"formattedCitation":"(Smith &amp; Blumstein 2008b; Moiron &lt;i&gt;et al.&lt;/i&gt; 2020)","plainTextFormattedCitation":"(Smith &amp; Blumstein 2008b; Moiron et al. 2020)","previouslyFormattedCitation":"(Smith &amp; Blumstein 2008b; Moiron &lt;i&gt;et al.&lt;/i&gt; 2020)"},"properties":{"noteIndex":0},"schema":"https://github.com/citation-style-language/schema/raw/master/csl-citation.json"}</w:instrText>
      </w:r>
      <w:r w:rsidR="0000262E" w:rsidRPr="00814634">
        <w:rPr>
          <w:rFonts w:ascii="Garamond" w:hAnsi="Garamond"/>
          <w:color w:val="FF0000"/>
        </w:rPr>
        <w:fldChar w:fldCharType="separate"/>
      </w:r>
      <w:r w:rsidR="00976782" w:rsidRPr="00976782">
        <w:rPr>
          <w:rFonts w:ascii="Garamond" w:hAnsi="Garamond"/>
          <w:noProof/>
          <w:color w:val="FF0000"/>
        </w:rPr>
        <w:t xml:space="preserve">(Smith &amp; Blumstein 2008b; Moiron </w:t>
      </w:r>
      <w:r w:rsidR="00976782" w:rsidRPr="00976782">
        <w:rPr>
          <w:rFonts w:ascii="Garamond" w:hAnsi="Garamond"/>
          <w:i/>
          <w:noProof/>
          <w:color w:val="FF0000"/>
        </w:rPr>
        <w:t>et al.</w:t>
      </w:r>
      <w:r w:rsidR="00976782" w:rsidRPr="00976782">
        <w:rPr>
          <w:rFonts w:ascii="Garamond" w:hAnsi="Garamond"/>
          <w:noProof/>
          <w:color w:val="FF0000"/>
        </w:rPr>
        <w:t xml:space="preserve"> 2020)</w:t>
      </w:r>
      <w:r w:rsidR="0000262E" w:rsidRPr="00814634">
        <w:rPr>
          <w:rFonts w:ascii="Garamond" w:hAnsi="Garamond"/>
          <w:color w:val="FF0000"/>
        </w:rPr>
        <w:fldChar w:fldCharType="end"/>
      </w:r>
      <w:r w:rsidRPr="00814634">
        <w:rPr>
          <w:rFonts w:ascii="Garamond" w:hAnsi="Garamond"/>
          <w:color w:val="FF0000"/>
        </w:rPr>
        <w:t xml:space="preserve">, and we found some evidence that the degree of SSD might impact trade-offs between personality and survival for the sexes differently. For example, strong interactions between SSD and personality trait types for mammals, and between boldness and SSD for invertebrates, show that </w:t>
      </w:r>
      <w:r w:rsidR="00C666D2" w:rsidRPr="00814634">
        <w:rPr>
          <w:rFonts w:ascii="Garamond" w:hAnsi="Garamond"/>
          <w:color w:val="FF0000"/>
        </w:rPr>
        <w:t xml:space="preserve">species with </w:t>
      </w:r>
      <w:r w:rsidRPr="00814634">
        <w:rPr>
          <w:rFonts w:ascii="Garamond" w:hAnsi="Garamond"/>
          <w:color w:val="FF0000"/>
        </w:rPr>
        <w:t xml:space="preserve">larger </w:t>
      </w:r>
      <w:proofErr w:type="gramStart"/>
      <w:r w:rsidRPr="00814634">
        <w:rPr>
          <w:rFonts w:ascii="Garamond" w:hAnsi="Garamond"/>
          <w:color w:val="FF0000"/>
        </w:rPr>
        <w:t>males</w:t>
      </w:r>
      <w:proofErr w:type="gramEnd"/>
      <w:r w:rsidRPr="00814634">
        <w:rPr>
          <w:rFonts w:ascii="Garamond" w:hAnsi="Garamond"/>
          <w:color w:val="FF0000"/>
        </w:rPr>
        <w:t xml:space="preserve"> trade-off </w:t>
      </w:r>
      <w:r w:rsidR="00C666D2" w:rsidRPr="00814634">
        <w:rPr>
          <w:rFonts w:ascii="Garamond" w:hAnsi="Garamond"/>
          <w:color w:val="FF0000"/>
        </w:rPr>
        <w:t>‘shy’</w:t>
      </w:r>
      <w:r w:rsidRPr="00814634">
        <w:rPr>
          <w:rFonts w:ascii="Garamond" w:hAnsi="Garamond"/>
          <w:color w:val="FF0000"/>
        </w:rPr>
        <w:t xml:space="preserve"> behaviour for larger body size. </w:t>
      </w:r>
      <w:r w:rsidR="00C666D2" w:rsidRPr="00814634">
        <w:rPr>
          <w:rFonts w:ascii="Garamond" w:hAnsi="Garamond"/>
          <w:color w:val="FF0000"/>
        </w:rPr>
        <w:t xml:space="preserve">Larger animals are less likely to suffer mortality from predation, but also require more food to fuel their bigger bodies, thus need to feed more often and cannot play it safe. </w:t>
      </w:r>
      <w:r w:rsidRPr="00814634">
        <w:rPr>
          <w:rFonts w:ascii="Garamond" w:hAnsi="Garamond"/>
          <w:color w:val="FF0000"/>
        </w:rPr>
        <w:t xml:space="preserve">In mammals, as males became larger than females, males became bolder, more explorative and more aggressive than females. Male mammals are quite often the larger sex, due to sexual selection, so as males become larger they likely face more intense male-male competition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1871)","plainTextFormattedCitation":"(Darwin 1871)","previouslyFormattedCitation":"(Darwin 1871)"},"properties":{"noteIndex":0},"schema":"https://github.com/citation-style-language/schema/raw/master/csl-citation.json"}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(Darwin 1871)</w:t>
      </w:r>
      <w:r w:rsidR="004923C5" w:rsidRPr="00814634">
        <w:rPr>
          <w:rFonts w:ascii="Garamond" w:hAnsi="Garamond"/>
          <w:color w:val="FF0000"/>
        </w:rPr>
        <w:fldChar w:fldCharType="end"/>
      </w:r>
      <w:r w:rsidRPr="00814634">
        <w:rPr>
          <w:rFonts w:ascii="Garamond" w:hAnsi="Garamond"/>
          <w:color w:val="FF0000"/>
        </w:rPr>
        <w:t xml:space="preserve">). </w:t>
      </w:r>
      <w:r w:rsidR="00C666D2" w:rsidRPr="00814634">
        <w:rPr>
          <w:rFonts w:ascii="Garamond" w:hAnsi="Garamond"/>
          <w:color w:val="FF0000"/>
        </w:rPr>
        <w:t xml:space="preserve">However, SSD encompasses several different forms of selection, not just sexual </w:t>
      </w:r>
      <w:r w:rsidR="006C7ED2" w:rsidRPr="00814634">
        <w:rPr>
          <w:rFonts w:ascii="Garamond" w:hAnsi="Garamond"/>
          <w:color w:val="FF0000"/>
        </w:rPr>
        <w:t xml:space="preserve">selection </w:t>
      </w:r>
      <w:r w:rsidR="009074EF"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{"citationItems":[{"id":"ITEM-1","itemData":{"DOI":"10.1111/j.1439-0310.2005.01147.x","ISSN":"01791613","abstract":"Sexual size dimorphism (SSD) is widespread and variable among animals. According to the differential equilibrium model, SSD in a given species is expected to result if opposing selection forces equilibrate differently in both sexes. Here I review the factors that affect the evolution of SSD specifically as they relate to behavior. Taking the approach that SSD results as an epiphenomenon from separate but related selection on male and female body size, the advantages and disadvantages of large size in terms of the standard components of individual fitness (mating success, fecundity, viability, growth, foraging success) are discussed to help guiding future research on the subject. This includes a discussion of intra-SSDs. The main conclusions are: (1) Evidence for disadvan- tages of large body size is still sparse and requires more research. In contrast, evidence for sexual or fecundity selection favoring large body size is overwhelm- ing, so these mechanisms do no longer require special attention, but need to be documented nonetheless to acquire a complete picture. (2) Some hypotheses suggesting that small size is favored are not well investigated at all, because they apply only to some species or restricted situations, may be difficult to study, or have simply been disregarded. Evidence for these cryptic hypotheses is best revealed using experiments under multiple environmental (food, temperature, etc.) stresses with particularly well-suited model species. (3) The evolution of SSD ultimately depends on processes generating variation within as well as between the sexes, so studies should always investigate and report effects on both sexes separately, in addition to size-dependent effects within each sex; within sexes the key issue is whether small individuals under, over- or perfectly compensate their general fitness disadvantage. (4) Tests of several hypotheses should be integrated in case studies of well-suited model species to investigate selection on body size comprehensively. For example, all episodes of sexual selection (mate search,competition, pre- and post-copulatory choice) should be addressed in conjunc- tion. Investigations of size-selective and sex-dependent predation should take the viewpoint of the prey rather than the predator to permit integration of effect","author":[{"dropping-particle":"","family":"Blanckenhorn","given":"Wolf U.","non-dropping-particle":"","parse-names":false,"suffix":""}],"container-title":"Ethology","id":"ITEM-1","issue":"11","issued":{"date-parts":[["2005"]]},"page":"977-1016","title":"Behavioral causes and consequences of sexual size dimorphism","type":"article-journal","volume":"111"},"uris":["http://www.mendeley.com/documents/?uuid=c91b9467-6b1c-4978-a3fd-d3894126e5ed"]}],"mendeley":{"formattedCitation":"(Blanckenhorn 2005)","plainTextFormattedCitation":"(Blanckenhorn 2005)","previouslyFormattedCitation":"(Blanckenhorn 2005)"},"properties":{"noteIndex":0},"schema":"https://github.com/citation-style-language/schema/raw/master/csl-citation.json"}</w:instrText>
      </w:r>
      <w:r w:rsidR="009074EF" w:rsidRPr="00814634">
        <w:rPr>
          <w:rFonts w:ascii="Garamond" w:hAnsi="Garamond"/>
          <w:color w:val="FF0000"/>
        </w:rPr>
        <w:fldChar w:fldCharType="separate"/>
      </w:r>
      <w:r w:rsidR="009074EF" w:rsidRPr="00814634">
        <w:rPr>
          <w:rFonts w:ascii="Garamond" w:hAnsi="Garamond"/>
          <w:noProof/>
          <w:color w:val="FF0000"/>
        </w:rPr>
        <w:t>(Blanckenhorn 2005)</w:t>
      </w:r>
      <w:r w:rsidR="009074EF" w:rsidRPr="00814634">
        <w:rPr>
          <w:rFonts w:ascii="Garamond" w:hAnsi="Garamond"/>
          <w:color w:val="FF0000"/>
        </w:rPr>
        <w:fldChar w:fldCharType="end"/>
      </w:r>
      <w:r w:rsidR="006C7ED2" w:rsidRPr="00814634">
        <w:rPr>
          <w:rFonts w:ascii="Garamond" w:hAnsi="Garamond"/>
          <w:color w:val="FF0000"/>
        </w:rPr>
        <w:t xml:space="preserve">. Because </w:t>
      </w:r>
      <w:r w:rsidR="00C666D2" w:rsidRPr="00814634">
        <w:rPr>
          <w:rFonts w:ascii="Garamond" w:hAnsi="Garamond"/>
          <w:color w:val="FF0000"/>
        </w:rPr>
        <w:t>SSD did not interact significantly with trait variability</w:t>
      </w:r>
      <w:r w:rsidR="005060E3" w:rsidRPr="00814634">
        <w:rPr>
          <w:rFonts w:ascii="Garamond" w:hAnsi="Garamond"/>
          <w:color w:val="FF0000"/>
        </w:rPr>
        <w:t>,</w:t>
      </w:r>
      <w:r w:rsidR="00C666D2" w:rsidRPr="00814634">
        <w:rPr>
          <w:rFonts w:ascii="Garamond" w:hAnsi="Garamond"/>
          <w:color w:val="FF0000"/>
        </w:rPr>
        <w:t xml:space="preserve"> </w:t>
      </w:r>
      <w:r w:rsidR="005060E3" w:rsidRPr="00814634">
        <w:rPr>
          <w:rFonts w:ascii="Garamond" w:hAnsi="Garamond"/>
          <w:color w:val="FF0000"/>
        </w:rPr>
        <w:t xml:space="preserve">the </w:t>
      </w:r>
      <w:r w:rsidR="00C666D2" w:rsidRPr="00814634">
        <w:rPr>
          <w:rFonts w:ascii="Garamond" w:hAnsi="Garamond"/>
          <w:color w:val="FF0000"/>
        </w:rPr>
        <w:t xml:space="preserve">sex differences in </w:t>
      </w:r>
      <w:r w:rsidR="006C7ED2" w:rsidRPr="00814634">
        <w:rPr>
          <w:rFonts w:ascii="Garamond" w:hAnsi="Garamond"/>
          <w:color w:val="FF0000"/>
        </w:rPr>
        <w:t xml:space="preserve">mean </w:t>
      </w:r>
      <w:r w:rsidR="00C666D2" w:rsidRPr="00814634">
        <w:rPr>
          <w:rFonts w:ascii="Garamond" w:hAnsi="Garamond"/>
          <w:color w:val="FF0000"/>
        </w:rPr>
        <w:t>personalit</w:t>
      </w:r>
      <w:r w:rsidR="006C7ED2" w:rsidRPr="00814634">
        <w:rPr>
          <w:rFonts w:ascii="Garamond" w:hAnsi="Garamond"/>
          <w:color w:val="FF0000"/>
        </w:rPr>
        <w:t>y expression</w:t>
      </w:r>
      <w:r w:rsidR="00C666D2" w:rsidRPr="00814634">
        <w:rPr>
          <w:rFonts w:ascii="Garamond" w:hAnsi="Garamond"/>
          <w:color w:val="FF0000"/>
        </w:rPr>
        <w:t xml:space="preserve"> </w:t>
      </w:r>
      <w:r w:rsidR="00892661" w:rsidRPr="00814634">
        <w:rPr>
          <w:rFonts w:ascii="Garamond" w:hAnsi="Garamond"/>
          <w:color w:val="FF0000"/>
        </w:rPr>
        <w:t xml:space="preserve">could </w:t>
      </w:r>
      <w:r w:rsidR="009074EF" w:rsidRPr="00814634">
        <w:rPr>
          <w:rFonts w:ascii="Garamond" w:hAnsi="Garamond"/>
          <w:color w:val="FF0000"/>
        </w:rPr>
        <w:t>instead</w:t>
      </w:r>
      <w:r w:rsidR="00892661" w:rsidRPr="00814634">
        <w:rPr>
          <w:rFonts w:ascii="Garamond" w:hAnsi="Garamond"/>
          <w:color w:val="FF0000"/>
        </w:rPr>
        <w:t xml:space="preserve"> be </w:t>
      </w:r>
      <w:r w:rsidR="002A3946" w:rsidRPr="00814634">
        <w:rPr>
          <w:rFonts w:ascii="Garamond" w:hAnsi="Garamond"/>
          <w:color w:val="FF0000"/>
        </w:rPr>
        <w:t>explained by</w:t>
      </w:r>
      <w:r w:rsidR="009074EF" w:rsidRPr="00814634">
        <w:rPr>
          <w:rFonts w:ascii="Garamond" w:hAnsi="Garamond"/>
          <w:color w:val="FF0000"/>
        </w:rPr>
        <w:t xml:space="preserve"> </w:t>
      </w:r>
      <w:r w:rsidR="0051582B" w:rsidRPr="00814634">
        <w:rPr>
          <w:rFonts w:ascii="Garamond" w:hAnsi="Garamond"/>
          <w:color w:val="FF0000"/>
        </w:rPr>
        <w:t xml:space="preserve">adaptive, </w:t>
      </w:r>
      <w:r w:rsidR="00C666D2" w:rsidRPr="00814634">
        <w:rPr>
          <w:rFonts w:ascii="Garamond" w:hAnsi="Garamond"/>
          <w:color w:val="FF0000"/>
        </w:rPr>
        <w:t>life-histor</w:t>
      </w:r>
      <w:r w:rsidR="005060E3" w:rsidRPr="00814634">
        <w:rPr>
          <w:rFonts w:ascii="Garamond" w:hAnsi="Garamond"/>
          <w:color w:val="FF0000"/>
        </w:rPr>
        <w:t>y differences</w:t>
      </w:r>
      <w:r w:rsidR="00C666D2" w:rsidRPr="00814634">
        <w:rPr>
          <w:rFonts w:ascii="Garamond" w:hAnsi="Garamond"/>
          <w:color w:val="FF0000"/>
        </w:rPr>
        <w:t xml:space="preserve">. </w:t>
      </w:r>
    </w:p>
    <w:p w14:paraId="43EC362F" w14:textId="77777777" w:rsidR="000C6F77" w:rsidRPr="00814634" w:rsidRDefault="000C6F77" w:rsidP="000C6F77">
      <w:pPr>
        <w:ind w:firstLine="360"/>
        <w:rPr>
          <w:rFonts w:ascii="Garamond" w:hAnsi="Garamond"/>
          <w:color w:val="FF0000"/>
        </w:rPr>
      </w:pPr>
    </w:p>
    <w:p w14:paraId="6A0020DF" w14:textId="02DFDF3A" w:rsidR="000C6F77" w:rsidRPr="00814634" w:rsidRDefault="007D2733" w:rsidP="007D2733">
      <w:pPr>
        <w:ind w:firstLine="360"/>
        <w:rPr>
          <w:rFonts w:ascii="Garamond" w:hAnsi="Garamond"/>
          <w:color w:val="FF0000"/>
        </w:rPr>
      </w:pPr>
      <w:r w:rsidRPr="00814634">
        <w:rPr>
          <w:rFonts w:ascii="Garamond" w:hAnsi="Garamond"/>
          <w:color w:val="FF0000"/>
        </w:rPr>
        <w:t xml:space="preserve">Finally, phylogenetic </w:t>
      </w:r>
      <w:r w:rsidR="001141CE" w:rsidRPr="00814634">
        <w:rPr>
          <w:rFonts w:ascii="Garamond" w:hAnsi="Garamond"/>
          <w:color w:val="FF0000"/>
        </w:rPr>
        <w:t>variance</w:t>
      </w:r>
      <w:r w:rsidRPr="00814634">
        <w:rPr>
          <w:rFonts w:ascii="Garamond" w:hAnsi="Garamond"/>
          <w:color w:val="FF0000"/>
        </w:rPr>
        <w:t xml:space="preserve"> (</w:t>
      </w:r>
      <w:r w:rsidRPr="00814634">
        <w:rPr>
          <w:rFonts w:ascii="Garamond" w:hAnsi="Garamond"/>
          <w:i/>
          <w:color w:val="FF0000"/>
        </w:rPr>
        <w:t>I</w:t>
      </w:r>
      <w:r w:rsidRPr="00814634">
        <w:rPr>
          <w:rFonts w:ascii="Garamond" w:hAnsi="Garamond"/>
          <w:color w:val="FF0000"/>
          <w:vertAlign w:val="superscript"/>
        </w:rPr>
        <w:t>2</w:t>
      </w:r>
      <w:r w:rsidR="002A067B" w:rsidRPr="00814634">
        <w:rPr>
          <w:rFonts w:ascii="Garamond" w:hAnsi="Garamond"/>
          <w:color w:val="FF0000"/>
          <w:vertAlign w:val="subscript"/>
        </w:rPr>
        <w:t>p</w:t>
      </w:r>
      <w:r w:rsidRPr="00814634">
        <w:rPr>
          <w:rFonts w:ascii="Garamond" w:hAnsi="Garamond"/>
          <w:color w:val="FF0000"/>
          <w:vertAlign w:val="subscript"/>
        </w:rPr>
        <w:t>hylo</w:t>
      </w:r>
      <w:r w:rsidRPr="00814634">
        <w:rPr>
          <w:rFonts w:ascii="Garamond" w:hAnsi="Garamond"/>
          <w:color w:val="FF0000"/>
        </w:rPr>
        <w:t xml:space="preserve">) explained a large proportion of variance </w:t>
      </w:r>
      <w:r w:rsidR="000C6F77" w:rsidRPr="00814634">
        <w:rPr>
          <w:rFonts w:ascii="Garamond" w:hAnsi="Garamond"/>
          <w:color w:val="FF0000"/>
        </w:rPr>
        <w:t xml:space="preserve">for </w:t>
      </w:r>
      <w:r w:rsidRPr="00814634">
        <w:rPr>
          <w:rFonts w:ascii="Garamond" w:hAnsi="Garamond"/>
          <w:color w:val="FF0000"/>
        </w:rPr>
        <w:t>personality variability</w:t>
      </w:r>
      <w:r w:rsidR="000C6F77" w:rsidRPr="00814634">
        <w:rPr>
          <w:rFonts w:ascii="Garamond" w:hAnsi="Garamond"/>
          <w:color w:val="FF0000"/>
        </w:rPr>
        <w:t xml:space="preserve"> </w:t>
      </w:r>
      <w:r w:rsidRPr="00814634">
        <w:rPr>
          <w:rFonts w:ascii="Garamond" w:hAnsi="Garamond"/>
          <w:color w:val="FF0000"/>
        </w:rPr>
        <w:t>(</w:t>
      </w:r>
      <w:proofErr w:type="spellStart"/>
      <w:r w:rsidRPr="00814634">
        <w:rPr>
          <w:rFonts w:ascii="Garamond" w:hAnsi="Garamond"/>
          <w:i/>
          <w:color w:val="FF0000"/>
        </w:rPr>
        <w:t>lnCVR</w:t>
      </w:r>
      <w:proofErr w:type="spellEnd"/>
      <w:r w:rsidRPr="00814634">
        <w:rPr>
          <w:rFonts w:ascii="Garamond" w:hAnsi="Garamond"/>
          <w:color w:val="FF0000"/>
        </w:rPr>
        <w:t xml:space="preserve">) </w:t>
      </w:r>
      <w:r w:rsidR="000C6F77" w:rsidRPr="00814634">
        <w:rPr>
          <w:rFonts w:ascii="Garamond" w:hAnsi="Garamond"/>
          <w:color w:val="FF0000"/>
        </w:rPr>
        <w:t xml:space="preserve">in </w:t>
      </w:r>
      <w:r w:rsidRPr="00814634">
        <w:rPr>
          <w:rFonts w:ascii="Garamond" w:hAnsi="Garamond"/>
          <w:color w:val="FF0000"/>
        </w:rPr>
        <w:t xml:space="preserve">both </w:t>
      </w:r>
      <w:r w:rsidR="000C6F77" w:rsidRPr="00814634">
        <w:rPr>
          <w:rFonts w:ascii="Garamond" w:hAnsi="Garamond"/>
          <w:color w:val="FF0000"/>
        </w:rPr>
        <w:t>birds and mammals</w:t>
      </w:r>
      <w:r w:rsidRPr="00814634">
        <w:rPr>
          <w:rFonts w:ascii="Garamond" w:hAnsi="Garamond"/>
          <w:color w:val="FF0000"/>
        </w:rPr>
        <w:t xml:space="preserve">. This would suggest that variability in personality traits are heritable in endotherms and not ectotherms (Supplementary Table S1). </w:t>
      </w:r>
      <w:r w:rsidR="007C4E8B" w:rsidRPr="00814634">
        <w:rPr>
          <w:rFonts w:ascii="Garamond" w:hAnsi="Garamond"/>
          <w:color w:val="FF0000"/>
        </w:rPr>
        <w:t>P</w:t>
      </w:r>
      <w:r w:rsidR="001141CE" w:rsidRPr="00814634">
        <w:rPr>
          <w:rFonts w:ascii="Garamond" w:hAnsi="Garamond"/>
          <w:color w:val="FF0000"/>
        </w:rPr>
        <w:t xml:space="preserve">ersonality behaviours </w:t>
      </w:r>
      <w:r w:rsidR="007C4E8B" w:rsidRPr="00814634">
        <w:rPr>
          <w:rFonts w:ascii="Garamond" w:hAnsi="Garamond"/>
          <w:color w:val="FF0000"/>
        </w:rPr>
        <w:t>are</w:t>
      </w:r>
      <w:r w:rsidR="001141CE" w:rsidRPr="00814634">
        <w:rPr>
          <w:rFonts w:ascii="Garamond" w:hAnsi="Garamond"/>
          <w:color w:val="FF0000"/>
        </w:rPr>
        <w:t xml:space="preserve"> heritable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personality","type":"article-journal","volume":"282"},"uris":["http://www.mendeley.com/documents/?uuid=12e7fefc-522e-4337-a2fa-a3a268f67e41"]}],"mendeley":{"formattedCitation":"(Dochtermann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(Dochtermann </w:t>
      </w:r>
      <w:r w:rsidR="004923C5" w:rsidRPr="00814634">
        <w:rPr>
          <w:rFonts w:ascii="Garamond" w:hAnsi="Garamond"/>
          <w:i/>
          <w:noProof/>
          <w:color w:val="FF0000"/>
        </w:rPr>
        <w:t>et al.</w:t>
      </w:r>
      <w:r w:rsidR="004923C5" w:rsidRPr="00814634">
        <w:rPr>
          <w:rFonts w:ascii="Garamond" w:hAnsi="Garamond"/>
          <w:noProof/>
          <w:color w:val="FF0000"/>
        </w:rPr>
        <w:t xml:space="preserve"> 2014)</w:t>
      </w:r>
      <w:r w:rsidR="004923C5" w:rsidRPr="00814634">
        <w:rPr>
          <w:rFonts w:ascii="Garamond" w:hAnsi="Garamond"/>
          <w:color w:val="FF0000"/>
        </w:rPr>
        <w:fldChar w:fldCharType="end"/>
      </w:r>
      <w:r w:rsidR="007C4E8B" w:rsidRPr="00814634">
        <w:rPr>
          <w:rFonts w:ascii="Garamond" w:hAnsi="Garamond"/>
          <w:color w:val="FF0000"/>
        </w:rPr>
        <w:t>, so a</w:t>
      </w:r>
      <w:r w:rsidR="001141CE" w:rsidRPr="00814634">
        <w:rPr>
          <w:rFonts w:ascii="Garamond" w:hAnsi="Garamond"/>
          <w:color w:val="FF0000"/>
        </w:rPr>
        <w:t xml:space="preserve">ssortative mating or mate choice for similar personality types could potentially allow variation in personality traits to persist, while keeping means and their variances relatively similar for both males and females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id":"ITEM-2","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Evolution","id":"ITEM-2","issued":{"date-parts":[["2020"]]},"page":"1-11","publisher":"Elsevier Ltd","title":"You ’ re Just My Type : Mate Choice and Behavioral Types","type":"article-journal"},"uris":["http://www.mendeley.com/documents/?uuid=5efb3b81-d31e-416e-80a7-7255af8b5e6d"]}],"mendeley":{"formattedCitation":"(Schuett &lt;i&gt;et al.&lt;/i&gt; 2010; Munson &lt;i&gt;et al.&lt;/i&gt; 2020)","plainTextFormattedCitation":"(Schuett et al. 2010; Munson et al. 2020)","previouslyFormattedCitation":"(Schuett &lt;i&gt;et al.&lt;/i&gt; 2010; Munson &lt;i&gt;et al.&lt;/i&gt; 2020)"},"properties":{"noteIndex":0},"schema":"https://github.com/citation-style-language/schema/raw/master/csl-citation.json"}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 Munson </w:t>
      </w:r>
      <w:r w:rsidR="004923C5" w:rsidRPr="00814634">
        <w:rPr>
          <w:rFonts w:ascii="Garamond" w:hAnsi="Garamond"/>
          <w:i/>
          <w:noProof/>
          <w:color w:val="FF0000"/>
        </w:rPr>
        <w:t>et al.</w:t>
      </w:r>
      <w:r w:rsidR="004923C5" w:rsidRPr="00814634">
        <w:rPr>
          <w:rFonts w:ascii="Garamond" w:hAnsi="Garamond"/>
          <w:noProof/>
          <w:color w:val="FF0000"/>
        </w:rPr>
        <w:t xml:space="preserve"> 2020)</w:t>
      </w:r>
      <w:r w:rsidR="004923C5" w:rsidRPr="00814634">
        <w:rPr>
          <w:rFonts w:ascii="Garamond" w:hAnsi="Garamond"/>
          <w:color w:val="FF0000"/>
        </w:rPr>
        <w:fldChar w:fldCharType="end"/>
      </w:r>
      <w:r w:rsidR="001141CE" w:rsidRPr="00814634">
        <w:rPr>
          <w:rFonts w:ascii="Garamond" w:hAnsi="Garamond"/>
          <w:color w:val="FF0000"/>
        </w:rPr>
        <w:t>.</w:t>
      </w:r>
    </w:p>
    <w:p w14:paraId="0AB7BCD0" w14:textId="77777777" w:rsidR="000C6F77" w:rsidRDefault="000C6F77" w:rsidP="005C69F2">
      <w:pPr>
        <w:rPr>
          <w:rFonts w:ascii="Garamond" w:hAnsi="Garamond"/>
          <w:b/>
          <w:bCs/>
        </w:rPr>
      </w:pPr>
    </w:p>
    <w:p w14:paraId="6E024D9C" w14:textId="77777777" w:rsidR="00B2071D" w:rsidRDefault="00B2071D" w:rsidP="005C69F2">
      <w:pPr>
        <w:rPr>
          <w:rFonts w:ascii="Garamond" w:hAnsi="Garamond"/>
          <w:b/>
          <w:bCs/>
        </w:rPr>
      </w:pPr>
    </w:p>
    <w:p w14:paraId="74DC30CD" w14:textId="57D052B8"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433DE418" w:rsidR="005C69F2" w:rsidRDefault="005C69F2" w:rsidP="005C69F2">
      <w:pPr>
        <w:rPr>
          <w:rFonts w:ascii="Garamond" w:hAnsi="Garamond"/>
          <w:i/>
          <w:iCs/>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38644F66" w14:textId="77777777" w:rsidR="00EA6C0E" w:rsidRDefault="00EA6C0E" w:rsidP="005C69F2">
      <w:pPr>
        <w:rPr>
          <w:rFonts w:ascii="Garamond" w:hAnsi="Garamond"/>
        </w:rPr>
      </w:pPr>
    </w:p>
    <w:p w14:paraId="4B4856C3" w14:textId="358DFAF8" w:rsidR="005C69F2" w:rsidRDefault="005C69F2" w:rsidP="002609FE">
      <w:pPr>
        <w:ind w:firstLine="720"/>
        <w:contextualSpacing/>
        <w:rPr>
          <w:rFonts w:ascii="Garamond" w:hAnsi="Garamond"/>
        </w:rPr>
      </w:pPr>
      <w:r>
        <w:rPr>
          <w:rFonts w:ascii="Garamond" w:hAnsi="Garamond"/>
        </w:rPr>
        <w:t>We conducted a systematic search</w:t>
      </w:r>
      <w:r w:rsidR="00537DAA">
        <w:rPr>
          <w:rFonts w:ascii="Garamond" w:hAnsi="Garamond"/>
        </w:rPr>
        <w:t xml:space="preserve"> of </w:t>
      </w:r>
      <w:r w:rsidRPr="00407717">
        <w:rPr>
          <w:rFonts w:ascii="Garamond" w:hAnsi="Garamond"/>
        </w:rPr>
        <w:t xml:space="preserve">the literature for empirical studies </w:t>
      </w:r>
      <w:commentRangeStart w:id="100"/>
      <w:r w:rsidR="00537DAA">
        <w:rPr>
          <w:rFonts w:ascii="Garamond" w:hAnsi="Garamond"/>
        </w:rPr>
        <w:t>of</w:t>
      </w:r>
      <w:commentRangeEnd w:id="100"/>
      <w:r w:rsidR="00310A18">
        <w:rPr>
          <w:rStyle w:val="CommentReference"/>
        </w:rPr>
        <w:commentReference w:id="100"/>
      </w:r>
      <w:r w:rsidR="00537DAA">
        <w:rPr>
          <w:rFonts w:ascii="Garamond" w:hAnsi="Garamond"/>
        </w:rPr>
        <w:t xml:space="preserve"> </w:t>
      </w:r>
      <w:del w:id="101" w:author="Lauren Harrison" w:date="2020-08-07T12:06:00Z">
        <w:r w:rsidR="00537DAA" w:rsidDel="00265141">
          <w:rPr>
            <w:rFonts w:ascii="Garamond" w:hAnsi="Garamond"/>
          </w:rPr>
          <w:delText xml:space="preserve">wild </w:delText>
        </w:r>
      </w:del>
      <w:r w:rsidR="00537DAA">
        <w:rPr>
          <w:rFonts w:ascii="Garamond" w:hAnsi="Garamond"/>
        </w:rPr>
        <w:t xml:space="preserve">animals </w:t>
      </w:r>
      <w:r w:rsidR="00C510BD">
        <w:rPr>
          <w:rFonts w:ascii="Garamond" w:hAnsi="Garamond"/>
        </w:rPr>
        <w:t xml:space="preserve">that </w:t>
      </w:r>
      <w:r>
        <w:rPr>
          <w:rFonts w:ascii="Garamond" w:hAnsi="Garamond"/>
        </w:rPr>
        <w:t>quantify</w:t>
      </w:r>
      <w:r w:rsidRPr="00407717">
        <w:rPr>
          <w:rFonts w:ascii="Garamond" w:hAnsi="Garamond"/>
        </w:rPr>
        <w:t xml:space="preserve"> personality traits</w:t>
      </w:r>
      <w:r w:rsidR="002609FE">
        <w:rPr>
          <w:rFonts w:ascii="Garamond" w:hAnsi="Garamond"/>
        </w:rPr>
        <w:t xml:space="preserve">, which </w:t>
      </w:r>
      <w:r w:rsidR="00B4557F">
        <w:rPr>
          <w:rFonts w:ascii="Garamond" w:hAnsi="Garamond"/>
        </w:rPr>
        <w:t xml:space="preserve">were categorised into five </w:t>
      </w:r>
      <w:r w:rsidR="00B4557F" w:rsidRPr="00BB22AF">
        <w:rPr>
          <w:rFonts w:ascii="Garamond" w:hAnsi="Garamond"/>
        </w:rPr>
        <w:t>types</w:t>
      </w:r>
      <w:r w:rsidR="00B4557F">
        <w:rPr>
          <w:rFonts w:ascii="Garamond" w:hAnsi="Garamond"/>
        </w:rPr>
        <w:t>:</w:t>
      </w:r>
      <w:r w:rsidR="00B4557F" w:rsidRPr="00BB22AF">
        <w:rPr>
          <w:rFonts w:ascii="Garamond" w:hAnsi="Garamond"/>
        </w:rPr>
        <w:t xml:space="preserve"> </w:t>
      </w:r>
      <w:r w:rsidR="00B4557F">
        <w:rPr>
          <w:rFonts w:ascii="Garamond" w:hAnsi="Garamond"/>
        </w:rPr>
        <w:t>‘b</w:t>
      </w:r>
      <w:r w:rsidR="00B4557F" w:rsidRPr="00BB22AF">
        <w:rPr>
          <w:rFonts w:ascii="Garamond" w:hAnsi="Garamond"/>
        </w:rPr>
        <w:t>oldness</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ggression</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ctivity</w:t>
      </w:r>
      <w:r w:rsidR="00B4557F">
        <w:rPr>
          <w:rFonts w:ascii="Garamond" w:hAnsi="Garamond"/>
        </w:rPr>
        <w:t>’</w:t>
      </w:r>
      <w:r w:rsidR="00B4557F" w:rsidRPr="00BB22AF">
        <w:rPr>
          <w:rFonts w:ascii="Garamond" w:hAnsi="Garamond"/>
        </w:rPr>
        <w:t xml:space="preserve">, </w:t>
      </w:r>
      <w:r w:rsidR="00B4557F">
        <w:rPr>
          <w:rFonts w:ascii="Garamond" w:hAnsi="Garamond"/>
        </w:rPr>
        <w:t>‘s</w:t>
      </w:r>
      <w:r w:rsidR="00B4557F" w:rsidRPr="00BB22AF">
        <w:rPr>
          <w:rFonts w:ascii="Garamond" w:hAnsi="Garamond"/>
        </w:rPr>
        <w:t>ociality</w:t>
      </w:r>
      <w:r w:rsidR="00B4557F">
        <w:rPr>
          <w:rFonts w:ascii="Garamond" w:hAnsi="Garamond"/>
        </w:rPr>
        <w:t>’</w:t>
      </w:r>
      <w:r w:rsidR="00B4557F" w:rsidRPr="00BB22AF">
        <w:rPr>
          <w:rFonts w:ascii="Garamond" w:hAnsi="Garamond"/>
        </w:rPr>
        <w:t xml:space="preserve"> and </w:t>
      </w:r>
      <w:r w:rsidR="00B4557F">
        <w:rPr>
          <w:rFonts w:ascii="Garamond" w:hAnsi="Garamond"/>
        </w:rPr>
        <w:t>‘e</w:t>
      </w:r>
      <w:r w:rsidR="00B4557F" w:rsidRPr="00BB22AF">
        <w:rPr>
          <w:rFonts w:ascii="Garamond" w:hAnsi="Garamond"/>
        </w:rPr>
        <w:t>xploration</w:t>
      </w:r>
      <w:r w:rsidR="00B4557F">
        <w:rPr>
          <w:rFonts w:ascii="Garamond" w:hAnsi="Garamond"/>
        </w:rPr>
        <w:t>’</w:t>
      </w:r>
      <w:r w:rsidR="006F48F9">
        <w:rPr>
          <w:rFonts w:ascii="Garamond" w:hAnsi="Garamond"/>
        </w:rPr>
        <w:t xml:space="preserve"> (</w:t>
      </w:r>
      <w:proofErr w:type="spellStart"/>
      <w:ins w:id="102" w:author="Lauren Harrison" w:date="2020-08-07T15:24:00Z">
        <w:r w:rsidR="00A82207" w:rsidRPr="00BB3A1D">
          <w:rPr>
            <w:rFonts w:ascii="Garamond" w:hAnsi="Garamond"/>
            <w:noProof/>
          </w:rPr>
          <w:t>Sih</w:t>
        </w:r>
        <w:proofErr w:type="spellEnd"/>
        <w:r w:rsidR="00A82207" w:rsidRPr="00BB3A1D">
          <w:rPr>
            <w:rFonts w:ascii="Garamond" w:hAnsi="Garamond"/>
            <w:noProof/>
          </w:rPr>
          <w:t xml:space="preserve"> </w:t>
        </w:r>
        <w:r w:rsidR="00A82207" w:rsidRPr="00BB3A1D">
          <w:rPr>
            <w:rFonts w:ascii="Garamond" w:hAnsi="Garamond"/>
            <w:i/>
            <w:noProof/>
          </w:rPr>
          <w:t>et al.</w:t>
        </w:r>
        <w:r w:rsidR="00A82207" w:rsidRPr="00BB3A1D">
          <w:rPr>
            <w:rFonts w:ascii="Garamond" w:hAnsi="Garamond"/>
            <w:noProof/>
          </w:rPr>
          <w:t xml:space="preserve"> 2004; Réale </w:t>
        </w:r>
        <w:r w:rsidR="00A82207" w:rsidRPr="00BB3A1D">
          <w:rPr>
            <w:rFonts w:ascii="Garamond" w:hAnsi="Garamond"/>
            <w:i/>
            <w:noProof/>
          </w:rPr>
          <w:t>et al.</w:t>
        </w:r>
        <w:r w:rsidR="00A82207" w:rsidRPr="00BB3A1D">
          <w:rPr>
            <w:rFonts w:ascii="Garamond" w:hAnsi="Garamond"/>
            <w:noProof/>
          </w:rPr>
          <w:t xml:space="preserve"> 2007</w:t>
        </w:r>
      </w:ins>
      <w:del w:id="103" w:author="Lauren Harrison" w:date="2020-08-07T15:24:00Z">
        <w:r w:rsidR="006F48F9" w:rsidRPr="00814634" w:rsidDel="00A82207">
          <w:rPr>
            <w:rFonts w:ascii="Garamond" w:hAnsi="Garamond"/>
            <w:highlight w:val="yellow"/>
          </w:rPr>
          <w:delText>REF</w:delText>
        </w:r>
      </w:del>
      <w:r w:rsidR="006F48F9">
        <w:rPr>
          <w:rFonts w:ascii="Garamond" w:hAnsi="Garamond"/>
        </w:rPr>
        <w:t>)</w:t>
      </w:r>
      <w:r w:rsidR="00B4557F">
        <w:rPr>
          <w:rFonts w:ascii="Garamond" w:hAnsi="Garamond"/>
        </w:rPr>
        <w:t xml:space="preserve">. </w:t>
      </w:r>
      <w:r w:rsidR="000F05DC">
        <w:rPr>
          <w:rFonts w:ascii="Garamond" w:hAnsi="Garamond"/>
        </w:rPr>
        <w:t xml:space="preserve">We ran </w:t>
      </w:r>
      <w:r w:rsidR="000F05DC" w:rsidRPr="00AC6EE2">
        <w:rPr>
          <w:rFonts w:ascii="Garamond" w:hAnsi="Garamond"/>
        </w:rPr>
        <w:t xml:space="preserve">primary and </w:t>
      </w:r>
      <w:r w:rsidR="000F05DC" w:rsidRPr="00AC6EE2">
        <w:rPr>
          <w:rFonts w:ascii="Garamond" w:hAnsi="Garamond"/>
        </w:rPr>
        <w:lastRenderedPageBreak/>
        <w:t>secondary keyword search</w:t>
      </w:r>
      <w:r w:rsidR="000F05DC">
        <w:rPr>
          <w:rFonts w:ascii="Garamond" w:hAnsi="Garamond"/>
        </w:rPr>
        <w:t xml:space="preserve">es using the search strings shown in </w:t>
      </w:r>
      <w:ins w:id="104" w:author="Lauren Harrison" w:date="2020-08-07T15:19:00Z">
        <w:r w:rsidR="00A82207">
          <w:rPr>
            <w:rFonts w:ascii="Garamond" w:hAnsi="Garamond"/>
          </w:rPr>
          <w:t>Supplementary Table S?</w:t>
        </w:r>
      </w:ins>
      <w:commentRangeStart w:id="105"/>
      <w:del w:id="106" w:author="Lauren Harrison" w:date="2020-08-07T15:19:00Z">
        <w:r w:rsidR="000F05DC" w:rsidDel="00A82207">
          <w:rPr>
            <w:rFonts w:ascii="Garamond" w:hAnsi="Garamond"/>
          </w:rPr>
          <w:delText>Table 4</w:delText>
        </w:r>
      </w:del>
      <w:commentRangeEnd w:id="105"/>
      <w:r w:rsidR="008E1066">
        <w:rPr>
          <w:rStyle w:val="CommentReference"/>
        </w:rPr>
        <w:commentReference w:id="105"/>
      </w:r>
      <w:r w:rsidR="000F05DC">
        <w:rPr>
          <w:rFonts w:ascii="Garamond" w:hAnsi="Garamond"/>
        </w:rPr>
        <w:t>.</w:t>
      </w:r>
      <w:r w:rsidR="000F05DC" w:rsidRPr="00537DAA">
        <w:rPr>
          <w:rFonts w:ascii="Garamond" w:hAnsi="Garamond"/>
        </w:rPr>
        <w:t xml:space="preserve"> </w:t>
      </w:r>
      <w:r w:rsidR="000F05DC">
        <w:rPr>
          <w:rFonts w:ascii="Garamond" w:hAnsi="Garamond"/>
        </w:rPr>
        <w:t>In the primary searches w</w:t>
      </w:r>
      <w:r w:rsidR="002609FE">
        <w:rPr>
          <w:rFonts w:ascii="Garamond" w:hAnsi="Garamond"/>
        </w:rPr>
        <w:t xml:space="preserve">e </w:t>
      </w:r>
      <w:r w:rsidR="000F05DC">
        <w:rPr>
          <w:rFonts w:ascii="Garamond" w:hAnsi="Garamond"/>
        </w:rPr>
        <w:t xml:space="preserve">looked </w:t>
      </w:r>
      <w:r w:rsidR="002609FE">
        <w:rPr>
          <w:rFonts w:ascii="Garamond" w:hAnsi="Garamond"/>
        </w:rPr>
        <w:t xml:space="preserve">for </w:t>
      </w:r>
      <w:commentRangeStart w:id="107"/>
      <w:del w:id="108" w:author="Lauren Harrison" w:date="2020-08-07T15:20:00Z">
        <w:r w:rsidR="002609FE" w:rsidDel="00A82207">
          <w:rPr>
            <w:rFonts w:ascii="Garamond" w:hAnsi="Garamond"/>
          </w:rPr>
          <w:delText xml:space="preserve">operational </w:delText>
        </w:r>
      </w:del>
      <w:r w:rsidR="00233674">
        <w:rPr>
          <w:rFonts w:ascii="Garamond" w:hAnsi="Garamond"/>
        </w:rPr>
        <w:t>behavioural</w:t>
      </w:r>
      <w:commentRangeEnd w:id="107"/>
      <w:r w:rsidR="00310A18">
        <w:rPr>
          <w:rStyle w:val="CommentReference"/>
        </w:rPr>
        <w:commentReference w:id="107"/>
      </w:r>
      <w:r w:rsidR="00233674">
        <w:rPr>
          <w:rFonts w:ascii="Garamond" w:hAnsi="Garamond"/>
        </w:rPr>
        <w:t xml:space="preserve"> </w:t>
      </w:r>
      <w:r w:rsidR="002609FE">
        <w:rPr>
          <w:rFonts w:ascii="Garamond" w:hAnsi="Garamond"/>
        </w:rPr>
        <w:t>measure</w:t>
      </w:r>
      <w:r w:rsidR="000F05DC">
        <w:rPr>
          <w:rFonts w:ascii="Garamond" w:hAnsi="Garamond"/>
        </w:rPr>
        <w:t>s commonly</w:t>
      </w:r>
      <w:r w:rsidR="002609FE">
        <w:rPr>
          <w:rFonts w:ascii="Garamond" w:hAnsi="Garamond"/>
        </w:rPr>
        <w:t xml:space="preserve"> used by those studying animal personality to quantify each of the five personality types, such as ‘hiding time’ as a</w:t>
      </w:r>
      <w:ins w:id="109" w:author="Lauren Harrison" w:date="2020-08-07T12:05:00Z">
        <w:r w:rsidR="00FF3341">
          <w:rPr>
            <w:rFonts w:ascii="Garamond" w:hAnsi="Garamond"/>
          </w:rPr>
          <w:t>n</w:t>
        </w:r>
      </w:ins>
      <w:r w:rsidR="002609FE">
        <w:rPr>
          <w:rFonts w:ascii="Garamond" w:hAnsi="Garamond"/>
        </w:rPr>
        <w:t xml:space="preserve"> </w:t>
      </w:r>
      <w:r w:rsidR="000F05DC">
        <w:rPr>
          <w:rFonts w:ascii="Garamond" w:hAnsi="Garamond"/>
        </w:rPr>
        <w:t>index</w:t>
      </w:r>
      <w:r w:rsidR="002609FE">
        <w:rPr>
          <w:rFonts w:ascii="Garamond" w:hAnsi="Garamond"/>
        </w:rPr>
        <w:t xml:space="preserve"> of boldness or ‘distance moved’ as a</w:t>
      </w:r>
      <w:r w:rsidR="000F05DC">
        <w:rPr>
          <w:rFonts w:ascii="Garamond" w:hAnsi="Garamond"/>
        </w:rPr>
        <w:t>n</w:t>
      </w:r>
      <w:r w:rsidR="002609FE">
        <w:rPr>
          <w:rFonts w:ascii="Garamond" w:hAnsi="Garamond"/>
        </w:rPr>
        <w:t xml:space="preserve"> </w:t>
      </w:r>
      <w:r w:rsidR="000F05DC">
        <w:rPr>
          <w:rFonts w:ascii="Garamond" w:hAnsi="Garamond"/>
        </w:rPr>
        <w:t>index</w:t>
      </w:r>
      <w:r w:rsidR="002609FE">
        <w:rPr>
          <w:rFonts w:ascii="Garamond" w:hAnsi="Garamond"/>
        </w:rPr>
        <w:t xml:space="preserve"> of exploration (see </w:t>
      </w:r>
      <w:del w:id="110" w:author="Lauren Harrison" w:date="2020-08-07T12:11:00Z">
        <w:r w:rsidR="002609FE" w:rsidDel="00265141">
          <w:rPr>
            <w:rFonts w:ascii="Garamond" w:hAnsi="Garamond"/>
          </w:rPr>
          <w:delText xml:space="preserve"> </w:delText>
        </w:r>
      </w:del>
      <w:commentRangeStart w:id="111"/>
      <w:commentRangeStart w:id="112"/>
      <w:r w:rsidR="002609FE">
        <w:rPr>
          <w:rFonts w:ascii="Garamond" w:hAnsi="Garamond"/>
        </w:rPr>
        <w:fldChar w:fldCharType="begin" w:fldLock="1"/>
      </w:r>
      <w:r w:rsidR="002609FE">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2609FE">
        <w:rPr>
          <w:rFonts w:ascii="Garamond" w:hAnsi="Garamond"/>
        </w:rPr>
        <w:fldChar w:fldCharType="separate"/>
      </w:r>
      <w:r w:rsidR="002609FE" w:rsidRPr="004923C5">
        <w:rPr>
          <w:rFonts w:ascii="Garamond" w:hAnsi="Garamond"/>
          <w:noProof/>
        </w:rPr>
        <w:t xml:space="preserve">Sih </w:t>
      </w:r>
      <w:r w:rsidR="002609FE" w:rsidRPr="004923C5">
        <w:rPr>
          <w:rFonts w:ascii="Garamond" w:hAnsi="Garamond"/>
          <w:i/>
          <w:noProof/>
        </w:rPr>
        <w:t>et al.</w:t>
      </w:r>
      <w:r w:rsidR="002609FE" w:rsidRPr="004923C5">
        <w:rPr>
          <w:rFonts w:ascii="Garamond" w:hAnsi="Garamond"/>
          <w:noProof/>
        </w:rPr>
        <w:t xml:space="preserve"> 2004; Réale </w:t>
      </w:r>
      <w:r w:rsidR="002609FE" w:rsidRPr="004923C5">
        <w:rPr>
          <w:rFonts w:ascii="Garamond" w:hAnsi="Garamond"/>
          <w:i/>
          <w:noProof/>
        </w:rPr>
        <w:t>et al.</w:t>
      </w:r>
      <w:r w:rsidR="002609FE" w:rsidRPr="004923C5">
        <w:rPr>
          <w:rFonts w:ascii="Garamond" w:hAnsi="Garamond"/>
          <w:noProof/>
        </w:rPr>
        <w:t xml:space="preserve"> 2007)</w:t>
      </w:r>
      <w:r w:rsidR="002609FE">
        <w:rPr>
          <w:rFonts w:ascii="Garamond" w:hAnsi="Garamond"/>
        </w:rPr>
        <w:fldChar w:fldCharType="end"/>
      </w:r>
      <w:commentRangeEnd w:id="111"/>
      <w:r w:rsidR="002609FE">
        <w:rPr>
          <w:rStyle w:val="CommentReference"/>
        </w:rPr>
        <w:commentReference w:id="111"/>
      </w:r>
      <w:commentRangeEnd w:id="112"/>
      <w:r w:rsidR="00310A18">
        <w:rPr>
          <w:rStyle w:val="CommentReference"/>
        </w:rPr>
        <w:commentReference w:id="112"/>
      </w:r>
      <w:r w:rsidR="002609FE">
        <w:rPr>
          <w:rFonts w:ascii="Garamond" w:hAnsi="Garamond"/>
        </w:rPr>
        <w:t>. Our</w:t>
      </w:r>
      <w:r w:rsidR="00537DAA">
        <w:rPr>
          <w:rFonts w:ascii="Garamond" w:hAnsi="Garamond"/>
        </w:rPr>
        <w:t xml:space="preserve"> secondary searches were designed to locate studies of ‘personality-like’ behaviours that were </w:t>
      </w:r>
      <w:r w:rsidR="000F05DC">
        <w:rPr>
          <w:rFonts w:ascii="Garamond" w:hAnsi="Garamond"/>
        </w:rPr>
        <w:t xml:space="preserve">alternate </w:t>
      </w:r>
      <w:r w:rsidR="00537DAA">
        <w:rPr>
          <w:rFonts w:ascii="Garamond" w:hAnsi="Garamond"/>
        </w:rPr>
        <w:t>measures of activity, aggression, boldness, exploration or sociality.</w:t>
      </w:r>
      <w:r w:rsidR="00537DAA" w:rsidRPr="00537DAA">
        <w:rPr>
          <w:rFonts w:ascii="Garamond" w:hAnsi="Garamond"/>
        </w:rPr>
        <w:t xml:space="preserve"> </w:t>
      </w:r>
      <w:r w:rsidR="00537DAA">
        <w:rPr>
          <w:rFonts w:ascii="Garamond" w:hAnsi="Garamond"/>
        </w:rPr>
        <w:t xml:space="preserve">We </w:t>
      </w:r>
      <w:r w:rsidR="000F05DC">
        <w:rPr>
          <w:rFonts w:ascii="Garamond" w:hAnsi="Garamond"/>
        </w:rPr>
        <w:t>then</w:t>
      </w:r>
      <w:r w:rsidR="00537DAA">
        <w:rPr>
          <w:rFonts w:ascii="Garamond" w:hAnsi="Garamond"/>
        </w:rPr>
        <w:t xml:space="preserve"> conducted </w:t>
      </w:r>
      <w:r w:rsidR="000F05DC">
        <w:rPr>
          <w:rFonts w:ascii="Garamond" w:hAnsi="Garamond"/>
        </w:rPr>
        <w:t xml:space="preserve">additional </w:t>
      </w:r>
      <w:r w:rsidR="00537DAA">
        <w:rPr>
          <w:rFonts w:ascii="Garamond" w:hAnsi="Garamond"/>
        </w:rPr>
        <w:t>forward citation search</w:t>
      </w:r>
      <w:r w:rsidR="000F05DC">
        <w:rPr>
          <w:rFonts w:ascii="Garamond" w:hAnsi="Garamond"/>
        </w:rPr>
        <w:t>e</w:t>
      </w:r>
      <w:r w:rsidR="002609FE">
        <w:rPr>
          <w:rFonts w:ascii="Garamond" w:hAnsi="Garamond"/>
        </w:rPr>
        <w:t>s</w:t>
      </w:r>
      <w:r w:rsidR="00537DAA">
        <w:rPr>
          <w:rFonts w:ascii="Garamond" w:hAnsi="Garamond"/>
        </w:rPr>
        <w:t xml:space="preserve"> to include</w:t>
      </w:r>
      <w:r w:rsidR="00537DAA" w:rsidRPr="00AC6EE2">
        <w:rPr>
          <w:rFonts w:ascii="Garamond" w:hAnsi="Garamond"/>
        </w:rPr>
        <w:t xml:space="preserve"> </w:t>
      </w:r>
      <w:r w:rsidR="002609FE">
        <w:rPr>
          <w:rFonts w:ascii="Garamond" w:hAnsi="Garamond"/>
        </w:rPr>
        <w:t>all</w:t>
      </w:r>
      <w:r w:rsidR="00537DAA" w:rsidRPr="00AC6EE2">
        <w:rPr>
          <w:rFonts w:ascii="Garamond" w:hAnsi="Garamond"/>
        </w:rPr>
        <w:t xml:space="preserve"> </w:t>
      </w:r>
      <w:r w:rsidR="00537DAA">
        <w:rPr>
          <w:rFonts w:ascii="Garamond" w:hAnsi="Garamond"/>
        </w:rPr>
        <w:t>article</w:t>
      </w:r>
      <w:r w:rsidR="002609FE">
        <w:rPr>
          <w:rFonts w:ascii="Garamond" w:hAnsi="Garamond"/>
        </w:rPr>
        <w:t>s</w:t>
      </w:r>
      <w:r w:rsidR="00537DAA" w:rsidRPr="00AC6EE2">
        <w:rPr>
          <w:rFonts w:ascii="Garamond" w:hAnsi="Garamond"/>
        </w:rPr>
        <w:t xml:space="preserve"> that </w:t>
      </w:r>
      <w:r w:rsidR="00537DAA">
        <w:rPr>
          <w:rFonts w:ascii="Garamond" w:hAnsi="Garamond"/>
        </w:rPr>
        <w:t xml:space="preserve">had </w:t>
      </w:r>
      <w:r w:rsidR="00537DAA" w:rsidRPr="00AC6EE2">
        <w:rPr>
          <w:rFonts w:ascii="Garamond" w:hAnsi="Garamond"/>
        </w:rPr>
        <w:t xml:space="preserve">cited one of </w:t>
      </w:r>
      <w:r w:rsidR="00537DAA">
        <w:rPr>
          <w:rFonts w:ascii="Garamond" w:hAnsi="Garamond"/>
        </w:rPr>
        <w:t xml:space="preserve">five </w:t>
      </w:r>
      <w:r w:rsidR="002609FE">
        <w:rPr>
          <w:rFonts w:ascii="Garamond" w:hAnsi="Garamond"/>
        </w:rPr>
        <w:t>influential</w:t>
      </w:r>
      <w:r w:rsidR="00537DAA">
        <w:rPr>
          <w:rFonts w:ascii="Garamond" w:hAnsi="Garamond"/>
        </w:rPr>
        <w:t xml:space="preserve"> </w:t>
      </w:r>
      <w:r w:rsidR="002609FE">
        <w:rPr>
          <w:rFonts w:ascii="Garamond" w:hAnsi="Garamond"/>
        </w:rPr>
        <w:t xml:space="preserve">reviews of </w:t>
      </w:r>
      <w:r w:rsidR="00537DAA">
        <w:rPr>
          <w:rFonts w:ascii="Garamond" w:hAnsi="Garamond"/>
        </w:rPr>
        <w:t xml:space="preserve">animal personality: </w:t>
      </w:r>
      <w:r w:rsidR="00537DAA">
        <w:rPr>
          <w:rFonts w:ascii="Garamond" w:hAnsi="Garamond"/>
        </w:rPr>
        <w:fldChar w:fldCharType="begin" w:fldLock="1"/>
      </w:r>
      <w:r w:rsidR="00537DAA">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537DAA">
        <w:rPr>
          <w:rFonts w:ascii="Garamond" w:hAnsi="Garamond"/>
        </w:rPr>
        <w:fldChar w:fldCharType="separate"/>
      </w:r>
      <w:r w:rsidR="00537DAA" w:rsidRPr="00BB3A1D">
        <w:rPr>
          <w:rFonts w:ascii="Garamond" w:hAnsi="Garamond"/>
          <w:noProof/>
        </w:rPr>
        <w:t xml:space="preserve">(Dall </w:t>
      </w:r>
      <w:r w:rsidR="00537DAA" w:rsidRPr="00BB3A1D">
        <w:rPr>
          <w:rFonts w:ascii="Garamond" w:hAnsi="Garamond"/>
          <w:i/>
          <w:noProof/>
        </w:rPr>
        <w:t>et al.</w:t>
      </w:r>
      <w:r w:rsidR="00537DAA" w:rsidRPr="00BB3A1D">
        <w:rPr>
          <w:rFonts w:ascii="Garamond" w:hAnsi="Garamond"/>
          <w:noProof/>
        </w:rPr>
        <w:t xml:space="preserve"> 2004; Sih </w:t>
      </w:r>
      <w:r w:rsidR="00537DAA" w:rsidRPr="00BB3A1D">
        <w:rPr>
          <w:rFonts w:ascii="Garamond" w:hAnsi="Garamond"/>
          <w:i/>
          <w:noProof/>
        </w:rPr>
        <w:t>et al.</w:t>
      </w:r>
      <w:r w:rsidR="00537DAA" w:rsidRPr="00BB3A1D">
        <w:rPr>
          <w:rFonts w:ascii="Garamond" w:hAnsi="Garamond"/>
          <w:noProof/>
        </w:rPr>
        <w:t xml:space="preserve"> 2004; Réale </w:t>
      </w:r>
      <w:r w:rsidR="00537DAA" w:rsidRPr="00BB3A1D">
        <w:rPr>
          <w:rFonts w:ascii="Garamond" w:hAnsi="Garamond"/>
          <w:i/>
          <w:noProof/>
        </w:rPr>
        <w:t>et al.</w:t>
      </w:r>
      <w:r w:rsidR="00537DAA" w:rsidRPr="00BB3A1D">
        <w:rPr>
          <w:rFonts w:ascii="Garamond" w:hAnsi="Garamond"/>
          <w:noProof/>
        </w:rPr>
        <w:t xml:space="preserve"> 2007; Schuett </w:t>
      </w:r>
      <w:r w:rsidR="00537DAA" w:rsidRPr="00BB3A1D">
        <w:rPr>
          <w:rFonts w:ascii="Garamond" w:hAnsi="Garamond"/>
          <w:i/>
          <w:noProof/>
        </w:rPr>
        <w:t>et al.</w:t>
      </w:r>
      <w:r w:rsidR="00537DAA" w:rsidRPr="00BB3A1D">
        <w:rPr>
          <w:rFonts w:ascii="Garamond" w:hAnsi="Garamond"/>
          <w:noProof/>
        </w:rPr>
        <w:t xml:space="preserve"> 2010</w:t>
      </w:r>
      <w:r w:rsidR="00537DAA">
        <w:rPr>
          <w:rFonts w:ascii="Garamond" w:hAnsi="Garamond"/>
          <w:noProof/>
        </w:rPr>
        <w:t>; Dingemanse &amp; Wolf 2010</w:t>
      </w:r>
      <w:r w:rsidR="00537DAA" w:rsidRPr="00BB3A1D">
        <w:rPr>
          <w:rFonts w:ascii="Garamond" w:hAnsi="Garamond"/>
          <w:noProof/>
        </w:rPr>
        <w:t>)</w:t>
      </w:r>
      <w:r w:rsidR="00537DAA">
        <w:rPr>
          <w:rFonts w:ascii="Garamond" w:hAnsi="Garamond"/>
        </w:rPr>
        <w:fldChar w:fldCharType="end"/>
      </w:r>
      <w:r w:rsidR="00537DAA">
        <w:rPr>
          <w:rFonts w:ascii="Garamond" w:hAnsi="Garamond"/>
        </w:rPr>
        <w:t xml:space="preserve">. </w:t>
      </w:r>
      <w:r w:rsidR="000F05DC">
        <w:rPr>
          <w:rFonts w:ascii="Garamond" w:hAnsi="Garamond"/>
        </w:rPr>
        <w:t>In all cases we searched for studies that collected data on both males and females so that the sexes could be compared in data collected by the same researchers from the same population using equivalent methods.</w:t>
      </w:r>
      <w:r w:rsidR="000F05DC" w:rsidRPr="00B4557F">
        <w:rPr>
          <w:rFonts w:ascii="Garamond" w:hAnsi="Garamond"/>
        </w:rPr>
        <w:t xml:space="preserve"> </w:t>
      </w:r>
      <w:r w:rsidR="000F05DC">
        <w:rPr>
          <w:rFonts w:ascii="Garamond" w:hAnsi="Garamond"/>
        </w:rPr>
        <w:t>In total, we</w:t>
      </w:r>
      <w:r w:rsidR="000F05DC" w:rsidRPr="00AC6EE2">
        <w:rPr>
          <w:rFonts w:ascii="Garamond" w:hAnsi="Garamond"/>
        </w:rPr>
        <w:t xml:space="preserve"> collected </w:t>
      </w:r>
      <w:r w:rsidR="000F05DC">
        <w:rPr>
          <w:rFonts w:ascii="Garamond" w:hAnsi="Garamond"/>
        </w:rPr>
        <w:t>9,698</w:t>
      </w:r>
      <w:r w:rsidR="000F05DC" w:rsidRPr="00AC6EE2">
        <w:rPr>
          <w:rFonts w:ascii="Garamond" w:hAnsi="Garamond"/>
        </w:rPr>
        <w:t xml:space="preserve"> </w:t>
      </w:r>
      <w:r w:rsidR="000F05DC">
        <w:rPr>
          <w:rFonts w:ascii="Garamond" w:hAnsi="Garamond"/>
        </w:rPr>
        <w:t>records</w:t>
      </w:r>
      <w:r w:rsidR="000F05DC" w:rsidRPr="00AC6EE2">
        <w:rPr>
          <w:rFonts w:ascii="Garamond" w:hAnsi="Garamond"/>
        </w:rPr>
        <w:t xml:space="preserve"> from </w:t>
      </w:r>
      <w:r w:rsidR="000F05DC">
        <w:rPr>
          <w:rFonts w:ascii="Garamond" w:hAnsi="Garamond"/>
        </w:rPr>
        <w:t>the</w:t>
      </w:r>
      <w:r w:rsidR="000F05DC" w:rsidRPr="00AC6EE2">
        <w:rPr>
          <w:rFonts w:ascii="Garamond" w:hAnsi="Garamond"/>
        </w:rPr>
        <w:t xml:space="preserve"> </w:t>
      </w:r>
      <w:r w:rsidR="000F05DC" w:rsidRPr="00814634">
        <w:rPr>
          <w:rFonts w:ascii="Garamond" w:hAnsi="Garamond"/>
          <w:i/>
        </w:rPr>
        <w:t>ISI Web of Science</w:t>
      </w:r>
      <w:r w:rsidR="000F05DC" w:rsidRPr="00AC6EE2">
        <w:rPr>
          <w:rFonts w:ascii="Garamond" w:hAnsi="Garamond"/>
        </w:rPr>
        <w:t xml:space="preserve"> and </w:t>
      </w:r>
      <w:r w:rsidR="000F05DC" w:rsidRPr="00814634">
        <w:rPr>
          <w:rFonts w:ascii="Garamond" w:hAnsi="Garamond"/>
          <w:i/>
        </w:rPr>
        <w:t>SCOPUS</w:t>
      </w:r>
      <w:r w:rsidR="000F05DC">
        <w:rPr>
          <w:rFonts w:ascii="Garamond" w:hAnsi="Garamond"/>
        </w:rPr>
        <w:t xml:space="preserve"> </w:t>
      </w:r>
      <w:r w:rsidR="000F05DC" w:rsidRPr="00AC6EE2">
        <w:rPr>
          <w:rFonts w:ascii="Garamond" w:hAnsi="Garamond"/>
        </w:rPr>
        <w:t>databases</w:t>
      </w:r>
      <w:r w:rsidR="000F05DC">
        <w:rPr>
          <w:rFonts w:ascii="Garamond" w:hAnsi="Garamond"/>
        </w:rPr>
        <w:t xml:space="preserve"> on 11 December 2018.</w:t>
      </w:r>
      <w:r w:rsidR="000F05DC" w:rsidRPr="000F05DC">
        <w:rPr>
          <w:rFonts w:ascii="Garamond" w:hAnsi="Garamond"/>
        </w:rPr>
        <w:t xml:space="preserve"> </w:t>
      </w:r>
      <w:r w:rsidR="000F05DC">
        <w:rPr>
          <w:rFonts w:ascii="Garamond" w:hAnsi="Garamond"/>
        </w:rPr>
        <w:t xml:space="preserve">The </w:t>
      </w:r>
      <w:r w:rsidR="000F05DC" w:rsidRPr="00763764">
        <w:rPr>
          <w:rFonts w:ascii="Garamond" w:hAnsi="Garamond"/>
        </w:rPr>
        <w:t xml:space="preserve">PRISMA </w:t>
      </w:r>
      <w:r w:rsidR="000F05DC">
        <w:rPr>
          <w:rFonts w:ascii="Garamond" w:hAnsi="Garamond"/>
        </w:rPr>
        <w:t xml:space="preserve">diagram summarising our search protocol and the number of articles located using each search method is shown </w:t>
      </w:r>
      <w:r w:rsidR="000F05DC" w:rsidRPr="00763764">
        <w:rPr>
          <w:rFonts w:ascii="Garamond" w:hAnsi="Garamond"/>
        </w:rPr>
        <w:t>in Fig</w:t>
      </w:r>
      <w:r w:rsidR="000F05DC">
        <w:rPr>
          <w:rFonts w:ascii="Garamond" w:hAnsi="Garamond"/>
        </w:rPr>
        <w:t>.</w:t>
      </w:r>
      <w:r w:rsidR="000F05DC" w:rsidRPr="00763764">
        <w:rPr>
          <w:rFonts w:ascii="Garamond" w:hAnsi="Garamond"/>
        </w:rPr>
        <w:t xml:space="preserve"> </w:t>
      </w:r>
      <w:r w:rsidR="000F05DC">
        <w:rPr>
          <w:rFonts w:ascii="Garamond" w:hAnsi="Garamond"/>
        </w:rPr>
        <w:t>3.</w:t>
      </w:r>
    </w:p>
    <w:p w14:paraId="5F96A980" w14:textId="77777777" w:rsidR="002609FE" w:rsidRDefault="002609FE" w:rsidP="00753BDD">
      <w:pPr>
        <w:ind w:firstLine="720"/>
        <w:contextualSpacing/>
        <w:rPr>
          <w:rFonts w:ascii="Garamond" w:hAnsi="Garamond"/>
        </w:rPr>
      </w:pPr>
    </w:p>
    <w:p w14:paraId="313547D7" w14:textId="5502D6B8" w:rsidR="005C69F2" w:rsidRDefault="005C69F2" w:rsidP="005C69F2">
      <w:pPr>
        <w:ind w:firstLine="720"/>
        <w:contextualSpacing/>
        <w:rPr>
          <w:rFonts w:ascii="Garamond" w:hAnsi="Garamond"/>
        </w:rPr>
      </w:pPr>
      <w:r>
        <w:rPr>
          <w:rFonts w:ascii="Garamond" w:hAnsi="Garamond"/>
        </w:rPr>
        <w:t xml:space="preserve">After removing duplicates, 3,739 </w:t>
      </w:r>
      <w:r w:rsidR="001A473E">
        <w:rPr>
          <w:rFonts w:ascii="Garamond" w:hAnsi="Garamond"/>
        </w:rPr>
        <w:t>articles</w:t>
      </w:r>
      <w:r w:rsidR="00526290">
        <w:rPr>
          <w:rFonts w:ascii="Garamond" w:hAnsi="Garamond"/>
        </w:rPr>
        <w:t xml:space="preserve"> were available</w:t>
      </w:r>
      <w:r>
        <w:rPr>
          <w:rFonts w:ascii="Garamond" w:hAnsi="Garamond"/>
        </w:rPr>
        <w:t xml:space="preserve"> for title and abstract screening by LH. </w:t>
      </w:r>
      <w:r w:rsidR="00526290">
        <w:rPr>
          <w:rFonts w:ascii="Garamond" w:hAnsi="Garamond"/>
        </w:rPr>
        <w:t xml:space="preserve">Of these, </w:t>
      </w:r>
      <w:r>
        <w:rPr>
          <w:rFonts w:ascii="Garamond" w:hAnsi="Garamond"/>
        </w:rPr>
        <w:t xml:space="preserve">942 were excluded at the title/abstract screening stage because they were: </w:t>
      </w:r>
      <w:r w:rsidR="001A473E">
        <w:rPr>
          <w:rFonts w:ascii="Garamond" w:hAnsi="Garamond"/>
        </w:rPr>
        <w:t>a</w:t>
      </w:r>
      <w:r>
        <w:rPr>
          <w:rFonts w:ascii="Garamond" w:hAnsi="Garamond"/>
        </w:rPr>
        <w:t>) duplicates (</w:t>
      </w:r>
      <w:r w:rsidRPr="002B41FA">
        <w:rPr>
          <w:rFonts w:ascii="Garamond" w:hAnsi="Garamond"/>
          <w:i/>
        </w:rPr>
        <w:t>n</w:t>
      </w:r>
      <w:r>
        <w:rPr>
          <w:rFonts w:ascii="Garamond" w:hAnsi="Garamond"/>
        </w:rPr>
        <w:t xml:space="preserve"> = 130), </w:t>
      </w:r>
      <w:r w:rsidR="001A473E">
        <w:rPr>
          <w:rFonts w:ascii="Garamond" w:hAnsi="Garamond"/>
        </w:rPr>
        <w:t>b</w:t>
      </w:r>
      <w:r>
        <w:rPr>
          <w:rFonts w:ascii="Garamond" w:hAnsi="Garamond"/>
        </w:rPr>
        <w:t>) non-animal studies (</w:t>
      </w:r>
      <w:r w:rsidRPr="002B41FA">
        <w:rPr>
          <w:rFonts w:ascii="Garamond" w:hAnsi="Garamond"/>
          <w:i/>
        </w:rPr>
        <w:t>n</w:t>
      </w:r>
      <w:r>
        <w:rPr>
          <w:rFonts w:ascii="Garamond" w:hAnsi="Garamond"/>
        </w:rPr>
        <w:t xml:space="preserve"> = 256), </w:t>
      </w:r>
      <w:r w:rsidR="001A473E">
        <w:rPr>
          <w:rFonts w:ascii="Garamond" w:hAnsi="Garamond"/>
        </w:rPr>
        <w:t>c</w:t>
      </w:r>
      <w:r>
        <w:rPr>
          <w:rFonts w:ascii="Garamond" w:hAnsi="Garamond"/>
        </w:rPr>
        <w:t>) reviews or non-empirical studies (</w:t>
      </w:r>
      <w:r w:rsidRPr="002B41FA">
        <w:rPr>
          <w:rFonts w:ascii="Garamond" w:hAnsi="Garamond"/>
          <w:i/>
        </w:rPr>
        <w:t>n</w:t>
      </w:r>
      <w:r w:rsidR="000941A1">
        <w:rPr>
          <w:rFonts w:ascii="Garamond" w:hAnsi="Garamond"/>
        </w:rPr>
        <w:t xml:space="preserve"> </w:t>
      </w:r>
      <w:r>
        <w:rPr>
          <w:rFonts w:ascii="Garamond" w:hAnsi="Garamond"/>
        </w:rPr>
        <w:t xml:space="preserve">= 516), </w:t>
      </w:r>
      <w:r w:rsidR="001A473E">
        <w:rPr>
          <w:rFonts w:ascii="Garamond" w:hAnsi="Garamond"/>
        </w:rPr>
        <w:t>d</w:t>
      </w:r>
      <w:r>
        <w:rPr>
          <w:rFonts w:ascii="Garamond" w:hAnsi="Garamond"/>
        </w:rPr>
        <w:t>) not in English (</w:t>
      </w:r>
      <w:r w:rsidRPr="002B41FA">
        <w:rPr>
          <w:rFonts w:ascii="Garamond" w:hAnsi="Garamond"/>
          <w:i/>
        </w:rPr>
        <w:t>n</w:t>
      </w:r>
      <w:r>
        <w:rPr>
          <w:rFonts w:ascii="Garamond" w:hAnsi="Garamond"/>
        </w:rPr>
        <w:t xml:space="preserve"> = 8), or </w:t>
      </w:r>
      <w:r w:rsidR="001A473E">
        <w:rPr>
          <w:rFonts w:ascii="Garamond" w:hAnsi="Garamond"/>
        </w:rPr>
        <w:t>e</w:t>
      </w:r>
      <w:r>
        <w:rPr>
          <w:rFonts w:ascii="Garamond" w:hAnsi="Garamond"/>
        </w:rPr>
        <w:t xml:space="preserve">) </w:t>
      </w:r>
      <w:r w:rsidR="00777768">
        <w:rPr>
          <w:rFonts w:ascii="Garamond" w:hAnsi="Garamond"/>
        </w:rPr>
        <w:t>inaccessible</w:t>
      </w:r>
      <w:r>
        <w:rPr>
          <w:rFonts w:ascii="Garamond" w:hAnsi="Garamond"/>
        </w:rPr>
        <w:t xml:space="preserve"> (</w:t>
      </w:r>
      <w:r w:rsidRPr="002B41FA">
        <w:rPr>
          <w:rFonts w:ascii="Garamond" w:hAnsi="Garamond"/>
          <w:i/>
        </w:rPr>
        <w:t>n</w:t>
      </w:r>
      <w:r>
        <w:rPr>
          <w:rFonts w:ascii="Garamond" w:hAnsi="Garamond"/>
        </w:rPr>
        <w:t xml:space="preserve"> = 32). </w:t>
      </w:r>
      <w:r w:rsidR="00526290">
        <w:rPr>
          <w:rFonts w:ascii="Garamond" w:hAnsi="Garamond"/>
        </w:rPr>
        <w:t xml:space="preserve">We then carried out a full-text screening of the remaining </w:t>
      </w:r>
      <w:r>
        <w:rPr>
          <w:rFonts w:ascii="Garamond" w:hAnsi="Garamond"/>
        </w:rPr>
        <w:t xml:space="preserve">2,797 </w:t>
      </w:r>
      <w:r w:rsidR="005F0106">
        <w:rPr>
          <w:rFonts w:ascii="Garamond" w:hAnsi="Garamond"/>
        </w:rPr>
        <w:t>articles</w:t>
      </w:r>
      <w:r>
        <w:rPr>
          <w:rFonts w:ascii="Garamond" w:hAnsi="Garamond"/>
        </w:rPr>
        <w:t xml:space="preserve">. We included </w:t>
      </w:r>
      <w:r w:rsidR="005F0106">
        <w:rPr>
          <w:rFonts w:ascii="Garamond" w:hAnsi="Garamond"/>
        </w:rPr>
        <w:t xml:space="preserve">articles </w:t>
      </w:r>
      <w:r>
        <w:rPr>
          <w:rFonts w:ascii="Garamond" w:hAnsi="Garamond"/>
        </w:rPr>
        <w:t xml:space="preserve">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sidR="00526290">
        <w:rPr>
          <w:rFonts w:ascii="Garamond" w:hAnsi="Garamond"/>
        </w:rPr>
        <w:t>variances (i.e. standard error or standard deviation)</w:t>
      </w:r>
      <w:r w:rsidRPr="00407717">
        <w:rPr>
          <w:rFonts w:ascii="Garamond" w:hAnsi="Garamond"/>
        </w:rPr>
        <w:t xml:space="preserve"> </w:t>
      </w:r>
      <w:r>
        <w:rPr>
          <w:rFonts w:ascii="Garamond" w:hAnsi="Garamond"/>
        </w:rPr>
        <w:t xml:space="preserve">for </w:t>
      </w:r>
      <w:del w:id="113" w:author="Lauren Harrison" w:date="2020-08-07T14:49:00Z">
        <w:r w:rsidR="001A473E" w:rsidDel="003E0798">
          <w:rPr>
            <w:rFonts w:ascii="Garamond" w:hAnsi="Garamond"/>
          </w:rPr>
          <w:delText xml:space="preserve">operational </w:delText>
        </w:r>
      </w:del>
      <w:r w:rsidR="00233674">
        <w:rPr>
          <w:rFonts w:ascii="Garamond" w:hAnsi="Garamond"/>
        </w:rPr>
        <w:t xml:space="preserve">behavioural </w:t>
      </w:r>
      <w:r w:rsidR="001A473E">
        <w:rPr>
          <w:rFonts w:ascii="Garamond" w:hAnsi="Garamond"/>
        </w:rPr>
        <w:t xml:space="preserve">measures of personality for </w:t>
      </w:r>
      <w:r>
        <w:rPr>
          <w:rFonts w:ascii="Garamond" w:hAnsi="Garamond"/>
        </w:rPr>
        <w:t>both males and females</w:t>
      </w:r>
      <w:r w:rsidR="00526290">
        <w:rPr>
          <w:rFonts w:ascii="Garamond" w:hAnsi="Garamond"/>
        </w:rPr>
        <w:t>. Ra</w:t>
      </w:r>
      <w:r>
        <w:rPr>
          <w:rFonts w:ascii="Garamond" w:hAnsi="Garamond"/>
        </w:rPr>
        <w:t xml:space="preserve">w summary statistics are required </w:t>
      </w:r>
      <w:r w:rsidR="00526290">
        <w:rPr>
          <w:rFonts w:ascii="Garamond" w:hAnsi="Garamond"/>
        </w:rPr>
        <w:t>to calculate</w:t>
      </w:r>
      <w:r>
        <w:rPr>
          <w:rFonts w:ascii="Garamond" w:hAnsi="Garamond"/>
        </w:rPr>
        <w:t xml:space="preserve"> variance-based effect size</w:t>
      </w:r>
      <w:r w:rsidR="00526290">
        <w:rPr>
          <w:rFonts w:ascii="Garamond" w:hAnsi="Garamond"/>
        </w:rPr>
        <w:t>s,</w:t>
      </w:r>
      <w:r>
        <w:rPr>
          <w:rFonts w:ascii="Garamond" w:hAnsi="Garamond"/>
        </w:rPr>
        <w:t xml:space="preserve"> </w:t>
      </w:r>
      <w:r w:rsidR="001A473E">
        <w:rPr>
          <w:rFonts w:ascii="Garamond" w:hAnsi="Garamond"/>
        </w:rPr>
        <w:t>which</w:t>
      </w:r>
      <w:r w:rsidR="00526290">
        <w:rPr>
          <w:rFonts w:ascii="Garamond" w:hAnsi="Garamond"/>
        </w:rPr>
        <w:t xml:space="preserve"> also </w:t>
      </w:r>
      <w:r>
        <w:rPr>
          <w:rFonts w:ascii="Garamond" w:hAnsi="Garamond"/>
        </w:rPr>
        <w:t xml:space="preserve">provide </w:t>
      </w:r>
      <w:commentRangeStart w:id="114"/>
      <w:r>
        <w:rPr>
          <w:rFonts w:ascii="Garamond" w:hAnsi="Garamond"/>
        </w:rPr>
        <w:t>greater opportunities to control for sources of non-independence</w:t>
      </w:r>
      <w:commentRangeEnd w:id="114"/>
      <w:r w:rsidR="003F4985">
        <w:rPr>
          <w:rStyle w:val="CommentReference"/>
        </w:rPr>
        <w:commentReference w:id="114"/>
      </w:r>
      <w:r>
        <w:rPr>
          <w:rFonts w:ascii="Garamond" w:hAnsi="Garamond"/>
        </w:rPr>
        <w:t xml:space="preserve"> </w:t>
      </w:r>
      <w:r w:rsidR="000941A1">
        <w:rPr>
          <w:rFonts w:ascii="Garamond" w:eastAsiaTheme="minorEastAsia" w:hAnsi="Garamond"/>
          <w:noProof/>
        </w:rPr>
        <w:fldChar w:fldCharType="begin" w:fldLock="1"/>
      </w:r>
      <w:r w:rsidR="000941A1">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000941A1">
        <w:rPr>
          <w:rFonts w:ascii="Garamond" w:eastAsiaTheme="minorEastAsia" w:hAnsi="Garamond"/>
          <w:noProof/>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 Noble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2017)</w:t>
      </w:r>
      <w:r w:rsidR="000941A1">
        <w:rPr>
          <w:rFonts w:ascii="Garamond" w:eastAsiaTheme="minorEastAsia" w:hAnsi="Garamond"/>
          <w:noProof/>
        </w:rPr>
        <w:fldChar w:fldCharType="end"/>
      </w:r>
      <w:r w:rsidRPr="00407717">
        <w:rPr>
          <w:rFonts w:ascii="Garamond" w:hAnsi="Garamond"/>
        </w:rPr>
        <w:t>.</w:t>
      </w:r>
      <w:ins w:id="115" w:author="Lauren Harrison" w:date="2020-08-07T16:03:00Z">
        <w:r w:rsidR="00976782">
          <w:rPr>
            <w:rFonts w:ascii="Garamond" w:hAnsi="Garamond"/>
          </w:rPr>
          <w:t xml:space="preserve"> </w:t>
        </w:r>
      </w:ins>
      <w:del w:id="116" w:author="Lauren Harrison" w:date="2020-08-07T16:03:00Z">
        <w:r w:rsidRPr="00407717" w:rsidDel="00976782">
          <w:rPr>
            <w:rFonts w:ascii="Garamond" w:hAnsi="Garamond"/>
          </w:rPr>
          <w:delText xml:space="preserve"> </w:delText>
        </w:r>
      </w:del>
      <w:r w:rsidR="00526290">
        <w:rPr>
          <w:rFonts w:ascii="Garamond" w:hAnsi="Garamond"/>
        </w:rPr>
        <w:t>Consequently, s</w:t>
      </w:r>
      <w:r>
        <w:rPr>
          <w:rFonts w:ascii="Garamond" w:hAnsi="Garamond"/>
        </w:rPr>
        <w:t xml:space="preserve">tudies that only report </w:t>
      </w:r>
      <w:r w:rsidR="00526290">
        <w:rPr>
          <w:rFonts w:ascii="Garamond" w:hAnsi="Garamond"/>
        </w:rPr>
        <w:t xml:space="preserve">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sidR="000941A1">
        <w:rPr>
          <w:rFonts w:ascii="Garamond" w:hAnsi="Garamond"/>
        </w:rPr>
        <w:fldChar w:fldCharType="begin" w:fldLock="1"/>
      </w:r>
      <w:r w:rsidR="00976782">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2018)","manualFormatting":"(see Tarka et al. 2018)","plainTextFormattedCitation":"(Tarka et al. 2018)","previouslyFormattedCitation":"(Tarka &lt;i&gt;et al.&lt;/i&gt; 2018)"},"properties":{"noteIndex":0},"schema":"https://github.com/citation-style-language/schema/raw/master/csl-citation.json"}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t>
      </w:r>
      <w:r w:rsidR="00526290">
        <w:rPr>
          <w:rFonts w:ascii="Garamond" w:hAnsi="Garamond"/>
          <w:noProof/>
        </w:rPr>
        <w:t>see</w:t>
      </w:r>
      <w:r w:rsidR="000941A1">
        <w:rPr>
          <w:rFonts w:ascii="Garamond" w:hAnsi="Garamond"/>
          <w:noProof/>
        </w:rPr>
        <w:t xml:space="preserve"> </w:t>
      </w:r>
      <w:r w:rsidR="000941A1" w:rsidRPr="000941A1">
        <w:rPr>
          <w:rFonts w:ascii="Garamond" w:hAnsi="Garamond"/>
          <w:noProof/>
        </w:rPr>
        <w:t xml:space="preserve">Tarka </w:t>
      </w:r>
      <w:r w:rsidR="000941A1" w:rsidRPr="000941A1">
        <w:rPr>
          <w:rFonts w:ascii="Garamond" w:hAnsi="Garamond"/>
          <w:i/>
          <w:noProof/>
        </w:rPr>
        <w:t>et al.</w:t>
      </w:r>
      <w:r w:rsidR="000941A1" w:rsidRPr="000941A1">
        <w:rPr>
          <w:rFonts w:ascii="Garamond" w:hAnsi="Garamond"/>
          <w:noProof/>
        </w:rPr>
        <w:t xml:space="preserve"> 2018)</w:t>
      </w:r>
      <w:r w:rsidR="000941A1">
        <w:rPr>
          <w:rFonts w:ascii="Garamond" w:hAnsi="Garamond"/>
        </w:rPr>
        <w:fldChar w:fldCharType="end"/>
      </w:r>
      <w:r>
        <w:rPr>
          <w:rFonts w:ascii="Garamond" w:hAnsi="Garamond"/>
        </w:rPr>
        <w:t xml:space="preserve">. </w:t>
      </w:r>
      <w:commentRangeStart w:id="117"/>
      <w:del w:id="118" w:author="Lauren Harrison" w:date="2020-08-07T15:42:00Z">
        <w:r w:rsidDel="006970B7">
          <w:rPr>
            <w:rFonts w:ascii="Garamond" w:hAnsi="Garamond"/>
          </w:rPr>
          <w:delText>Briefly,</w:delText>
        </w:r>
        <w:commentRangeEnd w:id="117"/>
        <w:r w:rsidR="00526290" w:rsidDel="006970B7">
          <w:rPr>
            <w:rStyle w:val="CommentReference"/>
          </w:rPr>
          <w:commentReference w:id="117"/>
        </w:r>
        <w:r w:rsidDel="006970B7">
          <w:rPr>
            <w:rFonts w:ascii="Garamond" w:hAnsi="Garamond"/>
          </w:rPr>
          <w:delText xml:space="preserve"> w</w:delText>
        </w:r>
      </w:del>
      <w:ins w:id="119" w:author="Lauren Harrison" w:date="2020-08-07T15:42:00Z">
        <w:r w:rsidR="006970B7">
          <w:rPr>
            <w:rFonts w:ascii="Garamond" w:hAnsi="Garamond"/>
          </w:rPr>
          <w:t>W</w:t>
        </w:r>
      </w:ins>
      <w:r>
        <w:rPr>
          <w:rFonts w:ascii="Garamond" w:hAnsi="Garamond"/>
        </w:rPr>
        <w:t xml:space="preserve">e excluded </w:t>
      </w:r>
      <w:r w:rsidR="005F0106">
        <w:rPr>
          <w:rFonts w:ascii="Garamond" w:hAnsi="Garamond"/>
        </w:rPr>
        <w:t xml:space="preserve">articles </w:t>
      </w:r>
      <w:r w:rsidR="00526290">
        <w:rPr>
          <w:rFonts w:ascii="Garamond" w:hAnsi="Garamond"/>
        </w:rPr>
        <w:t>during</w:t>
      </w:r>
      <w:r>
        <w:rPr>
          <w:rFonts w:ascii="Garamond" w:hAnsi="Garamond"/>
        </w:rPr>
        <w:t xml:space="preserve"> full-text </w:t>
      </w:r>
      <w:r w:rsidR="00526290">
        <w:rPr>
          <w:rFonts w:ascii="Garamond" w:hAnsi="Garamond"/>
        </w:rPr>
        <w:t xml:space="preserve">screening </w:t>
      </w:r>
      <w:r w:rsidR="001A473E">
        <w:rPr>
          <w:rFonts w:ascii="Garamond" w:hAnsi="Garamond"/>
        </w:rPr>
        <w:t>using</w:t>
      </w:r>
      <w:r w:rsidR="00526290">
        <w:rPr>
          <w:rFonts w:ascii="Garamond" w:hAnsi="Garamond"/>
        </w:rPr>
        <w:t xml:space="preserve"> the</w:t>
      </w:r>
      <w:r>
        <w:rPr>
          <w:rFonts w:ascii="Garamond" w:hAnsi="Garamond"/>
        </w:rPr>
        <w:t xml:space="preserve"> following criteria: 1) </w:t>
      </w:r>
      <w:r w:rsidR="00526290">
        <w:rPr>
          <w:rFonts w:ascii="Garamond" w:hAnsi="Garamond"/>
        </w:rPr>
        <w:t xml:space="preserve">it was </w:t>
      </w:r>
      <w:r>
        <w:rPr>
          <w:rFonts w:ascii="Garamond" w:hAnsi="Garamond"/>
        </w:rPr>
        <w:t xml:space="preserve">not </w:t>
      </w:r>
      <w:r w:rsidR="00526290">
        <w:rPr>
          <w:rFonts w:ascii="Garamond" w:hAnsi="Garamond"/>
        </w:rPr>
        <w:t xml:space="preserve">a </w:t>
      </w:r>
      <w:r>
        <w:rPr>
          <w:rFonts w:ascii="Garamond" w:hAnsi="Garamond"/>
        </w:rPr>
        <w:t xml:space="preserve">personality </w:t>
      </w:r>
      <w:r w:rsidR="00526290">
        <w:rPr>
          <w:rFonts w:ascii="Garamond" w:hAnsi="Garamond"/>
        </w:rPr>
        <w:t xml:space="preserve">study </w:t>
      </w:r>
      <w:r w:rsidR="0003118C">
        <w:rPr>
          <w:rFonts w:ascii="Garamond" w:hAnsi="Garamond"/>
        </w:rPr>
        <w:t xml:space="preserve">(i.e. </w:t>
      </w:r>
      <w:r w:rsidR="00526290">
        <w:rPr>
          <w:rFonts w:ascii="Garamond" w:hAnsi="Garamond"/>
        </w:rPr>
        <w:t xml:space="preserve">reported </w:t>
      </w:r>
      <w:r w:rsidR="0003118C">
        <w:rPr>
          <w:rFonts w:ascii="Garamond" w:hAnsi="Garamond"/>
        </w:rPr>
        <w:t xml:space="preserve">a behaviour that </w:t>
      </w:r>
      <w:r w:rsidR="001A473E">
        <w:rPr>
          <w:rFonts w:ascii="Garamond" w:hAnsi="Garamond"/>
        </w:rPr>
        <w:t xml:space="preserve">could not be assigned to </w:t>
      </w:r>
      <w:r w:rsidR="0003118C">
        <w:rPr>
          <w:rFonts w:ascii="Garamond" w:hAnsi="Garamond"/>
        </w:rPr>
        <w:t xml:space="preserve">any of the ‘Big Five’ categories, </w:t>
      </w:r>
      <w:r w:rsidR="001A473E">
        <w:rPr>
          <w:rFonts w:ascii="Garamond" w:hAnsi="Garamond"/>
        </w:rPr>
        <w:t>e.g.</w:t>
      </w:r>
      <w:r w:rsidR="00526290">
        <w:rPr>
          <w:rFonts w:ascii="Garamond" w:hAnsi="Garamond"/>
        </w:rPr>
        <w:t xml:space="preserve"> ‘</w:t>
      </w:r>
      <w:r w:rsidR="0003118C">
        <w:rPr>
          <w:rFonts w:ascii="Garamond" w:hAnsi="Garamond"/>
        </w:rPr>
        <w:t>social node position</w:t>
      </w:r>
      <w:r w:rsidR="00526290">
        <w:rPr>
          <w:rFonts w:ascii="Garamond" w:hAnsi="Garamond"/>
        </w:rPr>
        <w:t>’</w:t>
      </w:r>
      <w:r w:rsidR="0003118C">
        <w:rPr>
          <w:rFonts w:ascii="Garamond" w:hAnsi="Garamond"/>
        </w:rPr>
        <w:t>)</w:t>
      </w:r>
      <w:r>
        <w:rPr>
          <w:rFonts w:ascii="Garamond" w:hAnsi="Garamond"/>
        </w:rPr>
        <w:t xml:space="preserve">, 2) </w:t>
      </w:r>
      <w:r w:rsidR="00CB0112">
        <w:rPr>
          <w:rFonts w:ascii="Garamond" w:hAnsi="Garamond"/>
        </w:rPr>
        <w:t xml:space="preserve">the </w:t>
      </w:r>
      <w:r>
        <w:rPr>
          <w:rFonts w:ascii="Garamond" w:hAnsi="Garamond"/>
        </w:rPr>
        <w:t>stud</w:t>
      </w:r>
      <w:r w:rsidR="00CB0112">
        <w:rPr>
          <w:rFonts w:ascii="Garamond" w:hAnsi="Garamond"/>
        </w:rPr>
        <w:t>y was on</w:t>
      </w:r>
      <w:r>
        <w:rPr>
          <w:rFonts w:ascii="Garamond" w:hAnsi="Garamond"/>
        </w:rPr>
        <w:t xml:space="preserve"> domestic</w:t>
      </w:r>
      <w:r w:rsidR="003F4985">
        <w:rPr>
          <w:rFonts w:ascii="Garamond" w:hAnsi="Garamond"/>
        </w:rPr>
        <w:t>ated</w:t>
      </w:r>
      <w:r>
        <w:rPr>
          <w:rFonts w:ascii="Garamond" w:hAnsi="Garamond"/>
        </w:rPr>
        <w:t xml:space="preserve"> or agricultural animals </w:t>
      </w:r>
      <w:commentRangeStart w:id="120"/>
      <w:r>
        <w:rPr>
          <w:rFonts w:ascii="Garamond" w:hAnsi="Garamond"/>
        </w:rPr>
        <w:t>where individuals were neutered</w:t>
      </w:r>
      <w:commentRangeEnd w:id="120"/>
      <w:r w:rsidR="00526290">
        <w:rPr>
          <w:rStyle w:val="CommentReference"/>
        </w:rPr>
        <w:commentReference w:id="120"/>
      </w:r>
      <w:r>
        <w:rPr>
          <w:rFonts w:ascii="Garamond" w:hAnsi="Garamond"/>
        </w:rPr>
        <w:t xml:space="preserve">, 3) </w:t>
      </w:r>
      <w:r w:rsidR="00CB0112">
        <w:rPr>
          <w:rFonts w:ascii="Garamond" w:hAnsi="Garamond"/>
        </w:rPr>
        <w:t xml:space="preserve">the </w:t>
      </w:r>
      <w:r>
        <w:rPr>
          <w:rFonts w:ascii="Garamond" w:hAnsi="Garamond"/>
        </w:rPr>
        <w:t>stud</w:t>
      </w:r>
      <w:r w:rsidR="00CB0112">
        <w:rPr>
          <w:rFonts w:ascii="Garamond" w:hAnsi="Garamond"/>
        </w:rPr>
        <w:t xml:space="preserve">y </w:t>
      </w:r>
      <w:r>
        <w:rPr>
          <w:rFonts w:ascii="Garamond" w:hAnsi="Garamond"/>
        </w:rPr>
        <w:t xml:space="preserve">did not </w:t>
      </w:r>
      <w:r w:rsidR="00CB0112">
        <w:rPr>
          <w:rFonts w:ascii="Garamond" w:hAnsi="Garamond"/>
        </w:rPr>
        <w:t xml:space="preserve">report separate data for </w:t>
      </w:r>
      <w:r>
        <w:rPr>
          <w:rFonts w:ascii="Garamond" w:hAnsi="Garamond"/>
        </w:rPr>
        <w:t xml:space="preserve">males and females (i.e. </w:t>
      </w:r>
      <w:r w:rsidR="003F4985">
        <w:rPr>
          <w:rFonts w:ascii="Garamond" w:hAnsi="Garamond"/>
        </w:rPr>
        <w:t xml:space="preserve">the </w:t>
      </w:r>
      <w:r>
        <w:rPr>
          <w:rFonts w:ascii="Garamond" w:hAnsi="Garamond"/>
        </w:rPr>
        <w:t>stud</w:t>
      </w:r>
      <w:r w:rsidR="003F4985">
        <w:rPr>
          <w:rFonts w:ascii="Garamond" w:hAnsi="Garamond"/>
        </w:rPr>
        <w:t xml:space="preserve">y was </w:t>
      </w:r>
      <w:r w:rsidR="00CB0112">
        <w:rPr>
          <w:rFonts w:ascii="Garamond" w:hAnsi="Garamond"/>
        </w:rPr>
        <w:t>on</w:t>
      </w:r>
      <w:r>
        <w:rPr>
          <w:rFonts w:ascii="Garamond" w:hAnsi="Garamond"/>
        </w:rPr>
        <w:t xml:space="preserve"> </w:t>
      </w:r>
      <w:r w:rsidR="00CB0112">
        <w:rPr>
          <w:rFonts w:ascii="Garamond" w:hAnsi="Garamond"/>
        </w:rPr>
        <w:t>hermaphrodites</w:t>
      </w:r>
      <w:r>
        <w:rPr>
          <w:rFonts w:ascii="Garamond" w:hAnsi="Garamond"/>
        </w:rPr>
        <w:t xml:space="preserve">, </w:t>
      </w:r>
      <w:r w:rsidR="00CB0112">
        <w:rPr>
          <w:rFonts w:ascii="Garamond" w:hAnsi="Garamond"/>
        </w:rPr>
        <w:t xml:space="preserve">clones </w:t>
      </w:r>
      <w:r>
        <w:rPr>
          <w:rFonts w:ascii="Garamond" w:hAnsi="Garamond"/>
        </w:rPr>
        <w:t>or gynandromorphs</w:t>
      </w:r>
      <w:r w:rsidR="00CB0112">
        <w:rPr>
          <w:rFonts w:ascii="Garamond" w:hAnsi="Garamond"/>
        </w:rPr>
        <w:t>;</w:t>
      </w:r>
      <w:r>
        <w:rPr>
          <w:rFonts w:ascii="Garamond" w:hAnsi="Garamond"/>
        </w:rPr>
        <w:t xml:space="preserve"> or </w:t>
      </w:r>
      <w:r w:rsidR="00CB0112">
        <w:rPr>
          <w:rFonts w:ascii="Garamond" w:hAnsi="Garamond"/>
        </w:rPr>
        <w:t xml:space="preserve">data from </w:t>
      </w:r>
      <w:r>
        <w:rPr>
          <w:rFonts w:ascii="Garamond" w:hAnsi="Garamond"/>
        </w:rPr>
        <w:t xml:space="preserve">both sexes were </w:t>
      </w:r>
      <w:r w:rsidR="00CB0112">
        <w:rPr>
          <w:rFonts w:ascii="Garamond" w:hAnsi="Garamond"/>
        </w:rPr>
        <w:t>combined</w:t>
      </w:r>
      <w:r w:rsidR="003F4985">
        <w:rPr>
          <w:rFonts w:ascii="Garamond" w:hAnsi="Garamond"/>
        </w:rPr>
        <w:t>;</w:t>
      </w:r>
      <w:r>
        <w:rPr>
          <w:rFonts w:ascii="Garamond" w:hAnsi="Garamond"/>
        </w:rPr>
        <w:t xml:space="preserve"> or only one sex was </w:t>
      </w:r>
      <w:r w:rsidR="00CB0112">
        <w:rPr>
          <w:rFonts w:ascii="Garamond" w:hAnsi="Garamond"/>
        </w:rPr>
        <w:t>measured</w:t>
      </w:r>
      <w:r w:rsidR="003F4985">
        <w:rPr>
          <w:rFonts w:ascii="Garamond" w:hAnsi="Garamond"/>
        </w:rPr>
        <w:t>; or data was only reported for one sex</w:t>
      </w:r>
      <w:r>
        <w:rPr>
          <w:rFonts w:ascii="Garamond" w:hAnsi="Garamond"/>
        </w:rPr>
        <w:t xml:space="preserve">), or 4) </w:t>
      </w:r>
      <w:commentRangeStart w:id="121"/>
      <w:commentRangeStart w:id="122"/>
      <w:r>
        <w:rPr>
          <w:rFonts w:ascii="Garamond" w:hAnsi="Garamond"/>
        </w:rPr>
        <w:t>data were unsuitable</w:t>
      </w:r>
      <w:r w:rsidR="007E35EB">
        <w:rPr>
          <w:rFonts w:ascii="Garamond" w:hAnsi="Garamond"/>
        </w:rPr>
        <w:t>/</w:t>
      </w:r>
      <w:r>
        <w:rPr>
          <w:rFonts w:ascii="Garamond" w:hAnsi="Garamond"/>
        </w:rPr>
        <w:t>missing</w:t>
      </w:r>
      <w:ins w:id="123" w:author="Lauren Harrison" w:date="2020-08-07T15:47:00Z">
        <w:r w:rsidR="00D47986">
          <w:rPr>
            <w:rFonts w:ascii="Garamond" w:hAnsi="Garamond"/>
          </w:rPr>
          <w:t xml:space="preserve"> (i.e. </w:t>
        </w:r>
      </w:ins>
      <w:ins w:id="124" w:author="Lauren Harrison" w:date="2020-08-07T15:49:00Z">
        <w:r w:rsidR="00D80FDD">
          <w:rPr>
            <w:rFonts w:ascii="Garamond" w:hAnsi="Garamond"/>
          </w:rPr>
          <w:t>raw data</w:t>
        </w:r>
      </w:ins>
      <w:ins w:id="125" w:author="Lauren Harrison" w:date="2020-08-07T15:50:00Z">
        <w:r w:rsidR="00D80FDD">
          <w:rPr>
            <w:rFonts w:ascii="Garamond" w:hAnsi="Garamond"/>
          </w:rPr>
          <w:t xml:space="preserve"> was missing, </w:t>
        </w:r>
      </w:ins>
      <w:ins w:id="126" w:author="Lauren Harrison" w:date="2020-08-07T15:47:00Z">
        <w:r w:rsidR="00D47986">
          <w:rPr>
            <w:rFonts w:ascii="Garamond" w:hAnsi="Garamond"/>
          </w:rPr>
          <w:t xml:space="preserve">missing sample sizes, sampling error type </w:t>
        </w:r>
      </w:ins>
      <w:ins w:id="127" w:author="Lauren Harrison" w:date="2020-08-07T15:48:00Z">
        <w:r w:rsidR="00D47986">
          <w:rPr>
            <w:rFonts w:ascii="Garamond" w:hAnsi="Garamond"/>
          </w:rPr>
          <w:t xml:space="preserve">was not reported, or mean of one sex </w:t>
        </w:r>
      </w:ins>
      <w:ins w:id="128" w:author="Lauren Harrison" w:date="2020-08-07T17:00:00Z">
        <w:r w:rsidR="00937245">
          <w:rPr>
            <w:rFonts w:ascii="Garamond" w:hAnsi="Garamond"/>
          </w:rPr>
          <w:t>was</w:t>
        </w:r>
      </w:ins>
      <w:ins w:id="129" w:author="Lauren Harrison" w:date="2020-08-07T15:48:00Z">
        <w:r w:rsidR="00D47986">
          <w:rPr>
            <w:rFonts w:ascii="Garamond" w:hAnsi="Garamond"/>
          </w:rPr>
          <w:t xml:space="preserve"> zero leading to </w:t>
        </w:r>
      </w:ins>
      <w:ins w:id="130" w:author="Lauren Harrison" w:date="2020-08-07T16:54:00Z">
        <w:r w:rsidR="00AF05A9">
          <w:rPr>
            <w:rFonts w:ascii="Garamond" w:hAnsi="Garamond"/>
          </w:rPr>
          <w:t>effect size calculation</w:t>
        </w:r>
      </w:ins>
      <w:ins w:id="131" w:author="Lauren Harrison" w:date="2020-08-07T15:48:00Z">
        <w:r w:rsidR="00D47986">
          <w:rPr>
            <w:rFonts w:ascii="Garamond" w:hAnsi="Garamond"/>
          </w:rPr>
          <w:t xml:space="preserve"> issues</w:t>
        </w:r>
      </w:ins>
      <w:ins w:id="132" w:author="Lauren Harrison" w:date="2020-08-07T15:47:00Z">
        <w:r w:rsidR="00D47986">
          <w:rPr>
            <w:rFonts w:ascii="Garamond" w:hAnsi="Garamond"/>
          </w:rPr>
          <w:t>)</w:t>
        </w:r>
      </w:ins>
      <w:r>
        <w:rPr>
          <w:rFonts w:ascii="Garamond" w:hAnsi="Garamond"/>
        </w:rPr>
        <w:t xml:space="preserve"> </w:t>
      </w:r>
      <w:commentRangeEnd w:id="121"/>
      <w:r w:rsidR="007E35EB">
        <w:rPr>
          <w:rStyle w:val="CommentReference"/>
        </w:rPr>
        <w:commentReference w:id="121"/>
      </w:r>
      <w:commentRangeEnd w:id="122"/>
      <w:r w:rsidR="00E4513D">
        <w:rPr>
          <w:rStyle w:val="CommentReference"/>
        </w:rPr>
        <w:commentReference w:id="122"/>
      </w:r>
      <w:r>
        <w:rPr>
          <w:rFonts w:ascii="Garamond" w:hAnsi="Garamond"/>
        </w:rPr>
        <w:t>(</w:t>
      </w:r>
      <w:r w:rsidR="00CB0112">
        <w:rPr>
          <w:rFonts w:ascii="Garamond" w:hAnsi="Garamond"/>
        </w:rPr>
        <w:t>see</w:t>
      </w:r>
      <w:r w:rsidRPr="00763764">
        <w:rPr>
          <w:rFonts w:ascii="Garamond" w:hAnsi="Garamond"/>
        </w:rPr>
        <w:t xml:space="preserve"> Figure </w:t>
      </w:r>
      <w:r>
        <w:rPr>
          <w:rFonts w:ascii="Garamond" w:hAnsi="Garamond"/>
        </w:rPr>
        <w:t>3</w:t>
      </w:r>
      <w:ins w:id="133" w:author="Lauren Harrison" w:date="2020-08-07T15:48:00Z">
        <w:r w:rsidR="00D47986">
          <w:rPr>
            <w:rFonts w:ascii="Garamond" w:hAnsi="Garamond"/>
          </w:rPr>
          <w:t xml:space="preserve"> and </w:t>
        </w:r>
      </w:ins>
      <w:ins w:id="134" w:author="Lauren Harrison" w:date="2020-08-07T15:49:00Z">
        <w:r w:rsidR="00D47986">
          <w:rPr>
            <w:rFonts w:ascii="Garamond" w:hAnsi="Garamond"/>
          </w:rPr>
          <w:t>Supplementary Material</w:t>
        </w:r>
      </w:ins>
      <w:r>
        <w:rPr>
          <w:rFonts w:ascii="Garamond" w:hAnsi="Garamond"/>
        </w:rPr>
        <w:t xml:space="preserve">). </w:t>
      </w:r>
      <w:r w:rsidR="00450F38">
        <w:rPr>
          <w:rFonts w:ascii="Garamond" w:hAnsi="Garamond"/>
        </w:rPr>
        <w:t>By definition</w:t>
      </w:r>
      <w:r w:rsidR="00CB0112">
        <w:rPr>
          <w:rFonts w:ascii="Garamond" w:hAnsi="Garamond"/>
        </w:rPr>
        <w:t>,</w:t>
      </w:r>
      <w:r w:rsidR="00450F38">
        <w:rPr>
          <w:rFonts w:ascii="Garamond" w:hAnsi="Garamond"/>
        </w:rPr>
        <w:t xml:space="preserve"> personality traits </w:t>
      </w:r>
      <w:r w:rsidR="00FD27A5">
        <w:rPr>
          <w:rFonts w:ascii="Garamond" w:hAnsi="Garamond"/>
        </w:rPr>
        <w:t>are</w:t>
      </w:r>
      <w:r w:rsidR="00450F38">
        <w:rPr>
          <w:rFonts w:ascii="Garamond" w:hAnsi="Garamond"/>
        </w:rPr>
        <w:t xml:space="preserve"> repeatable (</w:t>
      </w:r>
      <w:proofErr w:type="spellStart"/>
      <w:r w:rsidR="00F37091" w:rsidRPr="00F37091">
        <w:rPr>
          <w:rFonts w:ascii="Garamond" w:hAnsi="Garamond"/>
        </w:rPr>
        <w:t>Sih</w:t>
      </w:r>
      <w:proofErr w:type="spellEnd"/>
      <w:r w:rsidR="00F37091" w:rsidRPr="00F37091">
        <w:rPr>
          <w:rFonts w:ascii="Garamond" w:hAnsi="Garamond"/>
        </w:rPr>
        <w:t xml:space="preserve"> </w:t>
      </w:r>
      <w:r w:rsidR="00F37091" w:rsidRPr="00F37091">
        <w:rPr>
          <w:rFonts w:ascii="Garamond" w:hAnsi="Garamond"/>
          <w:i/>
        </w:rPr>
        <w:t>et al</w:t>
      </w:r>
      <w:r w:rsidR="00F37091" w:rsidRPr="00F37091">
        <w:rPr>
          <w:rFonts w:ascii="Garamond" w:hAnsi="Garamond"/>
        </w:rPr>
        <w:t>. 2004</w:t>
      </w:r>
      <w:r w:rsidR="00450F38">
        <w:rPr>
          <w:rFonts w:ascii="Garamond" w:hAnsi="Garamond"/>
        </w:rPr>
        <w:t xml:space="preserve">), </w:t>
      </w:r>
      <w:r w:rsidR="00CB0112">
        <w:rPr>
          <w:rFonts w:ascii="Garamond" w:hAnsi="Garamond"/>
        </w:rPr>
        <w:t xml:space="preserve">but </w:t>
      </w:r>
      <w:r w:rsidR="00FD27A5">
        <w:rPr>
          <w:rFonts w:ascii="Garamond" w:hAnsi="Garamond"/>
        </w:rPr>
        <w:t xml:space="preserve">very </w:t>
      </w:r>
      <w:r w:rsidR="00CB0112">
        <w:rPr>
          <w:rFonts w:ascii="Garamond" w:hAnsi="Garamond"/>
        </w:rPr>
        <w:t xml:space="preserve">few </w:t>
      </w:r>
      <w:r w:rsidR="007E35EB">
        <w:rPr>
          <w:rFonts w:ascii="Garamond" w:hAnsi="Garamond"/>
        </w:rPr>
        <w:t xml:space="preserve">of the available </w:t>
      </w:r>
      <w:r w:rsidR="005F0106">
        <w:rPr>
          <w:rFonts w:ascii="Garamond" w:hAnsi="Garamond"/>
        </w:rPr>
        <w:t xml:space="preserve">studies </w:t>
      </w:r>
      <w:r w:rsidR="00F37091">
        <w:rPr>
          <w:rFonts w:ascii="Garamond" w:hAnsi="Garamond"/>
        </w:rPr>
        <w:t>report</w:t>
      </w:r>
      <w:r w:rsidR="007E35EB">
        <w:rPr>
          <w:rFonts w:ascii="Garamond" w:hAnsi="Garamond"/>
        </w:rPr>
        <w:t>ed</w:t>
      </w:r>
      <w:r w:rsidR="00F37091">
        <w:rPr>
          <w:rFonts w:ascii="Garamond" w:hAnsi="Garamond"/>
        </w:rPr>
        <w:t xml:space="preserve"> repeatability</w:t>
      </w:r>
      <w:r w:rsidR="007E35EB">
        <w:rPr>
          <w:rFonts w:ascii="Garamond" w:hAnsi="Garamond"/>
        </w:rPr>
        <w:t xml:space="preserve">, </w:t>
      </w:r>
      <w:r w:rsidR="00450F38">
        <w:rPr>
          <w:rFonts w:ascii="Garamond" w:hAnsi="Garamond"/>
        </w:rPr>
        <w:t xml:space="preserve">or </w:t>
      </w:r>
      <w:r w:rsidR="00CB0112">
        <w:rPr>
          <w:rFonts w:ascii="Garamond" w:hAnsi="Garamond"/>
        </w:rPr>
        <w:t>cite</w:t>
      </w:r>
      <w:r w:rsidR="007E35EB">
        <w:rPr>
          <w:rFonts w:ascii="Garamond" w:hAnsi="Garamond"/>
        </w:rPr>
        <w:t>d</w:t>
      </w:r>
      <w:r w:rsidR="00450F38">
        <w:rPr>
          <w:rFonts w:ascii="Garamond" w:hAnsi="Garamond"/>
        </w:rPr>
        <w:t xml:space="preserve"> previous </w:t>
      </w:r>
      <w:r w:rsidR="00CB0112">
        <w:rPr>
          <w:rFonts w:ascii="Garamond" w:hAnsi="Garamond"/>
        </w:rPr>
        <w:t xml:space="preserve">work </w:t>
      </w:r>
      <w:r w:rsidR="00450F38">
        <w:rPr>
          <w:rFonts w:ascii="Garamond" w:hAnsi="Garamond"/>
        </w:rPr>
        <w:t xml:space="preserve">that </w:t>
      </w:r>
      <w:r w:rsidR="00CB0112">
        <w:rPr>
          <w:rFonts w:ascii="Garamond" w:hAnsi="Garamond"/>
        </w:rPr>
        <w:t>has documented</w:t>
      </w:r>
      <w:r w:rsidR="00450F38">
        <w:rPr>
          <w:rFonts w:ascii="Garamond" w:hAnsi="Garamond"/>
        </w:rPr>
        <w:t xml:space="preserve"> repeatab</w:t>
      </w:r>
      <w:r w:rsidR="00CB0112">
        <w:rPr>
          <w:rFonts w:ascii="Garamond" w:hAnsi="Garamond"/>
        </w:rPr>
        <w:t>ility</w:t>
      </w:r>
      <w:r w:rsidR="007E35EB">
        <w:rPr>
          <w:rFonts w:ascii="Garamond" w:hAnsi="Garamond"/>
        </w:rPr>
        <w:t xml:space="preserve"> of the </w:t>
      </w:r>
      <w:r w:rsidR="00F33CE6">
        <w:rPr>
          <w:rFonts w:ascii="Garamond" w:hAnsi="Garamond"/>
        </w:rPr>
        <w:t xml:space="preserve">behavioural measure used to quantify personality. </w:t>
      </w:r>
      <w:r w:rsidR="00450F38">
        <w:rPr>
          <w:rFonts w:ascii="Garamond" w:hAnsi="Garamond"/>
        </w:rPr>
        <w:t>We therefore include</w:t>
      </w:r>
      <w:r w:rsidR="00CB0112">
        <w:rPr>
          <w:rFonts w:ascii="Garamond" w:hAnsi="Garamond"/>
        </w:rPr>
        <w:t>d</w:t>
      </w:r>
      <w:r w:rsidR="00450F38">
        <w:rPr>
          <w:rFonts w:ascii="Garamond" w:hAnsi="Garamond"/>
        </w:rPr>
        <w:t xml:space="preserve"> </w:t>
      </w:r>
      <w:r w:rsidR="00CB0112">
        <w:rPr>
          <w:rFonts w:ascii="Garamond" w:hAnsi="Garamond"/>
        </w:rPr>
        <w:t>all</w:t>
      </w:r>
      <w:r w:rsidR="00450F38">
        <w:rPr>
          <w:rFonts w:ascii="Garamond" w:hAnsi="Garamond"/>
        </w:rPr>
        <w:t xml:space="preserve"> behaviour</w:t>
      </w:r>
      <w:r w:rsidR="00CB0112">
        <w:rPr>
          <w:rFonts w:ascii="Garamond" w:hAnsi="Garamond"/>
        </w:rPr>
        <w:t xml:space="preserve">s </w:t>
      </w:r>
      <w:r w:rsidR="00450F38">
        <w:rPr>
          <w:rFonts w:ascii="Garamond" w:hAnsi="Garamond"/>
        </w:rPr>
        <w:t xml:space="preserve">that </w:t>
      </w:r>
      <w:r w:rsidR="00CB0112">
        <w:rPr>
          <w:rFonts w:ascii="Garamond" w:hAnsi="Garamond"/>
        </w:rPr>
        <w:t xml:space="preserve">are </w:t>
      </w:r>
      <w:r w:rsidR="00F33CE6">
        <w:rPr>
          <w:rFonts w:ascii="Garamond" w:hAnsi="Garamond"/>
        </w:rPr>
        <w:t xml:space="preserve">commonly </w:t>
      </w:r>
      <w:r w:rsidR="00FD27A5">
        <w:rPr>
          <w:rFonts w:ascii="Garamond" w:hAnsi="Garamond"/>
        </w:rPr>
        <w:t>described</w:t>
      </w:r>
      <w:r w:rsidR="00CB0112">
        <w:rPr>
          <w:rFonts w:ascii="Garamond" w:hAnsi="Garamond"/>
        </w:rPr>
        <w:t xml:space="preserve"> as </w:t>
      </w:r>
      <w:r w:rsidR="00F33CE6">
        <w:rPr>
          <w:rFonts w:ascii="Garamond" w:hAnsi="Garamond"/>
        </w:rPr>
        <w:t>being indices</w:t>
      </w:r>
      <w:r w:rsidR="00CB0112">
        <w:rPr>
          <w:rFonts w:ascii="Garamond" w:hAnsi="Garamond"/>
        </w:rPr>
        <w:t xml:space="preserve"> of animal</w:t>
      </w:r>
      <w:r w:rsidR="00450F38">
        <w:rPr>
          <w:rFonts w:ascii="Garamond" w:hAnsi="Garamond"/>
        </w:rPr>
        <w:t xml:space="preserve"> personalit</w:t>
      </w:r>
      <w:r w:rsidR="00F33CE6">
        <w:rPr>
          <w:rFonts w:ascii="Garamond" w:hAnsi="Garamond"/>
        </w:rPr>
        <w:t>y</w:t>
      </w:r>
      <w:r w:rsidR="00CB0112">
        <w:rPr>
          <w:rFonts w:ascii="Garamond" w:hAnsi="Garamond"/>
        </w:rPr>
        <w:t xml:space="preserve"> (see </w:t>
      </w:r>
      <w:r w:rsidR="00CB0112">
        <w:rPr>
          <w:rFonts w:ascii="Garamond" w:hAnsi="Garamond"/>
        </w:rPr>
        <w:fldChar w:fldCharType="begin" w:fldLock="1"/>
      </w:r>
      <w:r w:rsidR="00CB0112">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CB0112">
        <w:rPr>
          <w:rFonts w:ascii="Garamond" w:hAnsi="Garamond"/>
        </w:rPr>
        <w:fldChar w:fldCharType="separate"/>
      </w:r>
      <w:r w:rsidR="00CB0112" w:rsidRPr="004923C5">
        <w:rPr>
          <w:rFonts w:ascii="Garamond" w:hAnsi="Garamond"/>
          <w:noProof/>
        </w:rPr>
        <w:t xml:space="preserve">Sih </w:t>
      </w:r>
      <w:r w:rsidR="00CB0112" w:rsidRPr="004923C5">
        <w:rPr>
          <w:rFonts w:ascii="Garamond" w:hAnsi="Garamond"/>
          <w:i/>
          <w:noProof/>
        </w:rPr>
        <w:t>et al.</w:t>
      </w:r>
      <w:r w:rsidR="00CB0112" w:rsidRPr="004923C5">
        <w:rPr>
          <w:rFonts w:ascii="Garamond" w:hAnsi="Garamond"/>
          <w:noProof/>
        </w:rPr>
        <w:t xml:space="preserve"> 2004; Réale </w:t>
      </w:r>
      <w:r w:rsidR="00CB0112" w:rsidRPr="004923C5">
        <w:rPr>
          <w:rFonts w:ascii="Garamond" w:hAnsi="Garamond"/>
          <w:i/>
          <w:noProof/>
        </w:rPr>
        <w:t>et al.</w:t>
      </w:r>
      <w:r w:rsidR="00CB0112" w:rsidRPr="004923C5">
        <w:rPr>
          <w:rFonts w:ascii="Garamond" w:hAnsi="Garamond"/>
          <w:noProof/>
        </w:rPr>
        <w:t xml:space="preserve"> 2007)</w:t>
      </w:r>
      <w:r w:rsidR="00CB0112">
        <w:rPr>
          <w:rFonts w:ascii="Garamond" w:hAnsi="Garamond"/>
        </w:rPr>
        <w:fldChar w:fldCharType="end"/>
      </w:r>
      <w:r w:rsidR="00450F38">
        <w:rPr>
          <w:rFonts w:ascii="Garamond" w:hAnsi="Garamond"/>
        </w:rPr>
        <w:t>.</w:t>
      </w:r>
    </w:p>
    <w:p w14:paraId="48738C73" w14:textId="77777777" w:rsidR="00941604" w:rsidRDefault="00941604" w:rsidP="005C69F2">
      <w:pPr>
        <w:ind w:firstLine="720"/>
        <w:contextualSpacing/>
        <w:rPr>
          <w:rFonts w:ascii="Garamond" w:hAnsi="Garamond"/>
        </w:rPr>
      </w:pPr>
    </w:p>
    <w:p w14:paraId="6411C424" w14:textId="3375B459" w:rsidR="005C69F2" w:rsidRDefault="005C69F2" w:rsidP="005C69F2">
      <w:pPr>
        <w:ind w:firstLine="720"/>
        <w:contextualSpacing/>
        <w:rPr>
          <w:rFonts w:ascii="Garamond" w:hAnsi="Garamond"/>
        </w:rPr>
      </w:pPr>
      <w:r>
        <w:rPr>
          <w:rFonts w:ascii="Garamond" w:hAnsi="Garamond"/>
        </w:rPr>
        <w:t xml:space="preserve">In total, </w:t>
      </w:r>
      <w:r w:rsidR="00CB0112">
        <w:rPr>
          <w:rFonts w:ascii="Garamond" w:hAnsi="Garamond"/>
        </w:rPr>
        <w:t>we identified</w:t>
      </w:r>
      <w:r>
        <w:rPr>
          <w:rFonts w:ascii="Garamond" w:hAnsi="Garamond"/>
        </w:rPr>
        <w:t xml:space="preserve"> 211 eligible </w:t>
      </w:r>
      <w:r w:rsidR="005F0106">
        <w:rPr>
          <w:rFonts w:ascii="Garamond" w:hAnsi="Garamond"/>
        </w:rPr>
        <w:t xml:space="preserve">articles </w:t>
      </w:r>
      <w:r w:rsidR="00941604">
        <w:rPr>
          <w:rFonts w:ascii="Garamond" w:hAnsi="Garamond"/>
        </w:rPr>
        <w:t xml:space="preserve">that </w:t>
      </w:r>
      <w:r w:rsidR="00F33CE6">
        <w:rPr>
          <w:rFonts w:ascii="Garamond" w:hAnsi="Garamond"/>
        </w:rPr>
        <w:t xml:space="preserve">provided us with </w:t>
      </w:r>
      <w:r>
        <w:rPr>
          <w:rFonts w:ascii="Garamond" w:hAnsi="Garamond"/>
        </w:rPr>
        <w:t xml:space="preserve">suitable data </w:t>
      </w:r>
      <w:r w:rsidR="00CB0112">
        <w:rPr>
          <w:rFonts w:ascii="Garamond" w:hAnsi="Garamond"/>
        </w:rPr>
        <w:t>to calculate effect sizes</w:t>
      </w:r>
      <w:r>
        <w:rPr>
          <w:rFonts w:ascii="Garamond" w:hAnsi="Garamond"/>
        </w:rPr>
        <w:t xml:space="preserve"> (</w:t>
      </w:r>
      <w:r w:rsidR="00CB0112" w:rsidRPr="00763764">
        <w:rPr>
          <w:rFonts w:ascii="Garamond" w:hAnsi="Garamond"/>
        </w:rPr>
        <w:t>Fig</w:t>
      </w:r>
      <w:r w:rsidR="00CB0112">
        <w:rPr>
          <w:rFonts w:ascii="Garamond" w:hAnsi="Garamond"/>
        </w:rPr>
        <w:t>.</w:t>
      </w:r>
      <w:r w:rsidR="00CB0112" w:rsidRPr="00763764">
        <w:rPr>
          <w:rFonts w:ascii="Garamond" w:hAnsi="Garamond"/>
        </w:rPr>
        <w:t xml:space="preserve"> </w:t>
      </w:r>
      <w:r>
        <w:rPr>
          <w:rFonts w:ascii="Garamond" w:hAnsi="Garamond"/>
        </w:rPr>
        <w:t xml:space="preserve">3). We extracted means, </w:t>
      </w:r>
      <w:r w:rsidR="00CB0112">
        <w:rPr>
          <w:rFonts w:ascii="Garamond" w:hAnsi="Garamond"/>
        </w:rPr>
        <w:t xml:space="preserve">measures of variance </w:t>
      </w:r>
      <w:r>
        <w:rPr>
          <w:rFonts w:ascii="Garamond" w:hAnsi="Garamond"/>
        </w:rPr>
        <w:t>(standard deviation</w:t>
      </w:r>
      <w:r w:rsidR="00CB0112">
        <w:rPr>
          <w:rFonts w:ascii="Garamond" w:hAnsi="Garamond"/>
        </w:rPr>
        <w:t xml:space="preserve"> or</w:t>
      </w:r>
      <w:r>
        <w:rPr>
          <w:rFonts w:ascii="Garamond" w:hAnsi="Garamond"/>
        </w:rPr>
        <w:t xml:space="preserve"> standard error) and sample sizes from </w:t>
      </w:r>
      <w:r w:rsidR="00CB0112">
        <w:rPr>
          <w:rFonts w:ascii="Garamond" w:hAnsi="Garamond"/>
        </w:rPr>
        <w:t xml:space="preserve">the </w:t>
      </w:r>
      <w:r>
        <w:rPr>
          <w:rFonts w:ascii="Garamond" w:hAnsi="Garamond"/>
        </w:rPr>
        <w:t xml:space="preserve">text, tables, figures </w:t>
      </w:r>
      <w:r w:rsidR="00CB0112">
        <w:rPr>
          <w:rFonts w:ascii="Garamond" w:hAnsi="Garamond"/>
        </w:rPr>
        <w:t xml:space="preserve">or </w:t>
      </w:r>
      <w:r>
        <w:rPr>
          <w:rFonts w:ascii="Garamond" w:hAnsi="Garamond"/>
        </w:rPr>
        <w:t xml:space="preserve">supplementary data files for both </w:t>
      </w:r>
      <w:r w:rsidR="00F33CE6">
        <w:rPr>
          <w:rFonts w:ascii="Garamond" w:hAnsi="Garamond"/>
        </w:rPr>
        <w:t>sexes</w:t>
      </w:r>
      <w:r>
        <w:rPr>
          <w:rFonts w:ascii="Garamond" w:hAnsi="Garamond"/>
        </w:rPr>
        <w:t xml:space="preserve"> </w:t>
      </w:r>
      <w:r w:rsidR="00CB0112">
        <w:rPr>
          <w:rFonts w:ascii="Garamond" w:hAnsi="Garamond"/>
        </w:rPr>
        <w:t xml:space="preserve">for </w:t>
      </w:r>
      <w:r>
        <w:rPr>
          <w:rFonts w:ascii="Garamond" w:hAnsi="Garamond"/>
        </w:rPr>
        <w:t xml:space="preserve">all </w:t>
      </w:r>
      <w:r w:rsidR="00233674">
        <w:rPr>
          <w:rFonts w:ascii="Garamond" w:hAnsi="Garamond"/>
        </w:rPr>
        <w:t xml:space="preserve">relevant behavioural </w:t>
      </w:r>
      <w:r w:rsidR="00941604">
        <w:rPr>
          <w:rFonts w:ascii="Garamond" w:hAnsi="Garamond"/>
        </w:rPr>
        <w:t xml:space="preserve">measures of </w:t>
      </w:r>
      <w:r>
        <w:rPr>
          <w:rFonts w:ascii="Garamond" w:hAnsi="Garamond"/>
        </w:rPr>
        <w:t xml:space="preserve">personality traits </w:t>
      </w:r>
      <w:r w:rsidR="00941604">
        <w:rPr>
          <w:rFonts w:ascii="Garamond" w:hAnsi="Garamond"/>
        </w:rPr>
        <w:t xml:space="preserve">that were reported </w:t>
      </w:r>
      <w:r>
        <w:rPr>
          <w:rFonts w:ascii="Garamond" w:hAnsi="Garamond"/>
        </w:rPr>
        <w:t xml:space="preserve">by the authors. We used the R package </w:t>
      </w:r>
      <w:proofErr w:type="spellStart"/>
      <w:r w:rsidRPr="005E13DD">
        <w:rPr>
          <w:rFonts w:ascii="Garamond" w:hAnsi="Garamond"/>
          <w:i/>
          <w:iCs/>
        </w:rPr>
        <w:t>metaDigitise</w:t>
      </w:r>
      <w:proofErr w:type="spellEnd"/>
      <w:r>
        <w:rPr>
          <w:rFonts w:ascii="Garamond" w:hAnsi="Garamond"/>
        </w:rPr>
        <w:t xml:space="preserve"> (v1.0.0, </w:t>
      </w:r>
      <w:r w:rsidR="000941A1">
        <w:rPr>
          <w:rFonts w:ascii="Garamond" w:hAnsi="Garamond"/>
        </w:rPr>
        <w:fldChar w:fldCharType="begin" w:fldLock="1"/>
      </w:r>
      <w:r w:rsidR="000941A1">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Pick </w:t>
      </w:r>
      <w:r w:rsidR="000941A1" w:rsidRPr="000941A1">
        <w:rPr>
          <w:rFonts w:ascii="Garamond" w:hAnsi="Garamond"/>
          <w:i/>
          <w:noProof/>
        </w:rPr>
        <w:t>et al.</w:t>
      </w:r>
      <w:r w:rsidR="000941A1" w:rsidRPr="000941A1">
        <w:rPr>
          <w:rFonts w:ascii="Garamond" w:hAnsi="Garamond"/>
          <w:noProof/>
        </w:rPr>
        <w:t xml:space="preserve"> 2019)</w:t>
      </w:r>
      <w:r w:rsidR="000941A1">
        <w:rPr>
          <w:rFonts w:ascii="Garamond" w:hAnsi="Garamond"/>
        </w:rPr>
        <w:fldChar w:fldCharType="end"/>
      </w:r>
      <w:r>
        <w:rPr>
          <w:rFonts w:ascii="Garamond" w:hAnsi="Garamond"/>
        </w:rPr>
        <w:t xml:space="preserve"> to extract summary statistics from figures.</w:t>
      </w:r>
      <w:r w:rsidR="005F0106">
        <w:rPr>
          <w:rFonts w:ascii="Garamond" w:hAnsi="Garamond"/>
        </w:rPr>
        <w:t xml:space="preserve"> The location of the </w:t>
      </w:r>
      <w:r w:rsidR="00233674">
        <w:rPr>
          <w:rFonts w:ascii="Garamond" w:hAnsi="Garamond"/>
        </w:rPr>
        <w:t>data</w:t>
      </w:r>
      <w:r>
        <w:rPr>
          <w:rFonts w:ascii="Garamond" w:hAnsi="Garamond"/>
        </w:rPr>
        <w:t xml:space="preserve"> </w:t>
      </w:r>
      <w:r w:rsidR="005F0106">
        <w:rPr>
          <w:rFonts w:ascii="Garamond" w:hAnsi="Garamond"/>
        </w:rPr>
        <w:t>in the original article is provided in</w:t>
      </w:r>
      <w:ins w:id="135" w:author="Lauren Harrison" w:date="2020-08-08T13:51:00Z">
        <w:r w:rsidR="00B9533C">
          <w:rPr>
            <w:rFonts w:ascii="Garamond" w:hAnsi="Garamond"/>
          </w:rPr>
          <w:t xml:space="preserve"> our raw data file </w:t>
        </w:r>
      </w:ins>
      <w:ins w:id="136" w:author="Lauren Harrison" w:date="2020-08-08T13:52:00Z">
        <w:r w:rsidR="00B9533C">
          <w:rPr>
            <w:rFonts w:ascii="Garamond" w:hAnsi="Garamond"/>
          </w:rPr>
          <w:t xml:space="preserve">(see </w:t>
        </w:r>
      </w:ins>
      <w:ins w:id="137" w:author="Lauren Harrison" w:date="2020-08-08T13:51:00Z">
        <w:r w:rsidR="00B9533C">
          <w:rPr>
            <w:rFonts w:ascii="Garamond" w:hAnsi="Garamond"/>
          </w:rPr>
          <w:t>Supplementary Material</w:t>
        </w:r>
      </w:ins>
      <w:ins w:id="138" w:author="Lauren Harrison" w:date="2020-08-08T13:52:00Z">
        <w:r w:rsidR="00B9533C">
          <w:rPr>
            <w:rFonts w:ascii="Garamond" w:hAnsi="Garamond"/>
          </w:rPr>
          <w:t>)</w:t>
        </w:r>
      </w:ins>
      <w:ins w:id="139" w:author="Lauren Harrison" w:date="2020-08-08T13:51:00Z">
        <w:r w:rsidR="00B9533C">
          <w:rPr>
            <w:rFonts w:ascii="Garamond" w:hAnsi="Garamond"/>
          </w:rPr>
          <w:t>.</w:t>
        </w:r>
      </w:ins>
      <w:r w:rsidR="005F0106">
        <w:rPr>
          <w:rFonts w:ascii="Garamond" w:hAnsi="Garamond"/>
        </w:rPr>
        <w:t xml:space="preserve"> </w:t>
      </w:r>
      <w:del w:id="140" w:author="Lauren Harrison" w:date="2020-08-08T13:51:00Z">
        <w:r w:rsidR="005F0106" w:rsidRPr="00814634" w:rsidDel="00B9533C">
          <w:rPr>
            <w:rFonts w:ascii="Garamond" w:hAnsi="Garamond"/>
            <w:highlight w:val="yellow"/>
          </w:rPr>
          <w:delText>XXXXX</w:delText>
        </w:r>
        <w:r w:rsidR="005F0106" w:rsidDel="00B9533C">
          <w:rPr>
            <w:rFonts w:ascii="Garamond" w:hAnsi="Garamond"/>
            <w:highlight w:val="yellow"/>
          </w:rPr>
          <w:delText>.</w:delText>
        </w:r>
      </w:del>
    </w:p>
    <w:p w14:paraId="189E8C65" w14:textId="77777777" w:rsidR="005C69F2" w:rsidRDefault="005C69F2" w:rsidP="005C69F2">
      <w:pPr>
        <w:contextualSpacing/>
        <w:rPr>
          <w:rFonts w:ascii="Garamond" w:hAnsi="Garamond"/>
        </w:rPr>
      </w:pPr>
    </w:p>
    <w:p w14:paraId="157CC713" w14:textId="3C09B2AD" w:rsidR="005C69F2" w:rsidRDefault="005C69F2" w:rsidP="005C69F2">
      <w:pPr>
        <w:contextualSpacing/>
        <w:rPr>
          <w:rFonts w:ascii="Garamond" w:hAnsi="Garamond"/>
          <w:i/>
          <w:iCs/>
        </w:rPr>
      </w:pPr>
      <w:r w:rsidRPr="00B166AE">
        <w:rPr>
          <w:rFonts w:ascii="Garamond" w:hAnsi="Garamond"/>
          <w:i/>
          <w:iCs/>
        </w:rPr>
        <w:t>Effect size</w:t>
      </w:r>
      <w:r w:rsidR="00047AC3">
        <w:rPr>
          <w:rFonts w:ascii="Garamond" w:hAnsi="Garamond"/>
          <w:i/>
          <w:iCs/>
        </w:rPr>
        <w:t>s</w:t>
      </w:r>
      <w:r w:rsidRPr="00B166AE">
        <w:rPr>
          <w:rFonts w:ascii="Garamond" w:hAnsi="Garamond"/>
          <w:i/>
          <w:iCs/>
        </w:rPr>
        <w:t xml:space="preserve"> and sampling </w:t>
      </w:r>
      <w:r w:rsidR="00047AC3">
        <w:rPr>
          <w:rFonts w:ascii="Garamond" w:hAnsi="Garamond"/>
          <w:i/>
          <w:iCs/>
        </w:rPr>
        <w:t>variances</w:t>
      </w:r>
    </w:p>
    <w:p w14:paraId="1C9C1C84" w14:textId="77777777" w:rsidR="00EA6C0E" w:rsidRPr="00B166AE" w:rsidRDefault="00EA6C0E" w:rsidP="005C69F2">
      <w:pPr>
        <w:contextualSpacing/>
        <w:rPr>
          <w:rFonts w:ascii="Garamond" w:hAnsi="Garamond"/>
          <w:i/>
          <w:iCs/>
        </w:rPr>
      </w:pPr>
    </w:p>
    <w:p w14:paraId="6EEDE935" w14:textId="17FB43E2" w:rsidR="005C69F2" w:rsidRDefault="005C69F2" w:rsidP="00873DA0">
      <w:pPr>
        <w:ind w:firstLine="720"/>
        <w:contextualSpacing/>
        <w:rPr>
          <w:rFonts w:ascii="Garamond" w:hAnsi="Garamond"/>
        </w:rPr>
      </w:pPr>
      <w:r>
        <w:rPr>
          <w:rFonts w:ascii="Garamond" w:hAnsi="Garamond"/>
        </w:rPr>
        <w:t xml:space="preserve">To </w:t>
      </w:r>
      <w:r w:rsidR="00671CF9">
        <w:rPr>
          <w:rFonts w:ascii="Garamond" w:hAnsi="Garamond"/>
        </w:rPr>
        <w:t xml:space="preserve">quantify </w:t>
      </w:r>
      <w:r w:rsidR="00EC63BF">
        <w:rPr>
          <w:rFonts w:ascii="Garamond" w:hAnsi="Garamond"/>
        </w:rPr>
        <w:t>sex</w:t>
      </w:r>
      <w:r>
        <w:rPr>
          <w:rFonts w:ascii="Garamond" w:hAnsi="Garamond"/>
        </w:rPr>
        <w:t xml:space="preserve"> differ</w:t>
      </w:r>
      <w:r w:rsidR="00EC63BF">
        <w:rPr>
          <w:rFonts w:ascii="Garamond" w:hAnsi="Garamond"/>
        </w:rPr>
        <w:t>ences</w:t>
      </w:r>
      <w:r>
        <w:rPr>
          <w:rFonts w:ascii="Garamond" w:hAnsi="Garamond"/>
        </w:rPr>
        <w:t xml:space="preserve"> in mean</w:t>
      </w:r>
      <w:r w:rsidR="00EC63BF">
        <w:rPr>
          <w:rFonts w:ascii="Garamond" w:hAnsi="Garamond"/>
        </w:rPr>
        <w:t>s</w:t>
      </w:r>
      <w:r>
        <w:rPr>
          <w:rFonts w:ascii="Garamond" w:hAnsi="Garamond"/>
        </w:rPr>
        <w:t xml:space="preserve"> </w:t>
      </w:r>
      <w:r w:rsidR="00EC63BF">
        <w:rPr>
          <w:rFonts w:ascii="Garamond" w:hAnsi="Garamond"/>
        </w:rPr>
        <w:t xml:space="preserve">and variances for </w:t>
      </w:r>
      <w:r>
        <w:rPr>
          <w:rFonts w:ascii="Garamond" w:hAnsi="Garamond"/>
        </w:rPr>
        <w:t xml:space="preserve">personality traits we used </w:t>
      </w:r>
      <w:r w:rsidR="00113447">
        <w:rPr>
          <w:rFonts w:ascii="Garamond" w:hAnsi="Garamond"/>
        </w:rPr>
        <w:t xml:space="preserve">unbiased </w:t>
      </w:r>
      <w:r w:rsidR="00671CF9">
        <w:rPr>
          <w:rFonts w:ascii="Garamond" w:hAnsi="Garamond"/>
        </w:rPr>
        <w:t xml:space="preserve">standardised </w:t>
      </w:r>
      <w:r>
        <w:rPr>
          <w:rFonts w:ascii="Garamond" w:hAnsi="Garamond"/>
        </w:rPr>
        <w:t>effect size</w:t>
      </w:r>
      <w:r w:rsidR="00EC63BF">
        <w:rPr>
          <w:rFonts w:ascii="Garamond" w:hAnsi="Garamond"/>
        </w:rPr>
        <w:t>s</w:t>
      </w:r>
      <w:r>
        <w:rPr>
          <w:rFonts w:ascii="Garamond" w:hAnsi="Garamond"/>
        </w:rPr>
        <w:t xml:space="preserve">. </w:t>
      </w:r>
      <w:r w:rsidR="00047AC3">
        <w:rPr>
          <w:rFonts w:ascii="Garamond" w:hAnsi="Garamond"/>
        </w:rPr>
        <w:t>First, t</w:t>
      </w:r>
      <w:r>
        <w:rPr>
          <w:rFonts w:ascii="Garamond" w:hAnsi="Garamond"/>
        </w:rPr>
        <w:t xml:space="preserve">o </w:t>
      </w:r>
      <w:r w:rsidR="00EC63BF">
        <w:rPr>
          <w:rFonts w:ascii="Garamond" w:hAnsi="Garamond"/>
        </w:rPr>
        <w:t xml:space="preserve">quantify </w:t>
      </w:r>
      <w:r w:rsidR="00671CF9">
        <w:rPr>
          <w:rFonts w:ascii="Garamond" w:hAnsi="Garamond"/>
        </w:rPr>
        <w:t xml:space="preserve">the </w:t>
      </w:r>
      <w:r w:rsidR="00EC63BF">
        <w:rPr>
          <w:rFonts w:ascii="Garamond" w:hAnsi="Garamond"/>
        </w:rPr>
        <w:t xml:space="preserve">difference </w:t>
      </w:r>
      <w:r>
        <w:rPr>
          <w:rFonts w:ascii="Garamond" w:hAnsi="Garamond"/>
        </w:rPr>
        <w:t xml:space="preserve">between the sexes </w:t>
      </w:r>
      <w:r w:rsidR="00671CF9">
        <w:rPr>
          <w:rFonts w:ascii="Garamond" w:hAnsi="Garamond"/>
        </w:rPr>
        <w:t xml:space="preserve">in the mean </w:t>
      </w:r>
      <w:r w:rsidR="00671CF9">
        <w:rPr>
          <w:rFonts w:ascii="Garamond" w:hAnsi="Garamond"/>
        </w:rPr>
        <w:lastRenderedPageBreak/>
        <w:t xml:space="preserve">value of personality traits </w:t>
      </w:r>
      <w:r>
        <w:rPr>
          <w:rFonts w:ascii="Garamond" w:hAnsi="Garamond"/>
        </w:rPr>
        <w:t xml:space="preserve">we calculated </w:t>
      </w:r>
      <w:commentRangeStart w:id="141"/>
      <w:r>
        <w:rPr>
          <w:rFonts w:ascii="Garamond" w:hAnsi="Garamond"/>
        </w:rPr>
        <w:t xml:space="preserve">Hedges’ </w:t>
      </w:r>
      <w:r w:rsidRPr="008F7F1B">
        <w:rPr>
          <w:rFonts w:ascii="Garamond" w:hAnsi="Garamond"/>
          <w:i/>
        </w:rPr>
        <w:t>g</w:t>
      </w:r>
      <w:r>
        <w:rPr>
          <w:rFonts w:ascii="Garamond" w:hAnsi="Garamond"/>
        </w:rPr>
        <w:t xml:space="preserve"> (</w:t>
      </w:r>
      <w:commentRangeEnd w:id="141"/>
      <w:r w:rsidR="00210080">
        <w:rPr>
          <w:rStyle w:val="CommentReference"/>
        </w:rPr>
        <w:commentReference w:id="141"/>
      </w:r>
      <w:r>
        <w:rPr>
          <w:rFonts w:ascii="Garamond" w:hAnsi="Garamond"/>
        </w:rPr>
        <w:t xml:space="preserve">sample size adjusted standardised mean difference; </w:t>
      </w:r>
      <w:r w:rsidR="000941A1">
        <w:rPr>
          <w:rFonts w:ascii="Garamond" w:hAnsi="Garamond"/>
        </w:rPr>
        <w:fldChar w:fldCharType="begin" w:fldLock="1"/>
      </w:r>
      <w:r w:rsidR="000941A1">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Hedges &amp; Olkin 1985)</w:t>
      </w:r>
      <w:r w:rsidR="000941A1">
        <w:rPr>
          <w:rFonts w:ascii="Garamond" w:hAnsi="Garamond"/>
        </w:rPr>
        <w:fldChar w:fldCharType="end"/>
      </w:r>
      <w:r>
        <w:rPr>
          <w:rFonts w:ascii="Garamond" w:hAnsi="Garamond"/>
        </w:rPr>
        <w:t xml:space="preserve"> as follows: </w:t>
      </w:r>
    </w:p>
    <w:p w14:paraId="547C2574" w14:textId="40725C66" w:rsidR="00D644AD" w:rsidRDefault="00D644AD" w:rsidP="00D644AD">
      <w:pPr>
        <w:contextualSpacing/>
        <w:jc w:val="center"/>
        <w:rPr>
          <w:ins w:id="142" w:author="Lauren Harrison" w:date="2020-08-08T11:30:00Z"/>
          <w:rFonts w:ascii="Garamond" w:eastAsiaTheme="minorEastAsia" w:hAnsi="Garamond"/>
          <w:sz w:val="20"/>
          <w:szCs w:val="20"/>
        </w:rPr>
        <w:pPrChange w:id="143" w:author="Lauren Harrison" w:date="2020-08-08T11:30:00Z">
          <w:pPr>
            <w:contextualSpacing/>
            <w:jc w:val="right"/>
          </w:pPr>
        </w:pPrChange>
      </w:pPr>
      <m:oMath>
        <m:r>
          <w:ins w:id="144" w:author="Lauren Harrison" w:date="2020-08-08T11:51:00Z">
            <w:rPr>
              <w:rFonts w:ascii="Cambria Math" w:hAnsi="Cambria Math"/>
              <w:sz w:val="20"/>
              <w:szCs w:val="20"/>
            </w:rPr>
            <m:t>d</m:t>
          </w:ins>
        </m:r>
        <m:r>
          <w:del w:id="145" w:author="Lauren Harrison" w:date="2020-08-08T11:51:00Z">
            <w:rPr>
              <w:rFonts w:ascii="Cambria Math" w:hAnsi="Cambria Math"/>
              <w:sz w:val="20"/>
              <w:szCs w:val="20"/>
            </w:rPr>
            <m:t>g</m:t>
          </w:del>
        </m:r>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005C69F2" w:rsidRPr="006E283D">
        <w:rPr>
          <w:rFonts w:ascii="Garamond" w:eastAsiaTheme="minorEastAsia" w:hAnsi="Garamond"/>
          <w:sz w:val="20"/>
          <w:szCs w:val="20"/>
        </w:rPr>
        <w:t xml:space="preserve"> ,</w:t>
      </w:r>
    </w:p>
    <w:p w14:paraId="72B30CE6" w14:textId="5794E609" w:rsidR="00D644AD" w:rsidRPr="006C2D94" w:rsidRDefault="006C2D94" w:rsidP="00D644AD">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Eq. 1</w:t>
      </w:r>
    </w:p>
    <w:p w14:paraId="226AB704" w14:textId="08737121" w:rsidR="005C69F2" w:rsidRPr="006C2D94" w:rsidRDefault="002634BE" w:rsidP="00065389">
      <w:pPr>
        <w:contextualSpacing/>
        <w:jc w:val="center"/>
        <w:rPr>
          <w:rFonts w:ascii="Garamond" w:eastAsiaTheme="minorEastAsia" w:hAnsi="Garamond"/>
          <w:sz w:val="20"/>
          <w:szCs w:val="20"/>
        </w:rPr>
        <w:pPrChange w:id="146" w:author="Lauren Harrison" w:date="2020-08-08T11:57:00Z">
          <w:pPr>
            <w:contextualSpacing/>
          </w:pPr>
        </w:pPrChange>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ins w:id="147" w:author="Lauren Harrison" w:date="2020-08-08T11:57:00Z">
        <w:r w:rsidR="00065389">
          <w:rPr>
            <w:rFonts w:ascii="Garamond" w:eastAsiaTheme="minorEastAsia" w:hAnsi="Garamond"/>
            <w:sz w:val="20"/>
            <w:szCs w:val="20"/>
          </w:rPr>
          <w:t xml:space="preserve"> ,</w:t>
        </w:r>
      </w:ins>
    </w:p>
    <w:p w14:paraId="63D2ED68" w14:textId="5745D201" w:rsidR="006C2D94" w:rsidRDefault="006C2D94" w:rsidP="00814634">
      <w:pPr>
        <w:contextualSpacing/>
        <w:jc w:val="right"/>
        <w:rPr>
          <w:ins w:id="148" w:author="Lauren Harrison" w:date="2020-08-08T11:50:00Z"/>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2C966015" w14:textId="7ACC330E" w:rsidR="00D644AD" w:rsidRDefault="00D644AD" w:rsidP="00814634">
      <w:pPr>
        <w:contextualSpacing/>
        <w:jc w:val="right"/>
        <w:rPr>
          <w:ins w:id="149" w:author="Lauren Harrison" w:date="2020-08-08T11:50:00Z"/>
          <w:rFonts w:ascii="Garamond" w:hAnsi="Garamond"/>
          <w:i/>
          <w:sz w:val="20"/>
          <w:szCs w:val="20"/>
        </w:rPr>
      </w:pPr>
    </w:p>
    <w:p w14:paraId="06CF8DA3" w14:textId="5217DA33" w:rsidR="00D644AD" w:rsidRPr="0041778C" w:rsidRDefault="00D644AD" w:rsidP="00D644AD">
      <w:pPr>
        <w:contextualSpacing/>
        <w:jc w:val="center"/>
        <w:rPr>
          <w:ins w:id="150" w:author="Lauren Harrison" w:date="2020-08-08T12:16:00Z"/>
          <w:rFonts w:ascii="Garamond" w:eastAsiaTheme="minorEastAsia" w:hAnsi="Garamond"/>
          <w:i/>
          <w:sz w:val="20"/>
          <w:szCs w:val="20"/>
        </w:rPr>
      </w:pPr>
      <m:oMathPara>
        <m:oMath>
          <m:r>
            <w:ins w:id="151" w:author="Lauren Harrison" w:date="2020-08-08T11:50:00Z">
              <w:rPr>
                <w:rFonts w:ascii="Cambria Math" w:hAnsi="Cambria Math"/>
                <w:sz w:val="20"/>
                <w:szCs w:val="20"/>
              </w:rPr>
              <m:t>J</m:t>
            </w:ins>
          </m:r>
          <m:r>
            <w:ins w:id="152" w:author="Lauren Harrison" w:date="2020-08-08T11:50:00Z">
              <w:rPr>
                <w:rFonts w:ascii="Cambria Math" w:hAnsi="Cambria Math"/>
                <w:sz w:val="20"/>
                <w:szCs w:val="20"/>
              </w:rPr>
              <m:t>=1</m:t>
            </w:ins>
          </m:r>
          <m:r>
            <w:ins w:id="153" w:author="Lauren Harrison" w:date="2020-08-08T11:50:00Z">
              <w:rPr>
                <w:rFonts w:ascii="Cambria Math" w:hAnsi="Cambria Math"/>
                <w:sz w:val="20"/>
                <w:szCs w:val="20"/>
              </w:rPr>
              <m:t xml:space="preserve">- </m:t>
            </w:ins>
          </m:r>
          <m:f>
            <m:fPr>
              <m:ctrlPr>
                <w:ins w:id="154" w:author="Lauren Harrison" w:date="2020-08-08T11:50:00Z">
                  <w:rPr>
                    <w:rFonts w:ascii="Cambria Math" w:hAnsi="Cambria Math"/>
                    <w:i/>
                    <w:sz w:val="20"/>
                    <w:szCs w:val="20"/>
                  </w:rPr>
                </w:ins>
              </m:ctrlPr>
            </m:fPr>
            <m:num>
              <m:r>
                <w:ins w:id="155" w:author="Lauren Harrison" w:date="2020-08-08T11:50:00Z">
                  <w:rPr>
                    <w:rFonts w:ascii="Cambria Math" w:hAnsi="Cambria Math"/>
                    <w:sz w:val="20"/>
                    <w:szCs w:val="20"/>
                  </w:rPr>
                  <m:t>3</m:t>
                </w:ins>
              </m:r>
            </m:num>
            <m:den>
              <m:r>
                <w:ins w:id="156" w:author="Lauren Harrison" w:date="2020-08-08T11:50:00Z">
                  <w:rPr>
                    <w:rFonts w:ascii="Cambria Math" w:hAnsi="Cambria Math"/>
                    <w:sz w:val="20"/>
                    <w:szCs w:val="20"/>
                  </w:rPr>
                  <m:t>4</m:t>
                </w:ins>
              </m:r>
              <m:d>
                <m:dPr>
                  <m:ctrlPr>
                    <w:ins w:id="157" w:author="Lauren Harrison" w:date="2020-08-08T11:51:00Z">
                      <w:rPr>
                        <w:rFonts w:ascii="Cambria Math" w:hAnsi="Cambria Math"/>
                        <w:i/>
                        <w:sz w:val="20"/>
                        <w:szCs w:val="20"/>
                      </w:rPr>
                    </w:ins>
                  </m:ctrlPr>
                </m:dPr>
                <m:e>
                  <m:sSub>
                    <m:sSubPr>
                      <m:ctrlPr>
                        <w:ins w:id="158" w:author="Lauren Harrison" w:date="2020-08-08T11:51:00Z">
                          <w:rPr>
                            <w:rFonts w:ascii="Cambria Math" w:hAnsi="Cambria Math"/>
                            <w:i/>
                            <w:sz w:val="20"/>
                            <w:szCs w:val="20"/>
                          </w:rPr>
                        </w:ins>
                      </m:ctrlPr>
                    </m:sSubPr>
                    <m:e>
                      <m:r>
                        <w:ins w:id="159" w:author="Lauren Harrison" w:date="2020-08-08T11:55:00Z">
                          <w:rPr>
                            <w:rFonts w:ascii="Cambria Math" w:hAnsi="Cambria Math"/>
                            <w:sz w:val="20"/>
                            <w:szCs w:val="20"/>
                          </w:rPr>
                          <m:t>N</m:t>
                        </w:ins>
                      </m:r>
                    </m:e>
                    <m:sub>
                      <m:r>
                        <w:ins w:id="160" w:author="Lauren Harrison" w:date="2020-08-08T11:55:00Z">
                          <w:rPr>
                            <w:rFonts w:ascii="Cambria Math" w:hAnsi="Cambria Math"/>
                            <w:sz w:val="20"/>
                            <w:szCs w:val="20"/>
                          </w:rPr>
                          <m:t>M</m:t>
                        </w:ins>
                      </m:r>
                    </m:sub>
                  </m:sSub>
                  <m:r>
                    <w:ins w:id="161" w:author="Lauren Harrison" w:date="2020-08-08T11:51:00Z">
                      <w:rPr>
                        <w:rFonts w:ascii="Cambria Math" w:hAnsi="Cambria Math"/>
                        <w:sz w:val="20"/>
                        <w:szCs w:val="20"/>
                      </w:rPr>
                      <m:t>+</m:t>
                    </w:ins>
                  </m:r>
                  <m:r>
                    <w:ins w:id="162" w:author="Lauren Harrison" w:date="2020-08-08T11:51:00Z">
                      <w:rPr>
                        <w:rFonts w:ascii="Cambria Math" w:hAnsi="Cambria Math"/>
                        <w:sz w:val="20"/>
                        <w:szCs w:val="20"/>
                      </w:rPr>
                      <m:t xml:space="preserve"> </m:t>
                    </w:ins>
                  </m:r>
                  <m:sSub>
                    <m:sSubPr>
                      <m:ctrlPr>
                        <w:ins w:id="163" w:author="Lauren Harrison" w:date="2020-08-08T11:51:00Z">
                          <w:rPr>
                            <w:rFonts w:ascii="Cambria Math" w:hAnsi="Cambria Math"/>
                            <w:i/>
                            <w:sz w:val="20"/>
                            <w:szCs w:val="20"/>
                          </w:rPr>
                        </w:ins>
                      </m:ctrlPr>
                    </m:sSubPr>
                    <m:e>
                      <m:r>
                        <w:ins w:id="164" w:author="Lauren Harrison" w:date="2020-08-08T11:55:00Z">
                          <w:rPr>
                            <w:rFonts w:ascii="Cambria Math" w:hAnsi="Cambria Math"/>
                            <w:sz w:val="20"/>
                            <w:szCs w:val="20"/>
                          </w:rPr>
                          <m:t>N</m:t>
                        </w:ins>
                      </m:r>
                    </m:e>
                    <m:sub>
                      <m:r>
                        <w:ins w:id="165" w:author="Lauren Harrison" w:date="2020-08-08T11:55:00Z">
                          <w:rPr>
                            <w:rFonts w:ascii="Cambria Math" w:hAnsi="Cambria Math"/>
                            <w:sz w:val="20"/>
                            <w:szCs w:val="20"/>
                          </w:rPr>
                          <m:t>F</m:t>
                        </w:ins>
                      </m:r>
                    </m:sub>
                  </m:sSub>
                  <m:r>
                    <w:ins w:id="166" w:author="Lauren Harrison" w:date="2020-08-08T11:51:00Z">
                      <w:rPr>
                        <w:rFonts w:ascii="Cambria Math" w:hAnsi="Cambria Math"/>
                        <w:sz w:val="20"/>
                        <w:szCs w:val="20"/>
                      </w:rPr>
                      <m:t>-</m:t>
                    </w:ins>
                  </m:r>
                  <m:r>
                    <w:ins w:id="167" w:author="Lauren Harrison" w:date="2020-08-08T11:51:00Z">
                      <w:rPr>
                        <w:rFonts w:ascii="Cambria Math" w:hAnsi="Cambria Math"/>
                        <w:sz w:val="20"/>
                        <w:szCs w:val="20"/>
                      </w:rPr>
                      <m:t>2</m:t>
                    </w:ins>
                  </m:r>
                </m:e>
              </m:d>
              <m:r>
                <w:ins w:id="168" w:author="Lauren Harrison" w:date="2020-08-08T11:51:00Z">
                  <w:rPr>
                    <w:rFonts w:ascii="Cambria Math" w:hAnsi="Cambria Math"/>
                    <w:sz w:val="20"/>
                    <w:szCs w:val="20"/>
                  </w:rPr>
                  <m:t>-1</m:t>
                </w:ins>
              </m:r>
              <w:commentRangeStart w:id="169"/>
              <w:commentRangeEnd w:id="169"/>
              <m:r>
                <w:ins w:id="170" w:author="Lauren Harrison" w:date="2020-08-08T11:53:00Z">
                  <m:rPr>
                    <m:sty m:val="p"/>
                  </m:rPr>
                  <w:rPr>
                    <w:rStyle w:val="CommentReference"/>
                    <w:sz w:val="20"/>
                    <w:szCs w:val="20"/>
                    <w:rPrChange w:id="171" w:author="Lauren Harrison" w:date="2020-08-08T12:30:00Z">
                      <w:rPr>
                        <w:rStyle w:val="CommentReference"/>
                      </w:rPr>
                    </w:rPrChange>
                  </w:rPr>
                  <w:commentReference w:id="169"/>
                </w:ins>
              </m:r>
            </m:den>
          </m:f>
        </m:oMath>
      </m:oMathPara>
    </w:p>
    <w:p w14:paraId="781AB53C" w14:textId="12C5FE09" w:rsidR="00B1331E" w:rsidRPr="006C2D94" w:rsidRDefault="00B1331E" w:rsidP="00B1331E">
      <w:pPr>
        <w:contextualSpacing/>
        <w:jc w:val="right"/>
        <w:rPr>
          <w:rFonts w:ascii="Garamond" w:hAnsi="Garamond"/>
          <w:i/>
          <w:sz w:val="20"/>
          <w:szCs w:val="20"/>
        </w:rPr>
      </w:pPr>
      <w:ins w:id="172" w:author="Lauren Harrison" w:date="2020-08-08T12:16:00Z">
        <w:r>
          <w:rPr>
            <w:rFonts w:ascii="Garamond" w:hAnsi="Garamond"/>
            <w:i/>
            <w:sz w:val="20"/>
            <w:szCs w:val="20"/>
          </w:rPr>
          <w:t>Eq. 3</w:t>
        </w:r>
      </w:ins>
    </w:p>
    <w:p w14:paraId="42B67648" w14:textId="582558BF" w:rsidR="00432690"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w:t>
      </w:r>
      <w:r w:rsidR="00233674">
        <w:rPr>
          <w:rFonts w:ascii="Garamond" w:eastAsiaTheme="minorEastAsia" w:hAnsi="Garamond"/>
        </w:rPr>
        <w:t xml:space="preserve"> of the behavioural measure</w:t>
      </w:r>
      <w:r>
        <w:rPr>
          <w:rFonts w:ascii="Garamond" w:eastAsiaTheme="minorEastAsia" w:hAnsi="Garamond"/>
        </w:rPr>
        <w:t xml:space="preserv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w:t>
      </w:r>
      <w:ins w:id="173" w:author="Lauren Harrison" w:date="2020-08-08T12:26:00Z">
        <w:r w:rsidR="003D678B">
          <w:rPr>
            <w:rFonts w:ascii="Garamond" w:eastAsiaTheme="minorEastAsia" w:hAnsi="Garamond"/>
          </w:rPr>
          <w:t xml:space="preserve"> Hedges’ </w:t>
        </w:r>
      </w:ins>
      <w:ins w:id="174" w:author="Lauren Harrison" w:date="2020-08-08T12:27:00Z">
        <w:r w:rsidR="003D678B">
          <w:rPr>
            <w:rFonts w:ascii="Garamond" w:eastAsiaTheme="minorEastAsia" w:hAnsi="Garamond"/>
            <w:i/>
          </w:rPr>
          <w:t xml:space="preserve">d </w:t>
        </w:r>
        <w:r w:rsidR="003D678B">
          <w:rPr>
            <w:rFonts w:ascii="Garamond" w:eastAsiaTheme="minorEastAsia" w:hAnsi="Garamond"/>
          </w:rPr>
          <w:t xml:space="preserve">is corrected by multiplying by the correction factor </w:t>
        </w:r>
        <w:r w:rsidR="003D678B">
          <w:rPr>
            <w:rFonts w:ascii="Garamond" w:eastAsiaTheme="minorEastAsia" w:hAnsi="Garamond"/>
            <w:i/>
          </w:rPr>
          <w:t>J</w:t>
        </w:r>
        <w:r w:rsidR="003D678B">
          <w:rPr>
            <w:rFonts w:ascii="Garamond" w:eastAsiaTheme="minorEastAsia" w:hAnsi="Garamond"/>
          </w:rPr>
          <w:t xml:space="preserve"> to</w:t>
        </w:r>
      </w:ins>
      <w:ins w:id="175" w:author="Lauren Harrison" w:date="2020-08-08T12:28:00Z">
        <w:r w:rsidR="003D678B">
          <w:rPr>
            <w:rFonts w:ascii="Garamond" w:eastAsiaTheme="minorEastAsia" w:hAnsi="Garamond"/>
          </w:rPr>
          <w:t xml:space="preserve"> obtain </w:t>
        </w:r>
        <w:r w:rsidR="003D678B">
          <w:rPr>
            <w:rFonts w:ascii="Garamond" w:eastAsiaTheme="minorEastAsia" w:hAnsi="Garamond"/>
            <w:i/>
          </w:rPr>
          <w:t>g</w:t>
        </w:r>
      </w:ins>
      <w:ins w:id="176" w:author="Lauren Harrison" w:date="2020-08-08T12:29:00Z">
        <w:r w:rsidR="003D678B">
          <w:rPr>
            <w:rFonts w:ascii="Garamond" w:eastAsiaTheme="minorEastAsia" w:hAnsi="Garamond"/>
          </w:rPr>
          <w:t>.</w:t>
        </w:r>
      </w:ins>
      <w:del w:id="177" w:author="Lauren Harrison" w:date="2020-08-08T12:29:00Z">
        <w:r w:rsidDel="003D678B">
          <w:rPr>
            <w:rFonts w:ascii="Garamond" w:eastAsiaTheme="minorEastAsia" w:hAnsi="Garamond"/>
          </w:rPr>
          <w:delText xml:space="preserve"> </w:delText>
        </w:r>
      </w:del>
      <w:ins w:id="178" w:author="Lauren Harrison" w:date="2020-08-08T12:29:00Z">
        <w:r w:rsidR="003D678B">
          <w:rPr>
            <w:rFonts w:ascii="Garamond" w:eastAsiaTheme="minorEastAsia" w:hAnsi="Garamond"/>
          </w:rPr>
          <w:t xml:space="preserve"> </w:t>
        </w:r>
      </w:ins>
      <w:r w:rsidR="00432690">
        <w:rPr>
          <w:rFonts w:ascii="Garamond" w:eastAsiaTheme="minorEastAsia" w:hAnsi="Garamond"/>
        </w:rPr>
        <w:t xml:space="preserve">The </w:t>
      </w:r>
      <w:r w:rsidR="00D94658">
        <w:rPr>
          <w:rFonts w:ascii="Garamond" w:eastAsiaTheme="minorEastAsia" w:hAnsi="Garamond"/>
        </w:rPr>
        <w:t xml:space="preserve">associated </w:t>
      </w:r>
      <w:r w:rsidR="00432690">
        <w:rPr>
          <w:rFonts w:ascii="Garamond" w:eastAsiaTheme="minorEastAsia" w:hAnsi="Garamond"/>
        </w:rPr>
        <w:t>sampling error variance of Hedges</w:t>
      </w:r>
      <w:ins w:id="179" w:author="Lauren Harrison" w:date="2020-08-08T11:08:00Z">
        <w:r w:rsidR="00D644AD">
          <w:rPr>
            <w:rFonts w:ascii="Garamond" w:eastAsiaTheme="minorEastAsia" w:hAnsi="Garamond"/>
          </w:rPr>
          <w:t>’</w:t>
        </w:r>
      </w:ins>
      <w:r w:rsidR="00432690">
        <w:rPr>
          <w:rFonts w:ascii="Garamond" w:eastAsiaTheme="minorEastAsia" w:hAnsi="Garamond"/>
        </w:rPr>
        <w:t xml:space="preserve"> </w:t>
      </w:r>
      <w:r w:rsidR="00432690" w:rsidRPr="00814634">
        <w:rPr>
          <w:rFonts w:ascii="Garamond" w:eastAsiaTheme="minorEastAsia" w:hAnsi="Garamond"/>
          <w:i/>
        </w:rPr>
        <w:t>g</w:t>
      </w:r>
      <w:r w:rsidR="00432690">
        <w:rPr>
          <w:rFonts w:ascii="Garamond" w:eastAsiaTheme="minorEastAsia" w:hAnsi="Garamond"/>
        </w:rPr>
        <w:t xml:space="preserve"> is:</w:t>
      </w:r>
    </w:p>
    <w:p w14:paraId="689EE8F7" w14:textId="2F33F912" w:rsidR="00432690" w:rsidRDefault="00432690" w:rsidP="005C69F2">
      <w:pPr>
        <w:contextualSpacing/>
        <w:rPr>
          <w:rFonts w:ascii="Garamond" w:eastAsiaTheme="minorEastAsia" w:hAnsi="Garamond"/>
        </w:rPr>
      </w:pPr>
    </w:p>
    <w:p w14:paraId="3DA4C2BD" w14:textId="29181F43" w:rsidR="00937245" w:rsidRPr="009F7C5C" w:rsidRDefault="00937245" w:rsidP="00937245">
      <w:pPr>
        <w:contextualSpacing/>
        <w:jc w:val="center"/>
        <w:rPr>
          <w:ins w:id="180" w:author="Lauren Harrison" w:date="2020-08-08T10:31:00Z"/>
          <w:rFonts w:ascii="Garamond" w:hAnsi="Garamond"/>
          <w:i/>
          <w:sz w:val="20"/>
          <w:szCs w:val="20"/>
        </w:rPr>
      </w:pPr>
      <m:oMathPara>
        <m:oMath>
          <m:sSub>
            <m:sSubPr>
              <m:ctrlPr>
                <w:ins w:id="181" w:author="Lauren Harrison" w:date="2020-08-08T10:28:00Z">
                  <w:rPr>
                    <w:rFonts w:ascii="Cambria Math" w:eastAsiaTheme="minorEastAsia" w:hAnsi="Cambria Math"/>
                    <w:i/>
                    <w:sz w:val="20"/>
                    <w:szCs w:val="20"/>
                    <w:rPrChange w:id="182" w:author="Lauren Harrison" w:date="2020-08-08T12:30:00Z">
                      <w:rPr>
                        <w:rFonts w:ascii="Cambria Math" w:eastAsiaTheme="minorEastAsia" w:hAnsi="Cambria Math"/>
                        <w:i/>
                      </w:rPr>
                    </w:rPrChange>
                  </w:rPr>
                </w:ins>
              </m:ctrlPr>
            </m:sSubPr>
            <m:e>
              <m:r>
                <w:ins w:id="183" w:author="Lauren Harrison" w:date="2020-08-08T10:28:00Z">
                  <w:rPr>
                    <w:rFonts w:ascii="Cambria Math" w:eastAsiaTheme="minorEastAsia" w:hAnsi="Cambria Math"/>
                    <w:sz w:val="20"/>
                    <w:szCs w:val="20"/>
                    <w:rPrChange w:id="184" w:author="Lauren Harrison" w:date="2020-08-08T12:30:00Z">
                      <w:rPr>
                        <w:rFonts w:ascii="Cambria Math" w:eastAsiaTheme="minorEastAsia" w:hAnsi="Cambria Math"/>
                      </w:rPr>
                    </w:rPrChange>
                  </w:rPr>
                  <m:t>V</m:t>
                </w:ins>
              </m:r>
            </m:e>
            <m:sub>
              <m:r>
                <w:ins w:id="185" w:author="Lauren Harrison" w:date="2020-08-08T11:57:00Z">
                  <w:rPr>
                    <w:rFonts w:ascii="Cambria Math" w:eastAsiaTheme="minorEastAsia" w:hAnsi="Cambria Math"/>
                    <w:sz w:val="20"/>
                    <w:szCs w:val="20"/>
                    <w:rPrChange w:id="186" w:author="Lauren Harrison" w:date="2020-08-08T12:30:00Z">
                      <w:rPr>
                        <w:rFonts w:ascii="Cambria Math" w:eastAsiaTheme="minorEastAsia" w:hAnsi="Cambria Math"/>
                      </w:rPr>
                    </w:rPrChange>
                  </w:rPr>
                  <m:t>d</m:t>
                </w:ins>
              </m:r>
            </m:sub>
          </m:sSub>
          <m:r>
            <w:ins w:id="187" w:author="Lauren Harrison" w:date="2020-08-08T11:52:00Z">
              <w:rPr>
                <w:rFonts w:ascii="Cambria Math" w:eastAsiaTheme="minorEastAsia" w:hAnsi="Cambria Math"/>
                <w:sz w:val="20"/>
                <w:szCs w:val="20"/>
                <w:rPrChange w:id="188" w:author="Lauren Harrison" w:date="2020-08-08T12:30:00Z">
                  <w:rPr>
                    <w:rFonts w:ascii="Cambria Math" w:eastAsiaTheme="minorEastAsia" w:hAnsi="Cambria Math"/>
                  </w:rPr>
                </w:rPrChange>
              </w:rPr>
              <m:t>=</m:t>
            </w:ins>
          </m:r>
          <m:d>
            <m:dPr>
              <m:ctrlPr>
                <w:ins w:id="189" w:author="Lauren Harrison" w:date="2020-08-08T12:11:00Z">
                  <w:rPr>
                    <w:rFonts w:ascii="Cambria Math" w:eastAsiaTheme="minorEastAsia" w:hAnsi="Cambria Math"/>
                    <w:i/>
                    <w:sz w:val="20"/>
                    <w:szCs w:val="20"/>
                    <w:rPrChange w:id="190" w:author="Lauren Harrison" w:date="2020-08-08T12:30:00Z">
                      <w:rPr>
                        <w:rFonts w:ascii="Cambria Math" w:eastAsiaTheme="minorEastAsia" w:hAnsi="Cambria Math"/>
                        <w:i/>
                      </w:rPr>
                    </w:rPrChange>
                  </w:rPr>
                </w:ins>
              </m:ctrlPr>
            </m:dPr>
            <m:e>
              <m:f>
                <m:fPr>
                  <m:ctrlPr>
                    <w:ins w:id="191" w:author="Lauren Harrison" w:date="2020-08-08T10:21:00Z">
                      <w:rPr>
                        <w:rFonts w:ascii="Cambria Math" w:eastAsiaTheme="minorEastAsia" w:hAnsi="Cambria Math"/>
                        <w:i/>
                        <w:sz w:val="20"/>
                        <w:szCs w:val="20"/>
                        <w:rPrChange w:id="192" w:author="Lauren Harrison" w:date="2020-08-08T12:30:00Z">
                          <w:rPr>
                            <w:rFonts w:ascii="Cambria Math" w:eastAsiaTheme="minorEastAsia" w:hAnsi="Cambria Math"/>
                            <w:i/>
                          </w:rPr>
                        </w:rPrChange>
                      </w:rPr>
                    </w:ins>
                  </m:ctrlPr>
                </m:fPr>
                <m:num>
                  <m:sSub>
                    <m:sSubPr>
                      <m:ctrlPr>
                        <w:ins w:id="193" w:author="Lauren Harrison" w:date="2020-08-08T10:29:00Z">
                          <w:rPr>
                            <w:rFonts w:ascii="Cambria Math" w:eastAsiaTheme="minorEastAsia" w:hAnsi="Cambria Math"/>
                            <w:i/>
                            <w:sz w:val="20"/>
                            <w:szCs w:val="20"/>
                            <w:rPrChange w:id="194" w:author="Lauren Harrison" w:date="2020-08-08T12:30:00Z">
                              <w:rPr>
                                <w:rFonts w:ascii="Cambria Math" w:eastAsiaTheme="minorEastAsia" w:hAnsi="Cambria Math"/>
                                <w:i/>
                              </w:rPr>
                            </w:rPrChange>
                          </w:rPr>
                        </w:ins>
                      </m:ctrlPr>
                    </m:sSubPr>
                    <m:e>
                      <m:r>
                        <w:ins w:id="195" w:author="Lauren Harrison" w:date="2020-08-08T10:37:00Z">
                          <w:rPr>
                            <w:rFonts w:ascii="Cambria Math" w:eastAsiaTheme="minorEastAsia" w:hAnsi="Cambria Math"/>
                            <w:sz w:val="20"/>
                            <w:szCs w:val="20"/>
                            <w:rPrChange w:id="196" w:author="Lauren Harrison" w:date="2020-08-08T12:30:00Z">
                              <w:rPr>
                                <w:rFonts w:ascii="Cambria Math" w:eastAsiaTheme="minorEastAsia" w:hAnsi="Cambria Math"/>
                              </w:rPr>
                            </w:rPrChange>
                          </w:rPr>
                          <m:t>N</m:t>
                        </w:ins>
                      </m:r>
                    </m:e>
                    <m:sub>
                      <m:r>
                        <w:ins w:id="197" w:author="Lauren Harrison" w:date="2020-08-08T10:37:00Z">
                          <w:rPr>
                            <w:rFonts w:ascii="Cambria Math" w:eastAsiaTheme="minorEastAsia" w:hAnsi="Cambria Math"/>
                            <w:sz w:val="20"/>
                            <w:szCs w:val="20"/>
                            <w:rPrChange w:id="198" w:author="Lauren Harrison" w:date="2020-08-08T12:30:00Z">
                              <w:rPr>
                                <w:rFonts w:ascii="Cambria Math" w:eastAsiaTheme="minorEastAsia" w:hAnsi="Cambria Math"/>
                              </w:rPr>
                            </w:rPrChange>
                          </w:rPr>
                          <m:t>M</m:t>
                        </w:ins>
                      </m:r>
                    </m:sub>
                  </m:sSub>
                  <m:r>
                    <w:ins w:id="199" w:author="Lauren Harrison" w:date="2020-08-08T10:29:00Z">
                      <w:rPr>
                        <w:rFonts w:ascii="Cambria Math" w:eastAsiaTheme="minorEastAsia" w:hAnsi="Cambria Math"/>
                        <w:sz w:val="20"/>
                        <w:szCs w:val="20"/>
                        <w:rPrChange w:id="200" w:author="Lauren Harrison" w:date="2020-08-08T12:30:00Z">
                          <w:rPr>
                            <w:rFonts w:ascii="Cambria Math" w:eastAsiaTheme="minorEastAsia" w:hAnsi="Cambria Math"/>
                          </w:rPr>
                        </w:rPrChange>
                      </w:rPr>
                      <m:t xml:space="preserve">+ </m:t>
                    </w:ins>
                  </m:r>
                  <m:sSub>
                    <m:sSubPr>
                      <m:ctrlPr>
                        <w:ins w:id="201" w:author="Lauren Harrison" w:date="2020-08-08T10:29:00Z">
                          <w:rPr>
                            <w:rFonts w:ascii="Cambria Math" w:eastAsiaTheme="minorEastAsia" w:hAnsi="Cambria Math"/>
                            <w:i/>
                            <w:sz w:val="20"/>
                            <w:szCs w:val="20"/>
                            <w:rPrChange w:id="202" w:author="Lauren Harrison" w:date="2020-08-08T12:30:00Z">
                              <w:rPr>
                                <w:rFonts w:ascii="Cambria Math" w:eastAsiaTheme="minorEastAsia" w:hAnsi="Cambria Math"/>
                                <w:i/>
                              </w:rPr>
                            </w:rPrChange>
                          </w:rPr>
                        </w:ins>
                      </m:ctrlPr>
                    </m:sSubPr>
                    <m:e>
                      <m:r>
                        <w:ins w:id="203" w:author="Lauren Harrison" w:date="2020-08-08T10:37:00Z">
                          <w:rPr>
                            <w:rFonts w:ascii="Cambria Math" w:eastAsiaTheme="minorEastAsia" w:hAnsi="Cambria Math"/>
                            <w:sz w:val="20"/>
                            <w:szCs w:val="20"/>
                            <w:rPrChange w:id="204" w:author="Lauren Harrison" w:date="2020-08-08T12:30:00Z">
                              <w:rPr>
                                <w:rFonts w:ascii="Cambria Math" w:eastAsiaTheme="minorEastAsia" w:hAnsi="Cambria Math"/>
                              </w:rPr>
                            </w:rPrChange>
                          </w:rPr>
                          <m:t>N</m:t>
                        </w:ins>
                      </m:r>
                    </m:e>
                    <m:sub>
                      <m:r>
                        <w:ins w:id="205" w:author="Lauren Harrison" w:date="2020-08-08T10:37:00Z">
                          <w:rPr>
                            <w:rFonts w:ascii="Cambria Math" w:eastAsiaTheme="minorEastAsia" w:hAnsi="Cambria Math"/>
                            <w:sz w:val="20"/>
                            <w:szCs w:val="20"/>
                            <w:rPrChange w:id="206" w:author="Lauren Harrison" w:date="2020-08-08T12:30:00Z">
                              <w:rPr>
                                <w:rFonts w:ascii="Cambria Math" w:eastAsiaTheme="minorEastAsia" w:hAnsi="Cambria Math"/>
                              </w:rPr>
                            </w:rPrChange>
                          </w:rPr>
                          <m:t>F</m:t>
                        </w:ins>
                      </m:r>
                    </m:sub>
                  </m:sSub>
                </m:num>
                <m:den>
                  <m:sSub>
                    <m:sSubPr>
                      <m:ctrlPr>
                        <w:ins w:id="207" w:author="Lauren Harrison" w:date="2020-08-08T10:29:00Z">
                          <w:rPr>
                            <w:rFonts w:ascii="Cambria Math" w:eastAsiaTheme="minorEastAsia" w:hAnsi="Cambria Math"/>
                            <w:i/>
                            <w:sz w:val="20"/>
                            <w:szCs w:val="20"/>
                            <w:rPrChange w:id="208" w:author="Lauren Harrison" w:date="2020-08-08T12:30:00Z">
                              <w:rPr>
                                <w:rFonts w:ascii="Cambria Math" w:eastAsiaTheme="minorEastAsia" w:hAnsi="Cambria Math"/>
                                <w:i/>
                              </w:rPr>
                            </w:rPrChange>
                          </w:rPr>
                        </w:ins>
                      </m:ctrlPr>
                    </m:sSubPr>
                    <m:e>
                      <m:r>
                        <w:ins w:id="209" w:author="Lauren Harrison" w:date="2020-08-08T10:37:00Z">
                          <w:rPr>
                            <w:rFonts w:ascii="Cambria Math" w:eastAsiaTheme="minorEastAsia" w:hAnsi="Cambria Math"/>
                            <w:sz w:val="20"/>
                            <w:szCs w:val="20"/>
                            <w:rPrChange w:id="210" w:author="Lauren Harrison" w:date="2020-08-08T12:30:00Z">
                              <w:rPr>
                                <w:rFonts w:ascii="Cambria Math" w:eastAsiaTheme="minorEastAsia" w:hAnsi="Cambria Math"/>
                              </w:rPr>
                            </w:rPrChange>
                          </w:rPr>
                          <m:t>N</m:t>
                        </w:ins>
                      </m:r>
                    </m:e>
                    <m:sub>
                      <m:r>
                        <w:ins w:id="211" w:author="Lauren Harrison" w:date="2020-08-08T10:37:00Z">
                          <w:rPr>
                            <w:rFonts w:ascii="Cambria Math" w:eastAsiaTheme="minorEastAsia" w:hAnsi="Cambria Math"/>
                            <w:sz w:val="20"/>
                            <w:szCs w:val="20"/>
                            <w:rPrChange w:id="212" w:author="Lauren Harrison" w:date="2020-08-08T12:30:00Z">
                              <w:rPr>
                                <w:rFonts w:ascii="Cambria Math" w:eastAsiaTheme="minorEastAsia" w:hAnsi="Cambria Math"/>
                              </w:rPr>
                            </w:rPrChange>
                          </w:rPr>
                          <m:t>M</m:t>
                        </w:ins>
                      </m:r>
                    </m:sub>
                  </m:sSub>
                  <m:sSub>
                    <m:sSubPr>
                      <m:ctrlPr>
                        <w:ins w:id="213" w:author="Lauren Harrison" w:date="2020-08-08T10:29:00Z">
                          <w:rPr>
                            <w:rFonts w:ascii="Cambria Math" w:eastAsiaTheme="minorEastAsia" w:hAnsi="Cambria Math"/>
                            <w:i/>
                            <w:sz w:val="20"/>
                            <w:szCs w:val="20"/>
                            <w:rPrChange w:id="214" w:author="Lauren Harrison" w:date="2020-08-08T12:30:00Z">
                              <w:rPr>
                                <w:rFonts w:ascii="Cambria Math" w:eastAsiaTheme="minorEastAsia" w:hAnsi="Cambria Math"/>
                                <w:i/>
                              </w:rPr>
                            </w:rPrChange>
                          </w:rPr>
                        </w:ins>
                      </m:ctrlPr>
                    </m:sSubPr>
                    <m:e>
                      <m:r>
                        <w:ins w:id="215" w:author="Lauren Harrison" w:date="2020-08-08T10:37:00Z">
                          <w:rPr>
                            <w:rFonts w:ascii="Cambria Math" w:eastAsiaTheme="minorEastAsia" w:hAnsi="Cambria Math"/>
                            <w:sz w:val="20"/>
                            <w:szCs w:val="20"/>
                            <w:rPrChange w:id="216" w:author="Lauren Harrison" w:date="2020-08-08T12:30:00Z">
                              <w:rPr>
                                <w:rFonts w:ascii="Cambria Math" w:eastAsiaTheme="minorEastAsia" w:hAnsi="Cambria Math"/>
                              </w:rPr>
                            </w:rPrChange>
                          </w:rPr>
                          <m:t>N</m:t>
                        </w:ins>
                      </m:r>
                    </m:e>
                    <m:sub>
                      <m:r>
                        <w:ins w:id="217" w:author="Lauren Harrison" w:date="2020-08-08T10:37:00Z">
                          <w:rPr>
                            <w:rFonts w:ascii="Cambria Math" w:eastAsiaTheme="minorEastAsia" w:hAnsi="Cambria Math"/>
                            <w:sz w:val="20"/>
                            <w:szCs w:val="20"/>
                            <w:rPrChange w:id="218" w:author="Lauren Harrison" w:date="2020-08-08T12:30:00Z">
                              <w:rPr>
                                <w:rFonts w:ascii="Cambria Math" w:eastAsiaTheme="minorEastAsia" w:hAnsi="Cambria Math"/>
                              </w:rPr>
                            </w:rPrChange>
                          </w:rPr>
                          <m:t>F</m:t>
                        </w:ins>
                      </m:r>
                    </m:sub>
                  </m:sSub>
                </m:den>
              </m:f>
              <m:r>
                <w:ins w:id="219" w:author="Lauren Harrison" w:date="2020-08-08T12:23:00Z">
                  <w:rPr>
                    <w:rFonts w:ascii="Cambria Math" w:eastAsiaTheme="minorEastAsia" w:hAnsi="Cambria Math"/>
                    <w:sz w:val="20"/>
                    <w:szCs w:val="20"/>
                    <w:rPrChange w:id="220" w:author="Lauren Harrison" w:date="2020-08-08T12:30:00Z">
                      <w:rPr>
                        <w:rFonts w:ascii="Cambria Math" w:eastAsiaTheme="minorEastAsia" w:hAnsi="Cambria Math"/>
                      </w:rPr>
                    </w:rPrChange>
                  </w:rPr>
                  <m:t>+</m:t>
                </w:ins>
              </m:r>
              <m:f>
                <m:fPr>
                  <m:ctrlPr>
                    <w:ins w:id="221" w:author="Lauren Harrison" w:date="2020-08-08T12:23:00Z">
                      <w:rPr>
                        <w:rFonts w:ascii="Cambria Math" w:eastAsiaTheme="minorEastAsia" w:hAnsi="Cambria Math"/>
                        <w:i/>
                        <w:sz w:val="20"/>
                        <w:szCs w:val="20"/>
                        <w:rPrChange w:id="222" w:author="Lauren Harrison" w:date="2020-08-08T12:30:00Z">
                          <w:rPr>
                            <w:rFonts w:ascii="Cambria Math" w:eastAsiaTheme="minorEastAsia" w:hAnsi="Cambria Math"/>
                            <w:i/>
                          </w:rPr>
                        </w:rPrChange>
                      </w:rPr>
                    </w:ins>
                  </m:ctrlPr>
                </m:fPr>
                <m:num>
                  <m:sSup>
                    <m:sSupPr>
                      <m:ctrlPr>
                        <w:ins w:id="223" w:author="Lauren Harrison" w:date="2020-08-08T12:23:00Z">
                          <w:rPr>
                            <w:rFonts w:ascii="Cambria Math" w:eastAsiaTheme="minorEastAsia" w:hAnsi="Cambria Math"/>
                            <w:i/>
                            <w:sz w:val="20"/>
                            <w:szCs w:val="20"/>
                            <w:rPrChange w:id="224" w:author="Lauren Harrison" w:date="2020-08-08T12:30:00Z">
                              <w:rPr>
                                <w:rFonts w:ascii="Cambria Math" w:eastAsiaTheme="minorEastAsia" w:hAnsi="Cambria Math"/>
                                <w:i/>
                              </w:rPr>
                            </w:rPrChange>
                          </w:rPr>
                        </w:ins>
                      </m:ctrlPr>
                    </m:sSupPr>
                    <m:e>
                      <m:r>
                        <w:ins w:id="225" w:author="Lauren Harrison" w:date="2020-08-08T12:23:00Z">
                          <w:rPr>
                            <w:rFonts w:ascii="Cambria Math" w:eastAsiaTheme="minorEastAsia" w:hAnsi="Cambria Math"/>
                            <w:sz w:val="20"/>
                            <w:szCs w:val="20"/>
                            <w:rPrChange w:id="226" w:author="Lauren Harrison" w:date="2020-08-08T12:30:00Z">
                              <w:rPr>
                                <w:rFonts w:ascii="Cambria Math" w:eastAsiaTheme="minorEastAsia" w:hAnsi="Cambria Math"/>
                              </w:rPr>
                            </w:rPrChange>
                          </w:rPr>
                          <m:t>d</m:t>
                        </w:ins>
                      </m:r>
                    </m:e>
                    <m:sup>
                      <m:r>
                        <w:ins w:id="227" w:author="Lauren Harrison" w:date="2020-08-08T12:23:00Z">
                          <w:rPr>
                            <w:rFonts w:ascii="Cambria Math" w:eastAsiaTheme="minorEastAsia" w:hAnsi="Cambria Math"/>
                            <w:sz w:val="20"/>
                            <w:szCs w:val="20"/>
                            <w:rPrChange w:id="228" w:author="Lauren Harrison" w:date="2020-08-08T12:30:00Z">
                              <w:rPr>
                                <w:rFonts w:ascii="Cambria Math" w:eastAsiaTheme="minorEastAsia" w:hAnsi="Cambria Math"/>
                              </w:rPr>
                            </w:rPrChange>
                          </w:rPr>
                          <m:t>2</m:t>
                        </w:ins>
                      </m:r>
                    </m:sup>
                  </m:sSup>
                </m:num>
                <m:den>
                  <m:r>
                    <w:ins w:id="229" w:author="Lauren Harrison" w:date="2020-08-08T12:23:00Z">
                      <w:rPr>
                        <w:rFonts w:ascii="Cambria Math" w:eastAsiaTheme="minorEastAsia" w:hAnsi="Cambria Math"/>
                        <w:sz w:val="20"/>
                        <w:szCs w:val="20"/>
                        <w:rPrChange w:id="230" w:author="Lauren Harrison" w:date="2020-08-08T12:30:00Z">
                          <w:rPr>
                            <w:rFonts w:ascii="Cambria Math" w:eastAsiaTheme="minorEastAsia" w:hAnsi="Cambria Math"/>
                          </w:rPr>
                        </w:rPrChange>
                      </w:rPr>
                      <m:t>2(</m:t>
                    </w:ins>
                  </m:r>
                  <m:sSub>
                    <m:sSubPr>
                      <m:ctrlPr>
                        <w:ins w:id="231" w:author="Lauren Harrison" w:date="2020-08-08T12:23:00Z">
                          <w:rPr>
                            <w:rFonts w:ascii="Cambria Math" w:eastAsiaTheme="minorEastAsia" w:hAnsi="Cambria Math"/>
                            <w:i/>
                            <w:sz w:val="20"/>
                            <w:szCs w:val="20"/>
                            <w:rPrChange w:id="232" w:author="Lauren Harrison" w:date="2020-08-08T12:30:00Z">
                              <w:rPr>
                                <w:rFonts w:ascii="Cambria Math" w:eastAsiaTheme="minorEastAsia" w:hAnsi="Cambria Math"/>
                                <w:i/>
                              </w:rPr>
                            </w:rPrChange>
                          </w:rPr>
                        </w:ins>
                      </m:ctrlPr>
                    </m:sSubPr>
                    <m:e>
                      <m:r>
                        <w:ins w:id="233" w:author="Lauren Harrison" w:date="2020-08-08T12:23:00Z">
                          <w:rPr>
                            <w:rFonts w:ascii="Cambria Math" w:eastAsiaTheme="minorEastAsia" w:hAnsi="Cambria Math"/>
                            <w:sz w:val="20"/>
                            <w:szCs w:val="20"/>
                            <w:rPrChange w:id="234" w:author="Lauren Harrison" w:date="2020-08-08T12:30:00Z">
                              <w:rPr>
                                <w:rFonts w:ascii="Cambria Math" w:eastAsiaTheme="minorEastAsia" w:hAnsi="Cambria Math"/>
                              </w:rPr>
                            </w:rPrChange>
                          </w:rPr>
                          <m:t>N</m:t>
                        </w:ins>
                      </m:r>
                    </m:e>
                    <m:sub>
                      <m:r>
                        <w:ins w:id="235" w:author="Lauren Harrison" w:date="2020-08-08T12:23:00Z">
                          <w:rPr>
                            <w:rFonts w:ascii="Cambria Math" w:eastAsiaTheme="minorEastAsia" w:hAnsi="Cambria Math"/>
                            <w:sz w:val="20"/>
                            <w:szCs w:val="20"/>
                            <w:rPrChange w:id="236" w:author="Lauren Harrison" w:date="2020-08-08T12:30:00Z">
                              <w:rPr>
                                <w:rFonts w:ascii="Cambria Math" w:eastAsiaTheme="minorEastAsia" w:hAnsi="Cambria Math"/>
                              </w:rPr>
                            </w:rPrChange>
                          </w:rPr>
                          <m:t>M</m:t>
                        </w:ins>
                      </m:r>
                    </m:sub>
                  </m:sSub>
                  <m:r>
                    <w:ins w:id="237" w:author="Lauren Harrison" w:date="2020-08-08T12:23:00Z">
                      <w:rPr>
                        <w:rFonts w:ascii="Cambria Math" w:eastAsiaTheme="minorEastAsia" w:hAnsi="Cambria Math"/>
                        <w:sz w:val="20"/>
                        <w:szCs w:val="20"/>
                        <w:rPrChange w:id="238" w:author="Lauren Harrison" w:date="2020-08-08T12:30:00Z">
                          <w:rPr>
                            <w:rFonts w:ascii="Cambria Math" w:eastAsiaTheme="minorEastAsia" w:hAnsi="Cambria Math"/>
                          </w:rPr>
                        </w:rPrChange>
                      </w:rPr>
                      <m:t>+</m:t>
                    </w:ins>
                  </m:r>
                  <m:sSub>
                    <m:sSubPr>
                      <m:ctrlPr>
                        <w:ins w:id="239" w:author="Lauren Harrison" w:date="2020-08-08T12:23:00Z">
                          <w:rPr>
                            <w:rFonts w:ascii="Cambria Math" w:eastAsiaTheme="minorEastAsia" w:hAnsi="Cambria Math"/>
                            <w:i/>
                            <w:sz w:val="20"/>
                            <w:szCs w:val="20"/>
                            <w:rPrChange w:id="240" w:author="Lauren Harrison" w:date="2020-08-08T12:30:00Z">
                              <w:rPr>
                                <w:rFonts w:ascii="Cambria Math" w:eastAsiaTheme="minorEastAsia" w:hAnsi="Cambria Math"/>
                                <w:i/>
                              </w:rPr>
                            </w:rPrChange>
                          </w:rPr>
                        </w:ins>
                      </m:ctrlPr>
                    </m:sSubPr>
                    <m:e>
                      <m:r>
                        <w:ins w:id="241" w:author="Lauren Harrison" w:date="2020-08-08T12:23:00Z">
                          <w:rPr>
                            <w:rFonts w:ascii="Cambria Math" w:eastAsiaTheme="minorEastAsia" w:hAnsi="Cambria Math"/>
                            <w:sz w:val="20"/>
                            <w:szCs w:val="20"/>
                            <w:rPrChange w:id="242" w:author="Lauren Harrison" w:date="2020-08-08T12:30:00Z">
                              <w:rPr>
                                <w:rFonts w:ascii="Cambria Math" w:eastAsiaTheme="minorEastAsia" w:hAnsi="Cambria Math"/>
                              </w:rPr>
                            </w:rPrChange>
                          </w:rPr>
                          <m:t>N</m:t>
                        </w:ins>
                      </m:r>
                    </m:e>
                    <m:sub>
                      <m:r>
                        <w:ins w:id="243" w:author="Lauren Harrison" w:date="2020-08-08T12:23:00Z">
                          <w:rPr>
                            <w:rFonts w:ascii="Cambria Math" w:eastAsiaTheme="minorEastAsia" w:hAnsi="Cambria Math"/>
                            <w:sz w:val="20"/>
                            <w:szCs w:val="20"/>
                            <w:rPrChange w:id="244" w:author="Lauren Harrison" w:date="2020-08-08T12:30:00Z">
                              <w:rPr>
                                <w:rFonts w:ascii="Cambria Math" w:eastAsiaTheme="minorEastAsia" w:hAnsi="Cambria Math"/>
                              </w:rPr>
                            </w:rPrChange>
                          </w:rPr>
                          <m:t>F</m:t>
                        </w:ins>
                      </m:r>
                    </m:sub>
                  </m:sSub>
                  <m:r>
                    <w:ins w:id="245" w:author="Lauren Harrison" w:date="2020-08-08T12:23:00Z">
                      <w:rPr>
                        <w:rFonts w:ascii="Cambria Math" w:eastAsiaTheme="minorEastAsia" w:hAnsi="Cambria Math"/>
                        <w:sz w:val="20"/>
                        <w:szCs w:val="20"/>
                        <w:rPrChange w:id="246" w:author="Lauren Harrison" w:date="2020-08-08T12:30:00Z">
                          <w:rPr>
                            <w:rFonts w:ascii="Cambria Math" w:eastAsiaTheme="minorEastAsia" w:hAnsi="Cambria Math"/>
                          </w:rPr>
                        </w:rPrChange>
                      </w:rPr>
                      <m:t>)</m:t>
                    </w:ins>
                  </m:r>
                </m:den>
              </m:f>
            </m:e>
          </m:d>
          <m:r>
            <w:ins w:id="247" w:author="Lauren Harrison" w:date="2020-08-08T12:21:00Z">
              <w:rPr>
                <w:rFonts w:ascii="Cambria Math" w:eastAsiaTheme="minorEastAsia" w:hAnsi="Cambria Math"/>
                <w:sz w:val="20"/>
                <w:szCs w:val="20"/>
                <w:rPrChange w:id="248" w:author="Lauren Harrison" w:date="2020-08-08T12:30:00Z">
                  <w:rPr>
                    <w:rFonts w:ascii="Cambria Math" w:eastAsiaTheme="minorEastAsia" w:hAnsi="Cambria Math"/>
                  </w:rPr>
                </w:rPrChange>
              </w:rPr>
              <m:t>,</m:t>
            </w:ins>
          </m:r>
          <m:r>
            <w:del w:id="249" w:author="Lauren Harrison" w:date="2020-08-08T10:21:00Z">
              <w:rPr>
                <w:rFonts w:ascii="Cambria Math" w:eastAsiaTheme="minorEastAsia" w:hAnsi="Cambria Math"/>
                <w:sz w:val="20"/>
                <w:szCs w:val="20"/>
                <w:rPrChange w:id="250" w:author="Lauren Harrison" w:date="2020-08-08T12:30:00Z">
                  <w:rPr>
                    <w:rFonts w:ascii="Cambria Math" w:eastAsiaTheme="minorEastAsia" w:hAnsi="Cambria Math"/>
                    <w:highlight w:val="yellow"/>
                  </w:rPr>
                </w:rPrChange>
              </w:rPr>
              <m:t>ADD EQUATION</m:t>
            </w:del>
          </m:r>
        </m:oMath>
      </m:oMathPara>
    </w:p>
    <w:p w14:paraId="576053E9" w14:textId="3E4FCB1F" w:rsidR="00ED3216" w:rsidRDefault="00ED3216" w:rsidP="00937245">
      <w:pPr>
        <w:contextualSpacing/>
        <w:jc w:val="right"/>
        <w:rPr>
          <w:ins w:id="251" w:author="Lauren Harrison" w:date="2020-08-08T12:21:00Z"/>
          <w:rFonts w:ascii="Garamond" w:hAnsi="Garamond"/>
          <w:i/>
          <w:sz w:val="20"/>
          <w:szCs w:val="20"/>
        </w:rPr>
      </w:pPr>
      <w:r>
        <w:rPr>
          <w:rFonts w:ascii="Garamond" w:hAnsi="Garamond"/>
          <w:i/>
          <w:sz w:val="20"/>
          <w:szCs w:val="20"/>
        </w:rPr>
        <w:t xml:space="preserve">Eq. </w:t>
      </w:r>
      <w:ins w:id="252" w:author="Lauren Harrison" w:date="2020-08-08T12:16:00Z">
        <w:r w:rsidR="00B1331E">
          <w:rPr>
            <w:rFonts w:ascii="Garamond" w:hAnsi="Garamond"/>
            <w:i/>
            <w:sz w:val="20"/>
            <w:szCs w:val="20"/>
          </w:rPr>
          <w:t>4</w:t>
        </w:r>
      </w:ins>
      <w:del w:id="253" w:author="Lauren Harrison" w:date="2020-08-08T12:16:00Z">
        <w:r w:rsidDel="00B1331E">
          <w:rPr>
            <w:rFonts w:ascii="Garamond" w:hAnsi="Garamond"/>
            <w:i/>
            <w:sz w:val="20"/>
            <w:szCs w:val="20"/>
          </w:rPr>
          <w:delText>3</w:delText>
        </w:r>
      </w:del>
    </w:p>
    <w:p w14:paraId="6FC7DE4B" w14:textId="445F27CC" w:rsidR="00E85A3F" w:rsidRDefault="00E85A3F" w:rsidP="00E85A3F">
      <w:pPr>
        <w:contextualSpacing/>
        <w:jc w:val="center"/>
        <w:rPr>
          <w:ins w:id="254" w:author="Lauren Harrison" w:date="2020-08-08T12:23:00Z"/>
          <w:rFonts w:ascii="Garamond" w:eastAsiaTheme="minorEastAsia" w:hAnsi="Garamond"/>
          <w:i/>
          <w:sz w:val="20"/>
          <w:szCs w:val="20"/>
        </w:rPr>
      </w:pPr>
      <m:oMath>
        <m:sSub>
          <m:sSubPr>
            <m:ctrlPr>
              <w:ins w:id="255" w:author="Lauren Harrison" w:date="2020-08-08T12:22:00Z">
                <w:rPr>
                  <w:rFonts w:ascii="Cambria Math" w:hAnsi="Cambria Math"/>
                  <w:i/>
                  <w:sz w:val="20"/>
                  <w:szCs w:val="20"/>
                </w:rPr>
              </w:ins>
            </m:ctrlPr>
          </m:sSubPr>
          <m:e>
            <m:r>
              <w:ins w:id="256" w:author="Lauren Harrison" w:date="2020-08-08T12:22:00Z">
                <w:rPr>
                  <w:rFonts w:ascii="Cambria Math" w:hAnsi="Cambria Math"/>
                  <w:sz w:val="20"/>
                  <w:szCs w:val="20"/>
                </w:rPr>
                <m:t>V</m:t>
              </w:ins>
            </m:r>
          </m:e>
          <m:sub>
            <m:r>
              <w:ins w:id="257" w:author="Lauren Harrison" w:date="2020-08-08T12:22:00Z">
                <w:rPr>
                  <w:rFonts w:ascii="Cambria Math" w:hAnsi="Cambria Math"/>
                  <w:sz w:val="20"/>
                  <w:szCs w:val="20"/>
                </w:rPr>
                <m:t>g</m:t>
              </w:ins>
            </m:r>
          </m:sub>
        </m:sSub>
        <m:r>
          <w:ins w:id="258" w:author="Lauren Harrison" w:date="2020-08-08T12:22:00Z">
            <w:rPr>
              <w:rFonts w:ascii="Cambria Math" w:hAnsi="Cambria Math"/>
              <w:sz w:val="20"/>
              <w:szCs w:val="20"/>
            </w:rPr>
            <m:t xml:space="preserve">= </m:t>
          </w:ins>
        </m:r>
        <m:sSup>
          <m:sSupPr>
            <m:ctrlPr>
              <w:ins w:id="259" w:author="Lauren Harrison" w:date="2020-08-08T12:22:00Z">
                <w:rPr>
                  <w:rFonts w:ascii="Cambria Math" w:hAnsi="Cambria Math"/>
                  <w:i/>
                  <w:sz w:val="20"/>
                  <w:szCs w:val="20"/>
                </w:rPr>
              </w:ins>
            </m:ctrlPr>
          </m:sSupPr>
          <m:e>
            <m:r>
              <w:ins w:id="260" w:author="Lauren Harrison" w:date="2020-08-08T12:22:00Z">
                <w:rPr>
                  <w:rFonts w:ascii="Cambria Math" w:hAnsi="Cambria Math"/>
                  <w:sz w:val="20"/>
                  <w:szCs w:val="20"/>
                </w:rPr>
                <m:t>J</m:t>
              </w:ins>
            </m:r>
          </m:e>
          <m:sup>
            <m:r>
              <w:ins w:id="261" w:author="Lauren Harrison" w:date="2020-08-08T12:22:00Z">
                <w:rPr>
                  <w:rFonts w:ascii="Cambria Math" w:hAnsi="Cambria Math"/>
                  <w:sz w:val="20"/>
                  <w:szCs w:val="20"/>
                </w:rPr>
                <m:t>2</m:t>
              </w:ins>
            </m:r>
          </m:sup>
        </m:sSup>
        <m:r>
          <w:ins w:id="262" w:author="Lauren Harrison" w:date="2020-08-08T12:22:00Z">
            <w:rPr>
              <w:rFonts w:ascii="Cambria Math" w:hAnsi="Cambria Math"/>
              <w:sz w:val="20"/>
              <w:szCs w:val="20"/>
            </w:rPr>
            <m:t>×</m:t>
          </w:ins>
        </m:r>
        <m:r>
          <w:ins w:id="263" w:author="Lauren Harrison" w:date="2020-08-08T12:22:00Z">
            <w:rPr>
              <w:rFonts w:ascii="Cambria Math" w:eastAsiaTheme="minorEastAsia" w:hAnsi="Cambria Math"/>
              <w:sz w:val="20"/>
              <w:szCs w:val="20"/>
            </w:rPr>
            <m:t xml:space="preserve"> </m:t>
          </w:ins>
        </m:r>
        <m:sSub>
          <m:sSubPr>
            <m:ctrlPr>
              <w:ins w:id="264" w:author="Lauren Harrison" w:date="2020-08-08T12:23:00Z">
                <w:rPr>
                  <w:rFonts w:ascii="Cambria Math" w:eastAsiaTheme="minorEastAsia" w:hAnsi="Cambria Math"/>
                  <w:i/>
                  <w:sz w:val="20"/>
                  <w:szCs w:val="20"/>
                </w:rPr>
              </w:ins>
            </m:ctrlPr>
          </m:sSubPr>
          <m:e>
            <m:r>
              <w:ins w:id="265" w:author="Lauren Harrison" w:date="2020-08-08T12:23:00Z">
                <w:rPr>
                  <w:rFonts w:ascii="Cambria Math" w:eastAsiaTheme="minorEastAsia" w:hAnsi="Cambria Math"/>
                  <w:sz w:val="20"/>
                  <w:szCs w:val="20"/>
                </w:rPr>
                <m:t>V</m:t>
              </w:ins>
            </m:r>
          </m:e>
          <m:sub>
            <m:r>
              <w:ins w:id="266" w:author="Lauren Harrison" w:date="2020-08-08T12:23:00Z">
                <w:rPr>
                  <w:rFonts w:ascii="Cambria Math" w:eastAsiaTheme="minorEastAsia" w:hAnsi="Cambria Math"/>
                  <w:sz w:val="20"/>
                  <w:szCs w:val="20"/>
                </w:rPr>
                <m:t>d</m:t>
              </w:ins>
            </m:r>
          </m:sub>
        </m:sSub>
      </m:oMath>
      <w:ins w:id="267" w:author="Lauren Harrison" w:date="2020-08-08T12:22:00Z">
        <w:r>
          <w:rPr>
            <w:rFonts w:ascii="Garamond" w:eastAsiaTheme="minorEastAsia" w:hAnsi="Garamond"/>
            <w:i/>
            <w:sz w:val="20"/>
            <w:szCs w:val="20"/>
          </w:rPr>
          <w:t xml:space="preserve"> </w:t>
        </w:r>
      </w:ins>
    </w:p>
    <w:p w14:paraId="1186A33D" w14:textId="16024035" w:rsidR="00E85A3F" w:rsidRDefault="00E85A3F" w:rsidP="00E85A3F">
      <w:pPr>
        <w:contextualSpacing/>
        <w:jc w:val="right"/>
        <w:rPr>
          <w:ins w:id="268" w:author="Lauren Harrison" w:date="2020-08-08T10:31:00Z"/>
          <w:rFonts w:ascii="Garamond" w:hAnsi="Garamond"/>
          <w:i/>
          <w:sz w:val="20"/>
          <w:szCs w:val="20"/>
        </w:rPr>
      </w:pPr>
      <w:ins w:id="269" w:author="Lauren Harrison" w:date="2020-08-08T12:23:00Z">
        <w:r>
          <w:rPr>
            <w:rFonts w:ascii="Garamond" w:hAnsi="Garamond"/>
            <w:i/>
            <w:sz w:val="20"/>
            <w:szCs w:val="20"/>
          </w:rPr>
          <w:t>Eq. 5</w:t>
        </w:r>
      </w:ins>
    </w:p>
    <w:p w14:paraId="76212D78" w14:textId="3FDD0851" w:rsidR="00937245" w:rsidRDefault="00937245" w:rsidP="00937245">
      <w:pPr>
        <w:contextualSpacing/>
        <w:jc w:val="right"/>
        <w:rPr>
          <w:ins w:id="270" w:author="Lauren Harrison" w:date="2020-08-08T10:31:00Z"/>
          <w:rFonts w:ascii="Garamond" w:hAnsi="Garamond"/>
          <w:i/>
          <w:sz w:val="20"/>
          <w:szCs w:val="20"/>
        </w:rPr>
      </w:pPr>
    </w:p>
    <w:p w14:paraId="3D3AE47E" w14:textId="0E9DD495" w:rsidR="00937245" w:rsidRPr="00937245" w:rsidDel="009025D4" w:rsidRDefault="00937245" w:rsidP="00937245">
      <w:pPr>
        <w:contextualSpacing/>
        <w:jc w:val="right"/>
        <w:rPr>
          <w:del w:id="271" w:author="Lauren Harrison" w:date="2020-08-08T11:57:00Z"/>
          <w:rFonts w:ascii="Garamond" w:hAnsi="Garamond"/>
          <w:sz w:val="20"/>
          <w:szCs w:val="20"/>
          <w:rPrChange w:id="272" w:author="Lauren Harrison" w:date="2020-08-08T10:34:00Z">
            <w:rPr>
              <w:del w:id="273" w:author="Lauren Harrison" w:date="2020-08-08T11:57:00Z"/>
              <w:rFonts w:ascii="Garamond" w:hAnsi="Garamond"/>
              <w:i/>
              <w:sz w:val="20"/>
              <w:szCs w:val="20"/>
            </w:rPr>
          </w:rPrChange>
        </w:rPr>
      </w:pPr>
    </w:p>
    <w:p w14:paraId="2249AB6B" w14:textId="38EEFE7C" w:rsidR="00432690" w:rsidDel="009025D4" w:rsidRDefault="00432690" w:rsidP="005C69F2">
      <w:pPr>
        <w:contextualSpacing/>
        <w:rPr>
          <w:del w:id="274" w:author="Lauren Harrison" w:date="2020-08-08T11:57:00Z"/>
          <w:rFonts w:ascii="Garamond" w:eastAsiaTheme="minorEastAsia" w:hAnsi="Garamond"/>
        </w:rPr>
      </w:pPr>
    </w:p>
    <w:p w14:paraId="72B5C5EC" w14:textId="34BD26D6" w:rsidR="005F230A" w:rsidRDefault="005C69F2" w:rsidP="005F230A">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w:t>
      </w:r>
      <w:commentRangeStart w:id="275"/>
      <w:r w:rsidR="00F66D01">
        <w:rPr>
          <w:rFonts w:ascii="Garamond" w:eastAsiaTheme="minorEastAsia" w:hAnsi="Garamond"/>
        </w:rPr>
        <w:t xml:space="preserve">some </w:t>
      </w:r>
      <w:r w:rsidR="00233674">
        <w:rPr>
          <w:rFonts w:ascii="Garamond" w:eastAsiaTheme="minorEastAsia" w:hAnsi="Garamond"/>
        </w:rPr>
        <w:t xml:space="preserve">behavioural </w:t>
      </w:r>
      <w:r w:rsidR="00F66D01">
        <w:rPr>
          <w:rFonts w:ascii="Garamond" w:eastAsiaTheme="minorEastAsia" w:hAnsi="Garamond"/>
        </w:rPr>
        <w:t>measures</w:t>
      </w:r>
      <w:r>
        <w:rPr>
          <w:rFonts w:ascii="Garamond" w:eastAsiaTheme="minorEastAsia" w:hAnsi="Garamond"/>
        </w:rPr>
        <w:t xml:space="preserve"> </w:t>
      </w:r>
      <w:r w:rsidR="00F66D01">
        <w:rPr>
          <w:rFonts w:ascii="Garamond" w:eastAsiaTheme="minorEastAsia" w:hAnsi="Garamond"/>
        </w:rPr>
        <w:t>were based on ranks or scores</w:t>
      </w:r>
      <w:ins w:id="276" w:author="Lauren Harrison" w:date="2020-08-07T16:05:00Z">
        <w:r w:rsidR="00976782">
          <w:rPr>
            <w:rFonts w:ascii="Garamond" w:eastAsiaTheme="minorEastAsia" w:hAnsi="Garamond"/>
          </w:rPr>
          <w:t xml:space="preserve">. As such, </w:t>
        </w:r>
      </w:ins>
      <w:del w:id="277" w:author="Lauren Harrison" w:date="2020-08-07T16:05:00Z">
        <w:r w:rsidR="00F66D01" w:rsidDel="00976782">
          <w:rPr>
            <w:rFonts w:ascii="Garamond" w:eastAsiaTheme="minorEastAsia" w:hAnsi="Garamond"/>
          </w:rPr>
          <w:delText xml:space="preserve">, </w:delText>
        </w:r>
        <w:r w:rsidR="00233674" w:rsidDel="00976782">
          <w:rPr>
            <w:rFonts w:ascii="Garamond" w:eastAsiaTheme="minorEastAsia" w:hAnsi="Garamond"/>
          </w:rPr>
          <w:delText>meaning</w:delText>
        </w:r>
        <w:r w:rsidR="00F66D01" w:rsidDel="00976782">
          <w:rPr>
            <w:rFonts w:ascii="Garamond" w:eastAsiaTheme="minorEastAsia" w:hAnsi="Garamond"/>
          </w:rPr>
          <w:delText xml:space="preserve"> that </w:delText>
        </w:r>
      </w:del>
      <w:r>
        <w:rPr>
          <w:rFonts w:ascii="Garamond" w:eastAsiaTheme="minorEastAsia" w:hAnsi="Garamond"/>
        </w:rPr>
        <w:t>response ratio</w:t>
      </w:r>
      <w:r w:rsidR="00D92118">
        <w:rPr>
          <w:rFonts w:ascii="Garamond" w:eastAsiaTheme="minorEastAsia" w:hAnsi="Garamond"/>
        </w:rPr>
        <w:t>s</w:t>
      </w:r>
      <w:r>
        <w:rPr>
          <w:rFonts w:ascii="Garamond" w:eastAsiaTheme="minorEastAsia" w:hAnsi="Garamond"/>
        </w:rPr>
        <w:t xml:space="preserve"> could not be calculated</w:t>
      </w:r>
      <w:commentRangeEnd w:id="275"/>
      <w:r w:rsidR="00BA5521">
        <w:rPr>
          <w:rStyle w:val="CommentReference"/>
        </w:rPr>
        <w:commentReference w:id="275"/>
      </w:r>
      <w:ins w:id="278" w:author="Lauren Harrison" w:date="2020-08-07T16:05:00Z">
        <w:r w:rsidR="00976782">
          <w:rPr>
            <w:rFonts w:ascii="Garamond" w:eastAsiaTheme="minorEastAsia" w:hAnsi="Garamond"/>
          </w:rPr>
          <w:t xml:space="preserve"> because score and rank data are not bound to zero</w:t>
        </w:r>
      </w:ins>
      <w:ins w:id="279" w:author="Lauren Harrison" w:date="2020-08-07T16:06:00Z">
        <w:r w:rsidR="00976782">
          <w:rPr>
            <w:rFonts w:ascii="Garamond" w:eastAsiaTheme="minorEastAsia" w:hAnsi="Garamond"/>
          </w:rPr>
          <w:t xml:space="preserve"> </w:t>
        </w:r>
      </w:ins>
      <w:ins w:id="280" w:author="Lauren Harrison" w:date="2020-08-07T16:10:00Z">
        <w:r w:rsidR="00976782">
          <w:rPr>
            <w:rFonts w:ascii="Garamond" w:eastAsiaTheme="minorEastAsia" w:hAnsi="Garamond"/>
          </w:rPr>
          <w:fldChar w:fldCharType="begin" w:fldLock="1"/>
        </w:r>
      </w:ins>
      <w:r w:rsidR="00762DCB">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sidR="00976782">
        <w:rPr>
          <w:rFonts w:ascii="Garamond" w:eastAsiaTheme="minorEastAsia" w:hAnsi="Garamond"/>
        </w:rPr>
        <w:fldChar w:fldCharType="separate"/>
      </w:r>
      <w:r w:rsidR="00976782" w:rsidRPr="00976782">
        <w:rPr>
          <w:rFonts w:ascii="Garamond" w:eastAsiaTheme="minorEastAsia" w:hAnsi="Garamond"/>
          <w:noProof/>
        </w:rPr>
        <w:t xml:space="preserve">(Houle </w:t>
      </w:r>
      <w:r w:rsidR="00976782" w:rsidRPr="00976782">
        <w:rPr>
          <w:rFonts w:ascii="Garamond" w:eastAsiaTheme="minorEastAsia" w:hAnsi="Garamond"/>
          <w:i/>
          <w:noProof/>
        </w:rPr>
        <w:t>et al.</w:t>
      </w:r>
      <w:r w:rsidR="00976782" w:rsidRPr="00976782">
        <w:rPr>
          <w:rFonts w:ascii="Garamond" w:eastAsiaTheme="minorEastAsia" w:hAnsi="Garamond"/>
          <w:noProof/>
        </w:rPr>
        <w:t xml:space="preserve"> 2011; Nakagawa </w:t>
      </w:r>
      <w:r w:rsidR="00976782" w:rsidRPr="00976782">
        <w:rPr>
          <w:rFonts w:ascii="Garamond" w:eastAsiaTheme="minorEastAsia" w:hAnsi="Garamond"/>
          <w:i/>
          <w:noProof/>
        </w:rPr>
        <w:t>et al.</w:t>
      </w:r>
      <w:r w:rsidR="00976782" w:rsidRPr="00976782">
        <w:rPr>
          <w:rFonts w:ascii="Garamond" w:eastAsiaTheme="minorEastAsia" w:hAnsi="Garamond"/>
          <w:noProof/>
        </w:rPr>
        <w:t xml:space="preserve"> 2015)</w:t>
      </w:r>
      <w:ins w:id="281" w:author="Lauren Harrison" w:date="2020-08-07T16:10:00Z">
        <w:r w:rsidR="00976782">
          <w:rPr>
            <w:rFonts w:ascii="Garamond" w:eastAsiaTheme="minorEastAsia" w:hAnsi="Garamond"/>
          </w:rPr>
          <w:fldChar w:fldCharType="end"/>
        </w:r>
      </w:ins>
      <w:r>
        <w:rPr>
          <w:rFonts w:ascii="Garamond" w:eastAsiaTheme="minorEastAsia" w:hAnsi="Garamond"/>
        </w:rPr>
        <w:t xml:space="preserve">. </w:t>
      </w:r>
      <w:r w:rsidR="00D92118">
        <w:rPr>
          <w:rFonts w:ascii="Garamond" w:eastAsiaTheme="minorEastAsia" w:hAnsi="Garamond"/>
        </w:rPr>
        <w:t xml:space="preserve">The </w:t>
      </w:r>
      <w:r w:rsidR="00047AC3">
        <w:rPr>
          <w:rFonts w:ascii="Garamond" w:eastAsiaTheme="minorEastAsia" w:hAnsi="Garamond"/>
        </w:rPr>
        <w:t xml:space="preserve">relevant </w:t>
      </w:r>
      <w:r w:rsidR="00233674">
        <w:rPr>
          <w:rFonts w:ascii="Garamond" w:eastAsiaTheme="minorEastAsia" w:hAnsi="Garamond"/>
        </w:rPr>
        <w:t xml:space="preserve">direction of the </w:t>
      </w:r>
      <w:r w:rsidR="00D92118">
        <w:rPr>
          <w:rFonts w:ascii="Garamond" w:eastAsiaTheme="minorEastAsia" w:hAnsi="Garamond"/>
        </w:rPr>
        <w:t>e</w:t>
      </w:r>
      <w:r>
        <w:rPr>
          <w:rFonts w:ascii="Garamond" w:eastAsiaTheme="minorEastAsia" w:hAnsi="Garamond"/>
        </w:rPr>
        <w:t xml:space="preserve">ffect size </w:t>
      </w:r>
      <w:r w:rsidR="00233674">
        <w:rPr>
          <w:rFonts w:ascii="Garamond" w:eastAsiaTheme="minorEastAsia" w:hAnsi="Garamond"/>
        </w:rPr>
        <w:t>varies depending on the focal</w:t>
      </w:r>
      <w:r>
        <w:rPr>
          <w:rFonts w:ascii="Garamond" w:eastAsiaTheme="minorEastAsia" w:hAnsi="Garamond"/>
        </w:rPr>
        <w:t xml:space="preserve"> </w:t>
      </w:r>
      <w:r w:rsidR="00233674">
        <w:rPr>
          <w:rFonts w:ascii="Garamond" w:eastAsiaTheme="minorEastAsia" w:hAnsi="Garamond"/>
        </w:rPr>
        <w:t xml:space="preserve">behavioural measure of </w:t>
      </w:r>
      <w:r w:rsidR="00674A55">
        <w:rPr>
          <w:rFonts w:ascii="Garamond" w:eastAsiaTheme="minorEastAsia" w:hAnsi="Garamond"/>
        </w:rPr>
        <w:t>personality</w:t>
      </w:r>
      <w:r>
        <w:rPr>
          <w:rFonts w:ascii="Garamond" w:eastAsiaTheme="minorEastAsia" w:hAnsi="Garamond"/>
        </w:rPr>
        <w:t xml:space="preserve">. For example, boldness </w:t>
      </w:r>
      <w:r w:rsidR="00047AC3">
        <w:rPr>
          <w:rFonts w:ascii="Garamond" w:eastAsiaTheme="minorEastAsia" w:hAnsi="Garamond"/>
        </w:rPr>
        <w:t xml:space="preserve">is often </w:t>
      </w:r>
      <w:r>
        <w:rPr>
          <w:rFonts w:ascii="Garamond" w:eastAsiaTheme="minorEastAsia" w:hAnsi="Garamond"/>
        </w:rPr>
        <w:t xml:space="preserve">measured as </w:t>
      </w:r>
      <w:r w:rsidR="00674A55">
        <w:rPr>
          <w:rFonts w:ascii="Garamond" w:eastAsiaTheme="minorEastAsia" w:hAnsi="Garamond"/>
        </w:rPr>
        <w:t xml:space="preserve">either </w:t>
      </w:r>
      <w:r w:rsidR="005F230A">
        <w:rPr>
          <w:rFonts w:ascii="Garamond" w:eastAsiaTheme="minorEastAsia" w:hAnsi="Garamond"/>
        </w:rPr>
        <w:t>‘</w:t>
      </w:r>
      <w:r>
        <w:rPr>
          <w:rFonts w:ascii="Garamond" w:eastAsiaTheme="minorEastAsia" w:hAnsi="Garamond"/>
        </w:rPr>
        <w:t>latency to flee</w:t>
      </w:r>
      <w:r w:rsidR="005F230A">
        <w:rPr>
          <w:rFonts w:ascii="Garamond" w:eastAsiaTheme="minorEastAsia" w:hAnsi="Garamond"/>
        </w:rPr>
        <w:t>’</w:t>
      </w:r>
      <w:r w:rsidR="00674A55" w:rsidRPr="00674A55">
        <w:rPr>
          <w:rFonts w:ascii="Garamond" w:eastAsiaTheme="minorEastAsia" w:hAnsi="Garamond"/>
        </w:rPr>
        <w:t xml:space="preserve"> </w:t>
      </w:r>
      <w:r w:rsidR="00674A55">
        <w:rPr>
          <w:rFonts w:ascii="Garamond" w:eastAsiaTheme="minorEastAsia" w:hAnsi="Garamond"/>
        </w:rPr>
        <w:t xml:space="preserve">or </w:t>
      </w:r>
      <w:r w:rsidR="005F230A">
        <w:rPr>
          <w:rFonts w:ascii="Garamond" w:eastAsiaTheme="minorEastAsia" w:hAnsi="Garamond"/>
        </w:rPr>
        <w:t>‘</w:t>
      </w:r>
      <w:r w:rsidR="00674A55">
        <w:rPr>
          <w:rFonts w:ascii="Garamond" w:eastAsiaTheme="minorEastAsia" w:hAnsi="Garamond"/>
        </w:rPr>
        <w:t xml:space="preserve">time to resume </w:t>
      </w:r>
      <w:r w:rsidR="005F230A">
        <w:rPr>
          <w:rFonts w:ascii="Garamond" w:eastAsiaTheme="minorEastAsia" w:hAnsi="Garamond"/>
        </w:rPr>
        <w:t xml:space="preserve">a </w:t>
      </w:r>
      <w:r w:rsidR="00674A55">
        <w:rPr>
          <w:rFonts w:ascii="Garamond" w:eastAsiaTheme="minorEastAsia" w:hAnsi="Garamond"/>
        </w:rPr>
        <w:t>behaviour</w:t>
      </w:r>
      <w:r w:rsidR="005F230A">
        <w:rPr>
          <w:rFonts w:ascii="Garamond" w:eastAsiaTheme="minorEastAsia" w:hAnsi="Garamond"/>
        </w:rPr>
        <w:t>’</w:t>
      </w:r>
      <w:r w:rsidR="00674A55">
        <w:rPr>
          <w:rFonts w:ascii="Garamond" w:eastAsiaTheme="minorEastAsia" w:hAnsi="Garamond"/>
        </w:rPr>
        <w:t xml:space="preserve"> following a simulated predator approach. </w:t>
      </w:r>
      <w:r w:rsidR="005F230A">
        <w:rPr>
          <w:rFonts w:ascii="Garamond" w:eastAsiaTheme="minorEastAsia" w:hAnsi="Garamond"/>
        </w:rPr>
        <w:t>Here a</w:t>
      </w:r>
      <w:r w:rsidR="00674A55">
        <w:rPr>
          <w:rFonts w:ascii="Garamond" w:eastAsiaTheme="minorEastAsia" w:hAnsi="Garamond"/>
        </w:rPr>
        <w:t xml:space="preserve"> </w:t>
      </w:r>
      <w:r w:rsidR="005F230A">
        <w:rPr>
          <w:rFonts w:ascii="Garamond" w:eastAsiaTheme="minorEastAsia" w:hAnsi="Garamond"/>
        </w:rPr>
        <w:t xml:space="preserve">bolder </w:t>
      </w:r>
      <w:r w:rsidR="00674A55">
        <w:rPr>
          <w:rFonts w:ascii="Garamond" w:eastAsiaTheme="minorEastAsia" w:hAnsi="Garamond"/>
        </w:rPr>
        <w:t xml:space="preserve">individual is therefore indicted by </w:t>
      </w:r>
      <w:r>
        <w:rPr>
          <w:rFonts w:ascii="Garamond" w:eastAsiaTheme="minorEastAsia" w:hAnsi="Garamond"/>
        </w:rPr>
        <w:t xml:space="preserve">a </w:t>
      </w:r>
      <w:r w:rsidR="005F230A">
        <w:rPr>
          <w:rFonts w:ascii="Garamond" w:eastAsiaTheme="minorEastAsia" w:hAnsi="Garamond"/>
        </w:rPr>
        <w:t>larger</w:t>
      </w:r>
      <w:r w:rsidR="00674A55">
        <w:rPr>
          <w:rFonts w:ascii="Garamond" w:eastAsiaTheme="minorEastAsia" w:hAnsi="Garamond"/>
        </w:rPr>
        <w:t xml:space="preserve"> or a </w:t>
      </w:r>
      <w:r w:rsidR="005F230A">
        <w:rPr>
          <w:rFonts w:ascii="Garamond" w:eastAsiaTheme="minorEastAsia" w:hAnsi="Garamond"/>
        </w:rPr>
        <w:t>smaller</w:t>
      </w:r>
      <w:r w:rsidR="00674A55">
        <w:rPr>
          <w:rFonts w:ascii="Garamond" w:eastAsiaTheme="minorEastAsia" w:hAnsi="Garamond"/>
        </w:rPr>
        <w:t xml:space="preserve"> value respectively</w:t>
      </w:r>
      <w:r>
        <w:rPr>
          <w:rFonts w:ascii="Garamond" w:eastAsiaTheme="minorEastAsia" w:hAnsi="Garamond"/>
        </w:rPr>
        <w:t xml:space="preserve">. </w:t>
      </w:r>
      <w:r w:rsidR="00047AC3">
        <w:rPr>
          <w:rFonts w:ascii="Garamond" w:eastAsiaTheme="minorEastAsia" w:hAnsi="Garamond"/>
        </w:rPr>
        <w:t xml:space="preserve">We </w:t>
      </w:r>
      <w:r>
        <w:rPr>
          <w:rFonts w:ascii="Garamond" w:eastAsiaTheme="minorEastAsia" w:hAnsi="Garamond"/>
        </w:rPr>
        <w:t xml:space="preserve">examined all </w:t>
      </w:r>
      <w:r w:rsidR="00047AC3">
        <w:rPr>
          <w:rFonts w:ascii="Garamond" w:eastAsiaTheme="minorEastAsia" w:hAnsi="Garamond"/>
        </w:rPr>
        <w:t xml:space="preserve">measurement protocols </w:t>
      </w:r>
      <w:r>
        <w:rPr>
          <w:rFonts w:ascii="Garamond" w:eastAsiaTheme="minorEastAsia" w:hAnsi="Garamond"/>
        </w:rPr>
        <w:t>and</w:t>
      </w:r>
      <w:r w:rsidR="00047AC3">
        <w:rPr>
          <w:rFonts w:ascii="Garamond" w:eastAsiaTheme="minorEastAsia" w:hAnsi="Garamond"/>
        </w:rPr>
        <w:t>, where necessary</w:t>
      </w:r>
      <w:r w:rsidR="00674A55">
        <w:rPr>
          <w:rFonts w:ascii="Garamond" w:eastAsiaTheme="minorEastAsia" w:hAnsi="Garamond"/>
        </w:rPr>
        <w:t>,</w:t>
      </w:r>
      <w:r w:rsidR="00047AC3">
        <w:rPr>
          <w:rFonts w:ascii="Garamond" w:eastAsiaTheme="minorEastAsia" w:hAnsi="Garamond"/>
        </w:rPr>
        <w:t xml:space="preserve"> reversed the </w:t>
      </w:r>
      <w:r w:rsidR="005F230A">
        <w:rPr>
          <w:rFonts w:ascii="Garamond" w:eastAsiaTheme="minorEastAsia" w:hAnsi="Garamond"/>
        </w:rPr>
        <w:t xml:space="preserve">sign </w:t>
      </w:r>
      <w:r w:rsidR="00047AC3">
        <w:rPr>
          <w:rFonts w:ascii="Garamond" w:eastAsiaTheme="minorEastAsia" w:hAnsi="Garamond"/>
        </w:rPr>
        <w:t xml:space="preserve">of the </w:t>
      </w:r>
      <w:r w:rsidR="00674A55">
        <w:rPr>
          <w:rFonts w:ascii="Garamond" w:eastAsiaTheme="minorEastAsia" w:hAnsi="Garamond"/>
        </w:rPr>
        <w:t xml:space="preserve">male-female difference </w:t>
      </w:r>
      <w:r w:rsidR="00047AC3">
        <w:rPr>
          <w:rFonts w:ascii="Garamond" w:eastAsiaTheme="minorEastAsia" w:hAnsi="Garamond"/>
        </w:rPr>
        <w:t xml:space="preserve">to </w:t>
      </w:r>
      <w:r>
        <w:rPr>
          <w:rFonts w:ascii="Garamond" w:eastAsiaTheme="minorEastAsia" w:hAnsi="Garamond"/>
        </w:rPr>
        <w:t xml:space="preserve">ensure that </w:t>
      </w:r>
      <w:r w:rsidR="00674A55">
        <w:rPr>
          <w:rFonts w:ascii="Garamond" w:eastAsiaTheme="minorEastAsia" w:hAnsi="Garamond"/>
        </w:rPr>
        <w:t xml:space="preserve">the direction of the effect size </w:t>
      </w:r>
      <w:r w:rsidR="00047AC3">
        <w:rPr>
          <w:rFonts w:ascii="Garamond" w:eastAsiaTheme="minorEastAsia" w:hAnsi="Garamond"/>
        </w:rPr>
        <w:t xml:space="preserve">had a consistent </w:t>
      </w:r>
      <w:r w:rsidR="00EC541D">
        <w:rPr>
          <w:rFonts w:ascii="Garamond" w:eastAsiaTheme="minorEastAsia" w:hAnsi="Garamond"/>
        </w:rPr>
        <w:t>int</w:t>
      </w:r>
      <w:r w:rsidR="00674A55">
        <w:rPr>
          <w:rFonts w:ascii="Garamond" w:eastAsiaTheme="minorEastAsia" w:hAnsi="Garamond"/>
        </w:rPr>
        <w:t>e</w:t>
      </w:r>
      <w:r w:rsidR="00EC541D">
        <w:rPr>
          <w:rFonts w:ascii="Garamond" w:eastAsiaTheme="minorEastAsia" w:hAnsi="Garamond"/>
        </w:rPr>
        <w:t>rpretation</w:t>
      </w:r>
      <w:r w:rsidR="00047AC3">
        <w:rPr>
          <w:rFonts w:ascii="Garamond" w:eastAsiaTheme="minorEastAsia" w:hAnsi="Garamond"/>
        </w:rPr>
        <w:t xml:space="preserve"> for </w:t>
      </w:r>
      <w:r w:rsidR="005F230A">
        <w:rPr>
          <w:rFonts w:ascii="Garamond" w:eastAsiaTheme="minorEastAsia" w:hAnsi="Garamond"/>
        </w:rPr>
        <w:t>each</w:t>
      </w:r>
      <w:r w:rsidR="00047AC3">
        <w:rPr>
          <w:rFonts w:ascii="Garamond" w:eastAsiaTheme="minorEastAsia" w:hAnsi="Garamond"/>
        </w:rPr>
        <w:t xml:space="preserve"> personality trait. Specifically, a </w:t>
      </w:r>
      <w:r w:rsidR="005F230A">
        <w:rPr>
          <w:rFonts w:ascii="Garamond" w:eastAsiaTheme="minorEastAsia" w:hAnsi="Garamond"/>
        </w:rPr>
        <w:t>positive</w:t>
      </w:r>
      <w:r w:rsidR="00047AC3">
        <w:rPr>
          <w:rFonts w:ascii="Garamond" w:eastAsiaTheme="minorEastAsia" w:hAnsi="Garamond"/>
        </w:rPr>
        <w:t xml:space="preserve"> </w:t>
      </w:r>
      <w:r w:rsidR="00006FA9">
        <w:rPr>
          <w:rFonts w:ascii="Garamond" w:eastAsiaTheme="minorEastAsia" w:hAnsi="Garamond"/>
        </w:rPr>
        <w:t xml:space="preserve">value of </w:t>
      </w:r>
      <w:r w:rsidR="00006FA9" w:rsidRPr="00814634">
        <w:rPr>
          <w:rFonts w:ascii="Garamond" w:eastAsiaTheme="minorEastAsia" w:hAnsi="Garamond"/>
          <w:i/>
        </w:rPr>
        <w:t>g</w:t>
      </w:r>
      <w:r w:rsidR="00006FA9">
        <w:rPr>
          <w:rFonts w:ascii="Garamond" w:eastAsiaTheme="minorEastAsia" w:hAnsi="Garamond"/>
        </w:rPr>
        <w:t xml:space="preserve"> </w:t>
      </w:r>
      <w:r w:rsidR="00EC541D">
        <w:rPr>
          <w:rFonts w:ascii="Garamond" w:eastAsiaTheme="minorEastAsia" w:hAnsi="Garamond"/>
        </w:rPr>
        <w:t>indicat</w:t>
      </w:r>
      <w:r w:rsidR="005F230A">
        <w:rPr>
          <w:rFonts w:ascii="Garamond" w:eastAsiaTheme="minorEastAsia" w:hAnsi="Garamond"/>
        </w:rPr>
        <w:t>es</w:t>
      </w:r>
      <w:r w:rsidR="00EC541D">
        <w:rPr>
          <w:rFonts w:ascii="Garamond" w:eastAsiaTheme="minorEastAsia" w:hAnsi="Garamond"/>
        </w:rPr>
        <w:t xml:space="preserve"> </w:t>
      </w:r>
      <w:r w:rsidR="005F230A">
        <w:rPr>
          <w:rFonts w:ascii="Garamond" w:eastAsiaTheme="minorEastAsia" w:hAnsi="Garamond"/>
        </w:rPr>
        <w:t>that males are more social, aggressive, exploratory, active or bold.</w:t>
      </w:r>
    </w:p>
    <w:p w14:paraId="72FBC8C0" w14:textId="10D688C1" w:rsidR="005C69F2" w:rsidRDefault="005C69F2" w:rsidP="00753BDD">
      <w:pPr>
        <w:contextualSpacing/>
        <w:rPr>
          <w:rFonts w:ascii="Garamond" w:eastAsiaTheme="minorEastAsia" w:hAnsi="Garamond"/>
        </w:rPr>
      </w:pPr>
      <w:r>
        <w:rPr>
          <w:rFonts w:ascii="Garamond" w:eastAsiaTheme="minorEastAsia" w:hAnsi="Garamond"/>
        </w:rPr>
        <w:t xml:space="preserve"> </w:t>
      </w:r>
    </w:p>
    <w:p w14:paraId="0DB7C99E" w14:textId="42E6A6E2" w:rsidR="005C69F2" w:rsidRPr="00753BDD" w:rsidRDefault="00D94658" w:rsidP="006F48F9">
      <w:pPr>
        <w:ind w:firstLine="720"/>
        <w:contextualSpacing/>
        <w:rPr>
          <w:rFonts w:ascii="Garamond" w:eastAsiaTheme="minorEastAsia" w:hAnsi="Garamond"/>
        </w:rPr>
      </w:pPr>
      <w:r>
        <w:rPr>
          <w:rFonts w:ascii="Garamond" w:hAnsi="Garamond"/>
        </w:rPr>
        <w:t xml:space="preserve">Second, to quantify </w:t>
      </w:r>
      <w:r w:rsidR="00753BDD">
        <w:rPr>
          <w:rFonts w:ascii="Garamond" w:hAnsi="Garamond"/>
        </w:rPr>
        <w:t>a sex</w:t>
      </w:r>
      <w:r>
        <w:rPr>
          <w:rFonts w:ascii="Garamond" w:hAnsi="Garamond"/>
        </w:rPr>
        <w:t xml:space="preserve"> difference in the variance in personality traits we </w:t>
      </w:r>
      <w:r w:rsidR="005C69F2">
        <w:rPr>
          <w:rFonts w:ascii="Garamond" w:eastAsiaTheme="minorEastAsia" w:hAnsi="Garamond"/>
        </w:rPr>
        <w:t>used the log coefficient of variation (</w:t>
      </w:r>
      <w:proofErr w:type="spellStart"/>
      <w:r w:rsidR="005C69F2">
        <w:rPr>
          <w:rFonts w:ascii="Garamond" w:eastAsiaTheme="minorEastAsia" w:hAnsi="Garamond"/>
        </w:rPr>
        <w:t>lnCVR</w:t>
      </w:r>
      <w:proofErr w:type="spellEnd"/>
      <w:r w:rsidR="005C69F2">
        <w:rPr>
          <w:rFonts w:ascii="Garamond" w:eastAsiaTheme="minorEastAsia" w:hAnsi="Garamond"/>
        </w:rPr>
        <w:t xml:space="preserve">) </w:t>
      </w:r>
      <w:r w:rsidR="000941A1">
        <w:rPr>
          <w:rFonts w:ascii="Garamond" w:eastAsiaTheme="minorEastAsia" w:hAnsi="Garamond"/>
        </w:rPr>
        <w:fldChar w:fldCharType="begin" w:fldLock="1"/>
      </w:r>
      <w:r w:rsidR="000941A1">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000941A1">
        <w:rPr>
          <w:rFonts w:ascii="Garamond" w:eastAsiaTheme="minorEastAsia" w:hAnsi="Garamond"/>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w:t>
      </w:r>
      <w:r w:rsidR="000941A1">
        <w:rPr>
          <w:rFonts w:ascii="Garamond" w:eastAsiaTheme="minorEastAsia" w:hAnsi="Garamond"/>
        </w:rPr>
        <w:fldChar w:fldCharType="end"/>
      </w:r>
      <w:r>
        <w:rPr>
          <w:rFonts w:ascii="Garamond" w:eastAsiaTheme="minorEastAsia" w:hAnsi="Garamond"/>
          <w:noProof/>
        </w:rPr>
        <w:t>.</w:t>
      </w:r>
      <w:r w:rsidR="005C69F2">
        <w:rPr>
          <w:rFonts w:ascii="Garamond" w:eastAsiaTheme="minorEastAsia" w:hAnsi="Garamond"/>
          <w:noProof/>
        </w:rPr>
        <w:t xml:space="preserve"> </w:t>
      </w:r>
      <w:r>
        <w:rPr>
          <w:rFonts w:ascii="Garamond" w:eastAsiaTheme="minorEastAsia" w:hAnsi="Garamond"/>
        </w:rPr>
        <w:t xml:space="preserve">We </w:t>
      </w:r>
      <w:r w:rsidR="000B57B0">
        <w:rPr>
          <w:rFonts w:ascii="Garamond" w:eastAsiaTheme="minorEastAsia" w:hAnsi="Garamond"/>
        </w:rPr>
        <w:t xml:space="preserve">used this effect size rather than the </w:t>
      </w:r>
      <w:proofErr w:type="spellStart"/>
      <w:r w:rsidR="000B57B0">
        <w:rPr>
          <w:rFonts w:ascii="Garamond" w:eastAsiaTheme="minorEastAsia" w:hAnsi="Garamond"/>
        </w:rPr>
        <w:t>ln</w:t>
      </w:r>
      <w:ins w:id="282" w:author="Lauren Harrison" w:date="2020-08-07T16:14:00Z">
        <w:r w:rsidR="00284BE5">
          <w:rPr>
            <w:rFonts w:ascii="Garamond" w:eastAsiaTheme="minorEastAsia" w:hAnsi="Garamond"/>
          </w:rPr>
          <w:t>VR</w:t>
        </w:r>
      </w:ins>
      <w:proofErr w:type="spellEnd"/>
      <w:del w:id="283" w:author="Lauren Harrison" w:date="2020-08-07T16:14:00Z">
        <w:r w:rsidR="000B57B0" w:rsidDel="00284BE5">
          <w:rPr>
            <w:rFonts w:ascii="Garamond" w:eastAsiaTheme="minorEastAsia" w:hAnsi="Garamond"/>
          </w:rPr>
          <w:delText>CV</w:delText>
        </w:r>
      </w:del>
      <w:r w:rsidR="000B57B0">
        <w:rPr>
          <w:rFonts w:ascii="Garamond" w:eastAsiaTheme="minorEastAsia" w:hAnsi="Garamond"/>
        </w:rPr>
        <w:t xml:space="preserve"> to control for any </w:t>
      </w:r>
      <w:r>
        <w:rPr>
          <w:rFonts w:ascii="Garamond" w:eastAsiaTheme="minorEastAsia" w:hAnsi="Garamond"/>
        </w:rPr>
        <w:t>mean-variance relationship</w:t>
      </w:r>
      <w:r w:rsidR="000B57B0">
        <w:rPr>
          <w:rFonts w:ascii="Garamond" w:eastAsiaTheme="minorEastAsia" w:hAnsi="Garamond"/>
        </w:rPr>
        <w:t xml:space="preserve">s </w:t>
      </w:r>
      <w:r w:rsidR="00A31B91">
        <w:rPr>
          <w:rFonts w:ascii="Garamond" w:eastAsiaTheme="minorEastAsia" w:hAnsi="Garamond"/>
        </w:rPr>
        <w:t>and quantify sex difference in variances independent of the mean (</w:t>
      </w:r>
      <w:r w:rsidR="00A31B91" w:rsidRPr="00EB7537">
        <w:rPr>
          <w:rFonts w:ascii="Garamond" w:eastAsiaTheme="minorEastAsia" w:hAnsi="Garamond"/>
          <w:noProof/>
        </w:rPr>
        <w:t xml:space="preserve">Nakagawa </w:t>
      </w:r>
      <w:r w:rsidR="00A31B91" w:rsidRPr="00EB7537">
        <w:rPr>
          <w:rFonts w:ascii="Garamond" w:eastAsiaTheme="minorEastAsia" w:hAnsi="Garamond"/>
          <w:i/>
          <w:noProof/>
        </w:rPr>
        <w:t>et al.</w:t>
      </w:r>
      <w:r w:rsidR="00A31B91" w:rsidRPr="00EB7537">
        <w:rPr>
          <w:rFonts w:ascii="Garamond" w:eastAsiaTheme="minorEastAsia" w:hAnsi="Garamond"/>
          <w:noProof/>
        </w:rPr>
        <w:t xml:space="preserve"> 2015</w:t>
      </w:r>
      <w:r w:rsidR="00A31B91">
        <w:rPr>
          <w:rFonts w:ascii="Garamond" w:eastAsiaTheme="minorEastAsia" w:hAnsi="Garamond"/>
          <w:noProof/>
        </w:rPr>
        <w:t xml:space="preserve">; </w:t>
      </w:r>
      <w:commentRangeStart w:id="284"/>
      <w:r w:rsidR="000B57B0" w:rsidRPr="00814634">
        <w:rPr>
          <w:rFonts w:ascii="Garamond" w:eastAsiaTheme="minorEastAsia" w:hAnsi="Garamond"/>
          <w:highlight w:val="yellow"/>
        </w:rPr>
        <w:t>see Senior et al. 2020</w:t>
      </w:r>
      <w:commentRangeEnd w:id="284"/>
      <w:r w:rsidR="00284BE5">
        <w:rPr>
          <w:rStyle w:val="CommentReference"/>
        </w:rPr>
        <w:commentReference w:id="284"/>
      </w:r>
      <w:r w:rsidR="000B57B0">
        <w:rPr>
          <w:rFonts w:ascii="Garamond" w:eastAsiaTheme="minorEastAsia" w:hAnsi="Garamond"/>
        </w:rPr>
        <w:t>)</w:t>
      </w:r>
      <w:r>
        <w:rPr>
          <w:rFonts w:ascii="Garamond" w:eastAsiaTheme="minorEastAsia" w:hAnsi="Garamond"/>
        </w:rPr>
        <w:t xml:space="preserve">. </w:t>
      </w:r>
      <w:r w:rsidR="00753BDD">
        <w:rPr>
          <w:rFonts w:ascii="Garamond" w:eastAsiaTheme="minorEastAsia" w:hAnsi="Garamond"/>
        </w:rPr>
        <w:t xml:space="preserve">In our data set there was a positive relationship between the mean and variance in personality measurements </w:t>
      </w:r>
      <w:commentRangeStart w:id="285"/>
      <w:r w:rsidR="00753BDD">
        <w:rPr>
          <w:rFonts w:ascii="Garamond" w:eastAsiaTheme="minorEastAsia" w:hAnsi="Garamond"/>
        </w:rPr>
        <w:t>(</w:t>
      </w:r>
      <w:commentRangeStart w:id="286"/>
      <w:r w:rsidR="00753BDD" w:rsidRPr="00814634">
        <w:rPr>
          <w:rFonts w:ascii="Garamond" w:eastAsiaTheme="minorEastAsia" w:hAnsi="Garamond"/>
          <w:highlight w:val="yellow"/>
        </w:rPr>
        <w:t>see XXX</w:t>
      </w:r>
      <w:commentRangeEnd w:id="286"/>
      <w:r w:rsidR="00284BE5">
        <w:rPr>
          <w:rStyle w:val="CommentReference"/>
        </w:rPr>
        <w:commentReference w:id="286"/>
      </w:r>
      <w:r w:rsidR="00753BDD">
        <w:rPr>
          <w:rFonts w:ascii="Garamond" w:eastAsiaTheme="minorEastAsia" w:hAnsi="Garamond"/>
        </w:rPr>
        <w:t xml:space="preserve">). </w:t>
      </w:r>
      <w:commentRangeEnd w:id="285"/>
      <w:r w:rsidR="00E83378">
        <w:rPr>
          <w:rStyle w:val="CommentReference"/>
        </w:rPr>
        <w:commentReference w:id="285"/>
      </w:r>
      <w:r w:rsidR="000B57B0">
        <w:rPr>
          <w:rFonts w:ascii="Garamond" w:eastAsiaTheme="minorEastAsia" w:hAnsi="Garamond"/>
        </w:rPr>
        <w:t>We</w:t>
      </w:r>
      <w:r>
        <w:rPr>
          <w:rFonts w:ascii="Garamond" w:eastAsiaTheme="minorEastAsia" w:hAnsi="Garamond"/>
        </w:rPr>
        <w:t xml:space="preserve"> </w:t>
      </w:r>
      <w:r w:rsidR="005C69F2">
        <w:rPr>
          <w:rFonts w:ascii="Garamond" w:eastAsiaTheme="minorEastAsia" w:hAnsi="Garamond"/>
          <w:noProof/>
        </w:rPr>
        <w:t>calculat</w:t>
      </w:r>
      <w:r w:rsidR="000B57B0">
        <w:rPr>
          <w:rFonts w:ascii="Garamond" w:eastAsiaTheme="minorEastAsia" w:hAnsi="Garamond"/>
          <w:noProof/>
        </w:rPr>
        <w:t>ed</w:t>
      </w:r>
      <w:r w:rsidR="005C69F2">
        <w:rPr>
          <w:rFonts w:ascii="Garamond" w:eastAsiaTheme="minorEastAsia" w:hAnsi="Garamond"/>
          <w:noProof/>
        </w:rPr>
        <w:t xml:space="preserve"> the effect size </w:t>
      </w:r>
      <w:r w:rsidR="000B57B0">
        <w:rPr>
          <w:rFonts w:ascii="Garamond" w:eastAsiaTheme="minorEastAsia" w:hAnsi="Garamond"/>
          <w:noProof/>
        </w:rPr>
        <w:t xml:space="preserve">(lnCVR) </w:t>
      </w:r>
      <w:r w:rsidR="005C69F2">
        <w:rPr>
          <w:rFonts w:ascii="Garamond" w:eastAsiaTheme="minorEastAsia" w:hAnsi="Garamond"/>
          <w:noProof/>
        </w:rPr>
        <w:t xml:space="preserve">and </w:t>
      </w:r>
      <w:r w:rsidR="000B57B0">
        <w:rPr>
          <w:rFonts w:ascii="Garamond" w:eastAsiaTheme="minorEastAsia" w:hAnsi="Garamond"/>
          <w:noProof/>
        </w:rPr>
        <w:t xml:space="preserve">its associated </w:t>
      </w:r>
      <w:r w:rsidR="005C69F2">
        <w:rPr>
          <w:rFonts w:ascii="Garamond" w:eastAsiaTheme="minorEastAsia" w:hAnsi="Garamond"/>
          <w:noProof/>
        </w:rPr>
        <w:t xml:space="preserve">samping variance </w:t>
      </w:r>
      <w:r w:rsidR="000B57B0">
        <w:rPr>
          <w:rFonts w:ascii="Garamond" w:eastAsiaTheme="minorEastAsia" w:hAnsi="Garamond"/>
          <w:noProof/>
        </w:rPr>
        <w:t>(</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sidR="000B57B0">
        <w:rPr>
          <w:rFonts w:ascii="Garamond" w:eastAsiaTheme="minorEastAsia" w:hAnsi="Garamond"/>
          <w:noProof/>
        </w:rPr>
        <w:t>) a</w:t>
      </w:r>
      <w:r w:rsidR="005C69F2">
        <w:rPr>
          <w:rFonts w:ascii="Garamond" w:eastAsiaTheme="minorEastAsia" w:hAnsi="Garamond"/>
          <w:noProof/>
        </w:rPr>
        <w:t>s follows:</w:t>
      </w:r>
    </w:p>
    <w:p w14:paraId="5F040FDB" w14:textId="77777777" w:rsidR="003E19EF" w:rsidRDefault="003E19EF" w:rsidP="005C69F2">
      <w:pPr>
        <w:contextualSpacing/>
        <w:rPr>
          <w:rFonts w:ascii="Garamond" w:eastAsiaTheme="minorEastAsia" w:hAnsi="Garamond"/>
          <w:noProof/>
        </w:rPr>
      </w:pPr>
    </w:p>
    <w:p w14:paraId="5EBE6559" w14:textId="232793C2" w:rsidR="005C69F2" w:rsidRDefault="005C69F2" w:rsidP="006C2D94">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405C478D" w14:textId="0E6A2EAC" w:rsidR="006C2D94" w:rsidRPr="006C2D94" w:rsidRDefault="006C2D94" w:rsidP="006C2D94">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del w:id="287" w:author="Lauren Harrison" w:date="2020-08-08T10:34:00Z">
        <w:r w:rsidR="00ED3216" w:rsidDel="00937245">
          <w:rPr>
            <w:rFonts w:ascii="Garamond" w:eastAsiaTheme="minorEastAsia" w:hAnsi="Garamond"/>
            <w:i/>
            <w:sz w:val="20"/>
            <w:szCs w:val="20"/>
          </w:rPr>
          <w:delText>4</w:delText>
        </w:r>
      </w:del>
      <w:ins w:id="288" w:author="Lauren Harrison" w:date="2020-08-08T12:23:00Z">
        <w:r w:rsidR="00E85A3F">
          <w:rPr>
            <w:rFonts w:ascii="Garamond" w:eastAsiaTheme="minorEastAsia" w:hAnsi="Garamond"/>
            <w:i/>
            <w:sz w:val="20"/>
            <w:szCs w:val="20"/>
          </w:rPr>
          <w:t>6</w:t>
        </w:r>
      </w:ins>
    </w:p>
    <w:p w14:paraId="29B34382" w14:textId="5D319F54" w:rsidR="003E19EF" w:rsidRDefault="003E19EF" w:rsidP="005C69F2">
      <w:pPr>
        <w:contextualSpacing/>
        <w:jc w:val="center"/>
        <w:rPr>
          <w:rFonts w:ascii="Garamond" w:eastAsiaTheme="minorEastAsia" w:hAnsi="Garamond"/>
          <w:sz w:val="21"/>
          <w:szCs w:val="21"/>
        </w:rPr>
      </w:pPr>
    </w:p>
    <w:p w14:paraId="60B35C91" w14:textId="77777777" w:rsidR="006C2D94" w:rsidRDefault="002634BE" w:rsidP="005C69F2">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6C2D94">
        <w:rPr>
          <w:rFonts w:ascii="Garamond" w:eastAsiaTheme="minorEastAsia" w:hAnsi="Garamond"/>
          <w:sz w:val="20"/>
          <w:szCs w:val="20"/>
        </w:rPr>
        <w:t xml:space="preserve">   </w:t>
      </w:r>
    </w:p>
    <w:p w14:paraId="53BA2FD5" w14:textId="45D43C38" w:rsidR="003E19EF" w:rsidRPr="003E19EF" w:rsidRDefault="006C2D94" w:rsidP="006C2D94">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del w:id="289" w:author="Lauren Harrison" w:date="2020-08-08T10:34:00Z">
        <w:r w:rsidR="00ED3216" w:rsidDel="00937245">
          <w:rPr>
            <w:rFonts w:ascii="Garamond" w:eastAsiaTheme="minorEastAsia" w:hAnsi="Garamond"/>
            <w:i/>
            <w:sz w:val="20"/>
            <w:szCs w:val="20"/>
          </w:rPr>
          <w:delText>5</w:delText>
        </w:r>
      </w:del>
      <w:ins w:id="290" w:author="Lauren Harrison" w:date="2020-08-08T12:23:00Z">
        <w:r w:rsidR="00E85A3F">
          <w:rPr>
            <w:rFonts w:ascii="Garamond" w:eastAsiaTheme="minorEastAsia" w:hAnsi="Garamond"/>
            <w:i/>
            <w:sz w:val="20"/>
            <w:szCs w:val="20"/>
          </w:rPr>
          <w:t>7</w:t>
        </w:r>
      </w:ins>
      <w:r w:rsidR="00ED3216">
        <w:rPr>
          <w:rFonts w:ascii="Garamond" w:eastAsiaTheme="minorEastAsia" w:hAnsi="Garamond"/>
          <w:sz w:val="20"/>
          <w:szCs w:val="20"/>
        </w:rPr>
        <w:t xml:space="preserve"> </w:t>
      </w:r>
    </w:p>
    <w:p w14:paraId="4942F4F4" w14:textId="77777777" w:rsidR="005C69F2" w:rsidRPr="00EF6FF6" w:rsidRDefault="005C69F2" w:rsidP="005C69F2">
      <w:pPr>
        <w:contextualSpacing/>
        <w:rPr>
          <w:rFonts w:ascii="Garamond" w:hAnsi="Garamond"/>
          <w:sz w:val="21"/>
          <w:szCs w:val="21"/>
        </w:rPr>
      </w:pPr>
    </w:p>
    <w:p w14:paraId="4366B764" w14:textId="20411071" w:rsidR="00006FA9" w:rsidRDefault="005C69F2" w:rsidP="00006FA9">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w:t>
      </w:r>
      <w:r w:rsidR="00546DD9">
        <w:rPr>
          <w:rFonts w:ascii="Garamond" w:eastAsiaTheme="minorEastAsia" w:hAnsi="Garamond"/>
        </w:rPr>
        <w:t xml:space="preserve">;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xml:space="preserve">. </w:t>
      </w:r>
      <w:r w:rsidR="00546DD9">
        <w:rPr>
          <w:rFonts w:ascii="Garamond" w:eastAsiaTheme="minorEastAsia" w:hAnsi="Garamond"/>
        </w:rPr>
        <w:t>and</w:t>
      </w:r>
      <w:r w:rsidR="00546DD9">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sidR="00546DD9">
        <w:rPr>
          <w:rFonts w:ascii="Garamond" w:eastAsiaTheme="minorEastAsia" w:hAnsi="Garamond"/>
        </w:rPr>
        <w:t xml:space="preserve"> are the correlation between the logged means and standard deviations of males and females respectively. </w:t>
      </w:r>
      <w:r w:rsidR="00006FA9">
        <w:rPr>
          <w:rFonts w:ascii="Garamond" w:eastAsiaTheme="minorEastAsia" w:hAnsi="Garamond"/>
        </w:rPr>
        <w:t xml:space="preserve">A positive value of </w:t>
      </w:r>
      <w:proofErr w:type="spellStart"/>
      <w:r w:rsidR="00006FA9" w:rsidRPr="006F48F9">
        <w:rPr>
          <w:rFonts w:ascii="Garamond" w:eastAsiaTheme="minorEastAsia" w:hAnsi="Garamond"/>
        </w:rPr>
        <w:t>l</w:t>
      </w:r>
      <w:r w:rsidR="00006FA9" w:rsidRPr="00561A2D">
        <w:rPr>
          <w:rFonts w:ascii="Garamond" w:eastAsiaTheme="minorEastAsia" w:hAnsi="Garamond"/>
        </w:rPr>
        <w:t>nCVR</w:t>
      </w:r>
      <w:proofErr w:type="spellEnd"/>
      <w:r w:rsidR="00006FA9">
        <w:rPr>
          <w:rFonts w:ascii="Garamond" w:eastAsiaTheme="minorEastAsia" w:hAnsi="Garamond"/>
        </w:rPr>
        <w:t xml:space="preserve"> indicates that males are variable than females.</w:t>
      </w:r>
    </w:p>
    <w:p w14:paraId="606016AD" w14:textId="4BB5D267" w:rsidR="00E53669" w:rsidRDefault="00E53669" w:rsidP="005C69F2">
      <w:pPr>
        <w:contextualSpacing/>
        <w:rPr>
          <w:rFonts w:ascii="Garamond" w:eastAsiaTheme="minorEastAsia" w:hAnsi="Garamond"/>
          <w:noProof/>
        </w:rPr>
      </w:pPr>
    </w:p>
    <w:p w14:paraId="19559D26" w14:textId="7DCDAF5C" w:rsidR="002429AC" w:rsidRDefault="002429AC" w:rsidP="005C69F2">
      <w:pPr>
        <w:contextualSpacing/>
        <w:rPr>
          <w:rFonts w:ascii="Garamond" w:eastAsiaTheme="minorEastAsia" w:hAnsi="Garamond"/>
          <w:i/>
          <w:noProof/>
        </w:rPr>
      </w:pPr>
      <w:r>
        <w:rPr>
          <w:rFonts w:ascii="Garamond" w:eastAsiaTheme="minorEastAsia" w:hAnsi="Garamond"/>
          <w:i/>
          <w:noProof/>
        </w:rPr>
        <w:t>Data transformations</w:t>
      </w:r>
    </w:p>
    <w:p w14:paraId="56CD5667" w14:textId="77777777" w:rsidR="00EA6C0E" w:rsidRPr="002429AC" w:rsidRDefault="00EA6C0E" w:rsidP="005C69F2">
      <w:pPr>
        <w:contextualSpacing/>
        <w:rPr>
          <w:rFonts w:ascii="Garamond" w:eastAsiaTheme="minorEastAsia" w:hAnsi="Garamond"/>
          <w:noProof/>
        </w:rPr>
      </w:pPr>
    </w:p>
    <w:p w14:paraId="3FD49FA9" w14:textId="6E3BA473" w:rsidR="00E53669" w:rsidRDefault="00E53669" w:rsidP="001B22D0">
      <w:pPr>
        <w:ind w:firstLine="720"/>
        <w:contextualSpacing/>
        <w:rPr>
          <w:rFonts w:ascii="Garamond" w:eastAsiaTheme="minorEastAsia" w:hAnsi="Garamond"/>
          <w:noProof/>
        </w:rPr>
      </w:pPr>
      <w:r>
        <w:rPr>
          <w:rFonts w:ascii="Garamond" w:eastAsiaTheme="minorEastAsia" w:hAnsi="Garamond"/>
          <w:noProof/>
        </w:rPr>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w:t>
      </w:r>
      <w:r w:rsidR="00A54802">
        <w:rPr>
          <w:rFonts w:ascii="Garamond" w:eastAsiaTheme="minorEastAsia" w:hAnsi="Garamond"/>
          <w:noProof/>
        </w:rPr>
        <w:t>transf</w:t>
      </w:r>
      <w:del w:id="291" w:author="Lauren Harrison" w:date="2020-08-07T16:16:00Z">
        <w:r w:rsidR="00A54802" w:rsidDel="00284BE5">
          <w:rPr>
            <w:rFonts w:ascii="Garamond" w:eastAsiaTheme="minorEastAsia" w:hAnsi="Garamond"/>
            <w:noProof/>
          </w:rPr>
          <w:delText>r</w:delText>
        </w:r>
      </w:del>
      <w:r w:rsidR="00A54802">
        <w:rPr>
          <w:rFonts w:ascii="Garamond" w:eastAsiaTheme="minorEastAsia" w:hAnsi="Garamond"/>
          <w:noProof/>
        </w:rPr>
        <w:t>o</w:t>
      </w:r>
      <w:ins w:id="292" w:author="Lauren Harrison" w:date="2020-08-07T16:16:00Z">
        <w:r w:rsidR="00284BE5">
          <w:rPr>
            <w:rFonts w:ascii="Garamond" w:eastAsiaTheme="minorEastAsia" w:hAnsi="Garamond"/>
            <w:noProof/>
          </w:rPr>
          <w:t>r</w:t>
        </w:r>
      </w:ins>
      <w:r w:rsidR="00A54802">
        <w:rPr>
          <w:rFonts w:ascii="Garamond" w:eastAsiaTheme="minorEastAsia" w:hAnsi="Garamond"/>
          <w:noProof/>
        </w:rPr>
        <w:t xml:space="preserve">med to </w:t>
      </w:r>
      <w:del w:id="293" w:author="Lauren Harrison" w:date="2020-08-07T16:16:00Z">
        <w:r w:rsidR="00A54802" w:rsidRPr="00814634" w:rsidDel="00284BE5">
          <w:rPr>
            <w:rFonts w:ascii="Garamond" w:eastAsiaTheme="minorEastAsia" w:hAnsi="Garamond"/>
            <w:noProof/>
            <w:highlight w:val="yellow"/>
          </w:rPr>
          <w:delText xml:space="preserve">fulfil </w:delText>
        </w:r>
      </w:del>
      <w:ins w:id="294" w:author="Lauren Harrison" w:date="2020-08-07T16:16:00Z">
        <w:r w:rsidR="00284BE5">
          <w:rPr>
            <w:rFonts w:ascii="Garamond" w:eastAsiaTheme="minorEastAsia" w:hAnsi="Garamond"/>
            <w:noProof/>
            <w:highlight w:val="yellow"/>
          </w:rPr>
          <w:t>meet</w:t>
        </w:r>
        <w:r w:rsidR="00284BE5" w:rsidRPr="00814634">
          <w:rPr>
            <w:rFonts w:ascii="Garamond" w:eastAsiaTheme="minorEastAsia" w:hAnsi="Garamond"/>
            <w:noProof/>
            <w:highlight w:val="yellow"/>
          </w:rPr>
          <w:t xml:space="preserve"> </w:t>
        </w:r>
      </w:ins>
      <w:r w:rsidR="00A54802" w:rsidRPr="00814634">
        <w:rPr>
          <w:rFonts w:ascii="Garamond" w:eastAsiaTheme="minorEastAsia" w:hAnsi="Garamond"/>
          <w:noProof/>
          <w:highlight w:val="yellow"/>
        </w:rPr>
        <w:t>distribution assumptions about normality</w:t>
      </w:r>
      <w:r w:rsidR="00A54802">
        <w:rPr>
          <w:rFonts w:ascii="Garamond" w:eastAsiaTheme="minorEastAsia" w:hAnsi="Garamond"/>
          <w:noProof/>
        </w:rPr>
        <w:t xml:space="preserve"> </w:t>
      </w:r>
      <w:r>
        <w:rPr>
          <w:rFonts w:ascii="Garamond" w:eastAsiaTheme="minorEastAsia" w:hAnsi="Garamond"/>
          <w:noProof/>
        </w:rPr>
        <w:t>before we could calculate</w:t>
      </w:r>
      <w:r w:rsidR="00DB6759">
        <w:rPr>
          <w:rFonts w:ascii="Garamond" w:eastAsiaTheme="minorEastAsia" w:hAnsi="Garamond"/>
          <w:noProof/>
        </w:rPr>
        <w:t xml:space="preserve"> </w:t>
      </w:r>
      <w:r w:rsidR="00DB6759" w:rsidRPr="00814634">
        <w:rPr>
          <w:rFonts w:ascii="Garamond" w:eastAsiaTheme="minorEastAsia" w:hAnsi="Garamond"/>
          <w:i/>
          <w:noProof/>
        </w:rPr>
        <w:t>g</w:t>
      </w:r>
      <w:r>
        <w:rPr>
          <w:rFonts w:ascii="Garamond" w:eastAsiaTheme="minorEastAsia" w:hAnsi="Garamond"/>
          <w:noProof/>
        </w:rPr>
        <w:t xml:space="preserve"> </w:t>
      </w:r>
      <w:r w:rsidR="00DB6759">
        <w:rPr>
          <w:rFonts w:ascii="Garamond" w:eastAsiaTheme="minorEastAsia" w:hAnsi="Garamond"/>
          <w:noProof/>
        </w:rPr>
        <w:t>or</w:t>
      </w:r>
      <w:r>
        <w:rPr>
          <w:rFonts w:ascii="Garamond" w:eastAsiaTheme="minorEastAsia" w:hAnsi="Garamond"/>
          <w:noProof/>
        </w:rPr>
        <w:t xml:space="preserve"> lnCVR. First, </w:t>
      </w:r>
      <w:r w:rsidR="005F5410">
        <w:rPr>
          <w:rFonts w:ascii="Garamond" w:eastAsiaTheme="minorEastAsia" w:hAnsi="Garamond"/>
          <w:noProof/>
        </w:rPr>
        <w:t xml:space="preserve">any </w:t>
      </w:r>
      <w:r>
        <w:rPr>
          <w:rFonts w:ascii="Garamond" w:eastAsiaTheme="minorEastAsia" w:hAnsi="Garamond"/>
          <w:noProof/>
        </w:rPr>
        <w:t xml:space="preserve">latency data (e.g. time to resume </w:t>
      </w:r>
      <w:r w:rsidR="00592C7C">
        <w:rPr>
          <w:rFonts w:ascii="Garamond" w:eastAsiaTheme="minorEastAsia" w:hAnsi="Garamond"/>
          <w:noProof/>
        </w:rPr>
        <w:t>behaviour</w:t>
      </w:r>
      <w:r>
        <w:rPr>
          <w:rFonts w:ascii="Garamond" w:eastAsiaTheme="minorEastAsia" w:hAnsi="Garamond"/>
          <w:noProof/>
        </w:rPr>
        <w:t xml:space="preserve">) that </w:t>
      </w:r>
      <w:r w:rsidR="00DB6759">
        <w:rPr>
          <w:rFonts w:ascii="Garamond" w:eastAsiaTheme="minorEastAsia" w:hAnsi="Garamond"/>
          <w:noProof/>
        </w:rPr>
        <w:t>was</w:t>
      </w:r>
      <w:r>
        <w:rPr>
          <w:rFonts w:ascii="Garamond" w:eastAsiaTheme="minorEastAsia" w:hAnsi="Garamond"/>
          <w:noProof/>
        </w:rPr>
        <w:t xml:space="preserve">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w:t>
      </w:r>
      <w:r w:rsidR="00DB6759">
        <w:rPr>
          <w:rFonts w:ascii="Garamond" w:eastAsiaTheme="minorEastAsia" w:hAnsi="Garamond"/>
          <w:noProof/>
        </w:rPr>
        <w:t xml:space="preserve">to obtain </w:t>
      </w:r>
      <w:r>
        <w:rPr>
          <w:rFonts w:ascii="Garamond" w:eastAsiaTheme="minorEastAsia" w:hAnsi="Garamond"/>
          <w:noProof/>
        </w:rPr>
        <w:t>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17A97ED9" w:rsidR="00E53669"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5C7412C3" w14:textId="427A0B53" w:rsidR="006C2D94" w:rsidRPr="006C2D94" w:rsidRDefault="006C2D94" w:rsidP="00814634">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del w:id="295" w:author="Lauren Harrison" w:date="2020-08-08T10:34:00Z">
        <w:r w:rsidR="00DA7FA8" w:rsidDel="00937245">
          <w:rPr>
            <w:rFonts w:ascii="Garamond" w:eastAsiaTheme="minorEastAsia" w:hAnsi="Garamond"/>
            <w:i/>
            <w:noProof/>
            <w:sz w:val="20"/>
            <w:szCs w:val="20"/>
          </w:rPr>
          <w:delText>6</w:delText>
        </w:r>
      </w:del>
      <w:ins w:id="296" w:author="Lauren Harrison" w:date="2020-08-08T12:23:00Z">
        <w:r w:rsidR="00E85A3F">
          <w:rPr>
            <w:rFonts w:ascii="Garamond" w:eastAsiaTheme="minorEastAsia" w:hAnsi="Garamond"/>
            <w:i/>
            <w:noProof/>
            <w:sz w:val="20"/>
            <w:szCs w:val="20"/>
          </w:rPr>
          <w:t>8</w:t>
        </w:r>
      </w:ins>
    </w:p>
    <w:p w14:paraId="663733D2" w14:textId="1F8F5B26" w:rsidR="00E53669"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9A87CD2" w14:textId="0F17C014" w:rsidR="006C2D94" w:rsidRPr="006C2D94" w:rsidRDefault="006C2D94" w:rsidP="00937245">
      <w:pPr>
        <w:contextualSpacing/>
        <w:jc w:val="right"/>
        <w:rPr>
          <w:rFonts w:ascii="Garamond" w:eastAsiaTheme="minorEastAsia" w:hAnsi="Garamond"/>
          <w:noProof/>
          <w:sz w:val="20"/>
          <w:szCs w:val="20"/>
        </w:rPr>
        <w:pPrChange w:id="297" w:author="Lauren Harrison" w:date="2020-08-08T10:34:00Z">
          <w:pPr>
            <w:contextualSpacing/>
            <w:jc w:val="center"/>
          </w:pPr>
        </w:pPrChange>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sidR="0012297E">
        <w:rPr>
          <w:rFonts w:ascii="Garamond" w:eastAsiaTheme="minorEastAsia" w:hAnsi="Garamond"/>
          <w:noProof/>
          <w:sz w:val="20"/>
          <w:szCs w:val="20"/>
        </w:rPr>
        <w:t xml:space="preserve"> </w:t>
      </w:r>
      <w:r>
        <w:rPr>
          <w:rFonts w:ascii="Garamond" w:eastAsiaTheme="minorEastAsia" w:hAnsi="Garamond"/>
          <w:i/>
          <w:noProof/>
          <w:sz w:val="20"/>
          <w:szCs w:val="20"/>
        </w:rPr>
        <w:t xml:space="preserve">Eq. </w:t>
      </w:r>
      <w:del w:id="298" w:author="Lauren Harrison" w:date="2020-08-08T10:34:00Z">
        <w:r w:rsidR="00DA7FA8" w:rsidDel="00937245">
          <w:rPr>
            <w:rFonts w:ascii="Garamond" w:eastAsiaTheme="minorEastAsia" w:hAnsi="Garamond"/>
            <w:i/>
            <w:noProof/>
            <w:sz w:val="20"/>
            <w:szCs w:val="20"/>
          </w:rPr>
          <w:delText>7</w:delText>
        </w:r>
      </w:del>
      <w:ins w:id="299" w:author="Lauren Harrison" w:date="2020-08-08T12:23:00Z">
        <w:r w:rsidR="00E85A3F">
          <w:rPr>
            <w:rFonts w:ascii="Garamond" w:eastAsiaTheme="minorEastAsia" w:hAnsi="Garamond"/>
            <w:i/>
            <w:noProof/>
            <w:sz w:val="20"/>
            <w:szCs w:val="20"/>
          </w:rPr>
          <w:t>9</w:t>
        </w:r>
      </w:ins>
    </w:p>
    <w:p w14:paraId="5006078E" w14:textId="75416934" w:rsidR="005C69F2" w:rsidRDefault="005C69F2" w:rsidP="005C69F2">
      <w:pPr>
        <w:contextualSpacing/>
        <w:rPr>
          <w:rFonts w:ascii="Garamond" w:hAnsi="Garamond"/>
        </w:rPr>
      </w:pPr>
    </w:p>
    <w:p w14:paraId="59CDD6C1" w14:textId="130C51A1" w:rsidR="006C3397" w:rsidRDefault="002429AC" w:rsidP="006C3397">
      <w:pPr>
        <w:contextualSpacing/>
        <w:rPr>
          <w:rFonts w:ascii="Garamond" w:hAnsi="Garamond"/>
        </w:rPr>
      </w:pPr>
      <w:r>
        <w:rPr>
          <w:rFonts w:ascii="Garamond" w:hAnsi="Garamond"/>
        </w:rPr>
        <w:t xml:space="preserve">Second, </w:t>
      </w:r>
      <w:r w:rsidR="00A54802">
        <w:rPr>
          <w:rFonts w:ascii="Garamond" w:hAnsi="Garamond"/>
        </w:rPr>
        <w:t xml:space="preserve">some behavioural measures were presented as </w:t>
      </w:r>
      <w:r>
        <w:rPr>
          <w:rFonts w:ascii="Garamond" w:hAnsi="Garamond"/>
        </w:rPr>
        <w:t>proportion</w:t>
      </w:r>
      <w:r w:rsidR="004B289D">
        <w:rPr>
          <w:rFonts w:ascii="Garamond" w:hAnsi="Garamond"/>
        </w:rPr>
        <w:t>s</w:t>
      </w:r>
      <w:r w:rsidR="00A54802">
        <w:rPr>
          <w:rFonts w:ascii="Garamond" w:hAnsi="Garamond"/>
        </w:rPr>
        <w:t>, which</w:t>
      </w:r>
      <w:r>
        <w:rPr>
          <w:rFonts w:ascii="Garamond" w:hAnsi="Garamond"/>
        </w:rPr>
        <w:t xml:space="preserve"> constrain</w:t>
      </w:r>
      <w:r w:rsidR="00A54802">
        <w:rPr>
          <w:rFonts w:ascii="Garamond" w:hAnsi="Garamond"/>
        </w:rPr>
        <w:t>s</w:t>
      </w:r>
      <w:r>
        <w:rPr>
          <w:rFonts w:ascii="Garamond" w:hAnsi="Garamond"/>
        </w:rPr>
        <w:t xml:space="preserve"> </w:t>
      </w:r>
      <w:r w:rsidR="00DA7FA8">
        <w:rPr>
          <w:rFonts w:ascii="Garamond" w:hAnsi="Garamond"/>
        </w:rPr>
        <w:t>the</w:t>
      </w:r>
      <w:r w:rsidR="00A54802">
        <w:rPr>
          <w:rFonts w:ascii="Garamond" w:hAnsi="Garamond"/>
        </w:rPr>
        <w:t>ir</w:t>
      </w:r>
      <w:r w:rsidR="00DA7FA8">
        <w:rPr>
          <w:rFonts w:ascii="Garamond" w:hAnsi="Garamond"/>
        </w:rPr>
        <w:t xml:space="preserve"> </w:t>
      </w:r>
      <w:r>
        <w:rPr>
          <w:rFonts w:ascii="Garamond" w:hAnsi="Garamond"/>
        </w:rPr>
        <w:t xml:space="preserve">distribution, so we converted </w:t>
      </w:r>
      <w:r w:rsidR="004B289D">
        <w:rPr>
          <w:rFonts w:ascii="Garamond" w:hAnsi="Garamond"/>
        </w:rPr>
        <w:t>them</w:t>
      </w:r>
      <w:r>
        <w:rPr>
          <w:rFonts w:ascii="Garamond" w:hAnsi="Garamond"/>
        </w:rPr>
        <w:t xml:space="preserve"> to </w:t>
      </w:r>
      <w:r w:rsidR="00DA7FA8">
        <w:rPr>
          <w:rFonts w:ascii="Garamond" w:hAnsi="Garamond"/>
        </w:rPr>
        <w:t>the</w:t>
      </w:r>
      <w:r>
        <w:rPr>
          <w:rFonts w:ascii="Garamond" w:hAnsi="Garamond"/>
        </w:rPr>
        <w:t xml:space="preserve"> logit scale </w:t>
      </w:r>
      <w:r w:rsidR="00DA7FA8">
        <w:rPr>
          <w:rFonts w:ascii="Garamond" w:hAnsi="Garamond"/>
        </w:rPr>
        <w:t>log (p/</w:t>
      </w:r>
      <w:r w:rsidR="00A54802">
        <w:rPr>
          <w:rFonts w:ascii="Garamond" w:hAnsi="Garamond"/>
        </w:rPr>
        <w:t>[</w:t>
      </w:r>
      <w:r w:rsidR="00DA7FA8">
        <w:rPr>
          <w:rFonts w:ascii="Garamond" w:hAnsi="Garamond"/>
        </w:rPr>
        <w:t>1-p</w:t>
      </w:r>
      <w:r w:rsidR="00A54802">
        <w:rPr>
          <w:rFonts w:ascii="Garamond" w:hAnsi="Garamond"/>
        </w:rPr>
        <w:t>]</w:t>
      </w:r>
      <w:r w:rsidR="00DA7FA8">
        <w:rPr>
          <w:rFonts w:ascii="Garamond" w:hAnsi="Garamond"/>
        </w:rPr>
        <w:t xml:space="preserve">) </w:t>
      </w:r>
      <w:commentRangeStart w:id="300"/>
      <w:r>
        <w:rPr>
          <w:rFonts w:ascii="Garamond" w:hAnsi="Garamond"/>
        </w:rPr>
        <w:t xml:space="preserve">to meet </w:t>
      </w:r>
      <w:r w:rsidR="00DA7FA8">
        <w:rPr>
          <w:rFonts w:ascii="Garamond" w:hAnsi="Garamond"/>
        </w:rPr>
        <w:t xml:space="preserve">normality </w:t>
      </w:r>
      <w:r>
        <w:rPr>
          <w:rFonts w:ascii="Garamond" w:hAnsi="Garamond"/>
        </w:rPr>
        <w:t xml:space="preserve">assumptions </w:t>
      </w:r>
      <w:commentRangeEnd w:id="300"/>
      <w:r w:rsidR="00DA7FA8">
        <w:rPr>
          <w:rStyle w:val="CommentReference"/>
        </w:rPr>
        <w:commentReference w:id="300"/>
      </w:r>
      <w:r w:rsidR="006B5179">
        <w:rPr>
          <w:rFonts w:ascii="Garamond" w:hAnsi="Garamond"/>
        </w:rPr>
        <w:t xml:space="preserve">before calculating </w:t>
      </w:r>
      <w:r w:rsidR="00DA7FA8">
        <w:rPr>
          <w:rFonts w:ascii="Garamond" w:hAnsi="Garamond"/>
        </w:rPr>
        <w:t xml:space="preserve">the relevant </w:t>
      </w:r>
      <w:r w:rsidR="006B5179">
        <w:rPr>
          <w:rFonts w:ascii="Garamond" w:hAnsi="Garamond"/>
        </w:rPr>
        <w:t xml:space="preserve">effect size. </w:t>
      </w:r>
      <w:r w:rsidR="00DA7CB0">
        <w:rPr>
          <w:rFonts w:ascii="Garamond" w:hAnsi="Garamond"/>
        </w:rPr>
        <w:t>Information on which effect sizes</w:t>
      </w:r>
      <w:r w:rsidR="003661BA">
        <w:rPr>
          <w:rFonts w:ascii="Garamond" w:hAnsi="Garamond"/>
        </w:rPr>
        <w:t xml:space="preserve"> </w:t>
      </w:r>
      <w:r w:rsidR="00DA7CB0">
        <w:rPr>
          <w:rFonts w:ascii="Garamond" w:hAnsi="Garamond"/>
        </w:rPr>
        <w:t>a</w:t>
      </w:r>
      <w:r w:rsidR="003661BA">
        <w:rPr>
          <w:rFonts w:ascii="Garamond" w:hAnsi="Garamond"/>
        </w:rPr>
        <w:t xml:space="preserve">re based on transformed values are </w:t>
      </w:r>
      <w:r w:rsidR="00DA7CB0">
        <w:rPr>
          <w:rFonts w:ascii="Garamond" w:hAnsi="Garamond"/>
        </w:rPr>
        <w:t>provided</w:t>
      </w:r>
      <w:r w:rsidR="003661BA">
        <w:rPr>
          <w:rFonts w:ascii="Garamond" w:hAnsi="Garamond"/>
        </w:rPr>
        <w:t xml:space="preserve"> in </w:t>
      </w:r>
      <w:ins w:id="301" w:author="Lauren Harrison" w:date="2020-08-07T16:52:00Z">
        <w:r w:rsidR="00223722">
          <w:rPr>
            <w:rFonts w:ascii="Garamond" w:hAnsi="Garamond"/>
          </w:rPr>
          <w:t>our raw data and code supplied in the Supplementary Materials</w:t>
        </w:r>
      </w:ins>
      <w:del w:id="302" w:author="Lauren Harrison" w:date="2020-08-07T16:52:00Z">
        <w:r w:rsidR="003661BA" w:rsidRPr="00814634" w:rsidDel="00223722">
          <w:rPr>
            <w:rFonts w:ascii="Garamond" w:hAnsi="Garamond"/>
            <w:highlight w:val="yellow"/>
          </w:rPr>
          <w:delText>XXXX</w:delText>
        </w:r>
      </w:del>
      <w:r w:rsidR="003661BA">
        <w:rPr>
          <w:rFonts w:ascii="Garamond" w:hAnsi="Garamond"/>
        </w:rPr>
        <w:t>.</w:t>
      </w:r>
    </w:p>
    <w:p w14:paraId="5AEE2A88" w14:textId="77777777" w:rsidR="00E53669" w:rsidRPr="00DB62B9" w:rsidRDefault="00E53669" w:rsidP="005C69F2">
      <w:pPr>
        <w:contextualSpacing/>
        <w:rPr>
          <w:rFonts w:ascii="Garamond" w:hAnsi="Garamond"/>
          <w:iCs/>
        </w:rPr>
      </w:pPr>
    </w:p>
    <w:p w14:paraId="125CB6FE" w14:textId="7BE7E910" w:rsidR="005C69F2" w:rsidRDefault="005C69F2" w:rsidP="005C69F2">
      <w:pPr>
        <w:contextualSpacing/>
        <w:rPr>
          <w:rFonts w:ascii="Garamond" w:hAnsi="Garamond"/>
          <w:i/>
          <w:iCs/>
        </w:rPr>
      </w:pPr>
      <w:r w:rsidRPr="00B166AE">
        <w:rPr>
          <w:rFonts w:ascii="Garamond" w:hAnsi="Garamond"/>
          <w:i/>
          <w:iCs/>
        </w:rPr>
        <w:t>Moderator variables</w:t>
      </w:r>
    </w:p>
    <w:p w14:paraId="0AE505A0" w14:textId="77777777" w:rsidR="00006FA9" w:rsidRPr="00B166AE" w:rsidRDefault="00006FA9" w:rsidP="005C69F2">
      <w:pPr>
        <w:contextualSpacing/>
        <w:rPr>
          <w:rFonts w:ascii="Garamond" w:hAnsi="Garamond"/>
          <w:i/>
          <w:iCs/>
        </w:rPr>
      </w:pPr>
    </w:p>
    <w:p w14:paraId="09E4F10A" w14:textId="7DA58A73" w:rsidR="005C69F2" w:rsidRDefault="005C69F2">
      <w:pPr>
        <w:ind w:firstLine="720"/>
        <w:rPr>
          <w:rFonts w:ascii="Garamond" w:hAnsi="Garamond"/>
        </w:rPr>
      </w:pPr>
      <w:r>
        <w:rPr>
          <w:rFonts w:ascii="Garamond" w:hAnsi="Garamond"/>
        </w:rPr>
        <w:t xml:space="preserve">We </w:t>
      </w:r>
      <w:r w:rsidR="002530D8">
        <w:rPr>
          <w:rFonts w:ascii="Garamond" w:hAnsi="Garamond"/>
        </w:rPr>
        <w:t xml:space="preserve">extracted information on </w:t>
      </w:r>
      <w:r w:rsidR="00183782">
        <w:rPr>
          <w:rFonts w:ascii="Garamond" w:hAnsi="Garamond"/>
        </w:rPr>
        <w:t>factors that differed among studies</w:t>
      </w:r>
      <w:r>
        <w:rPr>
          <w:rFonts w:ascii="Garamond" w:hAnsi="Garamond"/>
        </w:rPr>
        <w:t xml:space="preserve"> </w:t>
      </w:r>
      <w:r w:rsidR="00A10DB1">
        <w:rPr>
          <w:rFonts w:ascii="Garamond" w:hAnsi="Garamond"/>
        </w:rPr>
        <w:t xml:space="preserve">where </w:t>
      </w:r>
      <w:r w:rsidR="007A2420">
        <w:rPr>
          <w:rFonts w:ascii="Garamond" w:hAnsi="Garamond"/>
        </w:rPr>
        <w:t>we had</w:t>
      </w:r>
      <w:r w:rsidR="00A10DB1">
        <w:rPr>
          <w:rFonts w:ascii="Garamond" w:hAnsi="Garamond"/>
        </w:rPr>
        <w:t xml:space="preserve"> an</w:t>
      </w:r>
      <w:r>
        <w:rPr>
          <w:rFonts w:ascii="Garamond" w:hAnsi="Garamond"/>
        </w:rPr>
        <w:t xml:space="preserve"> </w:t>
      </w:r>
      <w:r w:rsidRPr="00250970">
        <w:rPr>
          <w:rFonts w:ascii="Garamond" w:hAnsi="Garamond"/>
          <w:i/>
          <w:iCs/>
        </w:rPr>
        <w:t>a priori</w:t>
      </w:r>
      <w:r>
        <w:rPr>
          <w:rFonts w:ascii="Garamond" w:hAnsi="Garamond"/>
        </w:rPr>
        <w:t xml:space="preserve"> expect</w:t>
      </w:r>
      <w:r w:rsidR="00A10DB1">
        <w:rPr>
          <w:rFonts w:ascii="Garamond" w:hAnsi="Garamond"/>
        </w:rPr>
        <w:t xml:space="preserve">ation </w:t>
      </w:r>
      <w:r w:rsidR="007A2420">
        <w:rPr>
          <w:rFonts w:ascii="Garamond" w:hAnsi="Garamond"/>
        </w:rPr>
        <w:t xml:space="preserve">that </w:t>
      </w:r>
      <w:r w:rsidR="00A10DB1">
        <w:rPr>
          <w:rFonts w:ascii="Garamond" w:hAnsi="Garamond"/>
        </w:rPr>
        <w:t xml:space="preserve">they </w:t>
      </w:r>
      <w:r w:rsidR="00183782">
        <w:rPr>
          <w:rFonts w:ascii="Garamond" w:hAnsi="Garamond"/>
        </w:rPr>
        <w:t>might</w:t>
      </w:r>
      <w:r w:rsidR="00A10DB1">
        <w:rPr>
          <w:rFonts w:ascii="Garamond" w:hAnsi="Garamond"/>
        </w:rPr>
        <w:t xml:space="preserve"> </w:t>
      </w:r>
      <w:r w:rsidR="007C3875">
        <w:rPr>
          <w:rFonts w:ascii="Garamond" w:hAnsi="Garamond"/>
        </w:rPr>
        <w:t>moderate</w:t>
      </w:r>
      <w:r w:rsidR="00A10DB1">
        <w:rPr>
          <w:rFonts w:ascii="Garamond" w:hAnsi="Garamond"/>
        </w:rPr>
        <w:t xml:space="preserve"> the magnitude and</w:t>
      </w:r>
      <w:r w:rsidR="00183782">
        <w:rPr>
          <w:rFonts w:ascii="Garamond" w:hAnsi="Garamond"/>
        </w:rPr>
        <w:t>/or</w:t>
      </w:r>
      <w:r w:rsidR="00A10DB1">
        <w:rPr>
          <w:rFonts w:ascii="Garamond" w:hAnsi="Garamond"/>
        </w:rPr>
        <w:t xml:space="preserve"> direction of</w:t>
      </w:r>
      <w:r>
        <w:rPr>
          <w:rFonts w:ascii="Garamond" w:hAnsi="Garamond"/>
        </w:rPr>
        <w:t xml:space="preserve"> the effect size</w:t>
      </w:r>
      <w:r w:rsidR="002530D8">
        <w:rPr>
          <w:rFonts w:ascii="Garamond" w:hAnsi="Garamond"/>
        </w:rPr>
        <w:t xml:space="preserve"> </w:t>
      </w:r>
      <w:r w:rsidR="002530D8">
        <w:rPr>
          <w:rFonts w:ascii="Garamond" w:hAnsi="Garamond"/>
        </w:rPr>
        <w:fldChar w:fldCharType="begin" w:fldLock="1"/>
      </w:r>
      <w:r w:rsidR="002530D8">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002530D8">
        <w:rPr>
          <w:rFonts w:ascii="Garamond" w:hAnsi="Garamond"/>
        </w:rPr>
        <w:fldChar w:fldCharType="separate"/>
      </w:r>
      <w:r w:rsidR="002530D8" w:rsidRPr="000941A1">
        <w:rPr>
          <w:rFonts w:ascii="Garamond" w:hAnsi="Garamond"/>
          <w:noProof/>
        </w:rPr>
        <w:t xml:space="preserve">(Tarka </w:t>
      </w:r>
      <w:r w:rsidR="002530D8" w:rsidRPr="000941A1">
        <w:rPr>
          <w:rFonts w:ascii="Garamond" w:hAnsi="Garamond"/>
          <w:i/>
          <w:noProof/>
        </w:rPr>
        <w:t>et al.</w:t>
      </w:r>
      <w:r w:rsidR="002530D8" w:rsidRPr="000941A1">
        <w:rPr>
          <w:rFonts w:ascii="Garamond" w:hAnsi="Garamond"/>
          <w:noProof/>
        </w:rPr>
        <w:t xml:space="preserve"> 2018)</w:t>
      </w:r>
      <w:r w:rsidR="002530D8">
        <w:rPr>
          <w:rFonts w:ascii="Garamond" w:hAnsi="Garamond"/>
        </w:rPr>
        <w:fldChar w:fldCharType="end"/>
      </w:r>
      <w:r w:rsidR="002530D8">
        <w:rPr>
          <w:rFonts w:ascii="Garamond" w:hAnsi="Garamond"/>
        </w:rPr>
        <w:t>.</w:t>
      </w:r>
      <w:r>
        <w:rPr>
          <w:rFonts w:ascii="Garamond" w:hAnsi="Garamond"/>
        </w:rPr>
        <w:t xml:space="preserve"> </w:t>
      </w:r>
      <w:r w:rsidR="00183782">
        <w:rPr>
          <w:rFonts w:ascii="Garamond" w:hAnsi="Garamond"/>
        </w:rPr>
        <w:t>Specifically, w</w:t>
      </w:r>
      <w:r>
        <w:rPr>
          <w:rFonts w:ascii="Garamond" w:hAnsi="Garamond"/>
        </w:rPr>
        <w:t xml:space="preserve">e recorded the </w:t>
      </w:r>
      <w:r w:rsidR="002530D8">
        <w:rPr>
          <w:rFonts w:ascii="Garamond" w:hAnsi="Garamond"/>
        </w:rPr>
        <w:t xml:space="preserve">taxa </w:t>
      </w:r>
      <w:r>
        <w:rPr>
          <w:rFonts w:ascii="Garamond" w:hAnsi="Garamond"/>
        </w:rPr>
        <w:t xml:space="preserve">(‘invertebrates’, ‘fish’, ‘amphibians’, ‘reptiles’, ‘birds’, ‘mammals’), the age of </w:t>
      </w:r>
      <w:r w:rsidR="002530D8">
        <w:rPr>
          <w:rFonts w:ascii="Garamond" w:hAnsi="Garamond"/>
        </w:rPr>
        <w:t xml:space="preserve">individuals </w:t>
      </w:r>
      <w:r>
        <w:rPr>
          <w:rFonts w:ascii="Garamond" w:hAnsi="Garamond"/>
        </w:rPr>
        <w:t>(‘juvenile’ or ‘adult’), whether the study population was from the lab</w:t>
      </w:r>
      <w:r w:rsidR="007A2420">
        <w:rPr>
          <w:rFonts w:ascii="Garamond" w:hAnsi="Garamond"/>
        </w:rPr>
        <w:t xml:space="preserve"> (captive breed)</w:t>
      </w:r>
      <w:r>
        <w:rPr>
          <w:rFonts w:ascii="Garamond" w:hAnsi="Garamond"/>
        </w:rPr>
        <w:t xml:space="preserve"> or the wild, whether the </w:t>
      </w:r>
      <w:r w:rsidR="007A2420">
        <w:rPr>
          <w:rFonts w:ascii="Garamond" w:hAnsi="Garamond"/>
        </w:rPr>
        <w:t>behaviours were</w:t>
      </w:r>
      <w:r>
        <w:rPr>
          <w:rFonts w:ascii="Garamond" w:hAnsi="Garamond"/>
        </w:rPr>
        <w:t xml:space="preserve"> </w:t>
      </w:r>
      <w:del w:id="303" w:author="Lauren Harrison" w:date="2020-08-07T16:18:00Z">
        <w:r w:rsidDel="00284BE5">
          <w:rPr>
            <w:rFonts w:ascii="Garamond" w:hAnsi="Garamond"/>
          </w:rPr>
          <w:delText xml:space="preserve">was </w:delText>
        </w:r>
      </w:del>
      <w:r w:rsidR="007A2420">
        <w:rPr>
          <w:rFonts w:ascii="Garamond" w:hAnsi="Garamond"/>
        </w:rPr>
        <w:t xml:space="preserve">measured </w:t>
      </w:r>
      <w:r>
        <w:rPr>
          <w:rFonts w:ascii="Garamond" w:hAnsi="Garamond"/>
        </w:rPr>
        <w:t>in the lab or field</w:t>
      </w:r>
      <w:r w:rsidR="00267554">
        <w:rPr>
          <w:rFonts w:ascii="Garamond" w:hAnsi="Garamond"/>
        </w:rPr>
        <w:t>, and whether the data was collected in an experiment or during natural behaviour of the subject</w:t>
      </w:r>
      <w:ins w:id="304" w:author="Lauren Harrison" w:date="2020-08-07T16:19:00Z">
        <w:r w:rsidR="00284BE5">
          <w:rPr>
            <w:rFonts w:ascii="Garamond" w:hAnsi="Garamond"/>
          </w:rPr>
          <w:t xml:space="preserve"> </w:t>
        </w:r>
        <w:r w:rsidR="00284BE5">
          <w:rPr>
            <w:rFonts w:ascii="Garamond" w:hAnsi="Garamond"/>
          </w:rPr>
          <w:t>(‘experimental’ or ‘obs</w:t>
        </w:r>
        <w:r w:rsidR="00496DEA">
          <w:rPr>
            <w:rFonts w:ascii="Garamond" w:hAnsi="Garamond"/>
          </w:rPr>
          <w:t>e</w:t>
        </w:r>
        <w:r w:rsidR="00284BE5">
          <w:rPr>
            <w:rFonts w:ascii="Garamond" w:hAnsi="Garamond"/>
          </w:rPr>
          <w:t>rvational’</w:t>
        </w:r>
        <w:r w:rsidR="00284BE5">
          <w:rPr>
            <w:rFonts w:ascii="Garamond" w:hAnsi="Garamond"/>
          </w:rPr>
          <w:t>)</w:t>
        </w:r>
      </w:ins>
      <w:r w:rsidR="002530D8">
        <w:rPr>
          <w:rFonts w:ascii="Garamond" w:hAnsi="Garamond"/>
        </w:rPr>
        <w:t xml:space="preserve">. </w:t>
      </w:r>
      <w:r w:rsidR="00183782">
        <w:rPr>
          <w:rFonts w:ascii="Garamond" w:hAnsi="Garamond"/>
        </w:rPr>
        <w:t>Most importantly</w:t>
      </w:r>
      <w:r w:rsidR="002530D8">
        <w:rPr>
          <w:rFonts w:ascii="Garamond" w:hAnsi="Garamond"/>
        </w:rPr>
        <w:t>, w</w:t>
      </w:r>
      <w:r>
        <w:rPr>
          <w:rFonts w:ascii="Garamond" w:hAnsi="Garamond"/>
        </w:rPr>
        <w:t xml:space="preserve">e generated </w:t>
      </w:r>
      <w:r w:rsidR="008B58C1">
        <w:rPr>
          <w:rFonts w:ascii="Garamond" w:hAnsi="Garamond"/>
        </w:rPr>
        <w:t xml:space="preserve">two </w:t>
      </w:r>
      <w:r>
        <w:rPr>
          <w:rFonts w:ascii="Garamond" w:hAnsi="Garamond"/>
        </w:rPr>
        <w:t xml:space="preserve">moderator variables to </w:t>
      </w:r>
      <w:r w:rsidR="002530D8">
        <w:rPr>
          <w:rFonts w:ascii="Garamond" w:hAnsi="Garamond"/>
        </w:rPr>
        <w:t xml:space="preserve">quantify </w:t>
      </w:r>
      <w:r>
        <w:rPr>
          <w:rFonts w:ascii="Garamond" w:hAnsi="Garamond"/>
        </w:rPr>
        <w:t xml:space="preserve">the strength of sexual selection. First, </w:t>
      </w:r>
      <w:r w:rsidR="007C3875">
        <w:rPr>
          <w:rFonts w:ascii="Garamond" w:hAnsi="Garamond"/>
        </w:rPr>
        <w:t xml:space="preserve">we quantified </w:t>
      </w:r>
      <w:r>
        <w:rPr>
          <w:rFonts w:ascii="Garamond" w:hAnsi="Garamond"/>
        </w:rPr>
        <w:t>the degree of sexual size dimorphism (SSD)</w:t>
      </w:r>
      <w:r w:rsidR="002530D8">
        <w:rPr>
          <w:rFonts w:ascii="Garamond" w:hAnsi="Garamond"/>
        </w:rPr>
        <w:t>, which</w:t>
      </w:r>
      <w:r w:rsidR="00535848">
        <w:rPr>
          <w:rFonts w:ascii="Garamond" w:hAnsi="Garamond"/>
        </w:rPr>
        <w:t xml:space="preserve"> </w:t>
      </w:r>
      <w:r>
        <w:rPr>
          <w:rFonts w:ascii="Garamond" w:hAnsi="Garamond"/>
        </w:rPr>
        <w:t xml:space="preserve">is </w:t>
      </w:r>
      <w:r w:rsidR="002530D8">
        <w:rPr>
          <w:rFonts w:ascii="Garamond" w:hAnsi="Garamond"/>
        </w:rPr>
        <w:t xml:space="preserve">often </w:t>
      </w:r>
      <w:r>
        <w:rPr>
          <w:rFonts w:ascii="Garamond" w:hAnsi="Garamond"/>
        </w:rPr>
        <w:t xml:space="preserve">strongly correlated with </w:t>
      </w:r>
      <w:r w:rsidR="007C3875">
        <w:rPr>
          <w:rFonts w:ascii="Garamond" w:hAnsi="Garamond"/>
        </w:rPr>
        <w:t xml:space="preserve">indicators of </w:t>
      </w:r>
      <w:r>
        <w:rPr>
          <w:rFonts w:ascii="Garamond" w:hAnsi="Garamond"/>
        </w:rPr>
        <w:t>the strength of sexual selection (</w:t>
      </w:r>
      <w:commentRangeStart w:id="305"/>
      <w:r>
        <w:rPr>
          <w:rFonts w:ascii="Garamond" w:hAnsi="Garamond"/>
        </w:rPr>
        <w:t xml:space="preserve">e.g. </w:t>
      </w:r>
      <w:del w:id="306" w:author="Lauren Harrison" w:date="2020-08-08T13:29:00Z">
        <w:r w:rsidDel="00762DCB">
          <w:rPr>
            <w:rFonts w:ascii="Garamond" w:hAnsi="Garamond"/>
          </w:rPr>
          <w:delText>birds</w:delText>
        </w:r>
      </w:del>
      <w:ins w:id="307" w:author="Lauren Harrison" w:date="2020-08-08T13:29:00Z">
        <w:r w:rsidR="00762DCB">
          <w:rPr>
            <w:rFonts w:ascii="Garamond" w:hAnsi="Garamond"/>
          </w:rPr>
          <w:t>primates</w:t>
        </w:r>
      </w:ins>
      <w:r>
        <w:rPr>
          <w:rFonts w:ascii="Garamond" w:hAnsi="Garamond"/>
        </w:rPr>
        <w:t xml:space="preserve">: </w:t>
      </w:r>
      <w:commentRangeStart w:id="308"/>
      <w:r w:rsidR="000941A1">
        <w:rPr>
          <w:rFonts w:ascii="Garamond" w:hAnsi="Garamond"/>
        </w:rPr>
        <w:fldChar w:fldCharType="begin" w:fldLock="1"/>
      </w:r>
      <w:r w:rsidR="00D27DC2">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primates","type":"article-journal","volume":"50"},"uris":["http://www.mendeley.com/documents/?uuid=961a2a0b-7ee9-4034-8810-0221e9bb7d30"]}],"mendeley":{"formattedCitation":"(Cassini 2020; Horne &lt;i&gt;et al.&lt;/i&gt; 2020)","manualFormatting":"Cassini 2020; fish: Horne et al. 2020)","plainTextFormattedCitation":"(Cassini 2020; Horne et al. 2020)","previouslyFormattedCitation":"(Cassini 2020; Horne &lt;i&gt;et al.&lt;/i&gt; 2020)"},"properties":{"noteIndex":0},"schema":"https://github.com/citation-style-language/schema/raw/master/csl-citation.json"}</w:instrText>
      </w:r>
      <w:r w:rsidR="000941A1">
        <w:rPr>
          <w:rFonts w:ascii="Garamond" w:hAnsi="Garamond"/>
        </w:rPr>
        <w:fldChar w:fldCharType="separate"/>
      </w:r>
      <w:del w:id="309" w:author="Lauren Harrison" w:date="2020-08-08T13:29:00Z">
        <w:r w:rsidR="00762DCB" w:rsidRPr="00762DCB" w:rsidDel="00762DCB">
          <w:rPr>
            <w:rFonts w:ascii="Garamond" w:hAnsi="Garamond"/>
            <w:noProof/>
          </w:rPr>
          <w:delText>(</w:delText>
        </w:r>
      </w:del>
      <w:r w:rsidR="00762DCB" w:rsidRPr="00762DCB">
        <w:rPr>
          <w:rFonts w:ascii="Garamond" w:hAnsi="Garamond"/>
          <w:noProof/>
        </w:rPr>
        <w:t xml:space="preserve">Cassini 2020; </w:t>
      </w:r>
      <w:ins w:id="310" w:author="Lauren Harrison" w:date="2020-08-08T13:29:00Z">
        <w:r w:rsidR="00762DCB">
          <w:rPr>
            <w:rFonts w:ascii="Garamond" w:hAnsi="Garamond"/>
            <w:noProof/>
          </w:rPr>
          <w:t xml:space="preserve">fish: </w:t>
        </w:r>
      </w:ins>
      <w:r w:rsidR="00762DCB" w:rsidRPr="00762DCB">
        <w:rPr>
          <w:rFonts w:ascii="Garamond" w:hAnsi="Garamond"/>
          <w:noProof/>
        </w:rPr>
        <w:t xml:space="preserve">Horne </w:t>
      </w:r>
      <w:r w:rsidR="00762DCB" w:rsidRPr="00762DCB">
        <w:rPr>
          <w:rFonts w:ascii="Garamond" w:hAnsi="Garamond"/>
          <w:i/>
          <w:noProof/>
        </w:rPr>
        <w:t>et al.</w:t>
      </w:r>
      <w:r w:rsidR="00762DCB" w:rsidRPr="00762DCB">
        <w:rPr>
          <w:rFonts w:ascii="Garamond" w:hAnsi="Garamond"/>
          <w:noProof/>
        </w:rPr>
        <w:t xml:space="preserve"> 2020)</w:t>
      </w:r>
      <w:r w:rsidR="000941A1">
        <w:rPr>
          <w:rFonts w:ascii="Garamond" w:hAnsi="Garamond"/>
        </w:rPr>
        <w:fldChar w:fldCharType="end"/>
      </w:r>
      <w:commentRangeEnd w:id="308"/>
      <w:r w:rsidR="00F604A9">
        <w:rPr>
          <w:rStyle w:val="CommentReference"/>
        </w:rPr>
        <w:commentReference w:id="308"/>
      </w:r>
      <w:del w:id="311" w:author="Lauren Harrison" w:date="2020-08-08T13:29:00Z">
        <w:r w:rsidDel="00762DCB">
          <w:rPr>
            <w:rFonts w:ascii="Garamond" w:hAnsi="Garamond"/>
          </w:rPr>
          <w:delText>;</w:delText>
        </w:r>
      </w:del>
      <w:del w:id="312" w:author="Lauren Harrison" w:date="2020-08-08T13:30:00Z">
        <w:r w:rsidDel="00762DCB">
          <w:rPr>
            <w:rFonts w:ascii="Garamond" w:hAnsi="Garamond"/>
          </w:rPr>
          <w:delText xml:space="preserve"> fish: </w:delText>
        </w:r>
        <w:r w:rsidR="000941A1" w:rsidDel="00762DCB">
          <w:rPr>
            <w:rFonts w:ascii="Garamond" w:hAnsi="Garamond"/>
          </w:rPr>
          <w:fldChar w:fldCharType="begin" w:fldLock="1"/>
        </w:r>
        <w:r w:rsidR="000941A1" w:rsidRPr="00762DCB" w:rsidDel="00762DCB">
          <w:rPr>
            <w:rFonts w:ascii="Garamond" w:hAnsi="Garamond"/>
          </w:rPr>
          <w:delInstrText>ADDIN CSL_CITATION {"citationItems":[{"id":"ITEM-1","itemData":{"DOI":"10.1098/rspb.2009.0767","ISSN":"14712970","abstract":"In 1950, Rensch noted that in clades where males are the larger sex, sexual size dimorphism (SSD) tends to be more pronounced in larger species. This fundamental allometric relationship is now known as 'Rensch's rule'.While most researchers attribute Rensch's rule to sexual selection for male size, experimental evidence is lacking. Here, we suggest that ultimate hypotheses for Rensch's rule should also apply to groups of individuals and that individual trait plasticity can be used to test those hypotheses experimentally. Specifically, we show that in the sex-changing</w:delInstrText>
        </w:r>
        <w:r w:rsidR="000941A1" w:rsidRPr="00F604A9" w:rsidDel="00762DCB">
          <w:rPr>
            <w:rFonts w:ascii="Garamond" w:hAnsi="Garamond"/>
          </w:rPr>
          <w:delInstrText xml:space="preserve"> fish Parapercis cylindrica, larger males have larger harems with larger females, and that SSD increases with harem size. Thus, sexual selection for male body size is the ultimate cause of sexual size allometry. In addition, we experimentally illustrate a positive relationship between polygyny potential and individual growth rate during sex change from female to male. Thus, sexual selection is the ultimate cause of variation in growth rate, and variation in growth rate is the proximate cause of sexual size allometry. Taken together, our results provide compelling evidence in support of the sexual selection hypothesis for Rensch's rule and highlight the potential importance of individual growth modification in the shaping of morphological patterns in Nature. © 2009 The Royal Society.","author":[{"dropping-particle":"","family":"Walker","given":"Stefan P.W.","non-dropping-particle":"","parse-names":false,"suffix":""},{"dropping-particle":"","family":"McCormick","given":"Mark I.","non-dropping-particle":"","parse-names":false,"suffix":""}],"container-title":"Proceedings of the Royal Society B: Biological Sciences","id":"ITEM-1","issue":"1671","issued":{"date-parts":[["2009"]]},"page":"3335-3343","title":"Sexual selection explains sex-specific growth plasticity and positive allometry for sexual size dimorphism in a reef fish","type":"article-journal","volume":"276"},"uris":["http://www.mendeley.com/documents/?uuid=c3cfe643-51c8-4557-a804-13e2345eb6a3"]}],"mendeley":{"formattedCitation":"(Walker &amp; McCormick 2009)","manualFormatting":"Walker &amp; McCormick 2009","plainTextFormattedCitation":"(Walker &amp; McCormick 2009)","previouslyFormattedCitation":"(Walker &amp; McCormick 2009)"},"properties":{"noteIndex":0},"schema":"https://github.com/citation-style-language/schema/raw/master/csl-citation.json"}</w:delInstrText>
        </w:r>
        <w:r w:rsidR="000941A1" w:rsidDel="00762DCB">
          <w:rPr>
            <w:rFonts w:ascii="Garamond" w:hAnsi="Garamond"/>
          </w:rPr>
          <w:fldChar w:fldCharType="separate"/>
        </w:r>
        <w:r w:rsidR="000941A1" w:rsidRPr="00762DCB" w:rsidDel="00762DCB">
          <w:rPr>
            <w:rFonts w:ascii="Garamond" w:hAnsi="Garamond"/>
            <w:noProof/>
          </w:rPr>
          <w:delText>Walker &amp; McCormick 2009</w:delText>
        </w:r>
        <w:r w:rsidR="000941A1" w:rsidDel="00762DCB">
          <w:rPr>
            <w:rFonts w:ascii="Garamond" w:hAnsi="Garamond"/>
          </w:rPr>
          <w:fldChar w:fldCharType="end"/>
        </w:r>
        <w:r w:rsidDel="00762DCB">
          <w:rPr>
            <w:rFonts w:ascii="Garamond" w:hAnsi="Garamond"/>
          </w:rPr>
          <w:delText xml:space="preserve">; mammals: </w:delText>
        </w:r>
        <w:r w:rsidR="000941A1" w:rsidDel="00762DCB">
          <w:rPr>
            <w:rFonts w:ascii="Garamond" w:hAnsi="Garamond"/>
          </w:rPr>
          <w:fldChar w:fldCharType="begin" w:fldLock="1"/>
        </w:r>
        <w:r w:rsidR="000941A1" w:rsidDel="00762DCB">
          <w:rPr>
            <w:rFonts w:ascii="Garamond" w:hAnsi="Garamond"/>
          </w:rPr>
          <w:delInstrText>ADDIN CSL_CITATION {"citationItems":[{"id":"ITEM-1","itemData":{"author":[{"dropping-particle":"","family":"Promislow","given":"Daniel E.L.","non-dropping-particle":"","parse-names":false,"suffix":""}],"container-title":"Proc R Soc Lond B","id":"ITEM-1","issued":{"date-parts":[["1992"]]},"page":"203-210","title":"Costs of sexual selection in natural populations of mammals","type":"article-journal","volume":"247"},"uris":["http://www.mendeley.com/documents/?uuid=c71d49ad-3a38-4fe4-8f0b-4785d9f868c3"]}],"mendeley":{"formattedCitation":"(Promislow 1992)","manualFormatting":"Promislow 1992)","plainTextFormattedCitation":"(Promislow 1992)","previouslyFormattedCitation":"(Promislow 1992)"},"properties":{"noteIndex":0},"schema":"https://github.com/citation-style-language/schema/raw/master/csl-citation.json"}</w:delInstrText>
        </w:r>
        <w:r w:rsidR="000941A1" w:rsidDel="00762DCB">
          <w:rPr>
            <w:rFonts w:ascii="Garamond" w:hAnsi="Garamond"/>
          </w:rPr>
          <w:fldChar w:fldCharType="separate"/>
        </w:r>
        <w:r w:rsidR="000941A1" w:rsidRPr="000941A1" w:rsidDel="00762DCB">
          <w:rPr>
            <w:rFonts w:ascii="Garamond" w:hAnsi="Garamond"/>
            <w:noProof/>
          </w:rPr>
          <w:delText>Promislow 1992)</w:delText>
        </w:r>
        <w:r w:rsidR="000941A1" w:rsidDel="00762DCB">
          <w:rPr>
            <w:rFonts w:ascii="Garamond" w:hAnsi="Garamond"/>
          </w:rPr>
          <w:fldChar w:fldCharType="end"/>
        </w:r>
        <w:commentRangeEnd w:id="305"/>
        <w:r w:rsidR="009E5013" w:rsidDel="00762DCB">
          <w:rPr>
            <w:rStyle w:val="CommentReference"/>
          </w:rPr>
          <w:commentReference w:id="305"/>
        </w:r>
      </w:del>
      <w:r>
        <w:rPr>
          <w:rFonts w:ascii="Garamond" w:hAnsi="Garamond"/>
        </w:rPr>
        <w:t xml:space="preserve">. We </w:t>
      </w:r>
      <w:r w:rsidR="009E5013">
        <w:rPr>
          <w:rFonts w:ascii="Garamond" w:hAnsi="Garamond"/>
        </w:rPr>
        <w:t xml:space="preserve">calculated </w:t>
      </w:r>
      <w:r>
        <w:rPr>
          <w:rFonts w:ascii="Garamond" w:hAnsi="Garamond"/>
        </w:rPr>
        <w:t xml:space="preserve">SSD </w:t>
      </w:r>
      <w:r w:rsidR="009E5013">
        <w:rPr>
          <w:rFonts w:ascii="Garamond" w:hAnsi="Garamond"/>
        </w:rPr>
        <w:t>as</w:t>
      </w:r>
      <w:r>
        <w:rPr>
          <w:rFonts w:ascii="Garamond" w:hAnsi="Garamond"/>
        </w:rPr>
        <w:t xml:space="preserve"> the ratio of male </w:t>
      </w:r>
      <w:r w:rsidR="009E5013">
        <w:rPr>
          <w:rFonts w:ascii="Garamond" w:hAnsi="Garamond"/>
        </w:rPr>
        <w:t xml:space="preserve">to </w:t>
      </w:r>
      <w:r>
        <w:rPr>
          <w:rFonts w:ascii="Garamond" w:hAnsi="Garamond"/>
        </w:rPr>
        <w:t xml:space="preserve">female mean body </w:t>
      </w:r>
      <w:r w:rsidR="009E5013">
        <w:rPr>
          <w:rFonts w:ascii="Garamond" w:hAnsi="Garamond"/>
        </w:rPr>
        <w:t>length</w:t>
      </w:r>
      <w:r>
        <w:rPr>
          <w:rFonts w:ascii="Garamond" w:hAnsi="Garamond"/>
        </w:rPr>
        <w:t xml:space="preserve">, mass or </w:t>
      </w:r>
      <w:r w:rsidR="009E5013">
        <w:rPr>
          <w:rFonts w:ascii="Garamond" w:hAnsi="Garamond"/>
        </w:rPr>
        <w:t xml:space="preserve">the size of </w:t>
      </w:r>
      <w:r>
        <w:rPr>
          <w:rFonts w:ascii="Garamond" w:hAnsi="Garamond"/>
        </w:rPr>
        <w:t xml:space="preserve">another </w:t>
      </w:r>
      <w:r w:rsidR="009E5013">
        <w:rPr>
          <w:rFonts w:ascii="Garamond" w:hAnsi="Garamond"/>
        </w:rPr>
        <w:t>focal</w:t>
      </w:r>
      <w:r>
        <w:rPr>
          <w:rFonts w:ascii="Garamond" w:hAnsi="Garamond"/>
        </w:rPr>
        <w:t xml:space="preserve"> trait (e.g. wing length)</w:t>
      </w:r>
      <w:r w:rsidR="00183782">
        <w:rPr>
          <w:rFonts w:ascii="Garamond" w:hAnsi="Garamond"/>
        </w:rPr>
        <w:t>. We</w:t>
      </w:r>
      <w:r>
        <w:rPr>
          <w:rFonts w:ascii="Garamond" w:hAnsi="Garamond"/>
        </w:rPr>
        <w:t xml:space="preserve"> </w:t>
      </w:r>
      <w:r w:rsidR="007C3875">
        <w:rPr>
          <w:rFonts w:ascii="Garamond" w:hAnsi="Garamond"/>
        </w:rPr>
        <w:t xml:space="preserve">then </w:t>
      </w:r>
      <w:r>
        <w:rPr>
          <w:rFonts w:ascii="Garamond" w:hAnsi="Garamond"/>
        </w:rPr>
        <w:t xml:space="preserve">used the following </w:t>
      </w:r>
      <w:r w:rsidR="007C3875">
        <w:rPr>
          <w:rFonts w:ascii="Garamond" w:hAnsi="Garamond"/>
        </w:rPr>
        <w:t xml:space="preserve">index of SSD </w:t>
      </w:r>
      <w:r w:rsidR="000941A1">
        <w:rPr>
          <w:rFonts w:ascii="Garamond" w:hAnsi="Garamond"/>
        </w:rPr>
        <w:fldChar w:fldCharType="begin" w:fldLock="1"/>
      </w:r>
      <w:r w:rsidR="000941A1">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(Lovich &amp; Gibbons 1992)</w:t>
      </w:r>
      <w:r w:rsidR="000941A1">
        <w:rPr>
          <w:rFonts w:ascii="Garamond" w:hAnsi="Garamond"/>
        </w:rPr>
        <w:fldChar w:fldCharType="end"/>
      </w:r>
      <w:r>
        <w:rPr>
          <w:rFonts w:ascii="Garamond" w:hAnsi="Garamond"/>
        </w:rPr>
        <w:t>:</w:t>
      </w:r>
    </w:p>
    <w:p w14:paraId="2EFFBA0A" w14:textId="77777777" w:rsidR="005C69F2" w:rsidRDefault="005C69F2" w:rsidP="005C69F2">
      <w:pPr>
        <w:contextualSpacing/>
        <w:rPr>
          <w:rFonts w:ascii="Garamond" w:hAnsi="Garamond"/>
        </w:rPr>
      </w:pPr>
      <w:commentRangeStart w:id="313"/>
      <w:commentRangeStart w:id="314"/>
    </w:p>
    <w:p w14:paraId="2390EE52" w14:textId="0C9EC57D" w:rsidR="005C69F2" w:rsidRPr="003E19EF" w:rsidRDefault="003F7B48" w:rsidP="006C2D94">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0A138DB8" w14:textId="57BE4644" w:rsidR="005C69F2" w:rsidRDefault="006C2D94" w:rsidP="00937245">
      <w:pPr>
        <w:contextualSpacing/>
        <w:jc w:val="right"/>
        <w:rPr>
          <w:rFonts w:ascii="Garamond" w:hAnsi="Garamond"/>
          <w:i/>
          <w:sz w:val="20"/>
        </w:rPr>
        <w:pPrChange w:id="315" w:author="Lauren Harrison" w:date="2020-08-08T10:34:00Z">
          <w:pPr>
            <w:contextualSpacing/>
          </w:pPr>
        </w:pPrChange>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ins w:id="316" w:author="Lauren Harrison" w:date="2020-08-08T12:23:00Z">
        <w:r w:rsidR="00E85A3F">
          <w:rPr>
            <w:rFonts w:ascii="Garamond" w:hAnsi="Garamond"/>
            <w:i/>
            <w:sz w:val="20"/>
          </w:rPr>
          <w:t>10</w:t>
        </w:r>
      </w:ins>
      <w:del w:id="317" w:author="Lauren Harrison" w:date="2020-08-08T10:34:00Z">
        <w:r w:rsidR="004B289D" w:rsidDel="00937245">
          <w:rPr>
            <w:rFonts w:ascii="Garamond" w:hAnsi="Garamond"/>
            <w:i/>
            <w:sz w:val="20"/>
          </w:rPr>
          <w:delText>8</w:delText>
        </w:r>
      </w:del>
      <w:commentRangeEnd w:id="313"/>
      <w:r w:rsidR="007A2420">
        <w:rPr>
          <w:rStyle w:val="CommentReference"/>
        </w:rPr>
        <w:commentReference w:id="313"/>
      </w:r>
      <w:commentRangeEnd w:id="314"/>
      <w:r w:rsidR="00F604A9">
        <w:rPr>
          <w:rStyle w:val="CommentReference"/>
        </w:rPr>
        <w:commentReference w:id="314"/>
      </w:r>
    </w:p>
    <w:p w14:paraId="750F6E85" w14:textId="77777777" w:rsidR="004B289D" w:rsidRPr="006C2D94" w:rsidRDefault="004B289D" w:rsidP="005C69F2">
      <w:pPr>
        <w:contextualSpacing/>
        <w:rPr>
          <w:rFonts w:ascii="Garamond" w:hAnsi="Garamond"/>
          <w:i/>
        </w:rPr>
      </w:pPr>
    </w:p>
    <w:p w14:paraId="7F1C5768" w14:textId="2432DB18" w:rsidR="00183782" w:rsidRDefault="003D15CA" w:rsidP="005C69F2">
      <w:pPr>
        <w:contextualSpacing/>
        <w:rPr>
          <w:rFonts w:ascii="Garamond" w:hAnsi="Garamond"/>
        </w:rPr>
      </w:pPr>
      <w:r>
        <w:rPr>
          <w:rFonts w:ascii="Garamond" w:hAnsi="Garamond"/>
        </w:rPr>
        <w:t xml:space="preserve">Using </w:t>
      </w:r>
      <w:r w:rsidR="007C3875">
        <w:rPr>
          <w:rFonts w:ascii="Garamond" w:hAnsi="Garamond"/>
        </w:rPr>
        <w:t>the</w:t>
      </w:r>
      <w:r>
        <w:rPr>
          <w:rFonts w:ascii="Garamond" w:hAnsi="Garamond"/>
        </w:rPr>
        <w:t xml:space="preserve"> SSD </w:t>
      </w:r>
      <w:r w:rsidR="007C3875">
        <w:rPr>
          <w:rFonts w:ascii="Garamond" w:hAnsi="Garamond"/>
        </w:rPr>
        <w:t xml:space="preserve">index rather than the sex difference in </w:t>
      </w:r>
      <w:r>
        <w:rPr>
          <w:rFonts w:ascii="Garamond" w:hAnsi="Garamond"/>
        </w:rPr>
        <w:t>raw means allow</w:t>
      </w:r>
      <w:r w:rsidR="005273B4">
        <w:rPr>
          <w:rFonts w:ascii="Garamond" w:hAnsi="Garamond"/>
        </w:rPr>
        <w:t>s</w:t>
      </w:r>
      <w:r>
        <w:rPr>
          <w:rFonts w:ascii="Garamond" w:hAnsi="Garamond"/>
        </w:rPr>
        <w:t xml:space="preserve"> </w:t>
      </w:r>
      <w:r w:rsidR="007C3875">
        <w:rPr>
          <w:rFonts w:ascii="Garamond" w:hAnsi="Garamond"/>
        </w:rPr>
        <w:t>for</w:t>
      </w:r>
      <w:r w:rsidR="003D384E">
        <w:rPr>
          <w:rFonts w:ascii="Garamond" w:hAnsi="Garamond"/>
        </w:rPr>
        <w:t>:</w:t>
      </w:r>
      <w:r>
        <w:rPr>
          <w:rFonts w:ascii="Garamond" w:hAnsi="Garamond"/>
        </w:rPr>
        <w:t xml:space="preserve"> </w:t>
      </w:r>
      <w:r w:rsidR="00A91023">
        <w:rPr>
          <w:rFonts w:ascii="Garamond" w:hAnsi="Garamond"/>
        </w:rPr>
        <w:t xml:space="preserve">1) </w:t>
      </w:r>
      <w:r>
        <w:rPr>
          <w:rFonts w:ascii="Garamond" w:hAnsi="Garamond"/>
        </w:rPr>
        <w:t xml:space="preserve">a single continuous moderator that </w:t>
      </w:r>
      <w:r w:rsidR="007C3875">
        <w:rPr>
          <w:rFonts w:ascii="Garamond" w:hAnsi="Garamond"/>
        </w:rPr>
        <w:t xml:space="preserve">is zero </w:t>
      </w:r>
      <w:r>
        <w:rPr>
          <w:rFonts w:ascii="Garamond" w:hAnsi="Garamond"/>
        </w:rPr>
        <w:t xml:space="preserve">when the sexes are </w:t>
      </w:r>
      <w:r w:rsidR="007C3875">
        <w:rPr>
          <w:rFonts w:ascii="Garamond" w:hAnsi="Garamond"/>
        </w:rPr>
        <w:t>the same</w:t>
      </w:r>
      <w:r>
        <w:rPr>
          <w:rFonts w:ascii="Garamond" w:hAnsi="Garamond"/>
        </w:rPr>
        <w:t xml:space="preserve"> size, </w:t>
      </w:r>
      <w:r w:rsidR="007C3875">
        <w:rPr>
          <w:rFonts w:ascii="Garamond" w:hAnsi="Garamond"/>
        </w:rPr>
        <w:t xml:space="preserve">and positive </w:t>
      </w:r>
      <w:r>
        <w:rPr>
          <w:rFonts w:ascii="Garamond" w:hAnsi="Garamond"/>
        </w:rPr>
        <w:t>when males are larger than females</w:t>
      </w:r>
      <w:r w:rsidR="007C3875">
        <w:rPr>
          <w:rFonts w:ascii="Garamond" w:hAnsi="Garamond"/>
        </w:rPr>
        <w:t>;</w:t>
      </w:r>
      <w:r w:rsidR="00A91023">
        <w:rPr>
          <w:rFonts w:ascii="Garamond" w:hAnsi="Garamond"/>
        </w:rPr>
        <w:t xml:space="preserve"> and 2) compar</w:t>
      </w:r>
      <w:r w:rsidR="007C3875">
        <w:rPr>
          <w:rFonts w:ascii="Garamond" w:hAnsi="Garamond"/>
        </w:rPr>
        <w:t>ison of</w:t>
      </w:r>
      <w:r w:rsidR="00A91023">
        <w:rPr>
          <w:rFonts w:ascii="Garamond" w:hAnsi="Garamond"/>
        </w:rPr>
        <w:t xml:space="preserve"> SSD across a </w:t>
      </w:r>
      <w:r w:rsidR="005273B4">
        <w:rPr>
          <w:rFonts w:ascii="Garamond" w:hAnsi="Garamond"/>
        </w:rPr>
        <w:t>wide</w:t>
      </w:r>
      <w:r w:rsidR="007C3875">
        <w:rPr>
          <w:rFonts w:ascii="Garamond" w:hAnsi="Garamond"/>
        </w:rPr>
        <w:t xml:space="preserve"> </w:t>
      </w:r>
      <w:r w:rsidR="00A91023">
        <w:rPr>
          <w:rFonts w:ascii="Garamond" w:hAnsi="Garamond"/>
        </w:rPr>
        <w:t xml:space="preserve">range of </w:t>
      </w:r>
      <w:r w:rsidR="007C3875">
        <w:rPr>
          <w:rFonts w:ascii="Garamond" w:hAnsi="Garamond"/>
        </w:rPr>
        <w:t xml:space="preserve">absolute </w:t>
      </w:r>
      <w:r w:rsidR="003D384E">
        <w:rPr>
          <w:rFonts w:ascii="Garamond" w:hAnsi="Garamond"/>
        </w:rPr>
        <w:t>size measure</w:t>
      </w:r>
      <w:r w:rsidR="00313BAD">
        <w:rPr>
          <w:rFonts w:ascii="Garamond" w:hAnsi="Garamond"/>
        </w:rPr>
        <w:t>s</w:t>
      </w:r>
      <w:r w:rsidR="00A91023">
        <w:rPr>
          <w:rFonts w:ascii="Garamond" w:hAnsi="Garamond"/>
        </w:rPr>
        <w:t>.</w:t>
      </w:r>
      <w:r w:rsidR="0096400F">
        <w:rPr>
          <w:rFonts w:ascii="Garamond" w:hAnsi="Garamond"/>
        </w:rPr>
        <w:t xml:space="preserve"> </w:t>
      </w:r>
      <w:r w:rsidR="00183782">
        <w:rPr>
          <w:rFonts w:ascii="Garamond" w:hAnsi="Garamond"/>
        </w:rPr>
        <w:t xml:space="preserve">Larger values of the SSD index are interpreted as species in which there is </w:t>
      </w:r>
      <w:r w:rsidR="00DF76A9">
        <w:rPr>
          <w:rFonts w:ascii="Garamond" w:hAnsi="Garamond"/>
        </w:rPr>
        <w:t xml:space="preserve">increasingly </w:t>
      </w:r>
      <w:r w:rsidR="00183782">
        <w:rPr>
          <w:rFonts w:ascii="Garamond" w:hAnsi="Garamond"/>
        </w:rPr>
        <w:t>stronger sexual selection</w:t>
      </w:r>
      <w:r w:rsidR="00DF76A9">
        <w:rPr>
          <w:rFonts w:ascii="Garamond" w:hAnsi="Garamond"/>
        </w:rPr>
        <w:t xml:space="preserve"> on males</w:t>
      </w:r>
      <w:r w:rsidR="00183782">
        <w:rPr>
          <w:rFonts w:ascii="Garamond" w:hAnsi="Garamond"/>
        </w:rPr>
        <w:t xml:space="preserve">. </w:t>
      </w:r>
    </w:p>
    <w:p w14:paraId="33C440BD" w14:textId="77777777" w:rsidR="00183782" w:rsidRDefault="00183782" w:rsidP="005C69F2">
      <w:pPr>
        <w:contextualSpacing/>
        <w:rPr>
          <w:rFonts w:ascii="Garamond" w:hAnsi="Garamond"/>
        </w:rPr>
      </w:pPr>
    </w:p>
    <w:p w14:paraId="1FE0FF65" w14:textId="4D741E77" w:rsidR="00267554" w:rsidRDefault="0096400F" w:rsidP="00561A2D">
      <w:pPr>
        <w:contextualSpacing/>
        <w:rPr>
          <w:rFonts w:ascii="Garamond" w:hAnsi="Garamond"/>
        </w:rPr>
      </w:pPr>
      <w:r>
        <w:rPr>
          <w:rFonts w:ascii="Garamond" w:hAnsi="Garamond"/>
        </w:rPr>
        <w:t>Where body size measures for males and females</w:t>
      </w:r>
      <w:r w:rsidR="008B58C1">
        <w:rPr>
          <w:rFonts w:ascii="Garamond" w:hAnsi="Garamond"/>
        </w:rPr>
        <w:t xml:space="preserve"> </w:t>
      </w:r>
      <w:r>
        <w:rPr>
          <w:rFonts w:ascii="Garamond" w:hAnsi="Garamond"/>
        </w:rPr>
        <w:t>were not reported in the research article, we search</w:t>
      </w:r>
      <w:r w:rsidR="008B58C1">
        <w:rPr>
          <w:rFonts w:ascii="Garamond" w:hAnsi="Garamond"/>
        </w:rPr>
        <w:t>ed</w:t>
      </w:r>
      <w:r>
        <w:rPr>
          <w:rFonts w:ascii="Garamond" w:hAnsi="Garamond"/>
        </w:rPr>
        <w:t xml:space="preserve">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w:t>
      </w:r>
      <w:r w:rsidR="001F2292">
        <w:rPr>
          <w:rFonts w:ascii="Garamond" w:hAnsi="Garamond"/>
        </w:rPr>
        <w:t>ing</w:t>
      </w:r>
      <w:r>
        <w:rPr>
          <w:rFonts w:ascii="Garamond" w:hAnsi="Garamond"/>
        </w:rPr>
        <w:t xml:space="preserve"> the search terms: “species name” AND male AND female AND body size OR length</w:t>
      </w:r>
      <w:r w:rsidR="008B58C1">
        <w:rPr>
          <w:rFonts w:ascii="Garamond" w:hAnsi="Garamond"/>
        </w:rPr>
        <w:t>.</w:t>
      </w:r>
      <w:r w:rsidR="001F2292">
        <w:rPr>
          <w:rFonts w:ascii="Garamond" w:hAnsi="Garamond"/>
        </w:rPr>
        <w:t xml:space="preserve"> </w:t>
      </w:r>
      <w:commentRangeStart w:id="318"/>
      <w:commentRangeStart w:id="319"/>
      <w:r w:rsidR="001F2292">
        <w:rPr>
          <w:rFonts w:ascii="Garamond" w:hAnsi="Garamond"/>
        </w:rPr>
        <w:t>We then used data from located studies to calculate the SSD index.</w:t>
      </w:r>
      <w:r w:rsidR="00B70F47">
        <w:rPr>
          <w:rFonts w:ascii="Garamond" w:hAnsi="Garamond"/>
        </w:rPr>
        <w:t xml:space="preserve"> </w:t>
      </w:r>
      <w:commentRangeEnd w:id="318"/>
      <w:r w:rsidR="001F2292">
        <w:rPr>
          <w:rStyle w:val="CommentReference"/>
        </w:rPr>
        <w:commentReference w:id="318"/>
      </w:r>
      <w:commentRangeEnd w:id="319"/>
      <w:r w:rsidR="008B43F6">
        <w:rPr>
          <w:rStyle w:val="CommentReference"/>
        </w:rPr>
        <w:commentReference w:id="319"/>
      </w:r>
      <w:commentRangeStart w:id="320"/>
      <w:commentRangeStart w:id="321"/>
      <w:r w:rsidR="007C3875">
        <w:rPr>
          <w:rFonts w:ascii="Garamond" w:hAnsi="Garamond"/>
        </w:rPr>
        <w:t>Second,</w:t>
      </w:r>
      <w:r w:rsidR="005C69F2">
        <w:rPr>
          <w:rFonts w:ascii="Garamond" w:hAnsi="Garamond"/>
        </w:rPr>
        <w:t xml:space="preserve"> </w:t>
      </w:r>
      <w:r w:rsidR="005273B4">
        <w:rPr>
          <w:rFonts w:ascii="Garamond" w:hAnsi="Garamond"/>
        </w:rPr>
        <w:t xml:space="preserve">we noted whether the </w:t>
      </w:r>
      <w:r w:rsidR="005C69F2">
        <w:rPr>
          <w:rFonts w:ascii="Garamond" w:hAnsi="Garamond"/>
        </w:rPr>
        <w:t>mating system</w:t>
      </w:r>
      <w:r w:rsidR="005273B4">
        <w:rPr>
          <w:rFonts w:ascii="Garamond" w:hAnsi="Garamond"/>
        </w:rPr>
        <w:t xml:space="preserve"> of the species </w:t>
      </w:r>
      <w:r w:rsidR="00227507">
        <w:rPr>
          <w:rFonts w:ascii="Garamond" w:hAnsi="Garamond"/>
        </w:rPr>
        <w:t xml:space="preserve">was characterised by </w:t>
      </w:r>
      <w:r w:rsidR="005C69F2">
        <w:rPr>
          <w:rFonts w:ascii="Garamond" w:hAnsi="Garamond"/>
        </w:rPr>
        <w:t>‘</w:t>
      </w:r>
      <w:r w:rsidR="00AC64AC">
        <w:rPr>
          <w:rFonts w:ascii="Garamond" w:hAnsi="Garamond"/>
        </w:rPr>
        <w:t xml:space="preserve">multiple mating’ </w:t>
      </w:r>
      <w:r w:rsidR="005273B4">
        <w:rPr>
          <w:rFonts w:ascii="Garamond" w:hAnsi="Garamond"/>
        </w:rPr>
        <w:t xml:space="preserve">or </w:t>
      </w:r>
      <w:r w:rsidR="00AC64AC">
        <w:rPr>
          <w:rFonts w:ascii="Garamond" w:hAnsi="Garamond"/>
        </w:rPr>
        <w:t>‘monogam</w:t>
      </w:r>
      <w:r w:rsidR="001F2292">
        <w:rPr>
          <w:rFonts w:ascii="Garamond" w:hAnsi="Garamond"/>
        </w:rPr>
        <w:t>y</w:t>
      </w:r>
      <w:r w:rsidR="00AC64AC">
        <w:rPr>
          <w:rFonts w:ascii="Garamond" w:hAnsi="Garamond"/>
        </w:rPr>
        <w:t>’</w:t>
      </w:r>
      <w:r w:rsidR="005C69F2">
        <w:rPr>
          <w:rFonts w:ascii="Garamond" w:hAnsi="Garamond"/>
        </w:rPr>
        <w:t xml:space="preserve">. </w:t>
      </w:r>
      <w:commentRangeEnd w:id="320"/>
      <w:r w:rsidR="005273B4">
        <w:rPr>
          <w:rStyle w:val="CommentReference"/>
        </w:rPr>
        <w:commentReference w:id="320"/>
      </w:r>
      <w:commentRangeEnd w:id="321"/>
      <w:r w:rsidR="00FB7EE8">
        <w:rPr>
          <w:rStyle w:val="CommentReference"/>
        </w:rPr>
        <w:commentReference w:id="321"/>
      </w:r>
      <w:r w:rsidR="008B58C1">
        <w:rPr>
          <w:rFonts w:ascii="Garamond" w:hAnsi="Garamond"/>
        </w:rPr>
        <w:t xml:space="preserve">We </w:t>
      </w:r>
      <w:del w:id="322" w:author="Lauren Harrison" w:date="2020-08-07T16:32:00Z">
        <w:r w:rsidR="005A7E58" w:rsidDel="00AE243F">
          <w:rPr>
            <w:rFonts w:ascii="Garamond" w:hAnsi="Garamond"/>
          </w:rPr>
          <w:delText xml:space="preserve">again </w:delText>
        </w:r>
      </w:del>
      <w:r w:rsidR="008B58C1">
        <w:rPr>
          <w:rFonts w:ascii="Garamond" w:hAnsi="Garamond"/>
        </w:rPr>
        <w:t xml:space="preserve">used the </w:t>
      </w:r>
      <w:ins w:id="323" w:author="Lauren Harrison" w:date="2020-08-07T16:32:00Z">
        <w:r w:rsidR="00AE243F">
          <w:rPr>
            <w:rFonts w:ascii="Garamond" w:hAnsi="Garamond"/>
          </w:rPr>
          <w:t xml:space="preserve">same </w:t>
        </w:r>
      </w:ins>
      <w:r w:rsidR="008B58C1">
        <w:rPr>
          <w:rFonts w:ascii="Garamond" w:hAnsi="Garamond"/>
        </w:rPr>
        <w:t xml:space="preserve">search approach </w:t>
      </w:r>
      <w:r w:rsidR="005A7E58">
        <w:rPr>
          <w:rFonts w:ascii="Garamond" w:hAnsi="Garamond"/>
        </w:rPr>
        <w:t xml:space="preserve">described above </w:t>
      </w:r>
      <w:r w:rsidR="008B58C1">
        <w:rPr>
          <w:rFonts w:ascii="Garamond" w:hAnsi="Garamond"/>
        </w:rPr>
        <w:t xml:space="preserve">if the relevant data was not </w:t>
      </w:r>
      <w:r w:rsidR="001F2292">
        <w:rPr>
          <w:rFonts w:ascii="Garamond" w:hAnsi="Garamond"/>
        </w:rPr>
        <w:t>provided</w:t>
      </w:r>
      <w:r w:rsidR="008B58C1">
        <w:rPr>
          <w:rFonts w:ascii="Garamond" w:hAnsi="Garamond"/>
        </w:rPr>
        <w:t xml:space="preserve"> in the focal article, using the search string: “species name” AND mating system. </w:t>
      </w:r>
      <w:ins w:id="324" w:author="Lauren Harrison" w:date="2020-08-08T13:55:00Z">
        <w:r w:rsidR="00D814BD">
          <w:rPr>
            <w:rFonts w:ascii="Garamond" w:hAnsi="Garamond"/>
          </w:rPr>
          <w:t>The location of data collected for SSD index, mating system and pa</w:t>
        </w:r>
      </w:ins>
      <w:ins w:id="325" w:author="Lauren Harrison" w:date="2020-08-08T13:56:00Z">
        <w:r w:rsidR="00D814BD">
          <w:rPr>
            <w:rFonts w:ascii="Garamond" w:hAnsi="Garamond"/>
          </w:rPr>
          <w:t xml:space="preserve">rental care are provided in the Supplementary Material. </w:t>
        </w:r>
      </w:ins>
    </w:p>
    <w:p w14:paraId="6067FC16" w14:textId="77777777" w:rsidR="00267554" w:rsidRDefault="00267554" w:rsidP="005C69F2">
      <w:pPr>
        <w:contextualSpacing/>
        <w:rPr>
          <w:rFonts w:ascii="Garamond" w:hAnsi="Garamond"/>
        </w:rPr>
      </w:pPr>
    </w:p>
    <w:p w14:paraId="7ECB0198" w14:textId="52A2B34A" w:rsidR="00267554" w:rsidRDefault="00267554" w:rsidP="005C69F2">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814634">
        <w:rPr>
          <w:rFonts w:ascii="Garamond" w:hAnsi="Garamond"/>
          <w:color w:val="000000" w:themeColor="text1"/>
          <w:highlight w:val="yellow"/>
        </w:rPr>
        <w:t xml:space="preserve">Supplementary </w:t>
      </w:r>
      <w:ins w:id="326" w:author="Lauren Harrison" w:date="2020-08-08T13:50:00Z">
        <w:r w:rsidR="00B9533C">
          <w:rPr>
            <w:rFonts w:ascii="Garamond" w:hAnsi="Garamond"/>
            <w:color w:val="000000" w:themeColor="text1"/>
            <w:highlight w:val="yellow"/>
          </w:rPr>
          <w:t>T</w:t>
        </w:r>
      </w:ins>
      <w:del w:id="327" w:author="Lauren Harrison" w:date="2020-08-08T13:50:00Z">
        <w:r w:rsidRPr="00814634" w:rsidDel="00B9533C">
          <w:rPr>
            <w:rFonts w:ascii="Garamond" w:hAnsi="Garamond"/>
            <w:color w:val="000000" w:themeColor="text1"/>
            <w:highlight w:val="yellow"/>
          </w:rPr>
          <w:delText>t</w:delText>
        </w:r>
      </w:del>
      <w:r w:rsidRPr="00814634">
        <w:rPr>
          <w:rFonts w:ascii="Garamond" w:hAnsi="Garamond"/>
          <w:color w:val="000000" w:themeColor="text1"/>
          <w:highlight w:val="yellow"/>
        </w:rPr>
        <w:t>ables S7-S12</w:t>
      </w:r>
      <w:r>
        <w:rPr>
          <w:rFonts w:ascii="Garamond" w:hAnsi="Garamond"/>
        </w:rPr>
        <w:t xml:space="preserve">, but these should be treated as strictly </w:t>
      </w:r>
      <w:commentRangeStart w:id="328"/>
      <w:commentRangeStart w:id="329"/>
      <w:r>
        <w:rPr>
          <w:rFonts w:ascii="Garamond" w:hAnsi="Garamond"/>
        </w:rPr>
        <w:t>exploratory analyses.</w:t>
      </w:r>
      <w:commentRangeEnd w:id="328"/>
      <w:r w:rsidR="00B2071D">
        <w:rPr>
          <w:rStyle w:val="CommentReference"/>
        </w:rPr>
        <w:commentReference w:id="328"/>
      </w:r>
      <w:commentRangeEnd w:id="329"/>
      <w:r w:rsidR="00AE243F">
        <w:rPr>
          <w:rStyle w:val="CommentReference"/>
        </w:rPr>
        <w:commentReference w:id="329"/>
      </w:r>
    </w:p>
    <w:p w14:paraId="20FEF7AE" w14:textId="77777777" w:rsidR="005A3992" w:rsidRDefault="005A3992" w:rsidP="005C69F2">
      <w:pPr>
        <w:contextualSpacing/>
        <w:rPr>
          <w:ins w:id="330" w:author="Lauren Harrison" w:date="2020-08-06T13:34:00Z"/>
          <w:rFonts w:ascii="Garamond" w:hAnsi="Garamond"/>
          <w:i/>
          <w:iCs/>
        </w:rPr>
      </w:pPr>
    </w:p>
    <w:p w14:paraId="77E23380" w14:textId="349DB394" w:rsidR="005C69F2" w:rsidRDefault="005C69F2" w:rsidP="005C69F2">
      <w:pPr>
        <w:contextualSpacing/>
        <w:rPr>
          <w:rFonts w:ascii="Garamond" w:hAnsi="Garamond"/>
          <w:i/>
          <w:iCs/>
        </w:rPr>
      </w:pPr>
      <w:r w:rsidRPr="001117A2">
        <w:rPr>
          <w:rFonts w:ascii="Garamond" w:hAnsi="Garamond"/>
          <w:i/>
          <w:iCs/>
        </w:rPr>
        <w:t>Meta-analyses</w:t>
      </w:r>
    </w:p>
    <w:p w14:paraId="7312BBEF" w14:textId="77777777" w:rsidR="003846F2" w:rsidRDefault="003846F2" w:rsidP="005C69F2">
      <w:pPr>
        <w:contextualSpacing/>
        <w:rPr>
          <w:rFonts w:ascii="Garamond" w:hAnsi="Garamond"/>
        </w:rPr>
      </w:pPr>
    </w:p>
    <w:p w14:paraId="19D2095F" w14:textId="2E46718A" w:rsidR="00F2230B" w:rsidRDefault="005C69F2" w:rsidP="000F5ABF">
      <w:pPr>
        <w:ind w:firstLine="720"/>
        <w:contextualSpacing/>
        <w:rPr>
          <w:rFonts w:ascii="Garamond" w:hAnsi="Garamond"/>
        </w:rPr>
      </w:pPr>
      <w:r>
        <w:rPr>
          <w:rFonts w:ascii="Garamond" w:hAnsi="Garamond"/>
        </w:rPr>
        <w:t xml:space="preserve">We modelled </w:t>
      </w:r>
      <w:r w:rsidR="00F046EB">
        <w:rPr>
          <w:rFonts w:ascii="Garamond" w:hAnsi="Garamond"/>
        </w:rPr>
        <w:t xml:space="preserve">the effect sizes Hedge’s </w:t>
      </w:r>
      <w:r w:rsidR="00F046EB" w:rsidRPr="00814634">
        <w:rPr>
          <w:rFonts w:ascii="Garamond" w:hAnsi="Garamond"/>
          <w:i/>
        </w:rPr>
        <w:t>g</w:t>
      </w:r>
      <w:r w:rsidR="00F046EB">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w:t>
      </w:r>
      <w:r w:rsidR="00010595">
        <w:rPr>
          <w:rFonts w:ascii="Garamond" w:hAnsi="Garamond"/>
        </w:rPr>
        <w:t xml:space="preserve"> </w:t>
      </w:r>
      <w:ins w:id="331" w:author="Lauren Harrison" w:date="2020-08-08T14:13:00Z">
        <w:r w:rsidR="003D1B07">
          <w:rPr>
            <w:rFonts w:ascii="Garamond" w:hAnsi="Garamond"/>
          </w:rPr>
          <w:t xml:space="preserve">intercept </w:t>
        </w:r>
      </w:ins>
      <w:r w:rsidR="00010595">
        <w:rPr>
          <w:rFonts w:ascii="Garamond" w:hAnsi="Garamond"/>
        </w:rPr>
        <w:t>models (only considering random effects)</w:t>
      </w:r>
      <w:r>
        <w:rPr>
          <w:rFonts w:ascii="Garamond" w:hAnsi="Garamond"/>
        </w:rPr>
        <w:t xml:space="preserve"> and </w:t>
      </w:r>
      <w:r w:rsidR="00DF27B7">
        <w:rPr>
          <w:rFonts w:ascii="Garamond" w:hAnsi="Garamond"/>
        </w:rPr>
        <w:t xml:space="preserve">then ran </w:t>
      </w:r>
      <w:r>
        <w:rPr>
          <w:rFonts w:ascii="Garamond" w:hAnsi="Garamond"/>
        </w:rPr>
        <w:t xml:space="preserve">multi-level meta-regression (MLMR) models </w:t>
      </w:r>
      <w:r w:rsidR="00010595">
        <w:rPr>
          <w:rFonts w:ascii="Garamond" w:hAnsi="Garamond"/>
        </w:rPr>
        <w:t xml:space="preserve">(including fixed effect moderators) </w:t>
      </w:r>
      <w:r>
        <w:rPr>
          <w:rFonts w:ascii="Garamond" w:hAnsi="Garamond"/>
        </w:rPr>
        <w:t xml:space="preserve">in R </w:t>
      </w:r>
      <w:ins w:id="332" w:author="Lauren Harrison" w:date="2020-08-08T13:58:00Z">
        <w:r w:rsidR="00A7605E">
          <w:rPr>
            <w:rFonts w:ascii="Garamond" w:hAnsi="Garamond"/>
          </w:rPr>
          <w:t>(version 3.5.</w:t>
        </w:r>
      </w:ins>
      <w:ins w:id="333" w:author="Lauren Harrison" w:date="2020-08-08T14:05:00Z">
        <w:r w:rsidR="00160FAC">
          <w:rPr>
            <w:rFonts w:ascii="Garamond" w:hAnsi="Garamond"/>
          </w:rPr>
          <w:t>1</w:t>
        </w:r>
      </w:ins>
      <w:ins w:id="334" w:author="Lauren Harrison" w:date="2020-08-08T13:58:00Z">
        <w:r w:rsidR="00A7605E">
          <w:rPr>
            <w:rFonts w:ascii="Garamond" w:hAnsi="Garamond"/>
          </w:rPr>
          <w:t xml:space="preserve">, </w:t>
        </w:r>
        <w:r w:rsidR="00A7605E" w:rsidRPr="000941A1">
          <w:rPr>
            <w:rFonts w:ascii="Garamond" w:hAnsi="Garamond"/>
            <w:iCs/>
            <w:noProof/>
          </w:rPr>
          <w:t>R Core Team 201</w:t>
        </w:r>
      </w:ins>
      <w:ins w:id="335" w:author="Lauren Harrison" w:date="2020-08-08T14:05:00Z">
        <w:r w:rsidR="00160FAC">
          <w:rPr>
            <w:rFonts w:ascii="Garamond" w:hAnsi="Garamond"/>
            <w:iCs/>
            <w:noProof/>
          </w:rPr>
          <w:t>8</w:t>
        </w:r>
      </w:ins>
      <w:ins w:id="336" w:author="Lauren Harrison" w:date="2020-08-08T13:58:00Z">
        <w:r w:rsidR="00A7605E">
          <w:rPr>
            <w:rFonts w:ascii="Garamond" w:hAnsi="Garamond"/>
          </w:rPr>
          <w:t xml:space="preserve">) </w:t>
        </w:r>
      </w:ins>
      <w:r>
        <w:rPr>
          <w:rFonts w:ascii="Garamond" w:hAnsi="Garamond"/>
        </w:rPr>
        <w:t xml:space="preserve">using the package </w:t>
      </w:r>
      <w:proofErr w:type="spellStart"/>
      <w:r w:rsidR="000941A1">
        <w:rPr>
          <w:rFonts w:ascii="Garamond" w:hAnsi="Garamond"/>
          <w:i/>
          <w:iCs/>
        </w:rPr>
        <w:t>metafor</w:t>
      </w:r>
      <w:proofErr w:type="spellEnd"/>
      <w:r w:rsidR="000941A1">
        <w:rPr>
          <w:rFonts w:ascii="Garamond" w:hAnsi="Garamond"/>
          <w:i/>
          <w:iCs/>
        </w:rPr>
        <w:t xml:space="preserve"> </w:t>
      </w:r>
      <w:r w:rsidR="000941A1">
        <w:rPr>
          <w:rFonts w:ascii="Garamond" w:hAnsi="Garamond"/>
          <w:i/>
          <w:iCs/>
        </w:rPr>
        <w:fldChar w:fldCharType="begin" w:fldLock="1"/>
      </w:r>
      <w:ins w:id="337" w:author="Lauren Harrison" w:date="2020-08-08T14:19:00Z">
        <w:r w:rsidR="003D1B07">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2010)","plainTextFormattedCitation":"(Viechtbauer 2010; R Core Team 2016)","previouslyFormattedCitation":"(Viechtbauer 2010; R Core Team 2016)"},"properties":{"noteIndex":0},"schema":"https://github.com/citation-style-language/schema/raw/master/csl-citation.json"}</w:instrText>
        </w:r>
      </w:ins>
      <w:del w:id="338" w:author="Lauren Harrison" w:date="2020-08-08T13:58:00Z">
        <w:r w:rsidR="000C7B95" w:rsidDel="00A7605E">
          <w:rPr>
            <w:rFonts w:ascii="Garamond" w:hAnsi="Garamond"/>
            <w:i/>
            <w:iCs/>
          </w:rPr>
          <w:del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 R Core Team 2019)","plainTextFormattedCitation":"(Viechtbauer 2010; R Core Team 2016)","previouslyFormattedCitation":"(Viechtbauer 2010; R Core Team 2016)"},"properties":{"noteIndex":0},"schema":"https://github.com/citation-style-language/schema/raw/master/csl-citation.json"}</w:delInstrText>
        </w:r>
      </w:del>
      <w:r w:rsidR="000941A1">
        <w:rPr>
          <w:rFonts w:ascii="Garamond" w:hAnsi="Garamond"/>
          <w:i/>
          <w:iCs/>
        </w:rPr>
        <w:fldChar w:fldCharType="separate"/>
      </w:r>
      <w:r w:rsidR="000941A1" w:rsidRPr="000941A1">
        <w:rPr>
          <w:rFonts w:ascii="Garamond" w:hAnsi="Garamond"/>
          <w:iCs/>
          <w:noProof/>
        </w:rPr>
        <w:t>(</w:t>
      </w:r>
      <w:r w:rsidR="000941A1">
        <w:rPr>
          <w:rFonts w:ascii="Garamond" w:hAnsi="Garamond"/>
          <w:iCs/>
          <w:noProof/>
        </w:rPr>
        <w:t xml:space="preserve">version </w:t>
      </w:r>
      <w:r w:rsidR="000C7B95">
        <w:rPr>
          <w:rFonts w:ascii="Garamond" w:hAnsi="Garamond"/>
          <w:iCs/>
          <w:noProof/>
        </w:rPr>
        <w:t>2.4.0</w:t>
      </w:r>
      <w:ins w:id="339" w:author="Lauren Harrison" w:date="2020-08-08T14:19:00Z">
        <w:r w:rsidR="003D1B07">
          <w:rPr>
            <w:rFonts w:ascii="Garamond" w:hAnsi="Garamond"/>
            <w:iCs/>
            <w:noProof/>
          </w:rPr>
          <w:t>,</w:t>
        </w:r>
      </w:ins>
      <w:r w:rsidR="000941A1">
        <w:rPr>
          <w:rFonts w:ascii="Garamond" w:hAnsi="Garamond"/>
          <w:iCs/>
          <w:noProof/>
        </w:rPr>
        <w:t xml:space="preserve"> </w:t>
      </w:r>
      <w:r w:rsidR="000941A1" w:rsidRPr="000941A1">
        <w:rPr>
          <w:rFonts w:ascii="Garamond" w:hAnsi="Garamond"/>
          <w:iCs/>
          <w:noProof/>
        </w:rPr>
        <w:t>Viechtbauer 2010</w:t>
      </w:r>
      <w:del w:id="340" w:author="Lauren Harrison" w:date="2020-08-08T13:58:00Z">
        <w:r w:rsidR="000941A1" w:rsidRPr="000941A1" w:rsidDel="00A7605E">
          <w:rPr>
            <w:rFonts w:ascii="Garamond" w:hAnsi="Garamond"/>
            <w:iCs/>
            <w:noProof/>
          </w:rPr>
          <w:delText>; R Core Team 201</w:delText>
        </w:r>
        <w:r w:rsidR="000941A1" w:rsidDel="00A7605E">
          <w:rPr>
            <w:rFonts w:ascii="Garamond" w:hAnsi="Garamond"/>
            <w:iCs/>
            <w:noProof/>
          </w:rPr>
          <w:delText>9</w:delText>
        </w:r>
      </w:del>
      <w:r w:rsidR="000941A1" w:rsidRPr="000941A1">
        <w:rPr>
          <w:rFonts w:ascii="Garamond" w:hAnsi="Garamond"/>
          <w:iCs/>
          <w:noProof/>
        </w:rPr>
        <w:t>)</w:t>
      </w:r>
      <w:r w:rsidR="000941A1">
        <w:rPr>
          <w:rFonts w:ascii="Garamond" w:hAnsi="Garamond"/>
          <w:i/>
          <w:iCs/>
        </w:rPr>
        <w:fldChar w:fldCharType="end"/>
      </w:r>
      <w:r>
        <w:rPr>
          <w:rFonts w:ascii="Garamond" w:hAnsi="Garamond"/>
        </w:rPr>
        <w:t xml:space="preserve">. </w:t>
      </w:r>
      <w:r w:rsidR="00010595">
        <w:rPr>
          <w:rFonts w:ascii="Garamond" w:hAnsi="Garamond"/>
        </w:rPr>
        <w:t>W</w:t>
      </w:r>
      <w:r>
        <w:rPr>
          <w:rFonts w:ascii="Garamond" w:hAnsi="Garamond"/>
        </w:rPr>
        <w:t xml:space="preserve">e </w:t>
      </w:r>
      <w:r w:rsidR="00010595">
        <w:rPr>
          <w:rFonts w:ascii="Garamond" w:hAnsi="Garamond"/>
        </w:rPr>
        <w:t>r</w:t>
      </w:r>
      <w:r w:rsidR="00023AEF">
        <w:rPr>
          <w:rFonts w:ascii="Garamond" w:hAnsi="Garamond"/>
        </w:rPr>
        <w:t xml:space="preserve">an separate </w:t>
      </w:r>
      <w:del w:id="341" w:author="Lauren Harrison" w:date="2020-08-08T14:14:00Z">
        <w:r w:rsidR="00DF27B7" w:rsidDel="003D1B07">
          <w:rPr>
            <w:rFonts w:ascii="Garamond" w:hAnsi="Garamond"/>
          </w:rPr>
          <w:delText xml:space="preserve">MLMR </w:delText>
        </w:r>
      </w:del>
      <w:r w:rsidR="00023AEF">
        <w:rPr>
          <w:rFonts w:ascii="Garamond" w:hAnsi="Garamond"/>
        </w:rPr>
        <w:t xml:space="preserve">models for each of </w:t>
      </w:r>
      <w:r w:rsidR="00DF27B7">
        <w:rPr>
          <w:rFonts w:ascii="Garamond" w:hAnsi="Garamond"/>
        </w:rPr>
        <w:t xml:space="preserve">our </w:t>
      </w:r>
      <w:r w:rsidR="00F046EB">
        <w:rPr>
          <w:rFonts w:ascii="Garamond" w:hAnsi="Garamond"/>
        </w:rPr>
        <w:t xml:space="preserve">five </w:t>
      </w:r>
      <w:r>
        <w:rPr>
          <w:rFonts w:ascii="Garamond" w:hAnsi="Garamond"/>
        </w:rPr>
        <w:t>taxonomic groups</w:t>
      </w:r>
      <w:r w:rsidR="00F046EB">
        <w:rPr>
          <w:rFonts w:ascii="Garamond" w:hAnsi="Garamond"/>
        </w:rPr>
        <w:t>, namely:</w:t>
      </w:r>
      <w:r>
        <w:rPr>
          <w:rFonts w:ascii="Garamond" w:hAnsi="Garamond"/>
        </w:rPr>
        <w:t xml:space="preserve"> birds, mammals, fish, invertebrates and </w:t>
      </w:r>
      <w:proofErr w:type="spellStart"/>
      <w:r>
        <w:rPr>
          <w:rFonts w:ascii="Garamond" w:hAnsi="Garamond"/>
        </w:rPr>
        <w:t>reptilia</w:t>
      </w:r>
      <w:proofErr w:type="spellEnd"/>
      <w:r>
        <w:rPr>
          <w:rFonts w:ascii="Garamond" w:hAnsi="Garamond"/>
        </w:rPr>
        <w:t xml:space="preserve"> (amphibians and reptiles </w:t>
      </w:r>
      <w:r w:rsidR="00F046EB">
        <w:rPr>
          <w:rFonts w:ascii="Garamond" w:hAnsi="Garamond"/>
        </w:rPr>
        <w:t xml:space="preserve">were </w:t>
      </w:r>
      <w:r>
        <w:rPr>
          <w:rFonts w:ascii="Garamond" w:hAnsi="Garamond"/>
        </w:rPr>
        <w:t>combined due to low sample sizes)</w:t>
      </w:r>
      <w:r w:rsidR="00F046EB">
        <w:rPr>
          <w:rFonts w:ascii="Garamond" w:hAnsi="Garamond"/>
        </w:rPr>
        <w:t xml:space="preserve">. </w:t>
      </w:r>
      <w:r w:rsidR="00F23E55">
        <w:rPr>
          <w:rFonts w:ascii="Garamond" w:hAnsi="Garamond"/>
        </w:rPr>
        <w:t>Although</w:t>
      </w:r>
      <w:r w:rsidR="00010595">
        <w:rPr>
          <w:rFonts w:ascii="Garamond" w:hAnsi="Garamond"/>
        </w:rPr>
        <w:t xml:space="preserve"> </w:t>
      </w:r>
      <w:r w:rsidR="00F046EB">
        <w:rPr>
          <w:rFonts w:ascii="Garamond" w:hAnsi="Garamond"/>
        </w:rPr>
        <w:t xml:space="preserve">we were </w:t>
      </w:r>
      <w:r>
        <w:rPr>
          <w:rFonts w:ascii="Garamond" w:hAnsi="Garamond"/>
        </w:rPr>
        <w:t xml:space="preserve">interested in </w:t>
      </w:r>
      <w:r w:rsidR="00F046EB">
        <w:rPr>
          <w:rFonts w:ascii="Garamond" w:hAnsi="Garamond"/>
        </w:rPr>
        <w:t>whether</w:t>
      </w:r>
      <w:r>
        <w:rPr>
          <w:rFonts w:ascii="Garamond" w:hAnsi="Garamond"/>
        </w:rPr>
        <w:t xml:space="preserve"> </w:t>
      </w:r>
      <w:r w:rsidR="00F046EB">
        <w:rPr>
          <w:rFonts w:ascii="Garamond" w:hAnsi="Garamond"/>
        </w:rPr>
        <w:t xml:space="preserve">sex differences </w:t>
      </w:r>
      <w:r>
        <w:rPr>
          <w:rFonts w:ascii="Garamond" w:hAnsi="Garamond"/>
        </w:rPr>
        <w:t>varied across these taxonomic groups</w:t>
      </w:r>
      <w:r w:rsidR="00F046EB">
        <w:rPr>
          <w:rFonts w:ascii="Garamond" w:hAnsi="Garamond"/>
        </w:rPr>
        <w:t xml:space="preserve">, </w:t>
      </w:r>
      <w:r w:rsidR="00CE41A9">
        <w:rPr>
          <w:rFonts w:ascii="Garamond" w:hAnsi="Garamond"/>
        </w:rPr>
        <w:t xml:space="preserve">the available </w:t>
      </w:r>
      <w:r w:rsidR="00F046EB">
        <w:rPr>
          <w:rFonts w:ascii="Garamond" w:hAnsi="Garamond"/>
        </w:rPr>
        <w:t xml:space="preserve">sample </w:t>
      </w:r>
      <w:r w:rsidR="00010595">
        <w:rPr>
          <w:rFonts w:ascii="Garamond" w:hAnsi="Garamond"/>
        </w:rPr>
        <w:t xml:space="preserve">sizes </w:t>
      </w:r>
      <w:r w:rsidR="00F23E55">
        <w:rPr>
          <w:rFonts w:ascii="Garamond" w:hAnsi="Garamond"/>
        </w:rPr>
        <w:t xml:space="preserve">generally </w:t>
      </w:r>
      <w:r w:rsidR="00010595">
        <w:rPr>
          <w:rFonts w:ascii="Garamond" w:hAnsi="Garamond"/>
        </w:rPr>
        <w:t>precluded running</w:t>
      </w:r>
      <w:r w:rsidR="00F046EB">
        <w:rPr>
          <w:rFonts w:ascii="Garamond" w:hAnsi="Garamond"/>
        </w:rPr>
        <w:t xml:space="preserve"> model</w:t>
      </w:r>
      <w:r w:rsidR="00010595">
        <w:rPr>
          <w:rFonts w:ascii="Garamond" w:hAnsi="Garamond"/>
        </w:rPr>
        <w:t>s</w:t>
      </w:r>
      <w:r w:rsidR="00F046EB">
        <w:rPr>
          <w:rFonts w:ascii="Garamond" w:hAnsi="Garamond"/>
        </w:rPr>
        <w:t xml:space="preserve"> </w:t>
      </w:r>
      <w:r w:rsidR="00010595">
        <w:rPr>
          <w:rFonts w:ascii="Garamond" w:hAnsi="Garamond"/>
        </w:rPr>
        <w:t xml:space="preserve">with </w:t>
      </w:r>
      <w:r w:rsidR="00F046EB">
        <w:rPr>
          <w:rFonts w:ascii="Garamond" w:hAnsi="Garamond"/>
        </w:rPr>
        <w:t>taxa as a moderator</w:t>
      </w:r>
      <w:r w:rsidR="00CE41A9">
        <w:rPr>
          <w:rFonts w:ascii="Garamond" w:hAnsi="Garamond"/>
        </w:rPr>
        <w:t>. In addition,</w:t>
      </w:r>
      <w:r>
        <w:rPr>
          <w:rFonts w:ascii="Garamond" w:hAnsi="Garamond"/>
        </w:rPr>
        <w:t xml:space="preserve"> </w:t>
      </w:r>
      <w:r w:rsidR="00F046EB">
        <w:rPr>
          <w:rFonts w:ascii="Garamond" w:hAnsi="Garamond"/>
        </w:rPr>
        <w:t xml:space="preserve">we could only </w:t>
      </w:r>
      <w:r>
        <w:rPr>
          <w:rFonts w:ascii="Garamond" w:hAnsi="Garamond"/>
        </w:rPr>
        <w:t>construct</w:t>
      </w:r>
      <w:r w:rsidR="00F046EB">
        <w:rPr>
          <w:rFonts w:ascii="Garamond" w:hAnsi="Garamond"/>
        </w:rPr>
        <w:t xml:space="preserve"> </w:t>
      </w:r>
      <w:ins w:id="342" w:author="Lauren Harrison" w:date="2020-08-08T14:22:00Z">
        <w:r w:rsidR="003D1B07">
          <w:rPr>
            <w:rFonts w:ascii="Garamond" w:hAnsi="Garamond"/>
          </w:rPr>
          <w:t xml:space="preserve">well-resolved </w:t>
        </w:r>
      </w:ins>
      <w:r>
        <w:rPr>
          <w:rFonts w:ascii="Garamond" w:hAnsi="Garamond"/>
        </w:rPr>
        <w:t xml:space="preserve">phylogenies </w:t>
      </w:r>
      <w:r w:rsidR="00F046EB">
        <w:rPr>
          <w:rFonts w:ascii="Garamond" w:hAnsi="Garamond"/>
        </w:rPr>
        <w:t>for some tax</w:t>
      </w:r>
      <w:del w:id="343" w:author="Lauren Harrison" w:date="2020-08-08T14:23:00Z">
        <w:r w:rsidR="00F046EB" w:rsidDel="003D1B07">
          <w:rPr>
            <w:rFonts w:ascii="Garamond" w:hAnsi="Garamond"/>
          </w:rPr>
          <w:delText>a</w:delText>
        </w:r>
        <w:r w:rsidDel="003D1B07">
          <w:rPr>
            <w:rFonts w:ascii="Garamond" w:hAnsi="Garamond"/>
          </w:rPr>
          <w:delText>.</w:delText>
        </w:r>
      </w:del>
      <w:ins w:id="344" w:author="Lauren Harrison" w:date="2020-08-08T14:23:00Z">
        <w:r w:rsidR="003D1B07">
          <w:rPr>
            <w:rFonts w:ascii="Garamond" w:hAnsi="Garamond"/>
          </w:rPr>
          <w:t>a.</w:t>
        </w:r>
      </w:ins>
    </w:p>
    <w:p w14:paraId="7F2D0BF5" w14:textId="68A840FD" w:rsidR="00023AEF" w:rsidRDefault="005C69F2" w:rsidP="000F5ABF">
      <w:pPr>
        <w:ind w:firstLine="720"/>
        <w:contextualSpacing/>
        <w:rPr>
          <w:rFonts w:ascii="Garamond" w:hAnsi="Garamond"/>
        </w:rPr>
      </w:pPr>
      <w:r>
        <w:rPr>
          <w:rFonts w:ascii="Garamond" w:hAnsi="Garamond"/>
        </w:rPr>
        <w:t xml:space="preserve"> </w:t>
      </w:r>
    </w:p>
    <w:p w14:paraId="5DAF7A36" w14:textId="687B3661" w:rsidR="00F2230B" w:rsidRDefault="005C69F2" w:rsidP="00561A2D">
      <w:pPr>
        <w:ind w:firstLine="720"/>
        <w:contextualSpacing/>
        <w:rPr>
          <w:rFonts w:ascii="Garamond" w:hAnsi="Garamond"/>
        </w:rPr>
      </w:pPr>
      <w:r>
        <w:rPr>
          <w:rFonts w:ascii="Garamond" w:hAnsi="Garamond"/>
        </w:rPr>
        <w:t xml:space="preserve">We first estimated the overall evidence for a </w:t>
      </w:r>
      <w:r w:rsidR="00023AEF">
        <w:rPr>
          <w:rFonts w:ascii="Garamond" w:hAnsi="Garamond"/>
        </w:rPr>
        <w:t>sex difference i</w:t>
      </w:r>
      <w:r>
        <w:rPr>
          <w:rFonts w:ascii="Garamond" w:hAnsi="Garamond"/>
        </w:rPr>
        <w:t xml:space="preserve">n </w:t>
      </w:r>
      <w:r w:rsidR="00023AEF">
        <w:rPr>
          <w:rFonts w:ascii="Garamond" w:hAnsi="Garamond"/>
        </w:rPr>
        <w:t xml:space="preserve">the </w:t>
      </w:r>
      <w:r>
        <w:rPr>
          <w:rFonts w:ascii="Garamond" w:hAnsi="Garamond"/>
        </w:rPr>
        <w:t>mean and variance across all personality traits using MLMA models</w:t>
      </w:r>
      <w:r w:rsidR="00F93669">
        <w:rPr>
          <w:rFonts w:ascii="Garamond" w:hAnsi="Garamond"/>
        </w:rPr>
        <w:t xml:space="preserve"> (Table 1)</w:t>
      </w:r>
      <w:r>
        <w:rPr>
          <w:rFonts w:ascii="Garamond" w:hAnsi="Garamond"/>
        </w:rPr>
        <w:t xml:space="preserve">. </w:t>
      </w:r>
      <w:r w:rsidR="00CE41A9">
        <w:rPr>
          <w:rFonts w:ascii="Garamond" w:hAnsi="Garamond"/>
        </w:rPr>
        <w:t xml:space="preserve">This analysis is based on the simple premise that we predict males will show larger trait values for personality traits (with the possible exception of sociality) </w:t>
      </w:r>
      <w:ins w:id="345" w:author="Lauren Harrison" w:date="2020-08-08T14:37:00Z">
        <w:r w:rsidR="00D27DC2">
          <w:rPr>
            <w:rFonts w:ascii="Garamond" w:hAnsi="Garamond"/>
          </w:rPr>
          <w:fldChar w:fldCharType="begin" w:fldLock="1"/>
        </w:r>
      </w:ins>
      <w:r w:rsidR="002D5E89">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sidR="00D27DC2">
        <w:rPr>
          <w:rFonts w:ascii="Garamond" w:hAnsi="Garamond"/>
        </w:rPr>
        <w:fldChar w:fldCharType="separate"/>
      </w:r>
      <w:r w:rsidR="00D27DC2" w:rsidRPr="00D27DC2">
        <w:rPr>
          <w:rFonts w:ascii="Garamond" w:hAnsi="Garamond"/>
          <w:noProof/>
        </w:rPr>
        <w:t>(Dingemanse &amp; Wolf 2010; Wolf &amp; Weissing 2010)</w:t>
      </w:r>
      <w:ins w:id="346" w:author="Lauren Harrison" w:date="2020-08-08T14:37:00Z">
        <w:r w:rsidR="00D27DC2">
          <w:rPr>
            <w:rFonts w:ascii="Garamond" w:hAnsi="Garamond"/>
          </w:rPr>
          <w:fldChar w:fldCharType="end"/>
        </w:r>
      </w:ins>
      <w:del w:id="347" w:author="Lauren Harrison" w:date="2020-08-08T14:37:00Z">
        <w:r w:rsidR="00CE41A9" w:rsidDel="00D27DC2">
          <w:rPr>
            <w:rFonts w:ascii="Garamond" w:hAnsi="Garamond"/>
          </w:rPr>
          <w:delText>(</w:delText>
        </w:r>
        <w:r w:rsidR="00CE41A9" w:rsidRPr="00814634" w:rsidDel="00D27DC2">
          <w:rPr>
            <w:rFonts w:ascii="Garamond" w:hAnsi="Garamond"/>
            <w:highlight w:val="yellow"/>
          </w:rPr>
          <w:delText>REF</w:delText>
        </w:r>
        <w:r w:rsidR="00CE41A9" w:rsidDel="00D27DC2">
          <w:rPr>
            <w:rFonts w:ascii="Garamond" w:hAnsi="Garamond"/>
          </w:rPr>
          <w:delText>)</w:delText>
        </w:r>
      </w:del>
      <w:r w:rsidR="00CE41A9">
        <w:rPr>
          <w:rFonts w:ascii="Garamond" w:hAnsi="Garamond"/>
        </w:rPr>
        <w:t>, and greater variance for all five traits</w:t>
      </w:r>
      <w:del w:id="348" w:author="Lauren Harrison" w:date="2020-08-06T13:54:00Z">
        <w:r w:rsidR="00CE41A9" w:rsidDel="005A3992">
          <w:rPr>
            <w:rFonts w:ascii="Garamond" w:hAnsi="Garamond"/>
          </w:rPr>
          <w:delText xml:space="preserve"> </w:delText>
        </w:r>
      </w:del>
      <w:r w:rsidR="00CE41A9">
        <w:rPr>
          <w:rFonts w:ascii="Garamond" w:hAnsi="Garamond"/>
        </w:rPr>
        <w:t xml:space="preserve"> </w:t>
      </w:r>
      <w:ins w:id="349" w:author="Lauren Harrison" w:date="2020-08-08T14:31:00Z">
        <w:r w:rsidR="00D27DC2">
          <w:rPr>
            <w:rFonts w:ascii="Garamond" w:hAnsi="Garamond"/>
          </w:rPr>
          <w:t xml:space="preserve">in accordance with the ‘greater male variability’ hypothesis </w:t>
        </w:r>
      </w:ins>
      <w:ins w:id="350" w:author="Lauren Harrison" w:date="2020-08-08T14:43:00Z">
        <w:r w:rsidR="002D5E89">
          <w:rPr>
            <w:rFonts w:ascii="Garamond" w:hAnsi="Garamond"/>
          </w:rPr>
          <w:fldChar w:fldCharType="begin" w:fldLock="1"/>
        </w:r>
      </w:ins>
      <w:r w:rsidR="00B0144C">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personality","type":"article-journal","volume":"85"},"uris":["http://www.mendeley.com/documents/?uuid=add096ae-05fb-4bf8-bc3e-6d85cf38e970"]}],"mendeley":{"formattedCitation":"(Feingold 1992; Schuett &lt;i&gt;et al.&lt;/i&gt; 2010)","plainTextFormattedCitation":"(Feingold 1992; Schuett et al. 2010)","previouslyFormattedCitation":"(Feingold 1992; Schuett &lt;i&gt;et al.&lt;/i&gt; 2010)"},"properties":{"noteIndex":0},"schema":"https://github.com/citation-style-language/schema/raw/master/csl-citation.json"}</w:instrText>
      </w:r>
      <w:r w:rsidR="002D5E89">
        <w:rPr>
          <w:rFonts w:ascii="Garamond" w:hAnsi="Garamond"/>
        </w:rPr>
        <w:fldChar w:fldCharType="separate"/>
      </w:r>
      <w:r w:rsidR="002D5E89" w:rsidRPr="002D5E89">
        <w:rPr>
          <w:rFonts w:ascii="Garamond" w:hAnsi="Garamond"/>
          <w:noProof/>
        </w:rPr>
        <w:t xml:space="preserve">(Feingold 1992; Schuett </w:t>
      </w:r>
      <w:r w:rsidR="002D5E89" w:rsidRPr="002D5E89">
        <w:rPr>
          <w:rFonts w:ascii="Garamond" w:hAnsi="Garamond"/>
          <w:i/>
          <w:noProof/>
        </w:rPr>
        <w:t>et al.</w:t>
      </w:r>
      <w:r w:rsidR="002D5E89" w:rsidRPr="002D5E89">
        <w:rPr>
          <w:rFonts w:ascii="Garamond" w:hAnsi="Garamond"/>
          <w:noProof/>
        </w:rPr>
        <w:t xml:space="preserve"> 2010)</w:t>
      </w:r>
      <w:ins w:id="351" w:author="Lauren Harrison" w:date="2020-08-08T14:43:00Z">
        <w:r w:rsidR="002D5E89">
          <w:rPr>
            <w:rFonts w:ascii="Garamond" w:hAnsi="Garamond"/>
          </w:rPr>
          <w:fldChar w:fldCharType="end"/>
        </w:r>
      </w:ins>
      <w:del w:id="352" w:author="Lauren Harrison" w:date="2020-08-08T14:43:00Z">
        <w:r w:rsidR="00CE41A9" w:rsidDel="002D5E89">
          <w:rPr>
            <w:rFonts w:ascii="Garamond" w:hAnsi="Garamond"/>
          </w:rPr>
          <w:delText>(</w:delText>
        </w:r>
        <w:r w:rsidR="00CE41A9" w:rsidRPr="00814634" w:rsidDel="002D5E89">
          <w:rPr>
            <w:rFonts w:ascii="Garamond" w:hAnsi="Garamond"/>
            <w:highlight w:val="yellow"/>
          </w:rPr>
          <w:delText>REF</w:delText>
        </w:r>
        <w:r w:rsidR="00CE41A9" w:rsidDel="002D5E89">
          <w:rPr>
            <w:rFonts w:ascii="Garamond" w:hAnsi="Garamond"/>
          </w:rPr>
          <w:delText>)</w:delText>
        </w:r>
      </w:del>
      <w:r w:rsidR="00CE41A9">
        <w:rPr>
          <w:rFonts w:ascii="Garamond" w:hAnsi="Garamond"/>
        </w:rPr>
        <w:t xml:space="preserve">. More importantly, this analysis provides a baseline that allows us to look for sources of heterogeneity in the data. </w:t>
      </w:r>
      <w:r w:rsidR="00023AEF">
        <w:rPr>
          <w:rFonts w:ascii="Garamond" w:hAnsi="Garamond"/>
        </w:rPr>
        <w:t xml:space="preserve">To </w:t>
      </w:r>
      <w:r>
        <w:rPr>
          <w:rFonts w:ascii="Garamond" w:hAnsi="Garamond"/>
        </w:rPr>
        <w:t>account</w:t>
      </w:r>
      <w:r w:rsidR="00023AEF">
        <w:rPr>
          <w:rFonts w:ascii="Garamond" w:hAnsi="Garamond"/>
        </w:rPr>
        <w:t xml:space="preserve"> for the non-independence of data we</w:t>
      </w:r>
      <w:r>
        <w:rPr>
          <w:rFonts w:ascii="Garamond" w:hAnsi="Garamond"/>
        </w:rPr>
        <w:t xml:space="preserve"> included </w:t>
      </w:r>
      <w:r w:rsidR="00B45F06">
        <w:rPr>
          <w:rFonts w:ascii="Garamond" w:hAnsi="Garamond"/>
        </w:rPr>
        <w:t xml:space="preserve">species </w:t>
      </w:r>
      <w:r w:rsidR="00023AEF">
        <w:rPr>
          <w:rFonts w:ascii="Garamond" w:hAnsi="Garamond"/>
        </w:rPr>
        <w:t>identity</w:t>
      </w:r>
      <w:r w:rsidR="00B45F06">
        <w:rPr>
          <w:rFonts w:ascii="Garamond" w:hAnsi="Garamond"/>
        </w:rPr>
        <w:t xml:space="preserve"> and</w:t>
      </w:r>
      <w:r w:rsidR="00023AEF">
        <w:rPr>
          <w:rFonts w:ascii="Garamond" w:hAnsi="Garamond"/>
        </w:rPr>
        <w:t xml:space="preserve"> </w:t>
      </w:r>
      <w:r w:rsidR="00B45F06">
        <w:rPr>
          <w:rFonts w:ascii="Garamond" w:hAnsi="Garamond"/>
        </w:rPr>
        <w:t>study</w:t>
      </w:r>
      <w:r w:rsidR="00023AEF">
        <w:rPr>
          <w:rFonts w:ascii="Garamond" w:hAnsi="Garamond"/>
        </w:rPr>
        <w:t xml:space="preserve"> identity as </w:t>
      </w:r>
      <w:r>
        <w:rPr>
          <w:rFonts w:ascii="Garamond" w:hAnsi="Garamond"/>
        </w:rPr>
        <w:t>random effects</w:t>
      </w:r>
      <w:r w:rsidR="00CE41A9">
        <w:rPr>
          <w:rFonts w:ascii="Garamond" w:hAnsi="Garamond"/>
        </w:rPr>
        <w:t>,</w:t>
      </w:r>
      <w:r w:rsidR="00B45F06">
        <w:rPr>
          <w:rFonts w:ascii="Garamond" w:hAnsi="Garamond"/>
        </w:rPr>
        <w:t xml:space="preserve"> as there were multiple effect sizes from the same species or study</w:t>
      </w:r>
      <w:r>
        <w:rPr>
          <w:rFonts w:ascii="Garamond" w:hAnsi="Garamond"/>
        </w:rPr>
        <w:t xml:space="preserve">. </w:t>
      </w:r>
      <w:r w:rsidRPr="00561A2D">
        <w:rPr>
          <w:rFonts w:ascii="Garamond" w:hAnsi="Garamond"/>
        </w:rPr>
        <w:t xml:space="preserve">We also </w:t>
      </w:r>
      <w:r w:rsidR="00023AEF" w:rsidRPr="00814634">
        <w:rPr>
          <w:rFonts w:ascii="Garamond" w:hAnsi="Garamond"/>
        </w:rPr>
        <w:t xml:space="preserve">included </w:t>
      </w:r>
      <w:r w:rsidR="00CE41A9" w:rsidRPr="00814634">
        <w:rPr>
          <w:rFonts w:ascii="Garamond" w:hAnsi="Garamond"/>
        </w:rPr>
        <w:t>observation</w:t>
      </w:r>
      <w:r w:rsidR="00023AEF" w:rsidRPr="00814634">
        <w:rPr>
          <w:rFonts w:ascii="Garamond" w:hAnsi="Garamond"/>
        </w:rPr>
        <w:t xml:space="preserve"> </w:t>
      </w:r>
      <w:r w:rsidRPr="00814634">
        <w:rPr>
          <w:rFonts w:ascii="Garamond" w:hAnsi="Garamond"/>
        </w:rPr>
        <w:t xml:space="preserve">level </w:t>
      </w:r>
      <w:r w:rsidR="00010595" w:rsidRPr="00814634">
        <w:rPr>
          <w:rFonts w:ascii="Garamond" w:hAnsi="Garamond"/>
        </w:rPr>
        <w:t xml:space="preserve">identity </w:t>
      </w:r>
      <w:r w:rsidR="00B832BE" w:rsidRPr="00814634">
        <w:rPr>
          <w:rFonts w:ascii="Garamond" w:hAnsi="Garamond"/>
        </w:rPr>
        <w:t xml:space="preserve">to </w:t>
      </w:r>
      <w:r w:rsidR="00CE41A9">
        <w:rPr>
          <w:rFonts w:ascii="Garamond" w:hAnsi="Garamond"/>
        </w:rPr>
        <w:t>account</w:t>
      </w:r>
      <w:r w:rsidR="00B832BE" w:rsidRPr="00814634">
        <w:rPr>
          <w:rFonts w:ascii="Garamond" w:hAnsi="Garamond"/>
        </w:rPr>
        <w:t xml:space="preserve"> for variation among effect sizes within a study</w:t>
      </w:r>
      <w:r w:rsidR="00CE41A9">
        <w:rPr>
          <w:rFonts w:ascii="Garamond" w:hAnsi="Garamond"/>
        </w:rPr>
        <w:t xml:space="preserve"> to ensure that the total and residual variance are correctly estimated. Without this term, within-study effects are confounded with sampling variance</w:t>
      </w:r>
      <w:del w:id="353" w:author="Lauren Harrison" w:date="2020-08-08T14:48:00Z">
        <w:r w:rsidR="00CE41A9" w:rsidDel="001B748F">
          <w:rPr>
            <w:rFonts w:ascii="Garamond" w:hAnsi="Garamond"/>
          </w:rPr>
          <w:delText xml:space="preserve"> (the default setting in </w:delText>
        </w:r>
        <w:r w:rsidR="00010595" w:rsidDel="001B748F">
          <w:rPr>
            <w:rStyle w:val="CommentReference"/>
          </w:rPr>
          <w:commentReference w:id="354"/>
        </w:r>
        <w:r w:rsidRPr="00583209" w:rsidDel="001B748F">
          <w:rPr>
            <w:rFonts w:ascii="Garamond" w:hAnsi="Garamond"/>
            <w:i/>
            <w:iCs/>
          </w:rPr>
          <w:delText>metafor</w:delText>
        </w:r>
        <w:r w:rsidR="00CE41A9" w:rsidDel="001B748F">
          <w:rPr>
            <w:rFonts w:ascii="Garamond" w:hAnsi="Garamond"/>
          </w:rPr>
          <w:delText>)</w:delText>
        </w:r>
      </w:del>
      <w:ins w:id="355" w:author="Lauren Harrison" w:date="2020-08-08T14:48:00Z">
        <w:r w:rsidR="001B748F">
          <w:rPr>
            <w:rFonts w:ascii="Garamond" w:hAnsi="Garamond"/>
          </w:rPr>
          <w:t xml:space="preserve"> </w:t>
        </w:r>
      </w:ins>
      <w:ins w:id="356" w:author="Lauren Harrison" w:date="2020-08-08T14:52:00Z">
        <w:r w:rsidR="00B0144C">
          <w:rPr>
            <w:rFonts w:ascii="Garamond" w:hAnsi="Garamond"/>
          </w:rPr>
          <w:fldChar w:fldCharType="begin" w:fldLock="1"/>
        </w:r>
        <w:r w:rsidR="00B0144C">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2017)","manualFormatting":"(see Nakagawa et al. 2017)","plainTextFormattedCitation":"(Nakagawa et al. 2017)"},"properties":{"noteIndex":0},"schema":"https://github.com/citation-style-language/schema/raw/master/csl-citation.json"}</w:instrText>
        </w:r>
      </w:ins>
      <w:del w:id="357" w:author="Lauren Harrison" w:date="2020-08-08T14:52:00Z">
        <w:r w:rsidR="00B0144C" w:rsidDel="00B0144C">
          <w:rPr>
            <w:rFonts w:ascii="Garamond" w:hAnsi="Garamond"/>
          </w:rPr>
          <w:del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2017)","plainTextFormattedCitation":"(Nakagawa et al. 2017)"},"properties":{"noteIndex":0},"schema":"https://github.com/citation-style-language/schema/raw/master/csl-citation.json"}</w:delInstrText>
        </w:r>
      </w:del>
      <w:r w:rsidR="00B0144C">
        <w:rPr>
          <w:rFonts w:ascii="Garamond" w:hAnsi="Garamond"/>
        </w:rPr>
        <w:fldChar w:fldCharType="separate"/>
      </w:r>
      <w:r w:rsidR="00B0144C" w:rsidRPr="00B0144C">
        <w:rPr>
          <w:rFonts w:ascii="Garamond" w:hAnsi="Garamond"/>
          <w:noProof/>
        </w:rPr>
        <w:t>(</w:t>
      </w:r>
      <w:ins w:id="358" w:author="Lauren Harrison" w:date="2020-08-08T14:52:00Z">
        <w:r w:rsidR="00B0144C">
          <w:rPr>
            <w:rFonts w:ascii="Garamond" w:hAnsi="Garamond"/>
            <w:noProof/>
          </w:rPr>
          <w:t xml:space="preserve">see </w:t>
        </w:r>
      </w:ins>
      <w:r w:rsidR="00B0144C" w:rsidRPr="00B0144C">
        <w:rPr>
          <w:rFonts w:ascii="Garamond" w:hAnsi="Garamond"/>
          <w:noProof/>
        </w:rPr>
        <w:t xml:space="preserve">Nakagawa </w:t>
      </w:r>
      <w:r w:rsidR="00B0144C" w:rsidRPr="00B0144C">
        <w:rPr>
          <w:rFonts w:ascii="Garamond" w:hAnsi="Garamond"/>
          <w:i/>
          <w:noProof/>
        </w:rPr>
        <w:t>et al.</w:t>
      </w:r>
      <w:r w:rsidR="00B0144C" w:rsidRPr="00B0144C">
        <w:rPr>
          <w:rFonts w:ascii="Garamond" w:hAnsi="Garamond"/>
          <w:noProof/>
        </w:rPr>
        <w:t xml:space="preserve"> 2017)</w:t>
      </w:r>
      <w:ins w:id="359" w:author="Lauren Harrison" w:date="2020-08-08T14:52:00Z">
        <w:r w:rsidR="00B0144C">
          <w:rPr>
            <w:rFonts w:ascii="Garamond" w:hAnsi="Garamond"/>
          </w:rPr>
          <w:fldChar w:fldCharType="end"/>
        </w:r>
      </w:ins>
      <w:r>
        <w:rPr>
          <w:rFonts w:ascii="Garamond" w:hAnsi="Garamond"/>
        </w:rPr>
        <w:t xml:space="preserve">. </w:t>
      </w:r>
      <w:r w:rsidR="00B45F06">
        <w:rPr>
          <w:rFonts w:ascii="Garamond" w:hAnsi="Garamond"/>
        </w:rPr>
        <w:t>To correct for the non-independence of species due to their shared evolutionary history we</w:t>
      </w:r>
      <w:ins w:id="360" w:author="Lauren Harrison" w:date="2020-08-08T14:54:00Z">
        <w:r w:rsidR="0076109D">
          <w:rPr>
            <w:rFonts w:ascii="Garamond" w:hAnsi="Garamond"/>
          </w:rPr>
          <w:t xml:space="preserve"> also </w:t>
        </w:r>
      </w:ins>
      <w:del w:id="361" w:author="Lauren Harrison" w:date="2020-08-08T14:54:00Z">
        <w:r w:rsidR="00B45F06" w:rsidDel="0076109D">
          <w:rPr>
            <w:rFonts w:ascii="Garamond" w:hAnsi="Garamond"/>
          </w:rPr>
          <w:delText xml:space="preserve"> </w:delText>
        </w:r>
      </w:del>
      <w:del w:id="362" w:author="Lauren Harrison" w:date="2020-08-08T14:53:00Z">
        <w:r w:rsidR="00B45F06" w:rsidDel="0076109D">
          <w:rPr>
            <w:rFonts w:ascii="Garamond" w:hAnsi="Garamond"/>
          </w:rPr>
          <w:delText>corrected for</w:delText>
        </w:r>
      </w:del>
      <w:ins w:id="363" w:author="Lauren Harrison" w:date="2020-08-08T14:53:00Z">
        <w:r w:rsidR="0076109D">
          <w:rPr>
            <w:rFonts w:ascii="Garamond" w:hAnsi="Garamond"/>
          </w:rPr>
          <w:t>included</w:t>
        </w:r>
      </w:ins>
      <w:r w:rsidR="00B45F06">
        <w:rPr>
          <w:rFonts w:ascii="Garamond" w:hAnsi="Garamond"/>
        </w:rPr>
        <w:t xml:space="preserve"> </w:t>
      </w:r>
      <w:del w:id="364" w:author="Lauren Harrison" w:date="2020-08-08T14:53:00Z">
        <w:r w:rsidR="00B45F06" w:rsidDel="0076109D">
          <w:rPr>
            <w:rFonts w:ascii="Garamond" w:hAnsi="Garamond"/>
          </w:rPr>
          <w:delText>phylogeny</w:delText>
        </w:r>
      </w:del>
      <w:ins w:id="365" w:author="Lauren Harrison" w:date="2020-08-08T14:53:00Z">
        <w:r w:rsidR="0076109D">
          <w:rPr>
            <w:rFonts w:ascii="Garamond" w:hAnsi="Garamond"/>
          </w:rPr>
          <w:t>phylogen</w:t>
        </w:r>
      </w:ins>
      <w:ins w:id="366" w:author="Lauren Harrison" w:date="2020-08-08T14:54:00Z">
        <w:r w:rsidR="0076109D">
          <w:rPr>
            <w:rFonts w:ascii="Garamond" w:hAnsi="Garamond"/>
          </w:rPr>
          <w:t>y as a random effect</w:t>
        </w:r>
      </w:ins>
      <w:r w:rsidR="00B45F06">
        <w:rPr>
          <w:rFonts w:ascii="Garamond" w:hAnsi="Garamond"/>
        </w:rPr>
        <w:t xml:space="preserve">. </w:t>
      </w:r>
      <w:r>
        <w:rPr>
          <w:rFonts w:ascii="Garamond" w:hAnsi="Garamond"/>
        </w:rPr>
        <w:t xml:space="preserve">Phylogenetic correlation matrices were derived for each </w:t>
      </w:r>
      <w:r w:rsidR="00B45F06">
        <w:rPr>
          <w:rFonts w:ascii="Garamond" w:hAnsi="Garamond"/>
        </w:rPr>
        <w:t xml:space="preserve">taxa </w:t>
      </w:r>
      <w:r>
        <w:rPr>
          <w:rFonts w:ascii="Garamond" w:hAnsi="Garamond"/>
        </w:rPr>
        <w:t xml:space="preserve">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sidR="000941A1">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(Hinchliff </w:t>
      </w:r>
      <w:r w:rsidR="000F1DBE" w:rsidRPr="000F1DBE">
        <w:rPr>
          <w:rFonts w:ascii="Garamond" w:hAnsi="Garamond"/>
          <w:i/>
          <w:noProof/>
        </w:rPr>
        <w:t>et al.</w:t>
      </w:r>
      <w:r w:rsidR="000F1DBE" w:rsidRPr="000F1DBE">
        <w:rPr>
          <w:rFonts w:ascii="Garamond" w:hAnsi="Garamond"/>
          <w:noProof/>
        </w:rPr>
        <w:t xml:space="preserve"> 2015)</w:t>
      </w:r>
      <w:r w:rsidR="000F1DBE">
        <w:rPr>
          <w:rFonts w:ascii="Garamond" w:hAnsi="Garamond"/>
        </w:rPr>
        <w:fldChar w:fldCharType="end"/>
      </w:r>
      <w:r>
        <w:rPr>
          <w:rFonts w:ascii="Garamond" w:hAnsi="Garamond"/>
        </w:rPr>
        <w:t xml:space="preserve">. For the bird phylogeny, we used the Ericson tree backbone </w:t>
      </w:r>
      <w:r w:rsidR="000F1DBE">
        <w:rPr>
          <w:rFonts w:ascii="Garamond" w:hAnsi="Garamond"/>
        </w:rPr>
        <w:fldChar w:fldCharType="begin" w:fldLock="1"/>
      </w:r>
      <w:r w:rsidR="000F1DBE">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(Ericson </w:t>
      </w:r>
      <w:r w:rsidR="000F1DBE" w:rsidRPr="000F1DBE">
        <w:rPr>
          <w:rFonts w:ascii="Garamond" w:hAnsi="Garamond"/>
          <w:i/>
          <w:noProof/>
        </w:rPr>
        <w:t>et al.</w:t>
      </w:r>
      <w:r w:rsidR="000F1DBE" w:rsidRPr="000F1DBE">
        <w:rPr>
          <w:rFonts w:ascii="Garamond" w:hAnsi="Garamond"/>
          <w:noProof/>
        </w:rPr>
        <w:t xml:space="preserve"> 2006)</w:t>
      </w:r>
      <w:r w:rsidR="000F1DBE">
        <w:rPr>
          <w:rFonts w:ascii="Garamond" w:hAnsi="Garamond"/>
        </w:rPr>
        <w:fldChar w:fldCharType="end"/>
      </w:r>
      <w:r>
        <w:rPr>
          <w:rFonts w:ascii="Garamond" w:hAnsi="Garamond"/>
        </w:rPr>
        <w:t xml:space="preserve"> to generate 1,000 trees and </w:t>
      </w:r>
      <w:r w:rsidR="00CE41A9">
        <w:rPr>
          <w:rFonts w:ascii="Garamond" w:hAnsi="Garamond"/>
        </w:rPr>
        <w:t xml:space="preserve">then </w:t>
      </w:r>
      <w:r>
        <w:rPr>
          <w:rFonts w:ascii="Garamond" w:hAnsi="Garamond"/>
        </w:rPr>
        <w:t xml:space="preserve">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w:t>
      </w:r>
      <w:ins w:id="367" w:author="Lauren Harrison" w:date="2020-08-08T14:55:00Z">
        <w:r w:rsidR="0076109D">
          <w:rPr>
            <w:rFonts w:ascii="Garamond" w:hAnsi="Garamond"/>
          </w:rPr>
          <w:t xml:space="preserve">packages </w:t>
        </w:r>
      </w:ins>
      <w:r>
        <w:rPr>
          <w:rFonts w:ascii="Garamond" w:hAnsi="Garamond"/>
        </w:rPr>
        <w:t xml:space="preserve">in R to </w:t>
      </w:r>
      <w:r w:rsidR="00CE41A9">
        <w:rPr>
          <w:rFonts w:ascii="Garamond" w:hAnsi="Garamond"/>
        </w:rPr>
        <w:t xml:space="preserve">generate </w:t>
      </w:r>
      <w:r>
        <w:rPr>
          <w:rFonts w:ascii="Garamond" w:hAnsi="Garamond"/>
        </w:rPr>
        <w:t xml:space="preserve">an average tree from these 100 </w:t>
      </w:r>
      <w:r w:rsidR="00CE41A9">
        <w:rPr>
          <w:rFonts w:ascii="Garamond" w:hAnsi="Garamond"/>
        </w:rPr>
        <w:t xml:space="preserve">trees, </w:t>
      </w:r>
      <w:r>
        <w:rPr>
          <w:rFonts w:ascii="Garamond" w:hAnsi="Garamond"/>
        </w:rPr>
        <w:t xml:space="preserve">which we </w:t>
      </w:r>
      <w:r w:rsidR="00010595">
        <w:rPr>
          <w:rFonts w:ascii="Garamond" w:hAnsi="Garamond"/>
        </w:rPr>
        <w:t xml:space="preserve">then </w:t>
      </w:r>
      <w:r>
        <w:rPr>
          <w:rFonts w:ascii="Garamond" w:hAnsi="Garamond"/>
        </w:rPr>
        <w:t xml:space="preserve">used </w:t>
      </w:r>
      <w:r w:rsidR="00010595">
        <w:rPr>
          <w:rFonts w:ascii="Garamond" w:hAnsi="Garamond"/>
        </w:rPr>
        <w:t xml:space="preserve">in our </w:t>
      </w:r>
      <w:ins w:id="368" w:author="Lauren Harrison" w:date="2020-08-08T14:55:00Z">
        <w:r w:rsidR="0076109D">
          <w:rPr>
            <w:rFonts w:ascii="Garamond" w:hAnsi="Garamond"/>
          </w:rPr>
          <w:t xml:space="preserve">bird </w:t>
        </w:r>
      </w:ins>
      <w:ins w:id="369" w:author="Lauren Harrison" w:date="2020-08-08T14:56:00Z">
        <w:r w:rsidR="00F47642">
          <w:rPr>
            <w:rFonts w:ascii="Garamond" w:hAnsi="Garamond"/>
          </w:rPr>
          <w:t xml:space="preserve">taxa </w:t>
        </w:r>
      </w:ins>
      <w:r w:rsidR="00010595">
        <w:rPr>
          <w:rFonts w:ascii="Garamond" w:hAnsi="Garamond"/>
        </w:rPr>
        <w:t>models</w:t>
      </w:r>
      <w:r>
        <w:rPr>
          <w:rFonts w:ascii="Garamond" w:hAnsi="Garamond"/>
        </w:rPr>
        <w:t xml:space="preserve">. </w:t>
      </w:r>
      <w:proofErr w:type="spellStart"/>
      <w:r>
        <w:rPr>
          <w:rFonts w:ascii="Garamond" w:hAnsi="Garamond"/>
        </w:rPr>
        <w:t>TimeTree</w:t>
      </w:r>
      <w:proofErr w:type="spellEnd"/>
      <w:r>
        <w:rPr>
          <w:rFonts w:ascii="Garamond" w:hAnsi="Garamond"/>
        </w:rPr>
        <w:t xml:space="preserve"> phylogenies were derived by exporting a list of </w:t>
      </w:r>
      <w:r w:rsidR="00010595">
        <w:rPr>
          <w:rFonts w:ascii="Garamond" w:hAnsi="Garamond"/>
        </w:rPr>
        <w:t>the relevant species</w:t>
      </w:r>
      <w:r>
        <w:rPr>
          <w:rFonts w:ascii="Garamond" w:hAnsi="Garamond"/>
        </w:rPr>
        <w:t xml:space="preserve"> from </w:t>
      </w:r>
      <w:r w:rsidRPr="00814634">
        <w:rPr>
          <w:rFonts w:ascii="Garamond" w:hAnsi="Garamond"/>
          <w:i/>
        </w:rPr>
        <w:t>TimeTree.org</w:t>
      </w:r>
      <w:r>
        <w:rPr>
          <w:rFonts w:ascii="Garamond" w:hAnsi="Garamond"/>
        </w:rPr>
        <w:t xml:space="preserve">. </w:t>
      </w:r>
      <w:r w:rsidR="00010595">
        <w:rPr>
          <w:rFonts w:ascii="Garamond" w:hAnsi="Garamond"/>
        </w:rPr>
        <w:t xml:space="preserve">If </w:t>
      </w:r>
      <w:r>
        <w:rPr>
          <w:rFonts w:ascii="Garamond" w:hAnsi="Garamond"/>
        </w:rPr>
        <w:t xml:space="preserve">a species in our dataset had no phylogenetic representation </w:t>
      </w:r>
      <w:r w:rsidR="00010595">
        <w:rPr>
          <w:rFonts w:ascii="Garamond" w:hAnsi="Garamond"/>
        </w:rPr>
        <w:t>we</w:t>
      </w:r>
      <w:r>
        <w:rPr>
          <w:rFonts w:ascii="Garamond" w:hAnsi="Garamond"/>
        </w:rPr>
        <w:t xml:space="preserve"> substituted the </w:t>
      </w:r>
      <w:r w:rsidR="00010595">
        <w:rPr>
          <w:rFonts w:ascii="Garamond" w:hAnsi="Garamond"/>
        </w:rPr>
        <w:t xml:space="preserve">next </w:t>
      </w:r>
      <w:r>
        <w:rPr>
          <w:rFonts w:ascii="Garamond" w:hAnsi="Garamond"/>
        </w:rPr>
        <w:t xml:space="preserve">closest </w:t>
      </w:r>
      <w:r w:rsidR="00CE41A9">
        <w:rPr>
          <w:rFonts w:ascii="Garamond" w:hAnsi="Garamond"/>
        </w:rPr>
        <w:t xml:space="preserve">available </w:t>
      </w:r>
      <w:r>
        <w:rPr>
          <w:rFonts w:ascii="Garamond" w:hAnsi="Garamond"/>
        </w:rPr>
        <w:t>species</w:t>
      </w:r>
      <w:r w:rsidR="00CE41A9">
        <w:rPr>
          <w:rFonts w:ascii="Garamond" w:hAnsi="Garamond"/>
        </w:rPr>
        <w:t xml:space="preserve"> (e.g. same genera or family)</w:t>
      </w:r>
      <w:r>
        <w:rPr>
          <w:rFonts w:ascii="Garamond" w:hAnsi="Garamond"/>
        </w:rPr>
        <w:t xml:space="preserve">. </w:t>
      </w:r>
      <w:r w:rsidRPr="00561A2D">
        <w:rPr>
          <w:rFonts w:ascii="Garamond" w:hAnsi="Garamond"/>
        </w:rPr>
        <w:t>In all cases, we resolved synonymous taxa across our dataset</w:t>
      </w:r>
      <w:r w:rsidR="00CE41A9" w:rsidRPr="00814634">
        <w:rPr>
          <w:rFonts w:ascii="Garamond" w:hAnsi="Garamond"/>
        </w:rPr>
        <w:t xml:space="preserve"> so that species were correctly categorised, </w:t>
      </w:r>
      <w:r w:rsidRPr="00814634">
        <w:rPr>
          <w:rFonts w:ascii="Garamond" w:hAnsi="Garamond"/>
        </w:rPr>
        <w:t>and pruned our trees where needed.</w:t>
      </w:r>
      <w:ins w:id="370" w:author="Lauren Harrison" w:date="2020-08-08T14:56:00Z">
        <w:r w:rsidR="0076109D">
          <w:rPr>
            <w:rFonts w:ascii="Garamond" w:hAnsi="Garamond"/>
          </w:rPr>
          <w:t xml:space="preserve"> </w:t>
        </w:r>
      </w:ins>
      <w:del w:id="371" w:author="Lauren Harrison" w:date="2020-08-08T14:55:00Z">
        <w:r w:rsidRPr="00814634" w:rsidDel="0076109D">
          <w:rPr>
            <w:rFonts w:ascii="Garamond" w:hAnsi="Garamond"/>
          </w:rPr>
          <w:delText xml:space="preserve"> </w:delText>
        </w:r>
        <w:r w:rsidR="00CE41A9" w:rsidDel="0076109D">
          <w:rPr>
            <w:rFonts w:ascii="Garamond" w:hAnsi="Garamond"/>
          </w:rPr>
          <w:delText xml:space="preserve"> </w:delText>
        </w:r>
      </w:del>
      <w:r w:rsidR="009F7A91" w:rsidRPr="00814634">
        <w:rPr>
          <w:rFonts w:ascii="Garamond" w:hAnsi="Garamond"/>
        </w:rPr>
        <w:t xml:space="preserve">In </w:t>
      </w:r>
      <w:r w:rsidR="004E4D4F" w:rsidRPr="00814634">
        <w:rPr>
          <w:rFonts w:ascii="Garamond" w:hAnsi="Garamond"/>
        </w:rPr>
        <w:t>the</w:t>
      </w:r>
      <w:r w:rsidR="004E4D4F">
        <w:rPr>
          <w:rFonts w:ascii="Garamond" w:hAnsi="Garamond"/>
        </w:rPr>
        <w:t xml:space="preserve"> </w:t>
      </w:r>
      <w:r w:rsidR="00CE41A9">
        <w:rPr>
          <w:rFonts w:ascii="Garamond" w:hAnsi="Garamond"/>
        </w:rPr>
        <w:t>two initial</w:t>
      </w:r>
      <w:r w:rsidR="009F7A91">
        <w:rPr>
          <w:rFonts w:ascii="Garamond" w:hAnsi="Garamond"/>
        </w:rPr>
        <w:t xml:space="preserve"> </w:t>
      </w:r>
      <w:r>
        <w:rPr>
          <w:rFonts w:ascii="Garamond" w:hAnsi="Garamond"/>
        </w:rPr>
        <w:t xml:space="preserve">MLMA models </w:t>
      </w:r>
      <w:r w:rsidR="00CE41A9">
        <w:rPr>
          <w:rFonts w:ascii="Garamond" w:hAnsi="Garamond"/>
        </w:rPr>
        <w:t xml:space="preserve">for </w:t>
      </w:r>
      <w:r w:rsidR="00CE41A9" w:rsidRPr="00814634">
        <w:rPr>
          <w:rFonts w:ascii="Garamond" w:hAnsi="Garamond"/>
          <w:i/>
        </w:rPr>
        <w:t>g</w:t>
      </w:r>
      <w:r w:rsidR="00CE41A9">
        <w:rPr>
          <w:rFonts w:ascii="Garamond" w:hAnsi="Garamond"/>
        </w:rPr>
        <w:t xml:space="preserve"> and </w:t>
      </w:r>
      <w:proofErr w:type="spellStart"/>
      <w:ins w:id="372" w:author="Lauren Harrison" w:date="2020-08-06T13:37:00Z">
        <w:r w:rsidR="005A3992">
          <w:rPr>
            <w:rFonts w:ascii="Garamond" w:hAnsi="Garamond"/>
          </w:rPr>
          <w:t>l</w:t>
        </w:r>
      </w:ins>
      <w:del w:id="373" w:author="Lauren Harrison" w:date="2020-08-06T13:37:00Z">
        <w:r w:rsidR="00CE41A9" w:rsidDel="005A3992">
          <w:rPr>
            <w:rFonts w:ascii="Garamond" w:hAnsi="Garamond"/>
          </w:rPr>
          <w:delText>L</w:delText>
        </w:r>
      </w:del>
      <w:r w:rsidR="00CE41A9">
        <w:rPr>
          <w:rFonts w:ascii="Garamond" w:hAnsi="Garamond"/>
        </w:rPr>
        <w:t>nCVR</w:t>
      </w:r>
      <w:proofErr w:type="spellEnd"/>
      <w:r w:rsidR="00CE41A9">
        <w:rPr>
          <w:rFonts w:ascii="Garamond" w:hAnsi="Garamond"/>
        </w:rPr>
        <w:t xml:space="preserve"> </w:t>
      </w:r>
      <w:r>
        <w:rPr>
          <w:rFonts w:ascii="Garamond" w:hAnsi="Garamond"/>
        </w:rPr>
        <w:t>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Higgins &amp; Thompson 2002; Nakagawa &amp; Santos 2012)</w:t>
      </w:r>
      <w:r w:rsidR="000F1DBE">
        <w:rPr>
          <w:rFonts w:ascii="Garamond" w:hAnsi="Garamond"/>
        </w:rPr>
        <w:fldChar w:fldCharType="end"/>
      </w:r>
      <w:r>
        <w:rPr>
          <w:rFonts w:ascii="Garamond" w:hAnsi="Garamond"/>
        </w:rPr>
        <w:t>.</w:t>
      </w:r>
      <w:r w:rsidR="004E4D4F">
        <w:rPr>
          <w:rFonts w:ascii="Garamond" w:hAnsi="Garamond"/>
        </w:rPr>
        <w:t xml:space="preserve"> </w:t>
      </w:r>
      <w:r w:rsidR="00B832BE">
        <w:rPr>
          <w:rFonts w:ascii="Garamond" w:hAnsi="Garamond"/>
        </w:rPr>
        <w:t xml:space="preserve">We </w:t>
      </w:r>
      <w:r w:rsidR="004E4D4F">
        <w:rPr>
          <w:rFonts w:ascii="Garamond" w:hAnsi="Garamond"/>
        </w:rPr>
        <w:t xml:space="preserve">partitioned </w:t>
      </w:r>
      <w:r w:rsidR="00B832BE">
        <w:rPr>
          <w:rFonts w:ascii="Garamond" w:hAnsi="Garamond"/>
        </w:rPr>
        <w:t xml:space="preserve">heterogeneity </w:t>
      </w:r>
      <w:r w:rsidR="004E4D4F">
        <w:rPr>
          <w:rFonts w:ascii="Garamond" w:hAnsi="Garamond"/>
        </w:rPr>
        <w:t>arising among</w:t>
      </w:r>
      <w:r>
        <w:rPr>
          <w:rFonts w:ascii="Garamond" w:hAnsi="Garamond"/>
        </w:rPr>
        <w:t xml:space="preserve"> </w:t>
      </w:r>
      <w:r w:rsidR="00B832BE">
        <w:rPr>
          <w:rFonts w:ascii="Garamond" w:hAnsi="Garamond"/>
        </w:rPr>
        <w:t>species(</w:t>
      </w:r>
      <w:r w:rsidR="00B832BE" w:rsidRPr="000E397B">
        <w:rPr>
          <w:rFonts w:ascii="Garamond" w:hAnsi="Garamond"/>
          <w:i/>
        </w:rPr>
        <w:t>I</w:t>
      </w:r>
      <w:r w:rsidR="00B832BE">
        <w:rPr>
          <w:rFonts w:ascii="Garamond" w:hAnsi="Garamond"/>
          <w:vertAlign w:val="superscript"/>
        </w:rPr>
        <w:t>2</w:t>
      </w:r>
      <w:r w:rsidR="00B832BE">
        <w:rPr>
          <w:rFonts w:ascii="Garamond" w:hAnsi="Garamond"/>
          <w:vertAlign w:val="subscript"/>
        </w:rPr>
        <w:t>species</w:t>
      </w:r>
      <w:r w:rsidR="00B832BE">
        <w:rPr>
          <w:rFonts w:ascii="Garamond" w:hAnsi="Garamond"/>
        </w:rPr>
        <w:t xml:space="preserve">), </w:t>
      </w:r>
      <w:r>
        <w:rPr>
          <w:rFonts w:ascii="Garamond" w:hAnsi="Garamond"/>
        </w:rPr>
        <w:t>stud</w:t>
      </w:r>
      <w:r w:rsidR="004E4D4F">
        <w:rPr>
          <w:rFonts w:ascii="Garamond" w:hAnsi="Garamond"/>
        </w:rPr>
        <w:t xml:space="preserve">ies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w:t>
      </w:r>
      <w:r w:rsidR="00B832BE">
        <w:rPr>
          <w:rFonts w:ascii="Garamond" w:hAnsi="Garamond"/>
        </w:rPr>
        <w:t xml:space="preserve"> and due to </w:t>
      </w:r>
      <w:r>
        <w:rPr>
          <w:rFonts w:ascii="Garamond" w:hAnsi="Garamond"/>
        </w:rPr>
        <w:t>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000F1DBE">
        <w:rPr>
          <w:rFonts w:ascii="Garamond" w:hAnsi="Garamond"/>
        </w:rPr>
        <w:t>;</w:t>
      </w:r>
      <w:r>
        <w:rPr>
          <w:rFonts w:ascii="Garamond" w:hAnsi="Garamond"/>
        </w:rPr>
        <w:t xml:space="preserve"> </w:t>
      </w:r>
      <w:r w:rsidR="000F1DBE">
        <w:rPr>
          <w:rFonts w:ascii="Garamond" w:hAnsi="Garamond"/>
        </w:rPr>
        <w:fldChar w:fldCharType="begin" w:fldLock="1"/>
      </w:r>
      <w:r w:rsidR="0000262E">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Hadfield &amp; Nakagawa 2010; Nakagawa &amp; Santos 2012)</w:t>
      </w:r>
      <w:r w:rsidR="000F1DBE">
        <w:rPr>
          <w:rFonts w:ascii="Garamond" w:hAnsi="Garamond"/>
        </w:rPr>
        <w:fldChar w:fldCharType="end"/>
      </w:r>
      <w:r w:rsidR="00B832BE">
        <w:rPr>
          <w:rFonts w:ascii="Garamond" w:hAnsi="Garamond"/>
        </w:rPr>
        <w:t>. The</w:t>
      </w:r>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sidR="0090227C">
        <w:rPr>
          <w:rFonts w:ascii="Garamond" w:hAnsi="Garamond"/>
          <w:vertAlign w:val="subscript"/>
        </w:rPr>
        <w:t>al</w:t>
      </w:r>
      <w:r>
        <w:rPr>
          <w:rFonts w:ascii="Garamond" w:hAnsi="Garamond"/>
        </w:rPr>
        <w:t xml:space="preserve">), is the proportion of </w:t>
      </w:r>
      <w:r w:rsidR="00B571A3">
        <w:rPr>
          <w:rFonts w:ascii="Garamond" w:hAnsi="Garamond"/>
        </w:rPr>
        <w:t xml:space="preserve">the </w:t>
      </w:r>
      <w:r>
        <w:rPr>
          <w:rFonts w:ascii="Garamond" w:hAnsi="Garamond"/>
        </w:rPr>
        <w:t>total variance in effect size estimates excluding th</w:t>
      </w:r>
      <w:r w:rsidR="00B832BE">
        <w:rPr>
          <w:rFonts w:ascii="Garamond" w:hAnsi="Garamond"/>
        </w:rPr>
        <w:t xml:space="preserve">at arising due to </w:t>
      </w:r>
      <w:r>
        <w:rPr>
          <w:rFonts w:ascii="Garamond" w:hAnsi="Garamond"/>
        </w:rPr>
        <w:t>sampling variance</w:t>
      </w:r>
      <w:ins w:id="374" w:author="Lauren Harrison" w:date="2020-08-08T14:56:00Z">
        <w:r w:rsidR="00F47642">
          <w:rPr>
            <w:rFonts w:ascii="Garamond" w:hAnsi="Garamond"/>
          </w:rPr>
          <w:t xml:space="preserve"> (see Supplementary Material for calculations</w:t>
        </w:r>
      </w:ins>
      <w:ins w:id="375" w:author="Lauren Harrison" w:date="2020-08-08T14:57:00Z">
        <w:r w:rsidR="00F47642">
          <w:rPr>
            <w:rFonts w:ascii="Garamond" w:hAnsi="Garamond"/>
          </w:rPr>
          <w:t>)</w:t>
        </w:r>
      </w:ins>
      <w:r>
        <w:rPr>
          <w:rFonts w:ascii="Garamond" w:hAnsi="Garamond"/>
        </w:rPr>
        <w:t>.</w:t>
      </w:r>
    </w:p>
    <w:p w14:paraId="0BAF76AA" w14:textId="3F116D37" w:rsidR="009F7A91" w:rsidRDefault="005C69F2" w:rsidP="009F7A91">
      <w:pPr>
        <w:ind w:firstLine="720"/>
        <w:contextualSpacing/>
        <w:rPr>
          <w:rFonts w:ascii="Garamond" w:hAnsi="Garamond"/>
        </w:rPr>
      </w:pPr>
      <w:r>
        <w:rPr>
          <w:rFonts w:ascii="Garamond" w:hAnsi="Garamond"/>
        </w:rPr>
        <w:t xml:space="preserve"> </w:t>
      </w:r>
    </w:p>
    <w:p w14:paraId="5F8F0291" w14:textId="2711EF05" w:rsidR="00F2230B" w:rsidRDefault="009F7A91">
      <w:pPr>
        <w:ind w:firstLine="720"/>
        <w:contextualSpacing/>
        <w:rPr>
          <w:rFonts w:ascii="Garamond" w:hAnsi="Garamond"/>
        </w:rPr>
      </w:pPr>
      <w:r>
        <w:rPr>
          <w:rFonts w:ascii="Garamond" w:hAnsi="Garamond"/>
        </w:rPr>
        <w:lastRenderedPageBreak/>
        <w:t>Next, w</w:t>
      </w:r>
      <w:r w:rsidR="005C69F2">
        <w:rPr>
          <w:rFonts w:ascii="Garamond" w:hAnsi="Garamond"/>
        </w:rPr>
        <w:t xml:space="preserve">e </w:t>
      </w:r>
      <w:r>
        <w:rPr>
          <w:rFonts w:ascii="Garamond" w:hAnsi="Garamond"/>
        </w:rPr>
        <w:t xml:space="preserve">fit </w:t>
      </w:r>
      <w:ins w:id="376" w:author="Lauren Harrison" w:date="2020-08-08T15:00:00Z">
        <w:r w:rsidR="00BC428B">
          <w:rPr>
            <w:rFonts w:ascii="Garamond" w:hAnsi="Garamond"/>
          </w:rPr>
          <w:t>separate</w:t>
        </w:r>
        <w:r w:rsidR="00BC428B">
          <w:rPr>
            <w:rFonts w:ascii="Garamond" w:hAnsi="Garamond"/>
          </w:rPr>
          <w:t xml:space="preserve"> </w:t>
        </w:r>
      </w:ins>
      <w:r>
        <w:rPr>
          <w:rFonts w:ascii="Garamond" w:hAnsi="Garamond"/>
        </w:rPr>
        <w:t>MLMR</w:t>
      </w:r>
      <w:r w:rsidR="005C69F2">
        <w:rPr>
          <w:rFonts w:ascii="Garamond" w:hAnsi="Garamond"/>
        </w:rPr>
        <w:t xml:space="preserve"> </w:t>
      </w:r>
      <w:del w:id="377" w:author="Lauren Harrison" w:date="2020-08-08T15:00:00Z">
        <w:r w:rsidR="00F93669" w:rsidDel="00BC428B">
          <w:rPr>
            <w:rFonts w:ascii="Garamond" w:hAnsi="Garamond"/>
          </w:rPr>
          <w:delText xml:space="preserve">separate </w:delText>
        </w:r>
      </w:del>
      <w:r w:rsidR="005C69F2">
        <w:rPr>
          <w:rFonts w:ascii="Garamond" w:hAnsi="Garamond"/>
        </w:rPr>
        <w:t>models</w:t>
      </w:r>
      <w:r>
        <w:rPr>
          <w:rFonts w:ascii="Garamond" w:hAnsi="Garamond"/>
        </w:rPr>
        <w:t xml:space="preserve"> for each </w:t>
      </w:r>
      <w:del w:id="378" w:author="Lauren Harrison" w:date="2020-08-06T13:54:00Z">
        <w:r w:rsidDel="005A3992">
          <w:rPr>
            <w:rFonts w:ascii="Garamond" w:hAnsi="Garamond"/>
          </w:rPr>
          <w:delText>tax</w:delText>
        </w:r>
        <w:r w:rsidR="00F93669" w:rsidDel="005A3992">
          <w:rPr>
            <w:rFonts w:ascii="Garamond" w:hAnsi="Garamond"/>
          </w:rPr>
          <w:delText>a</w:delText>
        </w:r>
      </w:del>
      <w:ins w:id="379" w:author="Lauren Harrison" w:date="2020-08-06T13:54:00Z">
        <w:r w:rsidR="005A3992">
          <w:rPr>
            <w:rFonts w:ascii="Garamond" w:hAnsi="Garamond"/>
          </w:rPr>
          <w:t>taxonomic group</w:t>
        </w:r>
      </w:ins>
      <w:del w:id="380" w:author="Lauren Harrison" w:date="2020-08-08T15:00:00Z">
        <w:r w:rsidDel="00BC428B">
          <w:rPr>
            <w:rFonts w:ascii="Garamond" w:hAnsi="Garamond"/>
          </w:rPr>
          <w:delText>,</w:delText>
        </w:r>
      </w:del>
      <w:r>
        <w:rPr>
          <w:rFonts w:ascii="Garamond" w:hAnsi="Garamond"/>
        </w:rPr>
        <w:t xml:space="preserve"> </w:t>
      </w:r>
      <w:r w:rsidR="005C69F2">
        <w:rPr>
          <w:rFonts w:ascii="Garamond" w:hAnsi="Garamond"/>
        </w:rPr>
        <w:t xml:space="preserve">that included key moderator variables. Our first </w:t>
      </w:r>
      <w:r>
        <w:rPr>
          <w:rFonts w:ascii="Garamond" w:hAnsi="Garamond"/>
        </w:rPr>
        <w:t xml:space="preserve">set of </w:t>
      </w:r>
      <w:r w:rsidR="005C69F2">
        <w:rPr>
          <w:rFonts w:ascii="Garamond" w:hAnsi="Garamond"/>
        </w:rPr>
        <w:t>mode</w:t>
      </w:r>
      <w:r>
        <w:rPr>
          <w:rFonts w:ascii="Garamond" w:hAnsi="Garamond"/>
        </w:rPr>
        <w:t xml:space="preserve">ls included personality </w:t>
      </w:r>
      <w:r w:rsidR="00F93669">
        <w:rPr>
          <w:rFonts w:ascii="Garamond" w:hAnsi="Garamond"/>
        </w:rPr>
        <w:t>type</w:t>
      </w:r>
      <w:r>
        <w:rPr>
          <w:rFonts w:ascii="Garamond" w:hAnsi="Garamond"/>
        </w:rPr>
        <w:t xml:space="preserve"> as a factor to provide a</w:t>
      </w:r>
      <w:r w:rsidR="00420453">
        <w:rPr>
          <w:rFonts w:ascii="Garamond" w:hAnsi="Garamond"/>
        </w:rPr>
        <w:t>n</w:t>
      </w:r>
      <w:r>
        <w:rPr>
          <w:rFonts w:ascii="Garamond" w:hAnsi="Garamond"/>
        </w:rPr>
        <w:t xml:space="preserve"> </w:t>
      </w:r>
      <w:r w:rsidR="005C69F2">
        <w:rPr>
          <w:rFonts w:ascii="Garamond" w:hAnsi="Garamond"/>
        </w:rPr>
        <w:t xml:space="preserve">estimate </w:t>
      </w:r>
      <w:r w:rsidR="00420453">
        <w:rPr>
          <w:rFonts w:ascii="Garamond" w:hAnsi="Garamond"/>
        </w:rPr>
        <w:t xml:space="preserve">of the mean effect size </w:t>
      </w:r>
      <w:r w:rsidR="005C69F2">
        <w:rPr>
          <w:rFonts w:ascii="Garamond" w:hAnsi="Garamond"/>
        </w:rPr>
        <w:t>for each trait (i.e. ‘activity’, ‘aggression’, ‘boldness’, ‘sociability’, ‘exploration’)</w:t>
      </w:r>
      <w:r w:rsidR="00F93669">
        <w:rPr>
          <w:rFonts w:ascii="Garamond" w:hAnsi="Garamond"/>
        </w:rPr>
        <w:t xml:space="preserve"> (Table 2)</w:t>
      </w:r>
      <w:r w:rsidR="005C69F2">
        <w:rPr>
          <w:rFonts w:ascii="Garamond" w:hAnsi="Garamond"/>
        </w:rPr>
        <w:t xml:space="preserve">. We expected that </w:t>
      </w:r>
      <w:r w:rsidR="00420453">
        <w:rPr>
          <w:rFonts w:ascii="Garamond" w:hAnsi="Garamond"/>
        </w:rPr>
        <w:t xml:space="preserve">the magnitude of sex-specific </w:t>
      </w:r>
      <w:r w:rsidR="005C69F2">
        <w:rPr>
          <w:rFonts w:ascii="Garamond" w:hAnsi="Garamond"/>
        </w:rPr>
        <w:t xml:space="preserve">differences </w:t>
      </w:r>
      <w:r w:rsidR="00420453">
        <w:rPr>
          <w:rFonts w:ascii="Garamond" w:hAnsi="Garamond"/>
        </w:rPr>
        <w:t xml:space="preserve">in mean values and variance </w:t>
      </w:r>
      <w:r w:rsidR="005C69F2">
        <w:rPr>
          <w:rFonts w:ascii="Garamond" w:hAnsi="Garamond"/>
        </w:rPr>
        <w:t xml:space="preserve">would depend on the type of personality trait, </w:t>
      </w:r>
      <w:r w:rsidR="00420453">
        <w:rPr>
          <w:rFonts w:ascii="Garamond" w:hAnsi="Garamond"/>
        </w:rPr>
        <w:t>because</w:t>
      </w:r>
      <w:r w:rsidR="005C69F2">
        <w:rPr>
          <w:rFonts w:ascii="Garamond" w:hAnsi="Garamond"/>
        </w:rPr>
        <w:t xml:space="preserve"> trait types are </w:t>
      </w:r>
      <w:r w:rsidR="00420453">
        <w:rPr>
          <w:rFonts w:ascii="Garamond" w:hAnsi="Garamond"/>
        </w:rPr>
        <w:t xml:space="preserve">likely to be </w:t>
      </w:r>
      <w:r w:rsidR="005C69F2">
        <w:rPr>
          <w:rFonts w:ascii="Garamond" w:hAnsi="Garamond"/>
        </w:rPr>
        <w:t>correlated with sex roles (</w:t>
      </w:r>
      <w:r w:rsidR="005C69F2" w:rsidRPr="00333104">
        <w:rPr>
          <w:rFonts w:ascii="Garamond" w:hAnsi="Garamond"/>
        </w:rPr>
        <w:t>e.g. parental car</w:t>
      </w:r>
      <w:r w:rsidR="005C69F2">
        <w:rPr>
          <w:rFonts w:ascii="Garamond" w:hAnsi="Garamond"/>
        </w:rPr>
        <w:t>e</w:t>
      </w:r>
      <w:r w:rsidR="00420453">
        <w:rPr>
          <w:rFonts w:ascii="Garamond" w:hAnsi="Garamond"/>
        </w:rPr>
        <w:t xml:space="preserve"> might affect sociability</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Schuett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life-histories (e.g. sex-biased dispersal </w:t>
      </w:r>
      <w:r w:rsidR="00420453">
        <w:rPr>
          <w:rFonts w:ascii="Garamond" w:hAnsi="Garamond"/>
        </w:rPr>
        <w:t xml:space="preserve">is likely to affect </w:t>
      </w:r>
      <w:r w:rsidR="005C69F2">
        <w:rPr>
          <w:rFonts w:ascii="Garamond" w:hAnsi="Garamond"/>
        </w:rPr>
        <w:t xml:space="preserve">exploration </w:t>
      </w:r>
      <w:r w:rsidR="00420453">
        <w:rPr>
          <w:rFonts w:ascii="Garamond" w:hAnsi="Garamond"/>
        </w:rPr>
        <w:t xml:space="preserve">and </w:t>
      </w:r>
      <w:r w:rsidR="005C69F2">
        <w:rPr>
          <w:rFonts w:ascii="Garamond" w:hAnsi="Garamond"/>
        </w:rPr>
        <w:t xml:space="preserve">activity; </w:t>
      </w:r>
      <w:r w:rsidR="0000262E">
        <w:rPr>
          <w:rFonts w:ascii="Garamond" w:hAnsi="Garamond"/>
        </w:rPr>
        <w:fldChar w:fldCharType="begin" w:fldLock="1"/>
      </w:r>
      <w:r w:rsidR="0000262E">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Cote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w:t>
      </w:r>
      <w:r w:rsidR="00420453">
        <w:rPr>
          <w:rFonts w:ascii="Garamond" w:hAnsi="Garamond"/>
        </w:rPr>
        <w:t>and</w:t>
      </w:r>
      <w:r w:rsidR="005C69F2">
        <w:rPr>
          <w:rFonts w:ascii="Garamond" w:hAnsi="Garamond"/>
        </w:rPr>
        <w:t xml:space="preserve"> sexual selection (</w:t>
      </w:r>
      <w:r w:rsidR="005C69F2" w:rsidRPr="001327E0">
        <w:rPr>
          <w:rFonts w:ascii="Garamond" w:hAnsi="Garamond"/>
        </w:rPr>
        <w:t xml:space="preserve">e.g. </w:t>
      </w:r>
      <w:r w:rsidR="005C69F2">
        <w:rPr>
          <w:rFonts w:ascii="Garamond" w:hAnsi="Garamond"/>
        </w:rPr>
        <w:t xml:space="preserve">the level of </w:t>
      </w:r>
      <w:r w:rsidR="005C69F2" w:rsidRPr="001327E0">
        <w:rPr>
          <w:rFonts w:ascii="Garamond" w:hAnsi="Garamond"/>
        </w:rPr>
        <w:t>male-male competition</w:t>
      </w:r>
      <w:r w:rsidR="005C69F2">
        <w:rPr>
          <w:rFonts w:ascii="Garamond" w:hAnsi="Garamond"/>
        </w:rPr>
        <w:t xml:space="preserve"> or female mate choice</w:t>
      </w:r>
      <w:r w:rsidR="00420453">
        <w:rPr>
          <w:rFonts w:ascii="Garamond" w:hAnsi="Garamond"/>
        </w:rPr>
        <w:t xml:space="preserve"> might affect </w:t>
      </w:r>
      <w:r w:rsidR="00E96A5D">
        <w:rPr>
          <w:rFonts w:ascii="Garamond" w:hAnsi="Garamond"/>
        </w:rPr>
        <w:t xml:space="preserve">male </w:t>
      </w:r>
      <w:r w:rsidR="00420453">
        <w:rPr>
          <w:rFonts w:ascii="Garamond" w:hAnsi="Garamond"/>
        </w:rPr>
        <w:t>levels of aggression</w:t>
      </w:r>
      <w:r w:rsidR="00E96A5D">
        <w:rPr>
          <w:rFonts w:ascii="Garamond" w:hAnsi="Garamond"/>
        </w:rPr>
        <w:t xml:space="preserve"> and female levels of exploration</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Munson </w:t>
      </w:r>
      <w:r w:rsidR="0000262E" w:rsidRPr="0000262E">
        <w:rPr>
          <w:rFonts w:ascii="Garamond" w:hAnsi="Garamond"/>
          <w:i/>
          <w:noProof/>
        </w:rPr>
        <w:t>et al.</w:t>
      </w:r>
      <w:r w:rsidR="0000262E" w:rsidRPr="0000262E">
        <w:rPr>
          <w:rFonts w:ascii="Garamond" w:hAnsi="Garamond"/>
          <w:noProof/>
        </w:rPr>
        <w:t xml:space="preserve"> 2020)</w:t>
      </w:r>
      <w:r w:rsidR="0000262E">
        <w:rPr>
          <w:rFonts w:ascii="Garamond" w:hAnsi="Garamond"/>
        </w:rPr>
        <w:fldChar w:fldCharType="end"/>
      </w:r>
      <w:r w:rsidR="005C69F2">
        <w:rPr>
          <w:rFonts w:ascii="Garamond" w:hAnsi="Garamond"/>
        </w:rPr>
        <w:t xml:space="preserve">. We </w:t>
      </w:r>
      <w:r w:rsidR="007D6B3E">
        <w:rPr>
          <w:rFonts w:ascii="Garamond" w:hAnsi="Garamond"/>
        </w:rPr>
        <w:t xml:space="preserve">then </w:t>
      </w:r>
      <w:r w:rsidR="005C69F2">
        <w:rPr>
          <w:rFonts w:ascii="Garamond" w:hAnsi="Garamond"/>
        </w:rPr>
        <w:t>tested whether the degree of sexual selection, as measured by sexual size-dimorphism (SSD</w:t>
      </w:r>
      <w:r w:rsidR="00F93669">
        <w:rPr>
          <w:rFonts w:ascii="Garamond" w:hAnsi="Garamond"/>
        </w:rPr>
        <w:t xml:space="preserve"> index</w:t>
      </w:r>
      <w:r w:rsidR="005C69F2">
        <w:rPr>
          <w:rFonts w:ascii="Garamond" w:hAnsi="Garamond"/>
        </w:rPr>
        <w:t>)</w:t>
      </w:r>
      <w:r w:rsidR="00F93669">
        <w:rPr>
          <w:rFonts w:ascii="Garamond" w:hAnsi="Garamond"/>
        </w:rPr>
        <w:t xml:space="preserve">, </w:t>
      </w:r>
      <w:commentRangeStart w:id="381"/>
      <w:r w:rsidR="005C69F2">
        <w:rPr>
          <w:rFonts w:ascii="Garamond" w:hAnsi="Garamond"/>
        </w:rPr>
        <w:t xml:space="preserve">moderated effect sizes. </w:t>
      </w:r>
      <w:commentRangeEnd w:id="381"/>
      <w:r w:rsidR="007D6B3E">
        <w:rPr>
          <w:rStyle w:val="CommentReference"/>
        </w:rPr>
        <w:commentReference w:id="381"/>
      </w:r>
      <w:r w:rsidR="005C69F2">
        <w:rPr>
          <w:rFonts w:ascii="Garamond" w:hAnsi="Garamond"/>
        </w:rPr>
        <w:t xml:space="preserve">We predicted that species with </w:t>
      </w:r>
      <w:r w:rsidR="00F93669">
        <w:rPr>
          <w:rFonts w:ascii="Garamond" w:hAnsi="Garamond"/>
        </w:rPr>
        <w:t xml:space="preserve">a greater male-bias in </w:t>
      </w:r>
      <w:r w:rsidR="005C69F2">
        <w:rPr>
          <w:rFonts w:ascii="Garamond" w:hAnsi="Garamond"/>
        </w:rPr>
        <w:t xml:space="preserve">SSD would show stronger </w:t>
      </w:r>
      <w:r w:rsidR="00F93669">
        <w:rPr>
          <w:rFonts w:ascii="Garamond" w:hAnsi="Garamond"/>
        </w:rPr>
        <w:t xml:space="preserve">sex </w:t>
      </w:r>
      <w:r w:rsidR="005C69F2">
        <w:rPr>
          <w:rFonts w:ascii="Garamond" w:hAnsi="Garamond"/>
        </w:rPr>
        <w:t xml:space="preserve">differences in </w:t>
      </w:r>
      <w:r w:rsidR="00F93669">
        <w:rPr>
          <w:rFonts w:ascii="Garamond" w:hAnsi="Garamond"/>
        </w:rPr>
        <w:t xml:space="preserve">the </w:t>
      </w:r>
      <w:r w:rsidR="005C69F2">
        <w:rPr>
          <w:rFonts w:ascii="Garamond" w:hAnsi="Garamond"/>
        </w:rPr>
        <w:t xml:space="preserve">mean and variance. However, we also expected </w:t>
      </w:r>
      <w:r w:rsidR="00F93669">
        <w:rPr>
          <w:rFonts w:ascii="Garamond" w:hAnsi="Garamond"/>
        </w:rPr>
        <w:t>the strength of its moderating effect</w:t>
      </w:r>
      <w:r w:rsidR="005C69F2">
        <w:rPr>
          <w:rFonts w:ascii="Garamond" w:hAnsi="Garamond"/>
        </w:rPr>
        <w:t xml:space="preserve"> to </w:t>
      </w:r>
      <w:r w:rsidR="00F93669">
        <w:rPr>
          <w:rFonts w:ascii="Garamond" w:hAnsi="Garamond"/>
        </w:rPr>
        <w:t>differ among</w:t>
      </w:r>
      <w:r w:rsidR="005C69F2">
        <w:rPr>
          <w:rFonts w:ascii="Garamond" w:hAnsi="Garamond"/>
        </w:rPr>
        <w:t xml:space="preserve"> the personality trait</w:t>
      </w:r>
      <w:ins w:id="382" w:author="Lauren Harrison" w:date="2020-08-08T15:01:00Z">
        <w:r w:rsidR="00BC428B">
          <w:rPr>
            <w:rFonts w:ascii="Garamond" w:hAnsi="Garamond"/>
          </w:rPr>
          <w:t>s</w:t>
        </w:r>
      </w:ins>
      <w:r w:rsidR="005C69F2">
        <w:rPr>
          <w:rFonts w:ascii="Garamond" w:hAnsi="Garamond"/>
        </w:rPr>
        <w:t xml:space="preserve">. As such, we fit </w:t>
      </w:r>
      <w:r w:rsidR="00F93669">
        <w:rPr>
          <w:rFonts w:ascii="Garamond" w:hAnsi="Garamond"/>
        </w:rPr>
        <w:t>a</w:t>
      </w:r>
      <w:ins w:id="383" w:author="Lauren Harrison" w:date="2020-08-08T15:02:00Z">
        <w:r w:rsidR="00BC428B">
          <w:rPr>
            <w:rFonts w:ascii="Garamond" w:hAnsi="Garamond"/>
          </w:rPr>
          <w:t>n MLMR</w:t>
        </w:r>
      </w:ins>
      <w:r w:rsidR="00F93669">
        <w:rPr>
          <w:rFonts w:ascii="Garamond" w:hAnsi="Garamond"/>
        </w:rPr>
        <w:t xml:space="preserve"> </w:t>
      </w:r>
      <w:r w:rsidR="005C69F2">
        <w:rPr>
          <w:rFonts w:ascii="Garamond" w:hAnsi="Garamond"/>
        </w:rPr>
        <w:t xml:space="preserve">model that included personality type, SSD and their interaction. </w:t>
      </w:r>
      <w:r w:rsidR="00F93669">
        <w:rPr>
          <w:rFonts w:ascii="Garamond" w:hAnsi="Garamond"/>
        </w:rPr>
        <w:t xml:space="preserve">Interaction terms for personality traits </w:t>
      </w:r>
      <w:r w:rsidR="00985254">
        <w:rPr>
          <w:rFonts w:ascii="Garamond" w:hAnsi="Garamond"/>
        </w:rPr>
        <w:t xml:space="preserve">when there were </w:t>
      </w:r>
      <w:r w:rsidR="004931A6">
        <w:rPr>
          <w:rFonts w:ascii="Garamond" w:hAnsi="Garamond"/>
        </w:rPr>
        <w:t xml:space="preserve">fewer than 10 species with SSD data were dropped from </w:t>
      </w:r>
      <w:r w:rsidR="00F93669">
        <w:rPr>
          <w:rFonts w:ascii="Garamond" w:hAnsi="Garamond"/>
        </w:rPr>
        <w:t>the</w:t>
      </w:r>
      <w:r w:rsidR="004931A6">
        <w:rPr>
          <w:rFonts w:ascii="Garamond" w:hAnsi="Garamond"/>
        </w:rPr>
        <w:t xml:space="preserve"> model</w:t>
      </w:r>
      <w:r w:rsidR="00F93669">
        <w:rPr>
          <w:rFonts w:ascii="Garamond" w:hAnsi="Garamond"/>
        </w:rPr>
        <w:t>s</w:t>
      </w:r>
      <w:del w:id="384" w:author="Lauren Harrison" w:date="2020-08-07T16:34:00Z">
        <w:r w:rsidR="004931A6" w:rsidDel="00AE243F">
          <w:rPr>
            <w:rFonts w:ascii="Garamond" w:hAnsi="Garamond"/>
          </w:rPr>
          <w:delText>,</w:delText>
        </w:r>
      </w:del>
      <w:r w:rsidR="00985254">
        <w:rPr>
          <w:rFonts w:ascii="Garamond" w:hAnsi="Garamond"/>
        </w:rPr>
        <w:t xml:space="preserve">. There </w:t>
      </w:r>
      <w:r w:rsidR="004931A6">
        <w:rPr>
          <w:rFonts w:ascii="Garamond" w:hAnsi="Garamond"/>
        </w:rPr>
        <w:t xml:space="preserve">were </w:t>
      </w:r>
      <w:r w:rsidR="00F93669">
        <w:rPr>
          <w:rFonts w:ascii="Garamond" w:hAnsi="Garamond"/>
        </w:rPr>
        <w:t>too few</w:t>
      </w:r>
      <w:r w:rsidR="004931A6">
        <w:rPr>
          <w:rFonts w:ascii="Garamond" w:hAnsi="Garamond"/>
        </w:rPr>
        <w:t xml:space="preserve"> data on </w:t>
      </w:r>
      <w:proofErr w:type="spellStart"/>
      <w:r w:rsidR="004931A6">
        <w:rPr>
          <w:rFonts w:ascii="Garamond" w:hAnsi="Garamond"/>
        </w:rPr>
        <w:t>reptil</w:t>
      </w:r>
      <w:ins w:id="385" w:author="Lauren Harrison" w:date="2020-08-08T15:02:00Z">
        <w:r w:rsidR="007D410B">
          <w:rPr>
            <w:rFonts w:ascii="Garamond" w:hAnsi="Garamond"/>
          </w:rPr>
          <w:t>ia</w:t>
        </w:r>
      </w:ins>
      <w:proofErr w:type="spellEnd"/>
      <w:del w:id="386" w:author="Lauren Harrison" w:date="2020-08-08T15:02:00Z">
        <w:r w:rsidR="004931A6" w:rsidDel="007D410B">
          <w:rPr>
            <w:rFonts w:ascii="Garamond" w:hAnsi="Garamond"/>
          </w:rPr>
          <w:delText>es</w:delText>
        </w:r>
      </w:del>
      <w:r w:rsidR="004931A6">
        <w:rPr>
          <w:rFonts w:ascii="Garamond" w:hAnsi="Garamond"/>
        </w:rPr>
        <w:t xml:space="preserve"> to </w:t>
      </w:r>
      <w:r w:rsidR="00F93669">
        <w:rPr>
          <w:rFonts w:ascii="Garamond" w:hAnsi="Garamond"/>
        </w:rPr>
        <w:t xml:space="preserve">run a model </w:t>
      </w:r>
      <w:r w:rsidR="00985254">
        <w:rPr>
          <w:rFonts w:ascii="Garamond" w:hAnsi="Garamond"/>
        </w:rPr>
        <w:t>that included any</w:t>
      </w:r>
      <w:r w:rsidR="00F93669">
        <w:rPr>
          <w:rFonts w:ascii="Garamond" w:hAnsi="Garamond"/>
        </w:rPr>
        <w:t xml:space="preserve"> </w:t>
      </w:r>
      <w:r w:rsidR="004931A6">
        <w:rPr>
          <w:rFonts w:ascii="Garamond" w:hAnsi="Garamond"/>
        </w:rPr>
        <w:t>interaction</w:t>
      </w:r>
      <w:r w:rsidR="00F93669">
        <w:rPr>
          <w:rFonts w:ascii="Garamond" w:hAnsi="Garamond"/>
        </w:rPr>
        <w:t>s</w:t>
      </w:r>
      <w:r w:rsidR="004931A6">
        <w:rPr>
          <w:rFonts w:ascii="Garamond" w:hAnsi="Garamond"/>
        </w:rPr>
        <w:t xml:space="preserve"> (Table 3). </w:t>
      </w:r>
    </w:p>
    <w:p w14:paraId="6B40BCE0" w14:textId="7493A788" w:rsidR="005C69F2" w:rsidRPr="00814634" w:rsidRDefault="005C69F2" w:rsidP="00814634">
      <w:pPr>
        <w:ind w:firstLine="720"/>
        <w:contextualSpacing/>
        <w:rPr>
          <w:rFonts w:ascii="Garamond" w:hAnsi="Garamond"/>
        </w:rPr>
      </w:pPr>
      <w:r>
        <w:rPr>
          <w:rFonts w:ascii="Garamond" w:hAnsi="Garamond"/>
        </w:rPr>
        <w:t xml:space="preserve"> </w:t>
      </w:r>
    </w:p>
    <w:p w14:paraId="2D9ACA2C" w14:textId="6A61022B"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sidR="0000262E">
        <w:rPr>
          <w:rFonts w:ascii="Garamond" w:hAnsi="Garamond"/>
        </w:rPr>
        <w:fldChar w:fldCharType="begin" w:fldLock="1"/>
      </w:r>
      <w:r w:rsidR="004923C5">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(Noble </w:t>
      </w:r>
      <w:r w:rsidR="0000262E" w:rsidRPr="0000262E">
        <w:rPr>
          <w:rFonts w:ascii="Garamond" w:hAnsi="Garamond"/>
          <w:i/>
          <w:noProof/>
        </w:rPr>
        <w:t>et al.</w:t>
      </w:r>
      <w:r w:rsidR="0000262E" w:rsidRPr="0000262E">
        <w:rPr>
          <w:rFonts w:ascii="Garamond" w:hAnsi="Garamond"/>
          <w:noProof/>
        </w:rPr>
        <w:t xml:space="preserve"> 2017)</w:t>
      </w:r>
      <w:r w:rsidR="0000262E">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sidR="0049328A">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w:t>
      </w:r>
      <w:ins w:id="387" w:author="Lauren Harrison" w:date="2020-08-07T16:34:00Z">
        <w:r w:rsidR="00AE243F">
          <w:rPr>
            <w:rFonts w:ascii="Garamond" w:hAnsi="Garamond"/>
          </w:rPr>
          <w:t>t</w:t>
        </w:r>
      </w:ins>
      <w:del w:id="388" w:author="Lauren Harrison" w:date="2020-08-07T16:34:00Z">
        <w:r w:rsidDel="00AE243F">
          <w:rPr>
            <w:rFonts w:ascii="Garamond" w:hAnsi="Garamond"/>
          </w:rPr>
          <w:delText>f</w:delText>
        </w:r>
      </w:del>
      <w:r>
        <w:rPr>
          <w:rFonts w:ascii="Garamond" w:hAnsi="Garamond"/>
        </w:rPr>
        <w: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sidR="008E1066">
        <w:rPr>
          <w:rFonts w:ascii="Garamond" w:hAnsi="Garamond"/>
        </w:rPr>
        <w:br/>
      </w:r>
    </w:p>
    <w:p w14:paraId="5A12A52F" w14:textId="5A4729F6" w:rsidR="00FF6A9C" w:rsidRDefault="008E1066" w:rsidP="005C69F2">
      <w:pPr>
        <w:contextualSpacing/>
        <w:rPr>
          <w:rFonts w:ascii="Garamond" w:hAnsi="Garamond"/>
        </w:rPr>
      </w:pPr>
      <w:r>
        <w:rPr>
          <w:rFonts w:ascii="Garamond" w:hAnsi="Garamond"/>
        </w:rPr>
        <w:t xml:space="preserve">For all models we present meta-analytic mean estimates and 95% confidence intervals </w:t>
      </w:r>
      <w:r w:rsidR="00E64CC3">
        <w:rPr>
          <w:rFonts w:ascii="Garamond" w:hAnsi="Garamond"/>
        </w:rPr>
        <w:t xml:space="preserve">(Tables </w:t>
      </w:r>
      <w:del w:id="389" w:author="Lauren Harrison" w:date="2020-08-07T16:35:00Z">
        <w:r w:rsidR="00E64CC3" w:rsidDel="00AE243F">
          <w:rPr>
            <w:rFonts w:ascii="Garamond" w:hAnsi="Garamond"/>
          </w:rPr>
          <w:delText>2-4</w:delText>
        </w:r>
      </w:del>
      <w:ins w:id="390" w:author="Lauren Harrison" w:date="2020-08-07T16:35:00Z">
        <w:r w:rsidR="00AE243F">
          <w:rPr>
            <w:rFonts w:ascii="Garamond" w:hAnsi="Garamond"/>
          </w:rPr>
          <w:t>1-3</w:t>
        </w:r>
      </w:ins>
      <w:r w:rsidR="00E64CC3">
        <w:rPr>
          <w:rFonts w:ascii="Garamond" w:hAnsi="Garamond"/>
        </w:rPr>
        <w:t>).</w:t>
      </w:r>
    </w:p>
    <w:p w14:paraId="7E1B32DA" w14:textId="77777777" w:rsidR="008E1066" w:rsidRDefault="008E1066"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2258E010" w:rsidR="00FF6A9C" w:rsidRDefault="00F046EB">
      <w:pPr>
        <w:ind w:firstLine="720"/>
        <w:contextualSpacing/>
        <w:rPr>
          <w:rFonts w:ascii="Garamond" w:hAnsi="Garamond"/>
        </w:rPr>
      </w:pPr>
      <w:r>
        <w:rPr>
          <w:rFonts w:ascii="Garamond" w:hAnsi="Garamond"/>
        </w:rPr>
        <w:t xml:space="preserve">It is possible that </w:t>
      </w:r>
      <w:r w:rsidR="00281662">
        <w:rPr>
          <w:rFonts w:ascii="Garamond" w:hAnsi="Garamond"/>
        </w:rPr>
        <w:t xml:space="preserve">published </w:t>
      </w:r>
      <w:r>
        <w:rPr>
          <w:rFonts w:ascii="Garamond" w:hAnsi="Garamond"/>
        </w:rPr>
        <w:t xml:space="preserve">studies might </w:t>
      </w:r>
      <w:r w:rsidR="00215C8E">
        <w:rPr>
          <w:rFonts w:ascii="Garamond" w:hAnsi="Garamond"/>
        </w:rPr>
        <w:t xml:space="preserve">disproportionately </w:t>
      </w:r>
      <w:r>
        <w:rPr>
          <w:rFonts w:ascii="Garamond" w:hAnsi="Garamond"/>
        </w:rPr>
        <w:t xml:space="preserve">report </w:t>
      </w:r>
      <w:r w:rsidR="00281662">
        <w:rPr>
          <w:rFonts w:ascii="Garamond" w:hAnsi="Garamond"/>
        </w:rPr>
        <w:t xml:space="preserve">certain findings (e.g. greater male variability). To </w:t>
      </w:r>
      <w:r w:rsidR="00744336">
        <w:rPr>
          <w:rFonts w:ascii="Garamond" w:hAnsi="Garamond"/>
        </w:rPr>
        <w:t xml:space="preserve">look for publication bias, we </w:t>
      </w:r>
      <w:r w:rsidR="00151CD0">
        <w:rPr>
          <w:rFonts w:ascii="Garamond" w:hAnsi="Garamond"/>
        </w:rPr>
        <w:t xml:space="preserve">first checked for funnel plot asymmetry for both </w:t>
      </w:r>
      <w:r w:rsidR="00FA4A2B" w:rsidRPr="00814634">
        <w:rPr>
          <w:rFonts w:ascii="Garamond" w:hAnsi="Garamond"/>
          <w:i/>
        </w:rPr>
        <w:t xml:space="preserve">g </w:t>
      </w:r>
      <w:r w:rsidR="00151CD0">
        <w:rPr>
          <w:rFonts w:ascii="Garamond" w:hAnsi="Garamond"/>
        </w:rPr>
        <w:t xml:space="preserve">and </w:t>
      </w:r>
      <w:proofErr w:type="spellStart"/>
      <w:r w:rsidR="00151CD0">
        <w:rPr>
          <w:rFonts w:ascii="Garamond" w:hAnsi="Garamond"/>
        </w:rPr>
        <w:t>lnCVR</w:t>
      </w:r>
      <w:proofErr w:type="spellEnd"/>
      <w:r w:rsidR="00151CD0">
        <w:rPr>
          <w:rFonts w:ascii="Garamond" w:hAnsi="Garamond"/>
        </w:rPr>
        <w:t xml:space="preserve">. </w:t>
      </w:r>
      <w:r w:rsidR="00FA4A2B">
        <w:rPr>
          <w:rFonts w:ascii="Garamond" w:hAnsi="Garamond"/>
        </w:rPr>
        <w:t>S</w:t>
      </w:r>
      <w:r w:rsidR="00540772">
        <w:rPr>
          <w:rFonts w:ascii="Garamond" w:hAnsi="Garamond"/>
        </w:rPr>
        <w:t xml:space="preserve">tudies with small sample sizes (e.g. low precision) drive funnel </w:t>
      </w:r>
      <w:r w:rsidR="00FA4A2B">
        <w:rPr>
          <w:rFonts w:ascii="Garamond" w:hAnsi="Garamond"/>
        </w:rPr>
        <w:t xml:space="preserve">plot </w:t>
      </w:r>
      <w:r w:rsidR="00540772">
        <w:rPr>
          <w:rFonts w:ascii="Garamond" w:hAnsi="Garamond"/>
        </w:rPr>
        <w:t>asymmetry</w:t>
      </w:r>
      <w:r w:rsidR="00FA4A2B">
        <w:rPr>
          <w:rFonts w:ascii="Garamond" w:hAnsi="Garamond"/>
        </w:rPr>
        <w:t xml:space="preserve"> if there is a true non-zero effect and a bias towards publishing significant results (</w:t>
      </w:r>
      <w:commentRangeStart w:id="391"/>
      <w:r w:rsidR="00FA4A2B" w:rsidRPr="00814634">
        <w:rPr>
          <w:rFonts w:ascii="Garamond" w:hAnsi="Garamond"/>
          <w:highlight w:val="yellow"/>
        </w:rPr>
        <w:t>REF</w:t>
      </w:r>
      <w:commentRangeEnd w:id="391"/>
      <w:r w:rsidR="00E41BBA">
        <w:rPr>
          <w:rStyle w:val="CommentReference"/>
        </w:rPr>
        <w:commentReference w:id="391"/>
      </w:r>
      <w:r w:rsidR="00FA4A2B">
        <w:rPr>
          <w:rFonts w:ascii="Garamond" w:hAnsi="Garamond"/>
        </w:rPr>
        <w:t>)</w:t>
      </w:r>
      <w:r w:rsidR="00540772">
        <w:rPr>
          <w:rFonts w:ascii="Garamond" w:hAnsi="Garamond"/>
        </w:rPr>
        <w:t xml:space="preserve">. </w:t>
      </w:r>
      <w:r w:rsidR="00FA4A2B">
        <w:rPr>
          <w:rFonts w:ascii="Garamond" w:hAnsi="Garamond"/>
        </w:rPr>
        <w:t>Simple inspection of funnel plots is misleading, however, as we need to account for source of variation in effect sizes (i.e. moderator variables and random factors) other than sample size. We th</w:t>
      </w:r>
      <w:r w:rsidR="00832F43">
        <w:rPr>
          <w:rFonts w:ascii="Garamond" w:hAnsi="Garamond"/>
        </w:rPr>
        <w:t>erefore</w:t>
      </w:r>
      <w:r w:rsidR="00FA4A2B">
        <w:rPr>
          <w:rFonts w:ascii="Garamond" w:hAnsi="Garamond"/>
        </w:rPr>
        <w:t xml:space="preserve"> </w:t>
      </w:r>
      <w:r w:rsidR="00151CD0">
        <w:rPr>
          <w:rFonts w:ascii="Garamond" w:hAnsi="Garamond"/>
        </w:rPr>
        <w:t xml:space="preserve">included precision as a moderator term in our MLMR models to </w:t>
      </w:r>
      <w:r w:rsidR="00FA4A2B">
        <w:rPr>
          <w:rFonts w:ascii="Garamond" w:hAnsi="Garamond"/>
        </w:rPr>
        <w:t>test where it explained some of the variation in the reported effect sizes</w:t>
      </w:r>
      <w:r w:rsidR="00432680">
        <w:rPr>
          <w:rFonts w:ascii="Garamond" w:hAnsi="Garamond"/>
        </w:rPr>
        <w:t xml:space="preserve"> </w:t>
      </w:r>
      <w:r w:rsidR="0000262E">
        <w:rPr>
          <w:rFonts w:ascii="Garamond" w:hAnsi="Garamond"/>
        </w:rPr>
        <w:fldChar w:fldCharType="begin" w:fldLock="1"/>
      </w:r>
      <w:r w:rsidR="004923C5">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(Van Aert </w:t>
      </w:r>
      <w:r w:rsidR="0000262E" w:rsidRPr="0000262E">
        <w:rPr>
          <w:rFonts w:ascii="Garamond" w:hAnsi="Garamond"/>
          <w:i/>
          <w:noProof/>
        </w:rPr>
        <w:t>et al.</w:t>
      </w:r>
      <w:r w:rsidR="0000262E" w:rsidRPr="0000262E">
        <w:rPr>
          <w:rFonts w:ascii="Garamond" w:hAnsi="Garamond"/>
          <w:noProof/>
        </w:rPr>
        <w:t xml:space="preserve"> 2019)</w:t>
      </w:r>
      <w:r w:rsidR="0000262E">
        <w:rPr>
          <w:rFonts w:ascii="Garamond" w:hAnsi="Garamond"/>
        </w:rPr>
        <w:fldChar w:fldCharType="end"/>
      </w:r>
      <w:r w:rsidR="00151CD0">
        <w:rPr>
          <w:rFonts w:ascii="Garamond" w:hAnsi="Garamond"/>
        </w:rPr>
        <w:t xml:space="preserve">. </w:t>
      </w:r>
      <w:r w:rsidR="00FA4A2B">
        <w:rPr>
          <w:rFonts w:ascii="Garamond" w:hAnsi="Garamond"/>
        </w:rPr>
        <w:t xml:space="preserve">If </w:t>
      </w:r>
      <w:r w:rsidR="00540772">
        <w:rPr>
          <w:rFonts w:ascii="Garamond" w:hAnsi="Garamond"/>
        </w:rPr>
        <w:t xml:space="preserve">precision </w:t>
      </w:r>
      <w:r w:rsidR="00FA4A2B">
        <w:rPr>
          <w:rFonts w:ascii="Garamond" w:hAnsi="Garamond"/>
        </w:rPr>
        <w:t xml:space="preserve">has a </w:t>
      </w:r>
      <w:r w:rsidR="00540772">
        <w:rPr>
          <w:rFonts w:ascii="Garamond" w:hAnsi="Garamond"/>
        </w:rPr>
        <w:t>significant</w:t>
      </w:r>
      <w:r w:rsidR="00FA4A2B">
        <w:rPr>
          <w:rFonts w:ascii="Garamond" w:hAnsi="Garamond"/>
        </w:rPr>
        <w:t xml:space="preserve"> influence</w:t>
      </w:r>
      <w:r w:rsidR="00540772">
        <w:rPr>
          <w:rFonts w:ascii="Garamond" w:hAnsi="Garamond"/>
        </w:rPr>
        <w:t xml:space="preserve">, </w:t>
      </w:r>
      <w:r w:rsidR="00FA4A2B">
        <w:rPr>
          <w:rFonts w:ascii="Garamond" w:hAnsi="Garamond"/>
        </w:rPr>
        <w:t xml:space="preserve">this is suggestive of </w:t>
      </w:r>
      <w:r w:rsidR="00540772">
        <w:rPr>
          <w:rFonts w:ascii="Garamond" w:hAnsi="Garamond"/>
        </w:rPr>
        <w:t xml:space="preserve">publication bias. </w:t>
      </w:r>
      <w:r w:rsidR="00151CD0">
        <w:rPr>
          <w:rFonts w:ascii="Garamond" w:hAnsi="Garamond"/>
        </w:rPr>
        <w:t xml:space="preserve">Precision was calculated </w:t>
      </w:r>
      <w:r w:rsidR="00FA4A2B">
        <w:rPr>
          <w:rFonts w:ascii="Garamond" w:hAnsi="Garamond"/>
        </w:rPr>
        <w:t>as</w:t>
      </w:r>
      <w:r w:rsidR="00151CD0">
        <w:rPr>
          <w:rFonts w:ascii="Garamond" w:hAnsi="Garamond"/>
        </w:rPr>
        <w:t>:</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646948C1" w:rsidR="003E2881" w:rsidRPr="006C2D94" w:rsidRDefault="006C2D94" w:rsidP="00937245">
      <w:pPr>
        <w:contextualSpacing/>
        <w:jc w:val="right"/>
        <w:rPr>
          <w:rFonts w:ascii="Garamond" w:hAnsi="Garamond"/>
          <w:i/>
          <w:sz w:val="20"/>
        </w:rPr>
        <w:pPrChange w:id="392" w:author="Lauren Harrison" w:date="2020-08-08T10:34:00Z">
          <w:pPr>
            <w:contextualSpacing/>
          </w:pPr>
        </w:pPrChange>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del w:id="393" w:author="Lauren Harrison" w:date="2020-08-08T10:34:00Z">
        <w:r w:rsidR="00DE65DA" w:rsidDel="00937245">
          <w:rPr>
            <w:rFonts w:ascii="Garamond" w:hAnsi="Garamond"/>
            <w:i/>
            <w:sz w:val="20"/>
          </w:rPr>
          <w:delText>9</w:delText>
        </w:r>
      </w:del>
      <w:ins w:id="394" w:author="Lauren Harrison" w:date="2020-08-08T10:34:00Z">
        <w:r w:rsidR="00937245">
          <w:rPr>
            <w:rFonts w:ascii="Garamond" w:hAnsi="Garamond"/>
            <w:i/>
            <w:sz w:val="20"/>
          </w:rPr>
          <w:t>1</w:t>
        </w:r>
      </w:ins>
      <w:ins w:id="395" w:author="Lauren Harrison" w:date="2020-08-08T12:24:00Z">
        <w:r w:rsidR="00E85A3F">
          <w:rPr>
            <w:rFonts w:ascii="Garamond" w:hAnsi="Garamond"/>
            <w:i/>
            <w:sz w:val="20"/>
          </w:rPr>
          <w:t>1</w:t>
        </w:r>
      </w:ins>
    </w:p>
    <w:p w14:paraId="502DD089" w14:textId="270F2A04"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7E73F6">
        <w:rPr>
          <w:rFonts w:ascii="Garamond" w:hAnsi="Garamond"/>
        </w:rPr>
        <w:t xml:space="preserve">sampling variance of </w:t>
      </w:r>
      <w:r w:rsidR="00CE1CA0">
        <w:rPr>
          <w:rFonts w:ascii="Garamond" w:hAnsi="Garamond"/>
        </w:rPr>
        <w:t xml:space="preserve">Hedge’s </w:t>
      </w:r>
      <w:r w:rsidR="00CE1CA0" w:rsidRPr="00CE1CA0">
        <w:rPr>
          <w:rFonts w:ascii="Garamond" w:hAnsi="Garamond"/>
          <w:i/>
        </w:rPr>
        <w:t>g</w:t>
      </w:r>
      <w:ins w:id="396" w:author="Lauren Harrison" w:date="2020-08-08T15:08:00Z">
        <w:r w:rsidR="002634BE">
          <w:rPr>
            <w:rFonts w:ascii="Garamond" w:hAnsi="Garamond"/>
            <w:i/>
          </w:rPr>
          <w:t xml:space="preserve"> </w:t>
        </w:r>
        <w:r w:rsidR="002634BE">
          <w:rPr>
            <w:rFonts w:ascii="Garamond" w:hAnsi="Garamond"/>
          </w:rPr>
          <w:t>(E</w:t>
        </w:r>
      </w:ins>
      <w:ins w:id="397" w:author="Lauren Harrison" w:date="2020-08-08T15:09:00Z">
        <w:r w:rsidR="002634BE">
          <w:rPr>
            <w:rFonts w:ascii="Garamond" w:hAnsi="Garamond"/>
          </w:rPr>
          <w:t>q. 4-5)</w:t>
        </w:r>
      </w:ins>
      <w:del w:id="398" w:author="Lauren Harrison" w:date="2020-08-07T16:33:00Z">
        <w:r w:rsidR="00CE1CA0" w:rsidDel="00AE243F">
          <w:rPr>
            <w:rFonts w:ascii="Garamond" w:hAnsi="Garamond"/>
          </w:rPr>
          <w:delText xml:space="preserve"> </w:delText>
        </w:r>
      </w:del>
      <w:r>
        <w:rPr>
          <w:rFonts w:ascii="Garamond" w:hAnsi="Garamond"/>
        </w:rPr>
        <w:t xml:space="preserve">. </w:t>
      </w:r>
      <w:bookmarkStart w:id="399" w:name="_GoBack"/>
      <w:bookmarkEnd w:id="399"/>
    </w:p>
    <w:p w14:paraId="5010F0DA" w14:textId="1546A18C" w:rsidR="00151CD0" w:rsidRDefault="00151CD0" w:rsidP="005C69F2">
      <w:pPr>
        <w:contextualSpacing/>
        <w:rPr>
          <w:rFonts w:ascii="Garamond" w:hAnsi="Garamond"/>
        </w:rPr>
      </w:pPr>
    </w:p>
    <w:p w14:paraId="77E1740A" w14:textId="4A695AF8" w:rsidR="00D229E9" w:rsidRDefault="00D229E9" w:rsidP="00D229E9">
      <w:pPr>
        <w:rPr>
          <w:rFonts w:ascii="Garamond" w:hAnsi="Garamond"/>
          <w:b/>
        </w:rPr>
      </w:pPr>
      <w:r>
        <w:rPr>
          <w:rFonts w:ascii="Garamond" w:hAnsi="Garamond"/>
          <w:b/>
        </w:rPr>
        <w:t>Data availability</w:t>
      </w:r>
    </w:p>
    <w:p w14:paraId="51B03EF7" w14:textId="1777ADDC" w:rsidR="00D229E9" w:rsidRDefault="00D229E9" w:rsidP="005C69F2">
      <w:pPr>
        <w:contextualSpacing/>
        <w:rPr>
          <w:rFonts w:ascii="Garamond" w:hAnsi="Garamond"/>
        </w:rPr>
      </w:pPr>
    </w:p>
    <w:p w14:paraId="65559ED8" w14:textId="579AA5AF" w:rsidR="00D229E9" w:rsidRDefault="00D229E9" w:rsidP="005C69F2">
      <w:pPr>
        <w:contextualSpacing/>
        <w:rPr>
          <w:rFonts w:ascii="Garamond" w:hAnsi="Garamond"/>
        </w:rPr>
      </w:pPr>
      <w:r w:rsidRPr="00814634">
        <w:rPr>
          <w:rFonts w:ascii="Garamond" w:hAnsi="Garamond"/>
          <w:highlight w:val="yellow"/>
        </w:rPr>
        <w:lastRenderedPageBreak/>
        <w:t>xxx</w:t>
      </w:r>
    </w:p>
    <w:p w14:paraId="77CD5799" w14:textId="77777777" w:rsidR="00D229E9" w:rsidRDefault="00D229E9" w:rsidP="005C69F2">
      <w:pPr>
        <w:contextualSpacing/>
        <w:rPr>
          <w:rFonts w:ascii="Garamond" w:hAnsi="Garamond"/>
        </w:rPr>
      </w:pPr>
    </w:p>
    <w:p w14:paraId="0A818B2B" w14:textId="23A78E35" w:rsidR="00AB30EB" w:rsidRDefault="008A2999" w:rsidP="003E2881">
      <w:pPr>
        <w:rPr>
          <w:rFonts w:ascii="Garamond" w:hAnsi="Garamond"/>
          <w:b/>
        </w:rPr>
      </w:pPr>
      <w:r>
        <w:rPr>
          <w:rFonts w:ascii="Garamond" w:hAnsi="Garamond"/>
          <w:b/>
        </w:rPr>
        <w:t>References</w:t>
      </w:r>
    </w:p>
    <w:p w14:paraId="7C947D4F" w14:textId="7A5D2089" w:rsidR="00B0144C" w:rsidRPr="00B0144C" w:rsidRDefault="00711861" w:rsidP="00B0144C">
      <w:pPr>
        <w:widowControl w:val="0"/>
        <w:autoSpaceDE w:val="0"/>
        <w:autoSpaceDN w:val="0"/>
        <w:adjustRightInd w:val="0"/>
        <w:ind w:left="480" w:hanging="480"/>
        <w:rPr>
          <w:rFonts w:ascii="Garamond" w:hAnsi="Garamond" w:cs="Times New Roman"/>
          <w:noProof/>
          <w:lang w:val="en-US"/>
        </w:rPr>
      </w:pPr>
      <w:r>
        <w:rPr>
          <w:rFonts w:ascii="Garamond" w:hAnsi="Garamond"/>
        </w:rPr>
        <w:fldChar w:fldCharType="begin" w:fldLock="1"/>
      </w:r>
      <w:r>
        <w:rPr>
          <w:rFonts w:ascii="Garamond" w:hAnsi="Garamond"/>
        </w:rPr>
        <w:instrText xml:space="preserve">ADDIN Mendeley Bibliography CSL_BIBLIOGRAPHY </w:instrText>
      </w:r>
      <w:r>
        <w:rPr>
          <w:rFonts w:ascii="Garamond" w:hAnsi="Garamond"/>
        </w:rPr>
        <w:fldChar w:fldCharType="separate"/>
      </w:r>
      <w:r w:rsidR="00B0144C" w:rsidRPr="00B0144C">
        <w:rPr>
          <w:rFonts w:ascii="Garamond" w:hAnsi="Garamond" w:cs="Times New Roman"/>
          <w:noProof/>
          <w:lang w:val="en-US"/>
        </w:rPr>
        <w:t xml:space="preserve">Van Aert, R.C.M., Wicherts, J.M. &amp; Van Assen, M.A.L.M. (2019). </w:t>
      </w:r>
      <w:r w:rsidR="00B0144C" w:rsidRPr="00B0144C">
        <w:rPr>
          <w:rFonts w:ascii="Garamond" w:hAnsi="Garamond" w:cs="Times New Roman"/>
          <w:i/>
          <w:iCs/>
          <w:noProof/>
          <w:lang w:val="en-US"/>
        </w:rPr>
        <w:t>Publication bias examined in meta-analyses from psychology and medicine: A meta-meta-analysis</w:t>
      </w:r>
      <w:r w:rsidR="00B0144C" w:rsidRPr="00B0144C">
        <w:rPr>
          <w:rFonts w:ascii="Garamond" w:hAnsi="Garamond" w:cs="Times New Roman"/>
          <w:noProof/>
          <w:lang w:val="en-US"/>
        </w:rPr>
        <w:t xml:space="preserve">. </w:t>
      </w:r>
      <w:r w:rsidR="00B0144C" w:rsidRPr="00B0144C">
        <w:rPr>
          <w:rFonts w:ascii="Garamond" w:hAnsi="Garamond" w:cs="Times New Roman"/>
          <w:i/>
          <w:iCs/>
          <w:noProof/>
          <w:lang w:val="en-US"/>
        </w:rPr>
        <w:t>PLoS One</w:t>
      </w:r>
      <w:r w:rsidR="00B0144C" w:rsidRPr="00B0144C">
        <w:rPr>
          <w:rFonts w:ascii="Garamond" w:hAnsi="Garamond" w:cs="Times New Roman"/>
          <w:noProof/>
          <w:lang w:val="en-US"/>
        </w:rPr>
        <w:t>.</w:t>
      </w:r>
    </w:p>
    <w:p w14:paraId="679847EB"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Amos-Landgraf, J.M., Cottle, A., Plenge, R.M., Friez, M., Schwartz, C.E., Longshore, J., </w:t>
      </w:r>
      <w:r w:rsidRPr="00B0144C">
        <w:rPr>
          <w:rFonts w:ascii="Garamond" w:hAnsi="Garamond" w:cs="Times New Roman"/>
          <w:i/>
          <w:iCs/>
          <w:noProof/>
          <w:lang w:val="en-US"/>
        </w:rPr>
        <w:t>et al.</w:t>
      </w:r>
      <w:r w:rsidRPr="00B0144C">
        <w:rPr>
          <w:rFonts w:ascii="Garamond" w:hAnsi="Garamond" w:cs="Times New Roman"/>
          <w:noProof/>
          <w:lang w:val="en-US"/>
        </w:rPr>
        <w:t xml:space="preserve"> (2006). X chromosome-inactivation patterns of 1,005 phenotypically unaffected females. </w:t>
      </w:r>
      <w:r w:rsidRPr="00B0144C">
        <w:rPr>
          <w:rFonts w:ascii="Garamond" w:hAnsi="Garamond" w:cs="Times New Roman"/>
          <w:i/>
          <w:iCs/>
          <w:noProof/>
          <w:lang w:val="en-US"/>
        </w:rPr>
        <w:t>Am. J. Hum. Genet.</w:t>
      </w:r>
      <w:r w:rsidRPr="00B0144C">
        <w:rPr>
          <w:rFonts w:ascii="Garamond" w:hAnsi="Garamond" w:cs="Times New Roman"/>
          <w:noProof/>
          <w:lang w:val="en-US"/>
        </w:rPr>
        <w:t>, 79, 493–499.</w:t>
      </w:r>
    </w:p>
    <w:p w14:paraId="580BFBD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Archer, J. &amp; Mehdikhani, M. (2003). Variability among Males in Sexually Selected Attributes. </w:t>
      </w:r>
      <w:r w:rsidRPr="00B0144C">
        <w:rPr>
          <w:rFonts w:ascii="Garamond" w:hAnsi="Garamond" w:cs="Times New Roman"/>
          <w:i/>
          <w:iCs/>
          <w:noProof/>
          <w:lang w:val="en-US"/>
        </w:rPr>
        <w:t>Rev. Gen. Psychol.</w:t>
      </w:r>
      <w:r w:rsidRPr="00B0144C">
        <w:rPr>
          <w:rFonts w:ascii="Garamond" w:hAnsi="Garamond" w:cs="Times New Roman"/>
          <w:noProof/>
          <w:lang w:val="en-US"/>
        </w:rPr>
        <w:t>, 7, 219–236.</w:t>
      </w:r>
    </w:p>
    <w:p w14:paraId="5EC8DEB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Arden, R. &amp; Plomin, R. (2006). Sex differences in variance of intelligence across childhood. </w:t>
      </w:r>
      <w:r w:rsidRPr="00B0144C">
        <w:rPr>
          <w:rFonts w:ascii="Garamond" w:hAnsi="Garamond" w:cs="Times New Roman"/>
          <w:i/>
          <w:iCs/>
          <w:noProof/>
          <w:lang w:val="en-US"/>
        </w:rPr>
        <w:t>Pers. Individ. Dif.</w:t>
      </w:r>
      <w:r w:rsidRPr="00B0144C">
        <w:rPr>
          <w:rFonts w:ascii="Garamond" w:hAnsi="Garamond" w:cs="Times New Roman"/>
          <w:noProof/>
          <w:lang w:val="en-US"/>
        </w:rPr>
        <w:t>, 41, 39–48.</w:t>
      </w:r>
    </w:p>
    <w:p w14:paraId="5B14DF2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Arnold, A.P. (2004). Sex chromosomes and brain gender. </w:t>
      </w:r>
      <w:r w:rsidRPr="00B0144C">
        <w:rPr>
          <w:rFonts w:ascii="Garamond" w:hAnsi="Garamond" w:cs="Times New Roman"/>
          <w:i/>
          <w:iCs/>
          <w:noProof/>
          <w:lang w:val="en-US"/>
        </w:rPr>
        <w:t>Nat. Rev. Neurosci.</w:t>
      </w:r>
      <w:r w:rsidRPr="00B0144C">
        <w:rPr>
          <w:rFonts w:ascii="Garamond" w:hAnsi="Garamond" w:cs="Times New Roman"/>
          <w:noProof/>
          <w:lang w:val="en-US"/>
        </w:rPr>
        <w:t>, 5, 701–708.</w:t>
      </w:r>
    </w:p>
    <w:p w14:paraId="4AC0EE39"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Blanckenhorn, W.U. (2005). Behavioral causes and consequences of sexual size dimorphism. </w:t>
      </w:r>
      <w:r w:rsidRPr="00B0144C">
        <w:rPr>
          <w:rFonts w:ascii="Garamond" w:hAnsi="Garamond" w:cs="Times New Roman"/>
          <w:i/>
          <w:iCs/>
          <w:noProof/>
          <w:lang w:val="en-US"/>
        </w:rPr>
        <w:t>Ethology</w:t>
      </w:r>
      <w:r w:rsidRPr="00B0144C">
        <w:rPr>
          <w:rFonts w:ascii="Garamond" w:hAnsi="Garamond" w:cs="Times New Roman"/>
          <w:noProof/>
          <w:lang w:val="en-US"/>
        </w:rPr>
        <w:t>, 111, 977–1016.</w:t>
      </w:r>
    </w:p>
    <w:p w14:paraId="667FD67F"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Buss, D.M. (1995). Psychological Sex Differences: Origins Through Sexual Selection. </w:t>
      </w:r>
      <w:r w:rsidRPr="00B0144C">
        <w:rPr>
          <w:rFonts w:ascii="Garamond" w:hAnsi="Garamond" w:cs="Times New Roman"/>
          <w:i/>
          <w:iCs/>
          <w:noProof/>
          <w:lang w:val="en-US"/>
        </w:rPr>
        <w:t>Am. Psychol.</w:t>
      </w:r>
      <w:r w:rsidRPr="00B0144C">
        <w:rPr>
          <w:rFonts w:ascii="Garamond" w:hAnsi="Garamond" w:cs="Times New Roman"/>
          <w:noProof/>
          <w:lang w:val="en-US"/>
        </w:rPr>
        <w:t>, 50, 164–168.</w:t>
      </w:r>
    </w:p>
    <w:p w14:paraId="5154C58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Campbell, A. (1999). Staying alive: Evolution, culture, and women’s intrasexual aggression. </w:t>
      </w:r>
      <w:r w:rsidRPr="00B0144C">
        <w:rPr>
          <w:rFonts w:ascii="Garamond" w:hAnsi="Garamond" w:cs="Times New Roman"/>
          <w:i/>
          <w:iCs/>
          <w:noProof/>
          <w:lang w:val="en-US"/>
        </w:rPr>
        <w:t>Behav. Brain Sci.</w:t>
      </w:r>
      <w:r w:rsidRPr="00B0144C">
        <w:rPr>
          <w:rFonts w:ascii="Garamond" w:hAnsi="Garamond" w:cs="Times New Roman"/>
          <w:noProof/>
          <w:lang w:val="en-US"/>
        </w:rPr>
        <w:t>, 22, 203–252.</w:t>
      </w:r>
    </w:p>
    <w:p w14:paraId="3C2A2AB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Cassini, M.H. (2020). Sexual size dimorphism and sexual selection in primates. </w:t>
      </w:r>
      <w:r w:rsidRPr="00B0144C">
        <w:rPr>
          <w:rFonts w:ascii="Garamond" w:hAnsi="Garamond" w:cs="Times New Roman"/>
          <w:i/>
          <w:iCs/>
          <w:noProof/>
          <w:lang w:val="en-US"/>
        </w:rPr>
        <w:t>Mamm. Rev.</w:t>
      </w:r>
      <w:r w:rsidRPr="00B0144C">
        <w:rPr>
          <w:rFonts w:ascii="Garamond" w:hAnsi="Garamond" w:cs="Times New Roman"/>
          <w:noProof/>
          <w:lang w:val="en-US"/>
        </w:rPr>
        <w:t>, 50, 231–239.</w:t>
      </w:r>
    </w:p>
    <w:p w14:paraId="38B4F56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Charlesworth, B. (1996). The evolution of chromosomal sex determination and dosage compensation. </w:t>
      </w:r>
      <w:r w:rsidRPr="00B0144C">
        <w:rPr>
          <w:rFonts w:ascii="Garamond" w:hAnsi="Garamond" w:cs="Times New Roman"/>
          <w:i/>
          <w:iCs/>
          <w:noProof/>
          <w:lang w:val="en-US"/>
        </w:rPr>
        <w:t>Curr. Biol.</w:t>
      </w:r>
      <w:r w:rsidRPr="00B0144C">
        <w:rPr>
          <w:rFonts w:ascii="Garamond" w:hAnsi="Garamond" w:cs="Times New Roman"/>
          <w:noProof/>
          <w:lang w:val="en-US"/>
        </w:rPr>
        <w:t>, 6, 149–162.</w:t>
      </w:r>
    </w:p>
    <w:p w14:paraId="1136A112"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Costa, P.T. &amp; McCrae, R.R. (1992). Four ways five factors are basic. </w:t>
      </w:r>
      <w:r w:rsidRPr="00B0144C">
        <w:rPr>
          <w:rFonts w:ascii="Garamond" w:hAnsi="Garamond" w:cs="Times New Roman"/>
          <w:i/>
          <w:iCs/>
          <w:noProof/>
          <w:lang w:val="en-US"/>
        </w:rPr>
        <w:t>Pers. Individ. Dif.</w:t>
      </w:r>
      <w:r w:rsidRPr="00B0144C">
        <w:rPr>
          <w:rFonts w:ascii="Garamond" w:hAnsi="Garamond" w:cs="Times New Roman"/>
          <w:noProof/>
          <w:lang w:val="en-US"/>
        </w:rPr>
        <w:t>, 13, 653–665.</w:t>
      </w:r>
    </w:p>
    <w:p w14:paraId="77CDFBA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Cote, J., Clobert, J., Brodin, T., Fogarty, S. &amp; Sih, A. (2010). Personality-dependent dispersal: Characterization, ontogeny and consequences for spatially structured populations. </w:t>
      </w:r>
      <w:r w:rsidRPr="00B0144C">
        <w:rPr>
          <w:rFonts w:ascii="Garamond" w:hAnsi="Garamond" w:cs="Times New Roman"/>
          <w:i/>
          <w:iCs/>
          <w:noProof/>
          <w:lang w:val="en-US"/>
        </w:rPr>
        <w:t>Philos. Trans. R. Soc. B Biol. Sci.</w:t>
      </w:r>
      <w:r w:rsidRPr="00B0144C">
        <w:rPr>
          <w:rFonts w:ascii="Garamond" w:hAnsi="Garamond" w:cs="Times New Roman"/>
          <w:noProof/>
          <w:lang w:val="en-US"/>
        </w:rPr>
        <w:t>, 365, 4065–4076.</w:t>
      </w:r>
    </w:p>
    <w:p w14:paraId="343C979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Dall, S.R.X., Houston, A.I. &amp; McNamara, J.M. (2004). The behavioural ecology of personality: Consistent individual differences from an adaptive perspective. </w:t>
      </w:r>
      <w:r w:rsidRPr="00B0144C">
        <w:rPr>
          <w:rFonts w:ascii="Garamond" w:hAnsi="Garamond" w:cs="Times New Roman"/>
          <w:i/>
          <w:iCs/>
          <w:noProof/>
          <w:lang w:val="en-US"/>
        </w:rPr>
        <w:t>Ecol. Lett.</w:t>
      </w:r>
      <w:r w:rsidRPr="00B0144C">
        <w:rPr>
          <w:rFonts w:ascii="Garamond" w:hAnsi="Garamond" w:cs="Times New Roman"/>
          <w:noProof/>
          <w:lang w:val="en-US"/>
        </w:rPr>
        <w:t>, 7, 734–739.</w:t>
      </w:r>
    </w:p>
    <w:p w14:paraId="138FD51F"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Darwin, C. (1871). </w:t>
      </w:r>
      <w:r w:rsidRPr="00B0144C">
        <w:rPr>
          <w:rFonts w:ascii="Garamond" w:hAnsi="Garamond" w:cs="Times New Roman"/>
          <w:i/>
          <w:iCs/>
          <w:noProof/>
          <w:lang w:val="en-US"/>
        </w:rPr>
        <w:t>The descent of man, and selection in relation to sex</w:t>
      </w:r>
      <w:r w:rsidRPr="00B0144C">
        <w:rPr>
          <w:rFonts w:ascii="Garamond" w:hAnsi="Garamond" w:cs="Times New Roman"/>
          <w:noProof/>
          <w:lang w:val="en-US"/>
        </w:rPr>
        <w:t>. Murray, London.</w:t>
      </w:r>
    </w:p>
    <w:p w14:paraId="0FEFBD4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Deary, I.J., Thorpe, G., Wilson, V., Starr, J.M. &amp; Whalley, L.J. (2003). Population sex differences in IQ at age 11: The Scottish mental survey 1932. </w:t>
      </w:r>
      <w:r w:rsidRPr="00B0144C">
        <w:rPr>
          <w:rFonts w:ascii="Garamond" w:hAnsi="Garamond" w:cs="Times New Roman"/>
          <w:i/>
          <w:iCs/>
          <w:noProof/>
          <w:lang w:val="en-US"/>
        </w:rPr>
        <w:t>Intelligence</w:t>
      </w:r>
      <w:r w:rsidRPr="00B0144C">
        <w:rPr>
          <w:rFonts w:ascii="Garamond" w:hAnsi="Garamond" w:cs="Times New Roman"/>
          <w:noProof/>
          <w:lang w:val="en-US"/>
        </w:rPr>
        <w:t>, 31, 533–542.</w:t>
      </w:r>
    </w:p>
    <w:p w14:paraId="7B3C7340"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DeCasien, A.R., Sherwood, C.C., Schapiro, S.J. &amp; Higham, J.P. (2020). Greater variability in chimpanzee (Pan troglodytes) brain structure among males. </w:t>
      </w:r>
      <w:r w:rsidRPr="00B0144C">
        <w:rPr>
          <w:rFonts w:ascii="Garamond" w:hAnsi="Garamond" w:cs="Times New Roman"/>
          <w:i/>
          <w:iCs/>
          <w:noProof/>
          <w:lang w:val="en-US"/>
        </w:rPr>
        <w:t>Proc. R. Soc. B Biol. Sci.</w:t>
      </w:r>
      <w:r w:rsidRPr="00B0144C">
        <w:rPr>
          <w:rFonts w:ascii="Garamond" w:hAnsi="Garamond" w:cs="Times New Roman"/>
          <w:noProof/>
          <w:lang w:val="en-US"/>
        </w:rPr>
        <w:t>, 287, 20192858.</w:t>
      </w:r>
    </w:p>
    <w:p w14:paraId="591E5C2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Dingemanse, N.J., Kazem, A.J.N., Réale, D. &amp; Wright, J. (2010). Behavioural reaction norms: animal personality meets individual plasticity. </w:t>
      </w:r>
      <w:r w:rsidRPr="00B0144C">
        <w:rPr>
          <w:rFonts w:ascii="Garamond" w:hAnsi="Garamond" w:cs="Times New Roman"/>
          <w:i/>
          <w:iCs/>
          <w:noProof/>
          <w:lang w:val="en-US"/>
        </w:rPr>
        <w:t>Trends Ecol. Evol.</w:t>
      </w:r>
      <w:r w:rsidRPr="00B0144C">
        <w:rPr>
          <w:rFonts w:ascii="Garamond" w:hAnsi="Garamond" w:cs="Times New Roman"/>
          <w:noProof/>
          <w:lang w:val="en-US"/>
        </w:rPr>
        <w:t>, 25, 81–89.</w:t>
      </w:r>
    </w:p>
    <w:p w14:paraId="7CC13DD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Dingemanse, N.J. &amp; Wolf, M. (2010). Recent models for adaptive personality differences: A review. </w:t>
      </w:r>
      <w:r w:rsidRPr="00B0144C">
        <w:rPr>
          <w:rFonts w:ascii="Garamond" w:hAnsi="Garamond" w:cs="Times New Roman"/>
          <w:i/>
          <w:iCs/>
          <w:noProof/>
          <w:lang w:val="en-US"/>
        </w:rPr>
        <w:t>Philos. Trans. R. Soc. B Biol. Sci.</w:t>
      </w:r>
      <w:r w:rsidRPr="00B0144C">
        <w:rPr>
          <w:rFonts w:ascii="Garamond" w:hAnsi="Garamond" w:cs="Times New Roman"/>
          <w:noProof/>
          <w:lang w:val="en-US"/>
        </w:rPr>
        <w:t>, 365, 3947–3958.</w:t>
      </w:r>
    </w:p>
    <w:p w14:paraId="1C6D8758"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Dochtermann, N.A., Schwab, T. &amp; Sih, A. (2014). The contribution of additive genetic variation to personality variation: Heritability of personality. </w:t>
      </w:r>
      <w:r w:rsidRPr="00B0144C">
        <w:rPr>
          <w:rFonts w:ascii="Garamond" w:hAnsi="Garamond" w:cs="Times New Roman"/>
          <w:i/>
          <w:iCs/>
          <w:noProof/>
          <w:lang w:val="en-US"/>
        </w:rPr>
        <w:t>Proc. R. Soc. B Biol. Sci.</w:t>
      </w:r>
      <w:r w:rsidRPr="00B0144C">
        <w:rPr>
          <w:rFonts w:ascii="Garamond" w:hAnsi="Garamond" w:cs="Times New Roman"/>
          <w:noProof/>
          <w:lang w:val="en-US"/>
        </w:rPr>
        <w:t>, 282.</w:t>
      </w:r>
    </w:p>
    <w:p w14:paraId="30EDFDBB"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Ericson, P.G.P., Anderson, C.L., Britton, T., Elzanowski, A., Johansson, U.S., Källersjö, M., </w:t>
      </w:r>
      <w:r w:rsidRPr="00B0144C">
        <w:rPr>
          <w:rFonts w:ascii="Garamond" w:hAnsi="Garamond" w:cs="Times New Roman"/>
          <w:i/>
          <w:iCs/>
          <w:noProof/>
          <w:lang w:val="en-US"/>
        </w:rPr>
        <w:t>et al.</w:t>
      </w:r>
      <w:r w:rsidRPr="00B0144C">
        <w:rPr>
          <w:rFonts w:ascii="Garamond" w:hAnsi="Garamond" w:cs="Times New Roman"/>
          <w:noProof/>
          <w:lang w:val="en-US"/>
        </w:rPr>
        <w:t xml:space="preserve"> (2006). Diversification of Neoaves: Integration of molecular sequence data and fossils. </w:t>
      </w:r>
      <w:r w:rsidRPr="00B0144C">
        <w:rPr>
          <w:rFonts w:ascii="Garamond" w:hAnsi="Garamond" w:cs="Times New Roman"/>
          <w:i/>
          <w:iCs/>
          <w:noProof/>
          <w:lang w:val="en-US"/>
        </w:rPr>
        <w:t>Biol. Lett.</w:t>
      </w:r>
      <w:r w:rsidRPr="00B0144C">
        <w:rPr>
          <w:rFonts w:ascii="Garamond" w:hAnsi="Garamond" w:cs="Times New Roman"/>
          <w:noProof/>
          <w:lang w:val="en-US"/>
        </w:rPr>
        <w:t>, 2, 543–547.</w:t>
      </w:r>
    </w:p>
    <w:p w14:paraId="352BC2B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Feingold, A. (1992). Sex Differences in Variability in Intellectual Abilities: A New Look at an Old Controversy. </w:t>
      </w:r>
      <w:r w:rsidRPr="00B0144C">
        <w:rPr>
          <w:rFonts w:ascii="Garamond" w:hAnsi="Garamond" w:cs="Times New Roman"/>
          <w:i/>
          <w:iCs/>
          <w:noProof/>
          <w:lang w:val="en-US"/>
        </w:rPr>
        <w:t>Rev. Educ. Res.</w:t>
      </w:r>
      <w:r w:rsidRPr="00B0144C">
        <w:rPr>
          <w:rFonts w:ascii="Garamond" w:hAnsi="Garamond" w:cs="Times New Roman"/>
          <w:noProof/>
          <w:lang w:val="en-US"/>
        </w:rPr>
        <w:t>, 62, 61–84.</w:t>
      </w:r>
    </w:p>
    <w:p w14:paraId="6AD9501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Graves, J.A.M. &amp; Shetty, S. (2001). Sex from W to Z: Evolution of vertebrate sex chromosomes and sex determining genes. </w:t>
      </w:r>
      <w:r w:rsidRPr="00B0144C">
        <w:rPr>
          <w:rFonts w:ascii="Garamond" w:hAnsi="Garamond" w:cs="Times New Roman"/>
          <w:i/>
          <w:iCs/>
          <w:noProof/>
          <w:lang w:val="en-US"/>
        </w:rPr>
        <w:t>J. Exp. Zool.</w:t>
      </w:r>
      <w:r w:rsidRPr="00B0144C">
        <w:rPr>
          <w:rFonts w:ascii="Garamond" w:hAnsi="Garamond" w:cs="Times New Roman"/>
          <w:noProof/>
          <w:lang w:val="en-US"/>
        </w:rPr>
        <w:t>, 290, 449–462.</w:t>
      </w:r>
    </w:p>
    <w:p w14:paraId="2DE1DD3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Hadfield, J.D. &amp; Nakagawa, S. (2010). General quantitative genetic methods for comparative biology: Phylogenies, taxonomies and multi-trait models for continuous and categorical </w:t>
      </w:r>
      <w:r w:rsidRPr="00B0144C">
        <w:rPr>
          <w:rFonts w:ascii="Garamond" w:hAnsi="Garamond" w:cs="Times New Roman"/>
          <w:noProof/>
          <w:lang w:val="en-US"/>
        </w:rPr>
        <w:lastRenderedPageBreak/>
        <w:t xml:space="preserve">characters. </w:t>
      </w:r>
      <w:r w:rsidRPr="00B0144C">
        <w:rPr>
          <w:rFonts w:ascii="Garamond" w:hAnsi="Garamond" w:cs="Times New Roman"/>
          <w:i/>
          <w:iCs/>
          <w:noProof/>
          <w:lang w:val="en-US"/>
        </w:rPr>
        <w:t>J. Evol. Biol.</w:t>
      </w:r>
      <w:r w:rsidRPr="00B0144C">
        <w:rPr>
          <w:rFonts w:ascii="Garamond" w:hAnsi="Garamond" w:cs="Times New Roman"/>
          <w:noProof/>
          <w:lang w:val="en-US"/>
        </w:rPr>
        <w:t>, 23, 494–508.</w:t>
      </w:r>
    </w:p>
    <w:p w14:paraId="4CEF770B"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Halpern, D.F. &amp; LaMay, M.L. (2000). The Smarter Sex: A Critical Review of Sex Differences in Intelligence. </w:t>
      </w:r>
      <w:r w:rsidRPr="00B0144C">
        <w:rPr>
          <w:rFonts w:ascii="Garamond" w:hAnsi="Garamond" w:cs="Times New Roman"/>
          <w:i/>
          <w:iCs/>
          <w:noProof/>
          <w:lang w:val="en-US"/>
        </w:rPr>
        <w:t>Educ. Psychol. Rev.</w:t>
      </w:r>
      <w:r w:rsidRPr="00B0144C">
        <w:rPr>
          <w:rFonts w:ascii="Garamond" w:hAnsi="Garamond" w:cs="Times New Roman"/>
          <w:noProof/>
          <w:lang w:val="en-US"/>
        </w:rPr>
        <w:t>, 12, 229.</w:t>
      </w:r>
    </w:p>
    <w:p w14:paraId="19B6BD7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Hedges, L. V. &amp; Olkin, I. (1985). </w:t>
      </w:r>
      <w:r w:rsidRPr="00B0144C">
        <w:rPr>
          <w:rFonts w:ascii="Garamond" w:hAnsi="Garamond" w:cs="Times New Roman"/>
          <w:i/>
          <w:iCs/>
          <w:noProof/>
          <w:lang w:val="en-US"/>
        </w:rPr>
        <w:t>Statistical Methods for Meta-Analysis</w:t>
      </w:r>
      <w:r w:rsidRPr="00B0144C">
        <w:rPr>
          <w:rFonts w:ascii="Garamond" w:hAnsi="Garamond" w:cs="Times New Roman"/>
          <w:noProof/>
          <w:lang w:val="en-US"/>
        </w:rPr>
        <w:t xml:space="preserve">. </w:t>
      </w:r>
      <w:r w:rsidRPr="00B0144C">
        <w:rPr>
          <w:rFonts w:ascii="Garamond" w:hAnsi="Garamond" w:cs="Times New Roman"/>
          <w:i/>
          <w:iCs/>
          <w:noProof/>
          <w:lang w:val="en-US"/>
        </w:rPr>
        <w:t>Biometrics</w:t>
      </w:r>
      <w:r w:rsidRPr="00B0144C">
        <w:rPr>
          <w:rFonts w:ascii="Garamond" w:hAnsi="Garamond" w:cs="Times New Roman"/>
          <w:noProof/>
          <w:lang w:val="en-US"/>
        </w:rPr>
        <w:t>. Academic Press, New York.</w:t>
      </w:r>
    </w:p>
    <w:p w14:paraId="128F10E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Higgins, J.P.T. &amp; Thompson, S.G. (2002). Quantifying heterogeneity in a meta-analysis. </w:t>
      </w:r>
      <w:r w:rsidRPr="00B0144C">
        <w:rPr>
          <w:rFonts w:ascii="Garamond" w:hAnsi="Garamond" w:cs="Times New Roman"/>
          <w:i/>
          <w:iCs/>
          <w:noProof/>
          <w:lang w:val="en-US"/>
        </w:rPr>
        <w:t>Stat. Med.</w:t>
      </w:r>
      <w:r w:rsidRPr="00B0144C">
        <w:rPr>
          <w:rFonts w:ascii="Garamond" w:hAnsi="Garamond" w:cs="Times New Roman"/>
          <w:noProof/>
          <w:lang w:val="en-US"/>
        </w:rPr>
        <w:t>, 21, 1539–1558.</w:t>
      </w:r>
    </w:p>
    <w:p w14:paraId="1587B71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Hinchliff, C.E., Smith, S.A., Allman, J.F., Burleigh, J.G., Chaudhary, R., Coghill, L.M., </w:t>
      </w:r>
      <w:r w:rsidRPr="00B0144C">
        <w:rPr>
          <w:rFonts w:ascii="Garamond" w:hAnsi="Garamond" w:cs="Times New Roman"/>
          <w:i/>
          <w:iCs/>
          <w:noProof/>
          <w:lang w:val="en-US"/>
        </w:rPr>
        <w:t>et al.</w:t>
      </w:r>
      <w:r w:rsidRPr="00B0144C">
        <w:rPr>
          <w:rFonts w:ascii="Garamond" w:hAnsi="Garamond" w:cs="Times New Roman"/>
          <w:noProof/>
          <w:lang w:val="en-US"/>
        </w:rPr>
        <w:t xml:space="preserve"> (2015). Synthesis of phylogeny and taxonomy into a comprehensive tree of life. </w:t>
      </w:r>
      <w:r w:rsidRPr="00B0144C">
        <w:rPr>
          <w:rFonts w:ascii="Garamond" w:hAnsi="Garamond" w:cs="Times New Roman"/>
          <w:i/>
          <w:iCs/>
          <w:noProof/>
          <w:lang w:val="en-US"/>
        </w:rPr>
        <w:t>Proc. Natl. Acad. Sci.</w:t>
      </w:r>
      <w:r w:rsidRPr="00B0144C">
        <w:rPr>
          <w:rFonts w:ascii="Garamond" w:hAnsi="Garamond" w:cs="Times New Roman"/>
          <w:noProof/>
          <w:lang w:val="en-US"/>
        </w:rPr>
        <w:t>, 112, 12764–12769.</w:t>
      </w:r>
    </w:p>
    <w:p w14:paraId="128708E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Horne, C.R., Hirst, A.G. &amp; Atkinson, D. (2020). Selection for increased male size predicts variation in sexual size dimorphism among fish species. </w:t>
      </w:r>
      <w:r w:rsidRPr="00B0144C">
        <w:rPr>
          <w:rFonts w:ascii="Garamond" w:hAnsi="Garamond" w:cs="Times New Roman"/>
          <w:i/>
          <w:iCs/>
          <w:noProof/>
          <w:lang w:val="en-US"/>
        </w:rPr>
        <w:t>Proc. R. Soc. B Biol. Sci.</w:t>
      </w:r>
      <w:r w:rsidRPr="00B0144C">
        <w:rPr>
          <w:rFonts w:ascii="Garamond" w:hAnsi="Garamond" w:cs="Times New Roman"/>
          <w:noProof/>
          <w:lang w:val="en-US"/>
        </w:rPr>
        <w:t>, 287.</w:t>
      </w:r>
    </w:p>
    <w:p w14:paraId="616C6352"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Houle, D., Pélabon, C., Wagner, G. &amp; Hansen, T.F. (2011). Measurement and meaning in biology. </w:t>
      </w:r>
      <w:r w:rsidRPr="00B0144C">
        <w:rPr>
          <w:rFonts w:ascii="Garamond" w:hAnsi="Garamond" w:cs="Times New Roman"/>
          <w:i/>
          <w:iCs/>
          <w:noProof/>
          <w:lang w:val="en-US"/>
        </w:rPr>
        <w:t>Q. Rev. Biol.</w:t>
      </w:r>
      <w:r w:rsidRPr="00B0144C">
        <w:rPr>
          <w:rFonts w:ascii="Garamond" w:hAnsi="Garamond" w:cs="Times New Roman"/>
          <w:noProof/>
          <w:lang w:val="en-US"/>
        </w:rPr>
        <w:t>, 86, 3–34.</w:t>
      </w:r>
    </w:p>
    <w:p w14:paraId="162B3AD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James, J.W. (1973). 353. Note: Covariances Between Relatives due to Sex-Linked Genes. </w:t>
      </w:r>
      <w:r w:rsidRPr="00B0144C">
        <w:rPr>
          <w:rFonts w:ascii="Garamond" w:hAnsi="Garamond" w:cs="Times New Roman"/>
          <w:i/>
          <w:iCs/>
          <w:noProof/>
          <w:lang w:val="en-US"/>
        </w:rPr>
        <w:t>Biometrics</w:t>
      </w:r>
      <w:r w:rsidRPr="00B0144C">
        <w:rPr>
          <w:rFonts w:ascii="Garamond" w:hAnsi="Garamond" w:cs="Times New Roman"/>
          <w:noProof/>
          <w:lang w:val="en-US"/>
        </w:rPr>
        <w:t>, 29, 584.</w:t>
      </w:r>
    </w:p>
    <w:p w14:paraId="137D6C8E"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Janicke, T., Häderer, I.K., Lajeunesse, M.J. &amp; Anthes, N. (2016). Evolutionary Biology: Darwinian sex roles confirmed across the animal kingdom. </w:t>
      </w:r>
      <w:r w:rsidRPr="00B0144C">
        <w:rPr>
          <w:rFonts w:ascii="Garamond" w:hAnsi="Garamond" w:cs="Times New Roman"/>
          <w:i/>
          <w:iCs/>
          <w:noProof/>
          <w:lang w:val="en-US"/>
        </w:rPr>
        <w:t>Sci. Adv.</w:t>
      </w:r>
      <w:r w:rsidRPr="00B0144C">
        <w:rPr>
          <w:rFonts w:ascii="Garamond" w:hAnsi="Garamond" w:cs="Times New Roman"/>
          <w:noProof/>
          <w:lang w:val="en-US"/>
        </w:rPr>
        <w:t>, 2, 1–11.</w:t>
      </w:r>
    </w:p>
    <w:p w14:paraId="4DBA2F45"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Jennions, M.D. &amp; Petrie, M. (1997). Variation in mate choice and mating preferences: A review of causes and consequences. </w:t>
      </w:r>
      <w:r w:rsidRPr="00B0144C">
        <w:rPr>
          <w:rFonts w:ascii="Garamond" w:hAnsi="Garamond" w:cs="Times New Roman"/>
          <w:i/>
          <w:iCs/>
          <w:noProof/>
          <w:lang w:val="en-US"/>
        </w:rPr>
        <w:t>Biol. Rev.</w:t>
      </w:r>
      <w:r w:rsidRPr="00B0144C">
        <w:rPr>
          <w:rFonts w:ascii="Garamond" w:hAnsi="Garamond" w:cs="Times New Roman"/>
          <w:noProof/>
          <w:lang w:val="en-US"/>
        </w:rPr>
        <w:t>, 72, 283–327.</w:t>
      </w:r>
    </w:p>
    <w:p w14:paraId="7AB43FEE"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Jetz, W., Thomas, G.H., Joy, J.B., Hartmann, K. &amp; Mooers, A.O. (2012). The global diversity of birds in space and time. </w:t>
      </w:r>
      <w:r w:rsidRPr="00B0144C">
        <w:rPr>
          <w:rFonts w:ascii="Garamond" w:hAnsi="Garamond" w:cs="Times New Roman"/>
          <w:i/>
          <w:iCs/>
          <w:noProof/>
          <w:lang w:val="en-US"/>
        </w:rPr>
        <w:t>Nature</w:t>
      </w:r>
      <w:r w:rsidRPr="00B0144C">
        <w:rPr>
          <w:rFonts w:ascii="Garamond" w:hAnsi="Garamond" w:cs="Times New Roman"/>
          <w:noProof/>
          <w:lang w:val="en-US"/>
        </w:rPr>
        <w:t>, 491, 444–448.</w:t>
      </w:r>
    </w:p>
    <w:p w14:paraId="700593CE"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Jetz, W., Thomas, G.H., Joy, J.B., Redding, D.W., Hartmann, K. &amp; Mooers, A.O. (2014). Global Distribution and Conservation of Evolutionary Distinctness in Birds. </w:t>
      </w:r>
      <w:r w:rsidRPr="00B0144C">
        <w:rPr>
          <w:rFonts w:ascii="Garamond" w:hAnsi="Garamond" w:cs="Times New Roman"/>
          <w:i/>
          <w:iCs/>
          <w:noProof/>
          <w:lang w:val="en-US"/>
        </w:rPr>
        <w:t>Curr. Biol.</w:t>
      </w:r>
      <w:r w:rsidRPr="00B0144C">
        <w:rPr>
          <w:rFonts w:ascii="Garamond" w:hAnsi="Garamond" w:cs="Times New Roman"/>
          <w:noProof/>
          <w:lang w:val="en-US"/>
        </w:rPr>
        <w:t>, 24, 919–930.</w:t>
      </w:r>
    </w:p>
    <w:p w14:paraId="210439E7"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Johnson, W., Deary, I.J. &amp; Carothers, A. (2008). Sex Differences in Variability in General Intelligence: A New Look at the Old Question. </w:t>
      </w:r>
      <w:r w:rsidRPr="00B0144C">
        <w:rPr>
          <w:rFonts w:ascii="Garamond" w:hAnsi="Garamond" w:cs="Times New Roman"/>
          <w:i/>
          <w:iCs/>
          <w:noProof/>
          <w:lang w:val="en-US"/>
        </w:rPr>
        <w:t>Perspect. Psychol. Sci.</w:t>
      </w:r>
      <w:r w:rsidRPr="00B0144C">
        <w:rPr>
          <w:rFonts w:ascii="Garamond" w:hAnsi="Garamond" w:cs="Times New Roman"/>
          <w:noProof/>
          <w:lang w:val="en-US"/>
        </w:rPr>
        <w:t>, 3, 518–531.</w:t>
      </w:r>
    </w:p>
    <w:p w14:paraId="3A2E1455"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Johnson, W., Deary, I.J. &amp; Carothers, A. (2009). A Role for the X Chromosome in Sex Differences in Variability in General Intelligence? </w:t>
      </w:r>
      <w:r w:rsidRPr="00B0144C">
        <w:rPr>
          <w:rFonts w:ascii="Garamond" w:hAnsi="Garamond" w:cs="Times New Roman"/>
          <w:i/>
          <w:iCs/>
          <w:noProof/>
          <w:lang w:val="en-US"/>
        </w:rPr>
        <w:t>Perspect. Psychol. Sci.</w:t>
      </w:r>
      <w:r w:rsidRPr="00B0144C">
        <w:rPr>
          <w:rFonts w:ascii="Garamond" w:hAnsi="Garamond" w:cs="Times New Roman"/>
          <w:noProof/>
          <w:lang w:val="en-US"/>
        </w:rPr>
        <w:t>, 4, 598–611.</w:t>
      </w:r>
    </w:p>
    <w:p w14:paraId="14CECA50"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Jones, C.M., Braithwaite, V.A. &amp; Healy, S.D. (2003). The evolution of sex differences in spatial ability. </w:t>
      </w:r>
      <w:r w:rsidRPr="00B0144C">
        <w:rPr>
          <w:rFonts w:ascii="Garamond" w:hAnsi="Garamond" w:cs="Times New Roman"/>
          <w:i/>
          <w:iCs/>
          <w:noProof/>
          <w:lang w:val="en-US"/>
        </w:rPr>
        <w:t>Behav. Neurosci.</w:t>
      </w:r>
      <w:r w:rsidRPr="00B0144C">
        <w:rPr>
          <w:rFonts w:ascii="Garamond" w:hAnsi="Garamond" w:cs="Times New Roman"/>
          <w:noProof/>
          <w:lang w:val="en-US"/>
        </w:rPr>
        <w:t>, 117, 403–411.</w:t>
      </w:r>
    </w:p>
    <w:p w14:paraId="5C3412D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Ju, C., Duan, Y. &amp; You, X. (2015). Retesting the greater male variability hypothesis in mainland China: A cross-regional study. </w:t>
      </w:r>
      <w:r w:rsidRPr="00B0144C">
        <w:rPr>
          <w:rFonts w:ascii="Garamond" w:hAnsi="Garamond" w:cs="Times New Roman"/>
          <w:i/>
          <w:iCs/>
          <w:noProof/>
          <w:lang w:val="en-US"/>
        </w:rPr>
        <w:t>Pers. Individ. Dif.</w:t>
      </w:r>
      <w:r w:rsidRPr="00B0144C">
        <w:rPr>
          <w:rFonts w:ascii="Garamond" w:hAnsi="Garamond" w:cs="Times New Roman"/>
          <w:noProof/>
          <w:lang w:val="en-US"/>
        </w:rPr>
        <w:t>, 72, 85–89.</w:t>
      </w:r>
    </w:p>
    <w:p w14:paraId="54C38949"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Karwowski, M., Jankowska, D.M., Gajda, A., Marczak, M., Groyecka, A. &amp; Sorokowski, P. (2016). Greater Male Variability in Creativity Outside the WEIRD World. </w:t>
      </w:r>
      <w:r w:rsidRPr="00B0144C">
        <w:rPr>
          <w:rFonts w:ascii="Garamond" w:hAnsi="Garamond" w:cs="Times New Roman"/>
          <w:i/>
          <w:iCs/>
          <w:noProof/>
          <w:lang w:val="en-US"/>
        </w:rPr>
        <w:t>Creat. Res. J.</w:t>
      </w:r>
      <w:r w:rsidRPr="00B0144C">
        <w:rPr>
          <w:rFonts w:ascii="Garamond" w:hAnsi="Garamond" w:cs="Times New Roman"/>
          <w:noProof/>
          <w:lang w:val="en-US"/>
        </w:rPr>
        <w:t>, 28, 467–470.</w:t>
      </w:r>
    </w:p>
    <w:p w14:paraId="6C76A4C9"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Lehre, A.C., Lehre, K.P., Laake, P. &amp; Danbolt, N.C. (2009). Greater intrasex phenotype variability in males than in females is a fundamental aspect of the gender differences in humans. </w:t>
      </w:r>
      <w:r w:rsidRPr="00B0144C">
        <w:rPr>
          <w:rFonts w:ascii="Garamond" w:hAnsi="Garamond" w:cs="Times New Roman"/>
          <w:i/>
          <w:iCs/>
          <w:noProof/>
          <w:lang w:val="en-US"/>
        </w:rPr>
        <w:t>Dev. Psychobiol.</w:t>
      </w:r>
      <w:r w:rsidRPr="00B0144C">
        <w:rPr>
          <w:rFonts w:ascii="Garamond" w:hAnsi="Garamond" w:cs="Times New Roman"/>
          <w:noProof/>
          <w:lang w:val="en-US"/>
        </w:rPr>
        <w:t>, 51, 198–206.</w:t>
      </w:r>
    </w:p>
    <w:p w14:paraId="1E9CA91C"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Liebgold, E.B., Brodie, E.D. &amp; Cabe, P.R. (2011). Female philopatry and male-biased dispersal in a direct-developing salamander, Plethodon cinereus. </w:t>
      </w:r>
      <w:r w:rsidRPr="00B0144C">
        <w:rPr>
          <w:rFonts w:ascii="Garamond" w:hAnsi="Garamond" w:cs="Times New Roman"/>
          <w:i/>
          <w:iCs/>
          <w:noProof/>
          <w:lang w:val="en-US"/>
        </w:rPr>
        <w:t>Mol. Ecol.</w:t>
      </w:r>
      <w:r w:rsidRPr="00B0144C">
        <w:rPr>
          <w:rFonts w:ascii="Garamond" w:hAnsi="Garamond" w:cs="Times New Roman"/>
          <w:noProof/>
          <w:lang w:val="en-US"/>
        </w:rPr>
        <w:t>, 20, 249–257.</w:t>
      </w:r>
    </w:p>
    <w:p w14:paraId="7B1054D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van der Linden, D., Dunkel, C.S. &amp; Madison, G. (2017). Sex differences in brain size and general intelligence (g). </w:t>
      </w:r>
      <w:r w:rsidRPr="00B0144C">
        <w:rPr>
          <w:rFonts w:ascii="Garamond" w:hAnsi="Garamond" w:cs="Times New Roman"/>
          <w:i/>
          <w:iCs/>
          <w:noProof/>
          <w:lang w:val="en-US"/>
        </w:rPr>
        <w:t>Intelligence</w:t>
      </w:r>
      <w:r w:rsidRPr="00B0144C">
        <w:rPr>
          <w:rFonts w:ascii="Garamond" w:hAnsi="Garamond" w:cs="Times New Roman"/>
          <w:noProof/>
          <w:lang w:val="en-US"/>
        </w:rPr>
        <w:t>, 63, 78–88.</w:t>
      </w:r>
    </w:p>
    <w:p w14:paraId="3C93826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Lovich, J.E. &amp; Gibbons, J.W. (1992). A review of techniques for quantifying sexual size dimorphism. </w:t>
      </w:r>
      <w:r w:rsidRPr="00B0144C">
        <w:rPr>
          <w:rFonts w:ascii="Garamond" w:hAnsi="Garamond" w:cs="Times New Roman"/>
          <w:i/>
          <w:iCs/>
          <w:noProof/>
          <w:lang w:val="en-US"/>
        </w:rPr>
        <w:t>Growth Dev Aging</w:t>
      </w:r>
      <w:r w:rsidRPr="00B0144C">
        <w:rPr>
          <w:rFonts w:ascii="Garamond" w:hAnsi="Garamond" w:cs="Times New Roman"/>
          <w:noProof/>
          <w:lang w:val="en-US"/>
        </w:rPr>
        <w:t>, 56, 269–281.</w:t>
      </w:r>
    </w:p>
    <w:p w14:paraId="01FDF87E"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Lyon, M.F. (1961). Gene Action in the X-chromosom (Mus musculus L.). </w:t>
      </w:r>
      <w:r w:rsidRPr="00B0144C">
        <w:rPr>
          <w:rFonts w:ascii="Garamond" w:hAnsi="Garamond" w:cs="Times New Roman"/>
          <w:i/>
          <w:iCs/>
          <w:noProof/>
          <w:lang w:val="en-US"/>
        </w:rPr>
        <w:t>Nature</w:t>
      </w:r>
      <w:r w:rsidRPr="00B0144C">
        <w:rPr>
          <w:rFonts w:ascii="Garamond" w:hAnsi="Garamond" w:cs="Times New Roman"/>
          <w:noProof/>
          <w:lang w:val="en-US"/>
        </w:rPr>
        <w:t>, 190, 372–373.</w:t>
      </w:r>
    </w:p>
    <w:p w14:paraId="0732BC2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Moiron, M., Laskowski, K.L. &amp; Niemelä, P.T. (2020). Individual differences in behaviour explain variation in survival: a meta-analysis. </w:t>
      </w:r>
      <w:r w:rsidRPr="00B0144C">
        <w:rPr>
          <w:rFonts w:ascii="Garamond" w:hAnsi="Garamond" w:cs="Times New Roman"/>
          <w:i/>
          <w:iCs/>
          <w:noProof/>
          <w:lang w:val="en-US"/>
        </w:rPr>
        <w:t>Ecol. Lett.</w:t>
      </w:r>
      <w:r w:rsidRPr="00B0144C">
        <w:rPr>
          <w:rFonts w:ascii="Garamond" w:hAnsi="Garamond" w:cs="Times New Roman"/>
          <w:noProof/>
          <w:lang w:val="en-US"/>
        </w:rPr>
        <w:t>, 23, 399–408.</w:t>
      </w:r>
    </w:p>
    <w:p w14:paraId="40694830"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Munson, A.A., Jones, C., Schraft, H. &amp; Sih, A. (2020). You ’ re Just My Type</w:t>
      </w:r>
      <w:r w:rsidRPr="00B0144C">
        <w:rPr>
          <w:rFonts w:ascii="Times New Roman" w:hAnsi="Times New Roman" w:cs="Times New Roman"/>
          <w:noProof/>
          <w:lang w:val="en-US"/>
        </w:rPr>
        <w:t> </w:t>
      </w:r>
      <w:r w:rsidRPr="00B0144C">
        <w:rPr>
          <w:rFonts w:ascii="Garamond" w:hAnsi="Garamond" w:cs="Times New Roman"/>
          <w:noProof/>
          <w:lang w:val="en-US"/>
        </w:rPr>
        <w:t xml:space="preserve">: Mate Choice and Behavioral Types. </w:t>
      </w:r>
      <w:r w:rsidRPr="00B0144C">
        <w:rPr>
          <w:rFonts w:ascii="Garamond" w:hAnsi="Garamond" w:cs="Times New Roman"/>
          <w:i/>
          <w:iCs/>
          <w:noProof/>
          <w:lang w:val="en-US"/>
        </w:rPr>
        <w:t>Trends Ecol. Evol.</w:t>
      </w:r>
      <w:r w:rsidRPr="00B0144C">
        <w:rPr>
          <w:rFonts w:ascii="Garamond" w:hAnsi="Garamond" w:cs="Times New Roman"/>
          <w:noProof/>
          <w:lang w:val="en-US"/>
        </w:rPr>
        <w:t>, 1–11.</w:t>
      </w:r>
    </w:p>
    <w:p w14:paraId="22033B5D"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Nakagawa, S., Noble, D.W.A., Senior, A.M. &amp; Lagisz, M. (2017). Meta-evaluation of meta-</w:t>
      </w:r>
      <w:r w:rsidRPr="00B0144C">
        <w:rPr>
          <w:rFonts w:ascii="Garamond" w:hAnsi="Garamond" w:cs="Times New Roman"/>
          <w:noProof/>
          <w:lang w:val="en-US"/>
        </w:rPr>
        <w:lastRenderedPageBreak/>
        <w:t xml:space="preserve">analysis: Ten appraisal questions for biologists. </w:t>
      </w:r>
      <w:r w:rsidRPr="00B0144C">
        <w:rPr>
          <w:rFonts w:ascii="Garamond" w:hAnsi="Garamond" w:cs="Times New Roman"/>
          <w:i/>
          <w:iCs/>
          <w:noProof/>
          <w:lang w:val="en-US"/>
        </w:rPr>
        <w:t>BMC Biol.</w:t>
      </w:r>
      <w:r w:rsidRPr="00B0144C">
        <w:rPr>
          <w:rFonts w:ascii="Garamond" w:hAnsi="Garamond" w:cs="Times New Roman"/>
          <w:noProof/>
          <w:lang w:val="en-US"/>
        </w:rPr>
        <w:t>, 15, 1–14.</w:t>
      </w:r>
    </w:p>
    <w:p w14:paraId="7109127C"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Nakagawa, S., Poulin, R., Mengersen, K., Reinhold, K., Engqvist, L., Lagisz, M., </w:t>
      </w:r>
      <w:r w:rsidRPr="00B0144C">
        <w:rPr>
          <w:rFonts w:ascii="Garamond" w:hAnsi="Garamond" w:cs="Times New Roman"/>
          <w:i/>
          <w:iCs/>
          <w:noProof/>
          <w:lang w:val="en-US"/>
        </w:rPr>
        <w:t>et al.</w:t>
      </w:r>
      <w:r w:rsidRPr="00B0144C">
        <w:rPr>
          <w:rFonts w:ascii="Garamond" w:hAnsi="Garamond" w:cs="Times New Roman"/>
          <w:noProof/>
          <w:lang w:val="en-US"/>
        </w:rPr>
        <w:t xml:space="preserve"> (2015). Meta-analysis of variation: Ecological and evolutionary applications and beyond. </w:t>
      </w:r>
      <w:r w:rsidRPr="00B0144C">
        <w:rPr>
          <w:rFonts w:ascii="Garamond" w:hAnsi="Garamond" w:cs="Times New Roman"/>
          <w:i/>
          <w:iCs/>
          <w:noProof/>
          <w:lang w:val="en-US"/>
        </w:rPr>
        <w:t>Methods Ecol. Evol.</w:t>
      </w:r>
      <w:r w:rsidRPr="00B0144C">
        <w:rPr>
          <w:rFonts w:ascii="Garamond" w:hAnsi="Garamond" w:cs="Times New Roman"/>
          <w:noProof/>
          <w:lang w:val="en-US"/>
        </w:rPr>
        <w:t>, 6, 143–152.</w:t>
      </w:r>
    </w:p>
    <w:p w14:paraId="041705A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Nakagawa, S. &amp; Santos, E.S.A. (2012). Methodological issues and advances in biological meta-analysis. </w:t>
      </w:r>
      <w:r w:rsidRPr="00B0144C">
        <w:rPr>
          <w:rFonts w:ascii="Garamond" w:hAnsi="Garamond" w:cs="Times New Roman"/>
          <w:i/>
          <w:iCs/>
          <w:noProof/>
          <w:lang w:val="en-US"/>
        </w:rPr>
        <w:t>Evol. Ecol.</w:t>
      </w:r>
      <w:r w:rsidRPr="00B0144C">
        <w:rPr>
          <w:rFonts w:ascii="Garamond" w:hAnsi="Garamond" w:cs="Times New Roman"/>
          <w:noProof/>
          <w:lang w:val="en-US"/>
        </w:rPr>
        <w:t>, 26, 1253–1274.</w:t>
      </w:r>
    </w:p>
    <w:p w14:paraId="023F983B"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Nettle, D. (2006). The evolution of personality variation in humans and other animals. </w:t>
      </w:r>
      <w:r w:rsidRPr="00B0144C">
        <w:rPr>
          <w:rFonts w:ascii="Garamond" w:hAnsi="Garamond" w:cs="Times New Roman"/>
          <w:i/>
          <w:iCs/>
          <w:noProof/>
          <w:lang w:val="en-US"/>
        </w:rPr>
        <w:t>Am. Psychol.</w:t>
      </w:r>
      <w:r w:rsidRPr="00B0144C">
        <w:rPr>
          <w:rFonts w:ascii="Garamond" w:hAnsi="Garamond" w:cs="Times New Roman"/>
          <w:noProof/>
          <w:lang w:val="en-US"/>
        </w:rPr>
        <w:t>, 61, 622–631.</w:t>
      </w:r>
    </w:p>
    <w:p w14:paraId="5CBFBF6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Noble, D.W.A., Lagisz, M., O’dea, R.E. &amp; Nakagawa, S. (2017). Nonindependence and sensitivity analyses in ecological and evolutionary meta-analyses. </w:t>
      </w:r>
      <w:r w:rsidRPr="00B0144C">
        <w:rPr>
          <w:rFonts w:ascii="Garamond" w:hAnsi="Garamond" w:cs="Times New Roman"/>
          <w:i/>
          <w:iCs/>
          <w:noProof/>
          <w:lang w:val="en-US"/>
        </w:rPr>
        <w:t>Mol. Ecol.</w:t>
      </w:r>
      <w:r w:rsidRPr="00B0144C">
        <w:rPr>
          <w:rFonts w:ascii="Garamond" w:hAnsi="Garamond" w:cs="Times New Roman"/>
          <w:noProof/>
          <w:lang w:val="en-US"/>
        </w:rPr>
        <w:t>, 2410–2425.</w:t>
      </w:r>
    </w:p>
    <w:p w14:paraId="431E1C6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Pick, J.L., Nakagawa, S. &amp; Noble, D.W.A. (2019). Reproducible, flexible and high-throughput data extraction from primary literature: The metaDigitise r package. </w:t>
      </w:r>
      <w:r w:rsidRPr="00B0144C">
        <w:rPr>
          <w:rFonts w:ascii="Garamond" w:hAnsi="Garamond" w:cs="Times New Roman"/>
          <w:i/>
          <w:iCs/>
          <w:noProof/>
          <w:lang w:val="en-US"/>
        </w:rPr>
        <w:t>Methods Ecol. Evol.</w:t>
      </w:r>
      <w:r w:rsidRPr="00B0144C">
        <w:rPr>
          <w:rFonts w:ascii="Garamond" w:hAnsi="Garamond" w:cs="Times New Roman"/>
          <w:noProof/>
          <w:lang w:val="en-US"/>
        </w:rPr>
        <w:t>, 10, 426–431.</w:t>
      </w:r>
    </w:p>
    <w:p w14:paraId="753440F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Pomiankowski, A. &amp; Moller, A.P. (1995). A resolution of the lek paradox. </w:t>
      </w:r>
      <w:r w:rsidRPr="00B0144C">
        <w:rPr>
          <w:rFonts w:ascii="Garamond" w:hAnsi="Garamond" w:cs="Times New Roman"/>
          <w:i/>
          <w:iCs/>
          <w:noProof/>
          <w:lang w:val="en-US"/>
        </w:rPr>
        <w:t>Proc. R. Soc. B Biol. Sci.</w:t>
      </w:r>
      <w:r w:rsidRPr="00B0144C">
        <w:rPr>
          <w:rFonts w:ascii="Garamond" w:hAnsi="Garamond" w:cs="Times New Roman"/>
          <w:noProof/>
          <w:lang w:val="en-US"/>
        </w:rPr>
        <w:t>, 260, 21–29.</w:t>
      </w:r>
    </w:p>
    <w:p w14:paraId="70ACD0E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R Core Team. (2016). R: A language and environment for statistical computing.</w:t>
      </w:r>
    </w:p>
    <w:p w14:paraId="30D7A00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Réale, D., Reader, S.M., Sol, D., McDougall, P.T. &amp; Dingemanse, N.J. (2007). Integrating animal temperament within ecology and evolution. </w:t>
      </w:r>
      <w:r w:rsidRPr="00B0144C">
        <w:rPr>
          <w:rFonts w:ascii="Garamond" w:hAnsi="Garamond" w:cs="Times New Roman"/>
          <w:i/>
          <w:iCs/>
          <w:noProof/>
          <w:lang w:val="en-US"/>
        </w:rPr>
        <w:t>Biol. Rev.</w:t>
      </w:r>
      <w:r w:rsidRPr="00B0144C">
        <w:rPr>
          <w:rFonts w:ascii="Garamond" w:hAnsi="Garamond" w:cs="Times New Roman"/>
          <w:noProof/>
          <w:lang w:val="en-US"/>
        </w:rPr>
        <w:t>, 82, 291–318.</w:t>
      </w:r>
    </w:p>
    <w:p w14:paraId="5B22686F"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Reinhold, K. &amp; Engqvist, L. (2013). The variability is in the sex chromosomes. </w:t>
      </w:r>
      <w:r w:rsidRPr="00B0144C">
        <w:rPr>
          <w:rFonts w:ascii="Garamond" w:hAnsi="Garamond" w:cs="Times New Roman"/>
          <w:i/>
          <w:iCs/>
          <w:noProof/>
          <w:lang w:val="en-US"/>
        </w:rPr>
        <w:t>Evolution (N. Y).</w:t>
      </w:r>
      <w:r w:rsidRPr="00B0144C">
        <w:rPr>
          <w:rFonts w:ascii="Garamond" w:hAnsi="Garamond" w:cs="Times New Roman"/>
          <w:noProof/>
          <w:lang w:val="en-US"/>
        </w:rPr>
        <w:t>, 67, 3662–3668.</w:t>
      </w:r>
    </w:p>
    <w:p w14:paraId="520D3FE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Schuett, W. &amp; Dall, S.R.X. (2009). Sex differences, social context and personality in zebra finches, Taeniopygia guttata. </w:t>
      </w:r>
      <w:r w:rsidRPr="00B0144C">
        <w:rPr>
          <w:rFonts w:ascii="Garamond" w:hAnsi="Garamond" w:cs="Times New Roman"/>
          <w:i/>
          <w:iCs/>
          <w:noProof/>
          <w:lang w:val="en-US"/>
        </w:rPr>
        <w:t>Anim. Behav.</w:t>
      </w:r>
      <w:r w:rsidRPr="00B0144C">
        <w:rPr>
          <w:rFonts w:ascii="Garamond" w:hAnsi="Garamond" w:cs="Times New Roman"/>
          <w:noProof/>
          <w:lang w:val="en-US"/>
        </w:rPr>
        <w:t>, 77, 1041–1050.</w:t>
      </w:r>
    </w:p>
    <w:p w14:paraId="6158F84D"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Schuett, W., Tregenza, T. &amp; Dall, S.R.X. (2010). Sexual selection and animal personality. </w:t>
      </w:r>
      <w:r w:rsidRPr="00B0144C">
        <w:rPr>
          <w:rFonts w:ascii="Garamond" w:hAnsi="Garamond" w:cs="Times New Roman"/>
          <w:i/>
          <w:iCs/>
          <w:noProof/>
          <w:lang w:val="en-US"/>
        </w:rPr>
        <w:t>Biol. Rev.</w:t>
      </w:r>
      <w:r w:rsidRPr="00B0144C">
        <w:rPr>
          <w:rFonts w:ascii="Garamond" w:hAnsi="Garamond" w:cs="Times New Roman"/>
          <w:noProof/>
          <w:lang w:val="en-US"/>
        </w:rPr>
        <w:t>, 85, 217–246.</w:t>
      </w:r>
    </w:p>
    <w:p w14:paraId="2D3A801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Sih, A., Bell, A.M. &amp; Johnson, J.C. (2004). Behavioral syndromes: an ecological and evolutionary overview. </w:t>
      </w:r>
      <w:r w:rsidRPr="00B0144C">
        <w:rPr>
          <w:rFonts w:ascii="Garamond" w:hAnsi="Garamond" w:cs="Times New Roman"/>
          <w:i/>
          <w:iCs/>
          <w:noProof/>
          <w:lang w:val="en-US"/>
        </w:rPr>
        <w:t>TREE</w:t>
      </w:r>
      <w:r w:rsidRPr="00B0144C">
        <w:rPr>
          <w:rFonts w:ascii="Garamond" w:hAnsi="Garamond" w:cs="Times New Roman"/>
          <w:noProof/>
          <w:lang w:val="en-US"/>
        </w:rPr>
        <w:t>, 19, 372–378.</w:t>
      </w:r>
    </w:p>
    <w:p w14:paraId="385084DD"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Smith, B.R. &amp; Blumstein, D.T. (2008a). Fitness consequences of personality: A meta-analysis. </w:t>
      </w:r>
      <w:r w:rsidRPr="00B0144C">
        <w:rPr>
          <w:rFonts w:ascii="Garamond" w:hAnsi="Garamond" w:cs="Times New Roman"/>
          <w:i/>
          <w:iCs/>
          <w:noProof/>
          <w:lang w:val="en-US"/>
        </w:rPr>
        <w:t>Behav. Ecol.</w:t>
      </w:r>
      <w:r w:rsidRPr="00B0144C">
        <w:rPr>
          <w:rFonts w:ascii="Garamond" w:hAnsi="Garamond" w:cs="Times New Roman"/>
          <w:noProof/>
          <w:lang w:val="en-US"/>
        </w:rPr>
        <w:t>, 19, 448–455.</w:t>
      </w:r>
    </w:p>
    <w:p w14:paraId="0405E6F5"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Smith, B.R. &amp; Blumstein, D.T. (2008b). Fitness consequences of personality: A meta-analysis. </w:t>
      </w:r>
      <w:r w:rsidRPr="00B0144C">
        <w:rPr>
          <w:rFonts w:ascii="Garamond" w:hAnsi="Garamond" w:cs="Times New Roman"/>
          <w:i/>
          <w:iCs/>
          <w:noProof/>
          <w:lang w:val="en-US"/>
        </w:rPr>
        <w:t>Behav. Ecol.</w:t>
      </w:r>
      <w:r w:rsidRPr="00B0144C">
        <w:rPr>
          <w:rFonts w:ascii="Garamond" w:hAnsi="Garamond" w:cs="Times New Roman"/>
          <w:noProof/>
          <w:lang w:val="en-US"/>
        </w:rPr>
        <w:t>, 19, 448–455.</w:t>
      </w:r>
    </w:p>
    <w:p w14:paraId="717A0238"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Tarka, M., Guenther, A., Niemelä, P.T., Nakagawa, S. &amp; Noble, D.W.A. (2018). Sex differences in life history, behavior, and physiology along a slow-fast continuum: a meta-analysis. </w:t>
      </w:r>
      <w:r w:rsidRPr="00B0144C">
        <w:rPr>
          <w:rFonts w:ascii="Garamond" w:hAnsi="Garamond" w:cs="Times New Roman"/>
          <w:i/>
          <w:iCs/>
          <w:noProof/>
          <w:lang w:val="en-US"/>
        </w:rPr>
        <w:t>Behav. Ecol. Sociobiol.</w:t>
      </w:r>
      <w:r w:rsidRPr="00B0144C">
        <w:rPr>
          <w:rFonts w:ascii="Garamond" w:hAnsi="Garamond" w:cs="Times New Roman"/>
          <w:noProof/>
          <w:lang w:val="en-US"/>
        </w:rPr>
        <w:t>, 72, 132.</w:t>
      </w:r>
    </w:p>
    <w:p w14:paraId="70B4078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Viechtbauer, W. (2010). Conducting meta-analyses in R with the metafor package. </w:t>
      </w:r>
      <w:r w:rsidRPr="00B0144C">
        <w:rPr>
          <w:rFonts w:ascii="Garamond" w:hAnsi="Garamond" w:cs="Times New Roman"/>
          <w:i/>
          <w:iCs/>
          <w:noProof/>
          <w:lang w:val="en-US"/>
        </w:rPr>
        <w:t>J. Stat. Softw.</w:t>
      </w:r>
      <w:r w:rsidRPr="00B0144C">
        <w:rPr>
          <w:rFonts w:ascii="Garamond" w:hAnsi="Garamond" w:cs="Times New Roman"/>
          <w:noProof/>
          <w:lang w:val="en-US"/>
        </w:rPr>
        <w:t>, 36, 1–48.</w:t>
      </w:r>
    </w:p>
    <w:p w14:paraId="45923A3C"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Wolf, M., Van Doorn, G.S., Leimar, O. &amp; Weissing, F.J. (2007). Life-history trade-offs favour the evolution of animal personalities. </w:t>
      </w:r>
      <w:r w:rsidRPr="00B0144C">
        <w:rPr>
          <w:rFonts w:ascii="Garamond" w:hAnsi="Garamond" w:cs="Times New Roman"/>
          <w:i/>
          <w:iCs/>
          <w:noProof/>
          <w:lang w:val="en-US"/>
        </w:rPr>
        <w:t>Nature</w:t>
      </w:r>
      <w:r w:rsidRPr="00B0144C">
        <w:rPr>
          <w:rFonts w:ascii="Garamond" w:hAnsi="Garamond" w:cs="Times New Roman"/>
          <w:noProof/>
          <w:lang w:val="en-US"/>
        </w:rPr>
        <w:t>, 447, 581–584.</w:t>
      </w:r>
    </w:p>
    <w:p w14:paraId="15D0E87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Wolf, M. &amp; Weissing, F.J. (2010). An explanatory framework for adaptive personality differences. </w:t>
      </w:r>
      <w:r w:rsidRPr="00B0144C">
        <w:rPr>
          <w:rFonts w:ascii="Garamond" w:hAnsi="Garamond" w:cs="Times New Roman"/>
          <w:i/>
          <w:iCs/>
          <w:noProof/>
          <w:lang w:val="en-US"/>
        </w:rPr>
        <w:t>Philos. Trans. R. Soc. B Biol. Sci.</w:t>
      </w:r>
      <w:r w:rsidRPr="00B0144C">
        <w:rPr>
          <w:rFonts w:ascii="Garamond" w:hAnsi="Garamond" w:cs="Times New Roman"/>
          <w:noProof/>
          <w:lang w:val="en-US"/>
        </w:rPr>
        <w:t>, 365, 3959–3968.</w:t>
      </w:r>
    </w:p>
    <w:p w14:paraId="0A71E5F6" w14:textId="77777777" w:rsidR="00B0144C" w:rsidRPr="00B0144C" w:rsidRDefault="00B0144C" w:rsidP="00B0144C">
      <w:pPr>
        <w:widowControl w:val="0"/>
        <w:autoSpaceDE w:val="0"/>
        <w:autoSpaceDN w:val="0"/>
        <w:adjustRightInd w:val="0"/>
        <w:ind w:left="480" w:hanging="480"/>
        <w:rPr>
          <w:rFonts w:ascii="Garamond" w:hAnsi="Garamond"/>
          <w:noProof/>
        </w:rPr>
      </w:pPr>
      <w:r w:rsidRPr="00B0144C">
        <w:rPr>
          <w:rFonts w:ascii="Garamond" w:hAnsi="Garamond" w:cs="Times New Roman"/>
          <w:noProof/>
          <w:lang w:val="en-US"/>
        </w:rPr>
        <w:t xml:space="preserve">Wyman, M.J. &amp; Rowe, L. (2014). Male Bias in Distributions of Additive Genetic, Residual, and Phenotypic Variances of Shared Traits. </w:t>
      </w:r>
      <w:r w:rsidRPr="00B0144C">
        <w:rPr>
          <w:rFonts w:ascii="Garamond" w:hAnsi="Garamond" w:cs="Times New Roman"/>
          <w:i/>
          <w:iCs/>
          <w:noProof/>
          <w:lang w:val="en-US"/>
        </w:rPr>
        <w:t>Am. Nat.</w:t>
      </w:r>
      <w:r w:rsidRPr="00B0144C">
        <w:rPr>
          <w:rFonts w:ascii="Garamond" w:hAnsi="Garamond" w:cs="Times New Roman"/>
          <w:noProof/>
          <w:lang w:val="en-US"/>
        </w:rPr>
        <w:t>, 184, 326–337.</w:t>
      </w:r>
    </w:p>
    <w:p w14:paraId="7BB0520A" w14:textId="62737D5A" w:rsidR="007F6D9E" w:rsidRDefault="00711861" w:rsidP="00B0144C">
      <w:pPr>
        <w:widowControl w:val="0"/>
        <w:autoSpaceDE w:val="0"/>
        <w:autoSpaceDN w:val="0"/>
        <w:adjustRightInd w:val="0"/>
        <w:ind w:left="480" w:hanging="480"/>
        <w:rPr>
          <w:rFonts w:ascii="Garamond" w:hAnsi="Garamond"/>
        </w:rPr>
      </w:pPr>
      <w:r>
        <w:rPr>
          <w:rFonts w:ascii="Garamond" w:hAnsi="Garamond"/>
        </w:rPr>
        <w:fldChar w:fldCharType="end"/>
      </w:r>
    </w:p>
    <w:p w14:paraId="26D5481E" w14:textId="28738457" w:rsidR="0012297E" w:rsidRDefault="0012297E" w:rsidP="003E2881">
      <w:pPr>
        <w:rPr>
          <w:rFonts w:ascii="Garamond" w:hAnsi="Garamond"/>
        </w:rPr>
      </w:pPr>
    </w:p>
    <w:p w14:paraId="72A8D019" w14:textId="4DE2DFC2" w:rsidR="009A3C13" w:rsidRDefault="009A3C13" w:rsidP="003E2881">
      <w:pPr>
        <w:rPr>
          <w:rFonts w:ascii="Garamond" w:hAnsi="Garamond"/>
        </w:rPr>
      </w:pPr>
    </w:p>
    <w:p w14:paraId="13AEF9F5" w14:textId="3B156760" w:rsidR="009A3C13" w:rsidRDefault="009A3C13" w:rsidP="003E2881">
      <w:pPr>
        <w:rPr>
          <w:rFonts w:ascii="Garamond" w:hAnsi="Garamond"/>
        </w:rPr>
      </w:pPr>
    </w:p>
    <w:p w14:paraId="3F2B92E2" w14:textId="3E1CAF15" w:rsidR="009A3C13" w:rsidRDefault="009A3C13" w:rsidP="003E2881">
      <w:pPr>
        <w:rPr>
          <w:rFonts w:ascii="Garamond" w:hAnsi="Garamond"/>
        </w:rPr>
      </w:pPr>
    </w:p>
    <w:p w14:paraId="636E11A2" w14:textId="4DABD3B5" w:rsidR="003E2881" w:rsidRDefault="003E2881" w:rsidP="003E2881">
      <w:pPr>
        <w:rPr>
          <w:rFonts w:ascii="Garamond" w:hAnsi="Garamond"/>
        </w:rPr>
      </w:pPr>
      <w:r>
        <w:rPr>
          <w:rFonts w:ascii="Garamond" w:hAnsi="Garamond"/>
        </w:rPr>
        <w:t xml:space="preserve">Table </w:t>
      </w:r>
      <w:commentRangeStart w:id="400"/>
      <w:r>
        <w:rPr>
          <w:rFonts w:ascii="Garamond" w:hAnsi="Garamond"/>
        </w:rPr>
        <w:t xml:space="preserve">1. </w:t>
      </w:r>
      <w:r w:rsidR="00C864D4">
        <w:rPr>
          <w:rFonts w:ascii="Garamond" w:hAnsi="Garamond"/>
        </w:rPr>
        <w:t>Multi-level meta-analytic model</w:t>
      </w:r>
      <w:r w:rsidR="003005B3">
        <w:rPr>
          <w:rFonts w:ascii="Garamond" w:hAnsi="Garamond"/>
        </w:rPr>
        <w:t xml:space="preserve">s for each taxonomic </w:t>
      </w:r>
      <w:commentRangeEnd w:id="400"/>
      <w:r w:rsidR="007D6B3E">
        <w:rPr>
          <w:rStyle w:val="CommentReference"/>
        </w:rPr>
        <w:commentReference w:id="400"/>
      </w:r>
      <w:r w:rsidR="003005B3">
        <w:rPr>
          <w:rFonts w:ascii="Garamond" w:hAnsi="Garamond"/>
        </w:rPr>
        <w:t xml:space="preserve">group for </w:t>
      </w:r>
      <w:r w:rsidR="002B0571">
        <w:rPr>
          <w:rFonts w:ascii="Garamond" w:hAnsi="Garamond"/>
        </w:rPr>
        <w:t xml:space="preserve">a sex </w:t>
      </w:r>
      <w:r w:rsidR="003005B3">
        <w:rPr>
          <w:rFonts w:ascii="Garamond" w:hAnsi="Garamond"/>
        </w:rPr>
        <w:t xml:space="preserve">difference in </w:t>
      </w:r>
      <w:r w:rsidR="002B0571">
        <w:rPr>
          <w:rFonts w:ascii="Garamond" w:hAnsi="Garamond"/>
        </w:rPr>
        <w:t xml:space="preserve">the </w:t>
      </w:r>
      <w:r w:rsidR="003005B3">
        <w:rPr>
          <w:rFonts w:ascii="Garamond" w:hAnsi="Garamond"/>
        </w:rPr>
        <w:t>mean (SMD) and variability (</w:t>
      </w:r>
      <w:proofErr w:type="spellStart"/>
      <w:r w:rsidR="003005B3">
        <w:rPr>
          <w:rFonts w:ascii="Garamond" w:hAnsi="Garamond"/>
        </w:rPr>
        <w:t>lnCVR</w:t>
      </w:r>
      <w:proofErr w:type="spellEnd"/>
      <w:r w:rsidR="003005B3">
        <w:rPr>
          <w:rFonts w:ascii="Garamond" w:hAnsi="Garamond"/>
        </w:rPr>
        <w:t xml:space="preserve">) </w:t>
      </w:r>
      <w:r w:rsidR="002B0571">
        <w:rPr>
          <w:rFonts w:ascii="Garamond" w:hAnsi="Garamond"/>
        </w:rPr>
        <w:t>in personality traits</w:t>
      </w:r>
      <w:r w:rsidR="003005B3">
        <w:rPr>
          <w:rFonts w:ascii="Garamond" w:hAnsi="Garamond"/>
        </w:rPr>
        <w:t>.</w:t>
      </w:r>
      <w:r w:rsidR="003A6CCD">
        <w:rPr>
          <w:rFonts w:ascii="Garamond" w:hAnsi="Garamond"/>
        </w:rPr>
        <w:t xml:space="preserve"> </w:t>
      </w:r>
      <w:commentRangeStart w:id="401"/>
      <w:r w:rsidR="003A6CCD">
        <w:rPr>
          <w:rFonts w:ascii="Garamond" w:hAnsi="Garamond"/>
        </w:rPr>
        <w:t>P</w:t>
      </w:r>
      <w:r w:rsidR="003D6888">
        <w:rPr>
          <w:rFonts w:ascii="Garamond" w:hAnsi="Garamond"/>
        </w:rPr>
        <w:t xml:space="preserve">ositive </w:t>
      </w:r>
      <w:r w:rsidR="00782000">
        <w:rPr>
          <w:rFonts w:ascii="Garamond" w:hAnsi="Garamond"/>
        </w:rPr>
        <w:t>estimates</w:t>
      </w:r>
      <w:r w:rsidR="003D6888">
        <w:rPr>
          <w:rFonts w:ascii="Garamond" w:hAnsi="Garamond"/>
        </w:rPr>
        <w:t xml:space="preserve"> </w:t>
      </w:r>
      <w:r w:rsidR="009303AF">
        <w:rPr>
          <w:rFonts w:ascii="Garamond" w:hAnsi="Garamond"/>
        </w:rPr>
        <w:t xml:space="preserve">indicate </w:t>
      </w:r>
      <w:r w:rsidR="002B0571">
        <w:rPr>
          <w:rFonts w:ascii="Garamond" w:hAnsi="Garamond"/>
        </w:rPr>
        <w:t xml:space="preserve">that the </w:t>
      </w:r>
      <w:r w:rsidR="00654CAB">
        <w:rPr>
          <w:rFonts w:ascii="Garamond" w:hAnsi="Garamond"/>
        </w:rPr>
        <w:t xml:space="preserve">mean </w:t>
      </w:r>
      <w:r w:rsidR="002B0571">
        <w:rPr>
          <w:rFonts w:ascii="Garamond" w:hAnsi="Garamond"/>
        </w:rPr>
        <w:t>or</w:t>
      </w:r>
      <w:r w:rsidR="00654CAB">
        <w:rPr>
          <w:rFonts w:ascii="Garamond" w:hAnsi="Garamond"/>
        </w:rPr>
        <w:t xml:space="preserve"> variability </w:t>
      </w:r>
      <w:r w:rsidR="002B0571">
        <w:rPr>
          <w:rFonts w:ascii="Garamond" w:hAnsi="Garamond"/>
        </w:rPr>
        <w:t>in</w:t>
      </w:r>
      <w:r w:rsidR="00654CAB">
        <w:rPr>
          <w:rFonts w:ascii="Garamond" w:hAnsi="Garamond"/>
        </w:rPr>
        <w:t xml:space="preserve"> </w:t>
      </w:r>
      <w:r w:rsidR="003D6888">
        <w:rPr>
          <w:rFonts w:ascii="Garamond" w:hAnsi="Garamond"/>
        </w:rPr>
        <w:t>personalit</w:t>
      </w:r>
      <w:r w:rsidR="00654CAB">
        <w:rPr>
          <w:rFonts w:ascii="Garamond" w:hAnsi="Garamond"/>
        </w:rPr>
        <w:t xml:space="preserve">y </w:t>
      </w:r>
      <w:r w:rsidR="002B0571">
        <w:rPr>
          <w:rFonts w:ascii="Garamond" w:hAnsi="Garamond"/>
        </w:rPr>
        <w:t>is greater for males</w:t>
      </w:r>
      <w:r w:rsidR="00782000">
        <w:rPr>
          <w:rFonts w:ascii="Garamond" w:hAnsi="Garamond"/>
        </w:rPr>
        <w:t xml:space="preserve"> than females</w:t>
      </w:r>
      <w:commentRangeEnd w:id="401"/>
      <w:r w:rsidR="002B0571">
        <w:rPr>
          <w:rStyle w:val="CommentReference"/>
        </w:rPr>
        <w:commentReference w:id="401"/>
      </w:r>
      <w:r w:rsidR="003D6888">
        <w:rPr>
          <w:rFonts w:ascii="Garamond" w:hAnsi="Garamond"/>
        </w:rPr>
        <w:t>.</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ayout w:type="fixed"/>
        <w:tblLook w:val="04A0" w:firstRow="1" w:lastRow="0" w:firstColumn="1" w:lastColumn="0" w:noHBand="0" w:noVBand="1"/>
        <w:tblPrChange w:id="402" w:author="Lauren Harrison" w:date="2020-08-07T16:41:00Z">
          <w:tblPr>
            <w:tblStyle w:val="TableGrid"/>
            <w:tblW w:w="9639" w:type="dxa"/>
            <w:tblInd w:w="-5" w:type="dxa"/>
            <w:tblBorders>
              <w:insideH w:val="none" w:sz="0" w:space="0" w:color="auto"/>
              <w:insideV w:val="none" w:sz="0" w:space="0" w:color="auto"/>
            </w:tblBorders>
            <w:tblLayout w:type="fixed"/>
            <w:tblLook w:val="04A0" w:firstRow="1" w:lastRow="0" w:firstColumn="1" w:lastColumn="0" w:noHBand="0" w:noVBand="1"/>
          </w:tblPr>
        </w:tblPrChange>
      </w:tblPr>
      <w:tblGrid>
        <w:gridCol w:w="1985"/>
        <w:gridCol w:w="1701"/>
        <w:gridCol w:w="1469"/>
        <w:gridCol w:w="1415"/>
        <w:gridCol w:w="839"/>
        <w:gridCol w:w="1094"/>
        <w:gridCol w:w="1136"/>
        <w:tblGridChange w:id="403">
          <w:tblGrid>
            <w:gridCol w:w="1985"/>
            <w:gridCol w:w="1843"/>
            <w:gridCol w:w="1327"/>
            <w:gridCol w:w="1415"/>
            <w:gridCol w:w="839"/>
            <w:gridCol w:w="1094"/>
            <w:gridCol w:w="1136"/>
          </w:tblGrid>
        </w:tblGridChange>
      </w:tblGrid>
      <w:tr w:rsidR="00D61374" w14:paraId="0703E2C6" w14:textId="77777777" w:rsidTr="00D61374">
        <w:tc>
          <w:tcPr>
            <w:tcW w:w="1985" w:type="dxa"/>
            <w:tcBorders>
              <w:top w:val="single" w:sz="4" w:space="0" w:color="auto"/>
              <w:bottom w:val="single" w:sz="4" w:space="0" w:color="auto"/>
            </w:tcBorders>
            <w:tcPrChange w:id="404" w:author="Lauren Harrison" w:date="2020-08-07T16:41:00Z">
              <w:tcPr>
                <w:tcW w:w="1985" w:type="dxa"/>
                <w:tcBorders>
                  <w:top w:val="single" w:sz="4" w:space="0" w:color="auto"/>
                  <w:bottom w:val="single" w:sz="4" w:space="0" w:color="auto"/>
                </w:tcBorders>
              </w:tcPr>
            </w:tcPrChange>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lastRenderedPageBreak/>
              <w:t>Parameters</w:t>
            </w:r>
          </w:p>
        </w:tc>
        <w:tc>
          <w:tcPr>
            <w:tcW w:w="1701" w:type="dxa"/>
            <w:tcBorders>
              <w:top w:val="single" w:sz="4" w:space="0" w:color="auto"/>
              <w:bottom w:val="single" w:sz="4" w:space="0" w:color="auto"/>
            </w:tcBorders>
            <w:tcPrChange w:id="405" w:author="Lauren Harrison" w:date="2020-08-07T16:41:00Z">
              <w:tcPr>
                <w:tcW w:w="1843" w:type="dxa"/>
                <w:tcBorders>
                  <w:top w:val="single" w:sz="4" w:space="0" w:color="auto"/>
                  <w:bottom w:val="single" w:sz="4" w:space="0" w:color="auto"/>
                </w:tcBorders>
              </w:tcPr>
            </w:tcPrChange>
          </w:tcPr>
          <w:p w14:paraId="6155E735" w14:textId="7D962ED7"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w:t>
            </w:r>
            <w:r w:rsidR="00713137">
              <w:rPr>
                <w:rFonts w:ascii="Garamond" w:hAnsi="Garamond"/>
                <w:b/>
                <w:sz w:val="20"/>
                <w:szCs w:val="20"/>
              </w:rPr>
              <w:t xml:space="preserve">imated </w:t>
            </w:r>
            <w:r>
              <w:rPr>
                <w:rFonts w:ascii="Garamond" w:hAnsi="Garamond"/>
                <w:b/>
                <w:sz w:val="20"/>
                <w:szCs w:val="20"/>
              </w:rPr>
              <w:t>mean</w:t>
            </w:r>
          </w:p>
        </w:tc>
        <w:tc>
          <w:tcPr>
            <w:tcW w:w="1469" w:type="dxa"/>
            <w:tcBorders>
              <w:top w:val="single" w:sz="4" w:space="0" w:color="auto"/>
              <w:bottom w:val="single" w:sz="4" w:space="0" w:color="auto"/>
            </w:tcBorders>
            <w:tcPrChange w:id="406" w:author="Lauren Harrison" w:date="2020-08-07T16:41:00Z">
              <w:tcPr>
                <w:tcW w:w="1327" w:type="dxa"/>
                <w:tcBorders>
                  <w:top w:val="single" w:sz="4" w:space="0" w:color="auto"/>
                  <w:bottom w:val="single" w:sz="4" w:space="0" w:color="auto"/>
                </w:tcBorders>
              </w:tcPr>
            </w:tcPrChange>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415" w:type="dxa"/>
            <w:tcBorders>
              <w:top w:val="single" w:sz="4" w:space="0" w:color="auto"/>
              <w:bottom w:val="single" w:sz="4" w:space="0" w:color="auto"/>
            </w:tcBorders>
            <w:tcPrChange w:id="407" w:author="Lauren Harrison" w:date="2020-08-07T16:41:00Z">
              <w:tcPr>
                <w:tcW w:w="1415" w:type="dxa"/>
                <w:tcBorders>
                  <w:top w:val="single" w:sz="4" w:space="0" w:color="auto"/>
                  <w:bottom w:val="single" w:sz="4" w:space="0" w:color="auto"/>
                </w:tcBorders>
              </w:tcPr>
            </w:tcPrChange>
          </w:tcPr>
          <w:p w14:paraId="3B6F695A" w14:textId="1F7B3415"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Pred</w:t>
            </w:r>
            <w:r w:rsidR="00713137">
              <w:rPr>
                <w:rFonts w:ascii="Garamond" w:hAnsi="Garamond"/>
                <w:b/>
                <w:sz w:val="20"/>
                <w:szCs w:val="20"/>
              </w:rPr>
              <w:t xml:space="preserve">iction </w:t>
            </w:r>
            <w:r w:rsidR="003D6888">
              <w:rPr>
                <w:rFonts w:ascii="Garamond" w:hAnsi="Garamond"/>
                <w:b/>
                <w:sz w:val="20"/>
                <w:szCs w:val="20"/>
              </w:rPr>
              <w:t>i</w:t>
            </w:r>
            <w:r w:rsidRPr="009B479D">
              <w:rPr>
                <w:rFonts w:ascii="Garamond" w:hAnsi="Garamond"/>
                <w:b/>
                <w:sz w:val="20"/>
                <w:szCs w:val="20"/>
              </w:rPr>
              <w:t>nterval</w:t>
            </w:r>
            <w:ins w:id="408" w:author="Lauren Harrison" w:date="2020-08-07T16:42:00Z">
              <w:r w:rsidR="00D61374">
                <w:rPr>
                  <w:rFonts w:ascii="Garamond" w:hAnsi="Garamond"/>
                  <w:b/>
                  <w:sz w:val="20"/>
                  <w:szCs w:val="20"/>
                </w:rPr>
                <w:t>s</w:t>
              </w:r>
            </w:ins>
          </w:p>
        </w:tc>
        <w:tc>
          <w:tcPr>
            <w:tcW w:w="839" w:type="dxa"/>
            <w:tcBorders>
              <w:top w:val="single" w:sz="4" w:space="0" w:color="auto"/>
              <w:bottom w:val="single" w:sz="4" w:space="0" w:color="auto"/>
            </w:tcBorders>
            <w:tcPrChange w:id="409" w:author="Lauren Harrison" w:date="2020-08-07T16:41:00Z">
              <w:tcPr>
                <w:tcW w:w="839" w:type="dxa"/>
                <w:tcBorders>
                  <w:top w:val="single" w:sz="4" w:space="0" w:color="auto"/>
                  <w:bottom w:val="single" w:sz="4" w:space="0" w:color="auto"/>
                </w:tcBorders>
              </w:tcPr>
            </w:tcPrChange>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 xml:space="preserve">t </w:t>
            </w:r>
            <w:r w:rsidRPr="00D61374">
              <w:rPr>
                <w:rFonts w:ascii="Garamond" w:hAnsi="Garamond"/>
                <w:b/>
                <w:sz w:val="20"/>
                <w:szCs w:val="20"/>
                <w:rPrChange w:id="410" w:author="Lauren Harrison" w:date="2020-08-07T16:42:00Z">
                  <w:rPr>
                    <w:rFonts w:ascii="Garamond" w:hAnsi="Garamond"/>
                    <w:b/>
                    <w:i/>
                    <w:sz w:val="20"/>
                    <w:szCs w:val="20"/>
                  </w:rPr>
                </w:rPrChange>
              </w:rPr>
              <w:t>score</w:t>
            </w:r>
          </w:p>
        </w:tc>
        <w:tc>
          <w:tcPr>
            <w:tcW w:w="1094" w:type="dxa"/>
            <w:tcBorders>
              <w:top w:val="single" w:sz="4" w:space="0" w:color="auto"/>
              <w:bottom w:val="single" w:sz="4" w:space="0" w:color="auto"/>
            </w:tcBorders>
            <w:tcPrChange w:id="411" w:author="Lauren Harrison" w:date="2020-08-07T16:41:00Z">
              <w:tcPr>
                <w:tcW w:w="1094" w:type="dxa"/>
                <w:tcBorders>
                  <w:top w:val="single" w:sz="4" w:space="0" w:color="auto"/>
                  <w:bottom w:val="single" w:sz="4" w:space="0" w:color="auto"/>
                </w:tcBorders>
              </w:tcPr>
            </w:tcPrChange>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136" w:type="dxa"/>
            <w:tcBorders>
              <w:top w:val="single" w:sz="4" w:space="0" w:color="auto"/>
              <w:bottom w:val="single" w:sz="4" w:space="0" w:color="auto"/>
            </w:tcBorders>
            <w:tcPrChange w:id="412" w:author="Lauren Harrison" w:date="2020-08-07T16:41:00Z">
              <w:tcPr>
                <w:tcW w:w="1136" w:type="dxa"/>
                <w:tcBorders>
                  <w:top w:val="single" w:sz="4" w:space="0" w:color="auto"/>
                  <w:bottom w:val="single" w:sz="4" w:space="0" w:color="auto"/>
                </w:tcBorders>
              </w:tcPr>
            </w:tcPrChange>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D61374" w14:paraId="1CEC74DC" w14:textId="77777777" w:rsidTr="00D61374">
        <w:tc>
          <w:tcPr>
            <w:tcW w:w="1985" w:type="dxa"/>
            <w:tcBorders>
              <w:top w:val="single" w:sz="4" w:space="0" w:color="auto"/>
            </w:tcBorders>
            <w:tcPrChange w:id="413" w:author="Lauren Harrison" w:date="2020-08-07T16:41:00Z">
              <w:tcPr>
                <w:tcW w:w="1985" w:type="dxa"/>
                <w:tcBorders>
                  <w:top w:val="single" w:sz="4" w:space="0" w:color="auto"/>
                </w:tcBorders>
              </w:tcPr>
            </w:tcPrChange>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701" w:type="dxa"/>
            <w:tcBorders>
              <w:top w:val="single" w:sz="4" w:space="0" w:color="auto"/>
            </w:tcBorders>
            <w:tcPrChange w:id="414" w:author="Lauren Harrison" w:date="2020-08-07T16:41:00Z">
              <w:tcPr>
                <w:tcW w:w="1843" w:type="dxa"/>
                <w:tcBorders>
                  <w:top w:val="single" w:sz="4" w:space="0" w:color="auto"/>
                </w:tcBorders>
              </w:tcPr>
            </w:tcPrChange>
          </w:tcPr>
          <w:p w14:paraId="40F1A2EB" w14:textId="77777777" w:rsidR="003E2881" w:rsidRPr="00885DDD" w:rsidRDefault="003E2881" w:rsidP="003005B3">
            <w:pPr>
              <w:spacing w:line="276" w:lineRule="auto"/>
              <w:jc w:val="center"/>
              <w:rPr>
                <w:rFonts w:ascii="Garamond" w:hAnsi="Garamond"/>
                <w:sz w:val="20"/>
                <w:szCs w:val="20"/>
              </w:rPr>
            </w:pPr>
          </w:p>
        </w:tc>
        <w:tc>
          <w:tcPr>
            <w:tcW w:w="1469" w:type="dxa"/>
            <w:tcBorders>
              <w:top w:val="single" w:sz="4" w:space="0" w:color="auto"/>
            </w:tcBorders>
            <w:tcPrChange w:id="415" w:author="Lauren Harrison" w:date="2020-08-07T16:41:00Z">
              <w:tcPr>
                <w:tcW w:w="1327" w:type="dxa"/>
                <w:tcBorders>
                  <w:top w:val="single" w:sz="4" w:space="0" w:color="auto"/>
                </w:tcBorders>
              </w:tcPr>
            </w:tcPrChange>
          </w:tcPr>
          <w:p w14:paraId="1103F900" w14:textId="77777777" w:rsidR="003E2881" w:rsidRPr="00885DDD" w:rsidRDefault="003E2881" w:rsidP="003005B3">
            <w:pPr>
              <w:spacing w:line="276" w:lineRule="auto"/>
              <w:jc w:val="center"/>
              <w:rPr>
                <w:rFonts w:ascii="Garamond" w:hAnsi="Garamond"/>
                <w:sz w:val="20"/>
                <w:szCs w:val="20"/>
              </w:rPr>
            </w:pPr>
          </w:p>
        </w:tc>
        <w:tc>
          <w:tcPr>
            <w:tcW w:w="1415" w:type="dxa"/>
            <w:tcBorders>
              <w:top w:val="single" w:sz="4" w:space="0" w:color="auto"/>
            </w:tcBorders>
            <w:tcPrChange w:id="416" w:author="Lauren Harrison" w:date="2020-08-07T16:41:00Z">
              <w:tcPr>
                <w:tcW w:w="1415" w:type="dxa"/>
                <w:tcBorders>
                  <w:top w:val="single" w:sz="4" w:space="0" w:color="auto"/>
                </w:tcBorders>
              </w:tcPr>
            </w:tcPrChange>
          </w:tcPr>
          <w:p w14:paraId="6074307E" w14:textId="77777777" w:rsidR="003E2881" w:rsidRPr="00885DDD" w:rsidRDefault="003E2881" w:rsidP="003005B3">
            <w:pPr>
              <w:spacing w:line="276" w:lineRule="auto"/>
              <w:jc w:val="center"/>
              <w:rPr>
                <w:rFonts w:ascii="Garamond" w:hAnsi="Garamond"/>
                <w:sz w:val="20"/>
                <w:szCs w:val="20"/>
              </w:rPr>
            </w:pPr>
          </w:p>
        </w:tc>
        <w:tc>
          <w:tcPr>
            <w:tcW w:w="839" w:type="dxa"/>
            <w:tcBorders>
              <w:top w:val="single" w:sz="4" w:space="0" w:color="auto"/>
            </w:tcBorders>
            <w:tcPrChange w:id="417" w:author="Lauren Harrison" w:date="2020-08-07T16:41:00Z">
              <w:tcPr>
                <w:tcW w:w="839" w:type="dxa"/>
                <w:tcBorders>
                  <w:top w:val="single" w:sz="4" w:space="0" w:color="auto"/>
                </w:tcBorders>
              </w:tcPr>
            </w:tcPrChange>
          </w:tcPr>
          <w:p w14:paraId="64753427" w14:textId="77777777" w:rsidR="003E2881" w:rsidRPr="00885DDD" w:rsidRDefault="003E2881" w:rsidP="003005B3">
            <w:pPr>
              <w:spacing w:line="276" w:lineRule="auto"/>
              <w:jc w:val="center"/>
              <w:rPr>
                <w:rFonts w:ascii="Garamond" w:hAnsi="Garamond"/>
                <w:sz w:val="20"/>
                <w:szCs w:val="20"/>
              </w:rPr>
            </w:pPr>
          </w:p>
        </w:tc>
        <w:tc>
          <w:tcPr>
            <w:tcW w:w="1094" w:type="dxa"/>
            <w:tcBorders>
              <w:top w:val="single" w:sz="4" w:space="0" w:color="auto"/>
            </w:tcBorders>
            <w:tcPrChange w:id="418" w:author="Lauren Harrison" w:date="2020-08-07T16:41:00Z">
              <w:tcPr>
                <w:tcW w:w="1094" w:type="dxa"/>
                <w:tcBorders>
                  <w:top w:val="single" w:sz="4" w:space="0" w:color="auto"/>
                </w:tcBorders>
              </w:tcPr>
            </w:tcPrChange>
          </w:tcPr>
          <w:p w14:paraId="7F5EA8F6" w14:textId="77777777" w:rsidR="003E2881" w:rsidRPr="00885DDD" w:rsidRDefault="003E2881" w:rsidP="003005B3">
            <w:pPr>
              <w:spacing w:line="276" w:lineRule="auto"/>
              <w:jc w:val="center"/>
              <w:rPr>
                <w:rFonts w:ascii="Garamond" w:hAnsi="Garamond"/>
                <w:sz w:val="20"/>
                <w:szCs w:val="20"/>
              </w:rPr>
            </w:pPr>
          </w:p>
        </w:tc>
        <w:tc>
          <w:tcPr>
            <w:tcW w:w="1136" w:type="dxa"/>
            <w:tcBorders>
              <w:top w:val="single" w:sz="4" w:space="0" w:color="auto"/>
            </w:tcBorders>
            <w:tcPrChange w:id="419" w:author="Lauren Harrison" w:date="2020-08-07T16:41:00Z">
              <w:tcPr>
                <w:tcW w:w="1136" w:type="dxa"/>
                <w:tcBorders>
                  <w:top w:val="single" w:sz="4" w:space="0" w:color="auto"/>
                </w:tcBorders>
              </w:tcPr>
            </w:tcPrChange>
          </w:tcPr>
          <w:p w14:paraId="6D84DBAD" w14:textId="77777777" w:rsidR="003E2881" w:rsidRPr="00885DDD" w:rsidRDefault="003E2881" w:rsidP="003005B3">
            <w:pPr>
              <w:spacing w:line="276" w:lineRule="auto"/>
              <w:jc w:val="center"/>
              <w:rPr>
                <w:rFonts w:ascii="Garamond" w:hAnsi="Garamond"/>
                <w:sz w:val="20"/>
                <w:szCs w:val="20"/>
              </w:rPr>
            </w:pPr>
          </w:p>
        </w:tc>
      </w:tr>
      <w:tr w:rsidR="00D61374" w14:paraId="032E40F0" w14:textId="77777777" w:rsidTr="00D61374">
        <w:tc>
          <w:tcPr>
            <w:tcW w:w="1985" w:type="dxa"/>
            <w:tcPrChange w:id="420" w:author="Lauren Harrison" w:date="2020-08-07T16:41:00Z">
              <w:tcPr>
                <w:tcW w:w="1985" w:type="dxa"/>
              </w:tcPr>
            </w:tcPrChange>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701" w:type="dxa"/>
            <w:tcPrChange w:id="421" w:author="Lauren Harrison" w:date="2020-08-07T16:41:00Z">
              <w:tcPr>
                <w:tcW w:w="1843" w:type="dxa"/>
              </w:tcPr>
            </w:tcPrChange>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469" w:type="dxa"/>
            <w:tcPrChange w:id="422" w:author="Lauren Harrison" w:date="2020-08-07T16:41:00Z">
              <w:tcPr>
                <w:tcW w:w="1327" w:type="dxa"/>
              </w:tcPr>
            </w:tcPrChange>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415" w:type="dxa"/>
            <w:tcPrChange w:id="423" w:author="Lauren Harrison" w:date="2020-08-07T16:41:00Z">
              <w:tcPr>
                <w:tcW w:w="1415" w:type="dxa"/>
              </w:tcPr>
            </w:tcPrChange>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839" w:type="dxa"/>
            <w:tcPrChange w:id="424" w:author="Lauren Harrison" w:date="2020-08-07T16:41:00Z">
              <w:tcPr>
                <w:tcW w:w="839" w:type="dxa"/>
              </w:tcPr>
            </w:tcPrChange>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094" w:type="dxa"/>
            <w:tcPrChange w:id="425" w:author="Lauren Harrison" w:date="2020-08-07T16:41:00Z">
              <w:tcPr>
                <w:tcW w:w="1094" w:type="dxa"/>
              </w:tcPr>
            </w:tcPrChange>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136" w:type="dxa"/>
            <w:tcPrChange w:id="426" w:author="Lauren Harrison" w:date="2020-08-07T16:41:00Z">
              <w:tcPr>
                <w:tcW w:w="1136" w:type="dxa"/>
              </w:tcPr>
            </w:tcPrChange>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D61374" w14:paraId="05685F7F" w14:textId="77777777" w:rsidTr="00D61374">
        <w:tc>
          <w:tcPr>
            <w:tcW w:w="1985" w:type="dxa"/>
            <w:tcPrChange w:id="427" w:author="Lauren Harrison" w:date="2020-08-07T16:41:00Z">
              <w:tcPr>
                <w:tcW w:w="1985" w:type="dxa"/>
              </w:tcPr>
            </w:tcPrChange>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701" w:type="dxa"/>
            <w:tcPrChange w:id="428" w:author="Lauren Harrison" w:date="2020-08-07T16:41:00Z">
              <w:tcPr>
                <w:tcW w:w="1843" w:type="dxa"/>
              </w:tcPr>
            </w:tcPrChange>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469" w:type="dxa"/>
            <w:tcPrChange w:id="429" w:author="Lauren Harrison" w:date="2020-08-07T16:41:00Z">
              <w:tcPr>
                <w:tcW w:w="1327" w:type="dxa"/>
              </w:tcPr>
            </w:tcPrChange>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415" w:type="dxa"/>
            <w:tcPrChange w:id="430" w:author="Lauren Harrison" w:date="2020-08-07T16:41:00Z">
              <w:tcPr>
                <w:tcW w:w="1415" w:type="dxa"/>
              </w:tcPr>
            </w:tcPrChange>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839" w:type="dxa"/>
            <w:tcPrChange w:id="431" w:author="Lauren Harrison" w:date="2020-08-07T16:41:00Z">
              <w:tcPr>
                <w:tcW w:w="839" w:type="dxa"/>
              </w:tcPr>
            </w:tcPrChange>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094" w:type="dxa"/>
            <w:tcPrChange w:id="432" w:author="Lauren Harrison" w:date="2020-08-07T16:41:00Z">
              <w:tcPr>
                <w:tcW w:w="1094" w:type="dxa"/>
              </w:tcPr>
            </w:tcPrChange>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136" w:type="dxa"/>
            <w:tcPrChange w:id="433" w:author="Lauren Harrison" w:date="2020-08-07T16:41:00Z">
              <w:tcPr>
                <w:tcW w:w="1136" w:type="dxa"/>
              </w:tcPr>
            </w:tcPrChange>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D61374" w14:paraId="4FA730D4" w14:textId="77777777" w:rsidTr="00D61374">
        <w:tc>
          <w:tcPr>
            <w:tcW w:w="1985" w:type="dxa"/>
            <w:tcPrChange w:id="434" w:author="Lauren Harrison" w:date="2020-08-07T16:41:00Z">
              <w:tcPr>
                <w:tcW w:w="1985" w:type="dxa"/>
              </w:tcPr>
            </w:tcPrChange>
          </w:tcPr>
          <w:p w14:paraId="10244AC1" w14:textId="7E0AC300" w:rsidR="003E2881" w:rsidRPr="00885DDD" w:rsidRDefault="003E2881" w:rsidP="003005B3">
            <w:pPr>
              <w:spacing w:line="276" w:lineRule="auto"/>
              <w:rPr>
                <w:rFonts w:ascii="Garamond" w:hAnsi="Garamond"/>
                <w:sz w:val="20"/>
                <w:szCs w:val="20"/>
              </w:rPr>
            </w:pPr>
            <w:commentRangeStart w:id="435"/>
            <w:del w:id="436" w:author="Lauren Harrison" w:date="2020-08-07T16:41:00Z">
              <w:r w:rsidDel="00D61374">
                <w:rPr>
                  <w:rFonts w:ascii="Garamond" w:hAnsi="Garamond"/>
                  <w:sz w:val="20"/>
                  <w:szCs w:val="20"/>
                </w:rPr>
                <w:delText>Reptilia</w:delText>
              </w:r>
              <w:commentRangeEnd w:id="435"/>
              <w:r w:rsidR="005834FA" w:rsidDel="00D61374">
                <w:rPr>
                  <w:rStyle w:val="CommentReference"/>
                </w:rPr>
                <w:commentReference w:id="435"/>
              </w:r>
            </w:del>
            <w:ins w:id="437" w:author="Lauren Harrison" w:date="2020-08-07T16:41:00Z">
              <w:r w:rsidR="00D61374">
                <w:rPr>
                  <w:rFonts w:ascii="Garamond" w:hAnsi="Garamond"/>
                  <w:sz w:val="20"/>
                  <w:szCs w:val="20"/>
                </w:rPr>
                <w:t>Reptiles/Amphibians</w:t>
              </w:r>
            </w:ins>
          </w:p>
        </w:tc>
        <w:tc>
          <w:tcPr>
            <w:tcW w:w="1701" w:type="dxa"/>
            <w:tcPrChange w:id="438" w:author="Lauren Harrison" w:date="2020-08-07T16:41:00Z">
              <w:tcPr>
                <w:tcW w:w="1843" w:type="dxa"/>
              </w:tcPr>
            </w:tcPrChange>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469" w:type="dxa"/>
            <w:tcPrChange w:id="439" w:author="Lauren Harrison" w:date="2020-08-07T16:41:00Z">
              <w:tcPr>
                <w:tcW w:w="1327" w:type="dxa"/>
              </w:tcPr>
            </w:tcPrChange>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415" w:type="dxa"/>
            <w:tcPrChange w:id="440" w:author="Lauren Harrison" w:date="2020-08-07T16:41:00Z">
              <w:tcPr>
                <w:tcW w:w="1415" w:type="dxa"/>
              </w:tcPr>
            </w:tcPrChange>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839" w:type="dxa"/>
            <w:tcPrChange w:id="441" w:author="Lauren Harrison" w:date="2020-08-07T16:41:00Z">
              <w:tcPr>
                <w:tcW w:w="839" w:type="dxa"/>
              </w:tcPr>
            </w:tcPrChange>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094" w:type="dxa"/>
            <w:tcPrChange w:id="442" w:author="Lauren Harrison" w:date="2020-08-07T16:41:00Z">
              <w:tcPr>
                <w:tcW w:w="1094" w:type="dxa"/>
              </w:tcPr>
            </w:tcPrChange>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136" w:type="dxa"/>
            <w:tcPrChange w:id="443" w:author="Lauren Harrison" w:date="2020-08-07T16:41:00Z">
              <w:tcPr>
                <w:tcW w:w="1136" w:type="dxa"/>
              </w:tcPr>
            </w:tcPrChange>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D61374" w14:paraId="7B7FE2FB" w14:textId="77777777" w:rsidTr="00D61374">
        <w:tc>
          <w:tcPr>
            <w:tcW w:w="1985" w:type="dxa"/>
            <w:tcPrChange w:id="444" w:author="Lauren Harrison" w:date="2020-08-07T16:41:00Z">
              <w:tcPr>
                <w:tcW w:w="1985" w:type="dxa"/>
              </w:tcPr>
            </w:tcPrChange>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701" w:type="dxa"/>
            <w:tcPrChange w:id="445" w:author="Lauren Harrison" w:date="2020-08-07T16:41:00Z">
              <w:tcPr>
                <w:tcW w:w="1843" w:type="dxa"/>
              </w:tcPr>
            </w:tcPrChange>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469" w:type="dxa"/>
            <w:tcPrChange w:id="446" w:author="Lauren Harrison" w:date="2020-08-07T16:41:00Z">
              <w:tcPr>
                <w:tcW w:w="1327" w:type="dxa"/>
              </w:tcPr>
            </w:tcPrChange>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415" w:type="dxa"/>
            <w:tcPrChange w:id="447" w:author="Lauren Harrison" w:date="2020-08-07T16:41:00Z">
              <w:tcPr>
                <w:tcW w:w="1415" w:type="dxa"/>
              </w:tcPr>
            </w:tcPrChange>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839" w:type="dxa"/>
            <w:tcPrChange w:id="448" w:author="Lauren Harrison" w:date="2020-08-07T16:41:00Z">
              <w:tcPr>
                <w:tcW w:w="839" w:type="dxa"/>
              </w:tcPr>
            </w:tcPrChange>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094" w:type="dxa"/>
            <w:tcPrChange w:id="449" w:author="Lauren Harrison" w:date="2020-08-07T16:41:00Z">
              <w:tcPr>
                <w:tcW w:w="1094" w:type="dxa"/>
              </w:tcPr>
            </w:tcPrChange>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136" w:type="dxa"/>
            <w:tcPrChange w:id="450" w:author="Lauren Harrison" w:date="2020-08-07T16:41:00Z">
              <w:tcPr>
                <w:tcW w:w="1136" w:type="dxa"/>
              </w:tcPr>
            </w:tcPrChange>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D61374" w14:paraId="4F9AEFF4" w14:textId="77777777" w:rsidTr="00D61374">
        <w:tc>
          <w:tcPr>
            <w:tcW w:w="1985" w:type="dxa"/>
            <w:tcPrChange w:id="451" w:author="Lauren Harrison" w:date="2020-08-07T16:41:00Z">
              <w:tcPr>
                <w:tcW w:w="1985" w:type="dxa"/>
              </w:tcPr>
            </w:tcPrChange>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701" w:type="dxa"/>
            <w:tcPrChange w:id="452" w:author="Lauren Harrison" w:date="2020-08-07T16:41:00Z">
              <w:tcPr>
                <w:tcW w:w="1843" w:type="dxa"/>
              </w:tcPr>
            </w:tcPrChange>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469" w:type="dxa"/>
            <w:tcPrChange w:id="453" w:author="Lauren Harrison" w:date="2020-08-07T16:41:00Z">
              <w:tcPr>
                <w:tcW w:w="1327" w:type="dxa"/>
              </w:tcPr>
            </w:tcPrChange>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415" w:type="dxa"/>
            <w:tcPrChange w:id="454" w:author="Lauren Harrison" w:date="2020-08-07T16:41:00Z">
              <w:tcPr>
                <w:tcW w:w="1415" w:type="dxa"/>
              </w:tcPr>
            </w:tcPrChange>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839" w:type="dxa"/>
            <w:tcPrChange w:id="455" w:author="Lauren Harrison" w:date="2020-08-07T16:41:00Z">
              <w:tcPr>
                <w:tcW w:w="839" w:type="dxa"/>
              </w:tcPr>
            </w:tcPrChange>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094" w:type="dxa"/>
            <w:tcPrChange w:id="456" w:author="Lauren Harrison" w:date="2020-08-07T16:41:00Z">
              <w:tcPr>
                <w:tcW w:w="1094" w:type="dxa"/>
              </w:tcPr>
            </w:tcPrChange>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136" w:type="dxa"/>
            <w:tcPrChange w:id="457" w:author="Lauren Harrison" w:date="2020-08-07T16:41:00Z">
              <w:tcPr>
                <w:tcW w:w="1136" w:type="dxa"/>
              </w:tcPr>
            </w:tcPrChange>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D61374" w14:paraId="1A7D0E45" w14:textId="77777777" w:rsidTr="00D61374">
        <w:tc>
          <w:tcPr>
            <w:tcW w:w="1985" w:type="dxa"/>
            <w:tcPrChange w:id="458" w:author="Lauren Harrison" w:date="2020-08-07T16:41:00Z">
              <w:tcPr>
                <w:tcW w:w="1985" w:type="dxa"/>
              </w:tcPr>
            </w:tcPrChange>
          </w:tcPr>
          <w:p w14:paraId="05F44D71" w14:textId="77777777" w:rsidR="003E2881" w:rsidRPr="00885DDD" w:rsidRDefault="003E2881" w:rsidP="003005B3">
            <w:pPr>
              <w:spacing w:line="276" w:lineRule="auto"/>
              <w:rPr>
                <w:rFonts w:ascii="Garamond" w:hAnsi="Garamond"/>
                <w:i/>
                <w:sz w:val="20"/>
                <w:szCs w:val="20"/>
              </w:rPr>
            </w:pPr>
            <w:proofErr w:type="spellStart"/>
            <w:r>
              <w:rPr>
                <w:rFonts w:ascii="Garamond" w:hAnsi="Garamond"/>
                <w:i/>
                <w:sz w:val="20"/>
                <w:szCs w:val="20"/>
              </w:rPr>
              <w:t>lnCVR</w:t>
            </w:r>
            <w:proofErr w:type="spellEnd"/>
          </w:p>
        </w:tc>
        <w:tc>
          <w:tcPr>
            <w:tcW w:w="1701" w:type="dxa"/>
            <w:tcPrChange w:id="459" w:author="Lauren Harrison" w:date="2020-08-07T16:41:00Z">
              <w:tcPr>
                <w:tcW w:w="1843" w:type="dxa"/>
              </w:tcPr>
            </w:tcPrChange>
          </w:tcPr>
          <w:p w14:paraId="084BADD0" w14:textId="77777777" w:rsidR="003E2881" w:rsidRPr="00885DDD" w:rsidRDefault="003E2881" w:rsidP="003005B3">
            <w:pPr>
              <w:spacing w:line="276" w:lineRule="auto"/>
              <w:jc w:val="center"/>
              <w:rPr>
                <w:rFonts w:ascii="Garamond" w:hAnsi="Garamond"/>
                <w:sz w:val="20"/>
                <w:szCs w:val="20"/>
              </w:rPr>
            </w:pPr>
          </w:p>
        </w:tc>
        <w:tc>
          <w:tcPr>
            <w:tcW w:w="1469" w:type="dxa"/>
            <w:tcPrChange w:id="460" w:author="Lauren Harrison" w:date="2020-08-07T16:41:00Z">
              <w:tcPr>
                <w:tcW w:w="1327" w:type="dxa"/>
              </w:tcPr>
            </w:tcPrChange>
          </w:tcPr>
          <w:p w14:paraId="5A57BC28" w14:textId="77777777" w:rsidR="003E2881" w:rsidRPr="00885DDD" w:rsidRDefault="003E2881" w:rsidP="003005B3">
            <w:pPr>
              <w:spacing w:line="276" w:lineRule="auto"/>
              <w:jc w:val="center"/>
              <w:rPr>
                <w:rFonts w:ascii="Garamond" w:hAnsi="Garamond"/>
                <w:sz w:val="20"/>
                <w:szCs w:val="20"/>
              </w:rPr>
            </w:pPr>
          </w:p>
        </w:tc>
        <w:tc>
          <w:tcPr>
            <w:tcW w:w="1415" w:type="dxa"/>
            <w:tcPrChange w:id="461" w:author="Lauren Harrison" w:date="2020-08-07T16:41:00Z">
              <w:tcPr>
                <w:tcW w:w="1415" w:type="dxa"/>
              </w:tcPr>
            </w:tcPrChange>
          </w:tcPr>
          <w:p w14:paraId="72DA4230" w14:textId="77777777" w:rsidR="003E2881" w:rsidRPr="00885DDD" w:rsidRDefault="003E2881" w:rsidP="003005B3">
            <w:pPr>
              <w:spacing w:line="276" w:lineRule="auto"/>
              <w:jc w:val="center"/>
              <w:rPr>
                <w:rFonts w:ascii="Garamond" w:hAnsi="Garamond"/>
                <w:sz w:val="20"/>
                <w:szCs w:val="20"/>
              </w:rPr>
            </w:pPr>
          </w:p>
        </w:tc>
        <w:tc>
          <w:tcPr>
            <w:tcW w:w="839" w:type="dxa"/>
            <w:tcPrChange w:id="462" w:author="Lauren Harrison" w:date="2020-08-07T16:41:00Z">
              <w:tcPr>
                <w:tcW w:w="839" w:type="dxa"/>
              </w:tcPr>
            </w:tcPrChange>
          </w:tcPr>
          <w:p w14:paraId="3A2A2EB6" w14:textId="77777777" w:rsidR="003E2881" w:rsidRPr="00885DDD" w:rsidRDefault="003E2881" w:rsidP="003005B3">
            <w:pPr>
              <w:spacing w:line="276" w:lineRule="auto"/>
              <w:jc w:val="center"/>
              <w:rPr>
                <w:rFonts w:ascii="Garamond" w:hAnsi="Garamond"/>
                <w:sz w:val="20"/>
                <w:szCs w:val="20"/>
              </w:rPr>
            </w:pPr>
          </w:p>
        </w:tc>
        <w:tc>
          <w:tcPr>
            <w:tcW w:w="1094" w:type="dxa"/>
            <w:tcPrChange w:id="463" w:author="Lauren Harrison" w:date="2020-08-07T16:41:00Z">
              <w:tcPr>
                <w:tcW w:w="1094" w:type="dxa"/>
              </w:tcPr>
            </w:tcPrChange>
          </w:tcPr>
          <w:p w14:paraId="7F4EDEF2" w14:textId="77777777" w:rsidR="003E2881" w:rsidRPr="00885DDD" w:rsidRDefault="003E2881" w:rsidP="003005B3">
            <w:pPr>
              <w:spacing w:line="276" w:lineRule="auto"/>
              <w:jc w:val="center"/>
              <w:rPr>
                <w:rFonts w:ascii="Garamond" w:hAnsi="Garamond"/>
                <w:sz w:val="20"/>
                <w:szCs w:val="20"/>
              </w:rPr>
            </w:pPr>
          </w:p>
        </w:tc>
        <w:tc>
          <w:tcPr>
            <w:tcW w:w="1136" w:type="dxa"/>
            <w:tcPrChange w:id="464" w:author="Lauren Harrison" w:date="2020-08-07T16:41:00Z">
              <w:tcPr>
                <w:tcW w:w="1136" w:type="dxa"/>
              </w:tcPr>
            </w:tcPrChange>
          </w:tcPr>
          <w:p w14:paraId="0FCBDA29" w14:textId="77777777" w:rsidR="003E2881" w:rsidRPr="00885DDD" w:rsidRDefault="003E2881" w:rsidP="003005B3">
            <w:pPr>
              <w:spacing w:line="276" w:lineRule="auto"/>
              <w:jc w:val="center"/>
              <w:rPr>
                <w:rFonts w:ascii="Garamond" w:hAnsi="Garamond"/>
                <w:sz w:val="20"/>
                <w:szCs w:val="20"/>
              </w:rPr>
            </w:pPr>
          </w:p>
        </w:tc>
      </w:tr>
      <w:tr w:rsidR="00D61374" w14:paraId="26541FA9" w14:textId="77777777" w:rsidTr="00D61374">
        <w:tc>
          <w:tcPr>
            <w:tcW w:w="1985" w:type="dxa"/>
            <w:tcPrChange w:id="465" w:author="Lauren Harrison" w:date="2020-08-07T16:41:00Z">
              <w:tcPr>
                <w:tcW w:w="1985" w:type="dxa"/>
              </w:tcPr>
            </w:tcPrChange>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701" w:type="dxa"/>
            <w:tcPrChange w:id="466" w:author="Lauren Harrison" w:date="2020-08-07T16:41:00Z">
              <w:tcPr>
                <w:tcW w:w="1843" w:type="dxa"/>
              </w:tcPr>
            </w:tcPrChange>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469" w:type="dxa"/>
            <w:tcPrChange w:id="467" w:author="Lauren Harrison" w:date="2020-08-07T16:41:00Z">
              <w:tcPr>
                <w:tcW w:w="1327" w:type="dxa"/>
              </w:tcPr>
            </w:tcPrChange>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415" w:type="dxa"/>
            <w:tcPrChange w:id="468" w:author="Lauren Harrison" w:date="2020-08-07T16:41:00Z">
              <w:tcPr>
                <w:tcW w:w="1415" w:type="dxa"/>
              </w:tcPr>
            </w:tcPrChange>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839" w:type="dxa"/>
            <w:tcPrChange w:id="469" w:author="Lauren Harrison" w:date="2020-08-07T16:41:00Z">
              <w:tcPr>
                <w:tcW w:w="839" w:type="dxa"/>
              </w:tcPr>
            </w:tcPrChange>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094" w:type="dxa"/>
            <w:tcPrChange w:id="470" w:author="Lauren Harrison" w:date="2020-08-07T16:41:00Z">
              <w:tcPr>
                <w:tcW w:w="1094" w:type="dxa"/>
              </w:tcPr>
            </w:tcPrChange>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136" w:type="dxa"/>
            <w:tcPrChange w:id="471" w:author="Lauren Harrison" w:date="2020-08-07T16:41:00Z">
              <w:tcPr>
                <w:tcW w:w="1136" w:type="dxa"/>
              </w:tcPr>
            </w:tcPrChange>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D61374" w14:paraId="71797478" w14:textId="77777777" w:rsidTr="00D61374">
        <w:tc>
          <w:tcPr>
            <w:tcW w:w="1985" w:type="dxa"/>
            <w:tcPrChange w:id="472" w:author="Lauren Harrison" w:date="2020-08-07T16:41:00Z">
              <w:tcPr>
                <w:tcW w:w="1985" w:type="dxa"/>
              </w:tcPr>
            </w:tcPrChange>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701" w:type="dxa"/>
            <w:tcPrChange w:id="473" w:author="Lauren Harrison" w:date="2020-08-07T16:41:00Z">
              <w:tcPr>
                <w:tcW w:w="1843" w:type="dxa"/>
              </w:tcPr>
            </w:tcPrChange>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469" w:type="dxa"/>
            <w:tcPrChange w:id="474" w:author="Lauren Harrison" w:date="2020-08-07T16:41:00Z">
              <w:tcPr>
                <w:tcW w:w="1327" w:type="dxa"/>
              </w:tcPr>
            </w:tcPrChange>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415" w:type="dxa"/>
            <w:tcPrChange w:id="475" w:author="Lauren Harrison" w:date="2020-08-07T16:41:00Z">
              <w:tcPr>
                <w:tcW w:w="1415" w:type="dxa"/>
              </w:tcPr>
            </w:tcPrChange>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839" w:type="dxa"/>
            <w:tcPrChange w:id="476" w:author="Lauren Harrison" w:date="2020-08-07T16:41:00Z">
              <w:tcPr>
                <w:tcW w:w="839" w:type="dxa"/>
              </w:tcPr>
            </w:tcPrChange>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094" w:type="dxa"/>
            <w:tcPrChange w:id="477" w:author="Lauren Harrison" w:date="2020-08-07T16:41:00Z">
              <w:tcPr>
                <w:tcW w:w="1094" w:type="dxa"/>
              </w:tcPr>
            </w:tcPrChange>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136" w:type="dxa"/>
            <w:tcPrChange w:id="478" w:author="Lauren Harrison" w:date="2020-08-07T16:41:00Z">
              <w:tcPr>
                <w:tcW w:w="1136" w:type="dxa"/>
              </w:tcPr>
            </w:tcPrChange>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D61374" w14:paraId="5E8DB944" w14:textId="77777777" w:rsidTr="00D61374">
        <w:tc>
          <w:tcPr>
            <w:tcW w:w="1985" w:type="dxa"/>
            <w:tcPrChange w:id="479" w:author="Lauren Harrison" w:date="2020-08-07T16:41:00Z">
              <w:tcPr>
                <w:tcW w:w="1985" w:type="dxa"/>
              </w:tcPr>
            </w:tcPrChange>
          </w:tcPr>
          <w:p w14:paraId="5B761B86" w14:textId="500FC408" w:rsidR="003E2881" w:rsidRPr="00885DDD" w:rsidRDefault="003E2881" w:rsidP="003005B3">
            <w:pPr>
              <w:spacing w:line="276" w:lineRule="auto"/>
              <w:rPr>
                <w:rFonts w:ascii="Garamond" w:hAnsi="Garamond"/>
                <w:sz w:val="20"/>
                <w:szCs w:val="20"/>
              </w:rPr>
            </w:pPr>
            <w:r>
              <w:rPr>
                <w:rFonts w:ascii="Garamond" w:hAnsi="Garamond"/>
                <w:sz w:val="20"/>
                <w:szCs w:val="20"/>
              </w:rPr>
              <w:t>Reptil</w:t>
            </w:r>
            <w:del w:id="480" w:author="Lauren Harrison" w:date="2020-08-07T16:42:00Z">
              <w:r w:rsidDel="00D61374">
                <w:rPr>
                  <w:rFonts w:ascii="Garamond" w:hAnsi="Garamond"/>
                  <w:sz w:val="20"/>
                  <w:szCs w:val="20"/>
                </w:rPr>
                <w:delText>i</w:delText>
              </w:r>
            </w:del>
            <w:ins w:id="481" w:author="Lauren Harrison" w:date="2020-08-07T16:41:00Z">
              <w:r w:rsidR="00D61374">
                <w:rPr>
                  <w:rFonts w:ascii="Garamond" w:hAnsi="Garamond"/>
                  <w:sz w:val="20"/>
                  <w:szCs w:val="20"/>
                </w:rPr>
                <w:t>es/</w:t>
              </w:r>
            </w:ins>
            <w:ins w:id="482" w:author="Lauren Harrison" w:date="2020-08-07T16:42:00Z">
              <w:r w:rsidR="00D61374">
                <w:rPr>
                  <w:rFonts w:ascii="Garamond" w:hAnsi="Garamond"/>
                  <w:sz w:val="20"/>
                  <w:szCs w:val="20"/>
                </w:rPr>
                <w:t>Amphibians</w:t>
              </w:r>
            </w:ins>
            <w:del w:id="483" w:author="Lauren Harrison" w:date="2020-08-07T16:41:00Z">
              <w:r w:rsidDel="00D61374">
                <w:rPr>
                  <w:rFonts w:ascii="Garamond" w:hAnsi="Garamond"/>
                  <w:sz w:val="20"/>
                  <w:szCs w:val="20"/>
                </w:rPr>
                <w:delText>a</w:delText>
              </w:r>
            </w:del>
          </w:p>
        </w:tc>
        <w:tc>
          <w:tcPr>
            <w:tcW w:w="1701" w:type="dxa"/>
            <w:tcPrChange w:id="484" w:author="Lauren Harrison" w:date="2020-08-07T16:41:00Z">
              <w:tcPr>
                <w:tcW w:w="1843" w:type="dxa"/>
              </w:tcPr>
            </w:tcPrChange>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469" w:type="dxa"/>
            <w:tcPrChange w:id="485" w:author="Lauren Harrison" w:date="2020-08-07T16:41:00Z">
              <w:tcPr>
                <w:tcW w:w="1327" w:type="dxa"/>
              </w:tcPr>
            </w:tcPrChange>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415" w:type="dxa"/>
            <w:tcPrChange w:id="486" w:author="Lauren Harrison" w:date="2020-08-07T16:41:00Z">
              <w:tcPr>
                <w:tcW w:w="1415" w:type="dxa"/>
              </w:tcPr>
            </w:tcPrChange>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839" w:type="dxa"/>
            <w:tcPrChange w:id="487" w:author="Lauren Harrison" w:date="2020-08-07T16:41:00Z">
              <w:tcPr>
                <w:tcW w:w="839" w:type="dxa"/>
              </w:tcPr>
            </w:tcPrChange>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094" w:type="dxa"/>
            <w:tcPrChange w:id="488" w:author="Lauren Harrison" w:date="2020-08-07T16:41:00Z">
              <w:tcPr>
                <w:tcW w:w="1094" w:type="dxa"/>
              </w:tcPr>
            </w:tcPrChange>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136" w:type="dxa"/>
            <w:tcPrChange w:id="489" w:author="Lauren Harrison" w:date="2020-08-07T16:41:00Z">
              <w:tcPr>
                <w:tcW w:w="1136" w:type="dxa"/>
              </w:tcPr>
            </w:tcPrChange>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D61374" w14:paraId="2E1304C7" w14:textId="77777777" w:rsidTr="00D61374">
        <w:tc>
          <w:tcPr>
            <w:tcW w:w="1985" w:type="dxa"/>
            <w:tcPrChange w:id="490" w:author="Lauren Harrison" w:date="2020-08-07T16:41:00Z">
              <w:tcPr>
                <w:tcW w:w="1985" w:type="dxa"/>
              </w:tcPr>
            </w:tcPrChange>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701" w:type="dxa"/>
            <w:tcPrChange w:id="491" w:author="Lauren Harrison" w:date="2020-08-07T16:41:00Z">
              <w:tcPr>
                <w:tcW w:w="1843" w:type="dxa"/>
              </w:tcPr>
            </w:tcPrChange>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469" w:type="dxa"/>
            <w:tcPrChange w:id="492" w:author="Lauren Harrison" w:date="2020-08-07T16:41:00Z">
              <w:tcPr>
                <w:tcW w:w="1327" w:type="dxa"/>
              </w:tcPr>
            </w:tcPrChange>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415" w:type="dxa"/>
            <w:tcPrChange w:id="493" w:author="Lauren Harrison" w:date="2020-08-07T16:41:00Z">
              <w:tcPr>
                <w:tcW w:w="1415" w:type="dxa"/>
              </w:tcPr>
            </w:tcPrChange>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839" w:type="dxa"/>
            <w:tcPrChange w:id="494" w:author="Lauren Harrison" w:date="2020-08-07T16:41:00Z">
              <w:tcPr>
                <w:tcW w:w="839" w:type="dxa"/>
              </w:tcPr>
            </w:tcPrChange>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094" w:type="dxa"/>
            <w:tcPrChange w:id="495" w:author="Lauren Harrison" w:date="2020-08-07T16:41:00Z">
              <w:tcPr>
                <w:tcW w:w="1094" w:type="dxa"/>
              </w:tcPr>
            </w:tcPrChange>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136" w:type="dxa"/>
            <w:tcPrChange w:id="496" w:author="Lauren Harrison" w:date="2020-08-07T16:41:00Z">
              <w:tcPr>
                <w:tcW w:w="1136" w:type="dxa"/>
              </w:tcPr>
            </w:tcPrChange>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D61374" w14:paraId="69F541BC" w14:textId="77777777" w:rsidTr="00D61374">
        <w:tc>
          <w:tcPr>
            <w:tcW w:w="1985" w:type="dxa"/>
            <w:tcPrChange w:id="497" w:author="Lauren Harrison" w:date="2020-08-07T16:41:00Z">
              <w:tcPr>
                <w:tcW w:w="1985" w:type="dxa"/>
              </w:tcPr>
            </w:tcPrChange>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701" w:type="dxa"/>
            <w:tcPrChange w:id="498" w:author="Lauren Harrison" w:date="2020-08-07T16:41:00Z">
              <w:tcPr>
                <w:tcW w:w="1843" w:type="dxa"/>
              </w:tcPr>
            </w:tcPrChange>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469" w:type="dxa"/>
            <w:tcPrChange w:id="499" w:author="Lauren Harrison" w:date="2020-08-07T16:41:00Z">
              <w:tcPr>
                <w:tcW w:w="1327" w:type="dxa"/>
              </w:tcPr>
            </w:tcPrChange>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415" w:type="dxa"/>
            <w:tcPrChange w:id="500" w:author="Lauren Harrison" w:date="2020-08-07T16:41:00Z">
              <w:tcPr>
                <w:tcW w:w="1415" w:type="dxa"/>
              </w:tcPr>
            </w:tcPrChange>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839" w:type="dxa"/>
            <w:tcPrChange w:id="501" w:author="Lauren Harrison" w:date="2020-08-07T16:41:00Z">
              <w:tcPr>
                <w:tcW w:w="839" w:type="dxa"/>
              </w:tcPr>
            </w:tcPrChange>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094" w:type="dxa"/>
            <w:tcPrChange w:id="502" w:author="Lauren Harrison" w:date="2020-08-07T16:41:00Z">
              <w:tcPr>
                <w:tcW w:w="1094" w:type="dxa"/>
              </w:tcPr>
            </w:tcPrChange>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136" w:type="dxa"/>
            <w:tcPrChange w:id="503" w:author="Lauren Harrison" w:date="2020-08-07T16:41:00Z">
              <w:tcPr>
                <w:tcW w:w="1136" w:type="dxa"/>
              </w:tcPr>
            </w:tcPrChange>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53C02C7C" w14:textId="752686CC" w:rsidR="003E2881" w:rsidRDefault="003E2881" w:rsidP="003E2881">
      <w:pPr>
        <w:rPr>
          <w:rFonts w:ascii="Garamond" w:hAnsi="Garamond"/>
        </w:rPr>
      </w:pPr>
      <w:r>
        <w:rPr>
          <w:rFonts w:ascii="Garamond" w:hAnsi="Garamond"/>
        </w:rPr>
        <w:t xml:space="preserve">Table 2. </w:t>
      </w:r>
      <w:r w:rsidR="003005B3">
        <w:rPr>
          <w:rFonts w:ascii="Garamond" w:hAnsi="Garamond"/>
        </w:rPr>
        <w:t xml:space="preserve">MLMR models </w:t>
      </w:r>
      <w:r w:rsidR="006C475D">
        <w:rPr>
          <w:rFonts w:ascii="Garamond" w:hAnsi="Garamond"/>
        </w:rPr>
        <w:t xml:space="preserve">for each </w:t>
      </w:r>
      <w:proofErr w:type="gramStart"/>
      <w:r w:rsidR="006C475D">
        <w:rPr>
          <w:rFonts w:ascii="Garamond" w:hAnsi="Garamond"/>
        </w:rPr>
        <w:t>taxa</w:t>
      </w:r>
      <w:proofErr w:type="gramEnd"/>
      <w:r w:rsidR="006C475D">
        <w:rPr>
          <w:rFonts w:ascii="Garamond" w:hAnsi="Garamond"/>
        </w:rPr>
        <w:t xml:space="preserve"> </w:t>
      </w:r>
      <w:r w:rsidR="003005B3">
        <w:rPr>
          <w:rFonts w:ascii="Garamond" w:hAnsi="Garamond"/>
        </w:rPr>
        <w:t xml:space="preserve">with personality type </w:t>
      </w:r>
      <w:r w:rsidR="006C475D">
        <w:rPr>
          <w:rFonts w:ascii="Garamond" w:hAnsi="Garamond"/>
        </w:rPr>
        <w:t>as a fixed moderator</w:t>
      </w:r>
      <w:r w:rsidR="003005B3">
        <w:rPr>
          <w:rFonts w:ascii="Garamond" w:hAnsi="Garamond"/>
        </w:rPr>
        <w:t xml:space="preserve">. Values highlighted in bold indicate </w:t>
      </w:r>
      <w:r w:rsidR="006C475D">
        <w:rPr>
          <w:rFonts w:ascii="Garamond" w:hAnsi="Garamond"/>
        </w:rPr>
        <w:t xml:space="preserve">a </w:t>
      </w:r>
      <w:r w:rsidR="003005B3">
        <w:rPr>
          <w:rFonts w:ascii="Garamond" w:hAnsi="Garamond"/>
        </w:rPr>
        <w:t>significant difference between males and females.</w:t>
      </w:r>
      <w:r w:rsidR="00621148">
        <w:rPr>
          <w:rFonts w:ascii="Garamond" w:hAnsi="Garamond"/>
        </w:rPr>
        <w:t xml:space="preserve"> Positive </w:t>
      </w:r>
      <w:r w:rsidR="00782000">
        <w:rPr>
          <w:rFonts w:ascii="Garamond" w:hAnsi="Garamond"/>
        </w:rPr>
        <w:t>estimates</w:t>
      </w:r>
      <w:r w:rsidR="006C475D">
        <w:rPr>
          <w:rFonts w:ascii="Garamond" w:hAnsi="Garamond"/>
        </w:rPr>
        <w:t xml:space="preserve"> indicate that the</w:t>
      </w:r>
      <w:r w:rsidR="00621148">
        <w:rPr>
          <w:rFonts w:ascii="Garamond" w:hAnsi="Garamond"/>
        </w:rPr>
        <w:t xml:space="preserve"> mean </w:t>
      </w:r>
      <w:commentRangeStart w:id="504"/>
      <w:commentRangeStart w:id="505"/>
      <w:r w:rsidR="00621148">
        <w:rPr>
          <w:rFonts w:ascii="Garamond" w:hAnsi="Garamond"/>
        </w:rPr>
        <w:t xml:space="preserve">and variability </w:t>
      </w:r>
      <w:r w:rsidR="006C475D">
        <w:rPr>
          <w:rFonts w:ascii="Garamond" w:hAnsi="Garamond"/>
        </w:rPr>
        <w:t>are greater for males than females.</w:t>
      </w:r>
      <w:r w:rsidR="00621148">
        <w:rPr>
          <w:rFonts w:ascii="Garamond" w:hAnsi="Garamond"/>
        </w:rPr>
        <w:t xml:space="preserve"> These models are graphically represented in Figures 1 &amp; 2. </w:t>
      </w:r>
      <w:commentRangeEnd w:id="504"/>
      <w:r w:rsidR="006430A2">
        <w:rPr>
          <w:rStyle w:val="CommentReference"/>
        </w:rPr>
        <w:commentReference w:id="504"/>
      </w:r>
      <w:commentRangeEnd w:id="505"/>
      <w:r w:rsidR="00164506">
        <w:rPr>
          <w:rStyle w:val="CommentReference"/>
        </w:rPr>
        <w:commentReference w:id="505"/>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144ADFCE" w:rsidR="003E2881" w:rsidRDefault="003E2881" w:rsidP="003005B3">
            <w:pPr>
              <w:spacing w:line="276" w:lineRule="auto"/>
              <w:rPr>
                <w:rFonts w:ascii="Garamond" w:hAnsi="Garamond"/>
                <w:sz w:val="20"/>
                <w:szCs w:val="20"/>
              </w:rPr>
            </w:pPr>
            <w:r w:rsidRPr="00621148">
              <w:rPr>
                <w:rFonts w:ascii="Garamond" w:hAnsi="Garamond"/>
                <w:b/>
                <w:i/>
                <w:sz w:val="20"/>
                <w:szCs w:val="20"/>
              </w:rPr>
              <w:t>Reptil</w:t>
            </w:r>
            <w:del w:id="506" w:author="Lauren Harrison" w:date="2020-08-07T16:42:00Z">
              <w:r w:rsidRPr="00621148" w:rsidDel="00D61374">
                <w:rPr>
                  <w:rFonts w:ascii="Garamond" w:hAnsi="Garamond"/>
                  <w:b/>
                  <w:i/>
                  <w:sz w:val="20"/>
                  <w:szCs w:val="20"/>
                </w:rPr>
                <w:delText>i</w:delText>
              </w:r>
            </w:del>
            <w:ins w:id="507" w:author="Lauren Harrison" w:date="2020-08-07T16:42:00Z">
              <w:r w:rsidR="00D61374">
                <w:rPr>
                  <w:rFonts w:ascii="Garamond" w:hAnsi="Garamond"/>
                  <w:b/>
                  <w:i/>
                  <w:sz w:val="20"/>
                  <w:szCs w:val="20"/>
                </w:rPr>
                <w:t>es/Amphibians</w:t>
              </w:r>
            </w:ins>
            <w:del w:id="508" w:author="Lauren Harrison" w:date="2020-08-07T16:42:00Z">
              <w:r w:rsidRPr="00621148" w:rsidDel="00D61374">
                <w:rPr>
                  <w:rFonts w:ascii="Garamond" w:hAnsi="Garamond"/>
                  <w:b/>
                  <w:i/>
                  <w:sz w:val="20"/>
                  <w:szCs w:val="20"/>
                </w:rPr>
                <w:delText>a</w:delText>
              </w:r>
            </w:del>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lastRenderedPageBreak/>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0B6C555C" w:rsidR="003E2881" w:rsidRDefault="003E2881" w:rsidP="003E2881">
      <w:pPr>
        <w:rPr>
          <w:rFonts w:ascii="Garamond" w:hAnsi="Garamond"/>
        </w:rPr>
      </w:pPr>
      <w:r>
        <w:rPr>
          <w:rFonts w:ascii="Garamond" w:hAnsi="Garamond"/>
        </w:rPr>
        <w:t>Table 3. MLMR model</w:t>
      </w:r>
      <w:r w:rsidR="00706A1B">
        <w:rPr>
          <w:rFonts w:ascii="Garamond" w:hAnsi="Garamond"/>
        </w:rPr>
        <w:t xml:space="preserve">s with personality trait type and SSD moderator terms, as well as their interactions, for each taxonomic group. </w:t>
      </w:r>
      <w:r w:rsidR="00FD1D10">
        <w:rPr>
          <w:rFonts w:ascii="Garamond" w:hAnsi="Garamond"/>
        </w:rPr>
        <w:t xml:space="preserve">Estimates </w:t>
      </w:r>
      <w:r w:rsidR="00706A1B">
        <w:rPr>
          <w:rFonts w:ascii="Garamond" w:hAnsi="Garamond"/>
        </w:rPr>
        <w:t xml:space="preserve">highlighted in bold indicate significant differences between males and females. </w:t>
      </w:r>
      <w:r w:rsidR="00FD1D10">
        <w:rPr>
          <w:rFonts w:ascii="Garamond" w:hAnsi="Garamond"/>
        </w:rPr>
        <w:t>Positive estimates indicate that the mean and variability are greater for males than females.</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w:t>
            </w:r>
            <w:r w:rsidRPr="00164506">
              <w:rPr>
                <w:rFonts w:ascii="Garamond" w:hAnsi="Garamond"/>
                <w:b/>
                <w:sz w:val="18"/>
                <w:szCs w:val="18"/>
                <w:rPrChange w:id="509" w:author="Lauren Harrison" w:date="2020-08-07T16:46:00Z">
                  <w:rPr>
                    <w:rFonts w:ascii="Garamond" w:hAnsi="Garamond"/>
                    <w:b/>
                    <w:i/>
                    <w:sz w:val="18"/>
                    <w:szCs w:val="18"/>
                  </w:rPr>
                </w:rPrChange>
              </w:rPr>
              <w:t>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w:t>
            </w:r>
            <w:r w:rsidRPr="00164506">
              <w:rPr>
                <w:rFonts w:ascii="Garamond" w:hAnsi="Garamond"/>
                <w:b/>
                <w:sz w:val="18"/>
                <w:szCs w:val="18"/>
                <w:rPrChange w:id="510" w:author="Lauren Harrison" w:date="2020-08-07T16:46:00Z">
                  <w:rPr>
                    <w:rFonts w:ascii="Garamond" w:hAnsi="Garamond"/>
                    <w:b/>
                    <w:i/>
                    <w:sz w:val="18"/>
                    <w:szCs w:val="18"/>
                  </w:rPr>
                </w:rPrChange>
              </w:rPr>
              <w:t>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commentRangeStart w:id="511"/>
            <w:r w:rsidRPr="00814634">
              <w:rPr>
                <w:rFonts w:ascii="Garamond" w:hAnsi="Garamond"/>
                <w:sz w:val="18"/>
                <w:szCs w:val="18"/>
                <w:highlight w:val="yellow"/>
              </w:rPr>
              <w:t>Intercept (Boldness)</w:t>
            </w:r>
            <w:commentRangeEnd w:id="511"/>
            <w:r w:rsidR="006430A2">
              <w:rPr>
                <w:rStyle w:val="CommentReference"/>
              </w:rPr>
              <w:commentReference w:id="511"/>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41B1658E" w14:textId="77777777" w:rsidR="00230B80" w:rsidRDefault="00230B80" w:rsidP="00230B80">
      <w:pPr>
        <w:rPr>
          <w:rFonts w:ascii="Garamond" w:hAnsi="Garamond"/>
          <w:b/>
        </w:rPr>
      </w:pPr>
    </w:p>
    <w:p w14:paraId="484E0050" w14:textId="77777777" w:rsidR="00230B80" w:rsidRDefault="00230B80" w:rsidP="00230B80">
      <w:pPr>
        <w:rPr>
          <w:rFonts w:ascii="Garamond" w:hAnsi="Garamond"/>
          <w:b/>
        </w:rPr>
      </w:pPr>
    </w:p>
    <w:p w14:paraId="565590FF" w14:textId="77777777" w:rsidR="00230B80" w:rsidRDefault="00230B80" w:rsidP="00230B80">
      <w:pPr>
        <w:rPr>
          <w:rFonts w:ascii="Garamond" w:hAnsi="Garamond"/>
          <w:b/>
        </w:rPr>
      </w:pPr>
    </w:p>
    <w:p w14:paraId="0BC9DBC9" w14:textId="77777777" w:rsidR="00230B80" w:rsidRDefault="00230B80" w:rsidP="00230B80">
      <w:pPr>
        <w:rPr>
          <w:rFonts w:ascii="Garamond" w:hAnsi="Garamond"/>
          <w:b/>
        </w:rPr>
      </w:pPr>
    </w:p>
    <w:p w14:paraId="2901E9C8" w14:textId="77777777" w:rsidR="00230B80" w:rsidRDefault="00230B80" w:rsidP="00230B80">
      <w:pPr>
        <w:rPr>
          <w:rFonts w:ascii="Garamond" w:hAnsi="Garamond"/>
          <w:b/>
        </w:rPr>
      </w:pPr>
    </w:p>
    <w:p w14:paraId="47A35A6C" w14:textId="77777777" w:rsidR="00230B80" w:rsidRDefault="00230B80" w:rsidP="00230B80">
      <w:pPr>
        <w:rPr>
          <w:rFonts w:ascii="Garamond" w:hAnsi="Garamond"/>
          <w:b/>
        </w:rPr>
      </w:pPr>
    </w:p>
    <w:p w14:paraId="3F4DAA9B" w14:textId="77777777" w:rsidR="00230B80" w:rsidRDefault="00230B80" w:rsidP="00230B80">
      <w:pPr>
        <w:rPr>
          <w:rFonts w:ascii="Garamond" w:hAnsi="Garamond"/>
          <w:b/>
        </w:rPr>
      </w:pPr>
    </w:p>
    <w:p w14:paraId="0ECBB107" w14:textId="77777777" w:rsidR="00230B80" w:rsidRDefault="00230B80" w:rsidP="00230B80">
      <w:pPr>
        <w:rPr>
          <w:rFonts w:ascii="Garamond" w:hAnsi="Garamond"/>
          <w:b/>
        </w:rPr>
      </w:pPr>
    </w:p>
    <w:p w14:paraId="4DAB5FFF" w14:textId="77777777" w:rsidR="00230B80" w:rsidRDefault="00230B80" w:rsidP="00230B80">
      <w:pPr>
        <w:rPr>
          <w:rFonts w:ascii="Garamond" w:hAnsi="Garamond"/>
          <w:b/>
        </w:rPr>
      </w:pPr>
    </w:p>
    <w:p w14:paraId="3D6A9AF2" w14:textId="77777777" w:rsidR="00230B80" w:rsidRDefault="00230B80" w:rsidP="00230B80">
      <w:pPr>
        <w:rPr>
          <w:rFonts w:ascii="Garamond" w:hAnsi="Garamond"/>
          <w:b/>
        </w:rPr>
      </w:pPr>
    </w:p>
    <w:p w14:paraId="73D73E67" w14:textId="77777777" w:rsidR="00230B80" w:rsidRDefault="00230B80" w:rsidP="00230B80">
      <w:pPr>
        <w:rPr>
          <w:rFonts w:ascii="Garamond" w:hAnsi="Garamond"/>
          <w:b/>
        </w:rPr>
      </w:pPr>
    </w:p>
    <w:p w14:paraId="4C5C419C" w14:textId="77777777" w:rsidR="00230B80" w:rsidRDefault="00230B80" w:rsidP="00230B80">
      <w:pPr>
        <w:rPr>
          <w:rFonts w:ascii="Garamond" w:hAnsi="Garamond"/>
          <w:b/>
        </w:rPr>
      </w:pPr>
    </w:p>
    <w:p w14:paraId="2DB1321C" w14:textId="77777777" w:rsidR="00230B80" w:rsidRDefault="00230B80" w:rsidP="00230B80">
      <w:pPr>
        <w:rPr>
          <w:rFonts w:ascii="Garamond" w:hAnsi="Garamond"/>
          <w:b/>
        </w:rPr>
      </w:pPr>
    </w:p>
    <w:p w14:paraId="5B460109" w14:textId="77777777" w:rsidR="00230B80" w:rsidRDefault="00230B80" w:rsidP="00230B80">
      <w:pPr>
        <w:rPr>
          <w:rFonts w:ascii="Garamond" w:hAnsi="Garamond"/>
          <w:b/>
        </w:rPr>
      </w:pPr>
    </w:p>
    <w:p w14:paraId="61B51213" w14:textId="77777777" w:rsidR="00230B80" w:rsidRDefault="00230B80" w:rsidP="00230B80">
      <w:pPr>
        <w:rPr>
          <w:rFonts w:ascii="Garamond" w:hAnsi="Garamond"/>
          <w:b/>
        </w:rPr>
      </w:pPr>
    </w:p>
    <w:p w14:paraId="5F3C283C" w14:textId="77777777" w:rsidR="00230B80" w:rsidRDefault="00230B80" w:rsidP="00230B80">
      <w:pPr>
        <w:rPr>
          <w:rFonts w:ascii="Garamond" w:hAnsi="Garamond"/>
          <w:b/>
        </w:rPr>
      </w:pPr>
    </w:p>
    <w:p w14:paraId="6C3E54D6" w14:textId="77777777" w:rsidR="00230B80" w:rsidRDefault="00230B80" w:rsidP="00230B80">
      <w:pPr>
        <w:rPr>
          <w:rFonts w:ascii="Garamond" w:hAnsi="Garamond"/>
          <w:b/>
        </w:rPr>
      </w:pPr>
    </w:p>
    <w:p w14:paraId="0B8480B9" w14:textId="77777777" w:rsidR="00230B80" w:rsidRDefault="00230B80" w:rsidP="00230B80">
      <w:pPr>
        <w:rPr>
          <w:rFonts w:ascii="Garamond" w:hAnsi="Garamond"/>
          <w:b/>
        </w:rPr>
      </w:pPr>
    </w:p>
    <w:p w14:paraId="09436247" w14:textId="77777777" w:rsidR="00230B80" w:rsidRDefault="00230B80" w:rsidP="00230B80">
      <w:pPr>
        <w:rPr>
          <w:rFonts w:ascii="Garamond" w:hAnsi="Garamond"/>
          <w:b/>
        </w:rPr>
      </w:pPr>
    </w:p>
    <w:p w14:paraId="7ACAD12A" w14:textId="77777777" w:rsidR="00230B80" w:rsidRDefault="00230B80" w:rsidP="00230B80">
      <w:pPr>
        <w:rPr>
          <w:rFonts w:ascii="Garamond" w:hAnsi="Garamond"/>
          <w:b/>
        </w:rPr>
      </w:pPr>
    </w:p>
    <w:p w14:paraId="7CDBA9EB" w14:textId="188A00AB" w:rsidR="00230B80" w:rsidRDefault="00230B80" w:rsidP="00230B80">
      <w:pPr>
        <w:rPr>
          <w:rFonts w:ascii="Garamond" w:hAnsi="Garamond"/>
        </w:rPr>
      </w:pPr>
      <w:r w:rsidRPr="00230B80">
        <w:rPr>
          <w:rFonts w:ascii="Garamond" w:hAnsi="Garamond"/>
        </w:rPr>
        <w:t>Table 4.</w:t>
      </w:r>
      <w:r>
        <w:rPr>
          <w:rFonts w:ascii="Garamond" w:hAnsi="Garamond"/>
          <w:b/>
        </w:rPr>
        <w:t xml:space="preserve"> </w:t>
      </w:r>
      <w:r>
        <w:rPr>
          <w:rFonts w:ascii="Garamond" w:hAnsi="Garamond"/>
        </w:rPr>
        <w:t xml:space="preserve">Primary and secondary keyword searches used for our literature search </w:t>
      </w:r>
      <w:r w:rsidR="00E06B6F">
        <w:rPr>
          <w:rFonts w:ascii="Garamond" w:hAnsi="Garamond"/>
        </w:rPr>
        <w:t>on 11</w:t>
      </w:r>
      <w:r>
        <w:rPr>
          <w:rFonts w:ascii="Garamond" w:hAnsi="Garamond"/>
        </w:rPr>
        <w:t xml:space="preserve"> December 2018. Keyword searches </w:t>
      </w:r>
      <w:r w:rsidR="006430A2">
        <w:rPr>
          <w:rFonts w:ascii="Garamond" w:hAnsi="Garamond"/>
        </w:rPr>
        <w:t xml:space="preserve">differed </w:t>
      </w:r>
      <w:r>
        <w:rPr>
          <w:rFonts w:ascii="Garamond" w:hAnsi="Garamond"/>
        </w:rPr>
        <w:t xml:space="preserve">slightly to account for </w:t>
      </w:r>
      <w:r w:rsidR="006430A2">
        <w:rPr>
          <w:rFonts w:ascii="Garamond" w:hAnsi="Garamond"/>
        </w:rPr>
        <w:t xml:space="preserve">how </w:t>
      </w:r>
      <w:r>
        <w:rPr>
          <w:rFonts w:ascii="Garamond" w:hAnsi="Garamond"/>
        </w:rPr>
        <w:t xml:space="preserve">operator terms </w:t>
      </w:r>
      <w:r w:rsidR="006430A2">
        <w:rPr>
          <w:rFonts w:ascii="Garamond" w:hAnsi="Garamond"/>
        </w:rPr>
        <w:t xml:space="preserve">are </w:t>
      </w:r>
      <w:r>
        <w:rPr>
          <w:rFonts w:ascii="Garamond" w:hAnsi="Garamond"/>
        </w:rPr>
        <w:t>employed by each database</w:t>
      </w:r>
      <w:r w:rsidR="006430A2">
        <w:rPr>
          <w:rFonts w:ascii="Garamond" w:hAnsi="Garamond"/>
        </w:rPr>
        <w:t xml:space="preserve">. The </w:t>
      </w:r>
      <w:r>
        <w:rPr>
          <w:rFonts w:ascii="Garamond" w:hAnsi="Garamond"/>
        </w:rPr>
        <w:t xml:space="preserve">searches were further refined by </w:t>
      </w:r>
      <w:r w:rsidR="006430A2">
        <w:rPr>
          <w:rFonts w:ascii="Garamond" w:hAnsi="Garamond"/>
        </w:rPr>
        <w:t xml:space="preserve">using </w:t>
      </w:r>
      <w:r>
        <w:rPr>
          <w:rFonts w:ascii="Garamond" w:hAnsi="Garamond"/>
        </w:rPr>
        <w:t xml:space="preserve">relevant biology </w:t>
      </w:r>
      <w:commentRangeStart w:id="512"/>
      <w:r w:rsidR="006430A2">
        <w:rPr>
          <w:rFonts w:ascii="Garamond" w:hAnsi="Garamond"/>
        </w:rPr>
        <w:t xml:space="preserve">field </w:t>
      </w:r>
      <w:commentRangeEnd w:id="512"/>
      <w:r w:rsidR="006430A2">
        <w:rPr>
          <w:rStyle w:val="CommentReference"/>
        </w:rPr>
        <w:commentReference w:id="512"/>
      </w:r>
      <w:r>
        <w:rPr>
          <w:rFonts w:ascii="Garamond" w:hAnsi="Garamond"/>
        </w:rPr>
        <w:t xml:space="preserve">categories in ISI or SCOPUS.  </w:t>
      </w:r>
    </w:p>
    <w:p w14:paraId="12128D71" w14:textId="77777777" w:rsidR="00230B80" w:rsidRPr="00154A2C" w:rsidRDefault="00230B80" w:rsidP="00230B80">
      <w:pPr>
        <w:rPr>
          <w:rFonts w:ascii="Garamond" w:hAnsi="Garamond"/>
        </w:rPr>
      </w:pPr>
    </w:p>
    <w:tbl>
      <w:tblPr>
        <w:tblStyle w:val="TableGrid"/>
        <w:tblW w:w="0" w:type="auto"/>
        <w:tblLook w:val="04A0" w:firstRow="1" w:lastRow="0" w:firstColumn="1" w:lastColumn="0" w:noHBand="0" w:noVBand="1"/>
      </w:tblPr>
      <w:tblGrid>
        <w:gridCol w:w="2694"/>
        <w:gridCol w:w="3118"/>
        <w:gridCol w:w="3198"/>
      </w:tblGrid>
      <w:tr w:rsidR="00230B80" w14:paraId="4AC7A773" w14:textId="77777777" w:rsidTr="001731F7">
        <w:trPr>
          <w:trHeight w:val="426"/>
        </w:trPr>
        <w:tc>
          <w:tcPr>
            <w:tcW w:w="2694" w:type="dxa"/>
            <w:tcBorders>
              <w:top w:val="nil"/>
              <w:left w:val="nil"/>
              <w:bottom w:val="single" w:sz="4" w:space="0" w:color="auto"/>
              <w:right w:val="nil"/>
            </w:tcBorders>
          </w:tcPr>
          <w:p w14:paraId="6CC8DF45" w14:textId="77777777" w:rsidR="00230B80" w:rsidRPr="00154A2C" w:rsidRDefault="00230B80" w:rsidP="00230B80">
            <w:pPr>
              <w:rPr>
                <w:rFonts w:ascii="Garamond" w:hAnsi="Garamond"/>
                <w:sz w:val="20"/>
              </w:rPr>
            </w:pPr>
          </w:p>
        </w:tc>
        <w:tc>
          <w:tcPr>
            <w:tcW w:w="3118" w:type="dxa"/>
            <w:tcBorders>
              <w:top w:val="nil"/>
              <w:left w:val="nil"/>
              <w:bottom w:val="single" w:sz="4" w:space="0" w:color="auto"/>
              <w:right w:val="nil"/>
            </w:tcBorders>
          </w:tcPr>
          <w:p w14:paraId="712A553F" w14:textId="0B69CD7B" w:rsidR="00230B80" w:rsidRPr="00154A2C" w:rsidRDefault="00230B80" w:rsidP="00230B80">
            <w:pPr>
              <w:jc w:val="center"/>
              <w:rPr>
                <w:rFonts w:ascii="Garamond" w:hAnsi="Garamond"/>
                <w:b/>
                <w:i/>
                <w:sz w:val="20"/>
              </w:rPr>
            </w:pPr>
            <w:r>
              <w:rPr>
                <w:rFonts w:ascii="Garamond" w:hAnsi="Garamond"/>
                <w:b/>
                <w:i/>
                <w:sz w:val="20"/>
              </w:rPr>
              <w:t xml:space="preserve">ISI </w:t>
            </w:r>
            <w:r w:rsidRPr="00154A2C">
              <w:rPr>
                <w:rFonts w:ascii="Garamond" w:hAnsi="Garamond"/>
                <w:b/>
                <w:i/>
                <w:sz w:val="20"/>
              </w:rPr>
              <w:t>Web of Science</w:t>
            </w:r>
          </w:p>
        </w:tc>
        <w:tc>
          <w:tcPr>
            <w:tcW w:w="3198" w:type="dxa"/>
            <w:tcBorders>
              <w:top w:val="nil"/>
              <w:left w:val="nil"/>
              <w:bottom w:val="single" w:sz="4" w:space="0" w:color="auto"/>
              <w:right w:val="nil"/>
            </w:tcBorders>
          </w:tcPr>
          <w:p w14:paraId="00154368" w14:textId="77777777" w:rsidR="00230B80" w:rsidRPr="00154A2C" w:rsidRDefault="00230B80" w:rsidP="00230B80">
            <w:pPr>
              <w:jc w:val="center"/>
              <w:rPr>
                <w:rFonts w:ascii="Garamond" w:hAnsi="Garamond"/>
                <w:b/>
                <w:i/>
                <w:sz w:val="20"/>
              </w:rPr>
            </w:pPr>
            <w:r w:rsidRPr="00154A2C">
              <w:rPr>
                <w:rFonts w:ascii="Garamond" w:hAnsi="Garamond"/>
                <w:b/>
                <w:i/>
                <w:sz w:val="20"/>
              </w:rPr>
              <w:t>SCOPUS</w:t>
            </w:r>
          </w:p>
        </w:tc>
      </w:tr>
      <w:tr w:rsidR="00230B80" w14:paraId="3A68BE1B" w14:textId="77777777" w:rsidTr="001731F7">
        <w:trPr>
          <w:trHeight w:val="1609"/>
        </w:trPr>
        <w:tc>
          <w:tcPr>
            <w:tcW w:w="2694" w:type="dxa"/>
            <w:tcBorders>
              <w:left w:val="nil"/>
              <w:bottom w:val="nil"/>
              <w:right w:val="nil"/>
            </w:tcBorders>
          </w:tcPr>
          <w:p w14:paraId="686FC93B" w14:textId="77777777" w:rsidR="00230B80" w:rsidRPr="00154A2C" w:rsidRDefault="00230B80" w:rsidP="00230B80">
            <w:pPr>
              <w:rPr>
                <w:rFonts w:ascii="Garamond" w:hAnsi="Garamond"/>
                <w:i/>
                <w:sz w:val="20"/>
              </w:rPr>
            </w:pPr>
            <w:r w:rsidRPr="00154A2C">
              <w:rPr>
                <w:rFonts w:ascii="Garamond" w:hAnsi="Garamond"/>
                <w:i/>
                <w:sz w:val="20"/>
              </w:rPr>
              <w:t>Primary keyword search terms</w:t>
            </w:r>
          </w:p>
        </w:tc>
        <w:tc>
          <w:tcPr>
            <w:tcW w:w="3118" w:type="dxa"/>
            <w:tcBorders>
              <w:left w:val="nil"/>
              <w:bottom w:val="nil"/>
              <w:right w:val="nil"/>
            </w:tcBorders>
          </w:tcPr>
          <w:p w14:paraId="2387DDD6" w14:textId="77777777" w:rsidR="00230B80" w:rsidRPr="00154A2C" w:rsidRDefault="00230B80" w:rsidP="00230B80">
            <w:pPr>
              <w:rPr>
                <w:rFonts w:ascii="Garamond" w:hAnsi="Garamond"/>
                <w:sz w:val="20"/>
              </w:rPr>
            </w:pPr>
            <w:r w:rsidRPr="00154A2C">
              <w:rPr>
                <w:rFonts w:ascii="Garamond" w:hAnsi="Garamond"/>
                <w:sz w:val="20"/>
              </w:rPr>
              <w:t>(</w:t>
            </w:r>
            <w:proofErr w:type="spellStart"/>
            <w:r w:rsidRPr="00154A2C">
              <w:rPr>
                <w:rFonts w:ascii="Garamond" w:hAnsi="Garamond"/>
                <w:sz w:val="20"/>
              </w:rPr>
              <w:t>personalit</w:t>
            </w:r>
            <w:proofErr w:type="spellEnd"/>
            <w:r w:rsidRPr="00154A2C">
              <w:rPr>
                <w:rFonts w:ascii="Garamond" w:hAnsi="Garamond"/>
                <w:sz w:val="20"/>
              </w:rPr>
              <w:t>* OR “behavioural syndrome*” OR “</w:t>
            </w:r>
            <w:proofErr w:type="spellStart"/>
            <w:r w:rsidRPr="00154A2C">
              <w:rPr>
                <w:rFonts w:ascii="Garamond" w:hAnsi="Garamond"/>
                <w:sz w:val="20"/>
              </w:rPr>
              <w:t>behavioral</w:t>
            </w:r>
            <w:proofErr w:type="spellEnd"/>
            <w:r>
              <w:rPr>
                <w:rFonts w:ascii="Garamond" w:hAnsi="Garamond"/>
                <w:sz w:val="20"/>
              </w:rPr>
              <w:t xml:space="preserve"> syndrome*” OR temperament) AND (sex*) NOT (man OR men OR woman OR women OR human)</w:t>
            </w:r>
          </w:p>
        </w:tc>
        <w:tc>
          <w:tcPr>
            <w:tcW w:w="3198" w:type="dxa"/>
            <w:tcBorders>
              <w:left w:val="nil"/>
              <w:bottom w:val="nil"/>
              <w:right w:val="nil"/>
            </w:tcBorders>
          </w:tcPr>
          <w:p w14:paraId="2E5628D2" w14:textId="77777777" w:rsidR="00230B80" w:rsidRPr="00154A2C" w:rsidRDefault="00230B80" w:rsidP="00230B80">
            <w:pPr>
              <w:rPr>
                <w:rFonts w:ascii="Garamond" w:hAnsi="Garamond"/>
                <w:sz w:val="20"/>
              </w:rPr>
            </w:pPr>
            <w:proofErr w:type="spellStart"/>
            <w:r>
              <w:rPr>
                <w:rFonts w:ascii="Garamond" w:hAnsi="Garamond"/>
                <w:sz w:val="20"/>
              </w:rPr>
              <w:t>personalit</w:t>
            </w:r>
            <w:proofErr w:type="spellEnd"/>
            <w:r>
              <w:rPr>
                <w:rFonts w:ascii="Garamond" w:hAnsi="Garamond"/>
                <w:sz w:val="20"/>
              </w:rPr>
              <w:t>* OR “behavioural syndrome” OR “</w:t>
            </w:r>
            <w:proofErr w:type="spellStart"/>
            <w:r>
              <w:rPr>
                <w:rFonts w:ascii="Garamond" w:hAnsi="Garamond"/>
                <w:sz w:val="20"/>
              </w:rPr>
              <w:t>behavioral</w:t>
            </w:r>
            <w:proofErr w:type="spellEnd"/>
            <w:r>
              <w:rPr>
                <w:rFonts w:ascii="Garamond" w:hAnsi="Garamond"/>
                <w:sz w:val="20"/>
              </w:rPr>
              <w:t xml:space="preserve"> syndrome” OR temperament AND sex AND NOT man AND NOT woman AND NOT human</w:t>
            </w:r>
          </w:p>
        </w:tc>
      </w:tr>
      <w:tr w:rsidR="00230B80" w14:paraId="3D5706A3" w14:textId="77777777" w:rsidTr="001731F7">
        <w:trPr>
          <w:trHeight w:val="1397"/>
        </w:trPr>
        <w:tc>
          <w:tcPr>
            <w:tcW w:w="2694" w:type="dxa"/>
            <w:tcBorders>
              <w:top w:val="nil"/>
              <w:left w:val="nil"/>
              <w:bottom w:val="nil"/>
              <w:right w:val="nil"/>
            </w:tcBorders>
          </w:tcPr>
          <w:p w14:paraId="5F51E607" w14:textId="77777777" w:rsidR="00230B80" w:rsidRPr="00154A2C" w:rsidRDefault="00230B80" w:rsidP="00230B80">
            <w:pPr>
              <w:rPr>
                <w:rFonts w:ascii="Garamond" w:hAnsi="Garamond"/>
                <w:i/>
                <w:sz w:val="20"/>
              </w:rPr>
            </w:pPr>
            <w:r w:rsidRPr="00154A2C">
              <w:rPr>
                <w:rFonts w:ascii="Garamond" w:hAnsi="Garamond"/>
                <w:i/>
                <w:sz w:val="20"/>
              </w:rPr>
              <w:t>Secondary keyword search terms</w:t>
            </w:r>
          </w:p>
        </w:tc>
        <w:tc>
          <w:tcPr>
            <w:tcW w:w="3118" w:type="dxa"/>
            <w:tcBorders>
              <w:top w:val="nil"/>
              <w:left w:val="nil"/>
              <w:bottom w:val="nil"/>
              <w:right w:val="nil"/>
            </w:tcBorders>
          </w:tcPr>
          <w:p w14:paraId="63F27AAD" w14:textId="77777777" w:rsidR="00230B80" w:rsidRPr="00154A2C" w:rsidRDefault="00230B80" w:rsidP="00230B80">
            <w:pPr>
              <w:rPr>
                <w:rFonts w:ascii="Garamond" w:hAnsi="Garamond"/>
                <w:sz w:val="20"/>
              </w:rPr>
            </w:pPr>
            <w:r>
              <w:rPr>
                <w:rFonts w:ascii="Garamond" w:hAnsi="Garamond"/>
                <w:sz w:val="20"/>
              </w:rPr>
              <w:t xml:space="preserve">animal* AND </w:t>
            </w:r>
            <w:proofErr w:type="spellStart"/>
            <w:r>
              <w:rPr>
                <w:rFonts w:ascii="Garamond" w:hAnsi="Garamond"/>
                <w:sz w:val="20"/>
              </w:rPr>
              <w:t>behav</w:t>
            </w:r>
            <w:proofErr w:type="spellEnd"/>
            <w:r>
              <w:rPr>
                <w:rFonts w:ascii="Garamond" w:hAnsi="Garamond"/>
                <w:sz w:val="20"/>
              </w:rPr>
              <w:t xml:space="preserve">* AND (bold* OR shy* OR </w:t>
            </w:r>
            <w:proofErr w:type="spellStart"/>
            <w:r>
              <w:rPr>
                <w:rFonts w:ascii="Garamond" w:hAnsi="Garamond"/>
                <w:sz w:val="20"/>
              </w:rPr>
              <w:t>neoph</w:t>
            </w:r>
            <w:proofErr w:type="spellEnd"/>
            <w:r>
              <w:rPr>
                <w:rFonts w:ascii="Garamond" w:hAnsi="Garamond"/>
                <w:sz w:val="20"/>
              </w:rPr>
              <w:t xml:space="preserve">* OR aggress* OR </w:t>
            </w:r>
            <w:proofErr w:type="spellStart"/>
            <w:r>
              <w:rPr>
                <w:rFonts w:ascii="Garamond" w:hAnsi="Garamond"/>
                <w:sz w:val="20"/>
              </w:rPr>
              <w:t>explor</w:t>
            </w:r>
            <w:proofErr w:type="spellEnd"/>
            <w:r>
              <w:rPr>
                <w:rFonts w:ascii="Garamond" w:hAnsi="Garamond"/>
                <w:sz w:val="20"/>
              </w:rPr>
              <w:t>* OR hid*) AND “sex differences” NOT man NOT woman NOT human</w:t>
            </w:r>
          </w:p>
        </w:tc>
        <w:tc>
          <w:tcPr>
            <w:tcW w:w="3198" w:type="dxa"/>
            <w:tcBorders>
              <w:top w:val="nil"/>
              <w:left w:val="nil"/>
              <w:bottom w:val="nil"/>
              <w:right w:val="nil"/>
            </w:tcBorders>
          </w:tcPr>
          <w:p w14:paraId="68591A68" w14:textId="77777777" w:rsidR="00230B80" w:rsidRPr="00154A2C" w:rsidRDefault="00230B80" w:rsidP="00230B80">
            <w:pPr>
              <w:rPr>
                <w:rFonts w:ascii="Garamond" w:hAnsi="Garamond"/>
                <w:sz w:val="20"/>
              </w:rPr>
            </w:pPr>
            <w:r>
              <w:rPr>
                <w:rFonts w:ascii="Garamond" w:hAnsi="Garamond"/>
                <w:sz w:val="20"/>
              </w:rPr>
              <w:t xml:space="preserve">animal* AND (bold* OR shy* OR </w:t>
            </w:r>
            <w:proofErr w:type="spellStart"/>
            <w:r>
              <w:rPr>
                <w:rFonts w:ascii="Garamond" w:hAnsi="Garamond"/>
                <w:sz w:val="20"/>
              </w:rPr>
              <w:t>neoph</w:t>
            </w:r>
            <w:proofErr w:type="spellEnd"/>
            <w:r>
              <w:rPr>
                <w:rFonts w:ascii="Garamond" w:hAnsi="Garamond"/>
                <w:sz w:val="20"/>
              </w:rPr>
              <w:t xml:space="preserve">* OR aggress* OR </w:t>
            </w:r>
            <w:proofErr w:type="spellStart"/>
            <w:r>
              <w:rPr>
                <w:rFonts w:ascii="Garamond" w:hAnsi="Garamond"/>
                <w:sz w:val="20"/>
              </w:rPr>
              <w:t>explor</w:t>
            </w:r>
            <w:proofErr w:type="spellEnd"/>
            <w:r>
              <w:rPr>
                <w:rFonts w:ascii="Garamond" w:hAnsi="Garamond"/>
                <w:sz w:val="20"/>
              </w:rPr>
              <w:t>* OR hid*) AND “sex differences” AND NOT man AND NOT woman AND NOT human</w:t>
            </w:r>
          </w:p>
        </w:tc>
      </w:tr>
      <w:tr w:rsidR="00230B80" w14:paraId="5EC912CA" w14:textId="77777777" w:rsidTr="001731F7">
        <w:tc>
          <w:tcPr>
            <w:tcW w:w="2694" w:type="dxa"/>
            <w:tcBorders>
              <w:top w:val="nil"/>
              <w:left w:val="nil"/>
              <w:right w:val="nil"/>
            </w:tcBorders>
          </w:tcPr>
          <w:p w14:paraId="4EA6628C" w14:textId="77777777" w:rsidR="00230B80" w:rsidRPr="00154A2C" w:rsidRDefault="00230B80" w:rsidP="00230B80">
            <w:pPr>
              <w:rPr>
                <w:rFonts w:ascii="Garamond" w:hAnsi="Garamond"/>
                <w:i/>
                <w:sz w:val="20"/>
              </w:rPr>
            </w:pPr>
            <w:r w:rsidRPr="00154A2C">
              <w:rPr>
                <w:rFonts w:ascii="Garamond" w:hAnsi="Garamond"/>
                <w:i/>
                <w:sz w:val="20"/>
              </w:rPr>
              <w:t>Refined by categories</w:t>
            </w:r>
          </w:p>
        </w:tc>
        <w:tc>
          <w:tcPr>
            <w:tcW w:w="3118" w:type="dxa"/>
            <w:tcBorders>
              <w:top w:val="nil"/>
              <w:left w:val="nil"/>
              <w:right w:val="nil"/>
            </w:tcBorders>
          </w:tcPr>
          <w:p w14:paraId="601F6BB3" w14:textId="77777777" w:rsidR="00230B80" w:rsidRPr="00154A2C" w:rsidRDefault="00230B80" w:rsidP="00230B80">
            <w:pPr>
              <w:rPr>
                <w:rFonts w:ascii="Garamond" w:hAnsi="Garamond"/>
                <w:sz w:val="20"/>
              </w:rPr>
            </w:pPr>
            <w:r w:rsidRPr="00154A2C">
              <w:rPr>
                <w:rFonts w:ascii="Garamond" w:hAnsi="Garamond"/>
                <w:sz w:val="20"/>
              </w:rPr>
              <w:t>zoology, ecology, biology, multidisciplinary sciences, evolutionary biology</w:t>
            </w:r>
          </w:p>
        </w:tc>
        <w:tc>
          <w:tcPr>
            <w:tcW w:w="3198" w:type="dxa"/>
            <w:tcBorders>
              <w:top w:val="nil"/>
              <w:left w:val="nil"/>
              <w:right w:val="nil"/>
            </w:tcBorders>
          </w:tcPr>
          <w:p w14:paraId="30739FE0" w14:textId="77777777" w:rsidR="00230B80" w:rsidRPr="00154A2C" w:rsidRDefault="00230B80" w:rsidP="00230B80">
            <w:pPr>
              <w:rPr>
                <w:rFonts w:ascii="Garamond" w:hAnsi="Garamond"/>
                <w:sz w:val="20"/>
                <w:szCs w:val="20"/>
              </w:rPr>
            </w:pPr>
            <w:r w:rsidRPr="00154A2C">
              <w:rPr>
                <w:rFonts w:ascii="Garamond" w:hAnsi="Garamond"/>
                <w:sz w:val="20"/>
                <w:szCs w:val="20"/>
              </w:rPr>
              <w:t>agriculture &amp; biology</w:t>
            </w:r>
          </w:p>
        </w:tc>
      </w:tr>
    </w:tbl>
    <w:p w14:paraId="5DEB01FF" w14:textId="77777777" w:rsidR="00E27A3B" w:rsidRDefault="00E27A3B" w:rsidP="00230B80">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9">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1DCAF0F7"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w:t>
      </w:r>
      <w:r w:rsidR="005C695F">
        <w:rPr>
          <w:rFonts w:ascii="Garamond" w:hAnsi="Garamond"/>
        </w:rPr>
        <w:t>ion</w:t>
      </w:r>
      <w:r>
        <w:rPr>
          <w:rFonts w:ascii="Garamond" w:hAnsi="Garamond"/>
        </w:rPr>
        <w:t xml:space="preserve"> intervals. </w:t>
      </w:r>
      <w:r w:rsidR="00BB463B">
        <w:rPr>
          <w:rFonts w:ascii="Garamond" w:hAnsi="Garamond"/>
        </w:rPr>
        <w:t xml:space="preserve">Circle size </w:t>
      </w:r>
      <w:r w:rsidR="008D1120">
        <w:rPr>
          <w:rFonts w:ascii="Garamond" w:hAnsi="Garamond"/>
        </w:rPr>
        <w:t xml:space="preserve">reflects effect size </w:t>
      </w:r>
      <w:r w:rsidR="00BB463B">
        <w:rPr>
          <w:rFonts w:ascii="Garamond" w:hAnsi="Garamond"/>
        </w:rPr>
        <w:t>precision</w:t>
      </w:r>
      <w:r w:rsidR="008D1120">
        <w:rPr>
          <w:rFonts w:ascii="Garamond" w:hAnsi="Garamond"/>
        </w:rPr>
        <w:t xml:space="preserve"> </w:t>
      </w:r>
      <w:r w:rsidR="00BB463B">
        <w:rPr>
          <w:rFonts w:ascii="Garamond" w:hAnsi="Garamond"/>
        </w:rPr>
        <w:t xml:space="preserve">where </w:t>
      </w:r>
      <w:r w:rsidR="008D1120">
        <w:rPr>
          <w:rFonts w:ascii="Garamond" w:hAnsi="Garamond"/>
        </w:rPr>
        <w:t>bigger</w:t>
      </w:r>
      <w:r w:rsidR="00BB463B">
        <w:rPr>
          <w:rFonts w:ascii="Garamond" w:hAnsi="Garamond"/>
        </w:rPr>
        <w:t xml:space="preserve">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0">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1659EEF4"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w:t>
      </w:r>
      <w:proofErr w:type="spellStart"/>
      <w:r>
        <w:rPr>
          <w:rFonts w:ascii="Garamond" w:hAnsi="Garamond"/>
        </w:rPr>
        <w:t>reptilia</w:t>
      </w:r>
      <w:proofErr w:type="spellEnd"/>
      <w:r>
        <w:rPr>
          <w:rFonts w:ascii="Garamond" w:hAnsi="Garamond"/>
        </w:rPr>
        <w:t xml:space="preserve">, d) fish and e) invertebrates.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w:t>
      </w:r>
      <w:r w:rsidR="00C40AE6">
        <w:rPr>
          <w:rFonts w:ascii="Garamond" w:hAnsi="Garamond"/>
        </w:rPr>
        <w:t xml:space="preserve">Orchard plots show all effect sizes and mean effect size for SMD and </w:t>
      </w:r>
      <w:proofErr w:type="spellStart"/>
      <w:r w:rsidR="00C40AE6">
        <w:rPr>
          <w:rFonts w:ascii="Garamond" w:hAnsi="Garamond"/>
        </w:rPr>
        <w:t>lnCVR</w:t>
      </w:r>
      <w:proofErr w:type="spellEnd"/>
      <w:r w:rsidR="00C40AE6">
        <w:rPr>
          <w:rFonts w:ascii="Garamond" w:hAnsi="Garamond"/>
        </w:rPr>
        <w:t xml:space="preserve"> MLMR models with personality trait as a moderator term. Thin bars are 95% CIs and thick bars are predict</w:t>
      </w:r>
      <w:r w:rsidR="005C695F">
        <w:rPr>
          <w:rFonts w:ascii="Garamond" w:hAnsi="Garamond"/>
        </w:rPr>
        <w:t>ion</w:t>
      </w:r>
      <w:r w:rsidR="00C40AE6">
        <w:rPr>
          <w:rFonts w:ascii="Garamond" w:hAnsi="Garamond"/>
        </w:rPr>
        <w:t xml:space="preserve"> intervals. Circle size reflects effect size precision where bigger circles have greater precision.</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1">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w:t>
      </w:r>
      <w:commentRangeStart w:id="513"/>
      <w:r>
        <w:rPr>
          <w:rFonts w:ascii="Garamond" w:hAnsi="Garamond"/>
        </w:rPr>
        <w:t>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commentRangeEnd w:id="513"/>
      <w:r w:rsidR="006544A7">
        <w:rPr>
          <w:rStyle w:val="CommentReference"/>
        </w:rPr>
        <w:commentReference w:id="513"/>
      </w:r>
    </w:p>
    <w:p w14:paraId="7BE083B1" w14:textId="77777777" w:rsidR="005C69F2" w:rsidRPr="00780052" w:rsidRDefault="005C69F2" w:rsidP="005C69F2">
      <w:pPr>
        <w:rPr>
          <w:rFonts w:ascii="Garamond" w:hAnsi="Garamond"/>
        </w:rPr>
      </w:pPr>
    </w:p>
    <w:p w14:paraId="24014F8D" w14:textId="302B57AD" w:rsidR="00D012CE" w:rsidRDefault="00D012CE"/>
    <w:sectPr w:rsidR="00D012CE"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1" w:author="Michael Jennions" w:date="2020-08-04T00:40:00Z" w:initials="MJ">
    <w:p w14:paraId="6107DDF1" w14:textId="54291A0B" w:rsidR="00EB7590" w:rsidRDefault="00EB7590">
      <w:pPr>
        <w:pStyle w:val="CommentText"/>
      </w:pPr>
      <w:r>
        <w:rPr>
          <w:rStyle w:val="CommentReference"/>
        </w:rPr>
        <w:annotationRef/>
      </w:r>
      <w:r w:rsidRPr="002E5053">
        <w:rPr>
          <w:highlight w:val="green"/>
        </w:rPr>
        <w:t>I added this. Leave or keep?</w:t>
      </w:r>
    </w:p>
  </w:comment>
  <w:comment w:id="78" w:author="Michael Jennions" w:date="2020-08-04T01:22:00Z" w:initials="MJ">
    <w:p w14:paraId="3CAE154F" w14:textId="31F9E103" w:rsidR="0076479C" w:rsidRDefault="0076479C">
      <w:pPr>
        <w:pStyle w:val="CommentText"/>
      </w:pPr>
      <w:r>
        <w:rPr>
          <w:rStyle w:val="CommentReference"/>
        </w:rPr>
        <w:annotationRef/>
      </w:r>
      <w:r w:rsidRPr="0076479C">
        <w:rPr>
          <w:highlight w:val="green"/>
        </w:rPr>
        <w:t xml:space="preserve">Sounds wrong but this is because mean slope of SSD is </w:t>
      </w:r>
      <w:proofErr w:type="gramStart"/>
      <w:r w:rsidRPr="0076479C">
        <w:rPr>
          <w:highlight w:val="green"/>
        </w:rPr>
        <w:t>1.96  or</w:t>
      </w:r>
      <w:proofErr w:type="gramEnd"/>
      <w:r w:rsidRPr="0076479C">
        <w:rPr>
          <w:highlight w:val="green"/>
        </w:rPr>
        <w:t xml:space="preserve"> 1.92 - 2.02 = - 0.1 or -0.06 , i.e. very close to zero</w:t>
      </w:r>
    </w:p>
  </w:comment>
  <w:comment w:id="89" w:author="Michael Jennions" w:date="2020-08-04T01:23:00Z" w:initials="MJ">
    <w:p w14:paraId="4BF50C0B" w14:textId="3BD46C76" w:rsidR="0074595B" w:rsidRDefault="0074595B">
      <w:pPr>
        <w:pStyle w:val="CommentText"/>
      </w:pPr>
      <w:r>
        <w:rPr>
          <w:rStyle w:val="CommentReference"/>
        </w:rPr>
        <w:annotationRef/>
      </w:r>
      <w:r w:rsidRPr="00F92C13">
        <w:rPr>
          <w:highlight w:val="green"/>
        </w:rPr>
        <w:t xml:space="preserve">I think we have to decide whether to put this in the main text, or keep it as ‘exploratory’ (see Methods) and only report it in the </w:t>
      </w:r>
      <w:proofErr w:type="spellStart"/>
      <w:r w:rsidRPr="00F92C13">
        <w:rPr>
          <w:highlight w:val="green"/>
        </w:rPr>
        <w:t>Supp</w:t>
      </w:r>
      <w:proofErr w:type="spellEnd"/>
      <w:r w:rsidRPr="00F92C13">
        <w:rPr>
          <w:highlight w:val="green"/>
        </w:rPr>
        <w:t xml:space="preserve"> Info).</w:t>
      </w:r>
    </w:p>
  </w:comment>
  <w:comment w:id="100" w:author="Lauren Harrison" w:date="2020-08-07T15:25:00Z" w:initials="LH">
    <w:p w14:paraId="6F87E12C" w14:textId="29617826" w:rsidR="00310A18" w:rsidRDefault="00310A18">
      <w:pPr>
        <w:pStyle w:val="CommentText"/>
      </w:pPr>
      <w:r>
        <w:rPr>
          <w:rStyle w:val="CommentReference"/>
        </w:rPr>
        <w:annotationRef/>
      </w:r>
      <w:r>
        <w:t>They weren’t all wild animals (lots of lab populations) so I think it would be wrong to say that they were</w:t>
      </w:r>
    </w:p>
  </w:comment>
  <w:comment w:id="105" w:author="Michael Jennions" w:date="2020-08-03T23:08:00Z" w:initials="MJ">
    <w:p w14:paraId="211390BF" w14:textId="5A0DBE8C" w:rsidR="00EB7590" w:rsidRDefault="00EB7590">
      <w:pPr>
        <w:pStyle w:val="CommentText"/>
      </w:pPr>
      <w:r>
        <w:rPr>
          <w:rStyle w:val="CommentReference"/>
        </w:rPr>
        <w:annotationRef/>
      </w:r>
      <w:r w:rsidRPr="008E1066">
        <w:rPr>
          <w:highlight w:val="green"/>
        </w:rPr>
        <w:t>Might want to put this in the appendix/</w:t>
      </w:r>
      <w:proofErr w:type="spellStart"/>
      <w:r w:rsidRPr="008E1066">
        <w:rPr>
          <w:highlight w:val="green"/>
        </w:rPr>
        <w:t>supp</w:t>
      </w:r>
      <w:proofErr w:type="spellEnd"/>
      <w:r w:rsidRPr="008E1066">
        <w:rPr>
          <w:highlight w:val="green"/>
        </w:rPr>
        <w:t xml:space="preserve"> info</w:t>
      </w:r>
    </w:p>
  </w:comment>
  <w:comment w:id="107" w:author="Lauren Harrison" w:date="2020-08-07T15:26:00Z" w:initials="LH">
    <w:p w14:paraId="4863326C" w14:textId="395B137F" w:rsidR="00310A18" w:rsidRDefault="00310A18">
      <w:pPr>
        <w:pStyle w:val="CommentText"/>
      </w:pPr>
      <w:r>
        <w:rPr>
          <w:rStyle w:val="CommentReference"/>
        </w:rPr>
        <w:annotationRef/>
      </w:r>
      <w:r>
        <w:t>Operational? Sorry this sounds weird to me and I don’t really know what it means in the context of behaviour</w:t>
      </w:r>
    </w:p>
  </w:comment>
  <w:comment w:id="111" w:author="Michael Jennions" w:date="2020-07-28T10:43:00Z" w:initials="MJ">
    <w:p w14:paraId="4A1A64EE" w14:textId="108D5AD7" w:rsidR="00EB7590" w:rsidRDefault="00EB7590" w:rsidP="002609FE">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112" w:author="Lauren Harrison" w:date="2020-08-07T15:27:00Z" w:initials="LH">
    <w:p w14:paraId="73984249" w14:textId="4906CC31" w:rsidR="00310A18" w:rsidRDefault="00310A18">
      <w:pPr>
        <w:pStyle w:val="CommentText"/>
      </w:pPr>
      <w:r>
        <w:rPr>
          <w:rStyle w:val="CommentReference"/>
        </w:rPr>
        <w:annotationRef/>
      </w:r>
      <w:r>
        <w:t xml:space="preserve">I don’t think so – </w:t>
      </w:r>
      <w:proofErr w:type="spellStart"/>
      <w:r>
        <w:t>Reale</w:t>
      </w:r>
      <w:proofErr w:type="spellEnd"/>
      <w:r>
        <w:t xml:space="preserve"> paper is the one that defines the 5 categories but they don’t say what counts as personalities. </w:t>
      </w:r>
    </w:p>
  </w:comment>
  <w:comment w:id="114" w:author="Michael Jennions" w:date="2020-08-03T19:47:00Z" w:initials="MJ">
    <w:p w14:paraId="7F0180B3" w14:textId="258ABFC8" w:rsidR="00EB7590" w:rsidRDefault="00EB7590">
      <w:pPr>
        <w:pStyle w:val="CommentText"/>
      </w:pPr>
      <w:r>
        <w:rPr>
          <w:rStyle w:val="CommentReference"/>
        </w:rPr>
        <w:annotationRef/>
      </w:r>
      <w:r w:rsidRPr="003F4985">
        <w:rPr>
          <w:highlight w:val="green"/>
        </w:rPr>
        <w:t>Should this be elaborated upon?</w:t>
      </w:r>
    </w:p>
  </w:comment>
  <w:comment w:id="117" w:author="Michael Jennions" w:date="2020-07-20T19:56:00Z" w:initials="MJ">
    <w:p w14:paraId="29F5883E" w14:textId="7B91A36A" w:rsidR="00EB7590" w:rsidRDefault="00EB7590">
      <w:pPr>
        <w:pStyle w:val="CommentText"/>
      </w:pPr>
      <w:r>
        <w:rPr>
          <w:rStyle w:val="CommentReference"/>
        </w:rPr>
        <w:annotationRef/>
      </w:r>
      <w:r w:rsidRPr="003F4985">
        <w:rPr>
          <w:highlight w:val="green"/>
        </w:rPr>
        <w:t xml:space="preserve">Exclusion criteria have to be given in full at some </w:t>
      </w:r>
      <w:proofErr w:type="gramStart"/>
      <w:r w:rsidRPr="003F4985">
        <w:rPr>
          <w:highlight w:val="green"/>
        </w:rPr>
        <w:t>point</w:t>
      </w:r>
      <w:r>
        <w:t xml:space="preserve"> .</w:t>
      </w:r>
      <w:proofErr w:type="gramEnd"/>
      <w:r>
        <w:t xml:space="preserve"> Otherwise, remove the term “Briefly”.</w:t>
      </w:r>
    </w:p>
  </w:comment>
  <w:comment w:id="120" w:author="Michael Jennions" w:date="2020-07-20T19:57:00Z" w:initials="MJ">
    <w:p w14:paraId="15C43D1C" w14:textId="407DA04F" w:rsidR="00EB7590" w:rsidRDefault="00EB7590">
      <w:pPr>
        <w:pStyle w:val="CommentText"/>
      </w:pPr>
      <w:r>
        <w:rPr>
          <w:rStyle w:val="CommentReference"/>
        </w:rPr>
        <w:annotationRef/>
      </w:r>
      <w:r w:rsidRPr="003F4985">
        <w:rPr>
          <w:highlight w:val="green"/>
        </w:rPr>
        <w:t>But you excluded any study of domestic/</w:t>
      </w:r>
      <w:proofErr w:type="spellStart"/>
      <w:proofErr w:type="gramStart"/>
      <w:r w:rsidRPr="003F4985">
        <w:rPr>
          <w:highlight w:val="green"/>
        </w:rPr>
        <w:t>agric</w:t>
      </w:r>
      <w:proofErr w:type="spellEnd"/>
      <w:r w:rsidRPr="003F4985">
        <w:rPr>
          <w:highlight w:val="green"/>
        </w:rPr>
        <w:t xml:space="preserve">  animals</w:t>
      </w:r>
      <w:proofErr w:type="gramEnd"/>
      <w:r w:rsidRPr="003F4985">
        <w:rPr>
          <w:highlight w:val="green"/>
        </w:rPr>
        <w:t xml:space="preserve"> so saying neutered is not relevant. Right? If so, just say you excluded domestic and agricultural</w:t>
      </w:r>
    </w:p>
  </w:comment>
  <w:comment w:id="121" w:author="Michael Jennions" w:date="2020-08-03T19:51:00Z" w:initials="MJ">
    <w:p w14:paraId="0589EE5E" w14:textId="503AB407" w:rsidR="00EB7590" w:rsidRDefault="00EB7590">
      <w:pPr>
        <w:pStyle w:val="CommentText"/>
      </w:pPr>
      <w:r>
        <w:rPr>
          <w:rStyle w:val="CommentReference"/>
        </w:rPr>
        <w:annotationRef/>
      </w:r>
      <w:r w:rsidRPr="007E35EB">
        <w:rPr>
          <w:highlight w:val="green"/>
        </w:rPr>
        <w:t>This might require a little elaboration</w:t>
      </w:r>
    </w:p>
  </w:comment>
  <w:comment w:id="122" w:author="Lauren Harrison" w:date="2020-08-07T15:53:00Z" w:initials="LH">
    <w:p w14:paraId="41D48E64" w14:textId="3D636AA8" w:rsidR="00E4513D" w:rsidRDefault="00E4513D">
      <w:pPr>
        <w:pStyle w:val="CommentText"/>
      </w:pPr>
      <w:r>
        <w:rPr>
          <w:rStyle w:val="CommentReference"/>
        </w:rPr>
        <w:annotationRef/>
      </w:r>
      <w:r>
        <w:t>I’ll add some extra info in our supplementary material about these papers</w:t>
      </w:r>
      <w:r w:rsidR="005F4905">
        <w:t xml:space="preserve"> – two of these removed papers are also Pruitt papers which I’ll have to talk about somewhere</w:t>
      </w:r>
    </w:p>
  </w:comment>
  <w:comment w:id="141" w:author="Michael Jennions" w:date="2020-07-20T20:23:00Z" w:initials="MJ">
    <w:p w14:paraId="1403769C" w14:textId="2A9D3BC3" w:rsidR="00EB7590" w:rsidRDefault="00EB7590">
      <w:pPr>
        <w:pStyle w:val="CommentText"/>
      </w:pPr>
      <w:r>
        <w:rPr>
          <w:rStyle w:val="CommentReference"/>
        </w:rPr>
        <w:annotationRef/>
      </w:r>
      <w:r w:rsidRPr="00494BAD">
        <w:rPr>
          <w:highlight w:val="green"/>
        </w:rPr>
        <w:t xml:space="preserve">I think equation 1 is Hedges d.  Hedges g is then this equation multiplied by J to correct for small sample bias, (which is usually pointless as J almost always has a value very close to 1).  J </w:t>
      </w:r>
      <w:proofErr w:type="gramStart"/>
      <w:r w:rsidRPr="00494BAD">
        <w:rPr>
          <w:highlight w:val="green"/>
        </w:rPr>
        <w:t>is  1</w:t>
      </w:r>
      <w:proofErr w:type="gramEnd"/>
      <w:r w:rsidRPr="00494BAD">
        <w:rPr>
          <w:highlight w:val="green"/>
        </w:rPr>
        <w:t xml:space="preserve"> – (3/(4*(n1 + n2) -9))</w:t>
      </w:r>
    </w:p>
  </w:comment>
  <w:comment w:id="169" w:author="Lauren Harrison" w:date="2020-08-08T11:53:00Z" w:initials="LH">
    <w:p w14:paraId="2E1A1108" w14:textId="229765AB" w:rsidR="00D644AD" w:rsidRPr="00D644AD" w:rsidRDefault="00D644AD">
      <w:pPr>
        <w:pStyle w:val="CommentText"/>
      </w:pPr>
      <w:r>
        <w:rPr>
          <w:rStyle w:val="CommentReference"/>
        </w:rPr>
        <w:annotationRef/>
      </w:r>
      <w:r>
        <w:t xml:space="preserve">This </w:t>
      </w:r>
      <w:proofErr w:type="gramStart"/>
      <w:r>
        <w:t>is an approximation of</w:t>
      </w:r>
      <w:proofErr w:type="gramEnd"/>
      <w:r>
        <w:t xml:space="preserve"> J that </w:t>
      </w:r>
      <w:proofErr w:type="spellStart"/>
      <w:r>
        <w:t>Borenstein</w:t>
      </w:r>
      <w:proofErr w:type="spellEnd"/>
      <w:r>
        <w:t xml:space="preserve"> uses, and I think </w:t>
      </w:r>
      <w:proofErr w:type="spellStart"/>
      <w:r>
        <w:t>metafor</w:t>
      </w:r>
      <w:proofErr w:type="spellEnd"/>
      <w:r>
        <w:t xml:space="preserve"> uses, to calculate Hedges’ g (according to Noble </w:t>
      </w:r>
      <w:r>
        <w:rPr>
          <w:i/>
        </w:rPr>
        <w:t>et al</w:t>
      </w:r>
      <w:r>
        <w:t>. 2017)</w:t>
      </w:r>
    </w:p>
  </w:comment>
  <w:comment w:id="275" w:author="Michael Jennions" w:date="2020-07-20T20:52:00Z" w:initials="MJ">
    <w:p w14:paraId="2CA0CA3B" w14:textId="40419324" w:rsidR="00EB7590" w:rsidRDefault="00EB7590">
      <w:pPr>
        <w:pStyle w:val="CommentText"/>
      </w:pPr>
      <w:r>
        <w:rPr>
          <w:rStyle w:val="CommentReference"/>
        </w:rPr>
        <w:annotationRef/>
      </w:r>
      <w:r w:rsidRPr="00494BAD">
        <w:rPr>
          <w:highlight w:val="green"/>
        </w:rPr>
        <w:t>Is this the correct reason to give?</w:t>
      </w:r>
    </w:p>
  </w:comment>
  <w:comment w:id="284" w:author="Lauren Harrison" w:date="2020-08-07T16:15:00Z" w:initials="LH">
    <w:p w14:paraId="4BF59E09" w14:textId="013BEDB7" w:rsidR="00284BE5" w:rsidRDefault="00284BE5">
      <w:pPr>
        <w:pStyle w:val="CommentText"/>
      </w:pPr>
      <w:r>
        <w:rPr>
          <w:rStyle w:val="CommentReference"/>
        </w:rPr>
        <w:annotationRef/>
      </w:r>
      <w:r>
        <w:t>Do you have this paper?</w:t>
      </w:r>
    </w:p>
  </w:comment>
  <w:comment w:id="286" w:author="Lauren Harrison" w:date="2020-08-07T16:15:00Z" w:initials="LH">
    <w:p w14:paraId="6DBBF753" w14:textId="6BECBA20" w:rsidR="00284BE5" w:rsidRDefault="00284BE5">
      <w:pPr>
        <w:pStyle w:val="CommentText"/>
      </w:pPr>
      <w:r>
        <w:rPr>
          <w:rStyle w:val="CommentReference"/>
        </w:rPr>
        <w:annotationRef/>
      </w:r>
      <w:r>
        <w:t>Calculated at the dataset level (all effect sizes)</w:t>
      </w:r>
    </w:p>
  </w:comment>
  <w:comment w:id="285" w:author="Michael Jennions" w:date="2020-08-03T20:12:00Z" w:initials="MJ">
    <w:p w14:paraId="3AA689AD" w14:textId="365B8A0A" w:rsidR="00EB7590" w:rsidRDefault="00EB7590">
      <w:pPr>
        <w:pStyle w:val="CommentText"/>
      </w:pPr>
      <w:r>
        <w:rPr>
          <w:rStyle w:val="CommentReference"/>
        </w:rPr>
        <w:annotationRef/>
      </w:r>
      <w:r w:rsidRPr="00E83378">
        <w:rPr>
          <w:highlight w:val="green"/>
        </w:rPr>
        <w:t>What is the right ‘level’ to do such an analysis? For each taxa-trait type combo?</w:t>
      </w:r>
    </w:p>
  </w:comment>
  <w:comment w:id="300" w:author="Michael Jennions" w:date="2020-07-20T21:37:00Z" w:initials="MJ">
    <w:p w14:paraId="624A93EA" w14:textId="6A8DA947" w:rsidR="00EB7590" w:rsidRDefault="00EB7590">
      <w:pPr>
        <w:pStyle w:val="CommentText"/>
      </w:pPr>
      <w:r>
        <w:rPr>
          <w:rStyle w:val="CommentReference"/>
        </w:rPr>
        <w:annotationRef/>
      </w:r>
      <w:r w:rsidRPr="00E83378">
        <w:rPr>
          <w:highlight w:val="green"/>
        </w:rPr>
        <w:t>Is this correct?</w:t>
      </w:r>
    </w:p>
  </w:comment>
  <w:comment w:id="308" w:author="Lauren Harrison" w:date="2020-08-08T13:45:00Z" w:initials="LH">
    <w:p w14:paraId="5931E3DE" w14:textId="18284E3A" w:rsidR="00F604A9" w:rsidRDefault="00F604A9">
      <w:pPr>
        <w:pStyle w:val="CommentText"/>
      </w:pPr>
      <w:r>
        <w:rPr>
          <w:rStyle w:val="CommentReference"/>
        </w:rPr>
        <w:annotationRef/>
      </w:r>
      <w:r>
        <w:t xml:space="preserve">I searched the literature for a while but these were the </w:t>
      </w:r>
      <w:r w:rsidR="0078181E">
        <w:t>only</w:t>
      </w:r>
      <w:r>
        <w:t xml:space="preserve"> relevant recent papers I could find… SSD isn’t really a hot topic right now</w:t>
      </w:r>
    </w:p>
  </w:comment>
  <w:comment w:id="305" w:author="Michael Jennions" w:date="2020-07-20T21:43:00Z" w:initials="MJ">
    <w:p w14:paraId="06495DBB" w14:textId="472643E5" w:rsidR="00EB7590" w:rsidRDefault="00EB7590">
      <w:pPr>
        <w:pStyle w:val="CommentText"/>
      </w:pPr>
      <w:r>
        <w:rPr>
          <w:rStyle w:val="CommentReference"/>
        </w:rPr>
        <w:annotationRef/>
      </w:r>
      <w:r w:rsidRPr="007A2420">
        <w:rPr>
          <w:highlight w:val="green"/>
        </w:rPr>
        <w:t>Check for more recent studies with larger sample sizes.</w:t>
      </w:r>
    </w:p>
  </w:comment>
  <w:comment w:id="313" w:author="Michael Jennions" w:date="2020-08-03T20:18:00Z" w:initials="MJ">
    <w:p w14:paraId="7CFE81C1" w14:textId="5EDC6AB0" w:rsidR="00EB7590" w:rsidRDefault="00EB7590">
      <w:pPr>
        <w:pStyle w:val="CommentText"/>
      </w:pPr>
      <w:r>
        <w:rPr>
          <w:rStyle w:val="CommentReference"/>
        </w:rPr>
        <w:annotationRef/>
      </w:r>
      <w:r w:rsidRPr="007A2420">
        <w:rPr>
          <w:highlight w:val="green"/>
        </w:rPr>
        <w:t xml:space="preserve">I think the correct equation is </w:t>
      </w:r>
      <w:proofErr w:type="gramStart"/>
      <w:r w:rsidRPr="007A2420">
        <w:rPr>
          <w:highlight w:val="green"/>
        </w:rPr>
        <w:t>either  (</w:t>
      </w:r>
      <w:proofErr w:type="spellStart"/>
      <w:proofErr w:type="gramEnd"/>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 1 or simply </w:t>
      </w:r>
      <w:proofErr w:type="spellStart"/>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as I checked with Lauren who confirmed that larger values of the index means that males are bigger than females. We need to ensure we use the correct equation.</w:t>
      </w:r>
      <w:r>
        <w:t xml:space="preserve"> I have changes it to m/f - 1 </w:t>
      </w:r>
    </w:p>
  </w:comment>
  <w:comment w:id="314" w:author="Lauren Harrison" w:date="2020-08-08T13:37:00Z" w:initials="LH">
    <w:p w14:paraId="5BBA3D2F" w14:textId="70672122" w:rsidR="00F604A9" w:rsidRDefault="00F604A9">
      <w:pPr>
        <w:pStyle w:val="CommentText"/>
      </w:pPr>
      <w:r>
        <w:rPr>
          <w:rStyle w:val="CommentReference"/>
        </w:rPr>
        <w:annotationRef/>
      </w:r>
      <w:r>
        <w:t>It’s correct now I swear!</w:t>
      </w:r>
    </w:p>
  </w:comment>
  <w:comment w:id="318" w:author="Michael Jennions" w:date="2020-08-03T20:23:00Z" w:initials="MJ">
    <w:p w14:paraId="5D700034" w14:textId="294AC0CF" w:rsidR="00EB7590" w:rsidRDefault="00EB7590">
      <w:pPr>
        <w:pStyle w:val="CommentText"/>
      </w:pPr>
      <w:r>
        <w:rPr>
          <w:rStyle w:val="CommentReference"/>
        </w:rPr>
        <w:annotationRef/>
      </w:r>
      <w:r w:rsidRPr="001F2292">
        <w:rPr>
          <w:highlight w:val="green"/>
        </w:rPr>
        <w:t xml:space="preserve">Do you have a list of which places you got the data from? If so, we need to provide this as </w:t>
      </w:r>
      <w:proofErr w:type="spellStart"/>
      <w:r w:rsidRPr="001F2292">
        <w:rPr>
          <w:highlight w:val="green"/>
        </w:rPr>
        <w:t>Supp</w:t>
      </w:r>
      <w:proofErr w:type="spellEnd"/>
      <w:r w:rsidRPr="001F2292">
        <w:rPr>
          <w:highlight w:val="green"/>
        </w:rPr>
        <w:t xml:space="preserve"> Info</w:t>
      </w:r>
    </w:p>
  </w:comment>
  <w:comment w:id="319" w:author="Lauren Harrison" w:date="2020-08-07T16:19:00Z" w:initials="LH">
    <w:p w14:paraId="6B30061C" w14:textId="366302F8" w:rsidR="008B43F6" w:rsidRDefault="008B43F6">
      <w:pPr>
        <w:pStyle w:val="CommentText"/>
      </w:pPr>
      <w:r>
        <w:rPr>
          <w:rStyle w:val="CommentReference"/>
        </w:rPr>
        <w:annotationRef/>
      </w:r>
      <w:r>
        <w:t xml:space="preserve">I can provide my </w:t>
      </w:r>
      <w:proofErr w:type="spellStart"/>
      <w:r>
        <w:t>ssd</w:t>
      </w:r>
      <w:proofErr w:type="spellEnd"/>
      <w:r>
        <w:t xml:space="preserve"> dataset with references in the </w:t>
      </w:r>
      <w:proofErr w:type="spellStart"/>
      <w:r>
        <w:t>supp</w:t>
      </w:r>
      <w:proofErr w:type="spellEnd"/>
      <w:r>
        <w:t xml:space="preserve"> – I’ll add it to our project folder in case you want to have a look</w:t>
      </w:r>
    </w:p>
  </w:comment>
  <w:comment w:id="320" w:author="Michael Jennions" w:date="2020-07-20T21:56:00Z" w:initials="MJ">
    <w:p w14:paraId="06113363" w14:textId="60E2E627" w:rsidR="00EB7590" w:rsidRDefault="00EB7590">
      <w:pPr>
        <w:pStyle w:val="CommentText"/>
      </w:pPr>
      <w:r>
        <w:rPr>
          <w:rStyle w:val="CommentReference"/>
        </w:rPr>
        <w:annotationRef/>
      </w:r>
      <w:r w:rsidRPr="001F2292">
        <w:rPr>
          <w:highlight w:val="green"/>
        </w:rPr>
        <w:t xml:space="preserve">I </w:t>
      </w:r>
      <w:proofErr w:type="gramStart"/>
      <w:r w:rsidRPr="001F2292">
        <w:rPr>
          <w:highlight w:val="green"/>
        </w:rPr>
        <w:t>need  a</w:t>
      </w:r>
      <w:proofErr w:type="gramEnd"/>
      <w:r w:rsidRPr="001F2292">
        <w:rPr>
          <w:highlight w:val="green"/>
        </w:rPr>
        <w:t xml:space="preserve"> refresher on how this was done. </w:t>
      </w:r>
      <w:proofErr w:type="spellStart"/>
      <w:proofErr w:type="gramStart"/>
      <w:r w:rsidRPr="001F2292">
        <w:rPr>
          <w:highlight w:val="green"/>
        </w:rPr>
        <w:t>Ie</w:t>
      </w:r>
      <w:proofErr w:type="spellEnd"/>
      <w:r w:rsidRPr="001F2292">
        <w:rPr>
          <w:highlight w:val="green"/>
        </w:rPr>
        <w:t>..</w:t>
      </w:r>
      <w:proofErr w:type="gramEnd"/>
      <w:r w:rsidRPr="001F2292">
        <w:rPr>
          <w:highlight w:val="green"/>
        </w:rPr>
        <w:t xml:space="preserve"> where the data to classify species came from.</w:t>
      </w:r>
    </w:p>
  </w:comment>
  <w:comment w:id="321" w:author="Lauren Harrison" w:date="2020-08-07T16:20:00Z" w:initials="LH">
    <w:p w14:paraId="4E71016C" w14:textId="1AA386B2" w:rsidR="00FB7EE8" w:rsidRDefault="00FB7EE8">
      <w:pPr>
        <w:pStyle w:val="CommentText"/>
      </w:pPr>
      <w:r>
        <w:rPr>
          <w:rStyle w:val="CommentReference"/>
        </w:rPr>
        <w:annotationRef/>
      </w:r>
      <w:r>
        <w:t xml:space="preserve">I have a dataset with references for these classifications, but </w:t>
      </w:r>
      <w:proofErr w:type="gramStart"/>
      <w:r>
        <w:t>basically</w:t>
      </w:r>
      <w:proofErr w:type="gramEnd"/>
      <w:r>
        <w:t xml:space="preserve"> I used keyword searches to find papers and used their classification. For birds I used the birds of the world reference site</w:t>
      </w:r>
    </w:p>
  </w:comment>
  <w:comment w:id="328" w:author="Michael Jennions" w:date="2020-08-03T20:34:00Z" w:initials="MJ">
    <w:p w14:paraId="3B80AEB3" w14:textId="42769A14" w:rsidR="00EB7590" w:rsidRDefault="00EB7590">
      <w:pPr>
        <w:pStyle w:val="CommentText"/>
      </w:pPr>
      <w:r>
        <w:rPr>
          <w:rStyle w:val="CommentReference"/>
        </w:rPr>
        <w:annotationRef/>
      </w:r>
      <w:r w:rsidRPr="00B2071D">
        <w:rPr>
          <w:highlight w:val="green"/>
        </w:rPr>
        <w:t>Have you checked the OSF to see if it is of any use in helping us described what we did/did not do?</w:t>
      </w:r>
    </w:p>
  </w:comment>
  <w:comment w:id="329" w:author="Lauren Harrison" w:date="2020-08-07T16:28:00Z" w:initials="LH">
    <w:p w14:paraId="6C1DDF3C" w14:textId="5D7A4C4A" w:rsidR="00AE243F" w:rsidRDefault="00AE243F">
      <w:pPr>
        <w:pStyle w:val="CommentText"/>
      </w:pPr>
      <w:r>
        <w:rPr>
          <w:rStyle w:val="CommentReference"/>
        </w:rPr>
        <w:annotationRef/>
      </w:r>
      <w:r>
        <w:t>Well we said in our pre-</w:t>
      </w:r>
      <w:proofErr w:type="spellStart"/>
      <w:r>
        <w:t>reg</w:t>
      </w:r>
      <w:proofErr w:type="spellEnd"/>
      <w:r>
        <w:t xml:space="preserve"> that we would explain any changes we made in our </w:t>
      </w:r>
      <w:proofErr w:type="spellStart"/>
      <w:r>
        <w:t>ms</w:t>
      </w:r>
      <w:proofErr w:type="spellEnd"/>
    </w:p>
  </w:comment>
  <w:comment w:id="354" w:author="Michael Jennions" w:date="2020-07-20T22:57:00Z" w:initials="MJ">
    <w:p w14:paraId="5C95B2CC" w14:textId="5B68E3AD" w:rsidR="00EB7590" w:rsidRDefault="00EB7590">
      <w:pPr>
        <w:pStyle w:val="CommentText"/>
      </w:pPr>
      <w:r>
        <w:rPr>
          <w:rStyle w:val="CommentReference"/>
        </w:rPr>
        <w:annotationRef/>
      </w:r>
      <w:r w:rsidRPr="00CE41A9">
        <w:rPr>
          <w:highlight w:val="green"/>
        </w:rPr>
        <w:t>I’ll ask you or Dan to remind me how to phrase this</w:t>
      </w:r>
    </w:p>
  </w:comment>
  <w:comment w:id="381" w:author="Michael Jennions" w:date="2020-07-21T00:30:00Z" w:initials="MJ">
    <w:p w14:paraId="1BADF616" w14:textId="5D0E55B4" w:rsidR="00EB7590" w:rsidRDefault="00EB7590">
      <w:pPr>
        <w:pStyle w:val="CommentText"/>
      </w:pPr>
      <w:r>
        <w:rPr>
          <w:rStyle w:val="CommentReference"/>
        </w:rPr>
        <w:annotationRef/>
      </w:r>
      <w:r>
        <w:t>Do we want to report on mating system effects? I think the classification might be a problem. Discuss?</w:t>
      </w:r>
    </w:p>
  </w:comment>
  <w:comment w:id="391" w:author="Lauren Harrison" w:date="2020-08-07T16:39:00Z" w:initials="LH">
    <w:p w14:paraId="7C7133D1" w14:textId="4FB44642" w:rsidR="00E41BBA" w:rsidRDefault="00E41BBA">
      <w:pPr>
        <w:pStyle w:val="CommentText"/>
      </w:pPr>
      <w:r>
        <w:rPr>
          <w:rStyle w:val="CommentReference"/>
        </w:rPr>
        <w:annotationRef/>
      </w:r>
      <w:r>
        <w:t>I don’t have a good reference for this. Maybe Dan would know?</w:t>
      </w:r>
    </w:p>
  </w:comment>
  <w:comment w:id="400" w:author="Michael Jennions" w:date="2020-07-21T00:34:00Z" w:initials="MJ">
    <w:p w14:paraId="680F0E80" w14:textId="1B6445FF" w:rsidR="00EB7590" w:rsidRDefault="00EB7590">
      <w:pPr>
        <w:pStyle w:val="CommentText"/>
      </w:pPr>
      <w:r>
        <w:rPr>
          <w:rStyle w:val="CommentReference"/>
        </w:rPr>
        <w:annotationRef/>
      </w:r>
      <w:r w:rsidRPr="005834FA">
        <w:rPr>
          <w:highlight w:val="green"/>
        </w:rPr>
        <w:t>Include info on the number of species and studies per taxa</w:t>
      </w:r>
    </w:p>
  </w:comment>
  <w:comment w:id="401" w:author="Michael Jennions" w:date="2020-08-03T23:45:00Z" w:initials="MJ">
    <w:p w14:paraId="6FFC5AA8" w14:textId="24B8DFB1" w:rsidR="00EB7590" w:rsidRDefault="00EB7590">
      <w:pPr>
        <w:pStyle w:val="CommentText"/>
      </w:pPr>
      <w:r>
        <w:rPr>
          <w:rStyle w:val="CommentReference"/>
        </w:rPr>
        <w:annotationRef/>
      </w:r>
      <w:r w:rsidRPr="002B0571">
        <w:rPr>
          <w:highlight w:val="green"/>
        </w:rPr>
        <w:t xml:space="preserve">What was here seems wrong based on the methods were g &gt; 0 = males bigger and </w:t>
      </w:r>
      <w:proofErr w:type="spellStart"/>
      <w:r w:rsidRPr="002B0571">
        <w:rPr>
          <w:highlight w:val="green"/>
        </w:rPr>
        <w:t>lnCVR</w:t>
      </w:r>
      <w:proofErr w:type="spellEnd"/>
      <w:r w:rsidRPr="002B0571">
        <w:rPr>
          <w:highlight w:val="green"/>
        </w:rPr>
        <w:t xml:space="preserve"> &gt; 0 = males more variable. I have rewritten the legend this way. Please check this is right.</w:t>
      </w:r>
    </w:p>
  </w:comment>
  <w:comment w:id="435" w:author="Michael Jennions" w:date="2020-08-03T23:51:00Z" w:initials="MJ">
    <w:p w14:paraId="060F7372" w14:textId="190B0CB2" w:rsidR="00EB7590" w:rsidRDefault="00EB7590">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504" w:author="Michael Jennions" w:date="2020-08-03T23:53:00Z" w:initials="MJ">
    <w:p w14:paraId="6BF7F75A" w14:textId="6F70ECCB" w:rsidR="00EB7590" w:rsidRDefault="00EB7590">
      <w:pPr>
        <w:pStyle w:val="CommentText"/>
      </w:pPr>
      <w:r>
        <w:rPr>
          <w:rStyle w:val="CommentReference"/>
        </w:rPr>
        <w:annotationRef/>
      </w:r>
      <w:r w:rsidRPr="006430A2">
        <w:rPr>
          <w:highlight w:val="green"/>
        </w:rPr>
        <w:t>Include N for species, studies and ES for each row</w:t>
      </w:r>
      <w:r>
        <w:t xml:space="preserve"> </w:t>
      </w:r>
    </w:p>
  </w:comment>
  <w:comment w:id="505" w:author="Lauren Harrison" w:date="2020-08-07T16:43:00Z" w:initials="LH">
    <w:p w14:paraId="09C0422F" w14:textId="59B0BB00" w:rsidR="00164506" w:rsidRDefault="00164506">
      <w:pPr>
        <w:pStyle w:val="CommentText"/>
      </w:pPr>
      <w:r>
        <w:rPr>
          <w:rStyle w:val="CommentReference"/>
        </w:rPr>
        <w:annotationRef/>
      </w:r>
      <w:r>
        <w:t>I thought since this info was represented in the figures it would be redundant in here, but I’ve added it in for you anyway</w:t>
      </w:r>
    </w:p>
  </w:comment>
  <w:comment w:id="511" w:author="Michael Jennions" w:date="2020-08-03T23:54:00Z" w:initials="MJ">
    <w:p w14:paraId="4CEA320E" w14:textId="28534386" w:rsidR="00EB7590" w:rsidRDefault="00EB7590">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512" w:author="Michael Jennions" w:date="2020-08-03T23:57:00Z" w:initials="MJ">
    <w:p w14:paraId="33872111" w14:textId="19DC2806" w:rsidR="00EB7590" w:rsidRDefault="00EB7590">
      <w:pPr>
        <w:pStyle w:val="CommentText"/>
      </w:pPr>
      <w:r>
        <w:rPr>
          <w:rStyle w:val="CommentReference"/>
        </w:rPr>
        <w:annotationRef/>
      </w:r>
      <w:r w:rsidRPr="006430A2">
        <w:rPr>
          <w:highlight w:val="green"/>
        </w:rPr>
        <w:t>Is this the correct term?</w:t>
      </w:r>
    </w:p>
  </w:comment>
  <w:comment w:id="513" w:author="Michael Jennions" w:date="2020-08-04T00:15:00Z" w:initials="MJ">
    <w:p w14:paraId="620E11E0" w14:textId="0F42DC43" w:rsidR="00EB7590" w:rsidRDefault="00EB7590">
      <w:pPr>
        <w:pStyle w:val="CommentText"/>
      </w:pPr>
      <w:r>
        <w:rPr>
          <w:rStyle w:val="CommentReference"/>
        </w:rPr>
        <w:annotationRef/>
      </w:r>
      <w:r w:rsidRPr="00A27D68">
        <w:rPr>
          <w:highlight w:val="green"/>
        </w:rPr>
        <w:t>Putting this in the legend makes it sound like it was done after the info provided in the figure. Maybe cut</w:t>
      </w:r>
      <w:r>
        <w:rPr>
          <w:highlight w:val="green"/>
        </w:rPr>
        <w:t xml:space="preserve">, or else refer to Table 4 for the details of which </w:t>
      </w:r>
      <w:proofErr w:type="spellStart"/>
      <w:r>
        <w:rPr>
          <w:highlight w:val="green"/>
        </w:rPr>
        <w:t>catgeories</w:t>
      </w:r>
      <w:proofErr w:type="spellEnd"/>
      <w:r>
        <w:rPr>
          <w:highlight w:val="green"/>
        </w:rPr>
        <w:t xml:space="preserve"> were examined when searching Scopus and ISI</w:t>
      </w:r>
      <w:r w:rsidRPr="00A27D68">
        <w:rPr>
          <w:highlight w:val="gree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07DDF1" w15:done="0"/>
  <w15:commentEx w15:paraId="3CAE154F" w15:done="0"/>
  <w15:commentEx w15:paraId="4BF50C0B" w15:done="0"/>
  <w15:commentEx w15:paraId="6F87E12C" w15:done="0"/>
  <w15:commentEx w15:paraId="211390BF" w15:done="0"/>
  <w15:commentEx w15:paraId="4863326C" w15:done="0"/>
  <w15:commentEx w15:paraId="4A1A64EE" w15:done="0"/>
  <w15:commentEx w15:paraId="73984249" w15:paraIdParent="4A1A64EE" w15:done="0"/>
  <w15:commentEx w15:paraId="7F0180B3" w15:done="0"/>
  <w15:commentEx w15:paraId="29F5883E" w15:done="0"/>
  <w15:commentEx w15:paraId="15C43D1C" w15:done="0"/>
  <w15:commentEx w15:paraId="0589EE5E" w15:done="0"/>
  <w15:commentEx w15:paraId="41D48E64" w15:paraIdParent="0589EE5E" w15:done="0"/>
  <w15:commentEx w15:paraId="1403769C" w15:done="0"/>
  <w15:commentEx w15:paraId="2E1A1108" w15:done="0"/>
  <w15:commentEx w15:paraId="2CA0CA3B" w15:done="0"/>
  <w15:commentEx w15:paraId="4BF59E09" w15:done="0"/>
  <w15:commentEx w15:paraId="6DBBF753" w15:done="0"/>
  <w15:commentEx w15:paraId="3AA689AD" w15:done="0"/>
  <w15:commentEx w15:paraId="624A93EA" w15:done="0"/>
  <w15:commentEx w15:paraId="5931E3DE" w15:done="0"/>
  <w15:commentEx w15:paraId="06495DBB" w15:done="0"/>
  <w15:commentEx w15:paraId="7CFE81C1" w15:done="0"/>
  <w15:commentEx w15:paraId="5BBA3D2F" w15:paraIdParent="7CFE81C1" w15:done="0"/>
  <w15:commentEx w15:paraId="5D700034" w15:done="0"/>
  <w15:commentEx w15:paraId="6B30061C" w15:paraIdParent="5D700034" w15:done="0"/>
  <w15:commentEx w15:paraId="06113363" w15:done="0"/>
  <w15:commentEx w15:paraId="4E71016C" w15:paraIdParent="06113363" w15:done="0"/>
  <w15:commentEx w15:paraId="3B80AEB3" w15:done="0"/>
  <w15:commentEx w15:paraId="6C1DDF3C" w15:paraIdParent="3B80AEB3" w15:done="0"/>
  <w15:commentEx w15:paraId="5C95B2CC" w15:done="0"/>
  <w15:commentEx w15:paraId="1BADF616" w15:done="0"/>
  <w15:commentEx w15:paraId="7C7133D1" w15:done="0"/>
  <w15:commentEx w15:paraId="680F0E80" w15:done="0"/>
  <w15:commentEx w15:paraId="6FFC5AA8" w15:done="0"/>
  <w15:commentEx w15:paraId="060F7372" w15:done="0"/>
  <w15:commentEx w15:paraId="6BF7F75A" w15:done="0"/>
  <w15:commentEx w15:paraId="09C0422F" w15:paraIdParent="6BF7F75A" w15:done="0"/>
  <w15:commentEx w15:paraId="4CEA320E" w15:done="0"/>
  <w15:commentEx w15:paraId="33872111" w15:done="0"/>
  <w15:commentEx w15:paraId="620E1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07DDF1" w16cid:durableId="22D32CE7"/>
  <w16cid:commentId w16cid:paraId="3CAE154F" w16cid:durableId="22D336C8"/>
  <w16cid:commentId w16cid:paraId="4BF50C0B" w16cid:durableId="22D33727"/>
  <w16cid:commentId w16cid:paraId="6F87E12C" w16cid:durableId="22D7F0DE"/>
  <w16cid:commentId w16cid:paraId="211390BF" w16cid:durableId="22D3178A"/>
  <w16cid:commentId w16cid:paraId="4863326C" w16cid:durableId="22D7F128"/>
  <w16cid:commentId w16cid:paraId="4A1A64EE" w16cid:durableId="22CA8021"/>
  <w16cid:commentId w16cid:paraId="73984249" w16cid:durableId="22D7F166"/>
  <w16cid:commentId w16cid:paraId="7F0180B3" w16cid:durableId="22D2E86E"/>
  <w16cid:commentId w16cid:paraId="29F5883E" w16cid:durableId="22C07550"/>
  <w16cid:commentId w16cid:paraId="15C43D1C" w16cid:durableId="22C075C0"/>
  <w16cid:commentId w16cid:paraId="0589EE5E" w16cid:durableId="22D2E937"/>
  <w16cid:commentId w16cid:paraId="41D48E64" w16cid:durableId="22D7F769"/>
  <w16cid:commentId w16cid:paraId="1403769C" w16cid:durableId="22C07BC3"/>
  <w16cid:commentId w16cid:paraId="2E1A1108" w16cid:durableId="22D9109C"/>
  <w16cid:commentId w16cid:paraId="2CA0CA3B" w16cid:durableId="22C0827B"/>
  <w16cid:commentId w16cid:paraId="4BF59E09" w16cid:durableId="22D7FC99"/>
  <w16cid:commentId w16cid:paraId="6DBBF753" w16cid:durableId="22D7FCBB"/>
  <w16cid:commentId w16cid:paraId="3AA689AD" w16cid:durableId="22D2EE3F"/>
  <w16cid:commentId w16cid:paraId="624A93EA" w16cid:durableId="22C08D22"/>
  <w16cid:commentId w16cid:paraId="5931E3DE" w16cid:durableId="22D92B15"/>
  <w16cid:commentId w16cid:paraId="06495DBB" w16cid:durableId="22C08E90"/>
  <w16cid:commentId w16cid:paraId="7CFE81C1" w16cid:durableId="22D2EF7D"/>
  <w16cid:commentId w16cid:paraId="5BBA3D2F" w16cid:durableId="22D92934"/>
  <w16cid:commentId w16cid:paraId="5D700034" w16cid:durableId="22D2F0CE"/>
  <w16cid:commentId w16cid:paraId="6B30061C" w16cid:durableId="22D7FDA5"/>
  <w16cid:commentId w16cid:paraId="06113363" w16cid:durableId="22C09192"/>
  <w16cid:commentId w16cid:paraId="4E71016C" w16cid:durableId="22D7FDDD"/>
  <w16cid:commentId w16cid:paraId="3B80AEB3" w16cid:durableId="22D2F34F"/>
  <w16cid:commentId w16cid:paraId="6C1DDF3C" w16cid:durableId="22D7FFC9"/>
  <w16cid:commentId w16cid:paraId="1BADF616" w16cid:durableId="22C0B58C"/>
  <w16cid:commentId w16cid:paraId="7C7133D1" w16cid:durableId="22D80235"/>
  <w16cid:commentId w16cid:paraId="680F0E80" w16cid:durableId="22C0B67E"/>
  <w16cid:commentId w16cid:paraId="6FFC5AA8" w16cid:durableId="22D32016"/>
  <w16cid:commentId w16cid:paraId="060F7372" w16cid:durableId="22D3218E"/>
  <w16cid:commentId w16cid:paraId="6BF7F75A" w16cid:durableId="22D321DE"/>
  <w16cid:commentId w16cid:paraId="09C0422F" w16cid:durableId="22D80322"/>
  <w16cid:commentId w16cid:paraId="4CEA320E" w16cid:durableId="22D3224C"/>
  <w16cid:commentId w16cid:paraId="33872111" w16cid:durableId="22D322DE"/>
  <w16cid:commentId w16cid:paraId="620E11E0" w16cid:durableId="22D327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4"/>
  </w:num>
  <w:num w:numId="4">
    <w:abstractNumId w:val="1"/>
  </w:num>
  <w:num w:numId="5">
    <w:abstractNumId w:val="9"/>
  </w:num>
  <w:num w:numId="6">
    <w:abstractNumId w:val="6"/>
  </w:num>
  <w:num w:numId="7">
    <w:abstractNumId w:val="2"/>
  </w:num>
  <w:num w:numId="8">
    <w:abstractNumId w:val="7"/>
  </w:num>
  <w:num w:numId="9">
    <w:abstractNumId w:val="0"/>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uren Harrison">
    <w15:presenceInfo w15:providerId="AD" w15:userId="S::u6097253@anu.edu.au::026b516c-0723-4e3e-bc8a-876617870808"/>
  </w15:person>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6FA9"/>
    <w:rsid w:val="00010595"/>
    <w:rsid w:val="00012209"/>
    <w:rsid w:val="000122FD"/>
    <w:rsid w:val="00012953"/>
    <w:rsid w:val="00012F22"/>
    <w:rsid w:val="000130F6"/>
    <w:rsid w:val="00013C6F"/>
    <w:rsid w:val="00020047"/>
    <w:rsid w:val="000212E5"/>
    <w:rsid w:val="00023AEF"/>
    <w:rsid w:val="00025E31"/>
    <w:rsid w:val="00030459"/>
    <w:rsid w:val="0003118C"/>
    <w:rsid w:val="00032B21"/>
    <w:rsid w:val="000352C9"/>
    <w:rsid w:val="00047AC3"/>
    <w:rsid w:val="000510FA"/>
    <w:rsid w:val="00052EA2"/>
    <w:rsid w:val="00053936"/>
    <w:rsid w:val="00054A25"/>
    <w:rsid w:val="00054CE1"/>
    <w:rsid w:val="00065389"/>
    <w:rsid w:val="000665DC"/>
    <w:rsid w:val="000665EB"/>
    <w:rsid w:val="00071011"/>
    <w:rsid w:val="00071C08"/>
    <w:rsid w:val="00083F6A"/>
    <w:rsid w:val="000941A1"/>
    <w:rsid w:val="00094636"/>
    <w:rsid w:val="00095368"/>
    <w:rsid w:val="00097688"/>
    <w:rsid w:val="000A0296"/>
    <w:rsid w:val="000B57B0"/>
    <w:rsid w:val="000B5E5F"/>
    <w:rsid w:val="000B63EC"/>
    <w:rsid w:val="000C6F77"/>
    <w:rsid w:val="000C7B95"/>
    <w:rsid w:val="000D0BBA"/>
    <w:rsid w:val="000E6A36"/>
    <w:rsid w:val="000F05DC"/>
    <w:rsid w:val="000F1DBE"/>
    <w:rsid w:val="000F31D1"/>
    <w:rsid w:val="000F4DDC"/>
    <w:rsid w:val="000F5ABF"/>
    <w:rsid w:val="000F79E0"/>
    <w:rsid w:val="00113447"/>
    <w:rsid w:val="001141CE"/>
    <w:rsid w:val="00115455"/>
    <w:rsid w:val="00122665"/>
    <w:rsid w:val="0012297E"/>
    <w:rsid w:val="00122B32"/>
    <w:rsid w:val="0012733B"/>
    <w:rsid w:val="00134C9C"/>
    <w:rsid w:val="00151CD0"/>
    <w:rsid w:val="00160DAE"/>
    <w:rsid w:val="00160FAC"/>
    <w:rsid w:val="00164506"/>
    <w:rsid w:val="001731F7"/>
    <w:rsid w:val="00183782"/>
    <w:rsid w:val="00186833"/>
    <w:rsid w:val="00190650"/>
    <w:rsid w:val="001921D4"/>
    <w:rsid w:val="0019587A"/>
    <w:rsid w:val="001A473E"/>
    <w:rsid w:val="001B22D0"/>
    <w:rsid w:val="001B748F"/>
    <w:rsid w:val="001B79C3"/>
    <w:rsid w:val="001C1877"/>
    <w:rsid w:val="001C20C8"/>
    <w:rsid w:val="001C2299"/>
    <w:rsid w:val="001C4DFF"/>
    <w:rsid w:val="001D64AB"/>
    <w:rsid w:val="001E1E2A"/>
    <w:rsid w:val="001E5943"/>
    <w:rsid w:val="001F0DA1"/>
    <w:rsid w:val="001F2292"/>
    <w:rsid w:val="00210080"/>
    <w:rsid w:val="00211F1C"/>
    <w:rsid w:val="00213EDD"/>
    <w:rsid w:val="00215C8E"/>
    <w:rsid w:val="002177DF"/>
    <w:rsid w:val="00223722"/>
    <w:rsid w:val="00227507"/>
    <w:rsid w:val="002275CB"/>
    <w:rsid w:val="00230B80"/>
    <w:rsid w:val="00233674"/>
    <w:rsid w:val="0024112C"/>
    <w:rsid w:val="002419B9"/>
    <w:rsid w:val="002429AC"/>
    <w:rsid w:val="002456F4"/>
    <w:rsid w:val="00251F5D"/>
    <w:rsid w:val="002530D8"/>
    <w:rsid w:val="002609FE"/>
    <w:rsid w:val="00263429"/>
    <w:rsid w:val="002634BE"/>
    <w:rsid w:val="00265141"/>
    <w:rsid w:val="00265B3E"/>
    <w:rsid w:val="00267554"/>
    <w:rsid w:val="00271183"/>
    <w:rsid w:val="00281662"/>
    <w:rsid w:val="0028242F"/>
    <w:rsid w:val="00284BE5"/>
    <w:rsid w:val="002863B1"/>
    <w:rsid w:val="00292D8B"/>
    <w:rsid w:val="002934D6"/>
    <w:rsid w:val="002A067B"/>
    <w:rsid w:val="002A3946"/>
    <w:rsid w:val="002B0571"/>
    <w:rsid w:val="002B1FCE"/>
    <w:rsid w:val="002B6083"/>
    <w:rsid w:val="002B74A4"/>
    <w:rsid w:val="002C26A8"/>
    <w:rsid w:val="002C6A3E"/>
    <w:rsid w:val="002D2ACE"/>
    <w:rsid w:val="002D5E89"/>
    <w:rsid w:val="002E30CD"/>
    <w:rsid w:val="002E5053"/>
    <w:rsid w:val="002F4C46"/>
    <w:rsid w:val="002F6D2C"/>
    <w:rsid w:val="003002C3"/>
    <w:rsid w:val="003005B3"/>
    <w:rsid w:val="003054AD"/>
    <w:rsid w:val="00310A18"/>
    <w:rsid w:val="00313BAD"/>
    <w:rsid w:val="00341319"/>
    <w:rsid w:val="00343E5E"/>
    <w:rsid w:val="00345F90"/>
    <w:rsid w:val="003528EF"/>
    <w:rsid w:val="00355A09"/>
    <w:rsid w:val="003571EA"/>
    <w:rsid w:val="00357B81"/>
    <w:rsid w:val="00365EA9"/>
    <w:rsid w:val="003661BA"/>
    <w:rsid w:val="00370960"/>
    <w:rsid w:val="00370CA8"/>
    <w:rsid w:val="003745FD"/>
    <w:rsid w:val="00376C27"/>
    <w:rsid w:val="00377251"/>
    <w:rsid w:val="00382588"/>
    <w:rsid w:val="003846F2"/>
    <w:rsid w:val="00392162"/>
    <w:rsid w:val="0039537A"/>
    <w:rsid w:val="00395EDF"/>
    <w:rsid w:val="003965BF"/>
    <w:rsid w:val="003A3F10"/>
    <w:rsid w:val="003A5FD0"/>
    <w:rsid w:val="003A6CCD"/>
    <w:rsid w:val="003A72D1"/>
    <w:rsid w:val="003B414B"/>
    <w:rsid w:val="003B6C41"/>
    <w:rsid w:val="003C21F8"/>
    <w:rsid w:val="003D033F"/>
    <w:rsid w:val="003D15CA"/>
    <w:rsid w:val="003D1B07"/>
    <w:rsid w:val="003D384E"/>
    <w:rsid w:val="003D678B"/>
    <w:rsid w:val="003D6888"/>
    <w:rsid w:val="003E0798"/>
    <w:rsid w:val="003E0F5C"/>
    <w:rsid w:val="003E19EF"/>
    <w:rsid w:val="003E2761"/>
    <w:rsid w:val="003E2881"/>
    <w:rsid w:val="003F2DFB"/>
    <w:rsid w:val="003F4985"/>
    <w:rsid w:val="003F4AE4"/>
    <w:rsid w:val="003F7344"/>
    <w:rsid w:val="003F7B48"/>
    <w:rsid w:val="00406ADE"/>
    <w:rsid w:val="00410065"/>
    <w:rsid w:val="0041778C"/>
    <w:rsid w:val="00420453"/>
    <w:rsid w:val="00421F6E"/>
    <w:rsid w:val="00423BAE"/>
    <w:rsid w:val="00424E22"/>
    <w:rsid w:val="00432680"/>
    <w:rsid w:val="00432690"/>
    <w:rsid w:val="0043282C"/>
    <w:rsid w:val="0043643B"/>
    <w:rsid w:val="00440B37"/>
    <w:rsid w:val="00445829"/>
    <w:rsid w:val="00450F38"/>
    <w:rsid w:val="00453D26"/>
    <w:rsid w:val="00456F18"/>
    <w:rsid w:val="00463A39"/>
    <w:rsid w:val="00465479"/>
    <w:rsid w:val="00470BCE"/>
    <w:rsid w:val="00470CA0"/>
    <w:rsid w:val="0047355E"/>
    <w:rsid w:val="004923C5"/>
    <w:rsid w:val="004931A6"/>
    <w:rsid w:val="0049328A"/>
    <w:rsid w:val="00493617"/>
    <w:rsid w:val="00494BAD"/>
    <w:rsid w:val="00496DEA"/>
    <w:rsid w:val="004A16EA"/>
    <w:rsid w:val="004A4BC9"/>
    <w:rsid w:val="004B289D"/>
    <w:rsid w:val="004C0B0A"/>
    <w:rsid w:val="004D6537"/>
    <w:rsid w:val="004D74EA"/>
    <w:rsid w:val="004E3D1E"/>
    <w:rsid w:val="004E4D4F"/>
    <w:rsid w:val="004E5726"/>
    <w:rsid w:val="004E5E64"/>
    <w:rsid w:val="00503AD1"/>
    <w:rsid w:val="005060E3"/>
    <w:rsid w:val="005122FA"/>
    <w:rsid w:val="0051582B"/>
    <w:rsid w:val="005222E0"/>
    <w:rsid w:val="00523CBA"/>
    <w:rsid w:val="00526290"/>
    <w:rsid w:val="005273B4"/>
    <w:rsid w:val="00535848"/>
    <w:rsid w:val="00537DAA"/>
    <w:rsid w:val="00540772"/>
    <w:rsid w:val="00540E1F"/>
    <w:rsid w:val="00544B53"/>
    <w:rsid w:val="00546DD9"/>
    <w:rsid w:val="005515AE"/>
    <w:rsid w:val="00561A2D"/>
    <w:rsid w:val="00562972"/>
    <w:rsid w:val="005714FA"/>
    <w:rsid w:val="00575530"/>
    <w:rsid w:val="00576557"/>
    <w:rsid w:val="005834FA"/>
    <w:rsid w:val="00585CF5"/>
    <w:rsid w:val="00587002"/>
    <w:rsid w:val="0058737B"/>
    <w:rsid w:val="005879BF"/>
    <w:rsid w:val="00590700"/>
    <w:rsid w:val="005917B0"/>
    <w:rsid w:val="00591FB5"/>
    <w:rsid w:val="00592855"/>
    <w:rsid w:val="00592C7C"/>
    <w:rsid w:val="00597D83"/>
    <w:rsid w:val="005A3992"/>
    <w:rsid w:val="005A7E58"/>
    <w:rsid w:val="005B29E3"/>
    <w:rsid w:val="005B2E00"/>
    <w:rsid w:val="005C1874"/>
    <w:rsid w:val="005C695F"/>
    <w:rsid w:val="005C69F2"/>
    <w:rsid w:val="005D56DC"/>
    <w:rsid w:val="005E6635"/>
    <w:rsid w:val="005F0106"/>
    <w:rsid w:val="005F153B"/>
    <w:rsid w:val="005F230A"/>
    <w:rsid w:val="005F4905"/>
    <w:rsid w:val="005F5410"/>
    <w:rsid w:val="005F7710"/>
    <w:rsid w:val="006020DE"/>
    <w:rsid w:val="00606B17"/>
    <w:rsid w:val="00607C49"/>
    <w:rsid w:val="00616178"/>
    <w:rsid w:val="00621148"/>
    <w:rsid w:val="00640D3A"/>
    <w:rsid w:val="006430A2"/>
    <w:rsid w:val="00646A76"/>
    <w:rsid w:val="006504DF"/>
    <w:rsid w:val="00653041"/>
    <w:rsid w:val="006544A7"/>
    <w:rsid w:val="00654CAB"/>
    <w:rsid w:val="00656EC3"/>
    <w:rsid w:val="00657A75"/>
    <w:rsid w:val="006612D7"/>
    <w:rsid w:val="006649A2"/>
    <w:rsid w:val="006667CD"/>
    <w:rsid w:val="00670340"/>
    <w:rsid w:val="00671CF9"/>
    <w:rsid w:val="00672CA3"/>
    <w:rsid w:val="00674A55"/>
    <w:rsid w:val="00674FE7"/>
    <w:rsid w:val="00681BB0"/>
    <w:rsid w:val="00681C75"/>
    <w:rsid w:val="00687671"/>
    <w:rsid w:val="0069539B"/>
    <w:rsid w:val="006970B7"/>
    <w:rsid w:val="006A7B6C"/>
    <w:rsid w:val="006B5179"/>
    <w:rsid w:val="006C0989"/>
    <w:rsid w:val="006C0BBF"/>
    <w:rsid w:val="006C2D94"/>
    <w:rsid w:val="006C3397"/>
    <w:rsid w:val="006C475D"/>
    <w:rsid w:val="006C7ED2"/>
    <w:rsid w:val="006E283D"/>
    <w:rsid w:val="006E4FCC"/>
    <w:rsid w:val="006F090E"/>
    <w:rsid w:val="006F32B5"/>
    <w:rsid w:val="006F48F9"/>
    <w:rsid w:val="00706A1B"/>
    <w:rsid w:val="00706AD0"/>
    <w:rsid w:val="00710E00"/>
    <w:rsid w:val="00711861"/>
    <w:rsid w:val="00713137"/>
    <w:rsid w:val="00732888"/>
    <w:rsid w:val="00735476"/>
    <w:rsid w:val="0074077F"/>
    <w:rsid w:val="00744336"/>
    <w:rsid w:val="0074595B"/>
    <w:rsid w:val="00753BDD"/>
    <w:rsid w:val="00754E31"/>
    <w:rsid w:val="0076109D"/>
    <w:rsid w:val="00762DCB"/>
    <w:rsid w:val="007635FD"/>
    <w:rsid w:val="0076479C"/>
    <w:rsid w:val="007669B9"/>
    <w:rsid w:val="00770E7A"/>
    <w:rsid w:val="00771C8D"/>
    <w:rsid w:val="0077349E"/>
    <w:rsid w:val="00776550"/>
    <w:rsid w:val="00777768"/>
    <w:rsid w:val="0078181E"/>
    <w:rsid w:val="00782000"/>
    <w:rsid w:val="0078288A"/>
    <w:rsid w:val="0078324A"/>
    <w:rsid w:val="00791FAC"/>
    <w:rsid w:val="0079338B"/>
    <w:rsid w:val="007A01F5"/>
    <w:rsid w:val="007A0CED"/>
    <w:rsid w:val="007A2420"/>
    <w:rsid w:val="007A2C0A"/>
    <w:rsid w:val="007A6079"/>
    <w:rsid w:val="007C3875"/>
    <w:rsid w:val="007C43C5"/>
    <w:rsid w:val="007C4E8B"/>
    <w:rsid w:val="007D1D02"/>
    <w:rsid w:val="007D2733"/>
    <w:rsid w:val="007D410B"/>
    <w:rsid w:val="007D5B23"/>
    <w:rsid w:val="007D6B3E"/>
    <w:rsid w:val="007E35EB"/>
    <w:rsid w:val="007E73F6"/>
    <w:rsid w:val="007F6D9E"/>
    <w:rsid w:val="00811E22"/>
    <w:rsid w:val="00814634"/>
    <w:rsid w:val="0082211F"/>
    <w:rsid w:val="00826EA4"/>
    <w:rsid w:val="00830A50"/>
    <w:rsid w:val="00832F43"/>
    <w:rsid w:val="00837F42"/>
    <w:rsid w:val="00840BE2"/>
    <w:rsid w:val="00843C79"/>
    <w:rsid w:val="00845989"/>
    <w:rsid w:val="00847383"/>
    <w:rsid w:val="00850065"/>
    <w:rsid w:val="00856B7E"/>
    <w:rsid w:val="00857FA4"/>
    <w:rsid w:val="00866A18"/>
    <w:rsid w:val="00873DA0"/>
    <w:rsid w:val="00892661"/>
    <w:rsid w:val="00894515"/>
    <w:rsid w:val="00894CAD"/>
    <w:rsid w:val="008A2999"/>
    <w:rsid w:val="008A455A"/>
    <w:rsid w:val="008B2CB6"/>
    <w:rsid w:val="008B2F4D"/>
    <w:rsid w:val="008B43F6"/>
    <w:rsid w:val="008B58C1"/>
    <w:rsid w:val="008C0F13"/>
    <w:rsid w:val="008C2439"/>
    <w:rsid w:val="008D0D86"/>
    <w:rsid w:val="008D1120"/>
    <w:rsid w:val="008D13D2"/>
    <w:rsid w:val="008D63B6"/>
    <w:rsid w:val="008E1066"/>
    <w:rsid w:val="008E6BDE"/>
    <w:rsid w:val="0090227C"/>
    <w:rsid w:val="009025D4"/>
    <w:rsid w:val="00902DE6"/>
    <w:rsid w:val="009074EF"/>
    <w:rsid w:val="009303AF"/>
    <w:rsid w:val="0093714D"/>
    <w:rsid w:val="00937245"/>
    <w:rsid w:val="00940823"/>
    <w:rsid w:val="00941604"/>
    <w:rsid w:val="00945ECA"/>
    <w:rsid w:val="0095319B"/>
    <w:rsid w:val="00962A64"/>
    <w:rsid w:val="0096400F"/>
    <w:rsid w:val="00967FCB"/>
    <w:rsid w:val="00971059"/>
    <w:rsid w:val="00976782"/>
    <w:rsid w:val="00984CDB"/>
    <w:rsid w:val="00985254"/>
    <w:rsid w:val="0098689F"/>
    <w:rsid w:val="009A1BC7"/>
    <w:rsid w:val="009A3C13"/>
    <w:rsid w:val="009C1E71"/>
    <w:rsid w:val="009C2CF3"/>
    <w:rsid w:val="009C7BBB"/>
    <w:rsid w:val="009D1A67"/>
    <w:rsid w:val="009D49DF"/>
    <w:rsid w:val="009D5F50"/>
    <w:rsid w:val="009E5013"/>
    <w:rsid w:val="009F4DF1"/>
    <w:rsid w:val="009F51BB"/>
    <w:rsid w:val="009F5251"/>
    <w:rsid w:val="009F6378"/>
    <w:rsid w:val="009F7074"/>
    <w:rsid w:val="009F7A91"/>
    <w:rsid w:val="009F7B32"/>
    <w:rsid w:val="009F7C5C"/>
    <w:rsid w:val="00A008CD"/>
    <w:rsid w:val="00A030BA"/>
    <w:rsid w:val="00A04488"/>
    <w:rsid w:val="00A04917"/>
    <w:rsid w:val="00A04E90"/>
    <w:rsid w:val="00A10DB1"/>
    <w:rsid w:val="00A11E7F"/>
    <w:rsid w:val="00A1679C"/>
    <w:rsid w:val="00A1689B"/>
    <w:rsid w:val="00A20437"/>
    <w:rsid w:val="00A21A31"/>
    <w:rsid w:val="00A21B5A"/>
    <w:rsid w:val="00A23291"/>
    <w:rsid w:val="00A23A49"/>
    <w:rsid w:val="00A26161"/>
    <w:rsid w:val="00A27D68"/>
    <w:rsid w:val="00A31B91"/>
    <w:rsid w:val="00A324BD"/>
    <w:rsid w:val="00A32EC5"/>
    <w:rsid w:val="00A35385"/>
    <w:rsid w:val="00A3587A"/>
    <w:rsid w:val="00A53E93"/>
    <w:rsid w:val="00A54802"/>
    <w:rsid w:val="00A62A56"/>
    <w:rsid w:val="00A67C87"/>
    <w:rsid w:val="00A728C9"/>
    <w:rsid w:val="00A741E5"/>
    <w:rsid w:val="00A7605E"/>
    <w:rsid w:val="00A82207"/>
    <w:rsid w:val="00A91023"/>
    <w:rsid w:val="00AA1B61"/>
    <w:rsid w:val="00AB2381"/>
    <w:rsid w:val="00AB30EB"/>
    <w:rsid w:val="00AC493D"/>
    <w:rsid w:val="00AC64AC"/>
    <w:rsid w:val="00AE1627"/>
    <w:rsid w:val="00AE243F"/>
    <w:rsid w:val="00AF05A9"/>
    <w:rsid w:val="00AF13DB"/>
    <w:rsid w:val="00AF23CE"/>
    <w:rsid w:val="00B0144C"/>
    <w:rsid w:val="00B04316"/>
    <w:rsid w:val="00B04898"/>
    <w:rsid w:val="00B06E2B"/>
    <w:rsid w:val="00B07D55"/>
    <w:rsid w:val="00B13201"/>
    <w:rsid w:val="00B13306"/>
    <w:rsid w:val="00B1331E"/>
    <w:rsid w:val="00B2071D"/>
    <w:rsid w:val="00B21578"/>
    <w:rsid w:val="00B4557F"/>
    <w:rsid w:val="00B45F06"/>
    <w:rsid w:val="00B5151A"/>
    <w:rsid w:val="00B54A70"/>
    <w:rsid w:val="00B571A3"/>
    <w:rsid w:val="00B60D77"/>
    <w:rsid w:val="00B63FAA"/>
    <w:rsid w:val="00B64659"/>
    <w:rsid w:val="00B65DA6"/>
    <w:rsid w:val="00B70F47"/>
    <w:rsid w:val="00B8200B"/>
    <w:rsid w:val="00B832BE"/>
    <w:rsid w:val="00B842C1"/>
    <w:rsid w:val="00B871FB"/>
    <w:rsid w:val="00B906D5"/>
    <w:rsid w:val="00B9143E"/>
    <w:rsid w:val="00B9533C"/>
    <w:rsid w:val="00B97647"/>
    <w:rsid w:val="00BA2247"/>
    <w:rsid w:val="00BA4784"/>
    <w:rsid w:val="00BA5521"/>
    <w:rsid w:val="00BB0490"/>
    <w:rsid w:val="00BB463B"/>
    <w:rsid w:val="00BB77C0"/>
    <w:rsid w:val="00BB7C87"/>
    <w:rsid w:val="00BC0881"/>
    <w:rsid w:val="00BC428B"/>
    <w:rsid w:val="00BC6934"/>
    <w:rsid w:val="00BC7475"/>
    <w:rsid w:val="00BD0264"/>
    <w:rsid w:val="00BD09DD"/>
    <w:rsid w:val="00BD2216"/>
    <w:rsid w:val="00BE70E7"/>
    <w:rsid w:val="00BF4536"/>
    <w:rsid w:val="00C117F8"/>
    <w:rsid w:val="00C153AF"/>
    <w:rsid w:val="00C155B9"/>
    <w:rsid w:val="00C25450"/>
    <w:rsid w:val="00C26B92"/>
    <w:rsid w:val="00C27B83"/>
    <w:rsid w:val="00C40AE6"/>
    <w:rsid w:val="00C42249"/>
    <w:rsid w:val="00C44A24"/>
    <w:rsid w:val="00C4583F"/>
    <w:rsid w:val="00C510BD"/>
    <w:rsid w:val="00C54B68"/>
    <w:rsid w:val="00C6362B"/>
    <w:rsid w:val="00C663DD"/>
    <w:rsid w:val="00C666D2"/>
    <w:rsid w:val="00C67A82"/>
    <w:rsid w:val="00C73FBD"/>
    <w:rsid w:val="00C75B7D"/>
    <w:rsid w:val="00C864D4"/>
    <w:rsid w:val="00C913C9"/>
    <w:rsid w:val="00C970AB"/>
    <w:rsid w:val="00C97497"/>
    <w:rsid w:val="00CB0112"/>
    <w:rsid w:val="00CE1CA0"/>
    <w:rsid w:val="00CE41A9"/>
    <w:rsid w:val="00CF0144"/>
    <w:rsid w:val="00CF2E9C"/>
    <w:rsid w:val="00D012CE"/>
    <w:rsid w:val="00D13642"/>
    <w:rsid w:val="00D15647"/>
    <w:rsid w:val="00D229E9"/>
    <w:rsid w:val="00D27DC2"/>
    <w:rsid w:val="00D37C5D"/>
    <w:rsid w:val="00D40DD1"/>
    <w:rsid w:val="00D47986"/>
    <w:rsid w:val="00D5052F"/>
    <w:rsid w:val="00D523B0"/>
    <w:rsid w:val="00D5316A"/>
    <w:rsid w:val="00D571C1"/>
    <w:rsid w:val="00D60B5D"/>
    <w:rsid w:val="00D61374"/>
    <w:rsid w:val="00D61A33"/>
    <w:rsid w:val="00D644AD"/>
    <w:rsid w:val="00D711A6"/>
    <w:rsid w:val="00D72977"/>
    <w:rsid w:val="00D76DBC"/>
    <w:rsid w:val="00D80008"/>
    <w:rsid w:val="00D80FDD"/>
    <w:rsid w:val="00D814BD"/>
    <w:rsid w:val="00D871B6"/>
    <w:rsid w:val="00D90BB8"/>
    <w:rsid w:val="00D91ACA"/>
    <w:rsid w:val="00D92118"/>
    <w:rsid w:val="00D94658"/>
    <w:rsid w:val="00DA65A6"/>
    <w:rsid w:val="00DA6B7A"/>
    <w:rsid w:val="00DA774A"/>
    <w:rsid w:val="00DA7CB0"/>
    <w:rsid w:val="00DA7FA8"/>
    <w:rsid w:val="00DB58C3"/>
    <w:rsid w:val="00DB62B9"/>
    <w:rsid w:val="00DB6759"/>
    <w:rsid w:val="00DC4281"/>
    <w:rsid w:val="00DE65DA"/>
    <w:rsid w:val="00DF27B7"/>
    <w:rsid w:val="00DF3272"/>
    <w:rsid w:val="00DF76A9"/>
    <w:rsid w:val="00E01C84"/>
    <w:rsid w:val="00E06B6F"/>
    <w:rsid w:val="00E16CA7"/>
    <w:rsid w:val="00E2228C"/>
    <w:rsid w:val="00E2552E"/>
    <w:rsid w:val="00E27A3B"/>
    <w:rsid w:val="00E30700"/>
    <w:rsid w:val="00E34D20"/>
    <w:rsid w:val="00E37C99"/>
    <w:rsid w:val="00E41BBA"/>
    <w:rsid w:val="00E44AF1"/>
    <w:rsid w:val="00E4513D"/>
    <w:rsid w:val="00E45471"/>
    <w:rsid w:val="00E53669"/>
    <w:rsid w:val="00E54E2E"/>
    <w:rsid w:val="00E64A0F"/>
    <w:rsid w:val="00E64CC3"/>
    <w:rsid w:val="00E661EF"/>
    <w:rsid w:val="00E673C3"/>
    <w:rsid w:val="00E677AC"/>
    <w:rsid w:val="00E810C4"/>
    <w:rsid w:val="00E81795"/>
    <w:rsid w:val="00E83378"/>
    <w:rsid w:val="00E85A3F"/>
    <w:rsid w:val="00E96A5D"/>
    <w:rsid w:val="00EA1DD0"/>
    <w:rsid w:val="00EA663F"/>
    <w:rsid w:val="00EA6C0E"/>
    <w:rsid w:val="00EB55C9"/>
    <w:rsid w:val="00EB7590"/>
    <w:rsid w:val="00EC541D"/>
    <w:rsid w:val="00EC63BF"/>
    <w:rsid w:val="00ED3216"/>
    <w:rsid w:val="00ED3881"/>
    <w:rsid w:val="00ED492B"/>
    <w:rsid w:val="00ED5CDC"/>
    <w:rsid w:val="00EF2E5C"/>
    <w:rsid w:val="00EF3402"/>
    <w:rsid w:val="00F046EB"/>
    <w:rsid w:val="00F05D06"/>
    <w:rsid w:val="00F2230B"/>
    <w:rsid w:val="00F23E55"/>
    <w:rsid w:val="00F2687C"/>
    <w:rsid w:val="00F332A8"/>
    <w:rsid w:val="00F33973"/>
    <w:rsid w:val="00F33CE6"/>
    <w:rsid w:val="00F37091"/>
    <w:rsid w:val="00F40013"/>
    <w:rsid w:val="00F42A22"/>
    <w:rsid w:val="00F42EDA"/>
    <w:rsid w:val="00F47642"/>
    <w:rsid w:val="00F5664B"/>
    <w:rsid w:val="00F604A9"/>
    <w:rsid w:val="00F63C2F"/>
    <w:rsid w:val="00F66D01"/>
    <w:rsid w:val="00F752DC"/>
    <w:rsid w:val="00F753C0"/>
    <w:rsid w:val="00F81306"/>
    <w:rsid w:val="00F816A9"/>
    <w:rsid w:val="00F92C13"/>
    <w:rsid w:val="00F93669"/>
    <w:rsid w:val="00FA22FF"/>
    <w:rsid w:val="00FA4A2B"/>
    <w:rsid w:val="00FB4627"/>
    <w:rsid w:val="00FB7EE8"/>
    <w:rsid w:val="00FC0A64"/>
    <w:rsid w:val="00FC1105"/>
    <w:rsid w:val="00FD1D10"/>
    <w:rsid w:val="00FD27A5"/>
    <w:rsid w:val="00FD4CBC"/>
    <w:rsid w:val="00FD4D89"/>
    <w:rsid w:val="00FE075B"/>
    <w:rsid w:val="00FE1224"/>
    <w:rsid w:val="00FE1A4D"/>
    <w:rsid w:val="00FE2CEB"/>
    <w:rsid w:val="00FE4079"/>
    <w:rsid w:val="00FF3341"/>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FF52429-D49E-E94A-83D8-C8C7CCA91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20</Pages>
  <Words>42873</Words>
  <Characters>244378</Characters>
  <Application>Microsoft Office Word</Application>
  <DocSecurity>0</DocSecurity>
  <Lines>2036</Lines>
  <Paragraphs>573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68</cp:revision>
  <cp:lastPrinted>2020-06-23T04:07:00Z</cp:lastPrinted>
  <dcterms:created xsi:type="dcterms:W3CDTF">2020-08-06T03:12:00Z</dcterms:created>
  <dcterms:modified xsi:type="dcterms:W3CDTF">2020-08-08T05:09:00Z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