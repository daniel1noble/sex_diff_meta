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2AA587A6" w14:textId="7A07BA3A" w:rsidR="00A76057" w:rsidRPr="00251F5D" w:rsidRDefault="00A76057" w:rsidP="00A76057">
      <w:pPr>
        <w:rPr>
          <w:ins w:id="0" w:author="Lauren Harrison" w:date="2020-08-10T09:44:00Z"/>
          <w:rFonts w:ascii="Garamond" w:hAnsi="Garamond"/>
          <w:b/>
        </w:rPr>
      </w:pPr>
      <w:ins w:id="1" w:author="Lauren Harrison" w:date="2020-08-10T09:44:00Z">
        <w:r w:rsidRPr="00251F5D">
          <w:rPr>
            <w:rFonts w:ascii="Garamond" w:hAnsi="Garamond"/>
            <w:b/>
          </w:rPr>
          <w:t>Abstract</w:t>
        </w:r>
        <w:r>
          <w:rPr>
            <w:rFonts w:ascii="Garamond" w:hAnsi="Garamond"/>
            <w:b/>
          </w:rPr>
          <w:t xml:space="preserve"> (</w:t>
        </w:r>
        <w:r w:rsidRPr="00AB7E3F">
          <w:rPr>
            <w:rFonts w:ascii="Garamond" w:hAnsi="Garamond"/>
            <w:b/>
            <w:highlight w:val="cyan"/>
          </w:rPr>
          <w:t>1</w:t>
        </w:r>
      </w:ins>
      <w:ins w:id="2" w:author="Lauren Harrison" w:date="2020-08-10T09:52:00Z">
        <w:r>
          <w:rPr>
            <w:rFonts w:ascii="Garamond" w:hAnsi="Garamond"/>
            <w:b/>
            <w:highlight w:val="cyan"/>
          </w:rPr>
          <w:t>83</w:t>
        </w:r>
      </w:ins>
      <w:ins w:id="3" w:author="Lauren Harrison" w:date="2020-08-10T09:44:00Z">
        <w:r w:rsidRPr="00AB7E3F">
          <w:rPr>
            <w:rFonts w:ascii="Garamond" w:hAnsi="Garamond"/>
            <w:b/>
            <w:highlight w:val="cyan"/>
          </w:rPr>
          <w:t xml:space="preserve"> </w:t>
        </w:r>
        <w:commentRangeStart w:id="4"/>
        <w:r w:rsidRPr="00AB7E3F">
          <w:rPr>
            <w:rFonts w:ascii="Garamond" w:hAnsi="Garamond"/>
            <w:b/>
            <w:highlight w:val="cyan"/>
          </w:rPr>
          <w:t>words</w:t>
        </w:r>
        <w:commentRangeEnd w:id="4"/>
        <w:r>
          <w:rPr>
            <w:rStyle w:val="CommentReference"/>
          </w:rPr>
          <w:commentReference w:id="4"/>
        </w:r>
        <w:r>
          <w:rPr>
            <w:rFonts w:ascii="Garamond" w:hAnsi="Garamond"/>
            <w:b/>
          </w:rPr>
          <w:t>)</w:t>
        </w:r>
      </w:ins>
    </w:p>
    <w:p w14:paraId="2B51A440" w14:textId="77777777" w:rsidR="00A76057" w:rsidRDefault="00A76057" w:rsidP="00A76057">
      <w:pPr>
        <w:rPr>
          <w:ins w:id="5" w:author="Lauren Harrison" w:date="2020-08-10T09:44:00Z"/>
          <w:rFonts w:ascii="Garamond" w:hAnsi="Garamond"/>
        </w:rPr>
      </w:pPr>
    </w:p>
    <w:p w14:paraId="761706E2" w14:textId="0E6D873B" w:rsidR="00A76057" w:rsidRPr="00810362" w:rsidRDefault="00A76057" w:rsidP="00A76057">
      <w:pPr>
        <w:rPr>
          <w:ins w:id="6" w:author="Lauren Harrison" w:date="2020-08-10T09:44:00Z"/>
          <w:rFonts w:ascii="Garamond" w:hAnsi="Garamond"/>
          <w:rPrChange w:id="7" w:author="Lauren Harrison" w:date="2020-08-10T13:59:00Z">
            <w:rPr>
              <w:ins w:id="8" w:author="Lauren Harrison" w:date="2020-08-10T09:44:00Z"/>
              <w:rFonts w:ascii="Garamond" w:hAnsi="Garamond"/>
              <w:color w:val="2E74B5" w:themeColor="accent5" w:themeShade="BF"/>
            </w:rPr>
          </w:rPrChange>
        </w:rPr>
      </w:pPr>
      <w:ins w:id="9" w:author="Lauren Harrison" w:date="2020-08-10T09:44:00Z">
        <w:r w:rsidRPr="00810362">
          <w:rPr>
            <w:rFonts w:ascii="Garamond" w:hAnsi="Garamond"/>
            <w:rPrChange w:id="10" w:author="Lauren Harrison" w:date="2020-08-10T13:59:00Z">
              <w:rPr>
                <w:rFonts w:ascii="Garamond" w:hAnsi="Garamond"/>
                <w:color w:val="2E74B5" w:themeColor="accent5" w:themeShade="BF"/>
              </w:rPr>
            </w:rPrChange>
          </w:rPr>
          <w:t xml:space="preserve">It is claimed that men are more variable than women in traits ranging from intelligence to height, with a strong focus on psychological traits. For personality traits, the greater variability of men is often attributed to biological rather than social factors. This explanation is underpinned by studies reporting that males are more variable than females in animals, including for behaviours that biologists describe as animal personalities. Here we conducted a large meta-analysis of animal personality studies (2,248 effect sizes from </w:t>
        </w:r>
      </w:ins>
      <w:ins w:id="11" w:author="Lauren Harrison" w:date="2020-08-10T09:45:00Z">
        <w:r w:rsidRPr="00810362">
          <w:rPr>
            <w:rFonts w:ascii="Garamond" w:hAnsi="Garamond"/>
            <w:rPrChange w:id="12" w:author="Lauren Harrison" w:date="2020-08-10T13:59:00Z">
              <w:rPr>
                <w:rFonts w:ascii="Garamond" w:hAnsi="Garamond"/>
                <w:color w:val="2E74B5" w:themeColor="accent5" w:themeShade="BF"/>
                <w:highlight w:val="cyan"/>
              </w:rPr>
            </w:rPrChange>
          </w:rPr>
          <w:t>211</w:t>
        </w:r>
      </w:ins>
      <w:ins w:id="13" w:author="Lauren Harrison" w:date="2020-08-10T09:44:00Z">
        <w:r w:rsidRPr="00810362">
          <w:rPr>
            <w:rFonts w:ascii="Garamond" w:hAnsi="Garamond"/>
            <w:rPrChange w:id="14" w:author="Lauren Harrison" w:date="2020-08-10T13:59:00Z">
              <w:rPr>
                <w:rFonts w:ascii="Garamond" w:hAnsi="Garamond"/>
                <w:color w:val="2E74B5" w:themeColor="accent5" w:themeShade="BF"/>
              </w:rPr>
            </w:rPrChange>
          </w:rPr>
          <w:t xml:space="preserve"> studies of 231 species, categorised into five taxa) to quantify sex differences in means and variances for: boldness, aggression, activity, sociality and exploration. We then tested if </w:t>
        </w:r>
      </w:ins>
      <w:ins w:id="15" w:author="Lauren Harrison" w:date="2020-08-10T09:50:00Z">
        <w:r w:rsidRPr="00810362">
          <w:rPr>
            <w:rFonts w:ascii="Garamond" w:hAnsi="Garamond"/>
            <w:rPrChange w:id="16" w:author="Lauren Harrison" w:date="2020-08-10T13:59:00Z">
              <w:rPr>
                <w:rFonts w:ascii="Garamond" w:hAnsi="Garamond"/>
                <w:color w:val="2E74B5" w:themeColor="accent5" w:themeShade="BF"/>
              </w:rPr>
            </w:rPrChange>
          </w:rPr>
          <w:t>male-biased</w:t>
        </w:r>
      </w:ins>
      <w:ins w:id="17" w:author="Lauren Harrison" w:date="2020-08-10T09:44:00Z">
        <w:r w:rsidRPr="00810362">
          <w:rPr>
            <w:rFonts w:ascii="Garamond" w:hAnsi="Garamond"/>
            <w:rPrChange w:id="18" w:author="Lauren Harrison" w:date="2020-08-10T13:59:00Z">
              <w:rPr>
                <w:rFonts w:ascii="Garamond" w:hAnsi="Garamond"/>
                <w:color w:val="2E74B5" w:themeColor="accent5" w:themeShade="BF"/>
              </w:rPr>
            </w:rPrChange>
          </w:rPr>
          <w:t xml:space="preserve"> sexual size dimorphism, indicative of stronger sexual selection, predicts larger sex differences in personality. We found sex differences in average values in four of 25 taxon-specific tests. There were only two sex differences in variance, but in both </w:t>
        </w:r>
        <w:proofErr w:type="gramStart"/>
        <w:r w:rsidRPr="00810362">
          <w:rPr>
            <w:rFonts w:ascii="Garamond" w:hAnsi="Garamond"/>
            <w:rPrChange w:id="19" w:author="Lauren Harrison" w:date="2020-08-10T13:59:00Z">
              <w:rPr>
                <w:rFonts w:ascii="Garamond" w:hAnsi="Garamond"/>
                <w:color w:val="2E74B5" w:themeColor="accent5" w:themeShade="BF"/>
              </w:rPr>
            </w:rPrChange>
          </w:rPr>
          <w:t>cases</w:t>
        </w:r>
        <w:proofErr w:type="gramEnd"/>
        <w:r w:rsidRPr="00810362">
          <w:rPr>
            <w:rFonts w:ascii="Garamond" w:hAnsi="Garamond"/>
            <w:rPrChange w:id="20" w:author="Lauren Harrison" w:date="2020-08-10T13:59:00Z">
              <w:rPr>
                <w:rFonts w:ascii="Garamond" w:hAnsi="Garamond"/>
                <w:color w:val="2E74B5" w:themeColor="accent5" w:themeShade="BF"/>
              </w:rPr>
            </w:rPrChange>
          </w:rPr>
          <w:t xml:space="preserve"> females were more variable. There was no consistent relationship between sexual dimorphism and the extent of sex differences in variability. We suggest that it is premature to attribute greater variability in men’s personality to biology. </w:t>
        </w:r>
      </w:ins>
    </w:p>
    <w:p w14:paraId="05025E70" w14:textId="13DF9964" w:rsidR="00251F5D" w:rsidRPr="00810362" w:rsidDel="00A76057" w:rsidRDefault="00251F5D" w:rsidP="000C6F77">
      <w:pPr>
        <w:rPr>
          <w:del w:id="21" w:author="Lauren Harrison" w:date="2020-08-10T09:44:00Z"/>
          <w:rFonts w:ascii="Garamond" w:hAnsi="Garamond"/>
          <w:b/>
          <w:rPrChange w:id="22" w:author="Lauren Harrison" w:date="2020-08-10T13:59:00Z">
            <w:rPr>
              <w:del w:id="23" w:author="Lauren Harrison" w:date="2020-08-10T09:44:00Z"/>
              <w:rFonts w:ascii="Garamond" w:hAnsi="Garamond"/>
              <w:b/>
            </w:rPr>
          </w:rPrChange>
        </w:rPr>
      </w:pPr>
      <w:del w:id="24" w:author="Lauren Harrison" w:date="2020-08-10T09:44:00Z">
        <w:r w:rsidRPr="00810362" w:rsidDel="00A76057">
          <w:rPr>
            <w:rFonts w:ascii="Garamond" w:hAnsi="Garamond"/>
            <w:b/>
            <w:rPrChange w:id="25" w:author="Lauren Harrison" w:date="2020-08-10T13:59:00Z">
              <w:rPr>
                <w:rFonts w:ascii="Garamond" w:hAnsi="Garamond"/>
                <w:b/>
              </w:rPr>
            </w:rPrChange>
          </w:rPr>
          <w:delText>Abstract</w:delText>
        </w:r>
      </w:del>
    </w:p>
    <w:p w14:paraId="67185DC9" w14:textId="040C579D" w:rsidR="00251F5D" w:rsidRPr="00810362" w:rsidDel="00A76057" w:rsidRDefault="00251F5D" w:rsidP="000C6F77">
      <w:pPr>
        <w:rPr>
          <w:del w:id="26" w:author="Lauren Harrison" w:date="2020-08-10T09:44:00Z"/>
          <w:rFonts w:ascii="Garamond" w:hAnsi="Garamond"/>
          <w:rPrChange w:id="27" w:author="Lauren Harrison" w:date="2020-08-10T13:59:00Z">
            <w:rPr>
              <w:del w:id="28" w:author="Lauren Harrison" w:date="2020-08-10T09:44:00Z"/>
              <w:rFonts w:ascii="Garamond" w:hAnsi="Garamond"/>
            </w:rPr>
          </w:rPrChange>
        </w:rPr>
      </w:pPr>
    </w:p>
    <w:p w14:paraId="408D6F95" w14:textId="561DCF27" w:rsidR="000C6F77" w:rsidRPr="00810362" w:rsidDel="00A76057" w:rsidRDefault="003E2761" w:rsidP="000C6F77">
      <w:pPr>
        <w:rPr>
          <w:del w:id="29" w:author="Lauren Harrison" w:date="2020-08-10T09:44:00Z"/>
          <w:rFonts w:ascii="Garamond" w:hAnsi="Garamond"/>
          <w:rPrChange w:id="30" w:author="Lauren Harrison" w:date="2020-08-10T13:59:00Z">
            <w:rPr>
              <w:del w:id="31" w:author="Lauren Harrison" w:date="2020-08-10T09:44:00Z"/>
              <w:rFonts w:ascii="Garamond" w:hAnsi="Garamond"/>
              <w:color w:val="FF0000"/>
            </w:rPr>
          </w:rPrChange>
        </w:rPr>
      </w:pPr>
      <w:del w:id="32" w:author="Lauren Harrison" w:date="2020-08-10T09:44:00Z">
        <w:r w:rsidRPr="00810362" w:rsidDel="00A76057">
          <w:rPr>
            <w:rFonts w:ascii="Garamond" w:hAnsi="Garamond"/>
            <w:rPrChange w:id="33" w:author="Lauren Harrison" w:date="2020-08-10T13:59:00Z">
              <w:rPr>
                <w:rFonts w:ascii="Garamond" w:hAnsi="Garamond"/>
                <w:color w:val="FF0000"/>
              </w:rPr>
            </w:rPrChange>
          </w:rPr>
          <w:delText>H</w:delText>
        </w:r>
        <w:r w:rsidR="003B6C41" w:rsidRPr="00810362" w:rsidDel="00A76057">
          <w:rPr>
            <w:rFonts w:ascii="Garamond" w:hAnsi="Garamond"/>
            <w:rPrChange w:id="34" w:author="Lauren Harrison" w:date="2020-08-10T13:59:00Z">
              <w:rPr>
                <w:rFonts w:ascii="Garamond" w:hAnsi="Garamond"/>
                <w:color w:val="FF0000"/>
              </w:rPr>
            </w:rPrChange>
          </w:rPr>
          <w:delText>uman and animal</w:delText>
        </w:r>
        <w:r w:rsidRPr="00810362" w:rsidDel="00A76057">
          <w:rPr>
            <w:rFonts w:ascii="Garamond" w:hAnsi="Garamond"/>
            <w:rPrChange w:id="35" w:author="Lauren Harrison" w:date="2020-08-10T13:59:00Z">
              <w:rPr>
                <w:rFonts w:ascii="Garamond" w:hAnsi="Garamond"/>
                <w:color w:val="FF0000"/>
              </w:rPr>
            </w:rPrChange>
          </w:rPr>
          <w:delText xml:space="preserve"> </w:delText>
        </w:r>
        <w:r w:rsidR="003B6C41" w:rsidRPr="00810362" w:rsidDel="00A76057">
          <w:rPr>
            <w:rFonts w:ascii="Garamond" w:hAnsi="Garamond"/>
            <w:rPrChange w:id="36" w:author="Lauren Harrison" w:date="2020-08-10T13:59:00Z">
              <w:rPr>
                <w:rFonts w:ascii="Garamond" w:hAnsi="Garamond"/>
                <w:color w:val="FF0000"/>
              </w:rPr>
            </w:rPrChange>
          </w:rPr>
          <w:delText>s</w:delText>
        </w:r>
        <w:r w:rsidRPr="00810362" w:rsidDel="00A76057">
          <w:rPr>
            <w:rFonts w:ascii="Garamond" w:hAnsi="Garamond"/>
            <w:rPrChange w:id="37" w:author="Lauren Harrison" w:date="2020-08-10T13:59:00Z">
              <w:rPr>
                <w:rFonts w:ascii="Garamond" w:hAnsi="Garamond"/>
                <w:color w:val="FF0000"/>
              </w:rPr>
            </w:rPrChange>
          </w:rPr>
          <w:delText>tudies</w:delText>
        </w:r>
        <w:r w:rsidR="003B6C41" w:rsidRPr="00810362" w:rsidDel="00A76057">
          <w:rPr>
            <w:rFonts w:ascii="Garamond" w:hAnsi="Garamond"/>
            <w:rPrChange w:id="38" w:author="Lauren Harrison" w:date="2020-08-10T13:59:00Z">
              <w:rPr>
                <w:rFonts w:ascii="Garamond" w:hAnsi="Garamond"/>
                <w:color w:val="FF0000"/>
              </w:rPr>
            </w:rPrChange>
          </w:rPr>
          <w:delText xml:space="preserve"> alike often report ‘greater male variability’</w:delText>
        </w:r>
        <w:r w:rsidR="00453D26" w:rsidRPr="00810362" w:rsidDel="00A76057">
          <w:rPr>
            <w:rFonts w:ascii="Garamond" w:hAnsi="Garamond"/>
            <w:rPrChange w:id="39" w:author="Lauren Harrison" w:date="2020-08-10T13:59:00Z">
              <w:rPr>
                <w:rFonts w:ascii="Garamond" w:hAnsi="Garamond"/>
                <w:color w:val="FF0000"/>
              </w:rPr>
            </w:rPrChange>
          </w:rPr>
          <w:delText xml:space="preserve">; </w:delText>
        </w:r>
        <w:r w:rsidR="003B6C41" w:rsidRPr="00810362" w:rsidDel="00A76057">
          <w:rPr>
            <w:rFonts w:ascii="Garamond" w:hAnsi="Garamond"/>
            <w:rPrChange w:id="40" w:author="Lauren Harrison" w:date="2020-08-10T13:59:00Z">
              <w:rPr>
                <w:rFonts w:ascii="Garamond" w:hAnsi="Garamond"/>
                <w:color w:val="FF0000"/>
              </w:rPr>
            </w:rPrChange>
          </w:rPr>
          <w:delText>males have greater representation at the extreme</w:delText>
        </w:r>
        <w:r w:rsidR="004A16EA" w:rsidRPr="00810362" w:rsidDel="00A76057">
          <w:rPr>
            <w:rFonts w:ascii="Garamond" w:hAnsi="Garamond"/>
            <w:rPrChange w:id="41" w:author="Lauren Harrison" w:date="2020-08-10T13:59:00Z">
              <w:rPr>
                <w:rFonts w:ascii="Garamond" w:hAnsi="Garamond"/>
                <w:color w:val="FF0000"/>
              </w:rPr>
            </w:rPrChange>
          </w:rPr>
          <w:delText xml:space="preserve">s </w:delText>
        </w:r>
        <w:r w:rsidR="003B6C41" w:rsidRPr="00810362" w:rsidDel="00A76057">
          <w:rPr>
            <w:rFonts w:ascii="Garamond" w:hAnsi="Garamond"/>
            <w:rPrChange w:id="42" w:author="Lauren Harrison" w:date="2020-08-10T13:59:00Z">
              <w:rPr>
                <w:rFonts w:ascii="Garamond" w:hAnsi="Garamond"/>
                <w:color w:val="FF0000"/>
              </w:rPr>
            </w:rPrChange>
          </w:rPr>
          <w:delText xml:space="preserve">of </w:delText>
        </w:r>
        <w:r w:rsidR="00395EDF" w:rsidRPr="00810362" w:rsidDel="00A76057">
          <w:rPr>
            <w:rFonts w:ascii="Garamond" w:hAnsi="Garamond"/>
            <w:rPrChange w:id="43" w:author="Lauren Harrison" w:date="2020-08-10T13:59:00Z">
              <w:rPr>
                <w:rFonts w:ascii="Garamond" w:hAnsi="Garamond"/>
                <w:color w:val="FF0000"/>
              </w:rPr>
            </w:rPrChange>
          </w:rPr>
          <w:delText>most traits</w:delText>
        </w:r>
        <w:r w:rsidR="003B6C41" w:rsidRPr="00810362" w:rsidDel="00A76057">
          <w:rPr>
            <w:rFonts w:ascii="Garamond" w:hAnsi="Garamond"/>
            <w:rPrChange w:id="44" w:author="Lauren Harrison" w:date="2020-08-10T13:59:00Z">
              <w:rPr>
                <w:rFonts w:ascii="Garamond" w:hAnsi="Garamond"/>
                <w:color w:val="FF0000"/>
              </w:rPr>
            </w:rPrChange>
          </w:rPr>
          <w:delText xml:space="preserve"> by virtue of their sex chromosomes. </w:delText>
        </w:r>
        <w:r w:rsidR="00F42EDA" w:rsidRPr="00810362" w:rsidDel="00A76057">
          <w:rPr>
            <w:rFonts w:ascii="Garamond" w:hAnsi="Garamond"/>
            <w:rPrChange w:id="45" w:author="Lauren Harrison" w:date="2020-08-10T13:59:00Z">
              <w:rPr>
                <w:rFonts w:ascii="Garamond" w:hAnsi="Garamond"/>
                <w:color w:val="FF0000"/>
              </w:rPr>
            </w:rPrChange>
          </w:rPr>
          <w:delText>Men</w:delText>
        </w:r>
        <w:r w:rsidR="009F7B32" w:rsidRPr="00810362" w:rsidDel="00A76057">
          <w:rPr>
            <w:rFonts w:ascii="Garamond" w:hAnsi="Garamond"/>
            <w:rPrChange w:id="46" w:author="Lauren Harrison" w:date="2020-08-10T13:59:00Z">
              <w:rPr>
                <w:rFonts w:ascii="Garamond" w:hAnsi="Garamond"/>
                <w:color w:val="FF0000"/>
              </w:rPr>
            </w:rPrChange>
          </w:rPr>
          <w:delText xml:space="preserve"> </w:delText>
        </w:r>
        <w:r w:rsidR="0095319B" w:rsidRPr="00810362" w:rsidDel="00A76057">
          <w:rPr>
            <w:rFonts w:ascii="Garamond" w:hAnsi="Garamond"/>
            <w:rPrChange w:id="47" w:author="Lauren Harrison" w:date="2020-08-10T13:59:00Z">
              <w:rPr>
                <w:rFonts w:ascii="Garamond" w:hAnsi="Garamond"/>
                <w:color w:val="FF0000"/>
              </w:rPr>
            </w:rPrChange>
          </w:rPr>
          <w:delText>have</w:delText>
        </w:r>
        <w:r w:rsidR="009F7B32" w:rsidRPr="00810362" w:rsidDel="00A76057">
          <w:rPr>
            <w:rFonts w:ascii="Garamond" w:hAnsi="Garamond"/>
            <w:rPrChange w:id="48" w:author="Lauren Harrison" w:date="2020-08-10T13:59:00Z">
              <w:rPr>
                <w:rFonts w:ascii="Garamond" w:hAnsi="Garamond"/>
                <w:color w:val="FF0000"/>
              </w:rPr>
            </w:rPrChange>
          </w:rPr>
          <w:delText xml:space="preserve"> </w:delText>
        </w:r>
        <w:r w:rsidR="003B6C41" w:rsidRPr="00810362" w:rsidDel="00A76057">
          <w:rPr>
            <w:rFonts w:ascii="Garamond" w:hAnsi="Garamond"/>
            <w:rPrChange w:id="49" w:author="Lauren Harrison" w:date="2020-08-10T13:59:00Z">
              <w:rPr>
                <w:rFonts w:ascii="Garamond" w:hAnsi="Garamond"/>
                <w:color w:val="FF0000"/>
              </w:rPr>
            </w:rPrChange>
          </w:rPr>
          <w:delText xml:space="preserve">greater variability for </w:delText>
        </w:r>
        <w:r w:rsidR="00453D26" w:rsidRPr="00810362" w:rsidDel="00A76057">
          <w:rPr>
            <w:rFonts w:ascii="Garamond" w:hAnsi="Garamond"/>
            <w:rPrChange w:id="50" w:author="Lauren Harrison" w:date="2020-08-10T13:59:00Z">
              <w:rPr>
                <w:rFonts w:ascii="Garamond" w:hAnsi="Garamond"/>
                <w:color w:val="FF0000"/>
              </w:rPr>
            </w:rPrChange>
          </w:rPr>
          <w:delText>personalit</w:delText>
        </w:r>
        <w:r w:rsidR="0095319B" w:rsidRPr="00810362" w:rsidDel="00A76057">
          <w:rPr>
            <w:rFonts w:ascii="Garamond" w:hAnsi="Garamond"/>
            <w:rPrChange w:id="51" w:author="Lauren Harrison" w:date="2020-08-10T13:59:00Z">
              <w:rPr>
                <w:rFonts w:ascii="Garamond" w:hAnsi="Garamond"/>
                <w:color w:val="FF0000"/>
              </w:rPr>
            </w:rPrChange>
          </w:rPr>
          <w:delText>y traits</w:delText>
        </w:r>
        <w:r w:rsidR="003B6C41" w:rsidRPr="00810362" w:rsidDel="00A76057">
          <w:rPr>
            <w:rFonts w:ascii="Garamond" w:hAnsi="Garamond"/>
            <w:rPrChange w:id="52" w:author="Lauren Harrison" w:date="2020-08-10T13:59:00Z">
              <w:rPr>
                <w:rFonts w:ascii="Garamond" w:hAnsi="Garamond"/>
                <w:color w:val="FF0000"/>
              </w:rPr>
            </w:rPrChange>
          </w:rPr>
          <w:delText xml:space="preserve"> </w:delText>
        </w:r>
        <w:r w:rsidR="006A7B6C" w:rsidRPr="00810362" w:rsidDel="00A76057">
          <w:rPr>
            <w:rFonts w:ascii="Garamond" w:hAnsi="Garamond"/>
            <w:rPrChange w:id="53" w:author="Lauren Harrison" w:date="2020-08-10T13:59:00Z">
              <w:rPr>
                <w:rFonts w:ascii="Garamond" w:hAnsi="Garamond"/>
                <w:color w:val="FF0000"/>
              </w:rPr>
            </w:rPrChange>
          </w:rPr>
          <w:delText>that</w:delText>
        </w:r>
        <w:r w:rsidR="003B6C41" w:rsidRPr="00810362" w:rsidDel="00A76057">
          <w:rPr>
            <w:rFonts w:ascii="Garamond" w:hAnsi="Garamond"/>
            <w:rPrChange w:id="54" w:author="Lauren Harrison" w:date="2020-08-10T13:59:00Z">
              <w:rPr>
                <w:rFonts w:ascii="Garamond" w:hAnsi="Garamond"/>
                <w:color w:val="FF0000"/>
              </w:rPr>
            </w:rPrChange>
          </w:rPr>
          <w:delText xml:space="preserve"> attract </w:delText>
        </w:r>
        <w:r w:rsidR="000A0296" w:rsidRPr="00810362" w:rsidDel="00A76057">
          <w:rPr>
            <w:rFonts w:ascii="Garamond" w:hAnsi="Garamond"/>
            <w:rPrChange w:id="55" w:author="Lauren Harrison" w:date="2020-08-10T13:59:00Z">
              <w:rPr>
                <w:rFonts w:ascii="Garamond" w:hAnsi="Garamond"/>
                <w:color w:val="FF0000"/>
              </w:rPr>
            </w:rPrChange>
          </w:rPr>
          <w:delText>women</w:delText>
        </w:r>
        <w:r w:rsidR="00E16CA7" w:rsidRPr="00810362" w:rsidDel="00A76057">
          <w:rPr>
            <w:rFonts w:ascii="Garamond" w:hAnsi="Garamond"/>
            <w:rPrChange w:id="56" w:author="Lauren Harrison" w:date="2020-08-10T13:59:00Z">
              <w:rPr>
                <w:rFonts w:ascii="Garamond" w:hAnsi="Garamond"/>
                <w:color w:val="FF0000"/>
              </w:rPr>
            </w:rPrChange>
          </w:rPr>
          <w:delText xml:space="preserve">, yet it is unclear whether animal personalities show </w:delText>
        </w:r>
        <w:r w:rsidR="00656EC3" w:rsidRPr="00810362" w:rsidDel="00A76057">
          <w:rPr>
            <w:rFonts w:ascii="Garamond" w:hAnsi="Garamond"/>
            <w:rPrChange w:id="57" w:author="Lauren Harrison" w:date="2020-08-10T13:59:00Z">
              <w:rPr>
                <w:rFonts w:ascii="Garamond" w:hAnsi="Garamond"/>
                <w:color w:val="FF0000"/>
              </w:rPr>
            </w:rPrChange>
          </w:rPr>
          <w:delText>similar</w:delText>
        </w:r>
        <w:r w:rsidR="00E16CA7" w:rsidRPr="00810362" w:rsidDel="00A76057">
          <w:rPr>
            <w:rFonts w:ascii="Garamond" w:hAnsi="Garamond"/>
            <w:rPrChange w:id="58" w:author="Lauren Harrison" w:date="2020-08-10T13:59:00Z">
              <w:rPr>
                <w:rFonts w:ascii="Garamond" w:hAnsi="Garamond"/>
                <w:color w:val="FF0000"/>
              </w:rPr>
            </w:rPrChange>
          </w:rPr>
          <w:delText xml:space="preserve"> patterns. We conducted </w:delText>
        </w:r>
        <w:r w:rsidR="00656EC3" w:rsidRPr="00810362" w:rsidDel="00A76057">
          <w:rPr>
            <w:rFonts w:ascii="Garamond" w:hAnsi="Garamond"/>
            <w:rPrChange w:id="59" w:author="Lauren Harrison" w:date="2020-08-10T13:59:00Z">
              <w:rPr>
                <w:rFonts w:ascii="Garamond" w:hAnsi="Garamond"/>
                <w:color w:val="FF0000"/>
              </w:rPr>
            </w:rPrChange>
          </w:rPr>
          <w:delText xml:space="preserve">a </w:delText>
        </w:r>
        <w:r w:rsidR="00E16CA7" w:rsidRPr="00810362" w:rsidDel="00A76057">
          <w:rPr>
            <w:rFonts w:ascii="Garamond" w:hAnsi="Garamond"/>
            <w:rPrChange w:id="60" w:author="Lauren Harrison" w:date="2020-08-10T13:59:00Z">
              <w:rPr>
                <w:rFonts w:ascii="Garamond" w:hAnsi="Garamond"/>
                <w:color w:val="FF0000"/>
              </w:rPr>
            </w:rPrChange>
          </w:rPr>
          <w:delText xml:space="preserve">meta-analysis of animal personality </w:delText>
        </w:r>
        <w:r w:rsidR="00656EC3" w:rsidRPr="00810362" w:rsidDel="00A76057">
          <w:rPr>
            <w:rFonts w:ascii="Garamond" w:hAnsi="Garamond"/>
            <w:rPrChange w:id="61" w:author="Lauren Harrison" w:date="2020-08-10T13:59:00Z">
              <w:rPr>
                <w:rFonts w:ascii="Garamond" w:hAnsi="Garamond"/>
                <w:color w:val="FF0000"/>
              </w:rPr>
            </w:rPrChange>
          </w:rPr>
          <w:delText xml:space="preserve">behaviours </w:delText>
        </w:r>
        <w:r w:rsidR="00E16CA7" w:rsidRPr="00810362" w:rsidDel="00A76057">
          <w:rPr>
            <w:rFonts w:ascii="Garamond" w:hAnsi="Garamond"/>
            <w:rPrChange w:id="62" w:author="Lauren Harrison" w:date="2020-08-10T13:59:00Z">
              <w:rPr>
                <w:rFonts w:ascii="Garamond" w:hAnsi="Garamond"/>
                <w:color w:val="FF0000"/>
              </w:rPr>
            </w:rPrChange>
          </w:rPr>
          <w:delText>(</w:delText>
        </w:r>
        <w:r w:rsidR="00E16CA7" w:rsidRPr="00810362" w:rsidDel="00A76057">
          <w:rPr>
            <w:rFonts w:ascii="Garamond" w:hAnsi="Garamond"/>
            <w:i/>
            <w:rPrChange w:id="63" w:author="Lauren Harrison" w:date="2020-08-10T13:59:00Z">
              <w:rPr>
                <w:rFonts w:ascii="Garamond" w:hAnsi="Garamond"/>
                <w:i/>
                <w:color w:val="FF0000"/>
              </w:rPr>
            </w:rPrChange>
          </w:rPr>
          <w:delText>n</w:delText>
        </w:r>
        <w:r w:rsidR="00E16CA7" w:rsidRPr="00810362" w:rsidDel="00A76057">
          <w:rPr>
            <w:rFonts w:ascii="Garamond" w:hAnsi="Garamond"/>
            <w:rPrChange w:id="64" w:author="Lauren Harrison" w:date="2020-08-10T13:59:00Z">
              <w:rPr>
                <w:rFonts w:ascii="Garamond" w:hAnsi="Garamond"/>
                <w:color w:val="FF0000"/>
              </w:rPr>
            </w:rPrChange>
          </w:rPr>
          <w:delText>=2,248 effect sizes) across five taxonomic groups</w:delText>
        </w:r>
        <w:r w:rsidR="00C75B7D" w:rsidRPr="00810362" w:rsidDel="00A76057">
          <w:rPr>
            <w:rFonts w:ascii="Garamond" w:hAnsi="Garamond"/>
            <w:rPrChange w:id="65" w:author="Lauren Harrison" w:date="2020-08-10T13:59:00Z">
              <w:rPr>
                <w:rFonts w:ascii="Garamond" w:hAnsi="Garamond"/>
                <w:color w:val="FF0000"/>
              </w:rPr>
            </w:rPrChange>
          </w:rPr>
          <w:delText xml:space="preserve"> (</w:delText>
        </w:r>
        <w:r w:rsidR="00C75B7D" w:rsidRPr="00810362" w:rsidDel="00A76057">
          <w:rPr>
            <w:rFonts w:ascii="Garamond" w:hAnsi="Garamond"/>
            <w:i/>
            <w:rPrChange w:id="66" w:author="Lauren Harrison" w:date="2020-08-10T13:59:00Z">
              <w:rPr>
                <w:rFonts w:ascii="Garamond" w:hAnsi="Garamond"/>
                <w:i/>
                <w:color w:val="FF0000"/>
              </w:rPr>
            </w:rPrChange>
          </w:rPr>
          <w:delText>n</w:delText>
        </w:r>
        <w:r w:rsidR="00C75B7D" w:rsidRPr="00810362" w:rsidDel="00A76057">
          <w:rPr>
            <w:rFonts w:ascii="Garamond" w:hAnsi="Garamond"/>
            <w:rPrChange w:id="67" w:author="Lauren Harrison" w:date="2020-08-10T13:59:00Z">
              <w:rPr>
                <w:rFonts w:ascii="Garamond" w:hAnsi="Garamond"/>
                <w:color w:val="FF0000"/>
              </w:rPr>
            </w:rPrChange>
          </w:rPr>
          <w:delText>=231 species)</w:delText>
        </w:r>
        <w:r w:rsidR="00E16CA7" w:rsidRPr="00810362" w:rsidDel="00A76057">
          <w:rPr>
            <w:rFonts w:ascii="Garamond" w:hAnsi="Garamond"/>
            <w:rPrChange w:id="68" w:author="Lauren Harrison" w:date="2020-08-10T13:59:00Z">
              <w:rPr>
                <w:rFonts w:ascii="Garamond" w:hAnsi="Garamond"/>
                <w:color w:val="FF0000"/>
              </w:rPr>
            </w:rPrChange>
          </w:rPr>
          <w:delText xml:space="preserve"> to </w:delText>
        </w:r>
        <w:r w:rsidR="009D5F50" w:rsidRPr="00810362" w:rsidDel="00A76057">
          <w:rPr>
            <w:rFonts w:ascii="Garamond" w:hAnsi="Garamond"/>
            <w:rPrChange w:id="69" w:author="Lauren Harrison" w:date="2020-08-10T13:59:00Z">
              <w:rPr>
                <w:rFonts w:ascii="Garamond" w:hAnsi="Garamond"/>
                <w:color w:val="FF0000"/>
              </w:rPr>
            </w:rPrChange>
          </w:rPr>
          <w:delText>look for</w:delText>
        </w:r>
        <w:r w:rsidR="00E16CA7" w:rsidRPr="00810362" w:rsidDel="00A76057">
          <w:rPr>
            <w:rFonts w:ascii="Garamond" w:hAnsi="Garamond"/>
            <w:rPrChange w:id="70" w:author="Lauren Harrison" w:date="2020-08-10T13:59:00Z">
              <w:rPr>
                <w:rFonts w:ascii="Garamond" w:hAnsi="Garamond"/>
                <w:color w:val="FF0000"/>
              </w:rPr>
            </w:rPrChange>
          </w:rPr>
          <w:delText xml:space="preserve"> sex differences in personalities </w:delText>
        </w:r>
        <w:r w:rsidR="009D5F50" w:rsidRPr="00810362" w:rsidDel="00A76057">
          <w:rPr>
            <w:rFonts w:ascii="Garamond" w:hAnsi="Garamond"/>
            <w:rPrChange w:id="71" w:author="Lauren Harrison" w:date="2020-08-10T13:59:00Z">
              <w:rPr>
                <w:rFonts w:ascii="Garamond" w:hAnsi="Garamond"/>
                <w:color w:val="FF0000"/>
              </w:rPr>
            </w:rPrChange>
          </w:rPr>
          <w:delText xml:space="preserve">and the influence of </w:delText>
        </w:r>
        <w:r w:rsidR="00E16CA7" w:rsidRPr="00810362" w:rsidDel="00A76057">
          <w:rPr>
            <w:rFonts w:ascii="Garamond" w:hAnsi="Garamond"/>
            <w:rPrChange w:id="72" w:author="Lauren Harrison" w:date="2020-08-10T13:59:00Z">
              <w:rPr>
                <w:rFonts w:ascii="Garamond" w:hAnsi="Garamond"/>
                <w:color w:val="FF0000"/>
              </w:rPr>
            </w:rPrChange>
          </w:rPr>
          <w:delText>sexual selection</w:delText>
        </w:r>
        <w:r w:rsidR="00F5664B" w:rsidRPr="00810362" w:rsidDel="00A76057">
          <w:rPr>
            <w:rFonts w:ascii="Garamond" w:hAnsi="Garamond"/>
            <w:rPrChange w:id="73" w:author="Lauren Harrison" w:date="2020-08-10T13:59:00Z">
              <w:rPr>
                <w:rFonts w:ascii="Garamond" w:hAnsi="Garamond"/>
                <w:color w:val="FF0000"/>
              </w:rPr>
            </w:rPrChange>
          </w:rPr>
          <w:delText xml:space="preserve"> </w:delText>
        </w:r>
        <w:r w:rsidR="00012209" w:rsidRPr="00810362" w:rsidDel="00A76057">
          <w:rPr>
            <w:rFonts w:ascii="Garamond" w:hAnsi="Garamond"/>
            <w:rPrChange w:id="74" w:author="Lauren Harrison" w:date="2020-08-10T13:59:00Z">
              <w:rPr>
                <w:rFonts w:ascii="Garamond" w:hAnsi="Garamond"/>
                <w:color w:val="FF0000"/>
              </w:rPr>
            </w:rPrChange>
          </w:rPr>
          <w:delText>(degree of sexual size dimorphism</w:delText>
        </w:r>
        <w:r w:rsidR="001C2299" w:rsidRPr="00810362" w:rsidDel="00A76057">
          <w:rPr>
            <w:rFonts w:ascii="Garamond" w:hAnsi="Garamond"/>
            <w:rPrChange w:id="75" w:author="Lauren Harrison" w:date="2020-08-10T13:59:00Z">
              <w:rPr>
                <w:rFonts w:ascii="Garamond" w:hAnsi="Garamond"/>
                <w:color w:val="FF0000"/>
              </w:rPr>
            </w:rPrChange>
          </w:rPr>
          <w:delText>, SSD</w:delText>
        </w:r>
        <w:r w:rsidR="00012209" w:rsidRPr="00810362" w:rsidDel="00A76057">
          <w:rPr>
            <w:rFonts w:ascii="Garamond" w:hAnsi="Garamond"/>
            <w:rPrChange w:id="76" w:author="Lauren Harrison" w:date="2020-08-10T13:59:00Z">
              <w:rPr>
                <w:rFonts w:ascii="Garamond" w:hAnsi="Garamond"/>
                <w:color w:val="FF0000"/>
              </w:rPr>
            </w:rPrChange>
          </w:rPr>
          <w:delText xml:space="preserve">) </w:delText>
        </w:r>
        <w:r w:rsidR="00F5664B" w:rsidRPr="00810362" w:rsidDel="00A76057">
          <w:rPr>
            <w:rFonts w:ascii="Garamond" w:hAnsi="Garamond"/>
            <w:rPrChange w:id="77" w:author="Lauren Harrison" w:date="2020-08-10T13:59:00Z">
              <w:rPr>
                <w:rFonts w:ascii="Garamond" w:hAnsi="Garamond"/>
                <w:color w:val="FF0000"/>
              </w:rPr>
            </w:rPrChange>
          </w:rPr>
          <w:delText xml:space="preserve">on </w:delText>
        </w:r>
        <w:r w:rsidR="00B21578" w:rsidRPr="00810362" w:rsidDel="00A76057">
          <w:rPr>
            <w:rFonts w:ascii="Garamond" w:hAnsi="Garamond"/>
            <w:rPrChange w:id="78" w:author="Lauren Harrison" w:date="2020-08-10T13:59:00Z">
              <w:rPr>
                <w:rFonts w:ascii="Garamond" w:hAnsi="Garamond"/>
                <w:color w:val="FF0000"/>
              </w:rPr>
            </w:rPrChange>
          </w:rPr>
          <w:delText xml:space="preserve">trait means and </w:delText>
        </w:r>
        <w:r w:rsidR="00F5664B" w:rsidRPr="00810362" w:rsidDel="00A76057">
          <w:rPr>
            <w:rFonts w:ascii="Garamond" w:hAnsi="Garamond"/>
            <w:rPrChange w:id="79" w:author="Lauren Harrison" w:date="2020-08-10T13:59:00Z">
              <w:rPr>
                <w:rFonts w:ascii="Garamond" w:hAnsi="Garamond"/>
                <w:color w:val="FF0000"/>
              </w:rPr>
            </w:rPrChange>
          </w:rPr>
          <w:delText>variability</w:delText>
        </w:r>
        <w:r w:rsidR="00E16CA7" w:rsidRPr="00810362" w:rsidDel="00A76057">
          <w:rPr>
            <w:rFonts w:ascii="Garamond" w:hAnsi="Garamond"/>
            <w:rPrChange w:id="80" w:author="Lauren Harrison" w:date="2020-08-10T13:59:00Z">
              <w:rPr>
                <w:rFonts w:ascii="Garamond" w:hAnsi="Garamond"/>
                <w:color w:val="FF0000"/>
              </w:rPr>
            </w:rPrChange>
          </w:rPr>
          <w:delText>.</w:delText>
        </w:r>
        <w:r w:rsidR="00656EC3" w:rsidRPr="00810362" w:rsidDel="00A76057">
          <w:rPr>
            <w:rFonts w:ascii="Garamond" w:hAnsi="Garamond"/>
            <w:rPrChange w:id="81" w:author="Lauren Harrison" w:date="2020-08-10T13:59:00Z">
              <w:rPr>
                <w:rFonts w:ascii="Garamond" w:hAnsi="Garamond"/>
                <w:color w:val="FF0000"/>
              </w:rPr>
            </w:rPrChange>
          </w:rPr>
          <w:delText xml:space="preserve"> </w:delText>
        </w:r>
        <w:r w:rsidR="00D80008" w:rsidRPr="00810362" w:rsidDel="00A76057">
          <w:rPr>
            <w:rFonts w:ascii="Garamond" w:hAnsi="Garamond"/>
            <w:rPrChange w:id="82" w:author="Lauren Harrison" w:date="2020-08-10T13:59:00Z">
              <w:rPr>
                <w:rFonts w:ascii="Garamond" w:hAnsi="Garamond"/>
                <w:color w:val="FF0000"/>
              </w:rPr>
            </w:rPrChange>
          </w:rPr>
          <w:delText>W</w:delText>
        </w:r>
        <w:r w:rsidR="00971059" w:rsidRPr="00810362" w:rsidDel="00A76057">
          <w:rPr>
            <w:rFonts w:ascii="Garamond" w:hAnsi="Garamond"/>
            <w:rPrChange w:id="83" w:author="Lauren Harrison" w:date="2020-08-10T13:59:00Z">
              <w:rPr>
                <w:rFonts w:ascii="Garamond" w:hAnsi="Garamond"/>
                <w:color w:val="FF0000"/>
              </w:rPr>
            </w:rPrChange>
          </w:rPr>
          <w:delText xml:space="preserve">e found </w:delText>
        </w:r>
        <w:r w:rsidR="00D80008" w:rsidRPr="00810362" w:rsidDel="00A76057">
          <w:rPr>
            <w:rFonts w:ascii="Garamond" w:hAnsi="Garamond"/>
            <w:rPrChange w:id="84" w:author="Lauren Harrison" w:date="2020-08-10T13:59:00Z">
              <w:rPr>
                <w:rFonts w:ascii="Garamond" w:hAnsi="Garamond"/>
                <w:color w:val="FF0000"/>
              </w:rPr>
            </w:rPrChange>
          </w:rPr>
          <w:delText xml:space="preserve">some </w:delText>
        </w:r>
        <w:r w:rsidR="00B63FAA" w:rsidRPr="00810362" w:rsidDel="00A76057">
          <w:rPr>
            <w:rFonts w:ascii="Garamond" w:hAnsi="Garamond"/>
            <w:rPrChange w:id="85" w:author="Lauren Harrison" w:date="2020-08-10T13:59:00Z">
              <w:rPr>
                <w:rFonts w:ascii="Garamond" w:hAnsi="Garamond"/>
                <w:color w:val="FF0000"/>
              </w:rPr>
            </w:rPrChange>
          </w:rPr>
          <w:delText xml:space="preserve">male- and female-biased </w:delText>
        </w:r>
        <w:r w:rsidR="00D80008" w:rsidRPr="00810362" w:rsidDel="00A76057">
          <w:rPr>
            <w:rFonts w:ascii="Garamond" w:hAnsi="Garamond"/>
            <w:rPrChange w:id="86" w:author="Lauren Harrison" w:date="2020-08-10T13:59:00Z">
              <w:rPr>
                <w:rFonts w:ascii="Garamond" w:hAnsi="Garamond"/>
                <w:color w:val="FF0000"/>
              </w:rPr>
            </w:rPrChange>
          </w:rPr>
          <w:delText xml:space="preserve">sex differences in personality means, but differences in trait variance </w:delText>
        </w:r>
        <w:r w:rsidR="004A16EA" w:rsidRPr="00810362" w:rsidDel="00A76057">
          <w:rPr>
            <w:rFonts w:ascii="Garamond" w:hAnsi="Garamond"/>
            <w:rPrChange w:id="87" w:author="Lauren Harrison" w:date="2020-08-10T13:59:00Z">
              <w:rPr>
                <w:rFonts w:ascii="Garamond" w:hAnsi="Garamond"/>
                <w:color w:val="FF0000"/>
              </w:rPr>
            </w:rPrChange>
          </w:rPr>
          <w:delText xml:space="preserve">always </w:delText>
        </w:r>
        <w:r w:rsidR="00D80008" w:rsidRPr="00810362" w:rsidDel="00A76057">
          <w:rPr>
            <w:rFonts w:ascii="Garamond" w:hAnsi="Garamond"/>
            <w:rPrChange w:id="88" w:author="Lauren Harrison" w:date="2020-08-10T13:59:00Z">
              <w:rPr>
                <w:rFonts w:ascii="Garamond" w:hAnsi="Garamond"/>
                <w:color w:val="FF0000"/>
              </w:rPr>
            </w:rPrChange>
          </w:rPr>
          <w:delText xml:space="preserve">favoured greater female, not male, variability. Finally, SSD </w:delText>
        </w:r>
        <w:r w:rsidR="00B63FAA" w:rsidRPr="00810362" w:rsidDel="00A76057">
          <w:rPr>
            <w:rFonts w:ascii="Garamond" w:hAnsi="Garamond"/>
            <w:rPrChange w:id="89" w:author="Lauren Harrison" w:date="2020-08-10T13:59:00Z">
              <w:rPr>
                <w:rFonts w:ascii="Garamond" w:hAnsi="Garamond"/>
                <w:color w:val="FF0000"/>
              </w:rPr>
            </w:rPrChange>
          </w:rPr>
          <w:delText>had significant interactions</w:delText>
        </w:r>
        <w:r w:rsidR="00D80008" w:rsidRPr="00810362" w:rsidDel="00A76057">
          <w:rPr>
            <w:rFonts w:ascii="Garamond" w:hAnsi="Garamond"/>
            <w:rPrChange w:id="90" w:author="Lauren Harrison" w:date="2020-08-10T13:59:00Z">
              <w:rPr>
                <w:rFonts w:ascii="Garamond" w:hAnsi="Garamond"/>
                <w:color w:val="FF0000"/>
              </w:rPr>
            </w:rPrChange>
          </w:rPr>
          <w:delText xml:space="preserve"> only with </w:delText>
        </w:r>
        <w:r w:rsidR="001C2299" w:rsidRPr="00810362" w:rsidDel="00A76057">
          <w:rPr>
            <w:rFonts w:ascii="Garamond" w:hAnsi="Garamond"/>
            <w:rPrChange w:id="91" w:author="Lauren Harrison" w:date="2020-08-10T13:59:00Z">
              <w:rPr>
                <w:rFonts w:ascii="Garamond" w:hAnsi="Garamond"/>
                <w:color w:val="FF0000"/>
              </w:rPr>
            </w:rPrChange>
          </w:rPr>
          <w:delText xml:space="preserve">mean </w:delText>
        </w:r>
        <w:r w:rsidR="00971059" w:rsidRPr="00810362" w:rsidDel="00A76057">
          <w:rPr>
            <w:rFonts w:ascii="Garamond" w:hAnsi="Garamond"/>
            <w:rPrChange w:id="92" w:author="Lauren Harrison" w:date="2020-08-10T13:59:00Z">
              <w:rPr>
                <w:rFonts w:ascii="Garamond" w:hAnsi="Garamond"/>
                <w:color w:val="FF0000"/>
              </w:rPr>
            </w:rPrChange>
          </w:rPr>
          <w:delText xml:space="preserve">personality </w:delText>
        </w:r>
        <w:r w:rsidR="00591FB5" w:rsidRPr="00810362" w:rsidDel="00A76057">
          <w:rPr>
            <w:rFonts w:ascii="Garamond" w:hAnsi="Garamond"/>
            <w:rPrChange w:id="93" w:author="Lauren Harrison" w:date="2020-08-10T13:59:00Z">
              <w:rPr>
                <w:rFonts w:ascii="Garamond" w:hAnsi="Garamond"/>
                <w:color w:val="FF0000"/>
              </w:rPr>
            </w:rPrChange>
          </w:rPr>
          <w:delText>for</w:delText>
        </w:r>
        <w:r w:rsidR="00D80008" w:rsidRPr="00810362" w:rsidDel="00A76057">
          <w:rPr>
            <w:rFonts w:ascii="Garamond" w:hAnsi="Garamond"/>
            <w:rPrChange w:id="94" w:author="Lauren Harrison" w:date="2020-08-10T13:59:00Z">
              <w:rPr>
                <w:rFonts w:ascii="Garamond" w:hAnsi="Garamond"/>
                <w:color w:val="FF0000"/>
              </w:rPr>
            </w:rPrChange>
          </w:rPr>
          <w:delText xml:space="preserve"> mammals and invertebrates</w:delText>
        </w:r>
        <w:r w:rsidR="00591FB5" w:rsidRPr="00810362" w:rsidDel="00A76057">
          <w:rPr>
            <w:rFonts w:ascii="Garamond" w:hAnsi="Garamond"/>
            <w:rPrChange w:id="95" w:author="Lauren Harrison" w:date="2020-08-10T13:59:00Z">
              <w:rPr>
                <w:rFonts w:ascii="Garamond" w:hAnsi="Garamond"/>
                <w:color w:val="FF0000"/>
              </w:rPr>
            </w:rPrChange>
          </w:rPr>
          <w:delText>,</w:delText>
        </w:r>
        <w:r w:rsidR="00D80008" w:rsidRPr="00810362" w:rsidDel="00A76057">
          <w:rPr>
            <w:rFonts w:ascii="Garamond" w:hAnsi="Garamond"/>
            <w:rPrChange w:id="96" w:author="Lauren Harrison" w:date="2020-08-10T13:59:00Z">
              <w:rPr>
                <w:rFonts w:ascii="Garamond" w:hAnsi="Garamond"/>
                <w:color w:val="FF0000"/>
              </w:rPr>
            </w:rPrChange>
          </w:rPr>
          <w:delText xml:space="preserve"> which could reflect</w:delText>
        </w:r>
        <w:r w:rsidR="00971059" w:rsidRPr="00810362" w:rsidDel="00A76057">
          <w:rPr>
            <w:rFonts w:ascii="Garamond" w:hAnsi="Garamond"/>
            <w:rPrChange w:id="97" w:author="Lauren Harrison" w:date="2020-08-10T13:59:00Z">
              <w:rPr>
                <w:rFonts w:ascii="Garamond" w:hAnsi="Garamond"/>
                <w:color w:val="FF0000"/>
              </w:rPr>
            </w:rPrChange>
          </w:rPr>
          <w:delText xml:space="preserve"> </w:delText>
        </w:r>
        <w:r w:rsidR="004A16EA" w:rsidRPr="00810362" w:rsidDel="00A76057">
          <w:rPr>
            <w:rFonts w:ascii="Garamond" w:hAnsi="Garamond"/>
            <w:rPrChange w:id="98" w:author="Lauren Harrison" w:date="2020-08-10T13:59:00Z">
              <w:rPr>
                <w:rFonts w:ascii="Garamond" w:hAnsi="Garamond"/>
                <w:color w:val="FF0000"/>
              </w:rPr>
            </w:rPrChange>
          </w:rPr>
          <w:delText xml:space="preserve">sex </w:delText>
        </w:r>
        <w:r w:rsidR="00971059" w:rsidRPr="00810362" w:rsidDel="00A76057">
          <w:rPr>
            <w:rFonts w:ascii="Garamond" w:hAnsi="Garamond"/>
            <w:rPrChange w:id="99" w:author="Lauren Harrison" w:date="2020-08-10T13:59:00Z">
              <w:rPr>
                <w:rFonts w:ascii="Garamond" w:hAnsi="Garamond"/>
                <w:color w:val="FF0000"/>
              </w:rPr>
            </w:rPrChange>
          </w:rPr>
          <w:delText>differences in life-histories rather than sexual selectio</w:delText>
        </w:r>
        <w:r w:rsidR="00D80008" w:rsidRPr="00810362" w:rsidDel="00A76057">
          <w:rPr>
            <w:rFonts w:ascii="Garamond" w:hAnsi="Garamond"/>
            <w:rPrChange w:id="100" w:author="Lauren Harrison" w:date="2020-08-10T13:59:00Z">
              <w:rPr>
                <w:rFonts w:ascii="Garamond" w:hAnsi="Garamond"/>
                <w:color w:val="FF0000"/>
              </w:rPr>
            </w:rPrChange>
          </w:rPr>
          <w:delText>n</w:delText>
        </w:r>
        <w:r w:rsidR="00971059" w:rsidRPr="00810362" w:rsidDel="00A76057">
          <w:rPr>
            <w:rFonts w:ascii="Garamond" w:hAnsi="Garamond"/>
            <w:rPrChange w:id="101" w:author="Lauren Harrison" w:date="2020-08-10T13:59:00Z">
              <w:rPr>
                <w:rFonts w:ascii="Garamond" w:hAnsi="Garamond"/>
                <w:color w:val="FF0000"/>
              </w:rPr>
            </w:rPrChange>
          </w:rPr>
          <w:delText>.</w:delText>
        </w:r>
        <w:r w:rsidR="00FC1105" w:rsidRPr="00810362" w:rsidDel="00A76057">
          <w:rPr>
            <w:rFonts w:ascii="Garamond" w:hAnsi="Garamond"/>
            <w:rPrChange w:id="102" w:author="Lauren Harrison" w:date="2020-08-10T13:59:00Z">
              <w:rPr>
                <w:rFonts w:ascii="Garamond" w:hAnsi="Garamond"/>
                <w:color w:val="FF0000"/>
              </w:rPr>
            </w:rPrChange>
          </w:rPr>
          <w:delText xml:space="preserve"> We suggest future studies </w:delText>
        </w:r>
        <w:r w:rsidR="00C153AF" w:rsidRPr="00810362" w:rsidDel="00A76057">
          <w:rPr>
            <w:rFonts w:ascii="Garamond" w:hAnsi="Garamond"/>
            <w:rPrChange w:id="103" w:author="Lauren Harrison" w:date="2020-08-10T13:59:00Z">
              <w:rPr>
                <w:rFonts w:ascii="Garamond" w:hAnsi="Garamond"/>
                <w:color w:val="FF0000"/>
              </w:rPr>
            </w:rPrChange>
          </w:rPr>
          <w:delText>take</w:delText>
        </w:r>
        <w:r w:rsidR="0043282C" w:rsidRPr="00810362" w:rsidDel="00A76057">
          <w:rPr>
            <w:rFonts w:ascii="Garamond" w:hAnsi="Garamond"/>
            <w:rPrChange w:id="104" w:author="Lauren Harrison" w:date="2020-08-10T13:59:00Z">
              <w:rPr>
                <w:rFonts w:ascii="Garamond" w:hAnsi="Garamond"/>
                <w:color w:val="FF0000"/>
              </w:rPr>
            </w:rPrChange>
          </w:rPr>
          <w:delText xml:space="preserve"> caution</w:delText>
        </w:r>
        <w:r w:rsidR="00FC1105" w:rsidRPr="00810362" w:rsidDel="00A76057">
          <w:rPr>
            <w:rFonts w:ascii="Garamond" w:hAnsi="Garamond"/>
            <w:rPrChange w:id="105" w:author="Lauren Harrison" w:date="2020-08-10T13:59:00Z">
              <w:rPr>
                <w:rFonts w:ascii="Garamond" w:hAnsi="Garamond"/>
                <w:color w:val="FF0000"/>
              </w:rPr>
            </w:rPrChange>
          </w:rPr>
          <w:delText xml:space="preserve"> when </w:delText>
        </w:r>
        <w:r w:rsidR="00607C49" w:rsidRPr="00810362" w:rsidDel="00A76057">
          <w:rPr>
            <w:rFonts w:ascii="Garamond" w:hAnsi="Garamond"/>
            <w:rPrChange w:id="106" w:author="Lauren Harrison" w:date="2020-08-10T13:59:00Z">
              <w:rPr>
                <w:rFonts w:ascii="Garamond" w:hAnsi="Garamond"/>
                <w:color w:val="FF0000"/>
              </w:rPr>
            </w:rPrChange>
          </w:rPr>
          <w:delText>discussing</w:delText>
        </w:r>
        <w:r w:rsidR="005F7710" w:rsidRPr="00810362" w:rsidDel="00A76057">
          <w:rPr>
            <w:rFonts w:ascii="Garamond" w:hAnsi="Garamond"/>
            <w:rPrChange w:id="107" w:author="Lauren Harrison" w:date="2020-08-10T13:59:00Z">
              <w:rPr>
                <w:rFonts w:ascii="Garamond" w:hAnsi="Garamond"/>
                <w:color w:val="FF0000"/>
              </w:rPr>
            </w:rPrChange>
          </w:rPr>
          <w:delText xml:space="preserve"> </w:delText>
        </w:r>
        <w:r w:rsidR="00FC1105" w:rsidRPr="00810362" w:rsidDel="00A76057">
          <w:rPr>
            <w:rFonts w:ascii="Garamond" w:hAnsi="Garamond"/>
            <w:rPrChange w:id="108" w:author="Lauren Harrison" w:date="2020-08-10T13:59:00Z">
              <w:rPr>
                <w:rFonts w:ascii="Garamond" w:hAnsi="Garamond"/>
                <w:color w:val="FF0000"/>
              </w:rPr>
            </w:rPrChange>
          </w:rPr>
          <w:delText xml:space="preserve">greater male variability </w:delText>
        </w:r>
        <w:r w:rsidR="004A16EA" w:rsidRPr="00810362" w:rsidDel="00A76057">
          <w:rPr>
            <w:rFonts w:ascii="Garamond" w:hAnsi="Garamond"/>
            <w:rPrChange w:id="109" w:author="Lauren Harrison" w:date="2020-08-10T13:59:00Z">
              <w:rPr>
                <w:rFonts w:ascii="Garamond" w:hAnsi="Garamond"/>
                <w:color w:val="FF0000"/>
              </w:rPr>
            </w:rPrChange>
          </w:rPr>
          <w:delText>for</w:delText>
        </w:r>
        <w:r w:rsidR="00370CA8" w:rsidRPr="00810362" w:rsidDel="00A76057">
          <w:rPr>
            <w:rFonts w:ascii="Garamond" w:hAnsi="Garamond"/>
            <w:rPrChange w:id="110" w:author="Lauren Harrison" w:date="2020-08-10T13:59:00Z">
              <w:rPr>
                <w:rFonts w:ascii="Garamond" w:hAnsi="Garamond"/>
                <w:color w:val="FF0000"/>
              </w:rPr>
            </w:rPrChange>
          </w:rPr>
          <w:delText xml:space="preserve"> </w:delText>
        </w:r>
        <w:r w:rsidR="00FC1105" w:rsidRPr="00810362" w:rsidDel="00A76057">
          <w:rPr>
            <w:rFonts w:ascii="Garamond" w:hAnsi="Garamond"/>
            <w:rPrChange w:id="111" w:author="Lauren Harrison" w:date="2020-08-10T13:59:00Z">
              <w:rPr>
                <w:rFonts w:ascii="Garamond" w:hAnsi="Garamond"/>
                <w:color w:val="FF0000"/>
              </w:rPr>
            </w:rPrChange>
          </w:rPr>
          <w:delText xml:space="preserve">shared traits. </w:delText>
        </w:r>
        <w:r w:rsidR="00971059" w:rsidRPr="00810362" w:rsidDel="00A76057">
          <w:rPr>
            <w:rFonts w:ascii="Garamond" w:hAnsi="Garamond"/>
            <w:rPrChange w:id="112" w:author="Lauren Harrison" w:date="2020-08-10T13:59:00Z">
              <w:rPr>
                <w:rFonts w:ascii="Garamond" w:hAnsi="Garamond"/>
                <w:color w:val="FF0000"/>
              </w:rPr>
            </w:rPrChange>
          </w:rPr>
          <w:delText xml:space="preserve"> </w:delText>
        </w:r>
        <w:r w:rsidR="00656EC3" w:rsidRPr="00810362" w:rsidDel="00A76057">
          <w:rPr>
            <w:rFonts w:ascii="Garamond" w:hAnsi="Garamond"/>
            <w:rPrChange w:id="113" w:author="Lauren Harrison" w:date="2020-08-10T13:59:00Z">
              <w:rPr>
                <w:rFonts w:ascii="Garamond" w:hAnsi="Garamond"/>
                <w:color w:val="FF0000"/>
              </w:rPr>
            </w:rPrChange>
          </w:rPr>
          <w:delText xml:space="preserve"> </w:delText>
        </w:r>
        <w:r w:rsidR="00E16CA7" w:rsidRPr="00810362" w:rsidDel="00A76057">
          <w:rPr>
            <w:rFonts w:ascii="Garamond" w:hAnsi="Garamond"/>
            <w:rPrChange w:id="114" w:author="Lauren Harrison" w:date="2020-08-10T13:59:00Z">
              <w:rPr>
                <w:rFonts w:ascii="Garamond" w:hAnsi="Garamond"/>
                <w:color w:val="FF0000"/>
              </w:rPr>
            </w:rPrChange>
          </w:rPr>
          <w:delText xml:space="preserve">  </w:delText>
        </w:r>
        <w:r w:rsidR="00971059" w:rsidRPr="00810362" w:rsidDel="00A76057">
          <w:rPr>
            <w:rFonts w:ascii="Garamond" w:hAnsi="Garamond"/>
            <w:rPrChange w:id="115" w:author="Lauren Harrison" w:date="2020-08-10T13:59:00Z">
              <w:rPr>
                <w:rFonts w:ascii="Garamond" w:hAnsi="Garamond"/>
                <w:color w:val="FF0000"/>
              </w:rPr>
            </w:rPrChange>
          </w:rPr>
          <w:delText xml:space="preserve"> </w:delText>
        </w:r>
      </w:del>
    </w:p>
    <w:p w14:paraId="56FADBDD" w14:textId="77777777" w:rsidR="003B6C41" w:rsidRPr="00810362" w:rsidRDefault="003B6C41" w:rsidP="000C6F77">
      <w:pPr>
        <w:rPr>
          <w:rFonts w:ascii="Garamond" w:hAnsi="Garamond"/>
          <w:b/>
          <w:rPrChange w:id="116" w:author="Lauren Harrison" w:date="2020-08-10T13:59:00Z">
            <w:rPr>
              <w:rFonts w:ascii="Garamond" w:hAnsi="Garamond"/>
              <w:b/>
              <w:color w:val="FF0000"/>
            </w:rPr>
          </w:rPrChange>
        </w:rPr>
      </w:pPr>
    </w:p>
    <w:p w14:paraId="2BB001F3" w14:textId="77777777" w:rsidR="00A76057" w:rsidRPr="00810362" w:rsidRDefault="00A76057" w:rsidP="00A76057">
      <w:pPr>
        <w:rPr>
          <w:ins w:id="117" w:author="Lauren Harrison" w:date="2020-08-10T09:43:00Z"/>
          <w:rFonts w:ascii="Garamond" w:hAnsi="Garamond"/>
          <w:b/>
          <w:rPrChange w:id="118" w:author="Lauren Harrison" w:date="2020-08-10T13:59:00Z">
            <w:rPr>
              <w:ins w:id="119" w:author="Lauren Harrison" w:date="2020-08-10T09:43:00Z"/>
              <w:rFonts w:ascii="Garamond" w:hAnsi="Garamond"/>
              <w:b/>
              <w:color w:val="0070C0"/>
            </w:rPr>
          </w:rPrChange>
        </w:rPr>
      </w:pPr>
      <w:ins w:id="120" w:author="Lauren Harrison" w:date="2020-08-10T09:43:00Z">
        <w:r w:rsidRPr="00810362">
          <w:rPr>
            <w:rFonts w:ascii="Garamond" w:hAnsi="Garamond"/>
            <w:b/>
            <w:rPrChange w:id="121" w:author="Lauren Harrison" w:date="2020-08-10T13:59:00Z">
              <w:rPr>
                <w:rFonts w:ascii="Garamond" w:hAnsi="Garamond"/>
                <w:b/>
                <w:color w:val="0070C0"/>
              </w:rPr>
            </w:rPrChange>
          </w:rPr>
          <w:t>Introduction</w:t>
        </w:r>
      </w:ins>
    </w:p>
    <w:p w14:paraId="1A478432" w14:textId="77777777" w:rsidR="00A76057" w:rsidRPr="00810362" w:rsidRDefault="00A76057" w:rsidP="00A76057">
      <w:pPr>
        <w:rPr>
          <w:ins w:id="122" w:author="Lauren Harrison" w:date="2020-08-10T09:43:00Z"/>
          <w:rFonts w:ascii="Garamond" w:hAnsi="Garamond"/>
          <w:i/>
          <w:rPrChange w:id="123" w:author="Lauren Harrison" w:date="2020-08-10T13:59:00Z">
            <w:rPr>
              <w:ins w:id="124" w:author="Lauren Harrison" w:date="2020-08-10T09:43:00Z"/>
              <w:rFonts w:ascii="Garamond" w:hAnsi="Garamond"/>
              <w:i/>
              <w:color w:val="FF0000"/>
            </w:rPr>
          </w:rPrChange>
        </w:rPr>
      </w:pPr>
    </w:p>
    <w:p w14:paraId="44A73F7D" w14:textId="77777777" w:rsidR="00A76057" w:rsidRPr="00810362" w:rsidRDefault="00A76057" w:rsidP="00A76057">
      <w:pPr>
        <w:rPr>
          <w:ins w:id="125" w:author="Lauren Harrison" w:date="2020-08-10T09:43:00Z"/>
          <w:rFonts w:ascii="Garamond" w:hAnsi="Garamond"/>
          <w:rPrChange w:id="126" w:author="Lauren Harrison" w:date="2020-08-10T13:59:00Z">
            <w:rPr>
              <w:ins w:id="127" w:author="Lauren Harrison" w:date="2020-08-10T09:43:00Z"/>
              <w:rFonts w:ascii="Garamond" w:hAnsi="Garamond"/>
              <w:color w:val="2E74B5" w:themeColor="accent5" w:themeShade="BF"/>
            </w:rPr>
          </w:rPrChange>
        </w:rPr>
      </w:pPr>
      <w:ins w:id="128" w:author="Lauren Harrison" w:date="2020-08-10T09:43:00Z">
        <w:r w:rsidRPr="00810362">
          <w:rPr>
            <w:rFonts w:ascii="Garamond" w:hAnsi="Garamond"/>
            <w:rPrChange w:id="129" w:author="Lauren Harrison" w:date="2020-08-10T13:59:00Z">
              <w:rPr>
                <w:rFonts w:ascii="Garamond" w:hAnsi="Garamond"/>
                <w:color w:val="2E74B5" w:themeColor="accent5" w:themeShade="BF"/>
              </w:rPr>
            </w:rPrChange>
          </w:rPr>
          <w:t xml:space="preserve">There have been numerous studies quantifying the average differences between men and women in their morphology and </w:t>
        </w:r>
        <w:commentRangeStart w:id="130"/>
        <w:r w:rsidRPr="00810362">
          <w:rPr>
            <w:rFonts w:ascii="Garamond" w:hAnsi="Garamond"/>
            <w:rPrChange w:id="131" w:author="Lauren Harrison" w:date="2020-08-10T13:59:00Z">
              <w:rPr>
                <w:rFonts w:ascii="Garamond" w:hAnsi="Garamond"/>
                <w:color w:val="2E74B5" w:themeColor="accent5" w:themeShade="BF"/>
              </w:rPr>
            </w:rPrChange>
          </w:rPr>
          <w:t>physiology</w:t>
        </w:r>
        <w:commentRangeEnd w:id="130"/>
        <w:r w:rsidRPr="00810362">
          <w:rPr>
            <w:rStyle w:val="CommentReference"/>
            <w:rPrChange w:id="132" w:author="Lauren Harrison" w:date="2020-08-10T13:59:00Z">
              <w:rPr>
                <w:rStyle w:val="CommentReference"/>
                <w:color w:val="2E74B5" w:themeColor="accent5" w:themeShade="BF"/>
              </w:rPr>
            </w:rPrChange>
          </w:rPr>
          <w:commentReference w:id="130"/>
        </w:r>
        <w:r w:rsidRPr="00810362">
          <w:rPr>
            <w:rFonts w:ascii="Garamond" w:hAnsi="Garamond"/>
            <w:rPrChange w:id="133" w:author="Lauren Harrison" w:date="2020-08-10T13:59:00Z">
              <w:rPr>
                <w:rFonts w:ascii="Garamond" w:hAnsi="Garamond"/>
                <w:color w:val="2E74B5" w:themeColor="accent5" w:themeShade="BF"/>
              </w:rPr>
            </w:rPrChange>
          </w:rPr>
          <w:t xml:space="preserve">. In addition, and more controversially, many studies have tested for sex differences in behaviour and the underlying cognitive abilities, intelligence and personalities of men and women. In contrast, far less attention is given to documenting sex differences in variability among individuals in their morphological and physiological traits, although some studies have done so (but see </w:t>
        </w:r>
        <w:r w:rsidRPr="00810362">
          <w:rPr>
            <w:rFonts w:ascii="Garamond" w:hAnsi="Garamond"/>
            <w:rPrChange w:id="134" w:author="Lauren Harrison" w:date="2020-08-10T13:59:00Z">
              <w:rPr>
                <w:rFonts w:ascii="Garamond" w:hAnsi="Garamond"/>
                <w:color w:val="2E74B5" w:themeColor="accent5" w:themeShade="BF"/>
              </w:rPr>
            </w:rPrChange>
          </w:rPr>
          <w:fldChar w:fldCharType="begin" w:fldLock="1"/>
        </w:r>
        <w:r w:rsidRPr="00810362">
          <w:rPr>
            <w:rFonts w:ascii="Garamond" w:hAnsi="Garamond"/>
            <w:rPrChange w:id="135" w:author="Lauren Harrison" w:date="2020-08-10T13:59:00Z">
              <w:rPr>
                <w:rFonts w:ascii="Garamond" w:hAnsi="Garamond"/>
                <w:color w:val="2E74B5" w:themeColor="accent5" w:themeShade="BF"/>
              </w:rPr>
            </w:rPrChange>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810362">
          <w:rPr>
            <w:rFonts w:ascii="Garamond" w:hAnsi="Garamond"/>
            <w:rPrChange w:id="136" w:author="Lauren Harrison" w:date="2020-08-10T13:59:00Z">
              <w:rPr>
                <w:rFonts w:ascii="Garamond" w:hAnsi="Garamond"/>
                <w:color w:val="2E74B5" w:themeColor="accent5" w:themeShade="BF"/>
              </w:rPr>
            </w:rPrChange>
          </w:rPr>
          <w:fldChar w:fldCharType="separate"/>
        </w:r>
        <w:r w:rsidRPr="00810362">
          <w:rPr>
            <w:rFonts w:ascii="Garamond" w:hAnsi="Garamond"/>
            <w:noProof/>
            <w:rPrChange w:id="137" w:author="Lauren Harrison" w:date="2020-08-10T13:59:00Z">
              <w:rPr>
                <w:rFonts w:ascii="Garamond" w:hAnsi="Garamond"/>
                <w:noProof/>
                <w:color w:val="2E74B5" w:themeColor="accent5" w:themeShade="BF"/>
              </w:rPr>
            </w:rPrChange>
          </w:rPr>
          <w:t xml:space="preserve">(Lehre </w:t>
        </w:r>
        <w:r w:rsidRPr="00810362">
          <w:rPr>
            <w:rFonts w:ascii="Garamond" w:hAnsi="Garamond"/>
            <w:i/>
            <w:noProof/>
            <w:rPrChange w:id="138" w:author="Lauren Harrison" w:date="2020-08-10T13:59:00Z">
              <w:rPr>
                <w:rFonts w:ascii="Garamond" w:hAnsi="Garamond"/>
                <w:i/>
                <w:noProof/>
                <w:color w:val="2E74B5" w:themeColor="accent5" w:themeShade="BF"/>
              </w:rPr>
            </w:rPrChange>
          </w:rPr>
          <w:t>et al.</w:t>
        </w:r>
        <w:r w:rsidRPr="00810362">
          <w:rPr>
            <w:rFonts w:ascii="Garamond" w:hAnsi="Garamond"/>
            <w:noProof/>
            <w:rPrChange w:id="139" w:author="Lauren Harrison" w:date="2020-08-10T13:59:00Z">
              <w:rPr>
                <w:rFonts w:ascii="Garamond" w:hAnsi="Garamond"/>
                <w:noProof/>
                <w:color w:val="2E74B5" w:themeColor="accent5" w:themeShade="BF"/>
              </w:rPr>
            </w:rPrChange>
          </w:rPr>
          <w:t xml:space="preserve"> 2009)</w:t>
        </w:r>
        <w:r w:rsidRPr="00810362">
          <w:rPr>
            <w:rFonts w:ascii="Garamond" w:hAnsi="Garamond"/>
            <w:rPrChange w:id="140" w:author="Lauren Harrison" w:date="2020-08-10T13:59:00Z">
              <w:rPr>
                <w:rFonts w:ascii="Garamond" w:hAnsi="Garamond"/>
                <w:color w:val="2E74B5" w:themeColor="accent5" w:themeShade="BF"/>
              </w:rPr>
            </w:rPrChange>
          </w:rPr>
          <w:fldChar w:fldCharType="end"/>
        </w:r>
        <w:r w:rsidRPr="00810362">
          <w:rPr>
            <w:rFonts w:ascii="Garamond" w:hAnsi="Garamond"/>
            <w:rPrChange w:id="141" w:author="Lauren Harrison" w:date="2020-08-10T13:59:00Z">
              <w:rPr>
                <w:rFonts w:ascii="Garamond" w:hAnsi="Garamond"/>
                <w:color w:val="2E74B5" w:themeColor="accent5" w:themeShade="BF"/>
              </w:rPr>
            </w:rPrChange>
          </w:rPr>
          <w:t>). Interesting, however, in recent years much attention has been given to sex differences in behavioural variability among individuals and its underlying causes. For example, there have been studies of sex differences in variability in academic performance in standardised tests (</w:t>
        </w:r>
        <w:r w:rsidRPr="00810362">
          <w:rPr>
            <w:rFonts w:ascii="Garamond" w:hAnsi="Garamond"/>
            <w:highlight w:val="cyan"/>
            <w:rPrChange w:id="142" w:author="Lauren Harrison" w:date="2020-08-10T13:59:00Z">
              <w:rPr>
                <w:rFonts w:ascii="Garamond" w:hAnsi="Garamond"/>
                <w:color w:val="2E74B5" w:themeColor="accent5" w:themeShade="BF"/>
                <w:highlight w:val="cyan"/>
              </w:rPr>
            </w:rPrChange>
          </w:rPr>
          <w:t>REF</w:t>
        </w:r>
        <w:r w:rsidRPr="00810362">
          <w:rPr>
            <w:rFonts w:ascii="Garamond" w:hAnsi="Garamond"/>
            <w:rPrChange w:id="143" w:author="Lauren Harrison" w:date="2020-08-10T13:59:00Z">
              <w:rPr>
                <w:rFonts w:ascii="Garamond" w:hAnsi="Garamond"/>
                <w:color w:val="2E74B5" w:themeColor="accent5" w:themeShade="BF"/>
              </w:rPr>
            </w:rPrChange>
          </w:rPr>
          <w:t xml:space="preserve">) and in the classroom </w:t>
        </w:r>
        <w:r w:rsidRPr="00810362">
          <w:rPr>
            <w:rFonts w:ascii="Garamond" w:hAnsi="Garamond"/>
            <w:highlight w:val="cyan"/>
            <w:rPrChange w:id="144" w:author="Lauren Harrison" w:date="2020-08-10T13:59:00Z">
              <w:rPr>
                <w:rFonts w:ascii="Garamond" w:hAnsi="Garamond"/>
                <w:color w:val="2E74B5" w:themeColor="accent5" w:themeShade="BF"/>
                <w:highlight w:val="cyan"/>
              </w:rPr>
            </w:rPrChange>
          </w:rPr>
          <w:t>(REF</w:t>
        </w:r>
        <w:r w:rsidRPr="00810362">
          <w:rPr>
            <w:rFonts w:ascii="Garamond" w:hAnsi="Garamond"/>
            <w:rPrChange w:id="145" w:author="Lauren Harrison" w:date="2020-08-10T13:59:00Z">
              <w:rPr>
                <w:rFonts w:ascii="Garamond" w:hAnsi="Garamond"/>
                <w:color w:val="2E74B5" w:themeColor="accent5" w:themeShade="BF"/>
              </w:rPr>
            </w:rPrChange>
          </w:rPr>
          <w:t xml:space="preserve">); which are then linked to reported sex differences in variability in intelligence </w:t>
        </w:r>
        <w:r w:rsidRPr="00810362">
          <w:rPr>
            <w:rFonts w:ascii="Garamond" w:hAnsi="Garamond"/>
            <w:rPrChange w:id="146" w:author="Lauren Harrison" w:date="2020-08-10T13:59:00Z">
              <w:rPr>
                <w:rFonts w:ascii="Garamond" w:hAnsi="Garamond"/>
                <w:color w:val="2E74B5" w:themeColor="accent5" w:themeShade="BF"/>
              </w:rPr>
            </w:rPrChange>
          </w:rPr>
          <w:fldChar w:fldCharType="begin" w:fldLock="1"/>
        </w:r>
        <w:r w:rsidRPr="00810362">
          <w:rPr>
            <w:rFonts w:ascii="Garamond" w:hAnsi="Garamond"/>
            <w:rPrChange w:id="147" w:author="Lauren Harrison" w:date="2020-08-10T13:59:00Z">
              <w:rPr>
                <w:rFonts w:ascii="Garamond" w:hAnsi="Garamond"/>
                <w:color w:val="2E74B5" w:themeColor="accent5" w:themeShade="BF"/>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810362">
          <w:rPr>
            <w:rFonts w:ascii="Garamond" w:hAnsi="Garamond"/>
            <w:rPrChange w:id="148" w:author="Lauren Harrison" w:date="2020-08-10T13:59:00Z">
              <w:rPr>
                <w:rFonts w:ascii="Garamond" w:hAnsi="Garamond"/>
                <w:color w:val="2E74B5" w:themeColor="accent5" w:themeShade="BF"/>
              </w:rPr>
            </w:rPrChange>
          </w:rPr>
          <w:fldChar w:fldCharType="separate"/>
        </w:r>
        <w:r w:rsidRPr="00810362">
          <w:rPr>
            <w:rFonts w:ascii="Garamond" w:hAnsi="Garamond"/>
            <w:noProof/>
            <w:rPrChange w:id="149" w:author="Lauren Harrison" w:date="2020-08-10T13:59:00Z">
              <w:rPr>
                <w:rFonts w:ascii="Garamond" w:hAnsi="Garamond"/>
                <w:noProof/>
                <w:color w:val="2E74B5" w:themeColor="accent5" w:themeShade="BF"/>
              </w:rPr>
            </w:rPrChange>
          </w:rPr>
          <w:t xml:space="preserve">(Arden &amp; Plomin 2006; Johnson </w:t>
        </w:r>
        <w:r w:rsidRPr="00810362">
          <w:rPr>
            <w:rFonts w:ascii="Garamond" w:hAnsi="Garamond"/>
            <w:i/>
            <w:noProof/>
            <w:rPrChange w:id="150" w:author="Lauren Harrison" w:date="2020-08-10T13:59:00Z">
              <w:rPr>
                <w:rFonts w:ascii="Garamond" w:hAnsi="Garamond"/>
                <w:i/>
                <w:noProof/>
                <w:color w:val="2E74B5" w:themeColor="accent5" w:themeShade="BF"/>
              </w:rPr>
            </w:rPrChange>
          </w:rPr>
          <w:t>et al.</w:t>
        </w:r>
        <w:r w:rsidRPr="00810362">
          <w:rPr>
            <w:rFonts w:ascii="Garamond" w:hAnsi="Garamond"/>
            <w:noProof/>
            <w:rPrChange w:id="151" w:author="Lauren Harrison" w:date="2020-08-10T13:59:00Z">
              <w:rPr>
                <w:rFonts w:ascii="Garamond" w:hAnsi="Garamond"/>
                <w:noProof/>
                <w:color w:val="2E74B5" w:themeColor="accent5" w:themeShade="BF"/>
              </w:rPr>
            </w:rPrChange>
          </w:rPr>
          <w:t xml:space="preserve"> 2008)</w:t>
        </w:r>
        <w:r w:rsidRPr="00810362">
          <w:rPr>
            <w:rFonts w:ascii="Garamond" w:hAnsi="Garamond"/>
            <w:rPrChange w:id="152" w:author="Lauren Harrison" w:date="2020-08-10T13:59:00Z">
              <w:rPr>
                <w:rFonts w:ascii="Garamond" w:hAnsi="Garamond"/>
                <w:color w:val="2E74B5" w:themeColor="accent5" w:themeShade="BF"/>
              </w:rPr>
            </w:rPrChange>
          </w:rPr>
          <w:fldChar w:fldCharType="end"/>
        </w:r>
        <w:r w:rsidRPr="00810362">
          <w:rPr>
            <w:rFonts w:ascii="Garamond" w:hAnsi="Garamond"/>
            <w:rPrChange w:id="153" w:author="Lauren Harrison" w:date="2020-08-10T13:59:00Z">
              <w:rPr>
                <w:rFonts w:ascii="Garamond" w:hAnsi="Garamond"/>
                <w:color w:val="2E74B5" w:themeColor="accent5" w:themeShade="BF"/>
              </w:rPr>
            </w:rPrChange>
          </w:rPr>
          <w:t xml:space="preserve">, creativity </w:t>
        </w:r>
        <w:r w:rsidRPr="00810362">
          <w:rPr>
            <w:rFonts w:ascii="Garamond" w:hAnsi="Garamond"/>
            <w:rPrChange w:id="154" w:author="Lauren Harrison" w:date="2020-08-10T13:59:00Z">
              <w:rPr>
                <w:rFonts w:ascii="Garamond" w:hAnsi="Garamond"/>
                <w:color w:val="2E74B5" w:themeColor="accent5" w:themeShade="BF"/>
              </w:rPr>
            </w:rPrChange>
          </w:rPr>
          <w:fldChar w:fldCharType="begin" w:fldLock="1"/>
        </w:r>
        <w:r w:rsidRPr="00810362">
          <w:rPr>
            <w:rFonts w:ascii="Garamond" w:hAnsi="Garamond"/>
            <w:rPrChange w:id="155" w:author="Lauren Harrison" w:date="2020-08-10T13:59:00Z">
              <w:rPr>
                <w:rFonts w:ascii="Garamond" w:hAnsi="Garamond"/>
                <w:color w:val="2E74B5" w:themeColor="accent5" w:themeShade="BF"/>
              </w:rPr>
            </w:rPrChange>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810362">
          <w:rPr>
            <w:rFonts w:ascii="Garamond" w:hAnsi="Garamond"/>
            <w:rPrChange w:id="156" w:author="Lauren Harrison" w:date="2020-08-10T13:59:00Z">
              <w:rPr>
                <w:rFonts w:ascii="Garamond" w:hAnsi="Garamond"/>
                <w:color w:val="2E74B5" w:themeColor="accent5" w:themeShade="BF"/>
              </w:rPr>
            </w:rPrChange>
          </w:rPr>
          <w:fldChar w:fldCharType="separate"/>
        </w:r>
        <w:r w:rsidRPr="00810362">
          <w:rPr>
            <w:rFonts w:ascii="Garamond" w:hAnsi="Garamond"/>
            <w:noProof/>
            <w:rPrChange w:id="157" w:author="Lauren Harrison" w:date="2020-08-10T13:59:00Z">
              <w:rPr>
                <w:rFonts w:ascii="Garamond" w:hAnsi="Garamond"/>
                <w:noProof/>
                <w:color w:val="2E74B5" w:themeColor="accent5" w:themeShade="BF"/>
              </w:rPr>
            </w:rPrChange>
          </w:rPr>
          <w:t xml:space="preserve">(Ju </w:t>
        </w:r>
        <w:r w:rsidRPr="00810362">
          <w:rPr>
            <w:rFonts w:ascii="Garamond" w:hAnsi="Garamond"/>
            <w:i/>
            <w:noProof/>
            <w:rPrChange w:id="158" w:author="Lauren Harrison" w:date="2020-08-10T13:59:00Z">
              <w:rPr>
                <w:rFonts w:ascii="Garamond" w:hAnsi="Garamond"/>
                <w:i/>
                <w:noProof/>
                <w:color w:val="2E74B5" w:themeColor="accent5" w:themeShade="BF"/>
              </w:rPr>
            </w:rPrChange>
          </w:rPr>
          <w:t>et al.</w:t>
        </w:r>
        <w:r w:rsidRPr="00810362">
          <w:rPr>
            <w:rFonts w:ascii="Garamond" w:hAnsi="Garamond"/>
            <w:noProof/>
            <w:rPrChange w:id="159" w:author="Lauren Harrison" w:date="2020-08-10T13:59:00Z">
              <w:rPr>
                <w:rFonts w:ascii="Garamond" w:hAnsi="Garamond"/>
                <w:noProof/>
                <w:color w:val="2E74B5" w:themeColor="accent5" w:themeShade="BF"/>
              </w:rPr>
            </w:rPrChange>
          </w:rPr>
          <w:t xml:space="preserve"> 2015; Karwowski </w:t>
        </w:r>
        <w:r w:rsidRPr="00810362">
          <w:rPr>
            <w:rFonts w:ascii="Garamond" w:hAnsi="Garamond"/>
            <w:i/>
            <w:noProof/>
            <w:rPrChange w:id="160" w:author="Lauren Harrison" w:date="2020-08-10T13:59:00Z">
              <w:rPr>
                <w:rFonts w:ascii="Garamond" w:hAnsi="Garamond"/>
                <w:i/>
                <w:noProof/>
                <w:color w:val="2E74B5" w:themeColor="accent5" w:themeShade="BF"/>
              </w:rPr>
            </w:rPrChange>
          </w:rPr>
          <w:t>et al.</w:t>
        </w:r>
        <w:r w:rsidRPr="00810362">
          <w:rPr>
            <w:rFonts w:ascii="Garamond" w:hAnsi="Garamond"/>
            <w:noProof/>
            <w:rPrChange w:id="161" w:author="Lauren Harrison" w:date="2020-08-10T13:59:00Z">
              <w:rPr>
                <w:rFonts w:ascii="Garamond" w:hAnsi="Garamond"/>
                <w:noProof/>
                <w:color w:val="2E74B5" w:themeColor="accent5" w:themeShade="BF"/>
              </w:rPr>
            </w:rPrChange>
          </w:rPr>
          <w:t xml:space="preserve"> 2016)</w:t>
        </w:r>
        <w:r w:rsidRPr="00810362">
          <w:rPr>
            <w:rFonts w:ascii="Garamond" w:hAnsi="Garamond"/>
            <w:rPrChange w:id="162" w:author="Lauren Harrison" w:date="2020-08-10T13:59:00Z">
              <w:rPr>
                <w:rFonts w:ascii="Garamond" w:hAnsi="Garamond"/>
                <w:color w:val="2E74B5" w:themeColor="accent5" w:themeShade="BF"/>
              </w:rPr>
            </w:rPrChange>
          </w:rPr>
          <w:fldChar w:fldCharType="end"/>
        </w:r>
        <w:r w:rsidRPr="00810362">
          <w:rPr>
            <w:rFonts w:ascii="Garamond" w:hAnsi="Garamond"/>
            <w:rPrChange w:id="163" w:author="Lauren Harrison" w:date="2020-08-10T13:59:00Z">
              <w:rPr>
                <w:rFonts w:ascii="Garamond" w:hAnsi="Garamond"/>
                <w:color w:val="2E74B5" w:themeColor="accent5" w:themeShade="BF"/>
              </w:rPr>
            </w:rPrChange>
          </w:rPr>
          <w:t xml:space="preserve">, aggressiveness </w:t>
        </w:r>
        <w:r w:rsidRPr="00810362">
          <w:rPr>
            <w:rFonts w:ascii="Garamond" w:hAnsi="Garamond"/>
            <w:rPrChange w:id="164" w:author="Lauren Harrison" w:date="2020-08-10T13:59:00Z">
              <w:rPr>
                <w:rFonts w:ascii="Garamond" w:hAnsi="Garamond"/>
                <w:color w:val="2E74B5" w:themeColor="accent5" w:themeShade="BF"/>
              </w:rPr>
            </w:rPrChange>
          </w:rPr>
          <w:fldChar w:fldCharType="begin" w:fldLock="1"/>
        </w:r>
        <w:r w:rsidRPr="00810362">
          <w:rPr>
            <w:rFonts w:ascii="Garamond" w:hAnsi="Garamond"/>
            <w:rPrChange w:id="165" w:author="Lauren Harrison" w:date="2020-08-10T13:59:00Z">
              <w:rPr>
                <w:rFonts w:ascii="Garamond" w:hAnsi="Garamond"/>
                <w:color w:val="2E74B5" w:themeColor="accent5" w:themeShade="BF"/>
              </w:rPr>
            </w:rPrChange>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810362">
          <w:rPr>
            <w:rFonts w:ascii="Garamond" w:hAnsi="Garamond"/>
            <w:rPrChange w:id="166" w:author="Lauren Harrison" w:date="2020-08-10T13:59:00Z">
              <w:rPr>
                <w:rFonts w:ascii="Garamond" w:hAnsi="Garamond"/>
                <w:color w:val="2E74B5" w:themeColor="accent5" w:themeShade="BF"/>
              </w:rPr>
            </w:rPrChange>
          </w:rPr>
          <w:fldChar w:fldCharType="separate"/>
        </w:r>
        <w:r w:rsidRPr="00810362">
          <w:rPr>
            <w:rFonts w:ascii="Garamond" w:hAnsi="Garamond"/>
            <w:noProof/>
            <w:rPrChange w:id="167" w:author="Lauren Harrison" w:date="2020-08-10T13:59:00Z">
              <w:rPr>
                <w:rFonts w:ascii="Garamond" w:hAnsi="Garamond"/>
                <w:noProof/>
                <w:color w:val="2E74B5" w:themeColor="accent5" w:themeShade="BF"/>
              </w:rPr>
            </w:rPrChange>
          </w:rPr>
          <w:t xml:space="preserve">(Deary </w:t>
        </w:r>
        <w:r w:rsidRPr="00810362">
          <w:rPr>
            <w:rFonts w:ascii="Garamond" w:hAnsi="Garamond"/>
            <w:i/>
            <w:noProof/>
            <w:rPrChange w:id="168" w:author="Lauren Harrison" w:date="2020-08-10T13:59:00Z">
              <w:rPr>
                <w:rFonts w:ascii="Garamond" w:hAnsi="Garamond"/>
                <w:i/>
                <w:noProof/>
                <w:color w:val="2E74B5" w:themeColor="accent5" w:themeShade="BF"/>
              </w:rPr>
            </w:rPrChange>
          </w:rPr>
          <w:t>et al.</w:t>
        </w:r>
        <w:r w:rsidRPr="00810362">
          <w:rPr>
            <w:rFonts w:ascii="Garamond" w:hAnsi="Garamond"/>
            <w:noProof/>
            <w:rPrChange w:id="169" w:author="Lauren Harrison" w:date="2020-08-10T13:59:00Z">
              <w:rPr>
                <w:rFonts w:ascii="Garamond" w:hAnsi="Garamond"/>
                <w:noProof/>
                <w:color w:val="2E74B5" w:themeColor="accent5" w:themeShade="BF"/>
              </w:rPr>
            </w:rPrChange>
          </w:rPr>
          <w:t xml:space="preserve"> 2003)</w:t>
        </w:r>
        <w:r w:rsidRPr="00810362">
          <w:rPr>
            <w:rFonts w:ascii="Garamond" w:hAnsi="Garamond"/>
            <w:rPrChange w:id="170" w:author="Lauren Harrison" w:date="2020-08-10T13:59:00Z">
              <w:rPr>
                <w:rFonts w:ascii="Garamond" w:hAnsi="Garamond"/>
                <w:color w:val="2E74B5" w:themeColor="accent5" w:themeShade="BF"/>
              </w:rPr>
            </w:rPrChange>
          </w:rPr>
          <w:fldChar w:fldCharType="end"/>
        </w:r>
        <w:r w:rsidRPr="00810362">
          <w:rPr>
            <w:rFonts w:ascii="Garamond" w:hAnsi="Garamond"/>
            <w:rPrChange w:id="171" w:author="Lauren Harrison" w:date="2020-08-10T13:59:00Z">
              <w:rPr>
                <w:rFonts w:ascii="Garamond" w:hAnsi="Garamond"/>
                <w:color w:val="2E74B5" w:themeColor="accent5" w:themeShade="BF"/>
              </w:rPr>
            </w:rPrChange>
          </w:rPr>
          <w:t>, other personality traits (</w:t>
        </w:r>
        <w:proofErr w:type="spellStart"/>
        <w:r w:rsidRPr="00810362">
          <w:rPr>
            <w:rFonts w:ascii="Garamond" w:hAnsi="Garamond"/>
            <w:highlight w:val="cyan"/>
            <w:rPrChange w:id="172" w:author="Lauren Harrison" w:date="2020-08-10T13:59:00Z">
              <w:rPr>
                <w:rFonts w:ascii="Garamond" w:hAnsi="Garamond"/>
                <w:color w:val="2E74B5" w:themeColor="accent5" w:themeShade="BF"/>
                <w:highlight w:val="cyan"/>
              </w:rPr>
            </w:rPrChange>
          </w:rPr>
          <w:t>Borkenau</w:t>
        </w:r>
        <w:proofErr w:type="spellEnd"/>
        <w:r w:rsidRPr="00810362">
          <w:rPr>
            <w:rFonts w:ascii="Garamond" w:hAnsi="Garamond"/>
            <w:highlight w:val="cyan"/>
            <w:rPrChange w:id="173" w:author="Lauren Harrison" w:date="2020-08-10T13:59:00Z">
              <w:rPr>
                <w:rFonts w:ascii="Garamond" w:hAnsi="Garamond"/>
                <w:color w:val="2E74B5" w:themeColor="accent5" w:themeShade="BF"/>
                <w:highlight w:val="cyan"/>
              </w:rPr>
            </w:rPrChange>
          </w:rPr>
          <w:t xml:space="preserve"> et al. 2013</w:t>
        </w:r>
        <w:r w:rsidRPr="00810362">
          <w:rPr>
            <w:rFonts w:ascii="Garamond" w:hAnsi="Garamond"/>
            <w:rPrChange w:id="174" w:author="Lauren Harrison" w:date="2020-08-10T13:59:00Z">
              <w:rPr>
                <w:rFonts w:ascii="Garamond" w:hAnsi="Garamond"/>
                <w:color w:val="2E74B5" w:themeColor="accent5" w:themeShade="BF"/>
              </w:rPr>
            </w:rPrChange>
          </w:rPr>
          <w:t>) and, ultimately, brain structure (</w:t>
        </w:r>
        <w:proofErr w:type="spellStart"/>
        <w:r w:rsidRPr="00810362">
          <w:rPr>
            <w:rFonts w:ascii="Garamond" w:hAnsi="Garamond"/>
            <w:highlight w:val="cyan"/>
            <w:rPrChange w:id="175" w:author="Lauren Harrison" w:date="2020-08-10T13:59:00Z">
              <w:rPr>
                <w:rFonts w:ascii="Garamond" w:hAnsi="Garamond"/>
                <w:color w:val="2E74B5" w:themeColor="accent5" w:themeShade="BF"/>
                <w:highlight w:val="cyan"/>
              </w:rPr>
            </w:rPrChange>
          </w:rPr>
          <w:t>Wierenga</w:t>
        </w:r>
        <w:proofErr w:type="spellEnd"/>
        <w:r w:rsidRPr="00810362">
          <w:rPr>
            <w:rFonts w:ascii="Garamond" w:hAnsi="Garamond"/>
            <w:highlight w:val="cyan"/>
            <w:rPrChange w:id="176" w:author="Lauren Harrison" w:date="2020-08-10T13:59:00Z">
              <w:rPr>
                <w:rFonts w:ascii="Garamond" w:hAnsi="Garamond"/>
                <w:color w:val="2E74B5" w:themeColor="accent5" w:themeShade="BF"/>
                <w:highlight w:val="cyan"/>
              </w:rPr>
            </w:rPrChange>
          </w:rPr>
          <w:t xml:space="preserve"> et al. 2020</w:t>
        </w:r>
        <w:r w:rsidRPr="00810362">
          <w:rPr>
            <w:rFonts w:ascii="Garamond" w:hAnsi="Garamond"/>
            <w:rPrChange w:id="177" w:author="Lauren Harrison" w:date="2020-08-10T13:59:00Z">
              <w:rPr>
                <w:rFonts w:ascii="Garamond" w:hAnsi="Garamond"/>
                <w:color w:val="2E74B5" w:themeColor="accent5" w:themeShade="BF"/>
              </w:rPr>
            </w:rPrChange>
          </w:rPr>
          <w:t xml:space="preserve">). The general conclusion of these studies is that boys/men tend to be more variable than girls/women. </w:t>
        </w:r>
      </w:ins>
    </w:p>
    <w:p w14:paraId="5F3B89A2" w14:textId="77777777" w:rsidR="00A76057" w:rsidRPr="00810362" w:rsidRDefault="00A76057" w:rsidP="00A76057">
      <w:pPr>
        <w:rPr>
          <w:ins w:id="178" w:author="Lauren Harrison" w:date="2020-08-10T09:43:00Z"/>
          <w:rFonts w:ascii="Garamond" w:hAnsi="Garamond"/>
          <w:rPrChange w:id="179" w:author="Lauren Harrison" w:date="2020-08-10T13:59:00Z">
            <w:rPr>
              <w:ins w:id="180" w:author="Lauren Harrison" w:date="2020-08-10T09:43:00Z"/>
              <w:rFonts w:ascii="Garamond" w:hAnsi="Garamond"/>
              <w:color w:val="FF0000"/>
            </w:rPr>
          </w:rPrChange>
        </w:rPr>
      </w:pPr>
    </w:p>
    <w:p w14:paraId="0A1BE2EC" w14:textId="250FBDAC" w:rsidR="00A76057" w:rsidRPr="00810362" w:rsidRDefault="00A76057" w:rsidP="00A76057">
      <w:pPr>
        <w:rPr>
          <w:ins w:id="181" w:author="Lauren Harrison" w:date="2020-08-10T09:43:00Z"/>
          <w:rFonts w:ascii="Garamond" w:hAnsi="Garamond"/>
          <w:rPrChange w:id="182" w:author="Lauren Harrison" w:date="2020-08-10T13:59:00Z">
            <w:rPr>
              <w:ins w:id="183" w:author="Lauren Harrison" w:date="2020-08-10T09:43:00Z"/>
              <w:rFonts w:ascii="Garamond" w:hAnsi="Garamond"/>
              <w:color w:val="2E74B5" w:themeColor="accent5" w:themeShade="BF"/>
            </w:rPr>
          </w:rPrChange>
        </w:rPr>
      </w:pPr>
      <w:ins w:id="184" w:author="Lauren Harrison" w:date="2020-08-10T09:43:00Z">
        <w:r w:rsidRPr="00810362">
          <w:rPr>
            <w:rFonts w:ascii="Garamond" w:hAnsi="Garamond"/>
            <w:rPrChange w:id="185" w:author="Lauren Harrison" w:date="2020-08-10T13:59:00Z">
              <w:rPr>
                <w:rFonts w:ascii="Garamond" w:hAnsi="Garamond"/>
                <w:color w:val="2E74B5" w:themeColor="accent5" w:themeShade="BF"/>
              </w:rPr>
            </w:rPrChange>
          </w:rPr>
          <w:t xml:space="preserve">Higher variability among individuals in behaviour, personalities and cognition among boys/men than girls/women could be due to both social and biological differences between the sexes. Many commentators have, however, argued for the primacy of biological differences. For example, Steve Pinker noted that: </w:t>
        </w:r>
        <w:r w:rsidRPr="00810362">
          <w:rPr>
            <w:rFonts w:ascii="Garamond" w:hAnsi="Garamond" w:cs="Times New Roman"/>
            <w:rPrChange w:id="186" w:author="Lauren Harrison" w:date="2020-08-10T13:59:00Z">
              <w:rPr>
                <w:rFonts w:ascii="Garamond" w:hAnsi="Garamond" w:cs="Times New Roman"/>
                <w:color w:val="2E74B5" w:themeColor="accent5" w:themeShade="BF"/>
              </w:rPr>
            </w:rPrChange>
          </w:rPr>
          <w:t>“</w:t>
        </w:r>
        <w:commentRangeStart w:id="187"/>
        <w:r w:rsidRPr="00810362">
          <w:rPr>
            <w:rFonts w:ascii="Garamond" w:eastAsia="Times New Roman" w:hAnsi="Garamond" w:cs="Times New Roman"/>
            <w:spacing w:val="-1"/>
            <w:rPrChange w:id="188" w:author="Lauren Harrison" w:date="2020-08-10T13:59:00Z">
              <w:rPr>
                <w:rFonts w:ascii="Garamond" w:eastAsia="Times New Roman" w:hAnsi="Garamond" w:cs="Times New Roman"/>
                <w:color w:val="2E74B5" w:themeColor="accent5" w:themeShade="BF"/>
                <w:spacing w:val="-1"/>
              </w:rPr>
            </w:rPrChange>
          </w:rPr>
          <w:t>Since a male can have more offspring than a female—but also has a greater chance of being childless (the victims of other males who impregnate the available females)—natural selection favours a slightly more conservative and reliable baby-building process for females and a slightly more ambitious and error-prone process for males” (</w:t>
        </w:r>
        <w:commentRangeEnd w:id="187"/>
        <w:r w:rsidRPr="00810362">
          <w:rPr>
            <w:rStyle w:val="CommentReference"/>
            <w:rPrChange w:id="189" w:author="Lauren Harrison" w:date="2020-08-10T13:59:00Z">
              <w:rPr>
                <w:rStyle w:val="CommentReference"/>
              </w:rPr>
            </w:rPrChange>
          </w:rPr>
          <w:commentReference w:id="187"/>
        </w:r>
        <w:r w:rsidRPr="00810362">
          <w:rPr>
            <w:rFonts w:ascii="Garamond" w:eastAsia="Times New Roman" w:hAnsi="Garamond" w:cs="Times New Roman"/>
            <w:spacing w:val="-1"/>
            <w:rPrChange w:id="190" w:author="Lauren Harrison" w:date="2020-08-10T13:59:00Z">
              <w:rPr>
                <w:rFonts w:ascii="Garamond" w:eastAsia="Times New Roman" w:hAnsi="Garamond" w:cs="Times New Roman"/>
                <w:color w:val="2E74B5" w:themeColor="accent5" w:themeShade="BF"/>
                <w:spacing w:val="-1"/>
              </w:rPr>
            </w:rPrChange>
          </w:rPr>
          <w:t>New Republic 2005). This line of reasoning is often supported by invoking studies showing t</w:t>
        </w:r>
        <w:r w:rsidRPr="00810362">
          <w:rPr>
            <w:rFonts w:ascii="Garamond" w:hAnsi="Garamond"/>
            <w:rPrChange w:id="191" w:author="Lauren Harrison" w:date="2020-08-10T13:59:00Z">
              <w:rPr>
                <w:rFonts w:ascii="Garamond" w:hAnsi="Garamond"/>
                <w:color w:val="2E74B5" w:themeColor="accent5" w:themeShade="BF"/>
              </w:rPr>
            </w:rPrChange>
          </w:rPr>
          <w:t xml:space="preserve">hat there is a trend across the animal kingdom for males to be more variable than females. It is true </w:t>
        </w:r>
      </w:ins>
      <w:ins w:id="192" w:author="Lauren Harrison" w:date="2020-08-10T16:29:00Z">
        <w:r w:rsidR="003C7B41" w:rsidRPr="00810362">
          <w:rPr>
            <w:rFonts w:ascii="Garamond" w:hAnsi="Garamond"/>
            <w:rPrChange w:id="193" w:author="Lauren Harrison" w:date="2020-08-10T13:59:00Z">
              <w:rPr>
                <w:rFonts w:ascii="Garamond" w:hAnsi="Garamond"/>
              </w:rPr>
            </w:rPrChange>
          </w:rPr>
          <w:t>that greater</w:t>
        </w:r>
      </w:ins>
      <w:ins w:id="194" w:author="Lauren Harrison" w:date="2020-08-10T09:43:00Z">
        <w:r w:rsidRPr="00810362">
          <w:rPr>
            <w:rFonts w:ascii="Garamond" w:hAnsi="Garamond"/>
            <w:rPrChange w:id="195" w:author="Lauren Harrison" w:date="2020-08-10T13:59:00Z">
              <w:rPr>
                <w:rFonts w:ascii="Garamond" w:hAnsi="Garamond"/>
                <w:color w:val="2E74B5" w:themeColor="accent5" w:themeShade="BF"/>
              </w:rPr>
            </w:rPrChange>
          </w:rPr>
          <w:t xml:space="preserve"> male than female variability in animals has indeed been reported for many traits, but the strength of the evidence is mixed. The clearest evidence comes from studies showing greater </w:t>
        </w:r>
        <w:r w:rsidRPr="00810362">
          <w:rPr>
            <w:rFonts w:ascii="Garamond" w:hAnsi="Garamond"/>
            <w:rPrChange w:id="196" w:author="Lauren Harrison" w:date="2020-08-10T13:59:00Z">
              <w:rPr>
                <w:rFonts w:ascii="Garamond" w:hAnsi="Garamond"/>
                <w:color w:val="2E74B5" w:themeColor="accent5" w:themeShade="BF"/>
              </w:rPr>
            </w:rPrChange>
          </w:rPr>
          <w:lastRenderedPageBreak/>
          <w:t>variability in morphology, especially that associated with traits under sexual selection, including sexual ornaments, courtship displays, weaponry and body size (</w:t>
        </w:r>
        <w:proofErr w:type="spellStart"/>
        <w:r w:rsidRPr="00810362">
          <w:rPr>
            <w:rFonts w:ascii="Garamond" w:hAnsi="Garamond"/>
            <w:rPrChange w:id="197" w:author="Lauren Harrison" w:date="2020-08-10T13:59:00Z">
              <w:rPr>
                <w:rFonts w:ascii="Garamond" w:hAnsi="Garamond"/>
                <w:color w:val="2E74B5" w:themeColor="accent5" w:themeShade="BF"/>
              </w:rPr>
            </w:rPrChange>
          </w:rPr>
          <w:t>Pomiankowski</w:t>
        </w:r>
        <w:proofErr w:type="spellEnd"/>
        <w:r w:rsidRPr="00810362">
          <w:rPr>
            <w:rFonts w:ascii="Garamond" w:hAnsi="Garamond"/>
            <w:rPrChange w:id="198" w:author="Lauren Harrison" w:date="2020-08-10T13:59:00Z">
              <w:rPr>
                <w:rFonts w:ascii="Garamond" w:hAnsi="Garamond"/>
                <w:color w:val="2E74B5" w:themeColor="accent5" w:themeShade="BF"/>
              </w:rPr>
            </w:rPrChange>
          </w:rPr>
          <w:t xml:space="preserve"> &amp; </w:t>
        </w:r>
        <w:proofErr w:type="spellStart"/>
        <w:r w:rsidRPr="00810362">
          <w:rPr>
            <w:rFonts w:ascii="Garamond" w:hAnsi="Garamond"/>
            <w:rPrChange w:id="199" w:author="Lauren Harrison" w:date="2020-08-10T13:59:00Z">
              <w:rPr>
                <w:rFonts w:ascii="Garamond" w:hAnsi="Garamond"/>
                <w:color w:val="2E74B5" w:themeColor="accent5" w:themeShade="BF"/>
              </w:rPr>
            </w:rPrChange>
          </w:rPr>
          <w:t>Møller</w:t>
        </w:r>
        <w:proofErr w:type="spellEnd"/>
        <w:r w:rsidRPr="00810362">
          <w:rPr>
            <w:rFonts w:ascii="Garamond" w:hAnsi="Garamond"/>
            <w:rPrChange w:id="200" w:author="Lauren Harrison" w:date="2020-08-10T13:59:00Z">
              <w:rPr>
                <w:rFonts w:ascii="Garamond" w:hAnsi="Garamond"/>
                <w:color w:val="2E74B5" w:themeColor="accent5" w:themeShade="BF"/>
              </w:rPr>
            </w:rPrChange>
          </w:rPr>
          <w:t xml:space="preserve"> 1995; </w:t>
        </w:r>
        <w:r w:rsidRPr="00810362">
          <w:rPr>
            <w:rFonts w:ascii="Garamond" w:hAnsi="Garamond"/>
            <w:highlight w:val="cyan"/>
            <w:rPrChange w:id="201" w:author="Lauren Harrison" w:date="2020-08-10T13:59:00Z">
              <w:rPr>
                <w:rFonts w:ascii="Garamond" w:hAnsi="Garamond"/>
                <w:color w:val="2E74B5" w:themeColor="accent5" w:themeShade="BF"/>
                <w:highlight w:val="cyan"/>
              </w:rPr>
            </w:rPrChange>
          </w:rPr>
          <w:t xml:space="preserve">REF – T Price B J Linn </w:t>
        </w:r>
        <w:proofErr w:type="spellStart"/>
        <w:r w:rsidRPr="00810362">
          <w:rPr>
            <w:rFonts w:ascii="Garamond" w:hAnsi="Garamond"/>
            <w:highlight w:val="cyan"/>
            <w:rPrChange w:id="202" w:author="Lauren Harrison" w:date="2020-08-10T13:59:00Z">
              <w:rPr>
                <w:rFonts w:ascii="Garamond" w:hAnsi="Garamond"/>
                <w:color w:val="2E74B5" w:themeColor="accent5" w:themeShade="BF"/>
                <w:highlight w:val="cyan"/>
              </w:rPr>
            </w:rPrChange>
          </w:rPr>
          <w:t>Soc</w:t>
        </w:r>
        <w:proofErr w:type="spellEnd"/>
        <w:r w:rsidRPr="00810362">
          <w:rPr>
            <w:rFonts w:ascii="Garamond" w:hAnsi="Garamond"/>
            <w:highlight w:val="cyan"/>
            <w:rPrChange w:id="203" w:author="Lauren Harrison" w:date="2020-08-10T13:59:00Z">
              <w:rPr>
                <w:rFonts w:ascii="Garamond" w:hAnsi="Garamond"/>
                <w:color w:val="2E74B5" w:themeColor="accent5" w:themeShade="BF"/>
                <w:highlight w:val="cyan"/>
              </w:rPr>
            </w:rPrChange>
          </w:rPr>
          <w:t>??;</w:t>
        </w:r>
        <w:r w:rsidRPr="00810362">
          <w:rPr>
            <w:rFonts w:ascii="Garamond" w:hAnsi="Garamond"/>
            <w:rPrChange w:id="204" w:author="Lauren Harrison" w:date="2020-08-10T13:59:00Z">
              <w:rPr>
                <w:rFonts w:ascii="Garamond" w:hAnsi="Garamond"/>
                <w:color w:val="2E74B5" w:themeColor="accent5" w:themeShade="BF"/>
              </w:rPr>
            </w:rPrChange>
          </w:rPr>
          <w:t xml:space="preserve"> </w:t>
        </w:r>
        <w:r w:rsidRPr="00810362">
          <w:rPr>
            <w:rFonts w:ascii="Garamond" w:hAnsi="Garamond"/>
            <w:highlight w:val="cyan"/>
            <w:rPrChange w:id="205" w:author="Lauren Harrison" w:date="2020-08-10T13:59:00Z">
              <w:rPr>
                <w:rFonts w:ascii="Garamond" w:hAnsi="Garamond"/>
                <w:color w:val="2E74B5" w:themeColor="accent5" w:themeShade="BF"/>
                <w:highlight w:val="cyan"/>
              </w:rPr>
            </w:rPrChange>
          </w:rPr>
          <w:t xml:space="preserve">Archer &amp; </w:t>
        </w:r>
        <w:proofErr w:type="spellStart"/>
        <w:r w:rsidRPr="00810362">
          <w:rPr>
            <w:rFonts w:ascii="Garamond" w:hAnsi="Garamond"/>
            <w:highlight w:val="cyan"/>
            <w:rPrChange w:id="206" w:author="Lauren Harrison" w:date="2020-08-10T13:59:00Z">
              <w:rPr>
                <w:rFonts w:ascii="Garamond" w:hAnsi="Garamond"/>
                <w:color w:val="2E74B5" w:themeColor="accent5" w:themeShade="BF"/>
                <w:highlight w:val="cyan"/>
              </w:rPr>
            </w:rPrChange>
          </w:rPr>
          <w:t>Mehdikhani</w:t>
        </w:r>
        <w:proofErr w:type="spellEnd"/>
        <w:r w:rsidRPr="00810362">
          <w:rPr>
            <w:rFonts w:ascii="Garamond" w:hAnsi="Garamond"/>
            <w:highlight w:val="cyan"/>
            <w:rPrChange w:id="207" w:author="Lauren Harrison" w:date="2020-08-10T13:59:00Z">
              <w:rPr>
                <w:rFonts w:ascii="Garamond" w:hAnsi="Garamond"/>
                <w:color w:val="2E74B5" w:themeColor="accent5" w:themeShade="BF"/>
                <w:highlight w:val="cyan"/>
              </w:rPr>
            </w:rPrChange>
          </w:rPr>
          <w:t xml:space="preserve"> 2003; Reinhold &amp; </w:t>
        </w:r>
        <w:proofErr w:type="spellStart"/>
        <w:r w:rsidRPr="00810362">
          <w:rPr>
            <w:rFonts w:ascii="Garamond" w:hAnsi="Garamond"/>
            <w:highlight w:val="cyan"/>
            <w:rPrChange w:id="208" w:author="Lauren Harrison" w:date="2020-08-10T13:59:00Z">
              <w:rPr>
                <w:rFonts w:ascii="Garamond" w:hAnsi="Garamond"/>
                <w:color w:val="2E74B5" w:themeColor="accent5" w:themeShade="BF"/>
                <w:highlight w:val="cyan"/>
              </w:rPr>
            </w:rPrChange>
          </w:rPr>
          <w:t>Engqvist</w:t>
        </w:r>
        <w:proofErr w:type="spellEnd"/>
        <w:r w:rsidRPr="00810362">
          <w:rPr>
            <w:rFonts w:ascii="Garamond" w:hAnsi="Garamond"/>
            <w:highlight w:val="cyan"/>
            <w:rPrChange w:id="209" w:author="Lauren Harrison" w:date="2020-08-10T13:59:00Z">
              <w:rPr>
                <w:rFonts w:ascii="Garamond" w:hAnsi="Garamond"/>
                <w:color w:val="2E74B5" w:themeColor="accent5" w:themeShade="BF"/>
                <w:highlight w:val="cyan"/>
              </w:rPr>
            </w:rPrChange>
          </w:rPr>
          <w:t xml:space="preserve"> 2013; Wyman &amp; Rowe 2014</w:t>
        </w:r>
        <w:r w:rsidRPr="00810362">
          <w:rPr>
            <w:rFonts w:ascii="Garamond" w:hAnsi="Garamond"/>
            <w:rPrChange w:id="210" w:author="Lauren Harrison" w:date="2020-08-10T13:59:00Z">
              <w:rPr>
                <w:rFonts w:ascii="Garamond" w:hAnsi="Garamond"/>
                <w:color w:val="2E74B5" w:themeColor="accent5" w:themeShade="BF"/>
              </w:rPr>
            </w:rPrChange>
          </w:rPr>
          <w:t>). The evidence is, however, largely absent for behaviours that are displayed by both sexes. For example, in an extensive meta-analysis of data from over 27,000 mice there was no evidence that male behaviour was more variable than that of females (</w:t>
        </w:r>
        <w:proofErr w:type="spellStart"/>
        <w:r w:rsidRPr="00810362">
          <w:rPr>
            <w:rFonts w:ascii="Garamond" w:hAnsi="Garamond"/>
            <w:highlight w:val="cyan"/>
            <w:rPrChange w:id="211" w:author="Lauren Harrison" w:date="2020-08-10T13:59:00Z">
              <w:rPr>
                <w:rFonts w:ascii="Garamond" w:hAnsi="Garamond"/>
                <w:color w:val="2E74B5" w:themeColor="accent5" w:themeShade="BF"/>
                <w:highlight w:val="cyan"/>
              </w:rPr>
            </w:rPrChange>
          </w:rPr>
          <w:t>Zajitschek</w:t>
        </w:r>
        <w:proofErr w:type="spellEnd"/>
        <w:r w:rsidRPr="00810362">
          <w:rPr>
            <w:rFonts w:ascii="Garamond" w:hAnsi="Garamond"/>
            <w:highlight w:val="cyan"/>
            <w:rPrChange w:id="212" w:author="Lauren Harrison" w:date="2020-08-10T13:59:00Z">
              <w:rPr>
                <w:rFonts w:ascii="Garamond" w:hAnsi="Garamond"/>
                <w:color w:val="2E74B5" w:themeColor="accent5" w:themeShade="BF"/>
                <w:highlight w:val="cyan"/>
              </w:rPr>
            </w:rPrChange>
          </w:rPr>
          <w:t xml:space="preserve"> et al. 2020</w:t>
        </w:r>
        <w:r w:rsidRPr="00810362">
          <w:rPr>
            <w:rFonts w:ascii="Garamond" w:hAnsi="Garamond"/>
            <w:rPrChange w:id="213" w:author="Lauren Harrison" w:date="2020-08-10T13:59:00Z">
              <w:rPr>
                <w:rFonts w:ascii="Garamond" w:hAnsi="Garamond"/>
                <w:color w:val="2E74B5" w:themeColor="accent5" w:themeShade="BF"/>
              </w:rPr>
            </w:rPrChange>
          </w:rPr>
          <w:t>). More generally, there was no consistent pattern in mice for males to be more variable than females: which sex was more variable depended on the type of trait being measured.  More broadly, there is only weak evidence from a small-scale meta-analysis (n = 96 effect sizes) that male behaviour is more variable than that of females in animals (</w:t>
        </w:r>
        <w:proofErr w:type="spellStart"/>
        <w:r w:rsidRPr="00810362">
          <w:rPr>
            <w:rFonts w:ascii="Garamond" w:hAnsi="Garamond"/>
            <w:highlight w:val="cyan"/>
            <w:rPrChange w:id="214" w:author="Lauren Harrison" w:date="2020-08-10T13:59:00Z">
              <w:rPr>
                <w:rFonts w:ascii="Garamond" w:hAnsi="Garamond"/>
                <w:color w:val="2E74B5" w:themeColor="accent5" w:themeShade="BF"/>
                <w:highlight w:val="cyan"/>
              </w:rPr>
            </w:rPrChange>
          </w:rPr>
          <w:t>Tarka</w:t>
        </w:r>
        <w:proofErr w:type="spellEnd"/>
        <w:r w:rsidRPr="00810362">
          <w:rPr>
            <w:rFonts w:ascii="Garamond" w:hAnsi="Garamond"/>
            <w:highlight w:val="cyan"/>
            <w:rPrChange w:id="215" w:author="Lauren Harrison" w:date="2020-08-10T13:59:00Z">
              <w:rPr>
                <w:rFonts w:ascii="Garamond" w:hAnsi="Garamond"/>
                <w:color w:val="2E74B5" w:themeColor="accent5" w:themeShade="BF"/>
                <w:highlight w:val="cyan"/>
              </w:rPr>
            </w:rPrChange>
          </w:rPr>
          <w:t xml:space="preserve"> et al. 2018</w:t>
        </w:r>
        <w:r w:rsidRPr="00810362">
          <w:rPr>
            <w:rFonts w:ascii="Garamond" w:hAnsi="Garamond"/>
            <w:rPrChange w:id="216" w:author="Lauren Harrison" w:date="2020-08-10T13:59:00Z">
              <w:rPr>
                <w:rFonts w:ascii="Garamond" w:hAnsi="Garamond"/>
                <w:color w:val="2E74B5" w:themeColor="accent5" w:themeShade="BF"/>
              </w:rPr>
            </w:rPrChange>
          </w:rPr>
          <w:t xml:space="preserve">).  </w:t>
        </w:r>
      </w:ins>
    </w:p>
    <w:p w14:paraId="6ADD2DC1" w14:textId="77777777" w:rsidR="00A76057" w:rsidRPr="00810362" w:rsidRDefault="00A76057" w:rsidP="00A76057">
      <w:pPr>
        <w:rPr>
          <w:ins w:id="217" w:author="Lauren Harrison" w:date="2020-08-10T09:43:00Z"/>
          <w:rFonts w:ascii="Garamond" w:hAnsi="Garamond"/>
          <w:rPrChange w:id="218" w:author="Lauren Harrison" w:date="2020-08-10T13:59:00Z">
            <w:rPr>
              <w:ins w:id="219" w:author="Lauren Harrison" w:date="2020-08-10T09:43:00Z"/>
              <w:rFonts w:ascii="Garamond" w:hAnsi="Garamond"/>
              <w:color w:val="FF0000"/>
            </w:rPr>
          </w:rPrChange>
        </w:rPr>
      </w:pPr>
    </w:p>
    <w:p w14:paraId="423143E4" w14:textId="5D5514CB" w:rsidR="00A76057" w:rsidRPr="00810362" w:rsidRDefault="00A76057" w:rsidP="00A76057">
      <w:pPr>
        <w:ind w:firstLine="360"/>
        <w:rPr>
          <w:ins w:id="220" w:author="Lauren Harrison" w:date="2020-08-10T09:43:00Z"/>
          <w:rFonts w:ascii="Garamond" w:hAnsi="Garamond"/>
          <w:rPrChange w:id="221" w:author="Lauren Harrison" w:date="2020-08-10T13:59:00Z">
            <w:rPr>
              <w:ins w:id="222" w:author="Lauren Harrison" w:date="2020-08-10T09:43:00Z"/>
              <w:rFonts w:ascii="Garamond" w:hAnsi="Garamond"/>
              <w:color w:val="0070C0"/>
            </w:rPr>
          </w:rPrChange>
        </w:rPr>
      </w:pPr>
      <w:ins w:id="223" w:author="Lauren Harrison" w:date="2020-08-10T09:43:00Z">
        <w:r w:rsidRPr="00810362">
          <w:rPr>
            <w:rFonts w:ascii="Garamond" w:hAnsi="Garamond"/>
            <w:rPrChange w:id="224" w:author="Lauren Harrison" w:date="2020-08-10T13:59:00Z">
              <w:rPr>
                <w:rFonts w:ascii="Garamond" w:hAnsi="Garamond"/>
                <w:color w:val="0070C0"/>
              </w:rPr>
            </w:rPrChange>
          </w:rPr>
          <w:t xml:space="preserve">Human personality is quantified by classifying individuals based on their scores for five uncorrelated components of behaviour: extraversion, neuroticism, openness, conscientiousness and agreeableness </w:t>
        </w:r>
        <w:r w:rsidRPr="00810362">
          <w:rPr>
            <w:rFonts w:ascii="Garamond" w:hAnsi="Garamond"/>
            <w:rPrChange w:id="225" w:author="Lauren Harrison" w:date="2020-08-10T13:59:00Z">
              <w:rPr>
                <w:rFonts w:ascii="Garamond" w:hAnsi="Garamond"/>
                <w:color w:val="0070C0"/>
              </w:rPr>
            </w:rPrChange>
          </w:rPr>
          <w:fldChar w:fldCharType="begin" w:fldLock="1"/>
        </w:r>
        <w:r w:rsidRPr="00810362">
          <w:rPr>
            <w:rFonts w:ascii="Garamond" w:hAnsi="Garamond"/>
            <w:rPrChange w:id="226" w:author="Lauren Harrison" w:date="2020-08-10T13:59:00Z">
              <w:rPr>
                <w:rFonts w:ascii="Garamond" w:hAnsi="Garamond"/>
                <w:color w:val="0070C0"/>
              </w:rPr>
            </w:rPrChange>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810362">
          <w:rPr>
            <w:rFonts w:ascii="Garamond" w:hAnsi="Garamond"/>
            <w:rPrChange w:id="227" w:author="Lauren Harrison" w:date="2020-08-10T13:59:00Z">
              <w:rPr>
                <w:rFonts w:ascii="Garamond" w:hAnsi="Garamond"/>
                <w:color w:val="0070C0"/>
              </w:rPr>
            </w:rPrChange>
          </w:rPr>
          <w:fldChar w:fldCharType="separate"/>
        </w:r>
        <w:r w:rsidRPr="00810362">
          <w:rPr>
            <w:rFonts w:ascii="Garamond" w:hAnsi="Garamond"/>
            <w:noProof/>
            <w:rPrChange w:id="228" w:author="Lauren Harrison" w:date="2020-08-10T13:59:00Z">
              <w:rPr>
                <w:rFonts w:ascii="Garamond" w:hAnsi="Garamond"/>
                <w:noProof/>
                <w:color w:val="0070C0"/>
              </w:rPr>
            </w:rPrChange>
          </w:rPr>
          <w:t>(Costa &amp; McCrae 1992)</w:t>
        </w:r>
        <w:r w:rsidRPr="00810362">
          <w:rPr>
            <w:rFonts w:ascii="Garamond" w:hAnsi="Garamond"/>
            <w:rPrChange w:id="229" w:author="Lauren Harrison" w:date="2020-08-10T13:59:00Z">
              <w:rPr>
                <w:rFonts w:ascii="Garamond" w:hAnsi="Garamond"/>
                <w:color w:val="0070C0"/>
              </w:rPr>
            </w:rPrChange>
          </w:rPr>
          <w:fldChar w:fldCharType="end"/>
        </w:r>
        <w:r w:rsidRPr="00810362">
          <w:rPr>
            <w:rFonts w:ascii="Garamond" w:hAnsi="Garamond"/>
            <w:rPrChange w:id="230" w:author="Lauren Harrison" w:date="2020-08-10T13:59:00Z">
              <w:rPr>
                <w:rFonts w:ascii="Garamond" w:hAnsi="Garamond"/>
                <w:color w:val="0070C0"/>
              </w:rPr>
            </w:rPrChange>
          </w:rPr>
          <w:t>. As with most biological traits, these ‘Big Five’ factors are assumed to have differential costs and bene</w:t>
        </w:r>
        <w:bookmarkStart w:id="231" w:name="_GoBack"/>
        <w:bookmarkEnd w:id="231"/>
        <w:r w:rsidRPr="00810362">
          <w:rPr>
            <w:rFonts w:ascii="Garamond" w:hAnsi="Garamond"/>
            <w:rPrChange w:id="232" w:author="Lauren Harrison" w:date="2020-08-10T13:59:00Z">
              <w:rPr>
                <w:rFonts w:ascii="Garamond" w:hAnsi="Garamond"/>
                <w:color w:val="0070C0"/>
              </w:rPr>
            </w:rPrChange>
          </w:rPr>
          <w:t>fits arising from more extreme forms of expression. Individuals show repeatability in their scores over time and across a wide range of social and test situations. If we assume that there is an optimal, intermediate level of trait expression this begs the questions of what processes maintain variation among individuals. In the last 15 years, biologists have also started to pay attention to quantifying repeatable differences in behaviours in animals. Evidence for consistent difference among individuals are considered akin to that for variation in human personality. Biologists have grouped animal behavioural traits into five types that resemble those in humans: activity, aggression, boldness, exploration and sociability (</w:t>
        </w:r>
        <w:proofErr w:type="spellStart"/>
        <w:r w:rsidRPr="00810362">
          <w:rPr>
            <w:rFonts w:ascii="Garamond" w:hAnsi="Garamond"/>
            <w:rPrChange w:id="233" w:author="Lauren Harrison" w:date="2020-08-10T13:59:00Z">
              <w:rPr>
                <w:rFonts w:ascii="Garamond" w:hAnsi="Garamond"/>
                <w:color w:val="0070C0"/>
              </w:rPr>
            </w:rPrChange>
          </w:rPr>
          <w:t>Reale</w:t>
        </w:r>
        <w:proofErr w:type="spellEnd"/>
        <w:r w:rsidRPr="00810362">
          <w:rPr>
            <w:rFonts w:ascii="Garamond" w:hAnsi="Garamond"/>
            <w:rPrChange w:id="234" w:author="Lauren Harrison" w:date="2020-08-10T13:59:00Z">
              <w:rPr>
                <w:rFonts w:ascii="Garamond" w:hAnsi="Garamond"/>
                <w:color w:val="0070C0"/>
              </w:rPr>
            </w:rPrChange>
          </w:rPr>
          <w:t xml:space="preserve"> </w:t>
        </w:r>
        <w:r w:rsidRPr="00810362">
          <w:rPr>
            <w:rFonts w:ascii="Garamond" w:hAnsi="Garamond"/>
            <w:i/>
            <w:rPrChange w:id="235" w:author="Lauren Harrison" w:date="2020-08-10T13:59:00Z">
              <w:rPr>
                <w:rFonts w:ascii="Garamond" w:hAnsi="Garamond"/>
                <w:i/>
                <w:color w:val="0070C0"/>
              </w:rPr>
            </w:rPrChange>
          </w:rPr>
          <w:t>et al</w:t>
        </w:r>
        <w:r w:rsidRPr="00810362">
          <w:rPr>
            <w:rFonts w:ascii="Garamond" w:hAnsi="Garamond"/>
            <w:rPrChange w:id="236" w:author="Lauren Harrison" w:date="2020-08-10T13:59:00Z">
              <w:rPr>
                <w:rFonts w:ascii="Garamond" w:hAnsi="Garamond"/>
                <w:color w:val="0070C0"/>
              </w:rPr>
            </w:rPrChange>
          </w:rPr>
          <w:t xml:space="preserve">. 2007). For wild animals, consistent and predictable (i.e. repeatable) behaviour that do not change with age, or do not vary depending on the context appears to be potentially maladaptive. For example, </w:t>
        </w:r>
        <w:commentRangeStart w:id="237"/>
        <w:r w:rsidRPr="00810362">
          <w:rPr>
            <w:rFonts w:ascii="Garamond" w:hAnsi="Garamond"/>
            <w:highlight w:val="cyan"/>
            <w:rPrChange w:id="238" w:author="Lauren Harrison" w:date="2020-08-10T13:59:00Z">
              <w:rPr>
                <w:rFonts w:ascii="Garamond" w:hAnsi="Garamond"/>
                <w:color w:val="0070C0"/>
                <w:highlight w:val="cyan"/>
              </w:rPr>
            </w:rPrChange>
          </w:rPr>
          <w:t>XXXX</w:t>
        </w:r>
        <w:commentRangeEnd w:id="237"/>
        <w:r w:rsidRPr="00810362">
          <w:rPr>
            <w:rStyle w:val="CommentReference"/>
            <w:highlight w:val="cyan"/>
            <w:rPrChange w:id="239" w:author="Lauren Harrison" w:date="2020-08-10T13:59:00Z">
              <w:rPr>
                <w:rStyle w:val="CommentReference"/>
                <w:color w:val="0070C0"/>
                <w:highlight w:val="cyan"/>
              </w:rPr>
            </w:rPrChange>
          </w:rPr>
          <w:commentReference w:id="237"/>
        </w:r>
        <w:r w:rsidRPr="00810362">
          <w:rPr>
            <w:rFonts w:ascii="Garamond" w:hAnsi="Garamond"/>
            <w:rPrChange w:id="240" w:author="Lauren Harrison" w:date="2020-08-10T13:59:00Z">
              <w:rPr>
                <w:rFonts w:ascii="Garamond" w:hAnsi="Garamond"/>
                <w:color w:val="0070C0"/>
              </w:rPr>
            </w:rPrChange>
          </w:rPr>
          <w:t xml:space="preserve">. More generally, variation in personality among individuals raises evolutionary questions about how it is maintained in the face of natural selection, which should lead to convergence on an optimal phenotype </w:t>
        </w:r>
        <w:r w:rsidRPr="00810362">
          <w:rPr>
            <w:rFonts w:ascii="Garamond" w:hAnsi="Garamond"/>
            <w:rPrChange w:id="241" w:author="Lauren Harrison" w:date="2020-08-10T13:59:00Z">
              <w:rPr>
                <w:rFonts w:ascii="Garamond" w:hAnsi="Garamond"/>
                <w:color w:val="0070C0"/>
              </w:rPr>
            </w:rPrChange>
          </w:rPr>
          <w:fldChar w:fldCharType="begin" w:fldLock="1"/>
        </w:r>
        <w:r w:rsidRPr="00810362">
          <w:rPr>
            <w:rFonts w:ascii="Garamond" w:hAnsi="Garamond"/>
            <w:rPrChange w:id="242" w:author="Lauren Harrison" w:date="2020-08-10T13:59:00Z">
              <w:rPr>
                <w:rFonts w:ascii="Garamond" w:hAnsi="Garamond"/>
                <w:color w:val="0070C0"/>
              </w:rPr>
            </w:rPrChange>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Pr="00810362">
          <w:rPr>
            <w:rFonts w:ascii="Garamond" w:hAnsi="Garamond"/>
            <w:rPrChange w:id="243" w:author="Lauren Harrison" w:date="2020-08-10T13:59:00Z">
              <w:rPr>
                <w:rFonts w:ascii="Garamond" w:hAnsi="Garamond"/>
                <w:color w:val="0070C0"/>
              </w:rPr>
            </w:rPrChange>
          </w:rPr>
          <w:fldChar w:fldCharType="separate"/>
        </w:r>
        <w:r w:rsidRPr="00810362">
          <w:rPr>
            <w:rFonts w:ascii="Garamond" w:hAnsi="Garamond"/>
            <w:noProof/>
            <w:rPrChange w:id="244" w:author="Lauren Harrison" w:date="2020-08-10T13:59:00Z">
              <w:rPr>
                <w:rFonts w:ascii="Garamond" w:hAnsi="Garamond"/>
                <w:noProof/>
                <w:color w:val="0070C0"/>
              </w:rPr>
            </w:rPrChange>
          </w:rPr>
          <w:t>(Smith &amp; Blumstein 2008; Dingemanse &amp; Wolf 2010)</w:t>
        </w:r>
        <w:r w:rsidRPr="00810362">
          <w:rPr>
            <w:rFonts w:ascii="Garamond" w:hAnsi="Garamond"/>
            <w:rPrChange w:id="245" w:author="Lauren Harrison" w:date="2020-08-10T13:59:00Z">
              <w:rPr>
                <w:rFonts w:ascii="Garamond" w:hAnsi="Garamond"/>
                <w:color w:val="0070C0"/>
              </w:rPr>
            </w:rPrChange>
          </w:rPr>
          <w:fldChar w:fldCharType="end"/>
        </w:r>
        <w:r w:rsidRPr="00810362">
          <w:rPr>
            <w:rFonts w:ascii="Garamond" w:hAnsi="Garamond"/>
            <w:rPrChange w:id="246" w:author="Lauren Harrison" w:date="2020-08-10T13:59:00Z">
              <w:rPr>
                <w:rFonts w:ascii="Garamond" w:hAnsi="Garamond"/>
                <w:color w:val="0070C0"/>
              </w:rPr>
            </w:rPrChange>
          </w:rPr>
          <w:t>.</w:t>
        </w:r>
        <w:r w:rsidRPr="00810362">
          <w:rPr>
            <w:rFonts w:ascii="Garamond" w:hAnsi="Garamond"/>
            <w:rPrChange w:id="247" w:author="Lauren Harrison" w:date="2020-08-10T13:59:00Z">
              <w:rPr>
                <w:rFonts w:ascii="Garamond" w:hAnsi="Garamond"/>
                <w:color w:val="0070C0"/>
              </w:rPr>
            </w:rPrChange>
          </w:rPr>
          <w:fldChar w:fldCharType="begin" w:fldLock="1"/>
        </w:r>
        <w:r w:rsidRPr="00810362">
          <w:rPr>
            <w:rFonts w:ascii="Garamond" w:hAnsi="Garamond"/>
            <w:rPrChange w:id="248" w:author="Lauren Harrison" w:date="2020-08-10T13:59:00Z">
              <w:rPr>
                <w:rFonts w:ascii="Garamond" w:hAnsi="Garamond"/>
                <w:color w:val="0070C0"/>
              </w:rPr>
            </w:rPrChange>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810362">
          <w:rPr>
            <w:rFonts w:ascii="Garamond" w:hAnsi="Garamond"/>
            <w:rPrChange w:id="249" w:author="Lauren Harrison" w:date="2020-08-10T13:59:00Z">
              <w:rPr>
                <w:rFonts w:ascii="Garamond" w:hAnsi="Garamond"/>
                <w:color w:val="0070C0"/>
              </w:rPr>
            </w:rPrChange>
          </w:rPr>
          <w:fldChar w:fldCharType="separate"/>
        </w:r>
        <w:r w:rsidRPr="00810362">
          <w:rPr>
            <w:rFonts w:ascii="Garamond" w:hAnsi="Garamond"/>
            <w:noProof/>
            <w:rPrChange w:id="250" w:author="Lauren Harrison" w:date="2020-08-10T13:59:00Z">
              <w:rPr>
                <w:rFonts w:ascii="Garamond" w:hAnsi="Garamond"/>
                <w:noProof/>
                <w:color w:val="0070C0"/>
              </w:rPr>
            </w:rPrChange>
          </w:rPr>
          <w:t>(</w:t>
        </w:r>
        <w:proofErr w:type="spellStart"/>
        <w:r w:rsidRPr="00810362">
          <w:rPr>
            <w:rFonts w:ascii="Garamond" w:hAnsi="Garamond"/>
            <w:noProof/>
            <w:rPrChange w:id="251" w:author="Lauren Harrison" w:date="2020-08-10T13:59:00Z">
              <w:rPr>
                <w:rFonts w:ascii="Garamond" w:hAnsi="Garamond"/>
                <w:noProof/>
                <w:color w:val="0070C0"/>
              </w:rPr>
            </w:rPrChange>
          </w:rPr>
          <w:t>Dingemanse</w:t>
        </w:r>
        <w:proofErr w:type="spellEnd"/>
        <w:r w:rsidRPr="00810362">
          <w:rPr>
            <w:rFonts w:ascii="Garamond" w:hAnsi="Garamond"/>
            <w:noProof/>
            <w:rPrChange w:id="252" w:author="Lauren Harrison" w:date="2020-08-10T13:59:00Z">
              <w:rPr>
                <w:rFonts w:ascii="Garamond" w:hAnsi="Garamond"/>
                <w:noProof/>
                <w:color w:val="0070C0"/>
              </w:rPr>
            </w:rPrChange>
          </w:rPr>
          <w:t xml:space="preserve"> </w:t>
        </w:r>
        <w:r w:rsidRPr="00810362">
          <w:rPr>
            <w:rFonts w:ascii="Garamond" w:hAnsi="Garamond"/>
            <w:i/>
            <w:noProof/>
            <w:rPrChange w:id="253" w:author="Lauren Harrison" w:date="2020-08-10T13:59:00Z">
              <w:rPr>
                <w:rFonts w:ascii="Garamond" w:hAnsi="Garamond"/>
                <w:i/>
                <w:noProof/>
                <w:color w:val="0070C0"/>
              </w:rPr>
            </w:rPrChange>
          </w:rPr>
          <w:t>et al.</w:t>
        </w:r>
        <w:r w:rsidRPr="00810362">
          <w:rPr>
            <w:rFonts w:ascii="Garamond" w:hAnsi="Garamond"/>
            <w:noProof/>
            <w:rPrChange w:id="254" w:author="Lauren Harrison" w:date="2020-08-10T13:59:00Z">
              <w:rPr>
                <w:rFonts w:ascii="Garamond" w:hAnsi="Garamond"/>
                <w:noProof/>
                <w:color w:val="0070C0"/>
              </w:rPr>
            </w:rPrChange>
          </w:rPr>
          <w:t xml:space="preserve"> 2010)</w:t>
        </w:r>
        <w:r w:rsidRPr="00810362">
          <w:rPr>
            <w:rFonts w:ascii="Garamond" w:hAnsi="Garamond"/>
            <w:rPrChange w:id="255" w:author="Lauren Harrison" w:date="2020-08-10T13:59:00Z">
              <w:rPr>
                <w:rFonts w:ascii="Garamond" w:hAnsi="Garamond"/>
                <w:color w:val="0070C0"/>
              </w:rPr>
            </w:rPrChange>
          </w:rPr>
          <w:fldChar w:fldCharType="end"/>
        </w:r>
        <w:r w:rsidRPr="00810362">
          <w:rPr>
            <w:rFonts w:ascii="Garamond" w:hAnsi="Garamond"/>
            <w:rPrChange w:id="256" w:author="Lauren Harrison" w:date="2020-08-10T13:59:00Z">
              <w:rPr>
                <w:rFonts w:ascii="Garamond" w:hAnsi="Garamond"/>
                <w:color w:val="0070C0"/>
              </w:rPr>
            </w:rPrChange>
          </w:rPr>
          <w:t xml:space="preserve">. The four main explanations invoked by biologists are: (a) non-linear selection favouring extreme trait expression; (b) negative frequency-dependent selection; (c) life-history trade-offs; and (d) developmental or genetic constraints. Each explanation could potentially apply to both human and animal personalities. Crucially, they might also explain sex differences in the magnitude of variation in personality: </w:t>
        </w:r>
      </w:ins>
      <w:ins w:id="257" w:author="Lauren Harrison" w:date="2020-08-10T13:58:00Z">
        <w:r w:rsidR="00926BEC" w:rsidRPr="00810362">
          <w:rPr>
            <w:rFonts w:ascii="Garamond" w:hAnsi="Garamond"/>
            <w:rPrChange w:id="258" w:author="Lauren Harrison" w:date="2020-08-10T13:59:00Z">
              <w:rPr>
                <w:rFonts w:ascii="Garamond" w:hAnsi="Garamond"/>
                <w:color w:val="0070C0"/>
              </w:rPr>
            </w:rPrChange>
          </w:rPr>
          <w:t>specifically,</w:t>
        </w:r>
      </w:ins>
      <w:ins w:id="259" w:author="Lauren Harrison" w:date="2020-08-10T09:43:00Z">
        <w:r w:rsidRPr="00810362">
          <w:rPr>
            <w:rFonts w:ascii="Garamond" w:hAnsi="Garamond"/>
            <w:rPrChange w:id="260" w:author="Lauren Harrison" w:date="2020-08-10T13:59:00Z">
              <w:rPr>
                <w:rFonts w:ascii="Garamond" w:hAnsi="Garamond"/>
                <w:color w:val="0070C0"/>
              </w:rPr>
            </w:rPrChange>
          </w:rPr>
          <w:t xml:space="preserve"> why males are more variable than females in their personality.  </w:t>
        </w:r>
      </w:ins>
    </w:p>
    <w:p w14:paraId="7706688D" w14:textId="77777777" w:rsidR="00A76057" w:rsidRPr="00810362" w:rsidRDefault="00A76057" w:rsidP="00A76057">
      <w:pPr>
        <w:rPr>
          <w:ins w:id="261" w:author="Lauren Harrison" w:date="2020-08-10T09:43:00Z"/>
          <w:rFonts w:ascii="Garamond" w:hAnsi="Garamond"/>
          <w:rPrChange w:id="262" w:author="Lauren Harrison" w:date="2020-08-10T13:59:00Z">
            <w:rPr>
              <w:ins w:id="263" w:author="Lauren Harrison" w:date="2020-08-10T09:43:00Z"/>
              <w:rFonts w:ascii="Garamond" w:hAnsi="Garamond"/>
              <w:color w:val="0070C0"/>
            </w:rPr>
          </w:rPrChange>
        </w:rPr>
      </w:pPr>
    </w:p>
    <w:p w14:paraId="4BE5EA8C" w14:textId="77777777" w:rsidR="00A76057" w:rsidRPr="00810362" w:rsidRDefault="00A76057" w:rsidP="00A76057">
      <w:pPr>
        <w:ind w:firstLine="360"/>
        <w:rPr>
          <w:ins w:id="264" w:author="Lauren Harrison" w:date="2020-08-10T09:43:00Z"/>
          <w:rFonts w:ascii="Garamond" w:hAnsi="Garamond"/>
          <w:rPrChange w:id="265" w:author="Lauren Harrison" w:date="2020-08-10T13:59:00Z">
            <w:rPr>
              <w:ins w:id="266" w:author="Lauren Harrison" w:date="2020-08-10T09:43:00Z"/>
              <w:rFonts w:ascii="Garamond" w:hAnsi="Garamond"/>
              <w:color w:val="0070C0"/>
            </w:rPr>
          </w:rPrChange>
        </w:rPr>
      </w:pPr>
      <w:ins w:id="267" w:author="Lauren Harrison" w:date="2020-08-10T09:43:00Z">
        <w:r w:rsidRPr="00810362">
          <w:rPr>
            <w:rFonts w:ascii="Garamond" w:hAnsi="Garamond"/>
            <w:rPrChange w:id="268" w:author="Lauren Harrison" w:date="2020-08-10T13:59:00Z">
              <w:rPr>
                <w:rFonts w:ascii="Garamond" w:hAnsi="Garamond"/>
                <w:color w:val="0070C0"/>
              </w:rPr>
            </w:rPrChange>
          </w:rPr>
          <w:t>First, sexual selection is usually stronger on males than females (</w:t>
        </w:r>
        <w:proofErr w:type="spellStart"/>
        <w:r w:rsidRPr="00810362">
          <w:rPr>
            <w:rFonts w:ascii="Garamond" w:hAnsi="Garamond"/>
            <w:highlight w:val="cyan"/>
            <w:rPrChange w:id="269" w:author="Lauren Harrison" w:date="2020-08-10T13:59:00Z">
              <w:rPr>
                <w:rFonts w:ascii="Garamond" w:hAnsi="Garamond"/>
                <w:color w:val="0070C0"/>
                <w:highlight w:val="cyan"/>
              </w:rPr>
            </w:rPrChange>
          </w:rPr>
          <w:t>Fromhage</w:t>
        </w:r>
        <w:proofErr w:type="spellEnd"/>
        <w:r w:rsidRPr="00810362">
          <w:rPr>
            <w:rFonts w:ascii="Garamond" w:hAnsi="Garamond"/>
            <w:highlight w:val="cyan"/>
            <w:rPrChange w:id="270" w:author="Lauren Harrison" w:date="2020-08-10T13:59:00Z">
              <w:rPr>
                <w:rFonts w:ascii="Garamond" w:hAnsi="Garamond"/>
                <w:color w:val="0070C0"/>
                <w:highlight w:val="cyan"/>
              </w:rPr>
            </w:rPrChange>
          </w:rPr>
          <w:t xml:space="preserve"> &amp; </w:t>
        </w:r>
        <w:proofErr w:type="spellStart"/>
        <w:r w:rsidRPr="00810362">
          <w:rPr>
            <w:rFonts w:ascii="Garamond" w:hAnsi="Garamond"/>
            <w:highlight w:val="cyan"/>
            <w:rPrChange w:id="271" w:author="Lauren Harrison" w:date="2020-08-10T13:59:00Z">
              <w:rPr>
                <w:rFonts w:ascii="Garamond" w:hAnsi="Garamond"/>
                <w:color w:val="0070C0"/>
                <w:highlight w:val="cyan"/>
              </w:rPr>
            </w:rPrChange>
          </w:rPr>
          <w:t>Jennions</w:t>
        </w:r>
        <w:proofErr w:type="spellEnd"/>
        <w:r w:rsidRPr="00810362">
          <w:rPr>
            <w:rFonts w:ascii="Garamond" w:hAnsi="Garamond"/>
            <w:highlight w:val="cyan"/>
            <w:rPrChange w:id="272" w:author="Lauren Harrison" w:date="2020-08-10T13:59:00Z">
              <w:rPr>
                <w:rFonts w:ascii="Garamond" w:hAnsi="Garamond"/>
                <w:color w:val="0070C0"/>
                <w:highlight w:val="cyan"/>
              </w:rPr>
            </w:rPrChange>
          </w:rPr>
          <w:t xml:space="preserve"> 2016; </w:t>
        </w:r>
        <w:proofErr w:type="spellStart"/>
        <w:r w:rsidRPr="00810362">
          <w:rPr>
            <w:rFonts w:ascii="Garamond" w:hAnsi="Garamond"/>
            <w:highlight w:val="cyan"/>
            <w:rPrChange w:id="273" w:author="Lauren Harrison" w:date="2020-08-10T13:59:00Z">
              <w:rPr>
                <w:rFonts w:ascii="Garamond" w:hAnsi="Garamond"/>
                <w:color w:val="0070C0"/>
                <w:highlight w:val="cyan"/>
              </w:rPr>
            </w:rPrChange>
          </w:rPr>
          <w:t>Janicke</w:t>
        </w:r>
        <w:proofErr w:type="spellEnd"/>
        <w:r w:rsidRPr="00810362">
          <w:rPr>
            <w:rFonts w:ascii="Garamond" w:hAnsi="Garamond"/>
            <w:highlight w:val="cyan"/>
            <w:rPrChange w:id="274" w:author="Lauren Harrison" w:date="2020-08-10T13:59:00Z">
              <w:rPr>
                <w:rFonts w:ascii="Garamond" w:hAnsi="Garamond"/>
                <w:color w:val="0070C0"/>
                <w:highlight w:val="cyan"/>
              </w:rPr>
            </w:rPrChange>
          </w:rPr>
          <w:t xml:space="preserve"> REF</w:t>
        </w:r>
        <w:r w:rsidRPr="00810362">
          <w:rPr>
            <w:rFonts w:ascii="Garamond" w:hAnsi="Garamond"/>
            <w:rPrChange w:id="275" w:author="Lauren Harrison" w:date="2020-08-10T13:59:00Z">
              <w:rPr>
                <w:rFonts w:ascii="Garamond" w:hAnsi="Garamond"/>
                <w:color w:val="0070C0"/>
              </w:rPr>
            </w:rPrChange>
          </w:rPr>
          <w:t>). It tends to favour individuals with the most extreme expression of traits that increase the likelihood of obtaining mates or fertilizing eggs, because the outcome of sexual competition is determined by relative advantage. This generates strong directional selection on the expression of traits that improve access of individuals to mates (e.g. weapons, ornaments and coercive behaviours) (</w:t>
        </w:r>
        <w:r w:rsidRPr="00810362">
          <w:rPr>
            <w:rFonts w:ascii="Garamond" w:hAnsi="Garamond"/>
            <w:rPrChange w:id="276" w:author="Lauren Harrison" w:date="2020-08-10T13:59:00Z">
              <w:rPr>
                <w:rFonts w:ascii="Garamond" w:hAnsi="Garamond"/>
                <w:color w:val="0070C0"/>
              </w:rPr>
            </w:rPrChange>
          </w:rPr>
          <w:fldChar w:fldCharType="begin" w:fldLock="1"/>
        </w:r>
        <w:r w:rsidRPr="00810362">
          <w:rPr>
            <w:rFonts w:ascii="Garamond" w:hAnsi="Garamond"/>
            <w:rPrChange w:id="277" w:author="Lauren Harrison" w:date="2020-08-10T13:59:00Z">
              <w:rPr>
                <w:rFonts w:ascii="Garamond" w:hAnsi="Garamond"/>
                <w:color w:val="0070C0"/>
              </w:rPr>
            </w:rPrChange>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810362">
          <w:rPr>
            <w:rFonts w:ascii="Garamond" w:hAnsi="Garamond"/>
            <w:rPrChange w:id="278" w:author="Lauren Harrison" w:date="2020-08-10T13:59:00Z">
              <w:rPr>
                <w:rFonts w:ascii="Garamond" w:hAnsi="Garamond"/>
                <w:color w:val="0070C0"/>
              </w:rPr>
            </w:rPrChange>
          </w:rPr>
          <w:fldChar w:fldCharType="separate"/>
        </w:r>
        <w:r w:rsidRPr="00810362">
          <w:rPr>
            <w:rFonts w:ascii="Garamond" w:hAnsi="Garamond"/>
            <w:noProof/>
            <w:rPrChange w:id="279" w:author="Lauren Harrison" w:date="2020-08-10T13:59:00Z">
              <w:rPr>
                <w:rFonts w:ascii="Garamond" w:hAnsi="Garamond"/>
                <w:noProof/>
                <w:color w:val="0070C0"/>
              </w:rPr>
            </w:rPrChange>
          </w:rPr>
          <w:t>Darwin 1871)</w:t>
        </w:r>
        <w:r w:rsidRPr="00810362">
          <w:rPr>
            <w:rFonts w:ascii="Garamond" w:hAnsi="Garamond"/>
            <w:rPrChange w:id="280" w:author="Lauren Harrison" w:date="2020-08-10T13:59:00Z">
              <w:rPr>
                <w:rFonts w:ascii="Garamond" w:hAnsi="Garamond"/>
                <w:color w:val="0070C0"/>
              </w:rPr>
            </w:rPrChange>
          </w:rPr>
          <w:fldChar w:fldCharType="end"/>
        </w:r>
        <w:r w:rsidRPr="00810362">
          <w:rPr>
            <w:rFonts w:ascii="Garamond" w:hAnsi="Garamond"/>
            <w:rPrChange w:id="281" w:author="Lauren Harrison" w:date="2020-08-10T13:59:00Z">
              <w:rPr>
                <w:rFonts w:ascii="Garamond" w:hAnsi="Garamond"/>
                <w:color w:val="0070C0"/>
              </w:rPr>
            </w:rPrChange>
          </w:rPr>
          <w:t>, or of sperm to eggs (</w:t>
        </w:r>
        <w:r w:rsidRPr="00810362">
          <w:rPr>
            <w:rFonts w:ascii="Garamond" w:hAnsi="Garamond"/>
            <w:highlight w:val="cyan"/>
            <w:rPrChange w:id="282" w:author="Lauren Harrison" w:date="2020-08-10T13:59:00Z">
              <w:rPr>
                <w:rFonts w:ascii="Garamond" w:hAnsi="Garamond"/>
                <w:color w:val="0070C0"/>
                <w:highlight w:val="cyan"/>
              </w:rPr>
            </w:rPrChange>
          </w:rPr>
          <w:t>REF</w:t>
        </w:r>
        <w:r w:rsidRPr="00810362">
          <w:rPr>
            <w:rFonts w:ascii="Garamond" w:hAnsi="Garamond"/>
            <w:rPrChange w:id="283" w:author="Lauren Harrison" w:date="2020-08-10T13:59:00Z">
              <w:rPr>
                <w:rFonts w:ascii="Garamond" w:hAnsi="Garamond"/>
                <w:color w:val="0070C0"/>
              </w:rPr>
            </w:rPrChange>
          </w:rPr>
          <w:t>). Sexual selection often favours condition-dependent expression of traits so that even small differences in resources acquisition among individuals due to chance events or small genetic differences translate into differential expression of sexual traits (</w:t>
        </w:r>
        <w:r w:rsidRPr="00810362">
          <w:rPr>
            <w:rFonts w:ascii="Garamond" w:hAnsi="Garamond"/>
            <w:highlight w:val="cyan"/>
            <w:rPrChange w:id="284" w:author="Lauren Harrison" w:date="2020-08-10T13:59:00Z">
              <w:rPr>
                <w:rFonts w:ascii="Garamond" w:hAnsi="Garamond"/>
                <w:color w:val="0070C0"/>
                <w:highlight w:val="cyan"/>
              </w:rPr>
            </w:rPrChange>
          </w:rPr>
          <w:t>Rowe &amp; Houle 1992</w:t>
        </w:r>
        <w:r w:rsidRPr="00810362">
          <w:rPr>
            <w:rFonts w:ascii="Garamond" w:hAnsi="Garamond"/>
            <w:rPrChange w:id="285" w:author="Lauren Harrison" w:date="2020-08-10T13:59:00Z">
              <w:rPr>
                <w:rFonts w:ascii="Garamond" w:hAnsi="Garamond"/>
                <w:color w:val="0070C0"/>
              </w:rPr>
            </w:rPrChange>
          </w:rPr>
          <w:t xml:space="preserve">), thereby increasing variance among individuals. A more controversial suggestion is that sexual selection favours developmental process that increase variation in the outcome due to non-linear payoffs of sexual trait expression. That is, the reward of developing a larger than average trait more than compensate for the loss from a smaller than average one </w:t>
        </w:r>
        <w:r w:rsidRPr="00810362">
          <w:rPr>
            <w:rFonts w:ascii="Garamond" w:hAnsi="Garamond"/>
            <w:rPrChange w:id="286" w:author="Lauren Harrison" w:date="2020-08-10T13:59:00Z">
              <w:rPr>
                <w:rFonts w:ascii="Garamond" w:hAnsi="Garamond"/>
                <w:color w:val="0070C0"/>
              </w:rPr>
            </w:rPrChange>
          </w:rPr>
          <w:fldChar w:fldCharType="begin" w:fldLock="1"/>
        </w:r>
        <w:r w:rsidRPr="00810362">
          <w:rPr>
            <w:rFonts w:ascii="Garamond" w:hAnsi="Garamond"/>
            <w:rPrChange w:id="287" w:author="Lauren Harrison" w:date="2020-08-10T13:59:00Z">
              <w:rPr>
                <w:rFonts w:ascii="Garamond" w:hAnsi="Garamond"/>
                <w:color w:val="0070C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810362">
          <w:rPr>
            <w:rFonts w:ascii="Garamond" w:hAnsi="Garamond"/>
            <w:rPrChange w:id="288" w:author="Lauren Harrison" w:date="2020-08-10T13:59:00Z">
              <w:rPr>
                <w:rFonts w:ascii="Garamond" w:hAnsi="Garamond"/>
                <w:color w:val="0070C0"/>
              </w:rPr>
            </w:rPrChange>
          </w:rPr>
          <w:fldChar w:fldCharType="separate"/>
        </w:r>
        <w:r w:rsidRPr="00810362">
          <w:rPr>
            <w:rFonts w:ascii="Garamond" w:hAnsi="Garamond"/>
            <w:noProof/>
            <w:rPrChange w:id="289" w:author="Lauren Harrison" w:date="2020-08-10T13:59:00Z">
              <w:rPr>
                <w:rFonts w:ascii="Garamond" w:hAnsi="Garamond"/>
                <w:noProof/>
                <w:color w:val="0070C0"/>
              </w:rPr>
            </w:rPrChange>
          </w:rPr>
          <w:t xml:space="preserve">(Pomiankowski &amp; Møller 1995; see also </w:t>
        </w:r>
        <w:r w:rsidRPr="00810362">
          <w:rPr>
            <w:rFonts w:ascii="Garamond" w:hAnsi="Garamond"/>
            <w:noProof/>
            <w:highlight w:val="cyan"/>
            <w:rPrChange w:id="290" w:author="Lauren Harrison" w:date="2020-08-10T13:59:00Z">
              <w:rPr>
                <w:rFonts w:ascii="Garamond" w:hAnsi="Garamond"/>
                <w:noProof/>
                <w:color w:val="0070C0"/>
                <w:highlight w:val="cyan"/>
              </w:rPr>
            </w:rPrChange>
          </w:rPr>
          <w:t>XXXRobertsPetrieXXX</w:t>
        </w:r>
        <w:r w:rsidRPr="00810362">
          <w:rPr>
            <w:rFonts w:ascii="Garamond" w:hAnsi="Garamond"/>
            <w:noProof/>
            <w:rPrChange w:id="291" w:author="Lauren Harrison" w:date="2020-08-10T13:59:00Z">
              <w:rPr>
                <w:rFonts w:ascii="Garamond" w:hAnsi="Garamond"/>
                <w:noProof/>
                <w:color w:val="0070C0"/>
              </w:rPr>
            </w:rPrChange>
          </w:rPr>
          <w:t>)</w:t>
        </w:r>
        <w:r w:rsidRPr="00810362">
          <w:rPr>
            <w:rFonts w:ascii="Garamond" w:hAnsi="Garamond"/>
            <w:rPrChange w:id="292" w:author="Lauren Harrison" w:date="2020-08-10T13:59:00Z">
              <w:rPr>
                <w:rFonts w:ascii="Garamond" w:hAnsi="Garamond"/>
                <w:color w:val="0070C0"/>
              </w:rPr>
            </w:rPrChange>
          </w:rPr>
          <w:fldChar w:fldCharType="end"/>
        </w:r>
        <w:r w:rsidRPr="00810362">
          <w:rPr>
            <w:rFonts w:ascii="Garamond" w:hAnsi="Garamond"/>
            <w:rPrChange w:id="293" w:author="Lauren Harrison" w:date="2020-08-10T13:59:00Z">
              <w:rPr>
                <w:rFonts w:ascii="Garamond" w:hAnsi="Garamond"/>
                <w:color w:val="0070C0"/>
              </w:rPr>
            </w:rPrChange>
          </w:rPr>
          <w:t xml:space="preserve">. Sexual selection for both mechanisms implies that traits that increase male reproductive success will exhibit greater variance among males than either the equivalent traits among females or naturally selected traits in either sex </w:t>
        </w:r>
        <w:r w:rsidRPr="00810362">
          <w:rPr>
            <w:rFonts w:ascii="Garamond" w:hAnsi="Garamond"/>
            <w:rPrChange w:id="294" w:author="Lauren Harrison" w:date="2020-08-10T13:59:00Z">
              <w:rPr>
                <w:rFonts w:ascii="Garamond" w:hAnsi="Garamond"/>
                <w:color w:val="0070C0"/>
              </w:rPr>
            </w:rPrChange>
          </w:rPr>
          <w:fldChar w:fldCharType="begin" w:fldLock="1"/>
        </w:r>
        <w:r w:rsidRPr="00810362">
          <w:rPr>
            <w:rFonts w:ascii="Garamond" w:hAnsi="Garamond"/>
            <w:rPrChange w:id="295" w:author="Lauren Harrison" w:date="2020-08-10T13:59:00Z">
              <w:rPr>
                <w:rFonts w:ascii="Garamond" w:hAnsi="Garamond"/>
                <w:color w:val="0070C0"/>
              </w:rPr>
            </w:rPrChange>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810362">
          <w:rPr>
            <w:rFonts w:ascii="Garamond" w:hAnsi="Garamond"/>
            <w:rPrChange w:id="296" w:author="Lauren Harrison" w:date="2020-08-10T13:59:00Z">
              <w:rPr>
                <w:rFonts w:ascii="Garamond" w:hAnsi="Garamond"/>
                <w:color w:val="0070C0"/>
              </w:rPr>
            </w:rPrChange>
          </w:rPr>
          <w:fldChar w:fldCharType="separate"/>
        </w:r>
        <w:r w:rsidRPr="00810362">
          <w:rPr>
            <w:rFonts w:ascii="Garamond" w:hAnsi="Garamond"/>
            <w:noProof/>
            <w:rPrChange w:id="297" w:author="Lauren Harrison" w:date="2020-08-10T13:59:00Z">
              <w:rPr>
                <w:rFonts w:ascii="Garamond" w:hAnsi="Garamond"/>
                <w:noProof/>
                <w:color w:val="0070C0"/>
              </w:rPr>
            </w:rPrChange>
          </w:rPr>
          <w:t>(Pomiankowski &amp; Møller 1995)</w:t>
        </w:r>
        <w:r w:rsidRPr="00810362">
          <w:rPr>
            <w:rFonts w:ascii="Garamond" w:hAnsi="Garamond"/>
            <w:rPrChange w:id="298" w:author="Lauren Harrison" w:date="2020-08-10T13:59:00Z">
              <w:rPr>
                <w:rFonts w:ascii="Garamond" w:hAnsi="Garamond"/>
                <w:color w:val="0070C0"/>
              </w:rPr>
            </w:rPrChange>
          </w:rPr>
          <w:fldChar w:fldCharType="end"/>
        </w:r>
        <w:r w:rsidRPr="00810362">
          <w:rPr>
            <w:rFonts w:ascii="Garamond" w:hAnsi="Garamond"/>
            <w:rPrChange w:id="299" w:author="Lauren Harrison" w:date="2020-08-10T13:59:00Z">
              <w:rPr>
                <w:rFonts w:ascii="Garamond" w:hAnsi="Garamond"/>
                <w:color w:val="0070C0"/>
              </w:rPr>
            </w:rPrChange>
          </w:rPr>
          <w:t xml:space="preserve">. There is some supporting </w:t>
        </w:r>
        <w:r w:rsidRPr="00810362">
          <w:rPr>
            <w:rFonts w:ascii="Garamond" w:hAnsi="Garamond"/>
            <w:rPrChange w:id="300" w:author="Lauren Harrison" w:date="2020-08-10T13:59:00Z">
              <w:rPr>
                <w:rFonts w:ascii="Garamond" w:hAnsi="Garamond"/>
                <w:color w:val="0070C0"/>
              </w:rPr>
            </w:rPrChange>
          </w:rPr>
          <w:lastRenderedPageBreak/>
          <w:t xml:space="preserve">evidence. In a meta-analysis comparing phenotypic variance among males and females respectively found significant higher variation among males for a set of reproductive and non-reproductive traits, but the sex difference in variance was larger for reproduction traits </w:t>
        </w:r>
        <w:r w:rsidRPr="00810362">
          <w:rPr>
            <w:rFonts w:ascii="Garamond" w:hAnsi="Garamond"/>
            <w:rPrChange w:id="301" w:author="Lauren Harrison" w:date="2020-08-10T13:59:00Z">
              <w:rPr>
                <w:rFonts w:ascii="Garamond" w:hAnsi="Garamond"/>
                <w:color w:val="0070C0"/>
              </w:rPr>
            </w:rPrChange>
          </w:rPr>
          <w:fldChar w:fldCharType="begin" w:fldLock="1"/>
        </w:r>
        <w:r w:rsidRPr="00810362">
          <w:rPr>
            <w:rFonts w:ascii="Garamond" w:hAnsi="Garamond"/>
            <w:rPrChange w:id="302" w:author="Lauren Harrison" w:date="2020-08-10T13:59:00Z">
              <w:rPr>
                <w:rFonts w:ascii="Garamond" w:hAnsi="Garamond"/>
                <w:color w:val="0070C0"/>
              </w:rPr>
            </w:rPrChange>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Pr="00810362">
          <w:rPr>
            <w:rFonts w:ascii="Garamond" w:hAnsi="Garamond"/>
            <w:rPrChange w:id="303" w:author="Lauren Harrison" w:date="2020-08-10T13:59:00Z">
              <w:rPr>
                <w:rFonts w:ascii="Garamond" w:hAnsi="Garamond"/>
                <w:color w:val="0070C0"/>
              </w:rPr>
            </w:rPrChange>
          </w:rPr>
          <w:fldChar w:fldCharType="separate"/>
        </w:r>
        <w:r w:rsidRPr="00810362">
          <w:rPr>
            <w:rFonts w:ascii="Garamond" w:hAnsi="Garamond"/>
            <w:noProof/>
            <w:rPrChange w:id="304" w:author="Lauren Harrison" w:date="2020-08-10T13:59:00Z">
              <w:rPr>
                <w:rFonts w:ascii="Garamond" w:hAnsi="Garamond"/>
                <w:noProof/>
                <w:color w:val="0070C0"/>
              </w:rPr>
            </w:rPrChange>
          </w:rPr>
          <w:t>(Wyman &amp; Rowe 2014)</w:t>
        </w:r>
        <w:r w:rsidRPr="00810362">
          <w:rPr>
            <w:rFonts w:ascii="Garamond" w:hAnsi="Garamond"/>
            <w:rPrChange w:id="305" w:author="Lauren Harrison" w:date="2020-08-10T13:59:00Z">
              <w:rPr>
                <w:rFonts w:ascii="Garamond" w:hAnsi="Garamond"/>
                <w:color w:val="0070C0"/>
              </w:rPr>
            </w:rPrChange>
          </w:rPr>
          <w:fldChar w:fldCharType="end"/>
        </w:r>
        <w:r w:rsidRPr="00810362">
          <w:rPr>
            <w:rFonts w:ascii="Garamond" w:hAnsi="Garamond"/>
            <w:rPrChange w:id="306" w:author="Lauren Harrison" w:date="2020-08-10T13:59:00Z">
              <w:rPr>
                <w:rFonts w:ascii="Garamond" w:hAnsi="Garamond"/>
                <w:color w:val="0070C0"/>
              </w:rPr>
            </w:rPrChange>
          </w:rPr>
          <w:t xml:space="preserve">. </w:t>
        </w:r>
      </w:ins>
    </w:p>
    <w:p w14:paraId="4E63EA7B" w14:textId="77777777" w:rsidR="00A76057" w:rsidRPr="00810362" w:rsidRDefault="00A76057" w:rsidP="00A76057">
      <w:pPr>
        <w:ind w:firstLine="360"/>
        <w:rPr>
          <w:ins w:id="307" w:author="Lauren Harrison" w:date="2020-08-10T09:43:00Z"/>
          <w:rFonts w:ascii="Garamond" w:hAnsi="Garamond"/>
          <w:rPrChange w:id="308" w:author="Lauren Harrison" w:date="2020-08-10T13:59:00Z">
            <w:rPr>
              <w:ins w:id="309" w:author="Lauren Harrison" w:date="2020-08-10T09:43:00Z"/>
              <w:rFonts w:ascii="Garamond" w:hAnsi="Garamond"/>
              <w:color w:val="FF0000"/>
            </w:rPr>
          </w:rPrChange>
        </w:rPr>
      </w:pPr>
    </w:p>
    <w:p w14:paraId="6A27408E" w14:textId="5922E590" w:rsidR="00A76057" w:rsidRPr="00810362" w:rsidRDefault="00A76057" w:rsidP="00A76057">
      <w:pPr>
        <w:ind w:firstLine="360"/>
        <w:rPr>
          <w:ins w:id="310" w:author="Lauren Harrison" w:date="2020-08-10T09:43:00Z"/>
          <w:rFonts w:ascii="Garamond" w:hAnsi="Garamond"/>
          <w:rPrChange w:id="311" w:author="Lauren Harrison" w:date="2020-08-10T13:59:00Z">
            <w:rPr>
              <w:ins w:id="312" w:author="Lauren Harrison" w:date="2020-08-10T09:43:00Z"/>
              <w:rFonts w:ascii="Garamond" w:hAnsi="Garamond"/>
              <w:color w:val="0070C0"/>
            </w:rPr>
          </w:rPrChange>
        </w:rPr>
      </w:pPr>
      <w:ins w:id="313" w:author="Lauren Harrison" w:date="2020-08-10T09:43:00Z">
        <w:r w:rsidRPr="00810362">
          <w:rPr>
            <w:rFonts w:ascii="Garamond" w:hAnsi="Garamond"/>
            <w:rPrChange w:id="314" w:author="Lauren Harrison" w:date="2020-08-10T13:59:00Z">
              <w:rPr>
                <w:rFonts w:ascii="Garamond" w:hAnsi="Garamond"/>
                <w:color w:val="0070C0"/>
              </w:rPr>
            </w:rPrChange>
          </w:rPr>
          <w:t>Second, negative frequency-dependent selection can maintain variation in any trait. However, it might be particularly important for behavioural traits, as the success of a given tactic often decreases when it is more widely deployed (</w:t>
        </w:r>
        <w:r w:rsidRPr="00810362">
          <w:rPr>
            <w:rFonts w:ascii="Garamond" w:hAnsi="Garamond"/>
            <w:highlight w:val="cyan"/>
            <w:rPrChange w:id="315" w:author="Lauren Harrison" w:date="2020-08-10T13:59:00Z">
              <w:rPr>
                <w:rFonts w:ascii="Garamond" w:hAnsi="Garamond"/>
                <w:color w:val="0070C0"/>
                <w:highlight w:val="cyan"/>
              </w:rPr>
            </w:rPrChange>
          </w:rPr>
          <w:t>REF</w:t>
        </w:r>
        <w:r w:rsidRPr="00810362">
          <w:rPr>
            <w:rFonts w:ascii="Garamond" w:hAnsi="Garamond"/>
            <w:rPrChange w:id="316" w:author="Lauren Harrison" w:date="2020-08-10T13:59:00Z">
              <w:rPr>
                <w:rFonts w:ascii="Garamond" w:hAnsi="Garamond"/>
                <w:color w:val="0070C0"/>
              </w:rPr>
            </w:rPrChange>
          </w:rPr>
          <w:t xml:space="preserve">). For example, </w:t>
        </w:r>
        <w:commentRangeStart w:id="317"/>
        <w:r w:rsidRPr="00810362">
          <w:rPr>
            <w:rFonts w:ascii="Garamond" w:hAnsi="Garamond"/>
            <w:highlight w:val="cyan"/>
            <w:rPrChange w:id="318" w:author="Lauren Harrison" w:date="2020-08-10T13:59:00Z">
              <w:rPr>
                <w:rFonts w:ascii="Garamond" w:hAnsi="Garamond"/>
                <w:color w:val="0070C0"/>
                <w:highlight w:val="cyan"/>
              </w:rPr>
            </w:rPrChange>
          </w:rPr>
          <w:t>XXXX</w:t>
        </w:r>
        <w:commentRangeEnd w:id="317"/>
        <w:r w:rsidRPr="00810362">
          <w:rPr>
            <w:rStyle w:val="CommentReference"/>
            <w:rPrChange w:id="319" w:author="Lauren Harrison" w:date="2020-08-10T13:59:00Z">
              <w:rPr>
                <w:rStyle w:val="CommentReference"/>
              </w:rPr>
            </w:rPrChange>
          </w:rPr>
          <w:commentReference w:id="317"/>
        </w:r>
        <w:r w:rsidRPr="00810362">
          <w:rPr>
            <w:rFonts w:ascii="Garamond" w:hAnsi="Garamond"/>
            <w:rPrChange w:id="320" w:author="Lauren Harrison" w:date="2020-08-10T13:59:00Z">
              <w:rPr>
                <w:rFonts w:ascii="Garamond" w:hAnsi="Garamond"/>
                <w:color w:val="0070C0"/>
              </w:rPr>
            </w:rPrChange>
          </w:rPr>
          <w:t>. Sexual selection on males often favour alternative mating tactics that are most successful when rare in the population (e.g. sneakers) (</w:t>
        </w:r>
        <w:r w:rsidRPr="00810362">
          <w:rPr>
            <w:rFonts w:ascii="Garamond" w:hAnsi="Garamond"/>
            <w:highlight w:val="cyan"/>
            <w:rPrChange w:id="321" w:author="Lauren Harrison" w:date="2020-08-10T13:59:00Z">
              <w:rPr>
                <w:rFonts w:ascii="Garamond" w:hAnsi="Garamond"/>
                <w:color w:val="0070C0"/>
                <w:highlight w:val="cyan"/>
              </w:rPr>
            </w:rPrChange>
          </w:rPr>
          <w:t>REF</w:t>
        </w:r>
        <w:r w:rsidRPr="00810362">
          <w:rPr>
            <w:rFonts w:ascii="Garamond" w:hAnsi="Garamond"/>
            <w:rPrChange w:id="322" w:author="Lauren Harrison" w:date="2020-08-10T13:59:00Z">
              <w:rPr>
                <w:rFonts w:ascii="Garamond" w:hAnsi="Garamond"/>
                <w:color w:val="0070C0"/>
              </w:rPr>
            </w:rPrChange>
          </w:rPr>
          <w:t>). These alternative mating tactic</w:t>
        </w:r>
      </w:ins>
      <w:ins w:id="323" w:author="Lauren Harrison" w:date="2020-08-10T13:58:00Z">
        <w:r w:rsidR="00926BEC" w:rsidRPr="00810362">
          <w:rPr>
            <w:rFonts w:ascii="Garamond" w:hAnsi="Garamond"/>
            <w:rPrChange w:id="324" w:author="Lauren Harrison" w:date="2020-08-10T13:59:00Z">
              <w:rPr>
                <w:rFonts w:ascii="Garamond" w:hAnsi="Garamond"/>
                <w:color w:val="0070C0"/>
              </w:rPr>
            </w:rPrChange>
          </w:rPr>
          <w:t>s</w:t>
        </w:r>
      </w:ins>
      <w:ins w:id="325" w:author="Lauren Harrison" w:date="2020-08-10T09:43:00Z">
        <w:r w:rsidRPr="00810362">
          <w:rPr>
            <w:rFonts w:ascii="Garamond" w:hAnsi="Garamond"/>
            <w:rPrChange w:id="326" w:author="Lauren Harrison" w:date="2020-08-10T13:59:00Z">
              <w:rPr>
                <w:rFonts w:ascii="Garamond" w:hAnsi="Garamond"/>
                <w:color w:val="0070C0"/>
              </w:rPr>
            </w:rPrChange>
          </w:rPr>
          <w:t xml:space="preserve"> are usually associated with a suite of morphological and behavioural traits that differ from those associated with the dominant mating acquisition tactic. Alternative mating tactics will therefore generate higher phenotypic variation among males than females.</w:t>
        </w:r>
      </w:ins>
    </w:p>
    <w:p w14:paraId="7EE4798C" w14:textId="77777777" w:rsidR="00A76057" w:rsidRPr="00810362" w:rsidRDefault="00A76057" w:rsidP="00A76057">
      <w:pPr>
        <w:ind w:firstLine="360"/>
        <w:rPr>
          <w:ins w:id="327" w:author="Lauren Harrison" w:date="2020-08-10T09:43:00Z"/>
          <w:rFonts w:ascii="Garamond" w:hAnsi="Garamond"/>
          <w:rPrChange w:id="328" w:author="Lauren Harrison" w:date="2020-08-10T13:59:00Z">
            <w:rPr>
              <w:ins w:id="329" w:author="Lauren Harrison" w:date="2020-08-10T09:43:00Z"/>
              <w:rFonts w:ascii="Garamond" w:hAnsi="Garamond"/>
              <w:color w:val="0070C0"/>
            </w:rPr>
          </w:rPrChange>
        </w:rPr>
      </w:pPr>
    </w:p>
    <w:p w14:paraId="1E17FAA1" w14:textId="1FF97453" w:rsidR="00A76057" w:rsidRPr="00810362" w:rsidRDefault="00A76057" w:rsidP="00A76057">
      <w:pPr>
        <w:ind w:firstLine="360"/>
        <w:rPr>
          <w:ins w:id="330" w:author="Lauren Harrison" w:date="2020-08-10T09:43:00Z"/>
          <w:rFonts w:ascii="Garamond" w:hAnsi="Garamond"/>
          <w:rPrChange w:id="331" w:author="Lauren Harrison" w:date="2020-08-10T13:59:00Z">
            <w:rPr>
              <w:ins w:id="332" w:author="Lauren Harrison" w:date="2020-08-10T09:43:00Z"/>
              <w:rFonts w:ascii="Garamond" w:hAnsi="Garamond"/>
              <w:color w:val="0070C0"/>
            </w:rPr>
          </w:rPrChange>
        </w:rPr>
      </w:pPr>
      <w:ins w:id="333" w:author="Lauren Harrison" w:date="2020-08-10T09:43:00Z">
        <w:r w:rsidRPr="00810362">
          <w:rPr>
            <w:rFonts w:ascii="Garamond" w:hAnsi="Garamond"/>
            <w:rPrChange w:id="334" w:author="Lauren Harrison" w:date="2020-08-10T13:59:00Z">
              <w:rPr>
                <w:rFonts w:ascii="Garamond" w:hAnsi="Garamond"/>
                <w:color w:val="0070C0"/>
              </w:rPr>
            </w:rPrChange>
          </w:rPr>
          <w:t>Third, life history trade may result in some individuals valuing their future reproduction more highly due to a greater life expectancy arising from stochastic, environmental factors (e.g. food availability during development) or gene-environment interactions that favour different genes under the prevailing local conditions. This could then favour individuals that are, for example, less bold or exploratory (</w:t>
        </w:r>
        <w:r w:rsidRPr="00810362">
          <w:rPr>
            <w:rFonts w:ascii="Garamond" w:hAnsi="Garamond"/>
            <w:highlight w:val="cyan"/>
            <w:rPrChange w:id="335" w:author="Lauren Harrison" w:date="2020-08-10T13:59:00Z">
              <w:rPr>
                <w:rFonts w:ascii="Garamond" w:hAnsi="Garamond"/>
                <w:color w:val="0070C0"/>
                <w:highlight w:val="cyan"/>
              </w:rPr>
            </w:rPrChange>
          </w:rPr>
          <w:t>Wolf et al. 2007</w:t>
        </w:r>
        <w:r w:rsidRPr="00810362">
          <w:rPr>
            <w:rFonts w:ascii="Garamond" w:hAnsi="Garamond"/>
            <w:rPrChange w:id="336" w:author="Lauren Harrison" w:date="2020-08-10T13:59:00Z">
              <w:rPr>
                <w:rFonts w:ascii="Garamond" w:hAnsi="Garamond"/>
                <w:color w:val="0070C0"/>
              </w:rPr>
            </w:rPrChange>
          </w:rPr>
          <w:t>). Sex differences in population variation in personality seem likely because many sexual</w:t>
        </w:r>
      </w:ins>
      <w:ins w:id="337" w:author="Lauren Harrison" w:date="2020-08-10T15:26:00Z">
        <w:r w:rsidR="00E458E5">
          <w:rPr>
            <w:rFonts w:ascii="Garamond" w:hAnsi="Garamond"/>
          </w:rPr>
          <w:t>ly</w:t>
        </w:r>
      </w:ins>
      <w:ins w:id="338" w:author="Lauren Harrison" w:date="2020-08-10T09:43:00Z">
        <w:r w:rsidRPr="00810362">
          <w:rPr>
            <w:rFonts w:ascii="Garamond" w:hAnsi="Garamond"/>
            <w:rPrChange w:id="339" w:author="Lauren Harrison" w:date="2020-08-10T13:59:00Z">
              <w:rPr>
                <w:rFonts w:ascii="Garamond" w:hAnsi="Garamond"/>
                <w:color w:val="0070C0"/>
              </w:rPr>
            </w:rPrChange>
          </w:rPr>
          <w:t xml:space="preserve"> selected traits increase the risk of death due to </w:t>
        </w:r>
      </w:ins>
      <w:ins w:id="340" w:author="Lauren Harrison" w:date="2020-08-10T15:26:00Z">
        <w:r w:rsidR="005B3E58">
          <w:rPr>
            <w:rFonts w:ascii="Garamond" w:hAnsi="Garamond"/>
          </w:rPr>
          <w:t>injuries accrued during</w:t>
        </w:r>
      </w:ins>
      <w:ins w:id="341" w:author="Lauren Harrison" w:date="2020-08-10T09:43:00Z">
        <w:r w:rsidRPr="00810362">
          <w:rPr>
            <w:rFonts w:ascii="Garamond" w:hAnsi="Garamond"/>
            <w:rPrChange w:id="342" w:author="Lauren Harrison" w:date="2020-08-10T13:59:00Z">
              <w:rPr>
                <w:rFonts w:ascii="Garamond" w:hAnsi="Garamond"/>
                <w:color w:val="0070C0"/>
              </w:rPr>
            </w:rPrChange>
          </w:rPr>
          <w:t xml:space="preserve"> </w:t>
        </w:r>
      </w:ins>
      <w:ins w:id="343" w:author="Lauren Harrison" w:date="2020-08-10T15:26:00Z">
        <w:r w:rsidR="005B3E58">
          <w:rPr>
            <w:rFonts w:ascii="Garamond" w:hAnsi="Garamond"/>
          </w:rPr>
          <w:t>competitive bouts</w:t>
        </w:r>
      </w:ins>
      <w:ins w:id="344" w:author="Lauren Harrison" w:date="2020-08-10T09:43:00Z">
        <w:r w:rsidRPr="00810362">
          <w:rPr>
            <w:rFonts w:ascii="Garamond" w:hAnsi="Garamond"/>
            <w:rPrChange w:id="345" w:author="Lauren Harrison" w:date="2020-08-10T13:59:00Z">
              <w:rPr>
                <w:rFonts w:ascii="Garamond" w:hAnsi="Garamond"/>
                <w:color w:val="0070C0"/>
              </w:rPr>
            </w:rPrChange>
          </w:rPr>
          <w:t xml:space="preserve"> (</w:t>
        </w:r>
        <w:r w:rsidRPr="00810362">
          <w:rPr>
            <w:rFonts w:ascii="Garamond" w:hAnsi="Garamond"/>
            <w:highlight w:val="cyan"/>
            <w:rPrChange w:id="346" w:author="Lauren Harrison" w:date="2020-08-10T13:59:00Z">
              <w:rPr>
                <w:rFonts w:ascii="Garamond" w:hAnsi="Garamond"/>
                <w:color w:val="0070C0"/>
                <w:highlight w:val="cyan"/>
              </w:rPr>
            </w:rPrChange>
          </w:rPr>
          <w:t>REF</w:t>
        </w:r>
        <w:r w:rsidRPr="00810362">
          <w:rPr>
            <w:rFonts w:ascii="Garamond" w:hAnsi="Garamond"/>
            <w:rPrChange w:id="347" w:author="Lauren Harrison" w:date="2020-08-10T13:59:00Z">
              <w:rPr>
                <w:rFonts w:ascii="Garamond" w:hAnsi="Garamond"/>
                <w:color w:val="0070C0"/>
              </w:rPr>
            </w:rPrChange>
          </w:rPr>
          <w:t>), or elevate</w:t>
        </w:r>
      </w:ins>
      <w:ins w:id="348" w:author="Lauren Harrison" w:date="2020-08-10T15:26:00Z">
        <w:r w:rsidR="005B3E58">
          <w:rPr>
            <w:rFonts w:ascii="Garamond" w:hAnsi="Garamond"/>
          </w:rPr>
          <w:t>d</w:t>
        </w:r>
      </w:ins>
      <w:ins w:id="349" w:author="Lauren Harrison" w:date="2020-08-10T09:43:00Z">
        <w:r w:rsidRPr="00810362">
          <w:rPr>
            <w:rFonts w:ascii="Garamond" w:hAnsi="Garamond"/>
            <w:rPrChange w:id="350" w:author="Lauren Harrison" w:date="2020-08-10T13:59:00Z">
              <w:rPr>
                <w:rFonts w:ascii="Garamond" w:hAnsi="Garamond"/>
                <w:color w:val="0070C0"/>
              </w:rPr>
            </w:rPrChange>
          </w:rPr>
          <w:t xml:space="preserve"> mortality because sexual advertising imposes high energetic costs (</w:t>
        </w:r>
        <w:r w:rsidRPr="00810362">
          <w:rPr>
            <w:rFonts w:ascii="Garamond" w:hAnsi="Garamond"/>
            <w:highlight w:val="cyan"/>
            <w:rPrChange w:id="351" w:author="Lauren Harrison" w:date="2020-08-10T13:59:00Z">
              <w:rPr>
                <w:rFonts w:ascii="Garamond" w:hAnsi="Garamond"/>
                <w:color w:val="0070C0"/>
                <w:highlight w:val="cyan"/>
              </w:rPr>
            </w:rPrChange>
          </w:rPr>
          <w:t>REF</w:t>
        </w:r>
        <w:r w:rsidRPr="00810362">
          <w:rPr>
            <w:rFonts w:ascii="Garamond" w:hAnsi="Garamond"/>
            <w:rPrChange w:id="352" w:author="Lauren Harrison" w:date="2020-08-10T13:59:00Z">
              <w:rPr>
                <w:rFonts w:ascii="Garamond" w:hAnsi="Garamond"/>
                <w:color w:val="0070C0"/>
              </w:rPr>
            </w:rPrChange>
          </w:rPr>
          <w:t>) and attracts predators (</w:t>
        </w:r>
        <w:r w:rsidRPr="00810362">
          <w:rPr>
            <w:rFonts w:ascii="Garamond" w:hAnsi="Garamond"/>
            <w:highlight w:val="cyan"/>
            <w:rPrChange w:id="353" w:author="Lauren Harrison" w:date="2020-08-10T13:59:00Z">
              <w:rPr>
                <w:rFonts w:ascii="Garamond" w:hAnsi="Garamond"/>
                <w:color w:val="0070C0"/>
                <w:highlight w:val="cyan"/>
              </w:rPr>
            </w:rPrChange>
          </w:rPr>
          <w:t>REF</w:t>
        </w:r>
        <w:r w:rsidRPr="00810362">
          <w:rPr>
            <w:rFonts w:ascii="Garamond" w:hAnsi="Garamond"/>
            <w:rPrChange w:id="354" w:author="Lauren Harrison" w:date="2020-08-10T13:59:00Z">
              <w:rPr>
                <w:rFonts w:ascii="Garamond" w:hAnsi="Garamond"/>
                <w:color w:val="0070C0"/>
              </w:rPr>
            </w:rPrChange>
          </w:rPr>
          <w:t xml:space="preserve">) </w:t>
        </w:r>
      </w:ins>
    </w:p>
    <w:p w14:paraId="18F6B541" w14:textId="77777777" w:rsidR="00A76057" w:rsidRPr="00810362" w:rsidRDefault="00A76057" w:rsidP="00A76057">
      <w:pPr>
        <w:ind w:firstLine="360"/>
        <w:rPr>
          <w:ins w:id="355" w:author="Lauren Harrison" w:date="2020-08-10T09:43:00Z"/>
          <w:rFonts w:ascii="Garamond" w:hAnsi="Garamond"/>
          <w:rPrChange w:id="356" w:author="Lauren Harrison" w:date="2020-08-10T13:59:00Z">
            <w:rPr>
              <w:ins w:id="357" w:author="Lauren Harrison" w:date="2020-08-10T09:43:00Z"/>
              <w:rFonts w:ascii="Garamond" w:hAnsi="Garamond"/>
              <w:color w:val="0070C0"/>
            </w:rPr>
          </w:rPrChange>
        </w:rPr>
      </w:pPr>
    </w:p>
    <w:p w14:paraId="4B942C05" w14:textId="0AB0F257" w:rsidR="00A76057" w:rsidRPr="00810362" w:rsidRDefault="00A76057" w:rsidP="00A76057">
      <w:pPr>
        <w:ind w:firstLine="360"/>
        <w:rPr>
          <w:ins w:id="358" w:author="Lauren Harrison" w:date="2020-08-10T09:43:00Z"/>
          <w:rFonts w:ascii="Garamond" w:hAnsi="Garamond"/>
          <w:rPrChange w:id="359" w:author="Lauren Harrison" w:date="2020-08-10T13:59:00Z">
            <w:rPr>
              <w:ins w:id="360" w:author="Lauren Harrison" w:date="2020-08-10T09:43:00Z"/>
              <w:rFonts w:ascii="Garamond" w:hAnsi="Garamond"/>
              <w:color w:val="0070C0"/>
            </w:rPr>
          </w:rPrChange>
        </w:rPr>
      </w:pPr>
      <w:ins w:id="361" w:author="Lauren Harrison" w:date="2020-08-10T09:43:00Z">
        <w:r w:rsidRPr="00810362">
          <w:rPr>
            <w:rFonts w:ascii="Garamond" w:hAnsi="Garamond"/>
            <w:rPrChange w:id="362" w:author="Lauren Harrison" w:date="2020-08-10T13:59:00Z">
              <w:rPr>
                <w:rFonts w:ascii="Garamond" w:hAnsi="Garamond"/>
                <w:color w:val="0070C0"/>
              </w:rPr>
            </w:rPrChange>
          </w:rPr>
          <w:t xml:space="preserve">Four, greater male variability might be due to the mechanism of sex determination  </w:t>
        </w:r>
        <w:r w:rsidRPr="00810362">
          <w:rPr>
            <w:rFonts w:ascii="Garamond" w:hAnsi="Garamond"/>
            <w:rPrChange w:id="363" w:author="Lauren Harrison" w:date="2020-08-10T13:59:00Z">
              <w:rPr>
                <w:rFonts w:ascii="Garamond" w:hAnsi="Garamond"/>
                <w:color w:val="0070C0"/>
              </w:rPr>
            </w:rPrChange>
          </w:rPr>
          <w:fldChar w:fldCharType="begin" w:fldLock="1"/>
        </w:r>
        <w:r w:rsidRPr="00810362">
          <w:rPr>
            <w:rFonts w:ascii="Garamond" w:hAnsi="Garamond"/>
            <w:rPrChange w:id="364" w:author="Lauren Harrison" w:date="2020-08-10T13:59:00Z">
              <w:rPr>
                <w:rFonts w:ascii="Garamond" w:hAnsi="Garamond"/>
                <w:color w:val="0070C0"/>
              </w:rPr>
            </w:rPrChange>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810362">
          <w:rPr>
            <w:rFonts w:ascii="Garamond" w:hAnsi="Garamond"/>
            <w:rPrChange w:id="365" w:author="Lauren Harrison" w:date="2020-08-10T13:59:00Z">
              <w:rPr>
                <w:rFonts w:ascii="Garamond" w:hAnsi="Garamond"/>
                <w:color w:val="0070C0"/>
              </w:rPr>
            </w:rPrChange>
          </w:rPr>
          <w:fldChar w:fldCharType="separate"/>
        </w:r>
        <w:r w:rsidRPr="00810362">
          <w:rPr>
            <w:rFonts w:ascii="Garamond" w:hAnsi="Garamond"/>
            <w:noProof/>
            <w:rPrChange w:id="366" w:author="Lauren Harrison" w:date="2020-08-10T13:59:00Z">
              <w:rPr>
                <w:rFonts w:ascii="Garamond" w:hAnsi="Garamond"/>
                <w:noProof/>
                <w:color w:val="0070C0"/>
              </w:rPr>
            </w:rPrChange>
          </w:rPr>
          <w:t>(James 1973</w:t>
        </w:r>
        <w:r w:rsidRPr="00810362">
          <w:rPr>
            <w:rFonts w:ascii="Garamond" w:hAnsi="Garamond"/>
            <w:rPrChange w:id="367" w:author="Lauren Harrison" w:date="2020-08-10T13:59:00Z">
              <w:rPr>
                <w:rFonts w:ascii="Garamond" w:hAnsi="Garamond"/>
                <w:color w:val="0070C0"/>
              </w:rPr>
            </w:rPrChange>
          </w:rPr>
          <w:fldChar w:fldCharType="end"/>
        </w:r>
        <w:r w:rsidRPr="00810362">
          <w:rPr>
            <w:rFonts w:ascii="Garamond" w:hAnsi="Garamond"/>
            <w:rPrChange w:id="368" w:author="Lauren Harrison" w:date="2020-08-10T13:59:00Z">
              <w:rPr>
                <w:rFonts w:ascii="Garamond" w:hAnsi="Garamond"/>
                <w:color w:val="0070C0"/>
              </w:rPr>
            </w:rPrChange>
          </w:rPr>
          <w:t xml:space="preserve">). Specifically, in some taxa females have two copies of each gene while males only have one. This can </w:t>
        </w:r>
      </w:ins>
      <w:ins w:id="369" w:author="Lauren Harrison" w:date="2020-08-10T15:26:00Z">
        <w:r w:rsidR="005B3E58" w:rsidRPr="00810362">
          <w:rPr>
            <w:rFonts w:ascii="Garamond" w:hAnsi="Garamond"/>
            <w:rPrChange w:id="370" w:author="Lauren Harrison" w:date="2020-08-10T13:59:00Z">
              <w:rPr>
                <w:rFonts w:ascii="Garamond" w:hAnsi="Garamond"/>
              </w:rPr>
            </w:rPrChange>
          </w:rPr>
          <w:t>be across</w:t>
        </w:r>
      </w:ins>
      <w:ins w:id="371" w:author="Lauren Harrison" w:date="2020-08-10T09:43:00Z">
        <w:r w:rsidRPr="00810362">
          <w:rPr>
            <w:rFonts w:ascii="Garamond" w:hAnsi="Garamond"/>
            <w:rPrChange w:id="372" w:author="Lauren Harrison" w:date="2020-08-10T13:59:00Z">
              <w:rPr>
                <w:rFonts w:ascii="Garamond" w:hAnsi="Garamond"/>
                <w:color w:val="0070C0"/>
              </w:rPr>
            </w:rPrChange>
          </w:rPr>
          <w:t xml:space="preserve"> the genome (e.g. haplodiploidy), or, less dramatically, females have two copies of the larger of two sex </w:t>
        </w:r>
      </w:ins>
      <w:ins w:id="373" w:author="Lauren Harrison" w:date="2020-08-10T15:27:00Z">
        <w:r w:rsidR="005B3E58" w:rsidRPr="00810362">
          <w:rPr>
            <w:rFonts w:ascii="Garamond" w:hAnsi="Garamond"/>
            <w:rPrChange w:id="374" w:author="Lauren Harrison" w:date="2020-08-10T13:59:00Z">
              <w:rPr>
                <w:rFonts w:ascii="Garamond" w:hAnsi="Garamond"/>
              </w:rPr>
            </w:rPrChange>
          </w:rPr>
          <w:t>chromosomes</w:t>
        </w:r>
      </w:ins>
      <w:ins w:id="375" w:author="Lauren Harrison" w:date="2020-08-10T09:43:00Z">
        <w:r w:rsidRPr="00810362">
          <w:rPr>
            <w:rFonts w:ascii="Garamond" w:hAnsi="Garamond"/>
            <w:rPrChange w:id="376" w:author="Lauren Harrison" w:date="2020-08-10T13:59:00Z">
              <w:rPr>
                <w:rFonts w:ascii="Garamond" w:hAnsi="Garamond"/>
                <w:color w:val="0070C0"/>
              </w:rPr>
            </w:rPrChange>
          </w:rPr>
          <w:t xml:space="preserve"> (homogametic sex), while males only have one (heterogametic sex). In mammals, for example, XX/XY sex determination means that females have two X chromosome</w:t>
        </w:r>
      </w:ins>
      <w:ins w:id="377" w:author="Lauren Harrison" w:date="2020-08-10T15:27:00Z">
        <w:r w:rsidR="005B3E58">
          <w:rPr>
            <w:rFonts w:ascii="Garamond" w:hAnsi="Garamond"/>
          </w:rPr>
          <w:t>s</w:t>
        </w:r>
      </w:ins>
      <w:ins w:id="378" w:author="Lauren Harrison" w:date="2020-08-10T09:43:00Z">
        <w:r w:rsidRPr="00810362">
          <w:rPr>
            <w:rFonts w:ascii="Garamond" w:hAnsi="Garamond"/>
            <w:rPrChange w:id="379" w:author="Lauren Harrison" w:date="2020-08-10T13:59:00Z">
              <w:rPr>
                <w:rFonts w:ascii="Garamond" w:hAnsi="Garamond"/>
                <w:color w:val="0070C0"/>
              </w:rPr>
            </w:rPrChange>
          </w:rPr>
          <w:t xml:space="preserve"> and males a single X chromosome. The phenotypic effects of genes on the X chromosome are averaged across their expression on both chromosomes in females. Averaging occurs either through epigenetic inactivation of different regions of maternally and paternally inherited X chromosomes </w:t>
        </w:r>
        <w:r w:rsidRPr="00810362">
          <w:rPr>
            <w:rFonts w:ascii="Garamond" w:hAnsi="Garamond"/>
            <w:rPrChange w:id="380" w:author="Lauren Harrison" w:date="2020-08-10T13:59:00Z">
              <w:rPr>
                <w:rFonts w:ascii="Garamond" w:hAnsi="Garamond"/>
                <w:color w:val="0070C0"/>
              </w:rPr>
            </w:rPrChange>
          </w:rPr>
          <w:fldChar w:fldCharType="begin" w:fldLock="1"/>
        </w:r>
        <w:r w:rsidRPr="00810362">
          <w:rPr>
            <w:rFonts w:ascii="Garamond" w:hAnsi="Garamond"/>
            <w:rPrChange w:id="381" w:author="Lauren Harrison" w:date="2020-08-10T13:59:00Z">
              <w:rPr>
                <w:rFonts w:ascii="Garamond" w:hAnsi="Garamond"/>
                <w:color w:val="0070C0"/>
              </w:rPr>
            </w:rPrChange>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810362">
          <w:rPr>
            <w:rFonts w:ascii="Garamond" w:hAnsi="Garamond"/>
            <w:rPrChange w:id="382" w:author="Lauren Harrison" w:date="2020-08-10T13:59:00Z">
              <w:rPr>
                <w:rFonts w:ascii="Garamond" w:hAnsi="Garamond"/>
                <w:color w:val="0070C0"/>
              </w:rPr>
            </w:rPrChange>
          </w:rPr>
          <w:fldChar w:fldCharType="separate"/>
        </w:r>
        <w:r w:rsidRPr="00810362">
          <w:rPr>
            <w:rFonts w:ascii="Garamond" w:hAnsi="Garamond"/>
            <w:noProof/>
            <w:rPrChange w:id="383" w:author="Lauren Harrison" w:date="2020-08-10T13:59:00Z">
              <w:rPr>
                <w:rFonts w:ascii="Garamond" w:hAnsi="Garamond"/>
                <w:noProof/>
                <w:color w:val="0070C0"/>
              </w:rPr>
            </w:rPrChange>
          </w:rPr>
          <w:t xml:space="preserve">(Amos-Landgraf </w:t>
        </w:r>
        <w:r w:rsidRPr="00810362">
          <w:rPr>
            <w:rFonts w:ascii="Garamond" w:hAnsi="Garamond"/>
            <w:i/>
            <w:noProof/>
            <w:rPrChange w:id="384" w:author="Lauren Harrison" w:date="2020-08-10T13:59:00Z">
              <w:rPr>
                <w:rFonts w:ascii="Garamond" w:hAnsi="Garamond"/>
                <w:i/>
                <w:noProof/>
                <w:color w:val="0070C0"/>
              </w:rPr>
            </w:rPrChange>
          </w:rPr>
          <w:t>et al.</w:t>
        </w:r>
        <w:r w:rsidRPr="00810362">
          <w:rPr>
            <w:rFonts w:ascii="Garamond" w:hAnsi="Garamond"/>
            <w:noProof/>
            <w:rPrChange w:id="385" w:author="Lauren Harrison" w:date="2020-08-10T13:59:00Z">
              <w:rPr>
                <w:rFonts w:ascii="Garamond" w:hAnsi="Garamond"/>
                <w:noProof/>
                <w:color w:val="0070C0"/>
              </w:rPr>
            </w:rPrChange>
          </w:rPr>
          <w:t xml:space="preserve"> 2006)</w:t>
        </w:r>
        <w:r w:rsidRPr="00810362">
          <w:rPr>
            <w:rFonts w:ascii="Garamond" w:hAnsi="Garamond"/>
            <w:rPrChange w:id="386" w:author="Lauren Harrison" w:date="2020-08-10T13:59:00Z">
              <w:rPr>
                <w:rFonts w:ascii="Garamond" w:hAnsi="Garamond"/>
                <w:color w:val="0070C0"/>
              </w:rPr>
            </w:rPrChange>
          </w:rPr>
          <w:fldChar w:fldCharType="end"/>
        </w:r>
        <w:r w:rsidRPr="00810362">
          <w:rPr>
            <w:rFonts w:ascii="Garamond" w:hAnsi="Garamond"/>
            <w:rPrChange w:id="387" w:author="Lauren Harrison" w:date="2020-08-10T13:59:00Z">
              <w:rPr>
                <w:rFonts w:ascii="Garamond" w:hAnsi="Garamond"/>
                <w:color w:val="0070C0"/>
              </w:rPr>
            </w:rPrChange>
          </w:rPr>
          <w:t xml:space="preserve">, or through mosaicism where a single X chromosome per cell is expressed </w:t>
        </w:r>
        <w:r w:rsidRPr="00810362">
          <w:rPr>
            <w:rFonts w:ascii="Garamond" w:hAnsi="Garamond"/>
            <w:rPrChange w:id="388" w:author="Lauren Harrison" w:date="2020-08-10T13:59:00Z">
              <w:rPr>
                <w:rFonts w:ascii="Garamond" w:hAnsi="Garamond"/>
                <w:color w:val="0070C0"/>
              </w:rPr>
            </w:rPrChange>
          </w:rPr>
          <w:fldChar w:fldCharType="begin" w:fldLock="1"/>
        </w:r>
        <w:r w:rsidRPr="00810362">
          <w:rPr>
            <w:rFonts w:ascii="Garamond" w:hAnsi="Garamond"/>
            <w:rPrChange w:id="389" w:author="Lauren Harrison" w:date="2020-08-10T13:59:00Z">
              <w:rPr>
                <w:rFonts w:ascii="Garamond" w:hAnsi="Garamond"/>
                <w:color w:val="0070C0"/>
              </w:rPr>
            </w:rPrChange>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810362">
          <w:rPr>
            <w:rFonts w:ascii="Garamond" w:hAnsi="Garamond"/>
            <w:rPrChange w:id="390" w:author="Lauren Harrison" w:date="2020-08-10T13:59:00Z">
              <w:rPr>
                <w:rFonts w:ascii="Garamond" w:hAnsi="Garamond"/>
                <w:color w:val="0070C0"/>
              </w:rPr>
            </w:rPrChange>
          </w:rPr>
          <w:fldChar w:fldCharType="separate"/>
        </w:r>
        <w:r w:rsidRPr="00810362">
          <w:rPr>
            <w:rFonts w:ascii="Garamond" w:hAnsi="Garamond"/>
            <w:noProof/>
            <w:rPrChange w:id="391" w:author="Lauren Harrison" w:date="2020-08-10T13:59:00Z">
              <w:rPr>
                <w:rFonts w:ascii="Garamond" w:hAnsi="Garamond"/>
                <w:noProof/>
                <w:color w:val="0070C0"/>
              </w:rPr>
            </w:rPrChange>
          </w:rPr>
          <w:t>(Lyon 1961)</w:t>
        </w:r>
        <w:r w:rsidRPr="00810362">
          <w:rPr>
            <w:rFonts w:ascii="Garamond" w:hAnsi="Garamond"/>
            <w:rPrChange w:id="392" w:author="Lauren Harrison" w:date="2020-08-10T13:59:00Z">
              <w:rPr>
                <w:rFonts w:ascii="Garamond" w:hAnsi="Garamond"/>
                <w:color w:val="0070C0"/>
              </w:rPr>
            </w:rPrChange>
          </w:rPr>
          <w:fldChar w:fldCharType="end"/>
        </w:r>
        <w:r w:rsidRPr="00810362">
          <w:rPr>
            <w:rFonts w:ascii="Garamond" w:hAnsi="Garamond"/>
            <w:rPrChange w:id="393" w:author="Lauren Harrison" w:date="2020-08-10T13:59:00Z">
              <w:rPr>
                <w:rFonts w:ascii="Garamond" w:hAnsi="Garamond"/>
                <w:color w:val="0070C0"/>
              </w:rPr>
            </w:rPrChange>
          </w:rPr>
          <w:t xml:space="preserve">. In contrast, male mammals only have a maternally inherited X chromosome and all genes on it are expressed. All else being equal, this should lead to more extreme phenotypes in males than females (review: </w:t>
        </w:r>
        <w:r w:rsidRPr="00810362">
          <w:rPr>
            <w:rFonts w:ascii="Garamond" w:hAnsi="Garamond"/>
            <w:rPrChange w:id="394" w:author="Lauren Harrison" w:date="2020-08-10T13:59:00Z">
              <w:rPr>
                <w:rFonts w:ascii="Garamond" w:hAnsi="Garamond"/>
                <w:color w:val="0070C0"/>
              </w:rPr>
            </w:rPrChange>
          </w:rPr>
          <w:fldChar w:fldCharType="begin" w:fldLock="1"/>
        </w:r>
        <w:r w:rsidRPr="00810362">
          <w:rPr>
            <w:rFonts w:ascii="Garamond" w:hAnsi="Garamond"/>
            <w:rPrChange w:id="395" w:author="Lauren Harrison" w:date="2020-08-10T13:59:00Z">
              <w:rPr>
                <w:rFonts w:ascii="Garamond" w:hAnsi="Garamond"/>
                <w:color w:val="0070C0"/>
              </w:rPr>
            </w:rPrChange>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810362">
          <w:rPr>
            <w:rFonts w:ascii="Garamond" w:hAnsi="Garamond"/>
            <w:rPrChange w:id="396" w:author="Lauren Harrison" w:date="2020-08-10T13:59:00Z">
              <w:rPr>
                <w:rFonts w:ascii="Garamond" w:hAnsi="Garamond"/>
                <w:color w:val="0070C0"/>
              </w:rPr>
            </w:rPrChange>
          </w:rPr>
          <w:fldChar w:fldCharType="separate"/>
        </w:r>
        <w:r w:rsidRPr="00810362">
          <w:rPr>
            <w:rFonts w:ascii="Garamond" w:hAnsi="Garamond"/>
            <w:noProof/>
            <w:rPrChange w:id="397" w:author="Lauren Harrison" w:date="2020-08-10T13:59:00Z">
              <w:rPr>
                <w:rFonts w:ascii="Garamond" w:hAnsi="Garamond"/>
                <w:noProof/>
                <w:color w:val="0070C0"/>
              </w:rPr>
            </w:rPrChange>
          </w:rPr>
          <w:t>Charlesworth 1996)</w:t>
        </w:r>
        <w:r w:rsidRPr="00810362">
          <w:rPr>
            <w:rFonts w:ascii="Garamond" w:hAnsi="Garamond"/>
            <w:rPrChange w:id="398" w:author="Lauren Harrison" w:date="2020-08-10T13:59:00Z">
              <w:rPr>
                <w:rFonts w:ascii="Garamond" w:hAnsi="Garamond"/>
                <w:color w:val="0070C0"/>
              </w:rPr>
            </w:rPrChange>
          </w:rPr>
          <w:fldChar w:fldCharType="end"/>
        </w:r>
        <w:r w:rsidRPr="00810362">
          <w:rPr>
            <w:rFonts w:ascii="Garamond" w:hAnsi="Garamond"/>
            <w:rPrChange w:id="399" w:author="Lauren Harrison" w:date="2020-08-10T13:59:00Z">
              <w:rPr>
                <w:rFonts w:ascii="Garamond" w:hAnsi="Garamond"/>
                <w:color w:val="0070C0"/>
              </w:rPr>
            </w:rPrChange>
          </w:rPr>
          <w:t xml:space="preserve">, hence greater variation among males than females. It should be noted, however, that females are the heterogametic sex in many taxa, notably birds </w:t>
        </w:r>
        <w:r w:rsidRPr="00810362">
          <w:rPr>
            <w:rFonts w:ascii="Garamond" w:hAnsi="Garamond"/>
            <w:rPrChange w:id="400" w:author="Lauren Harrison" w:date="2020-08-10T13:59:00Z">
              <w:rPr>
                <w:rFonts w:ascii="Garamond" w:hAnsi="Garamond"/>
                <w:color w:val="0070C0"/>
              </w:rPr>
            </w:rPrChange>
          </w:rPr>
          <w:fldChar w:fldCharType="begin" w:fldLock="1"/>
        </w:r>
        <w:r w:rsidRPr="00810362">
          <w:rPr>
            <w:rFonts w:ascii="Garamond" w:hAnsi="Garamond"/>
            <w:rPrChange w:id="401" w:author="Lauren Harrison" w:date="2020-08-10T13:59:00Z">
              <w:rPr>
                <w:rFonts w:ascii="Garamond" w:hAnsi="Garamond"/>
                <w:color w:val="0070C0"/>
              </w:rPr>
            </w:rPrChange>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810362">
          <w:rPr>
            <w:rFonts w:ascii="Garamond" w:hAnsi="Garamond"/>
            <w:rPrChange w:id="402" w:author="Lauren Harrison" w:date="2020-08-10T13:59:00Z">
              <w:rPr>
                <w:rFonts w:ascii="Garamond" w:hAnsi="Garamond"/>
                <w:color w:val="0070C0"/>
              </w:rPr>
            </w:rPrChange>
          </w:rPr>
          <w:fldChar w:fldCharType="separate"/>
        </w:r>
        <w:r w:rsidRPr="00810362">
          <w:rPr>
            <w:rFonts w:ascii="Garamond" w:hAnsi="Garamond"/>
            <w:noProof/>
            <w:rPrChange w:id="403" w:author="Lauren Harrison" w:date="2020-08-10T13:59:00Z">
              <w:rPr>
                <w:rFonts w:ascii="Garamond" w:hAnsi="Garamond"/>
                <w:noProof/>
                <w:color w:val="0070C0"/>
              </w:rPr>
            </w:rPrChange>
          </w:rPr>
          <w:t>(reviewed in Graves &amp; Shetty 2001)</w:t>
        </w:r>
        <w:r w:rsidRPr="00810362">
          <w:rPr>
            <w:rFonts w:ascii="Garamond" w:hAnsi="Garamond"/>
            <w:rPrChange w:id="404" w:author="Lauren Harrison" w:date="2020-08-10T13:59:00Z">
              <w:rPr>
                <w:rFonts w:ascii="Garamond" w:hAnsi="Garamond"/>
                <w:color w:val="0070C0"/>
              </w:rPr>
            </w:rPrChange>
          </w:rPr>
          <w:fldChar w:fldCharType="end"/>
        </w:r>
        <w:r w:rsidRPr="00810362">
          <w:rPr>
            <w:rFonts w:ascii="Garamond" w:hAnsi="Garamond"/>
            <w:rPrChange w:id="405" w:author="Lauren Harrison" w:date="2020-08-10T13:59:00Z">
              <w:rPr>
                <w:rFonts w:ascii="Garamond" w:hAnsi="Garamond"/>
                <w:color w:val="0070C0"/>
              </w:rPr>
            </w:rPrChange>
          </w:rPr>
          <w:t>, butterflies</w:t>
        </w:r>
      </w:ins>
      <w:ins w:id="406" w:author="Lauren Harrison" w:date="2020-08-10T15:27:00Z">
        <w:r w:rsidR="005B3E58">
          <w:rPr>
            <w:rFonts w:ascii="Garamond" w:hAnsi="Garamond"/>
          </w:rPr>
          <w:t>,</w:t>
        </w:r>
      </w:ins>
      <w:ins w:id="407" w:author="Lauren Harrison" w:date="2020-08-10T09:43:00Z">
        <w:r w:rsidRPr="00810362">
          <w:rPr>
            <w:rFonts w:ascii="Garamond" w:hAnsi="Garamond"/>
            <w:rPrChange w:id="408" w:author="Lauren Harrison" w:date="2020-08-10T13:59:00Z">
              <w:rPr>
                <w:rFonts w:ascii="Garamond" w:hAnsi="Garamond"/>
                <w:color w:val="0070C0"/>
              </w:rPr>
            </w:rPrChange>
          </w:rPr>
          <w:t xml:space="preserve"> and some reptiles (</w:t>
        </w:r>
        <w:commentRangeStart w:id="409"/>
        <w:r w:rsidRPr="00810362">
          <w:rPr>
            <w:rFonts w:ascii="Garamond" w:hAnsi="Garamond"/>
            <w:highlight w:val="cyan"/>
            <w:rPrChange w:id="410" w:author="Lauren Harrison" w:date="2020-08-10T13:59:00Z">
              <w:rPr>
                <w:rFonts w:ascii="Garamond" w:hAnsi="Garamond"/>
                <w:color w:val="0070C0"/>
                <w:highlight w:val="cyan"/>
              </w:rPr>
            </w:rPrChange>
          </w:rPr>
          <w:t>REF</w:t>
        </w:r>
        <w:commentRangeEnd w:id="409"/>
        <w:r w:rsidRPr="00810362">
          <w:rPr>
            <w:rStyle w:val="CommentReference"/>
            <w:rPrChange w:id="411" w:author="Lauren Harrison" w:date="2020-08-10T13:59:00Z">
              <w:rPr>
                <w:rStyle w:val="CommentReference"/>
                <w:color w:val="0070C0"/>
              </w:rPr>
            </w:rPrChange>
          </w:rPr>
          <w:commentReference w:id="409"/>
        </w:r>
        <w:r w:rsidRPr="00810362">
          <w:rPr>
            <w:rFonts w:ascii="Garamond" w:hAnsi="Garamond"/>
            <w:rPrChange w:id="412" w:author="Lauren Harrison" w:date="2020-08-10T13:59:00Z">
              <w:rPr>
                <w:rFonts w:ascii="Garamond" w:hAnsi="Garamond"/>
                <w:color w:val="0070C0"/>
              </w:rPr>
            </w:rPrChange>
          </w:rPr>
          <w:t xml:space="preserve">). Although there is no systematic review of the effects of </w:t>
        </w:r>
        <w:proofErr w:type="spellStart"/>
        <w:r w:rsidRPr="00810362">
          <w:rPr>
            <w:rFonts w:ascii="Garamond" w:hAnsi="Garamond"/>
            <w:rPrChange w:id="413" w:author="Lauren Harrison" w:date="2020-08-10T13:59:00Z">
              <w:rPr>
                <w:rFonts w:ascii="Garamond" w:hAnsi="Garamond"/>
                <w:color w:val="0070C0"/>
              </w:rPr>
            </w:rPrChange>
          </w:rPr>
          <w:t>heterogam</w:t>
        </w:r>
      </w:ins>
      <w:ins w:id="414" w:author="Lauren Harrison" w:date="2020-08-10T15:28:00Z">
        <w:r w:rsidR="005B3E58">
          <w:rPr>
            <w:rFonts w:ascii="Garamond" w:hAnsi="Garamond"/>
          </w:rPr>
          <w:t>et</w:t>
        </w:r>
      </w:ins>
      <w:ins w:id="415" w:author="Lauren Harrison" w:date="2020-08-10T09:43:00Z">
        <w:r w:rsidRPr="00810362">
          <w:rPr>
            <w:rFonts w:ascii="Garamond" w:hAnsi="Garamond"/>
            <w:rPrChange w:id="416" w:author="Lauren Harrison" w:date="2020-08-10T13:59:00Z">
              <w:rPr>
                <w:rFonts w:ascii="Garamond" w:hAnsi="Garamond"/>
                <w:color w:val="0070C0"/>
              </w:rPr>
            </w:rPrChange>
          </w:rPr>
          <w:t>y</w:t>
        </w:r>
        <w:proofErr w:type="spellEnd"/>
        <w:r w:rsidRPr="00810362">
          <w:rPr>
            <w:rFonts w:ascii="Garamond" w:hAnsi="Garamond"/>
            <w:rPrChange w:id="417" w:author="Lauren Harrison" w:date="2020-08-10T13:59:00Z">
              <w:rPr>
                <w:rFonts w:ascii="Garamond" w:hAnsi="Garamond"/>
                <w:color w:val="0070C0"/>
              </w:rPr>
            </w:rPrChange>
          </w:rPr>
          <w:t xml:space="preserve"> for multiple traits, there is evidence for greater variability in male than female body size in species with heterogametic males, and for the reverse pattern in species with heterogametic females (</w:t>
        </w:r>
        <w:r w:rsidRPr="00810362">
          <w:rPr>
            <w:rFonts w:ascii="Garamond" w:hAnsi="Garamond"/>
            <w:rPrChange w:id="418" w:author="Lauren Harrison" w:date="2020-08-10T13:59:00Z">
              <w:rPr>
                <w:rFonts w:ascii="Garamond" w:hAnsi="Garamond"/>
                <w:color w:val="0070C0"/>
              </w:rPr>
            </w:rPrChange>
          </w:rPr>
          <w:fldChar w:fldCharType="begin" w:fldLock="1"/>
        </w:r>
      </w:ins>
      <w:ins w:id="419" w:author="Lauren Harrison" w:date="2020-08-10T15:28:00Z">
        <w:r w:rsidR="005B3E58">
          <w:rPr>
            <w:rFonts w:ascii="Garamond" w:hAnsi="Garamond"/>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ins>
      <w:ins w:id="420" w:author="Lauren Harrison" w:date="2020-08-10T09:43:00Z">
        <w:r w:rsidRPr="00810362">
          <w:rPr>
            <w:rFonts w:ascii="Garamond" w:hAnsi="Garamond"/>
            <w:rPrChange w:id="421" w:author="Lauren Harrison" w:date="2020-08-10T13:59:00Z">
              <w:rPr>
                <w:rFonts w:ascii="Garamond" w:hAnsi="Garamond"/>
                <w:color w:val="0070C0"/>
              </w:rPr>
            </w:rPrChange>
          </w:rPr>
          <w:fldChar w:fldCharType="separate"/>
        </w:r>
        <w:r w:rsidRPr="00810362">
          <w:rPr>
            <w:rFonts w:ascii="Garamond" w:hAnsi="Garamond"/>
            <w:noProof/>
            <w:rPrChange w:id="422" w:author="Lauren Harrison" w:date="2020-08-10T13:59:00Z">
              <w:rPr>
                <w:rFonts w:ascii="Garamond" w:hAnsi="Garamond"/>
                <w:noProof/>
                <w:color w:val="0070C0"/>
              </w:rPr>
            </w:rPrChange>
          </w:rPr>
          <w:t>Reinhold &amp; Engqvist 2013)</w:t>
        </w:r>
        <w:r w:rsidRPr="00810362">
          <w:rPr>
            <w:rFonts w:ascii="Garamond" w:hAnsi="Garamond"/>
            <w:rPrChange w:id="423" w:author="Lauren Harrison" w:date="2020-08-10T13:59:00Z">
              <w:rPr>
                <w:rFonts w:ascii="Garamond" w:hAnsi="Garamond"/>
                <w:color w:val="0070C0"/>
              </w:rPr>
            </w:rPrChange>
          </w:rPr>
          <w:fldChar w:fldCharType="end"/>
        </w:r>
      </w:ins>
      <w:ins w:id="424" w:author="Lauren Harrison" w:date="2020-08-10T15:28:00Z">
        <w:r w:rsidR="005B3E58">
          <w:rPr>
            <w:rFonts w:ascii="Garamond" w:hAnsi="Garamond"/>
          </w:rPr>
          <w:t xml:space="preserve">. </w:t>
        </w:r>
      </w:ins>
      <w:ins w:id="425" w:author="Lauren Harrison" w:date="2020-08-10T09:43:00Z">
        <w:r w:rsidRPr="00810362">
          <w:rPr>
            <w:rFonts w:ascii="Garamond" w:hAnsi="Garamond"/>
            <w:rPrChange w:id="426" w:author="Lauren Harrison" w:date="2020-08-10T13:59:00Z">
              <w:rPr>
                <w:rFonts w:ascii="Garamond" w:hAnsi="Garamond"/>
                <w:color w:val="0070C0"/>
              </w:rPr>
            </w:rPrChange>
          </w:rPr>
          <w:t xml:space="preserve"> </w:t>
        </w:r>
      </w:ins>
    </w:p>
    <w:p w14:paraId="0E699882" w14:textId="77777777" w:rsidR="00A76057" w:rsidRPr="00810362" w:rsidRDefault="00A76057" w:rsidP="00A76057">
      <w:pPr>
        <w:rPr>
          <w:ins w:id="427" w:author="Lauren Harrison" w:date="2020-08-10T09:43:00Z"/>
          <w:rFonts w:ascii="Garamond" w:hAnsi="Garamond"/>
          <w:rPrChange w:id="428" w:author="Lauren Harrison" w:date="2020-08-10T13:59:00Z">
            <w:rPr>
              <w:ins w:id="429" w:author="Lauren Harrison" w:date="2020-08-10T09:43:00Z"/>
              <w:rFonts w:ascii="Garamond" w:hAnsi="Garamond"/>
              <w:color w:val="FF0000"/>
            </w:rPr>
          </w:rPrChange>
        </w:rPr>
      </w:pPr>
    </w:p>
    <w:p w14:paraId="040C5ACB" w14:textId="77777777" w:rsidR="00A76057" w:rsidRPr="00810362" w:rsidRDefault="00A76057" w:rsidP="00A76057">
      <w:pPr>
        <w:rPr>
          <w:ins w:id="430" w:author="Lauren Harrison" w:date="2020-08-10T09:43:00Z"/>
          <w:rFonts w:ascii="Garamond" w:hAnsi="Garamond"/>
          <w:rPrChange w:id="431" w:author="Lauren Harrison" w:date="2020-08-10T13:59:00Z">
            <w:rPr>
              <w:ins w:id="432" w:author="Lauren Harrison" w:date="2020-08-10T09:43:00Z"/>
              <w:rFonts w:ascii="Garamond" w:hAnsi="Garamond"/>
              <w:color w:val="0070C0"/>
            </w:rPr>
          </w:rPrChange>
        </w:rPr>
      </w:pPr>
      <w:ins w:id="433" w:author="Lauren Harrison" w:date="2020-08-10T09:43:00Z">
        <w:r w:rsidRPr="00810362">
          <w:rPr>
            <w:rFonts w:ascii="Garamond" w:hAnsi="Garamond"/>
            <w:highlight w:val="cyan"/>
            <w:rPrChange w:id="434" w:author="Lauren Harrison" w:date="2020-08-10T13:59:00Z">
              <w:rPr>
                <w:rFonts w:ascii="Garamond" w:hAnsi="Garamond"/>
                <w:color w:val="FF0000"/>
                <w:highlight w:val="cyan"/>
              </w:rPr>
            </w:rPrChange>
          </w:rPr>
          <w:t>Then a section on the link between behaviour – personality and sexual selection using what Lauren has below. This then leads back into the men-women difference (i.e. back to Pinker quote)</w:t>
        </w:r>
      </w:ins>
    </w:p>
    <w:p w14:paraId="6903CDA0" w14:textId="1A53F430" w:rsidR="00A76057" w:rsidRPr="00810362" w:rsidRDefault="00A76057" w:rsidP="00A76057">
      <w:pPr>
        <w:ind w:firstLine="360"/>
        <w:rPr>
          <w:ins w:id="435" w:author="Lauren Harrison" w:date="2020-08-10T09:43:00Z"/>
          <w:rFonts w:ascii="Garamond" w:hAnsi="Garamond"/>
          <w:rPrChange w:id="436" w:author="Lauren Harrison" w:date="2020-08-10T13:59:00Z">
            <w:rPr>
              <w:ins w:id="437" w:author="Lauren Harrison" w:date="2020-08-10T09:43:00Z"/>
              <w:rFonts w:ascii="Garamond" w:hAnsi="Garamond"/>
              <w:color w:val="0070C0"/>
            </w:rPr>
          </w:rPrChange>
        </w:rPr>
      </w:pPr>
      <w:ins w:id="438" w:author="Lauren Harrison" w:date="2020-08-10T09:43:00Z">
        <w:r w:rsidRPr="00810362">
          <w:rPr>
            <w:rFonts w:ascii="Garamond" w:hAnsi="Garamond"/>
            <w:rPrChange w:id="439" w:author="Lauren Harrison" w:date="2020-08-10T13:59:00Z">
              <w:rPr>
                <w:rFonts w:ascii="Garamond" w:hAnsi="Garamond"/>
                <w:color w:val="0070C0"/>
              </w:rPr>
            </w:rPrChange>
          </w:rPr>
          <w:t xml:space="preserve">Male behaviours are often under strong sexual selection, and it is likely that this leads to general differences in personality between the sexes because the underlying mechanisms driving behaviour are likely to have effects that extend beyond the focal behavioural act.  For example, success in direct male-male competition is an important determinant of male reproduction success in many species. </w:t>
        </w:r>
      </w:ins>
      <w:ins w:id="440" w:author="Lauren Harrison" w:date="2020-08-10T16:30:00Z">
        <w:r w:rsidR="009C5A3F" w:rsidRPr="00810362">
          <w:rPr>
            <w:rFonts w:ascii="Garamond" w:hAnsi="Garamond"/>
            <w:rPrChange w:id="441" w:author="Lauren Harrison" w:date="2020-08-10T13:59:00Z">
              <w:rPr>
                <w:rFonts w:ascii="Garamond" w:hAnsi="Garamond"/>
              </w:rPr>
            </w:rPrChange>
          </w:rPr>
          <w:t>This is</w:t>
        </w:r>
      </w:ins>
      <w:ins w:id="442" w:author="Lauren Harrison" w:date="2020-08-10T09:43:00Z">
        <w:r w:rsidRPr="00810362">
          <w:rPr>
            <w:rFonts w:ascii="Garamond" w:hAnsi="Garamond"/>
            <w:rPrChange w:id="443" w:author="Lauren Harrison" w:date="2020-08-10T13:59:00Z">
              <w:rPr>
                <w:rFonts w:ascii="Garamond" w:hAnsi="Garamond"/>
                <w:color w:val="0070C0"/>
              </w:rPr>
            </w:rPrChange>
          </w:rPr>
          <w:t xml:space="preserve"> likely to select for physiological mechanisms that increase general aggression. Based on the arguments listed </w:t>
        </w:r>
      </w:ins>
      <w:ins w:id="444" w:author="Lauren Harrison" w:date="2020-08-10T16:30:00Z">
        <w:r w:rsidR="009C5A3F" w:rsidRPr="00810362">
          <w:rPr>
            <w:rFonts w:ascii="Garamond" w:hAnsi="Garamond"/>
            <w:rPrChange w:id="445" w:author="Lauren Harrison" w:date="2020-08-10T13:59:00Z">
              <w:rPr>
                <w:rFonts w:ascii="Garamond" w:hAnsi="Garamond"/>
              </w:rPr>
            </w:rPrChange>
          </w:rPr>
          <w:t>above, this</w:t>
        </w:r>
      </w:ins>
      <w:ins w:id="446" w:author="Lauren Harrison" w:date="2020-08-10T09:43:00Z">
        <w:r w:rsidRPr="00810362">
          <w:rPr>
            <w:rFonts w:ascii="Garamond" w:hAnsi="Garamond"/>
            <w:rPrChange w:id="447" w:author="Lauren Harrison" w:date="2020-08-10T13:59:00Z">
              <w:rPr>
                <w:rFonts w:ascii="Garamond" w:hAnsi="Garamond"/>
                <w:color w:val="0070C0"/>
              </w:rPr>
            </w:rPrChange>
          </w:rPr>
          <w:t xml:space="preserve"> implies that aggressiveness will be a </w:t>
        </w:r>
        <w:r w:rsidRPr="00810362">
          <w:rPr>
            <w:rFonts w:ascii="Garamond" w:hAnsi="Garamond"/>
            <w:rPrChange w:id="448" w:author="Lauren Harrison" w:date="2020-08-10T13:59:00Z">
              <w:rPr>
                <w:rFonts w:ascii="Garamond" w:hAnsi="Garamond"/>
                <w:color w:val="0070C0"/>
              </w:rPr>
            </w:rPrChange>
          </w:rPr>
          <w:lastRenderedPageBreak/>
          <w:t>personality trait where males are more variable than females. In human, variation in two components of personality (agreeableness and neuroticism) linked to anti-social, aggressive behaviour when extreme show greater variability in men than women (</w:t>
        </w:r>
        <w:proofErr w:type="spellStart"/>
        <w:r w:rsidRPr="00810362">
          <w:rPr>
            <w:rFonts w:ascii="Garamond" w:hAnsi="Garamond"/>
            <w:rPrChange w:id="449" w:author="Lauren Harrison" w:date="2020-08-10T13:59:00Z">
              <w:rPr>
                <w:rFonts w:ascii="Garamond" w:hAnsi="Garamond"/>
                <w:color w:val="0070C0"/>
              </w:rPr>
            </w:rPrChange>
          </w:rPr>
          <w:t>Budaev</w:t>
        </w:r>
        <w:proofErr w:type="spellEnd"/>
        <w:r w:rsidRPr="00810362">
          <w:rPr>
            <w:rFonts w:ascii="Garamond" w:hAnsi="Garamond"/>
            <w:rPrChange w:id="450" w:author="Lauren Harrison" w:date="2020-08-10T13:59:00Z">
              <w:rPr>
                <w:rFonts w:ascii="Garamond" w:hAnsi="Garamond"/>
                <w:color w:val="0070C0"/>
              </w:rPr>
            </w:rPrChange>
          </w:rPr>
          <w:t xml:space="preserve"> 1999, Archer &amp; </w:t>
        </w:r>
        <w:proofErr w:type="spellStart"/>
        <w:r w:rsidRPr="00810362">
          <w:rPr>
            <w:rFonts w:ascii="Garamond" w:hAnsi="Garamond"/>
            <w:rPrChange w:id="451" w:author="Lauren Harrison" w:date="2020-08-10T13:59:00Z">
              <w:rPr>
                <w:rFonts w:ascii="Garamond" w:hAnsi="Garamond"/>
                <w:color w:val="0070C0"/>
              </w:rPr>
            </w:rPrChange>
          </w:rPr>
          <w:t>Mehdikhani</w:t>
        </w:r>
        <w:proofErr w:type="spellEnd"/>
        <w:r w:rsidRPr="00810362">
          <w:rPr>
            <w:rFonts w:ascii="Garamond" w:hAnsi="Garamond"/>
            <w:rPrChange w:id="452" w:author="Lauren Harrison" w:date="2020-08-10T13:59:00Z">
              <w:rPr>
                <w:rFonts w:ascii="Garamond" w:hAnsi="Garamond"/>
                <w:color w:val="0070C0"/>
              </w:rPr>
            </w:rPrChange>
          </w:rPr>
          <w:t xml:space="preserve"> 2003). Greater variability in aggression in men is thought to be maintained by negative frequency-dependent selection and </w:t>
        </w:r>
        <w:proofErr w:type="spellStart"/>
        <w:r w:rsidRPr="00810362">
          <w:rPr>
            <w:rFonts w:ascii="Garamond" w:hAnsi="Garamond"/>
            <w:rPrChange w:id="453" w:author="Lauren Harrison" w:date="2020-08-10T13:59:00Z">
              <w:rPr>
                <w:rFonts w:ascii="Garamond" w:hAnsi="Garamond"/>
                <w:color w:val="0070C0"/>
              </w:rPr>
            </w:rPrChange>
          </w:rPr>
          <w:t>altenative</w:t>
        </w:r>
        <w:proofErr w:type="spellEnd"/>
        <w:r w:rsidRPr="00810362">
          <w:rPr>
            <w:rFonts w:ascii="Garamond" w:hAnsi="Garamond"/>
            <w:rPrChange w:id="454" w:author="Lauren Harrison" w:date="2020-08-10T13:59:00Z">
              <w:rPr>
                <w:rFonts w:ascii="Garamond" w:hAnsi="Garamond"/>
                <w:color w:val="0070C0"/>
              </w:rPr>
            </w:rPrChange>
          </w:rPr>
          <w:t xml:space="preserve"> mating tactics as aggressive tendencies have both costs (greater risk of physical injury) and benefits (more mating opportunities through increased social dominance) (Buss 1996, </w:t>
        </w:r>
        <w:proofErr w:type="spellStart"/>
        <w:r w:rsidRPr="00810362">
          <w:rPr>
            <w:rFonts w:ascii="Garamond" w:hAnsi="Garamond"/>
            <w:rPrChange w:id="455" w:author="Lauren Harrison" w:date="2020-08-10T13:59:00Z">
              <w:rPr>
                <w:rFonts w:ascii="Garamond" w:hAnsi="Garamond"/>
                <w:color w:val="0070C0"/>
              </w:rPr>
            </w:rPrChange>
          </w:rPr>
          <w:t>Budaev</w:t>
        </w:r>
        <w:proofErr w:type="spellEnd"/>
        <w:r w:rsidRPr="00810362">
          <w:rPr>
            <w:rFonts w:ascii="Garamond" w:hAnsi="Garamond"/>
            <w:rPrChange w:id="456" w:author="Lauren Harrison" w:date="2020-08-10T13:59:00Z">
              <w:rPr>
                <w:rFonts w:ascii="Garamond" w:hAnsi="Garamond"/>
                <w:color w:val="0070C0"/>
              </w:rPr>
            </w:rPrChange>
          </w:rPr>
          <w:t xml:space="preserve"> 1999). </w:t>
        </w:r>
      </w:ins>
    </w:p>
    <w:p w14:paraId="51F44F96" w14:textId="77777777" w:rsidR="00A76057" w:rsidRPr="00810362" w:rsidRDefault="00A76057" w:rsidP="00A76057">
      <w:pPr>
        <w:ind w:firstLine="360"/>
        <w:rPr>
          <w:ins w:id="457" w:author="Lauren Harrison" w:date="2020-08-10T09:43:00Z"/>
          <w:rFonts w:ascii="Garamond" w:hAnsi="Garamond"/>
          <w:rPrChange w:id="458" w:author="Lauren Harrison" w:date="2020-08-10T13:59:00Z">
            <w:rPr>
              <w:ins w:id="459" w:author="Lauren Harrison" w:date="2020-08-10T09:43:00Z"/>
              <w:rFonts w:ascii="Garamond" w:hAnsi="Garamond"/>
              <w:color w:val="FF0000"/>
            </w:rPr>
          </w:rPrChange>
        </w:rPr>
      </w:pPr>
    </w:p>
    <w:p w14:paraId="249E0CE1" w14:textId="77777777" w:rsidR="00A76057" w:rsidRPr="00810362" w:rsidRDefault="00A76057" w:rsidP="00A76057">
      <w:pPr>
        <w:ind w:firstLine="360"/>
        <w:rPr>
          <w:ins w:id="460" w:author="Lauren Harrison" w:date="2020-08-10T09:43:00Z"/>
          <w:rFonts w:ascii="Garamond" w:hAnsi="Garamond"/>
          <w:rPrChange w:id="461" w:author="Lauren Harrison" w:date="2020-08-10T13:59:00Z">
            <w:rPr>
              <w:ins w:id="462" w:author="Lauren Harrison" w:date="2020-08-10T09:43:00Z"/>
              <w:rFonts w:ascii="Garamond" w:hAnsi="Garamond"/>
              <w:color w:val="FF0000"/>
            </w:rPr>
          </w:rPrChange>
        </w:rPr>
      </w:pPr>
      <w:ins w:id="463" w:author="Lauren Harrison" w:date="2020-08-10T09:43:00Z">
        <w:r w:rsidRPr="00810362">
          <w:rPr>
            <w:rFonts w:ascii="Garamond" w:hAnsi="Garamond"/>
            <w:rPrChange w:id="464" w:author="Lauren Harrison" w:date="2020-08-10T13:59:00Z">
              <w:rPr>
                <w:rFonts w:ascii="Garamond" w:hAnsi="Garamond"/>
                <w:color w:val="FF0000"/>
              </w:rPr>
            </w:rPrChange>
          </w:rPr>
          <w:t xml:space="preserve">Non-random mate choice might also contribute to sex differences in personalities. Females might prefer males that consistently behave in a certain way if such behaviour signals that they can provide direct or indirect benefits to her </w:t>
        </w:r>
        <w:r w:rsidRPr="00810362">
          <w:rPr>
            <w:rFonts w:ascii="Garamond" w:hAnsi="Garamond"/>
            <w:rPrChange w:id="465" w:author="Lauren Harrison" w:date="2020-08-10T13:59:00Z">
              <w:rPr>
                <w:rFonts w:ascii="Garamond" w:hAnsi="Garamond"/>
                <w:color w:val="FF0000"/>
              </w:rPr>
            </w:rPrChange>
          </w:rPr>
          <w:fldChar w:fldCharType="begin" w:fldLock="1"/>
        </w:r>
        <w:r w:rsidRPr="00810362">
          <w:rPr>
            <w:rFonts w:ascii="Garamond" w:hAnsi="Garamond"/>
            <w:rPrChange w:id="466" w:author="Lauren Harrison" w:date="2020-08-10T13:59:00Z">
              <w:rPr>
                <w:rFonts w:ascii="Garamond" w:hAnsi="Garamond"/>
                <w:color w:val="FF0000"/>
              </w:rPr>
            </w:rPrChange>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Pr="00810362">
          <w:rPr>
            <w:rFonts w:ascii="Garamond" w:hAnsi="Garamond"/>
            <w:rPrChange w:id="467" w:author="Lauren Harrison" w:date="2020-08-10T13:59:00Z">
              <w:rPr>
                <w:rFonts w:ascii="Garamond" w:hAnsi="Garamond"/>
                <w:color w:val="FF0000"/>
              </w:rPr>
            </w:rPrChange>
          </w:rPr>
          <w:fldChar w:fldCharType="separate"/>
        </w:r>
        <w:r w:rsidRPr="00810362">
          <w:rPr>
            <w:rFonts w:ascii="Garamond" w:hAnsi="Garamond"/>
            <w:noProof/>
            <w:rPrChange w:id="468" w:author="Lauren Harrison" w:date="2020-08-10T13:59:00Z">
              <w:rPr>
                <w:rFonts w:ascii="Garamond" w:hAnsi="Garamond"/>
                <w:noProof/>
                <w:color w:val="FF0000"/>
              </w:rPr>
            </w:rPrChange>
          </w:rPr>
          <w:t xml:space="preserve">(Jennions &amp; Petrie 1997; Schuett </w:t>
        </w:r>
        <w:r w:rsidRPr="00810362">
          <w:rPr>
            <w:rFonts w:ascii="Garamond" w:hAnsi="Garamond"/>
            <w:i/>
            <w:noProof/>
            <w:rPrChange w:id="469" w:author="Lauren Harrison" w:date="2020-08-10T13:59:00Z">
              <w:rPr>
                <w:rFonts w:ascii="Garamond" w:hAnsi="Garamond"/>
                <w:i/>
                <w:noProof/>
                <w:color w:val="FF0000"/>
              </w:rPr>
            </w:rPrChange>
          </w:rPr>
          <w:t>et al.</w:t>
        </w:r>
        <w:r w:rsidRPr="00810362">
          <w:rPr>
            <w:rFonts w:ascii="Garamond" w:hAnsi="Garamond"/>
            <w:noProof/>
            <w:rPrChange w:id="470" w:author="Lauren Harrison" w:date="2020-08-10T13:59:00Z">
              <w:rPr>
                <w:rFonts w:ascii="Garamond" w:hAnsi="Garamond"/>
                <w:noProof/>
                <w:color w:val="FF0000"/>
              </w:rPr>
            </w:rPrChange>
          </w:rPr>
          <w:t xml:space="preserve"> 2010; Munson </w:t>
        </w:r>
        <w:r w:rsidRPr="00810362">
          <w:rPr>
            <w:rFonts w:ascii="Garamond" w:hAnsi="Garamond"/>
            <w:i/>
            <w:noProof/>
            <w:rPrChange w:id="471" w:author="Lauren Harrison" w:date="2020-08-10T13:59:00Z">
              <w:rPr>
                <w:rFonts w:ascii="Garamond" w:hAnsi="Garamond"/>
                <w:i/>
                <w:noProof/>
                <w:color w:val="FF0000"/>
              </w:rPr>
            </w:rPrChange>
          </w:rPr>
          <w:t>et al.</w:t>
        </w:r>
        <w:r w:rsidRPr="00810362">
          <w:rPr>
            <w:rFonts w:ascii="Garamond" w:hAnsi="Garamond"/>
            <w:noProof/>
            <w:rPrChange w:id="472" w:author="Lauren Harrison" w:date="2020-08-10T13:59:00Z">
              <w:rPr>
                <w:rFonts w:ascii="Garamond" w:hAnsi="Garamond"/>
                <w:noProof/>
                <w:color w:val="FF0000"/>
              </w:rPr>
            </w:rPrChange>
          </w:rPr>
          <w:t xml:space="preserve"> 2020)</w:t>
        </w:r>
        <w:r w:rsidRPr="00810362">
          <w:rPr>
            <w:rFonts w:ascii="Garamond" w:hAnsi="Garamond"/>
            <w:rPrChange w:id="473" w:author="Lauren Harrison" w:date="2020-08-10T13:59:00Z">
              <w:rPr>
                <w:rFonts w:ascii="Garamond" w:hAnsi="Garamond"/>
                <w:color w:val="FF0000"/>
              </w:rPr>
            </w:rPrChange>
          </w:rPr>
          <w:fldChar w:fldCharType="end"/>
        </w:r>
        <w:r w:rsidRPr="00810362">
          <w:rPr>
            <w:rFonts w:ascii="Garamond" w:hAnsi="Garamond"/>
            <w:rPrChange w:id="474" w:author="Lauren Harrison" w:date="2020-08-10T13:59:00Z">
              <w:rPr>
                <w:rFonts w:ascii="Garamond" w:hAnsi="Garamond"/>
                <w:color w:val="FF0000"/>
              </w:rPr>
            </w:rPrChange>
          </w:rPr>
          <w:t xml:space="preserve">. For example, boldness might function as an honest signal of a potential partner’s quality; consistently bolder males might be better able to provision offspring with food compared to shy males, thus providing direct benefits to the female for her choice (Munson </w:t>
        </w:r>
        <w:r w:rsidRPr="00810362">
          <w:rPr>
            <w:rFonts w:ascii="Garamond" w:hAnsi="Garamond"/>
            <w:i/>
            <w:rPrChange w:id="475" w:author="Lauren Harrison" w:date="2020-08-10T13:59:00Z">
              <w:rPr>
                <w:rFonts w:ascii="Garamond" w:hAnsi="Garamond"/>
                <w:i/>
                <w:color w:val="FF0000"/>
              </w:rPr>
            </w:rPrChange>
          </w:rPr>
          <w:t>et al</w:t>
        </w:r>
        <w:r w:rsidRPr="00810362">
          <w:rPr>
            <w:rFonts w:ascii="Garamond" w:hAnsi="Garamond"/>
            <w:rPrChange w:id="476" w:author="Lauren Harrison" w:date="2020-08-10T13:59:00Z">
              <w:rPr>
                <w:rFonts w:ascii="Garamond" w:hAnsi="Garamond"/>
                <w:color w:val="FF0000"/>
              </w:rPr>
            </w:rPrChange>
          </w:rPr>
          <w:t xml:space="preserve">. 2020). Where the choosy sex (usually females) shows a strong preference for partners with a particular trait, that trait will have increased variance because it is under sexual selection </w:t>
        </w:r>
        <w:r w:rsidRPr="00810362">
          <w:rPr>
            <w:rFonts w:ascii="Garamond" w:hAnsi="Garamond"/>
            <w:noProof/>
            <w:rPrChange w:id="477" w:author="Lauren Harrison" w:date="2020-08-10T13:59:00Z">
              <w:rPr>
                <w:rFonts w:ascii="Garamond" w:hAnsi="Garamond"/>
                <w:noProof/>
                <w:color w:val="FF0000"/>
              </w:rPr>
            </w:rPrChange>
          </w:rPr>
          <w:t>(Pomiankowski &amp; Møller 1995</w:t>
        </w:r>
        <w:r w:rsidRPr="00810362">
          <w:rPr>
            <w:rFonts w:ascii="Garamond" w:hAnsi="Garamond"/>
            <w:rPrChange w:id="478" w:author="Lauren Harrison" w:date="2020-08-10T13:59:00Z">
              <w:rPr>
                <w:rFonts w:ascii="Garamond" w:hAnsi="Garamond"/>
                <w:color w:val="FF0000"/>
              </w:rPr>
            </w:rPrChange>
          </w:rPr>
          <w:t xml:space="preserve">). Finally, different sex roles can also drive sex differences in behaviour. Both mating system and parental care can change the strength of sexual selection on one sex (usually males), producing larger variances in male reproductive success </w:t>
        </w:r>
        <w:r w:rsidRPr="00810362">
          <w:rPr>
            <w:rFonts w:ascii="Garamond" w:hAnsi="Garamond"/>
            <w:rPrChange w:id="479" w:author="Lauren Harrison" w:date="2020-08-10T13:59:00Z">
              <w:rPr>
                <w:rFonts w:ascii="Garamond" w:hAnsi="Garamond"/>
                <w:color w:val="FF0000"/>
              </w:rPr>
            </w:rPrChange>
          </w:rPr>
          <w:fldChar w:fldCharType="begin" w:fldLock="1"/>
        </w:r>
        <w:r w:rsidRPr="00810362">
          <w:rPr>
            <w:rFonts w:ascii="Garamond" w:hAnsi="Garamond"/>
            <w:rPrChange w:id="480" w:author="Lauren Harrison" w:date="2020-08-10T13:59:00Z">
              <w:rPr>
                <w:rFonts w:ascii="Garamond" w:hAnsi="Garamond"/>
                <w:color w:val="FF0000"/>
              </w:rPr>
            </w:rPrChange>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Pr="00810362">
          <w:rPr>
            <w:rFonts w:ascii="Garamond" w:hAnsi="Garamond"/>
            <w:rPrChange w:id="481" w:author="Lauren Harrison" w:date="2020-08-10T13:59:00Z">
              <w:rPr>
                <w:rFonts w:ascii="Garamond" w:hAnsi="Garamond"/>
                <w:color w:val="FF0000"/>
              </w:rPr>
            </w:rPrChange>
          </w:rPr>
          <w:fldChar w:fldCharType="separate"/>
        </w:r>
        <w:r w:rsidRPr="00810362">
          <w:rPr>
            <w:rFonts w:ascii="Garamond" w:hAnsi="Garamond"/>
            <w:noProof/>
            <w:rPrChange w:id="482" w:author="Lauren Harrison" w:date="2020-08-10T13:59:00Z">
              <w:rPr>
                <w:rFonts w:ascii="Garamond" w:hAnsi="Garamond"/>
                <w:noProof/>
                <w:color w:val="FF0000"/>
              </w:rPr>
            </w:rPrChange>
          </w:rPr>
          <w:t xml:space="preserve">(Janicke </w:t>
        </w:r>
        <w:r w:rsidRPr="00810362">
          <w:rPr>
            <w:rFonts w:ascii="Garamond" w:hAnsi="Garamond"/>
            <w:i/>
            <w:noProof/>
            <w:rPrChange w:id="483" w:author="Lauren Harrison" w:date="2020-08-10T13:59:00Z">
              <w:rPr>
                <w:rFonts w:ascii="Garamond" w:hAnsi="Garamond"/>
                <w:i/>
                <w:noProof/>
                <w:color w:val="FF0000"/>
              </w:rPr>
            </w:rPrChange>
          </w:rPr>
          <w:t>et al.</w:t>
        </w:r>
        <w:r w:rsidRPr="00810362">
          <w:rPr>
            <w:rFonts w:ascii="Garamond" w:hAnsi="Garamond"/>
            <w:noProof/>
            <w:rPrChange w:id="484" w:author="Lauren Harrison" w:date="2020-08-10T13:59:00Z">
              <w:rPr>
                <w:rFonts w:ascii="Garamond" w:hAnsi="Garamond"/>
                <w:noProof/>
                <w:color w:val="FF0000"/>
              </w:rPr>
            </w:rPrChange>
          </w:rPr>
          <w:t xml:space="preserve"> 2016)</w:t>
        </w:r>
        <w:r w:rsidRPr="00810362">
          <w:rPr>
            <w:rFonts w:ascii="Garamond" w:hAnsi="Garamond"/>
            <w:rPrChange w:id="485" w:author="Lauren Harrison" w:date="2020-08-10T13:59:00Z">
              <w:rPr>
                <w:rFonts w:ascii="Garamond" w:hAnsi="Garamond"/>
                <w:color w:val="FF0000"/>
              </w:rPr>
            </w:rPrChange>
          </w:rPr>
          <w:fldChar w:fldCharType="end"/>
        </w:r>
        <w:r w:rsidRPr="00810362">
          <w:rPr>
            <w:rFonts w:ascii="Garamond" w:hAnsi="Garamond"/>
            <w:rPrChange w:id="486" w:author="Lauren Harrison" w:date="2020-08-10T13:59:00Z">
              <w:rPr>
                <w:rFonts w:ascii="Garamond" w:hAnsi="Garamond"/>
                <w:color w:val="FF0000"/>
              </w:rPr>
            </w:rPrChange>
          </w:rPr>
          <w:t>. For example, species with monogamous males that share parental care might have no sex differences in their personalities, but where males mate multiply and do not care for offspring there might be more male-biased personality traits. Regardless of the underlying mechanism, most hypotheses surrounding sex differences in all traits tend to focus on greater male variability, as males tend to benefit more, or incur greater costs, for having greater representation at the tail-ends of trait distributions.</w:t>
        </w:r>
      </w:ins>
    </w:p>
    <w:p w14:paraId="5E60CFFB" w14:textId="77777777" w:rsidR="00A76057" w:rsidRPr="00810362" w:rsidRDefault="00A76057" w:rsidP="00A76057">
      <w:pPr>
        <w:ind w:firstLine="360"/>
        <w:rPr>
          <w:ins w:id="487" w:author="Lauren Harrison" w:date="2020-08-10T09:43:00Z"/>
          <w:rFonts w:ascii="Garamond" w:hAnsi="Garamond"/>
          <w:rPrChange w:id="488" w:author="Lauren Harrison" w:date="2020-08-10T13:59:00Z">
            <w:rPr>
              <w:ins w:id="489" w:author="Lauren Harrison" w:date="2020-08-10T09:43:00Z"/>
              <w:rFonts w:ascii="Garamond" w:hAnsi="Garamond"/>
              <w:color w:val="FF0000"/>
            </w:rPr>
          </w:rPrChange>
        </w:rPr>
      </w:pPr>
      <w:ins w:id="490" w:author="Lauren Harrison" w:date="2020-08-10T09:43:00Z">
        <w:r w:rsidRPr="00810362">
          <w:rPr>
            <w:rFonts w:ascii="Garamond" w:hAnsi="Garamond"/>
            <w:rPrChange w:id="491" w:author="Lauren Harrison" w:date="2020-08-10T13:59:00Z">
              <w:rPr>
                <w:rFonts w:ascii="Garamond" w:hAnsi="Garamond"/>
                <w:color w:val="FF0000"/>
              </w:rPr>
            </w:rPrChange>
          </w:rPr>
          <w:t xml:space="preserve">   </w:t>
        </w:r>
      </w:ins>
    </w:p>
    <w:p w14:paraId="4317AB85" w14:textId="77777777" w:rsidR="00A76057" w:rsidRPr="00810362" w:rsidRDefault="00A76057" w:rsidP="00A76057">
      <w:pPr>
        <w:ind w:firstLine="360"/>
        <w:rPr>
          <w:ins w:id="492" w:author="Lauren Harrison" w:date="2020-08-10T09:43:00Z"/>
          <w:rFonts w:ascii="Garamond" w:hAnsi="Garamond"/>
          <w:rPrChange w:id="493" w:author="Lauren Harrison" w:date="2020-08-10T13:59:00Z">
            <w:rPr>
              <w:ins w:id="494" w:author="Lauren Harrison" w:date="2020-08-10T09:43:00Z"/>
              <w:rFonts w:ascii="Garamond" w:hAnsi="Garamond"/>
              <w:color w:val="FF0000"/>
            </w:rPr>
          </w:rPrChange>
        </w:rPr>
      </w:pPr>
      <w:ins w:id="495" w:author="Lauren Harrison" w:date="2020-08-10T09:43:00Z">
        <w:r w:rsidRPr="00810362">
          <w:rPr>
            <w:rFonts w:ascii="Garamond" w:hAnsi="Garamond"/>
            <w:rPrChange w:id="496" w:author="Lauren Harrison" w:date="2020-08-10T13:59:00Z">
              <w:rPr>
                <w:rFonts w:ascii="Garamond" w:hAnsi="Garamond"/>
                <w:color w:val="FF0000"/>
              </w:rPr>
            </w:rPrChange>
          </w:rPr>
          <w:t xml:space="preserve">Sex chromosomal arrangement and greater male variability can also extend to behaviours, as they too have a genetic underpinning </w:t>
        </w:r>
        <w:r w:rsidRPr="00810362">
          <w:rPr>
            <w:rFonts w:ascii="Garamond" w:hAnsi="Garamond"/>
            <w:rPrChange w:id="497" w:author="Lauren Harrison" w:date="2020-08-10T13:59:00Z">
              <w:rPr>
                <w:rFonts w:ascii="Garamond" w:hAnsi="Garamond"/>
                <w:color w:val="FF0000"/>
              </w:rPr>
            </w:rPrChange>
          </w:rPr>
          <w:fldChar w:fldCharType="begin" w:fldLock="1"/>
        </w:r>
        <w:r w:rsidRPr="00810362">
          <w:rPr>
            <w:rFonts w:ascii="Garamond" w:hAnsi="Garamond"/>
            <w:rPrChange w:id="498" w:author="Lauren Harrison" w:date="2020-08-10T13:59:00Z">
              <w:rPr>
                <w:rFonts w:ascii="Garamond" w:hAnsi="Garamond"/>
                <w:color w:val="FF0000"/>
              </w:rPr>
            </w:rPrChange>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Pr="00810362">
          <w:rPr>
            <w:rFonts w:ascii="Garamond" w:hAnsi="Garamond"/>
            <w:rPrChange w:id="499" w:author="Lauren Harrison" w:date="2020-08-10T13:59:00Z">
              <w:rPr>
                <w:rFonts w:ascii="Garamond" w:hAnsi="Garamond"/>
                <w:color w:val="FF0000"/>
              </w:rPr>
            </w:rPrChange>
          </w:rPr>
          <w:fldChar w:fldCharType="separate"/>
        </w:r>
        <w:r w:rsidRPr="00810362">
          <w:rPr>
            <w:rFonts w:ascii="Garamond" w:hAnsi="Garamond"/>
            <w:noProof/>
            <w:rPrChange w:id="500" w:author="Lauren Harrison" w:date="2020-08-10T13:59:00Z">
              <w:rPr>
                <w:rFonts w:ascii="Garamond" w:hAnsi="Garamond"/>
                <w:noProof/>
                <w:color w:val="FF0000"/>
              </w:rPr>
            </w:rPrChange>
          </w:rPr>
          <w:t xml:space="preserve">(Dochtermann </w:t>
        </w:r>
        <w:r w:rsidRPr="00810362">
          <w:rPr>
            <w:rFonts w:ascii="Garamond" w:hAnsi="Garamond"/>
            <w:i/>
            <w:noProof/>
            <w:rPrChange w:id="501" w:author="Lauren Harrison" w:date="2020-08-10T13:59:00Z">
              <w:rPr>
                <w:rFonts w:ascii="Garamond" w:hAnsi="Garamond"/>
                <w:i/>
                <w:noProof/>
                <w:color w:val="FF0000"/>
              </w:rPr>
            </w:rPrChange>
          </w:rPr>
          <w:t>et al.</w:t>
        </w:r>
        <w:r w:rsidRPr="00810362">
          <w:rPr>
            <w:rFonts w:ascii="Garamond" w:hAnsi="Garamond"/>
            <w:noProof/>
            <w:rPrChange w:id="502" w:author="Lauren Harrison" w:date="2020-08-10T13:59:00Z">
              <w:rPr>
                <w:rFonts w:ascii="Garamond" w:hAnsi="Garamond"/>
                <w:noProof/>
                <w:color w:val="FF0000"/>
              </w:rPr>
            </w:rPrChange>
          </w:rPr>
          <w:t xml:space="preserve"> 2014)</w:t>
        </w:r>
        <w:r w:rsidRPr="00810362">
          <w:rPr>
            <w:rFonts w:ascii="Garamond" w:hAnsi="Garamond"/>
            <w:rPrChange w:id="503" w:author="Lauren Harrison" w:date="2020-08-10T13:59:00Z">
              <w:rPr>
                <w:rFonts w:ascii="Garamond" w:hAnsi="Garamond"/>
                <w:color w:val="FF0000"/>
              </w:rPr>
            </w:rPrChange>
          </w:rPr>
          <w:fldChar w:fldCharType="end"/>
        </w:r>
        <w:r w:rsidRPr="00810362">
          <w:rPr>
            <w:rFonts w:ascii="Garamond" w:hAnsi="Garamond"/>
            <w:rPrChange w:id="504" w:author="Lauren Harrison" w:date="2020-08-10T13:59:00Z">
              <w:rPr>
                <w:rFonts w:ascii="Garamond" w:hAnsi="Garamond"/>
                <w:color w:val="FF0000"/>
              </w:rPr>
            </w:rPrChange>
          </w:rPr>
          <w:t xml:space="preserve">. For example, men have greater representation at the tail ends of intelligence distributions, even when there are no mean differences in intelligence between men and women </w:t>
        </w:r>
        <w:r w:rsidRPr="00810362">
          <w:rPr>
            <w:rFonts w:ascii="Garamond" w:hAnsi="Garamond"/>
            <w:rPrChange w:id="505" w:author="Lauren Harrison" w:date="2020-08-10T13:59:00Z">
              <w:rPr>
                <w:rFonts w:ascii="Garamond" w:hAnsi="Garamond"/>
                <w:color w:val="FF0000"/>
              </w:rPr>
            </w:rPrChange>
          </w:rPr>
          <w:fldChar w:fldCharType="begin" w:fldLock="1"/>
        </w:r>
        <w:r w:rsidRPr="00810362">
          <w:rPr>
            <w:rFonts w:ascii="Garamond" w:hAnsi="Garamond"/>
            <w:rPrChange w:id="506" w:author="Lauren Harrison" w:date="2020-08-10T13:59:00Z">
              <w:rPr>
                <w:rFonts w:ascii="Garamond" w:hAnsi="Garamond"/>
                <w:color w:val="FF0000"/>
              </w:rPr>
            </w:rPrChange>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Pr="00810362">
          <w:rPr>
            <w:rFonts w:ascii="Garamond" w:hAnsi="Garamond"/>
            <w:rPrChange w:id="507" w:author="Lauren Harrison" w:date="2020-08-10T13:59:00Z">
              <w:rPr>
                <w:rFonts w:ascii="Garamond" w:hAnsi="Garamond"/>
                <w:color w:val="FF0000"/>
              </w:rPr>
            </w:rPrChange>
          </w:rPr>
          <w:fldChar w:fldCharType="separate"/>
        </w:r>
        <w:r w:rsidRPr="00810362">
          <w:rPr>
            <w:rFonts w:ascii="Garamond" w:hAnsi="Garamond"/>
            <w:noProof/>
            <w:rPrChange w:id="508" w:author="Lauren Harrison" w:date="2020-08-10T13:59:00Z">
              <w:rPr>
                <w:rFonts w:ascii="Garamond" w:hAnsi="Garamond"/>
                <w:noProof/>
                <w:color w:val="FF0000"/>
              </w:rPr>
            </w:rPrChange>
          </w:rPr>
          <w:t xml:space="preserve">(Feingold 1992; Halpern &amp; LaMay 2000; Arden &amp; Plomin 2006; Johnson </w:t>
        </w:r>
        <w:r w:rsidRPr="00810362">
          <w:rPr>
            <w:rFonts w:ascii="Garamond" w:hAnsi="Garamond"/>
            <w:i/>
            <w:noProof/>
            <w:rPrChange w:id="509" w:author="Lauren Harrison" w:date="2020-08-10T13:59:00Z">
              <w:rPr>
                <w:rFonts w:ascii="Garamond" w:hAnsi="Garamond"/>
                <w:i/>
                <w:noProof/>
                <w:color w:val="FF0000"/>
              </w:rPr>
            </w:rPrChange>
          </w:rPr>
          <w:t>et al.</w:t>
        </w:r>
        <w:r w:rsidRPr="00810362">
          <w:rPr>
            <w:rFonts w:ascii="Garamond" w:hAnsi="Garamond"/>
            <w:noProof/>
            <w:rPrChange w:id="510" w:author="Lauren Harrison" w:date="2020-08-10T13:59:00Z">
              <w:rPr>
                <w:rFonts w:ascii="Garamond" w:hAnsi="Garamond"/>
                <w:noProof/>
                <w:color w:val="FF0000"/>
              </w:rPr>
            </w:rPrChange>
          </w:rPr>
          <w:t xml:space="preserve"> 2008)</w:t>
        </w:r>
        <w:r w:rsidRPr="00810362">
          <w:rPr>
            <w:rFonts w:ascii="Garamond" w:hAnsi="Garamond"/>
            <w:rPrChange w:id="511" w:author="Lauren Harrison" w:date="2020-08-10T13:59:00Z">
              <w:rPr>
                <w:rFonts w:ascii="Garamond" w:hAnsi="Garamond"/>
                <w:color w:val="FF0000"/>
              </w:rPr>
            </w:rPrChange>
          </w:rPr>
          <w:fldChar w:fldCharType="end"/>
        </w:r>
        <w:r w:rsidRPr="00810362">
          <w:rPr>
            <w:rFonts w:ascii="Garamond" w:hAnsi="Garamond"/>
            <w:rPrChange w:id="512" w:author="Lauren Harrison" w:date="2020-08-10T13:59:00Z">
              <w:rPr>
                <w:rFonts w:ascii="Garamond" w:hAnsi="Garamond"/>
                <w:color w:val="FF0000"/>
              </w:rPr>
            </w:rPrChange>
          </w:rPr>
          <w:t>. While it is reasonable to expect male sexual traits to have greater variability than non-sexually selected traits, traits shared by both sexes are also frequently expected to show male-biased variability.</w:t>
        </w:r>
      </w:ins>
    </w:p>
    <w:p w14:paraId="7E1BF743" w14:textId="77777777" w:rsidR="00A76057" w:rsidRPr="00810362" w:rsidRDefault="00A76057" w:rsidP="00A76057">
      <w:pPr>
        <w:ind w:firstLine="720"/>
        <w:rPr>
          <w:ins w:id="513" w:author="Lauren Harrison" w:date="2020-08-10T09:43:00Z"/>
          <w:rFonts w:ascii="Garamond" w:hAnsi="Garamond"/>
          <w:i/>
          <w:rPrChange w:id="514" w:author="Lauren Harrison" w:date="2020-08-10T13:59:00Z">
            <w:rPr>
              <w:ins w:id="515" w:author="Lauren Harrison" w:date="2020-08-10T09:43:00Z"/>
              <w:rFonts w:ascii="Garamond" w:hAnsi="Garamond"/>
              <w:i/>
              <w:color w:val="FF0000"/>
            </w:rPr>
          </w:rPrChange>
        </w:rPr>
      </w:pPr>
    </w:p>
    <w:p w14:paraId="11E9BF67" w14:textId="387DA69B" w:rsidR="00A76057" w:rsidRPr="00810362" w:rsidRDefault="00A76057" w:rsidP="00A76057">
      <w:pPr>
        <w:ind w:firstLine="360"/>
        <w:rPr>
          <w:ins w:id="516" w:author="Lauren Harrison" w:date="2020-08-10T09:43:00Z"/>
          <w:rFonts w:ascii="Garamond" w:hAnsi="Garamond"/>
          <w:rPrChange w:id="517" w:author="Lauren Harrison" w:date="2020-08-10T13:59:00Z">
            <w:rPr>
              <w:ins w:id="518" w:author="Lauren Harrison" w:date="2020-08-10T09:43:00Z"/>
              <w:rFonts w:ascii="Garamond" w:hAnsi="Garamond"/>
              <w:color w:val="0070C0"/>
            </w:rPr>
          </w:rPrChange>
        </w:rPr>
      </w:pPr>
      <w:ins w:id="519" w:author="Lauren Harrison" w:date="2020-08-10T09:43:00Z">
        <w:r w:rsidRPr="00810362">
          <w:rPr>
            <w:rFonts w:ascii="Garamond" w:hAnsi="Garamond"/>
            <w:rPrChange w:id="520" w:author="Lauren Harrison" w:date="2020-08-10T13:59:00Z">
              <w:rPr>
                <w:rFonts w:ascii="Garamond" w:hAnsi="Garamond"/>
                <w:color w:val="0070C0"/>
              </w:rPr>
            </w:rPrChange>
          </w:rPr>
          <w:t>To test the robustness of claims that men show greater variation than women in behavioural traits linked to personality due to biological factors associated with stronger sexual selection on males or males being the heterogametic sex, we conduct a large-scale meta-analysis. We collected data on personality traits across a wide range of animal taxa, which are measured using similar sets of protocols for a given component of personality. Our analysis builds on a small meta-analysis (</w:t>
        </w:r>
        <w:proofErr w:type="spellStart"/>
        <w:r w:rsidRPr="00810362">
          <w:rPr>
            <w:rFonts w:ascii="Garamond" w:hAnsi="Garamond"/>
            <w:rPrChange w:id="521" w:author="Lauren Harrison" w:date="2020-08-10T13:59:00Z">
              <w:rPr>
                <w:rFonts w:ascii="Garamond" w:hAnsi="Garamond"/>
                <w:color w:val="0070C0"/>
              </w:rPr>
            </w:rPrChange>
          </w:rPr>
          <w:t>Tarka</w:t>
        </w:r>
        <w:proofErr w:type="spellEnd"/>
        <w:r w:rsidRPr="00810362">
          <w:rPr>
            <w:rFonts w:ascii="Garamond" w:hAnsi="Garamond"/>
            <w:rPrChange w:id="522" w:author="Lauren Harrison" w:date="2020-08-10T13:59:00Z">
              <w:rPr>
                <w:rFonts w:ascii="Garamond" w:hAnsi="Garamond"/>
                <w:color w:val="0070C0"/>
              </w:rPr>
            </w:rPrChange>
          </w:rPr>
          <w:t xml:space="preserve"> </w:t>
        </w:r>
        <w:r w:rsidRPr="00810362">
          <w:rPr>
            <w:rFonts w:ascii="Garamond" w:hAnsi="Garamond"/>
            <w:i/>
            <w:rPrChange w:id="523" w:author="Lauren Harrison" w:date="2020-08-10T13:59:00Z">
              <w:rPr>
                <w:rFonts w:ascii="Garamond" w:hAnsi="Garamond"/>
                <w:i/>
                <w:color w:val="0070C0"/>
              </w:rPr>
            </w:rPrChange>
          </w:rPr>
          <w:t>et al</w:t>
        </w:r>
        <w:r w:rsidRPr="00810362">
          <w:rPr>
            <w:rFonts w:ascii="Garamond" w:hAnsi="Garamond"/>
            <w:rPrChange w:id="524" w:author="Lauren Harrison" w:date="2020-08-10T13:59:00Z">
              <w:rPr>
                <w:rFonts w:ascii="Garamond" w:hAnsi="Garamond"/>
                <w:color w:val="0070C0"/>
              </w:rPr>
            </w:rPrChange>
          </w:rPr>
          <w:t xml:space="preserve">. 2018), both in its expanded scope and in that we tested for a moderating effect of sexual selection. It is difficult to directly compare the strength of sexual selection across species, but in many </w:t>
        </w:r>
        <w:proofErr w:type="gramStart"/>
        <w:r w:rsidRPr="00810362">
          <w:rPr>
            <w:rFonts w:ascii="Garamond" w:hAnsi="Garamond"/>
            <w:rPrChange w:id="525" w:author="Lauren Harrison" w:date="2020-08-10T13:59:00Z">
              <w:rPr>
                <w:rFonts w:ascii="Garamond" w:hAnsi="Garamond"/>
                <w:color w:val="0070C0"/>
              </w:rPr>
            </w:rPrChange>
          </w:rPr>
          <w:t>taxa</w:t>
        </w:r>
        <w:proofErr w:type="gramEnd"/>
        <w:r w:rsidRPr="00810362">
          <w:rPr>
            <w:rFonts w:ascii="Garamond" w:hAnsi="Garamond"/>
            <w:rPrChange w:id="526" w:author="Lauren Harrison" w:date="2020-08-10T13:59:00Z">
              <w:rPr>
                <w:rFonts w:ascii="Garamond" w:hAnsi="Garamond"/>
                <w:color w:val="0070C0"/>
              </w:rPr>
            </w:rPrChange>
          </w:rPr>
          <w:t xml:space="preserve"> it is associated with the degree of sexual size dimorphism (SSD). (Reiss 1986; </w:t>
        </w:r>
        <w:r w:rsidRPr="00810362">
          <w:rPr>
            <w:rFonts w:ascii="Garamond" w:hAnsi="Garamond"/>
            <w:highlight w:val="cyan"/>
            <w:rPrChange w:id="527" w:author="Lauren Harrison" w:date="2020-08-10T13:59:00Z">
              <w:rPr>
                <w:rFonts w:ascii="Garamond" w:hAnsi="Garamond"/>
                <w:color w:val="0070C0"/>
                <w:highlight w:val="cyan"/>
              </w:rPr>
            </w:rPrChange>
          </w:rPr>
          <w:t>REFS</w:t>
        </w:r>
        <w:r w:rsidRPr="00810362">
          <w:rPr>
            <w:rFonts w:ascii="Garamond" w:hAnsi="Garamond"/>
            <w:rPrChange w:id="528" w:author="Lauren Harrison" w:date="2020-08-10T13:59:00Z">
              <w:rPr>
                <w:rFonts w:ascii="Garamond" w:hAnsi="Garamond"/>
                <w:color w:val="0070C0"/>
              </w:rPr>
            </w:rPrChange>
          </w:rPr>
          <w:t xml:space="preserve">). </w:t>
        </w:r>
      </w:ins>
      <w:ins w:id="529" w:author="Lauren Harrison" w:date="2020-08-10T13:59:00Z">
        <w:r w:rsidR="00810362" w:rsidRPr="00810362">
          <w:rPr>
            <w:rFonts w:ascii="Garamond" w:hAnsi="Garamond"/>
            <w:rPrChange w:id="530" w:author="Lauren Harrison" w:date="2020-08-10T13:59:00Z">
              <w:rPr>
                <w:rFonts w:ascii="Garamond" w:hAnsi="Garamond"/>
              </w:rPr>
            </w:rPrChange>
          </w:rPr>
          <w:t>We therefore</w:t>
        </w:r>
      </w:ins>
      <w:ins w:id="531" w:author="Lauren Harrison" w:date="2020-08-10T09:43:00Z">
        <w:r w:rsidRPr="00810362">
          <w:rPr>
            <w:rFonts w:ascii="Garamond" w:hAnsi="Garamond"/>
            <w:rPrChange w:id="532" w:author="Lauren Harrison" w:date="2020-08-10T13:59:00Z">
              <w:rPr>
                <w:rFonts w:ascii="Garamond" w:hAnsi="Garamond"/>
                <w:color w:val="0070C0"/>
              </w:rPr>
            </w:rPrChange>
          </w:rPr>
          <w:t xml:space="preserve"> included SSD as a moderator in our meta-analysis. We could also test for an effect of heterogamy on sex differences in variation in personality by comparing the sex difference in variation between higher level taxa where males are always heterogametic (all mammals), homogametic (all birds), or a mixture of the two (insects, fish and reptiles/frogs). </w:t>
        </w:r>
      </w:ins>
    </w:p>
    <w:p w14:paraId="4F6081D9" w14:textId="77777777" w:rsidR="00A76057" w:rsidRPr="00810362" w:rsidRDefault="00A76057" w:rsidP="00A76057">
      <w:pPr>
        <w:rPr>
          <w:ins w:id="533" w:author="Lauren Harrison" w:date="2020-08-10T09:43:00Z"/>
          <w:rFonts w:ascii="Garamond" w:hAnsi="Garamond"/>
          <w:rPrChange w:id="534" w:author="Lauren Harrison" w:date="2020-08-10T13:59:00Z">
            <w:rPr>
              <w:ins w:id="535" w:author="Lauren Harrison" w:date="2020-08-10T09:43:00Z"/>
              <w:rFonts w:ascii="Garamond" w:hAnsi="Garamond"/>
              <w:color w:val="0070C0"/>
            </w:rPr>
          </w:rPrChange>
        </w:rPr>
      </w:pPr>
    </w:p>
    <w:p w14:paraId="24E6FAC6" w14:textId="44623AD9" w:rsidR="000C6F77" w:rsidRPr="00810362" w:rsidDel="00A76057" w:rsidRDefault="00A76057" w:rsidP="00A76057">
      <w:pPr>
        <w:rPr>
          <w:del w:id="536" w:author="Lauren Harrison" w:date="2020-08-10T09:43:00Z"/>
          <w:rFonts w:ascii="Garamond" w:hAnsi="Garamond"/>
          <w:b/>
          <w:rPrChange w:id="537" w:author="Lauren Harrison" w:date="2020-08-10T13:59:00Z">
            <w:rPr>
              <w:del w:id="538" w:author="Lauren Harrison" w:date="2020-08-10T09:43:00Z"/>
              <w:rFonts w:ascii="Garamond" w:hAnsi="Garamond"/>
              <w:b/>
              <w:color w:val="FF0000"/>
            </w:rPr>
          </w:rPrChange>
        </w:rPr>
      </w:pPr>
      <w:ins w:id="539" w:author="Lauren Harrison" w:date="2020-08-10T09:43:00Z">
        <w:r w:rsidRPr="00810362">
          <w:rPr>
            <w:rFonts w:ascii="Garamond" w:hAnsi="Garamond"/>
            <w:rPrChange w:id="540" w:author="Lauren Harrison" w:date="2020-08-10T13:59:00Z">
              <w:rPr>
                <w:rFonts w:ascii="Garamond" w:hAnsi="Garamond"/>
                <w:color w:val="0070C0"/>
              </w:rPr>
            </w:rPrChange>
          </w:rPr>
          <w:t xml:space="preserve">We asked three key questions in our meta-analytic models: 1) Do males show greater variability than females in personality, 2) Are sex differences in variation consistent for different components of personality, and 3) Does sexual selection (measured as sexual size dimorphism) </w:t>
        </w:r>
        <w:r w:rsidRPr="00810362">
          <w:rPr>
            <w:rFonts w:ascii="Garamond" w:hAnsi="Garamond"/>
            <w:rPrChange w:id="541" w:author="Lauren Harrison" w:date="2020-08-10T13:59:00Z">
              <w:rPr>
                <w:rFonts w:ascii="Garamond" w:hAnsi="Garamond"/>
                <w:color w:val="0070C0"/>
              </w:rPr>
            </w:rPrChange>
          </w:rPr>
          <w:lastRenderedPageBreak/>
          <w:t>explain variation in the magnitude of sex differences in variation in personality? Finally, we asked the same three questions for the mean value of personality traits.</w:t>
        </w:r>
        <w:r w:rsidRPr="00810362">
          <w:rPr>
            <w:rFonts w:ascii="Garamond" w:hAnsi="Garamond"/>
            <w:i/>
            <w:rPrChange w:id="542" w:author="Lauren Harrison" w:date="2020-08-10T13:59:00Z">
              <w:rPr>
                <w:rFonts w:ascii="Garamond" w:hAnsi="Garamond"/>
                <w:i/>
                <w:color w:val="0070C0"/>
              </w:rPr>
            </w:rPrChange>
          </w:rPr>
          <w:t xml:space="preserve"> </w:t>
        </w:r>
      </w:ins>
      <w:del w:id="543" w:author="Lauren Harrison" w:date="2020-08-10T09:43:00Z">
        <w:r w:rsidR="000C6F77" w:rsidRPr="00810362" w:rsidDel="00A76057">
          <w:rPr>
            <w:rFonts w:ascii="Garamond" w:hAnsi="Garamond"/>
            <w:b/>
            <w:rPrChange w:id="544" w:author="Lauren Harrison" w:date="2020-08-10T13:59:00Z">
              <w:rPr>
                <w:rFonts w:ascii="Garamond" w:hAnsi="Garamond"/>
                <w:b/>
                <w:color w:val="FF0000"/>
              </w:rPr>
            </w:rPrChange>
          </w:rPr>
          <w:delText>Introduction</w:delText>
        </w:r>
      </w:del>
    </w:p>
    <w:p w14:paraId="574EFBE6" w14:textId="215AAAD6" w:rsidR="000C6F77" w:rsidRPr="00810362" w:rsidDel="00A76057" w:rsidRDefault="000C6F77" w:rsidP="000C6F77">
      <w:pPr>
        <w:rPr>
          <w:del w:id="545" w:author="Lauren Harrison" w:date="2020-08-10T09:43:00Z"/>
          <w:rFonts w:ascii="Garamond" w:hAnsi="Garamond"/>
          <w:i/>
          <w:rPrChange w:id="546" w:author="Lauren Harrison" w:date="2020-08-10T13:59:00Z">
            <w:rPr>
              <w:del w:id="547" w:author="Lauren Harrison" w:date="2020-08-10T09:43:00Z"/>
              <w:rFonts w:ascii="Garamond" w:hAnsi="Garamond"/>
              <w:i/>
              <w:color w:val="FF0000"/>
            </w:rPr>
          </w:rPrChange>
        </w:rPr>
      </w:pPr>
    </w:p>
    <w:p w14:paraId="2F63B1E4" w14:textId="19DD0C41" w:rsidR="00370960" w:rsidRPr="00810362" w:rsidDel="00A76057" w:rsidRDefault="00370960" w:rsidP="000C6F77">
      <w:pPr>
        <w:rPr>
          <w:del w:id="548" w:author="Lauren Harrison" w:date="2020-08-10T09:43:00Z"/>
          <w:rFonts w:ascii="Garamond" w:hAnsi="Garamond"/>
          <w:i/>
          <w:rPrChange w:id="549" w:author="Lauren Harrison" w:date="2020-08-10T13:59:00Z">
            <w:rPr>
              <w:del w:id="550" w:author="Lauren Harrison" w:date="2020-08-10T09:43:00Z"/>
              <w:rFonts w:ascii="Garamond" w:hAnsi="Garamond"/>
              <w:i/>
              <w:color w:val="FF0000"/>
            </w:rPr>
          </w:rPrChange>
        </w:rPr>
      </w:pPr>
      <w:del w:id="551" w:author="Lauren Harrison" w:date="2020-08-10T09:43:00Z">
        <w:r w:rsidRPr="00810362" w:rsidDel="00A76057">
          <w:rPr>
            <w:rFonts w:ascii="Garamond" w:hAnsi="Garamond"/>
            <w:i/>
            <w:rPrChange w:id="552" w:author="Lauren Harrison" w:date="2020-08-10T13:59:00Z">
              <w:rPr>
                <w:rFonts w:ascii="Garamond" w:hAnsi="Garamond"/>
                <w:i/>
                <w:color w:val="FF0000"/>
              </w:rPr>
            </w:rPrChange>
          </w:rPr>
          <w:delText>These first two paragraphs just won’t work no matter what I try to write  – help!</w:delText>
        </w:r>
      </w:del>
    </w:p>
    <w:p w14:paraId="2C1EB025" w14:textId="36BA6822" w:rsidR="009A1BC7" w:rsidRPr="00810362" w:rsidDel="00A76057" w:rsidRDefault="009A1BC7" w:rsidP="009A1BC7">
      <w:pPr>
        <w:ind w:firstLine="360"/>
        <w:rPr>
          <w:del w:id="553" w:author="Lauren Harrison" w:date="2020-08-10T09:43:00Z"/>
          <w:rFonts w:ascii="Garamond" w:hAnsi="Garamond"/>
          <w:rPrChange w:id="554" w:author="Lauren Harrison" w:date="2020-08-10T13:59:00Z">
            <w:rPr>
              <w:del w:id="555" w:author="Lauren Harrison" w:date="2020-08-10T09:43:00Z"/>
              <w:rFonts w:ascii="Garamond" w:hAnsi="Garamond"/>
              <w:color w:val="FF0000"/>
            </w:rPr>
          </w:rPrChange>
        </w:rPr>
      </w:pPr>
      <w:del w:id="556" w:author="Lauren Harrison" w:date="2020-08-10T09:43:00Z">
        <w:r w:rsidRPr="00810362" w:rsidDel="00A76057">
          <w:rPr>
            <w:rFonts w:ascii="Garamond" w:hAnsi="Garamond"/>
            <w:rPrChange w:id="557" w:author="Lauren Harrison" w:date="2020-08-10T13:59:00Z">
              <w:rPr>
                <w:rFonts w:ascii="Garamond" w:hAnsi="Garamond"/>
                <w:color w:val="FF0000"/>
              </w:rPr>
            </w:rPrChange>
          </w:rPr>
          <w:delTex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In humans, male-biased sex differences in variability have been reported for traits like intelligence </w:delText>
        </w:r>
        <w:r w:rsidRPr="00810362" w:rsidDel="00A76057">
          <w:rPr>
            <w:rFonts w:ascii="Garamond" w:hAnsi="Garamond"/>
            <w:rPrChange w:id="558" w:author="Lauren Harrison" w:date="2020-08-10T13:59:00Z">
              <w:rPr>
                <w:rFonts w:ascii="Garamond" w:hAnsi="Garamond"/>
                <w:color w:val="FF0000"/>
              </w:rPr>
            </w:rPrChange>
          </w:rPr>
          <w:fldChar w:fldCharType="begin" w:fldLock="1"/>
        </w:r>
        <w:r w:rsidRPr="00810362" w:rsidDel="00A76057">
          <w:rPr>
            <w:rFonts w:ascii="Garamond" w:hAnsi="Garamond"/>
            <w:rPrChange w:id="559" w:author="Lauren Harrison" w:date="2020-08-10T13:59:00Z">
              <w:rPr>
                <w:rFonts w:ascii="Garamond" w:hAnsi="Garamond"/>
                <w:color w:val="FF0000"/>
              </w:rPr>
            </w:rPrChange>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delInstrText>
        </w:r>
        <w:r w:rsidRPr="00810362" w:rsidDel="00A76057">
          <w:rPr>
            <w:rFonts w:ascii="Garamond" w:hAnsi="Garamond"/>
            <w:rPrChange w:id="560" w:author="Lauren Harrison" w:date="2020-08-10T13:59:00Z">
              <w:rPr>
                <w:rFonts w:ascii="Garamond" w:hAnsi="Garamond"/>
                <w:color w:val="FF0000"/>
              </w:rPr>
            </w:rPrChange>
          </w:rPr>
          <w:fldChar w:fldCharType="separate"/>
        </w:r>
        <w:r w:rsidRPr="00810362" w:rsidDel="00A76057">
          <w:rPr>
            <w:rFonts w:ascii="Garamond" w:hAnsi="Garamond"/>
            <w:noProof/>
            <w:rPrChange w:id="561" w:author="Lauren Harrison" w:date="2020-08-10T13:59:00Z">
              <w:rPr>
                <w:rFonts w:ascii="Garamond" w:hAnsi="Garamond"/>
                <w:noProof/>
                <w:color w:val="FF0000"/>
              </w:rPr>
            </w:rPrChange>
          </w:rPr>
          <w:delText xml:space="preserve">(Arden &amp; Plomin 2006; Johnson </w:delText>
        </w:r>
        <w:r w:rsidRPr="00810362" w:rsidDel="00A76057">
          <w:rPr>
            <w:rFonts w:ascii="Garamond" w:hAnsi="Garamond"/>
            <w:i/>
            <w:noProof/>
            <w:rPrChange w:id="562" w:author="Lauren Harrison" w:date="2020-08-10T13:59:00Z">
              <w:rPr>
                <w:rFonts w:ascii="Garamond" w:hAnsi="Garamond"/>
                <w:i/>
                <w:noProof/>
                <w:color w:val="FF0000"/>
              </w:rPr>
            </w:rPrChange>
          </w:rPr>
          <w:delText>et al.</w:delText>
        </w:r>
        <w:r w:rsidRPr="00810362" w:rsidDel="00A76057">
          <w:rPr>
            <w:rFonts w:ascii="Garamond" w:hAnsi="Garamond"/>
            <w:noProof/>
            <w:rPrChange w:id="563" w:author="Lauren Harrison" w:date="2020-08-10T13:59:00Z">
              <w:rPr>
                <w:rFonts w:ascii="Garamond" w:hAnsi="Garamond"/>
                <w:noProof/>
                <w:color w:val="FF0000"/>
              </w:rPr>
            </w:rPrChange>
          </w:rPr>
          <w:delText xml:space="preserve"> 2008)</w:delText>
        </w:r>
        <w:r w:rsidRPr="00810362" w:rsidDel="00A76057">
          <w:rPr>
            <w:rFonts w:ascii="Garamond" w:hAnsi="Garamond"/>
            <w:rPrChange w:id="564" w:author="Lauren Harrison" w:date="2020-08-10T13:59:00Z">
              <w:rPr>
                <w:rFonts w:ascii="Garamond" w:hAnsi="Garamond"/>
                <w:color w:val="FF0000"/>
              </w:rPr>
            </w:rPrChange>
          </w:rPr>
          <w:fldChar w:fldCharType="end"/>
        </w:r>
        <w:r w:rsidRPr="00810362" w:rsidDel="00A76057">
          <w:rPr>
            <w:rFonts w:ascii="Garamond" w:hAnsi="Garamond"/>
            <w:rPrChange w:id="565" w:author="Lauren Harrison" w:date="2020-08-10T13:59:00Z">
              <w:rPr>
                <w:rFonts w:ascii="Garamond" w:hAnsi="Garamond"/>
                <w:color w:val="FF0000"/>
              </w:rPr>
            </w:rPrChange>
          </w:rPr>
          <w:delText xml:space="preserve">, birth weights and several blood parameters </w:delText>
        </w:r>
        <w:r w:rsidRPr="00810362" w:rsidDel="00A76057">
          <w:rPr>
            <w:rFonts w:ascii="Garamond" w:hAnsi="Garamond"/>
            <w:rPrChange w:id="566" w:author="Lauren Harrison" w:date="2020-08-10T13:59:00Z">
              <w:rPr>
                <w:rFonts w:ascii="Garamond" w:hAnsi="Garamond"/>
                <w:color w:val="FF0000"/>
              </w:rPr>
            </w:rPrChange>
          </w:rPr>
          <w:fldChar w:fldCharType="begin" w:fldLock="1"/>
        </w:r>
        <w:r w:rsidRPr="00810362" w:rsidDel="00A76057">
          <w:rPr>
            <w:rFonts w:ascii="Garamond" w:hAnsi="Garamond"/>
            <w:rPrChange w:id="567" w:author="Lauren Harrison" w:date="2020-08-10T13:59:00Z">
              <w:rPr>
                <w:rFonts w:ascii="Garamond" w:hAnsi="Garamond"/>
                <w:color w:val="FF0000"/>
              </w:rPr>
            </w:rPrChange>
          </w:rPr>
          <w:del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delInstrText>
        </w:r>
        <w:r w:rsidRPr="00810362" w:rsidDel="00A76057">
          <w:rPr>
            <w:rFonts w:ascii="Garamond" w:hAnsi="Garamond"/>
            <w:rPrChange w:id="568" w:author="Lauren Harrison" w:date="2020-08-10T13:59:00Z">
              <w:rPr>
                <w:rFonts w:ascii="Garamond" w:hAnsi="Garamond"/>
                <w:color w:val="FF0000"/>
              </w:rPr>
            </w:rPrChange>
          </w:rPr>
          <w:fldChar w:fldCharType="separate"/>
        </w:r>
        <w:r w:rsidRPr="00810362" w:rsidDel="00A76057">
          <w:rPr>
            <w:rFonts w:ascii="Garamond" w:hAnsi="Garamond"/>
            <w:noProof/>
            <w:rPrChange w:id="569" w:author="Lauren Harrison" w:date="2020-08-10T13:59:00Z">
              <w:rPr>
                <w:rFonts w:ascii="Garamond" w:hAnsi="Garamond"/>
                <w:noProof/>
                <w:color w:val="FF0000"/>
              </w:rPr>
            </w:rPrChange>
          </w:rPr>
          <w:delText xml:space="preserve">(Lehre </w:delText>
        </w:r>
        <w:r w:rsidRPr="00810362" w:rsidDel="00A76057">
          <w:rPr>
            <w:rFonts w:ascii="Garamond" w:hAnsi="Garamond"/>
            <w:i/>
            <w:noProof/>
            <w:rPrChange w:id="570" w:author="Lauren Harrison" w:date="2020-08-10T13:59:00Z">
              <w:rPr>
                <w:rFonts w:ascii="Garamond" w:hAnsi="Garamond"/>
                <w:i/>
                <w:noProof/>
                <w:color w:val="FF0000"/>
              </w:rPr>
            </w:rPrChange>
          </w:rPr>
          <w:delText>et al.</w:delText>
        </w:r>
        <w:r w:rsidRPr="00810362" w:rsidDel="00A76057">
          <w:rPr>
            <w:rFonts w:ascii="Garamond" w:hAnsi="Garamond"/>
            <w:noProof/>
            <w:rPrChange w:id="571" w:author="Lauren Harrison" w:date="2020-08-10T13:59:00Z">
              <w:rPr>
                <w:rFonts w:ascii="Garamond" w:hAnsi="Garamond"/>
                <w:noProof/>
                <w:color w:val="FF0000"/>
              </w:rPr>
            </w:rPrChange>
          </w:rPr>
          <w:delText xml:space="preserve"> 2009)</w:delText>
        </w:r>
        <w:r w:rsidRPr="00810362" w:rsidDel="00A76057">
          <w:rPr>
            <w:rFonts w:ascii="Garamond" w:hAnsi="Garamond"/>
            <w:rPrChange w:id="572" w:author="Lauren Harrison" w:date="2020-08-10T13:59:00Z">
              <w:rPr>
                <w:rFonts w:ascii="Garamond" w:hAnsi="Garamond"/>
                <w:color w:val="FF0000"/>
              </w:rPr>
            </w:rPrChange>
          </w:rPr>
          <w:fldChar w:fldCharType="end"/>
        </w:r>
        <w:r w:rsidRPr="00810362" w:rsidDel="00A76057">
          <w:rPr>
            <w:rFonts w:ascii="Garamond" w:hAnsi="Garamond"/>
            <w:rPrChange w:id="573" w:author="Lauren Harrison" w:date="2020-08-10T13:59:00Z">
              <w:rPr>
                <w:rFonts w:ascii="Garamond" w:hAnsi="Garamond"/>
                <w:color w:val="FF0000"/>
              </w:rPr>
            </w:rPrChange>
          </w:rPr>
          <w:delText xml:space="preserve">, and creativity </w:delText>
        </w:r>
        <w:r w:rsidRPr="00810362" w:rsidDel="00A76057">
          <w:rPr>
            <w:rFonts w:ascii="Garamond" w:hAnsi="Garamond"/>
            <w:rPrChange w:id="574" w:author="Lauren Harrison" w:date="2020-08-10T13:59:00Z">
              <w:rPr>
                <w:rFonts w:ascii="Garamond" w:hAnsi="Garamond"/>
                <w:color w:val="FF0000"/>
              </w:rPr>
            </w:rPrChange>
          </w:rPr>
          <w:fldChar w:fldCharType="begin" w:fldLock="1"/>
        </w:r>
        <w:r w:rsidRPr="00810362" w:rsidDel="00A76057">
          <w:rPr>
            <w:rFonts w:ascii="Garamond" w:hAnsi="Garamond"/>
            <w:rPrChange w:id="575" w:author="Lauren Harrison" w:date="2020-08-10T13:59:00Z">
              <w:rPr>
                <w:rFonts w:ascii="Garamond" w:hAnsi="Garamond"/>
                <w:color w:val="FF0000"/>
              </w:rPr>
            </w:rPrChange>
          </w:rPr>
          <w:del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delInstrText>
        </w:r>
        <w:r w:rsidRPr="00810362" w:rsidDel="00A76057">
          <w:rPr>
            <w:rFonts w:ascii="Garamond" w:hAnsi="Garamond"/>
            <w:rPrChange w:id="576" w:author="Lauren Harrison" w:date="2020-08-10T13:59:00Z">
              <w:rPr>
                <w:rFonts w:ascii="Garamond" w:hAnsi="Garamond"/>
                <w:color w:val="FF0000"/>
              </w:rPr>
            </w:rPrChange>
          </w:rPr>
          <w:fldChar w:fldCharType="separate"/>
        </w:r>
        <w:r w:rsidRPr="00810362" w:rsidDel="00A76057">
          <w:rPr>
            <w:rFonts w:ascii="Garamond" w:hAnsi="Garamond"/>
            <w:noProof/>
            <w:rPrChange w:id="577" w:author="Lauren Harrison" w:date="2020-08-10T13:59:00Z">
              <w:rPr>
                <w:rFonts w:ascii="Garamond" w:hAnsi="Garamond"/>
                <w:noProof/>
                <w:color w:val="FF0000"/>
              </w:rPr>
            </w:rPrChange>
          </w:rPr>
          <w:delText xml:space="preserve">(Ju </w:delText>
        </w:r>
        <w:r w:rsidRPr="00810362" w:rsidDel="00A76057">
          <w:rPr>
            <w:rFonts w:ascii="Garamond" w:hAnsi="Garamond"/>
            <w:i/>
            <w:noProof/>
            <w:rPrChange w:id="578" w:author="Lauren Harrison" w:date="2020-08-10T13:59:00Z">
              <w:rPr>
                <w:rFonts w:ascii="Garamond" w:hAnsi="Garamond"/>
                <w:i/>
                <w:noProof/>
                <w:color w:val="FF0000"/>
              </w:rPr>
            </w:rPrChange>
          </w:rPr>
          <w:delText>et al.</w:delText>
        </w:r>
        <w:r w:rsidRPr="00810362" w:rsidDel="00A76057">
          <w:rPr>
            <w:rFonts w:ascii="Garamond" w:hAnsi="Garamond"/>
            <w:noProof/>
            <w:rPrChange w:id="579" w:author="Lauren Harrison" w:date="2020-08-10T13:59:00Z">
              <w:rPr>
                <w:rFonts w:ascii="Garamond" w:hAnsi="Garamond"/>
                <w:noProof/>
                <w:color w:val="FF0000"/>
              </w:rPr>
            </w:rPrChange>
          </w:rPr>
          <w:delText xml:space="preserve"> 2015; Karwowski </w:delText>
        </w:r>
        <w:r w:rsidRPr="00810362" w:rsidDel="00A76057">
          <w:rPr>
            <w:rFonts w:ascii="Garamond" w:hAnsi="Garamond"/>
            <w:i/>
            <w:noProof/>
            <w:rPrChange w:id="580" w:author="Lauren Harrison" w:date="2020-08-10T13:59:00Z">
              <w:rPr>
                <w:rFonts w:ascii="Garamond" w:hAnsi="Garamond"/>
                <w:i/>
                <w:noProof/>
                <w:color w:val="FF0000"/>
              </w:rPr>
            </w:rPrChange>
          </w:rPr>
          <w:delText>et al.</w:delText>
        </w:r>
        <w:r w:rsidRPr="00810362" w:rsidDel="00A76057">
          <w:rPr>
            <w:rFonts w:ascii="Garamond" w:hAnsi="Garamond"/>
            <w:noProof/>
            <w:rPrChange w:id="581" w:author="Lauren Harrison" w:date="2020-08-10T13:59:00Z">
              <w:rPr>
                <w:rFonts w:ascii="Garamond" w:hAnsi="Garamond"/>
                <w:noProof/>
                <w:color w:val="FF0000"/>
              </w:rPr>
            </w:rPrChange>
          </w:rPr>
          <w:delText xml:space="preserve"> 2016)</w:delText>
        </w:r>
        <w:r w:rsidRPr="00810362" w:rsidDel="00A76057">
          <w:rPr>
            <w:rFonts w:ascii="Garamond" w:hAnsi="Garamond"/>
            <w:rPrChange w:id="582" w:author="Lauren Harrison" w:date="2020-08-10T13:59:00Z">
              <w:rPr>
                <w:rFonts w:ascii="Garamond" w:hAnsi="Garamond"/>
                <w:color w:val="FF0000"/>
              </w:rPr>
            </w:rPrChange>
          </w:rPr>
          <w:fldChar w:fldCharType="end"/>
        </w:r>
        <w:r w:rsidRPr="00810362" w:rsidDel="00A76057">
          <w:rPr>
            <w:rFonts w:ascii="Garamond" w:hAnsi="Garamond"/>
            <w:rPrChange w:id="583" w:author="Lauren Harrison" w:date="2020-08-10T13:59:00Z">
              <w:rPr>
                <w:rFonts w:ascii="Garamond" w:hAnsi="Garamond"/>
                <w:color w:val="FF0000"/>
              </w:rPr>
            </w:rPrChange>
          </w:rPr>
          <w:delText xml:space="preserve">. </w:delText>
        </w:r>
        <w:r w:rsidR="00370960" w:rsidRPr="00810362" w:rsidDel="00A76057">
          <w:rPr>
            <w:rFonts w:ascii="Garamond" w:hAnsi="Garamond"/>
            <w:rPrChange w:id="584" w:author="Lauren Harrison" w:date="2020-08-10T13:59:00Z">
              <w:rPr>
                <w:rFonts w:ascii="Garamond" w:hAnsi="Garamond"/>
                <w:color w:val="FF0000"/>
              </w:rPr>
            </w:rPrChange>
          </w:rPr>
          <w:delText>Furthermore</w:delText>
        </w:r>
        <w:r w:rsidRPr="00810362" w:rsidDel="00A76057">
          <w:rPr>
            <w:rFonts w:ascii="Garamond" w:hAnsi="Garamond"/>
            <w:rPrChange w:id="585" w:author="Lauren Harrison" w:date="2020-08-10T13:59:00Z">
              <w:rPr>
                <w:rFonts w:ascii="Garamond" w:hAnsi="Garamond"/>
                <w:color w:val="FF0000"/>
              </w:rPr>
            </w:rPrChange>
          </w:rPr>
          <w:delText xml:space="preserve">, </w:delText>
        </w:r>
        <w:r w:rsidR="00370960" w:rsidRPr="00810362" w:rsidDel="00A76057">
          <w:rPr>
            <w:rFonts w:ascii="Garamond" w:hAnsi="Garamond"/>
            <w:rPrChange w:id="586" w:author="Lauren Harrison" w:date="2020-08-10T13:59:00Z">
              <w:rPr>
                <w:rFonts w:ascii="Garamond" w:hAnsi="Garamond"/>
                <w:color w:val="FF0000"/>
              </w:rPr>
            </w:rPrChange>
          </w:rPr>
          <w:delText>there are often more men at the extreme ends of</w:delText>
        </w:r>
        <w:r w:rsidRPr="00810362" w:rsidDel="00A76057">
          <w:rPr>
            <w:rFonts w:ascii="Garamond" w:hAnsi="Garamond"/>
            <w:rPrChange w:id="587" w:author="Lauren Harrison" w:date="2020-08-10T13:59:00Z">
              <w:rPr>
                <w:rFonts w:ascii="Garamond" w:hAnsi="Garamond"/>
                <w:color w:val="FF0000"/>
              </w:rPr>
            </w:rPrChange>
          </w:rPr>
          <w:delText xml:space="preserve"> aggressive personalities, leading to their overrepresentation in the prison system </w:delText>
        </w:r>
        <w:r w:rsidRPr="00810362" w:rsidDel="00A76057">
          <w:rPr>
            <w:rFonts w:ascii="Garamond" w:hAnsi="Garamond"/>
            <w:rPrChange w:id="588" w:author="Lauren Harrison" w:date="2020-08-10T13:59:00Z">
              <w:rPr>
                <w:rFonts w:ascii="Garamond" w:hAnsi="Garamond"/>
                <w:color w:val="FF0000"/>
              </w:rPr>
            </w:rPrChange>
          </w:rPr>
          <w:fldChar w:fldCharType="begin" w:fldLock="1"/>
        </w:r>
        <w:r w:rsidRPr="00810362" w:rsidDel="00A76057">
          <w:rPr>
            <w:rFonts w:ascii="Garamond" w:hAnsi="Garamond"/>
            <w:rPrChange w:id="589" w:author="Lauren Harrison" w:date="2020-08-10T13:59:00Z">
              <w:rPr>
                <w:rFonts w:ascii="Garamond" w:hAnsi="Garamond"/>
                <w:color w:val="FF0000"/>
              </w:rPr>
            </w:rPrChange>
          </w:rPr>
          <w:del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delInstrText>
        </w:r>
        <w:r w:rsidRPr="00810362" w:rsidDel="00A76057">
          <w:rPr>
            <w:rFonts w:ascii="Garamond" w:hAnsi="Garamond"/>
            <w:rPrChange w:id="590" w:author="Lauren Harrison" w:date="2020-08-10T13:59:00Z">
              <w:rPr>
                <w:rFonts w:ascii="Garamond" w:hAnsi="Garamond"/>
                <w:color w:val="FF0000"/>
              </w:rPr>
            </w:rPrChange>
          </w:rPr>
          <w:fldChar w:fldCharType="separate"/>
        </w:r>
        <w:r w:rsidRPr="00810362" w:rsidDel="00A76057">
          <w:rPr>
            <w:rFonts w:ascii="Garamond" w:hAnsi="Garamond"/>
            <w:noProof/>
            <w:rPrChange w:id="591" w:author="Lauren Harrison" w:date="2020-08-10T13:59:00Z">
              <w:rPr>
                <w:rFonts w:ascii="Garamond" w:hAnsi="Garamond"/>
                <w:noProof/>
                <w:color w:val="FF0000"/>
              </w:rPr>
            </w:rPrChange>
          </w:rPr>
          <w:delText xml:space="preserve">(Deary </w:delText>
        </w:r>
        <w:r w:rsidRPr="00810362" w:rsidDel="00A76057">
          <w:rPr>
            <w:rFonts w:ascii="Garamond" w:hAnsi="Garamond"/>
            <w:i/>
            <w:noProof/>
            <w:rPrChange w:id="592" w:author="Lauren Harrison" w:date="2020-08-10T13:59:00Z">
              <w:rPr>
                <w:rFonts w:ascii="Garamond" w:hAnsi="Garamond"/>
                <w:i/>
                <w:noProof/>
                <w:color w:val="FF0000"/>
              </w:rPr>
            </w:rPrChange>
          </w:rPr>
          <w:delText>et al.</w:delText>
        </w:r>
        <w:r w:rsidRPr="00810362" w:rsidDel="00A76057">
          <w:rPr>
            <w:rFonts w:ascii="Garamond" w:hAnsi="Garamond"/>
            <w:noProof/>
            <w:rPrChange w:id="593" w:author="Lauren Harrison" w:date="2020-08-10T13:59:00Z">
              <w:rPr>
                <w:rFonts w:ascii="Garamond" w:hAnsi="Garamond"/>
                <w:noProof/>
                <w:color w:val="FF0000"/>
              </w:rPr>
            </w:rPrChange>
          </w:rPr>
          <w:delText xml:space="preserve"> 2003)</w:delText>
        </w:r>
        <w:r w:rsidRPr="00810362" w:rsidDel="00A76057">
          <w:rPr>
            <w:rFonts w:ascii="Garamond" w:hAnsi="Garamond"/>
            <w:rPrChange w:id="594" w:author="Lauren Harrison" w:date="2020-08-10T13:59:00Z">
              <w:rPr>
                <w:rFonts w:ascii="Garamond" w:hAnsi="Garamond"/>
                <w:color w:val="FF0000"/>
              </w:rPr>
            </w:rPrChange>
          </w:rPr>
          <w:fldChar w:fldCharType="end"/>
        </w:r>
        <w:r w:rsidRPr="00810362" w:rsidDel="00A76057">
          <w:rPr>
            <w:rFonts w:ascii="Garamond" w:hAnsi="Garamond"/>
            <w:rPrChange w:id="595" w:author="Lauren Harrison" w:date="2020-08-10T13:59:00Z">
              <w:rPr>
                <w:rFonts w:ascii="Garamond" w:hAnsi="Garamond"/>
                <w:color w:val="FF0000"/>
              </w:rPr>
            </w:rPrChange>
          </w:rPr>
          <w:delText xml:space="preserve">. </w:delText>
        </w:r>
        <w:r w:rsidR="00370960" w:rsidRPr="00810362" w:rsidDel="00A76057">
          <w:rPr>
            <w:rFonts w:ascii="Garamond" w:hAnsi="Garamond"/>
            <w:rPrChange w:id="596" w:author="Lauren Harrison" w:date="2020-08-10T13:59:00Z">
              <w:rPr>
                <w:rFonts w:ascii="Garamond" w:hAnsi="Garamond"/>
                <w:color w:val="FF0000"/>
              </w:rPr>
            </w:rPrChange>
          </w:rPr>
          <w:delText xml:space="preserve">Yet the mechanisms behind such widespread greater male variability remain unclear. </w:delText>
        </w:r>
      </w:del>
    </w:p>
    <w:p w14:paraId="0D4367AA" w14:textId="28399ED8" w:rsidR="00370960" w:rsidRPr="00810362" w:rsidDel="00A76057" w:rsidRDefault="00370960" w:rsidP="00A728C9">
      <w:pPr>
        <w:ind w:firstLine="360"/>
        <w:rPr>
          <w:del w:id="597" w:author="Lauren Harrison" w:date="2020-08-10T09:43:00Z"/>
          <w:rFonts w:ascii="Garamond" w:hAnsi="Garamond"/>
          <w:rPrChange w:id="598" w:author="Lauren Harrison" w:date="2020-08-10T13:59:00Z">
            <w:rPr>
              <w:del w:id="599" w:author="Lauren Harrison" w:date="2020-08-10T09:43:00Z"/>
              <w:rFonts w:ascii="Garamond" w:hAnsi="Garamond"/>
              <w:color w:val="FF0000"/>
            </w:rPr>
          </w:rPrChange>
        </w:rPr>
      </w:pPr>
    </w:p>
    <w:p w14:paraId="2C1D4C98" w14:textId="70883361" w:rsidR="009A1BC7" w:rsidRPr="00810362" w:rsidDel="00A76057" w:rsidRDefault="00A728C9" w:rsidP="00A728C9">
      <w:pPr>
        <w:ind w:firstLine="360"/>
        <w:rPr>
          <w:del w:id="600" w:author="Lauren Harrison" w:date="2020-08-10T09:43:00Z"/>
          <w:rFonts w:ascii="Garamond" w:hAnsi="Garamond"/>
          <w:rPrChange w:id="601" w:author="Lauren Harrison" w:date="2020-08-10T13:59:00Z">
            <w:rPr>
              <w:del w:id="602" w:author="Lauren Harrison" w:date="2020-08-10T09:43:00Z"/>
              <w:rFonts w:ascii="Garamond" w:hAnsi="Garamond"/>
              <w:color w:val="FF0000"/>
            </w:rPr>
          </w:rPrChange>
        </w:rPr>
      </w:pPr>
      <w:del w:id="603" w:author="Lauren Harrison" w:date="2020-08-10T09:43:00Z">
        <w:r w:rsidRPr="00810362" w:rsidDel="00A76057">
          <w:rPr>
            <w:rFonts w:ascii="Garamond" w:hAnsi="Garamond"/>
            <w:rPrChange w:id="604" w:author="Lauren Harrison" w:date="2020-08-10T13:59:00Z">
              <w:rPr>
                <w:rFonts w:ascii="Garamond" w:hAnsi="Garamond"/>
                <w:color w:val="FF0000"/>
              </w:rPr>
            </w:rPrChange>
          </w:rPr>
          <w:delText xml:space="preserve">In the realm of human personality, our behavioural quirks can be categorised into one of five factors: Extraversion, Neuroticism, Openness, Conscientiousness and Agreeableness </w:delText>
        </w:r>
        <w:r w:rsidRPr="00810362" w:rsidDel="00A76057">
          <w:rPr>
            <w:rFonts w:ascii="Garamond" w:hAnsi="Garamond"/>
            <w:rPrChange w:id="605" w:author="Lauren Harrison" w:date="2020-08-10T13:59:00Z">
              <w:rPr>
                <w:rFonts w:ascii="Garamond" w:hAnsi="Garamond"/>
                <w:color w:val="FF0000"/>
              </w:rPr>
            </w:rPrChange>
          </w:rPr>
          <w:fldChar w:fldCharType="begin" w:fldLock="1"/>
        </w:r>
        <w:r w:rsidRPr="00810362" w:rsidDel="00A76057">
          <w:rPr>
            <w:rFonts w:ascii="Garamond" w:hAnsi="Garamond"/>
            <w:rPrChange w:id="606" w:author="Lauren Harrison" w:date="2020-08-10T13:59:00Z">
              <w:rPr>
                <w:rFonts w:ascii="Garamond" w:hAnsi="Garamond"/>
                <w:color w:val="FF0000"/>
              </w:rPr>
            </w:rPrChange>
          </w:rPr>
          <w:del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delInstrText>
        </w:r>
        <w:r w:rsidRPr="00810362" w:rsidDel="00A76057">
          <w:rPr>
            <w:rFonts w:ascii="Garamond" w:hAnsi="Garamond"/>
            <w:rPrChange w:id="607" w:author="Lauren Harrison" w:date="2020-08-10T13:59:00Z">
              <w:rPr>
                <w:rFonts w:ascii="Garamond" w:hAnsi="Garamond"/>
                <w:color w:val="FF0000"/>
              </w:rPr>
            </w:rPrChange>
          </w:rPr>
          <w:fldChar w:fldCharType="separate"/>
        </w:r>
        <w:r w:rsidRPr="00810362" w:rsidDel="00A76057">
          <w:rPr>
            <w:rFonts w:ascii="Garamond" w:hAnsi="Garamond"/>
            <w:noProof/>
            <w:rPrChange w:id="608" w:author="Lauren Harrison" w:date="2020-08-10T13:59:00Z">
              <w:rPr>
                <w:rFonts w:ascii="Garamond" w:hAnsi="Garamond"/>
                <w:noProof/>
                <w:color w:val="FF0000"/>
              </w:rPr>
            </w:rPrChange>
          </w:rPr>
          <w:delText>(Costa &amp; McCrae 1992)</w:delText>
        </w:r>
        <w:r w:rsidRPr="00810362" w:rsidDel="00A76057">
          <w:rPr>
            <w:rFonts w:ascii="Garamond" w:hAnsi="Garamond"/>
            <w:rPrChange w:id="609" w:author="Lauren Harrison" w:date="2020-08-10T13:59:00Z">
              <w:rPr>
                <w:rFonts w:ascii="Garamond" w:hAnsi="Garamond"/>
                <w:color w:val="FF0000"/>
              </w:rPr>
            </w:rPrChange>
          </w:rPr>
          <w:fldChar w:fldCharType="end"/>
        </w:r>
        <w:r w:rsidRPr="00810362" w:rsidDel="00A76057">
          <w:rPr>
            <w:rFonts w:ascii="Garamond" w:hAnsi="Garamond"/>
            <w:rPrChange w:id="610" w:author="Lauren Harrison" w:date="2020-08-10T13:59:00Z">
              <w:rPr>
                <w:rFonts w:ascii="Garamond" w:hAnsi="Garamond"/>
                <w:color w:val="FF0000"/>
              </w:rPr>
            </w:rPrChange>
          </w:rPr>
          <w:delText xml:space="preserve">.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(Reale </w:delText>
        </w:r>
        <w:r w:rsidRPr="00810362" w:rsidDel="00A76057">
          <w:rPr>
            <w:rFonts w:ascii="Garamond" w:hAnsi="Garamond"/>
            <w:i/>
            <w:rPrChange w:id="611" w:author="Lauren Harrison" w:date="2020-08-10T13:59:00Z">
              <w:rPr>
                <w:rFonts w:ascii="Garamond" w:hAnsi="Garamond"/>
                <w:i/>
                <w:color w:val="FF0000"/>
              </w:rPr>
            </w:rPrChange>
          </w:rPr>
          <w:delText>et al</w:delText>
        </w:r>
        <w:r w:rsidRPr="00810362" w:rsidDel="00A76057">
          <w:rPr>
            <w:rFonts w:ascii="Garamond" w:hAnsi="Garamond"/>
            <w:rPrChange w:id="612" w:author="Lauren Harrison" w:date="2020-08-10T13:59:00Z">
              <w:rPr>
                <w:rFonts w:ascii="Garamond" w:hAnsi="Garamond"/>
                <w:color w:val="FF0000"/>
              </w:rPr>
            </w:rPrChange>
          </w:rPr>
          <w:delText xml:space="preserve">. 2007). For organisms living in the wild, consistent and predictable (i.e. repeatable) behaviour across time and contexts seems maladaptive, especially when there is such large inter-individual variation in response to the same environmental conditions </w:delText>
        </w:r>
        <w:r w:rsidRPr="00810362" w:rsidDel="00A76057">
          <w:rPr>
            <w:rFonts w:ascii="Garamond" w:hAnsi="Garamond"/>
            <w:rPrChange w:id="613" w:author="Lauren Harrison" w:date="2020-08-10T13:59:00Z">
              <w:rPr>
                <w:rFonts w:ascii="Garamond" w:hAnsi="Garamond"/>
                <w:color w:val="FF0000"/>
              </w:rPr>
            </w:rPrChange>
          </w:rPr>
          <w:fldChar w:fldCharType="begin" w:fldLock="1"/>
        </w:r>
        <w:r w:rsidRPr="00810362" w:rsidDel="00A76057">
          <w:rPr>
            <w:rFonts w:ascii="Garamond" w:hAnsi="Garamond"/>
            <w:rPrChange w:id="614" w:author="Lauren Harrison" w:date="2020-08-10T13:59:00Z">
              <w:rPr>
                <w:rFonts w:ascii="Garamond" w:hAnsi="Garamond"/>
                <w:color w:val="FF0000"/>
              </w:rPr>
            </w:rPrChange>
          </w:rPr>
          <w:del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delInstrText>
        </w:r>
        <w:r w:rsidRPr="00810362" w:rsidDel="00A76057">
          <w:rPr>
            <w:rFonts w:ascii="Garamond" w:hAnsi="Garamond"/>
            <w:rPrChange w:id="615" w:author="Lauren Harrison" w:date="2020-08-10T13:59:00Z">
              <w:rPr>
                <w:rFonts w:ascii="Garamond" w:hAnsi="Garamond"/>
                <w:color w:val="FF0000"/>
              </w:rPr>
            </w:rPrChange>
          </w:rPr>
          <w:fldChar w:fldCharType="separate"/>
        </w:r>
        <w:r w:rsidRPr="00810362" w:rsidDel="00A76057">
          <w:rPr>
            <w:rFonts w:ascii="Garamond" w:hAnsi="Garamond"/>
            <w:noProof/>
            <w:rPrChange w:id="616" w:author="Lauren Harrison" w:date="2020-08-10T13:59:00Z">
              <w:rPr>
                <w:rFonts w:ascii="Garamond" w:hAnsi="Garamond"/>
                <w:noProof/>
                <w:color w:val="FF0000"/>
              </w:rPr>
            </w:rPrChange>
          </w:rPr>
          <w:delText xml:space="preserve">(Dingemanse </w:delText>
        </w:r>
        <w:r w:rsidRPr="00810362" w:rsidDel="00A76057">
          <w:rPr>
            <w:rFonts w:ascii="Garamond" w:hAnsi="Garamond"/>
            <w:i/>
            <w:noProof/>
            <w:rPrChange w:id="617" w:author="Lauren Harrison" w:date="2020-08-10T13:59:00Z">
              <w:rPr>
                <w:rFonts w:ascii="Garamond" w:hAnsi="Garamond"/>
                <w:i/>
                <w:noProof/>
                <w:color w:val="FF0000"/>
              </w:rPr>
            </w:rPrChange>
          </w:rPr>
          <w:delText>et al.</w:delText>
        </w:r>
        <w:r w:rsidRPr="00810362" w:rsidDel="00A76057">
          <w:rPr>
            <w:rFonts w:ascii="Garamond" w:hAnsi="Garamond"/>
            <w:noProof/>
            <w:rPrChange w:id="618" w:author="Lauren Harrison" w:date="2020-08-10T13:59:00Z">
              <w:rPr>
                <w:rFonts w:ascii="Garamond" w:hAnsi="Garamond"/>
                <w:noProof/>
                <w:color w:val="FF0000"/>
              </w:rPr>
            </w:rPrChange>
          </w:rPr>
          <w:delText xml:space="preserve"> 2010)</w:delText>
        </w:r>
        <w:r w:rsidRPr="00810362" w:rsidDel="00A76057">
          <w:rPr>
            <w:rFonts w:ascii="Garamond" w:hAnsi="Garamond"/>
            <w:rPrChange w:id="619" w:author="Lauren Harrison" w:date="2020-08-10T13:59:00Z">
              <w:rPr>
                <w:rFonts w:ascii="Garamond" w:hAnsi="Garamond"/>
                <w:color w:val="FF0000"/>
              </w:rPr>
            </w:rPrChange>
          </w:rPr>
          <w:fldChar w:fldCharType="end"/>
        </w:r>
        <w:r w:rsidRPr="00810362" w:rsidDel="00A76057">
          <w:rPr>
            <w:rFonts w:ascii="Garamond" w:hAnsi="Garamond"/>
            <w:rPrChange w:id="620" w:author="Lauren Harrison" w:date="2020-08-10T13:59:00Z">
              <w:rPr>
                <w:rFonts w:ascii="Garamond" w:hAnsi="Garamond"/>
                <w:color w:val="FF0000"/>
              </w:rPr>
            </w:rPrChange>
          </w:rPr>
          <w:delText xml:space="preserve">. However, the consistency of personality within individuals, and its persistence across generations, suggests that low intra-individual variation can be adaptive </w:delText>
        </w:r>
        <w:r w:rsidRPr="00810362" w:rsidDel="00A76057">
          <w:rPr>
            <w:rFonts w:ascii="Garamond" w:hAnsi="Garamond"/>
            <w:rPrChange w:id="621" w:author="Lauren Harrison" w:date="2020-08-10T13:59:00Z">
              <w:rPr>
                <w:rFonts w:ascii="Garamond" w:hAnsi="Garamond"/>
                <w:color w:val="FF0000"/>
              </w:rPr>
            </w:rPrChange>
          </w:rPr>
          <w:fldChar w:fldCharType="begin" w:fldLock="1"/>
        </w:r>
        <w:r w:rsidR="00762DCB" w:rsidRPr="00810362" w:rsidDel="00A76057">
          <w:rPr>
            <w:rFonts w:ascii="Garamond" w:hAnsi="Garamond"/>
            <w:rPrChange w:id="622" w:author="Lauren Harrison" w:date="2020-08-10T13:59:00Z">
              <w:rPr>
                <w:rFonts w:ascii="Garamond" w:hAnsi="Garamond"/>
                <w:color w:val="FF0000"/>
              </w:rPr>
            </w:rPrChange>
          </w:rPr>
          <w:del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2008a; Dingemanse &amp; Wolf 2010)","plainTextFormattedCitation":"(Smith &amp; Blumstein 2008a; Dingemanse &amp; Wolf 2010)","previouslyFormattedCitation":"(Smith &amp; Blumstein 2008a; Dingemanse &amp; Wolf 2010)"},"properties":{"noteIndex":0},"schema":"https://github.com/citation-style-language/schema/raw/master/csl-citation.json"}</w:delInstrText>
        </w:r>
        <w:r w:rsidRPr="00810362" w:rsidDel="00A76057">
          <w:rPr>
            <w:rFonts w:ascii="Garamond" w:hAnsi="Garamond"/>
            <w:rPrChange w:id="623" w:author="Lauren Harrison" w:date="2020-08-10T13:59:00Z">
              <w:rPr>
                <w:rFonts w:ascii="Garamond" w:hAnsi="Garamond"/>
                <w:color w:val="FF0000"/>
              </w:rPr>
            </w:rPrChange>
          </w:rPr>
          <w:fldChar w:fldCharType="separate"/>
        </w:r>
        <w:r w:rsidR="00976782" w:rsidRPr="00810362" w:rsidDel="00A76057">
          <w:rPr>
            <w:rFonts w:ascii="Garamond" w:hAnsi="Garamond"/>
            <w:noProof/>
            <w:rPrChange w:id="624" w:author="Lauren Harrison" w:date="2020-08-10T13:59:00Z">
              <w:rPr>
                <w:rFonts w:ascii="Garamond" w:hAnsi="Garamond"/>
                <w:noProof/>
                <w:color w:val="FF0000"/>
              </w:rPr>
            </w:rPrChange>
          </w:rPr>
          <w:delText>(Smith &amp; Blumstein 2008a; Dingemanse &amp; Wolf 2010)</w:delText>
        </w:r>
        <w:r w:rsidRPr="00810362" w:rsidDel="00A76057">
          <w:rPr>
            <w:rFonts w:ascii="Garamond" w:hAnsi="Garamond"/>
            <w:rPrChange w:id="625" w:author="Lauren Harrison" w:date="2020-08-10T13:59:00Z">
              <w:rPr>
                <w:rFonts w:ascii="Garamond" w:hAnsi="Garamond"/>
                <w:color w:val="FF0000"/>
              </w:rPr>
            </w:rPrChange>
          </w:rPr>
          <w:fldChar w:fldCharType="end"/>
        </w:r>
        <w:r w:rsidRPr="00810362" w:rsidDel="00A76057">
          <w:rPr>
            <w:rFonts w:ascii="Garamond" w:hAnsi="Garamond"/>
            <w:rPrChange w:id="626" w:author="Lauren Harrison" w:date="2020-08-10T13:59:00Z">
              <w:rPr>
                <w:rFonts w:ascii="Garamond" w:hAnsi="Garamond"/>
                <w:color w:val="FF0000"/>
              </w:rPr>
            </w:rPrChange>
          </w:rPr>
          <w:delText xml:space="preserve">. On the surface, human and animal personality dimensions seem to share </w:delText>
        </w:r>
        <w:r w:rsidR="00370960" w:rsidRPr="00810362" w:rsidDel="00A76057">
          <w:rPr>
            <w:rFonts w:ascii="Garamond" w:hAnsi="Garamond"/>
            <w:rPrChange w:id="627" w:author="Lauren Harrison" w:date="2020-08-10T13:59:00Z">
              <w:rPr>
                <w:rFonts w:ascii="Garamond" w:hAnsi="Garamond"/>
                <w:color w:val="FF0000"/>
              </w:rPr>
            </w:rPrChange>
          </w:rPr>
          <w:delText>behavioural traits</w:delText>
        </w:r>
        <w:r w:rsidRPr="00810362" w:rsidDel="00A76057">
          <w:rPr>
            <w:rFonts w:ascii="Garamond" w:hAnsi="Garamond"/>
            <w:rPrChange w:id="628" w:author="Lauren Harrison" w:date="2020-08-10T13:59:00Z">
              <w:rPr>
                <w:rFonts w:ascii="Garamond" w:hAnsi="Garamond"/>
                <w:color w:val="FF0000"/>
              </w:rPr>
            </w:rPrChange>
          </w:rPr>
          <w:delText xml:space="preserve">, so it’s possible that the </w:delText>
        </w:r>
        <w:r w:rsidR="009A1BC7" w:rsidRPr="00810362" w:rsidDel="00A76057">
          <w:rPr>
            <w:rFonts w:ascii="Garamond" w:hAnsi="Garamond"/>
            <w:rPrChange w:id="629" w:author="Lauren Harrison" w:date="2020-08-10T13:59:00Z">
              <w:rPr>
                <w:rFonts w:ascii="Garamond" w:hAnsi="Garamond"/>
                <w:color w:val="FF0000"/>
              </w:rPr>
            </w:rPrChange>
          </w:rPr>
          <w:delText xml:space="preserve">mechanisms behind such widespread, sex-biased variation </w:delText>
        </w:r>
        <w:r w:rsidR="00370960" w:rsidRPr="00810362" w:rsidDel="00A76057">
          <w:rPr>
            <w:rFonts w:ascii="Garamond" w:hAnsi="Garamond"/>
            <w:rPrChange w:id="630" w:author="Lauren Harrison" w:date="2020-08-10T13:59:00Z">
              <w:rPr>
                <w:rFonts w:ascii="Garamond" w:hAnsi="Garamond"/>
                <w:color w:val="FF0000"/>
              </w:rPr>
            </w:rPrChange>
          </w:rPr>
          <w:delText xml:space="preserve">in human personalities </w:delText>
        </w:r>
        <w:r w:rsidR="009A1BC7" w:rsidRPr="00810362" w:rsidDel="00A76057">
          <w:rPr>
            <w:rFonts w:ascii="Garamond" w:hAnsi="Garamond"/>
            <w:rPrChange w:id="631" w:author="Lauren Harrison" w:date="2020-08-10T13:59:00Z">
              <w:rPr>
                <w:rFonts w:ascii="Garamond" w:hAnsi="Garamond"/>
                <w:color w:val="FF0000"/>
              </w:rPr>
            </w:rPrChange>
          </w:rPr>
          <w:delText xml:space="preserve">might also </w:delText>
        </w:r>
        <w:r w:rsidR="00BC7475" w:rsidRPr="00810362" w:rsidDel="00A76057">
          <w:rPr>
            <w:rFonts w:ascii="Garamond" w:hAnsi="Garamond"/>
            <w:rPrChange w:id="632" w:author="Lauren Harrison" w:date="2020-08-10T13:59:00Z">
              <w:rPr>
                <w:rFonts w:ascii="Garamond" w:hAnsi="Garamond"/>
                <w:color w:val="FF0000"/>
              </w:rPr>
            </w:rPrChange>
          </w:rPr>
          <w:delText>drive</w:delText>
        </w:r>
        <w:r w:rsidR="009A1BC7" w:rsidRPr="00810362" w:rsidDel="00A76057">
          <w:rPr>
            <w:rFonts w:ascii="Garamond" w:hAnsi="Garamond"/>
            <w:rPrChange w:id="633" w:author="Lauren Harrison" w:date="2020-08-10T13:59:00Z">
              <w:rPr>
                <w:rFonts w:ascii="Garamond" w:hAnsi="Garamond"/>
                <w:color w:val="FF0000"/>
              </w:rPr>
            </w:rPrChange>
          </w:rPr>
          <w:delText xml:space="preserve"> sex differences in animal personalities.  </w:delText>
        </w:r>
      </w:del>
    </w:p>
    <w:p w14:paraId="017F1AC9" w14:textId="3427F7CA" w:rsidR="007C43C5" w:rsidRPr="00810362" w:rsidDel="00A76057" w:rsidRDefault="007C43C5" w:rsidP="007C43C5">
      <w:pPr>
        <w:rPr>
          <w:del w:id="634" w:author="Lauren Harrison" w:date="2020-08-10T09:43:00Z"/>
          <w:rFonts w:ascii="Garamond" w:hAnsi="Garamond"/>
          <w:rPrChange w:id="635" w:author="Lauren Harrison" w:date="2020-08-10T13:59:00Z">
            <w:rPr>
              <w:del w:id="636" w:author="Lauren Harrison" w:date="2020-08-10T09:43:00Z"/>
              <w:rFonts w:ascii="Garamond" w:hAnsi="Garamond"/>
              <w:color w:val="FF0000"/>
            </w:rPr>
          </w:rPrChange>
        </w:rPr>
      </w:pPr>
    </w:p>
    <w:p w14:paraId="04333AF9" w14:textId="7AAC4F62" w:rsidR="007C43C5" w:rsidRPr="00810362" w:rsidDel="00A76057" w:rsidRDefault="00A728C9" w:rsidP="007C43C5">
      <w:pPr>
        <w:ind w:firstLine="360"/>
        <w:rPr>
          <w:del w:id="637" w:author="Lauren Harrison" w:date="2020-08-10T09:43:00Z"/>
          <w:rFonts w:ascii="Garamond" w:hAnsi="Garamond"/>
          <w:rPrChange w:id="638" w:author="Lauren Harrison" w:date="2020-08-10T13:59:00Z">
            <w:rPr>
              <w:del w:id="639" w:author="Lauren Harrison" w:date="2020-08-10T09:43:00Z"/>
              <w:rFonts w:ascii="Garamond" w:hAnsi="Garamond"/>
              <w:color w:val="FF0000"/>
            </w:rPr>
          </w:rPrChange>
        </w:rPr>
      </w:pPr>
      <w:del w:id="640" w:author="Lauren Harrison" w:date="2020-08-10T09:43:00Z">
        <w:r w:rsidRPr="00810362" w:rsidDel="00A76057">
          <w:rPr>
            <w:rFonts w:ascii="Garamond" w:hAnsi="Garamond"/>
            <w:rPrChange w:id="641" w:author="Lauren Harrison" w:date="2020-08-10T13:59:00Z">
              <w:rPr>
                <w:rFonts w:ascii="Garamond" w:hAnsi="Garamond"/>
                <w:color w:val="FF0000"/>
              </w:rPr>
            </w:rPrChange>
          </w:rPr>
          <w:delText>Firstly,</w:delText>
        </w:r>
        <w:r w:rsidR="007C43C5" w:rsidRPr="00810362" w:rsidDel="00A76057">
          <w:rPr>
            <w:rFonts w:ascii="Garamond" w:hAnsi="Garamond"/>
            <w:rPrChange w:id="642" w:author="Lauren Harrison" w:date="2020-08-10T13:59:00Z">
              <w:rPr>
                <w:rFonts w:ascii="Garamond" w:hAnsi="Garamond"/>
                <w:color w:val="FF0000"/>
              </w:rPr>
            </w:rPrChange>
          </w:rPr>
          <w:delText xml:space="preserve"> the ‘sex chromosome’ hypothesis </w:delText>
        </w:r>
        <w:r w:rsidR="007C43C5" w:rsidRPr="00810362" w:rsidDel="00A76057">
          <w:rPr>
            <w:rFonts w:ascii="Garamond" w:hAnsi="Garamond"/>
            <w:rPrChange w:id="643" w:author="Lauren Harrison" w:date="2020-08-10T13:59:00Z">
              <w:rPr>
                <w:rFonts w:ascii="Garamond" w:hAnsi="Garamond"/>
                <w:color w:val="FF0000"/>
              </w:rPr>
            </w:rPrChange>
          </w:rPr>
          <w:fldChar w:fldCharType="begin" w:fldLock="1"/>
        </w:r>
        <w:r w:rsidR="007C43C5" w:rsidRPr="00810362" w:rsidDel="00A76057">
          <w:rPr>
            <w:rFonts w:ascii="Garamond" w:hAnsi="Garamond"/>
            <w:rPrChange w:id="644" w:author="Lauren Harrison" w:date="2020-08-10T13:59:00Z">
              <w:rPr>
                <w:rFonts w:ascii="Garamond" w:hAnsi="Garamond"/>
                <w:color w:val="FF0000"/>
              </w:rPr>
            </w:rPrChange>
          </w:rPr>
          <w:del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delInstrText>
        </w:r>
        <w:r w:rsidR="007C43C5" w:rsidRPr="00810362" w:rsidDel="00A76057">
          <w:rPr>
            <w:rFonts w:ascii="Garamond" w:hAnsi="Garamond"/>
            <w:rPrChange w:id="645"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46" w:author="Lauren Harrison" w:date="2020-08-10T13:59:00Z">
              <w:rPr>
                <w:rFonts w:ascii="Garamond" w:hAnsi="Garamond"/>
                <w:noProof/>
                <w:color w:val="FF0000"/>
              </w:rPr>
            </w:rPrChange>
          </w:rPr>
          <w:delText>(James 1973</w:delText>
        </w:r>
        <w:r w:rsidR="007C43C5" w:rsidRPr="00810362" w:rsidDel="00A76057">
          <w:rPr>
            <w:rFonts w:ascii="Garamond" w:hAnsi="Garamond"/>
            <w:rPrChange w:id="647" w:author="Lauren Harrison" w:date="2020-08-10T13:59:00Z">
              <w:rPr>
                <w:rFonts w:ascii="Garamond" w:hAnsi="Garamond"/>
                <w:color w:val="FF0000"/>
              </w:rPr>
            </w:rPrChange>
          </w:rPr>
          <w:fldChar w:fldCharType="end"/>
        </w:r>
        <w:r w:rsidR="007C43C5" w:rsidRPr="00810362" w:rsidDel="00A76057">
          <w:rPr>
            <w:rFonts w:ascii="Garamond" w:hAnsi="Garamond"/>
            <w:rPrChange w:id="648" w:author="Lauren Harrison" w:date="2020-08-10T13:59:00Z">
              <w:rPr>
                <w:rFonts w:ascii="Garamond" w:hAnsi="Garamond"/>
                <w:color w:val="FF0000"/>
              </w:rPr>
            </w:rPrChange>
          </w:rPr>
          <w:delText xml:space="preserve">) suggests that greater male variability is the result of sex chromosomal arrangement. For mammals, females have two copies of the X chromosome (homogamety), so the effects of any genes found on the X chromosome become averaged out. The averaging of gene expression can occur either through epigenetic inactivation of some regions during development </w:delText>
        </w:r>
        <w:r w:rsidR="007C43C5" w:rsidRPr="00810362" w:rsidDel="00A76057">
          <w:rPr>
            <w:rFonts w:ascii="Garamond" w:hAnsi="Garamond"/>
            <w:rPrChange w:id="649" w:author="Lauren Harrison" w:date="2020-08-10T13:59:00Z">
              <w:rPr>
                <w:rFonts w:ascii="Garamond" w:hAnsi="Garamond"/>
                <w:color w:val="FF0000"/>
              </w:rPr>
            </w:rPrChange>
          </w:rPr>
          <w:fldChar w:fldCharType="begin" w:fldLock="1"/>
        </w:r>
        <w:r w:rsidR="007C43C5" w:rsidRPr="00810362" w:rsidDel="00A76057">
          <w:rPr>
            <w:rFonts w:ascii="Garamond" w:hAnsi="Garamond"/>
            <w:rPrChange w:id="650" w:author="Lauren Harrison" w:date="2020-08-10T13:59:00Z">
              <w:rPr>
                <w:rFonts w:ascii="Garamond" w:hAnsi="Garamond"/>
                <w:color w:val="FF0000"/>
              </w:rPr>
            </w:rPrChange>
          </w:rPr>
          <w:del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delInstrText>
        </w:r>
        <w:r w:rsidR="007C43C5" w:rsidRPr="00810362" w:rsidDel="00A76057">
          <w:rPr>
            <w:rFonts w:ascii="Garamond" w:hAnsi="Garamond"/>
            <w:rPrChange w:id="651"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52" w:author="Lauren Harrison" w:date="2020-08-10T13:59:00Z">
              <w:rPr>
                <w:rFonts w:ascii="Garamond" w:hAnsi="Garamond"/>
                <w:noProof/>
                <w:color w:val="FF0000"/>
              </w:rPr>
            </w:rPrChange>
          </w:rPr>
          <w:delText xml:space="preserve">(Amos-Landgraf </w:delText>
        </w:r>
        <w:r w:rsidR="007C43C5" w:rsidRPr="00810362" w:rsidDel="00A76057">
          <w:rPr>
            <w:rFonts w:ascii="Garamond" w:hAnsi="Garamond"/>
            <w:i/>
            <w:noProof/>
            <w:rPrChange w:id="653" w:author="Lauren Harrison" w:date="2020-08-10T13:59:00Z">
              <w:rPr>
                <w:rFonts w:ascii="Garamond" w:hAnsi="Garamond"/>
                <w:i/>
                <w:noProof/>
                <w:color w:val="FF0000"/>
              </w:rPr>
            </w:rPrChange>
          </w:rPr>
          <w:delText>et al.</w:delText>
        </w:r>
        <w:r w:rsidR="007C43C5" w:rsidRPr="00810362" w:rsidDel="00A76057">
          <w:rPr>
            <w:rFonts w:ascii="Garamond" w:hAnsi="Garamond"/>
            <w:noProof/>
            <w:rPrChange w:id="654" w:author="Lauren Harrison" w:date="2020-08-10T13:59:00Z">
              <w:rPr>
                <w:rFonts w:ascii="Garamond" w:hAnsi="Garamond"/>
                <w:noProof/>
                <w:color w:val="FF0000"/>
              </w:rPr>
            </w:rPrChange>
          </w:rPr>
          <w:delText xml:space="preserve"> 2006)</w:delText>
        </w:r>
        <w:r w:rsidR="007C43C5" w:rsidRPr="00810362" w:rsidDel="00A76057">
          <w:rPr>
            <w:rFonts w:ascii="Garamond" w:hAnsi="Garamond"/>
            <w:rPrChange w:id="655" w:author="Lauren Harrison" w:date="2020-08-10T13:59:00Z">
              <w:rPr>
                <w:rFonts w:ascii="Garamond" w:hAnsi="Garamond"/>
                <w:color w:val="FF0000"/>
              </w:rPr>
            </w:rPrChange>
          </w:rPr>
          <w:fldChar w:fldCharType="end"/>
        </w:r>
        <w:r w:rsidR="007C43C5" w:rsidRPr="00810362" w:rsidDel="00A76057">
          <w:rPr>
            <w:rFonts w:ascii="Garamond" w:hAnsi="Garamond"/>
            <w:rPrChange w:id="656" w:author="Lauren Harrison" w:date="2020-08-10T13:59:00Z">
              <w:rPr>
                <w:rFonts w:ascii="Garamond" w:hAnsi="Garamond"/>
                <w:color w:val="FF0000"/>
              </w:rPr>
            </w:rPrChange>
          </w:rPr>
          <w:delText xml:space="preserve">, or through mosaicism where the ratio of genes on either X chromosome are variably expressed </w:delText>
        </w:r>
        <w:r w:rsidR="007C43C5" w:rsidRPr="00810362" w:rsidDel="00A76057">
          <w:rPr>
            <w:rFonts w:ascii="Garamond" w:hAnsi="Garamond"/>
            <w:rPrChange w:id="657" w:author="Lauren Harrison" w:date="2020-08-10T13:59:00Z">
              <w:rPr>
                <w:rFonts w:ascii="Garamond" w:hAnsi="Garamond"/>
                <w:color w:val="FF0000"/>
              </w:rPr>
            </w:rPrChange>
          </w:rPr>
          <w:fldChar w:fldCharType="begin" w:fldLock="1"/>
        </w:r>
        <w:r w:rsidR="007C43C5" w:rsidRPr="00810362" w:rsidDel="00A76057">
          <w:rPr>
            <w:rFonts w:ascii="Garamond" w:hAnsi="Garamond"/>
            <w:rPrChange w:id="658" w:author="Lauren Harrison" w:date="2020-08-10T13:59:00Z">
              <w:rPr>
                <w:rFonts w:ascii="Garamond" w:hAnsi="Garamond"/>
                <w:color w:val="FF0000"/>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delInstrText>
        </w:r>
        <w:r w:rsidR="007C43C5" w:rsidRPr="00810362" w:rsidDel="00A76057">
          <w:rPr>
            <w:rFonts w:ascii="Garamond" w:hAnsi="Garamond"/>
            <w:rPrChange w:id="659"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60" w:author="Lauren Harrison" w:date="2020-08-10T13:59:00Z">
              <w:rPr>
                <w:rFonts w:ascii="Garamond" w:hAnsi="Garamond"/>
                <w:noProof/>
                <w:color w:val="FF0000"/>
              </w:rPr>
            </w:rPrChange>
          </w:rPr>
          <w:delText>(Lyon 1961)</w:delText>
        </w:r>
        <w:r w:rsidR="007C43C5" w:rsidRPr="00810362" w:rsidDel="00A76057">
          <w:rPr>
            <w:rFonts w:ascii="Garamond" w:hAnsi="Garamond"/>
            <w:rPrChange w:id="661" w:author="Lauren Harrison" w:date="2020-08-10T13:59:00Z">
              <w:rPr>
                <w:rFonts w:ascii="Garamond" w:hAnsi="Garamond"/>
                <w:color w:val="FF0000"/>
              </w:rPr>
            </w:rPrChange>
          </w:rPr>
          <w:fldChar w:fldCharType="end"/>
        </w:r>
        <w:r w:rsidR="007C43C5" w:rsidRPr="00810362" w:rsidDel="00A76057">
          <w:rPr>
            <w:rFonts w:ascii="Garamond" w:hAnsi="Garamond"/>
            <w:rPrChange w:id="662" w:author="Lauren Harrison" w:date="2020-08-10T13:59:00Z">
              <w:rPr>
                <w:rFonts w:ascii="Garamond" w:hAnsi="Garamond"/>
                <w:color w:val="FF0000"/>
              </w:rPr>
            </w:rPrChange>
          </w:rPr>
          <w:delText xml:space="preserve">. Male mammals, however, only have one copy of the X chromosome (heterogamety). As such, all genes present on the male copy of the X chromosome are fully expressed, leading to more extreme phenotypes and, consequently, higher variances for shared traits (i.e. dosage compensation; see review by </w:delText>
        </w:r>
        <w:r w:rsidR="007C43C5" w:rsidRPr="00810362" w:rsidDel="00A76057">
          <w:rPr>
            <w:rFonts w:ascii="Garamond" w:hAnsi="Garamond"/>
            <w:rPrChange w:id="663" w:author="Lauren Harrison" w:date="2020-08-10T13:59:00Z">
              <w:rPr>
                <w:rFonts w:ascii="Garamond" w:hAnsi="Garamond"/>
                <w:color w:val="FF0000"/>
              </w:rPr>
            </w:rPrChange>
          </w:rPr>
          <w:fldChar w:fldCharType="begin" w:fldLock="1"/>
        </w:r>
        <w:r w:rsidR="007C43C5" w:rsidRPr="00810362" w:rsidDel="00A76057">
          <w:rPr>
            <w:rFonts w:ascii="Garamond" w:hAnsi="Garamond"/>
            <w:rPrChange w:id="664" w:author="Lauren Harrison" w:date="2020-08-10T13:59:00Z">
              <w:rPr>
                <w:rFonts w:ascii="Garamond" w:hAnsi="Garamond"/>
                <w:color w:val="FF0000"/>
              </w:rPr>
            </w:rPrChange>
          </w:rPr>
          <w:del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delInstrText>
        </w:r>
        <w:r w:rsidR="007C43C5" w:rsidRPr="00810362" w:rsidDel="00A76057">
          <w:rPr>
            <w:rFonts w:ascii="Garamond" w:hAnsi="Garamond"/>
            <w:rPrChange w:id="665"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66" w:author="Lauren Harrison" w:date="2020-08-10T13:59:00Z">
              <w:rPr>
                <w:rFonts w:ascii="Garamond" w:hAnsi="Garamond"/>
                <w:noProof/>
                <w:color w:val="FF0000"/>
              </w:rPr>
            </w:rPrChange>
          </w:rPr>
          <w:delText>Charlesworth 1996)</w:delText>
        </w:r>
        <w:r w:rsidR="007C43C5" w:rsidRPr="00810362" w:rsidDel="00A76057">
          <w:rPr>
            <w:rFonts w:ascii="Garamond" w:hAnsi="Garamond"/>
            <w:rPrChange w:id="667" w:author="Lauren Harrison" w:date="2020-08-10T13:59:00Z">
              <w:rPr>
                <w:rFonts w:ascii="Garamond" w:hAnsi="Garamond"/>
                <w:color w:val="FF0000"/>
              </w:rPr>
            </w:rPrChange>
          </w:rPr>
          <w:fldChar w:fldCharType="end"/>
        </w:r>
        <w:r w:rsidR="007C43C5" w:rsidRPr="00810362" w:rsidDel="00A76057">
          <w:rPr>
            <w:rFonts w:ascii="Garamond" w:hAnsi="Garamond"/>
            <w:rPrChange w:id="668" w:author="Lauren Harrison" w:date="2020-08-10T13:59:00Z">
              <w:rPr>
                <w:rFonts w:ascii="Garamond" w:hAnsi="Garamond"/>
                <w:color w:val="FF0000"/>
              </w:rPr>
            </w:rPrChange>
          </w:rPr>
          <w:delText xml:space="preserve">. However, not all males are heterogametic – male birds have ZZ sex chromosomal arrangement while female birds have ZW, making females the heterogametic sex </w:delText>
        </w:r>
        <w:r w:rsidR="007C43C5" w:rsidRPr="00810362" w:rsidDel="00A76057">
          <w:rPr>
            <w:rFonts w:ascii="Garamond" w:hAnsi="Garamond"/>
            <w:rPrChange w:id="669" w:author="Lauren Harrison" w:date="2020-08-10T13:59:00Z">
              <w:rPr>
                <w:rFonts w:ascii="Garamond" w:hAnsi="Garamond"/>
                <w:color w:val="FF0000"/>
              </w:rPr>
            </w:rPrChange>
          </w:rPr>
          <w:fldChar w:fldCharType="begin" w:fldLock="1"/>
        </w:r>
        <w:r w:rsidR="007C43C5" w:rsidRPr="00810362" w:rsidDel="00A76057">
          <w:rPr>
            <w:rFonts w:ascii="Garamond" w:hAnsi="Garamond"/>
            <w:rPrChange w:id="670" w:author="Lauren Harrison" w:date="2020-08-10T13:59:00Z">
              <w:rPr>
                <w:rFonts w:ascii="Garamond" w:hAnsi="Garamond"/>
                <w:color w:val="FF0000"/>
              </w:rPr>
            </w:rPrChange>
          </w:rPr>
          <w:del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delInstrText>
        </w:r>
        <w:r w:rsidR="007C43C5" w:rsidRPr="00810362" w:rsidDel="00A76057">
          <w:rPr>
            <w:rFonts w:ascii="Garamond" w:hAnsi="Garamond"/>
            <w:rPrChange w:id="671"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72" w:author="Lauren Harrison" w:date="2020-08-10T13:59:00Z">
              <w:rPr>
                <w:rFonts w:ascii="Garamond" w:hAnsi="Garamond"/>
                <w:noProof/>
                <w:color w:val="FF0000"/>
              </w:rPr>
            </w:rPrChange>
          </w:rPr>
          <w:delText>(reviewed in Graves &amp; Shetty 2001)</w:delText>
        </w:r>
        <w:r w:rsidR="007C43C5" w:rsidRPr="00810362" w:rsidDel="00A76057">
          <w:rPr>
            <w:rFonts w:ascii="Garamond" w:hAnsi="Garamond"/>
            <w:rPrChange w:id="673" w:author="Lauren Harrison" w:date="2020-08-10T13:59:00Z">
              <w:rPr>
                <w:rFonts w:ascii="Garamond" w:hAnsi="Garamond"/>
                <w:color w:val="FF0000"/>
              </w:rPr>
            </w:rPrChange>
          </w:rPr>
          <w:fldChar w:fldCharType="end"/>
        </w:r>
        <w:r w:rsidR="007C43C5" w:rsidRPr="00810362" w:rsidDel="00A76057">
          <w:rPr>
            <w:rFonts w:ascii="Garamond" w:hAnsi="Garamond"/>
            <w:rPrChange w:id="674" w:author="Lauren Harrison" w:date="2020-08-10T13:59:00Z">
              <w:rPr>
                <w:rFonts w:ascii="Garamond" w:hAnsi="Garamond"/>
                <w:color w:val="FF0000"/>
              </w:rPr>
            </w:rPrChange>
          </w:rPr>
          <w:delText xml:space="preserve">. If sex chromosomal arrangement is the mechanism driving sex-biased variability, species with heterogametic females should have greater trait variability than males. Indeed, in a meta-analysis covering a broad range of taxonomic groups, </w:delText>
        </w:r>
        <w:r w:rsidR="007C43C5" w:rsidRPr="00810362" w:rsidDel="00A76057">
          <w:rPr>
            <w:rFonts w:ascii="Garamond" w:hAnsi="Garamond"/>
            <w:rPrChange w:id="675" w:author="Lauren Harrison" w:date="2020-08-10T13:59:00Z">
              <w:rPr>
                <w:rFonts w:ascii="Garamond" w:hAnsi="Garamond"/>
                <w:color w:val="FF0000"/>
              </w:rPr>
            </w:rPrChange>
          </w:rPr>
          <w:fldChar w:fldCharType="begin" w:fldLock="1"/>
        </w:r>
        <w:r w:rsidR="007C43C5" w:rsidRPr="00810362" w:rsidDel="00A76057">
          <w:rPr>
            <w:rFonts w:ascii="Garamond" w:hAnsi="Garamond"/>
            <w:rPrChange w:id="676" w:author="Lauren Harrison" w:date="2020-08-10T13:59:00Z">
              <w:rPr>
                <w:rFonts w:ascii="Garamond" w:hAnsi="Garamond"/>
                <w:color w:val="FF0000"/>
              </w:rPr>
            </w:rPrChange>
          </w:rPr>
          <w:del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delInstrText>
        </w:r>
        <w:r w:rsidR="007C43C5" w:rsidRPr="00810362" w:rsidDel="00A76057">
          <w:rPr>
            <w:rFonts w:ascii="Garamond" w:hAnsi="Garamond"/>
            <w:rPrChange w:id="677"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78" w:author="Lauren Harrison" w:date="2020-08-10T13:59:00Z">
              <w:rPr>
                <w:rFonts w:ascii="Garamond" w:hAnsi="Garamond"/>
                <w:noProof/>
                <w:color w:val="FF0000"/>
              </w:rPr>
            </w:rPrChange>
          </w:rPr>
          <w:delText>Reinhold &amp; Engqvist (2013)</w:delText>
        </w:r>
        <w:r w:rsidR="007C43C5" w:rsidRPr="00810362" w:rsidDel="00A76057">
          <w:rPr>
            <w:rFonts w:ascii="Garamond" w:hAnsi="Garamond"/>
            <w:rPrChange w:id="679" w:author="Lauren Harrison" w:date="2020-08-10T13:59:00Z">
              <w:rPr>
                <w:rFonts w:ascii="Garamond" w:hAnsi="Garamond"/>
                <w:color w:val="FF0000"/>
              </w:rPr>
            </w:rPrChange>
          </w:rPr>
          <w:fldChar w:fldCharType="end"/>
        </w:r>
        <w:r w:rsidR="007C43C5" w:rsidRPr="00810362" w:rsidDel="00A76057">
          <w:rPr>
            <w:rFonts w:ascii="Garamond" w:hAnsi="Garamond"/>
            <w:rPrChange w:id="680" w:author="Lauren Harrison" w:date="2020-08-10T13:59:00Z">
              <w:rPr>
                <w:rFonts w:ascii="Garamond" w:hAnsi="Garamond"/>
                <w:color w:val="FF0000"/>
              </w:rPr>
            </w:rPrChange>
          </w:rPr>
          <w:delTex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delText>
        </w:r>
        <w:r w:rsidR="007C43C5" w:rsidRPr="00810362" w:rsidDel="00A76057">
          <w:rPr>
            <w:rFonts w:ascii="Garamond" w:hAnsi="Garamond"/>
            <w:rPrChange w:id="681" w:author="Lauren Harrison" w:date="2020-08-10T13:59:00Z">
              <w:rPr>
                <w:rFonts w:ascii="Garamond" w:hAnsi="Garamond"/>
                <w:color w:val="FF0000"/>
              </w:rPr>
            </w:rPrChange>
          </w:rPr>
          <w:fldChar w:fldCharType="begin" w:fldLock="1"/>
        </w:r>
        <w:r w:rsidR="00967FCB" w:rsidRPr="00810362" w:rsidDel="00A76057">
          <w:rPr>
            <w:rFonts w:ascii="Garamond" w:hAnsi="Garamond"/>
            <w:rPrChange w:id="682" w:author="Lauren Harrison" w:date="2020-08-10T13:59:00Z">
              <w:rPr>
                <w:rFonts w:ascii="Garamond" w:hAnsi="Garamond"/>
                <w:color w:val="FF0000"/>
              </w:rPr>
            </w:rPrChange>
          </w:rPr>
          <w:del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delInstrText>
        </w:r>
        <w:r w:rsidR="007C43C5" w:rsidRPr="00810362" w:rsidDel="00A76057">
          <w:rPr>
            <w:rFonts w:ascii="Garamond" w:hAnsi="Garamond"/>
            <w:rPrChange w:id="683" w:author="Lauren Harrison" w:date="2020-08-10T13:59:00Z">
              <w:rPr>
                <w:rFonts w:ascii="Garamond" w:hAnsi="Garamond"/>
                <w:color w:val="FF0000"/>
              </w:rPr>
            </w:rPrChange>
          </w:rPr>
          <w:fldChar w:fldCharType="separate"/>
        </w:r>
        <w:r w:rsidR="007C43C5" w:rsidRPr="00810362" w:rsidDel="00A76057">
          <w:rPr>
            <w:rFonts w:ascii="Garamond" w:hAnsi="Garamond"/>
            <w:noProof/>
            <w:rPrChange w:id="684" w:author="Lauren Harrison" w:date="2020-08-10T13:59:00Z">
              <w:rPr>
                <w:rFonts w:ascii="Garamond" w:hAnsi="Garamond"/>
                <w:noProof/>
                <w:color w:val="FF0000"/>
              </w:rPr>
            </w:rPrChange>
          </w:rPr>
          <w:delText xml:space="preserve">(Dochtermann </w:delText>
        </w:r>
        <w:r w:rsidR="007C43C5" w:rsidRPr="00810362" w:rsidDel="00A76057">
          <w:rPr>
            <w:rFonts w:ascii="Garamond" w:hAnsi="Garamond"/>
            <w:i/>
            <w:noProof/>
            <w:rPrChange w:id="685" w:author="Lauren Harrison" w:date="2020-08-10T13:59:00Z">
              <w:rPr>
                <w:rFonts w:ascii="Garamond" w:hAnsi="Garamond"/>
                <w:i/>
                <w:noProof/>
                <w:color w:val="FF0000"/>
              </w:rPr>
            </w:rPrChange>
          </w:rPr>
          <w:delText>et al.</w:delText>
        </w:r>
        <w:r w:rsidR="007C43C5" w:rsidRPr="00810362" w:rsidDel="00A76057">
          <w:rPr>
            <w:rFonts w:ascii="Garamond" w:hAnsi="Garamond"/>
            <w:noProof/>
            <w:rPrChange w:id="686" w:author="Lauren Harrison" w:date="2020-08-10T13:59:00Z">
              <w:rPr>
                <w:rFonts w:ascii="Garamond" w:hAnsi="Garamond"/>
                <w:noProof/>
                <w:color w:val="FF0000"/>
              </w:rPr>
            </w:rPrChange>
          </w:rPr>
          <w:delText xml:space="preserve"> 2014)</w:delText>
        </w:r>
        <w:r w:rsidR="007C43C5" w:rsidRPr="00810362" w:rsidDel="00A76057">
          <w:rPr>
            <w:rFonts w:ascii="Garamond" w:hAnsi="Garamond"/>
            <w:rPrChange w:id="687" w:author="Lauren Harrison" w:date="2020-08-10T13:59:00Z">
              <w:rPr>
                <w:rFonts w:ascii="Garamond" w:hAnsi="Garamond"/>
                <w:color w:val="FF0000"/>
              </w:rPr>
            </w:rPrChange>
          </w:rPr>
          <w:fldChar w:fldCharType="end"/>
        </w:r>
        <w:r w:rsidR="007C43C5" w:rsidRPr="00810362" w:rsidDel="00A76057">
          <w:rPr>
            <w:rFonts w:ascii="Garamond" w:hAnsi="Garamond"/>
            <w:rPrChange w:id="688" w:author="Lauren Harrison" w:date="2020-08-10T13:59:00Z">
              <w:rPr>
                <w:rFonts w:ascii="Garamond" w:hAnsi="Garamond"/>
                <w:color w:val="FF0000"/>
              </w:rPr>
            </w:rPrChange>
          </w:rPr>
          <w:delText xml:space="preserve">. For example, </w:delText>
        </w:r>
        <w:r w:rsidR="00BC0881" w:rsidRPr="00810362" w:rsidDel="00A76057">
          <w:rPr>
            <w:rFonts w:ascii="Garamond" w:hAnsi="Garamond"/>
            <w:rPrChange w:id="689" w:author="Lauren Harrison" w:date="2020-08-10T13:59:00Z">
              <w:rPr>
                <w:rFonts w:ascii="Garamond" w:hAnsi="Garamond"/>
                <w:color w:val="FF0000"/>
              </w:rPr>
            </w:rPrChange>
          </w:rPr>
          <w:delText xml:space="preserve">men have greater representation at the tail ends of intelligence distributions, even when there are no mean differences in intelligence between men and women </w:delText>
        </w:r>
        <w:r w:rsidR="007C43C5" w:rsidRPr="00810362" w:rsidDel="00A76057">
          <w:rPr>
            <w:rFonts w:ascii="Garamond" w:hAnsi="Garamond"/>
            <w:rPrChange w:id="690" w:author="Lauren Harrison" w:date="2020-08-10T13:59:00Z">
              <w:rPr>
                <w:rFonts w:ascii="Garamond" w:hAnsi="Garamond"/>
                <w:color w:val="FF0000"/>
              </w:rPr>
            </w:rPrChange>
          </w:rPr>
          <w:fldChar w:fldCharType="begin" w:fldLock="1"/>
        </w:r>
        <w:r w:rsidR="009074EF" w:rsidRPr="00810362" w:rsidDel="00A76057">
          <w:rPr>
            <w:rFonts w:ascii="Garamond" w:hAnsi="Garamond"/>
            <w:rPrChange w:id="691" w:author="Lauren Harrison" w:date="2020-08-10T13:59:00Z">
              <w:rPr>
                <w:rFonts w:ascii="Garamond" w:hAnsi="Garamond"/>
                <w:color w:val="FF0000"/>
              </w:rPr>
            </w:rPrChange>
          </w:rPr>
          <w:del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delInstrText>
        </w:r>
        <w:r w:rsidR="007C43C5" w:rsidRPr="00810362" w:rsidDel="00A76057">
          <w:rPr>
            <w:rFonts w:ascii="Garamond" w:hAnsi="Garamond"/>
            <w:rPrChange w:id="692" w:author="Lauren Harrison" w:date="2020-08-10T13:59:00Z">
              <w:rPr>
                <w:rFonts w:ascii="Garamond" w:hAnsi="Garamond"/>
                <w:color w:val="FF0000"/>
              </w:rPr>
            </w:rPrChange>
          </w:rPr>
          <w:fldChar w:fldCharType="separate"/>
        </w:r>
        <w:r w:rsidR="00967FCB" w:rsidRPr="00810362" w:rsidDel="00A76057">
          <w:rPr>
            <w:rFonts w:ascii="Garamond" w:hAnsi="Garamond"/>
            <w:noProof/>
            <w:rPrChange w:id="693" w:author="Lauren Harrison" w:date="2020-08-10T13:59:00Z">
              <w:rPr>
                <w:rFonts w:ascii="Garamond" w:hAnsi="Garamond"/>
                <w:noProof/>
                <w:color w:val="FF0000"/>
              </w:rPr>
            </w:rPrChange>
          </w:rPr>
          <w:delText xml:space="preserve">(Feingold 1992; Halpern &amp; LaMay 2000; Arden &amp; Plomin 2006; Johnson </w:delText>
        </w:r>
        <w:r w:rsidR="00967FCB" w:rsidRPr="00810362" w:rsidDel="00A76057">
          <w:rPr>
            <w:rFonts w:ascii="Garamond" w:hAnsi="Garamond"/>
            <w:i/>
            <w:noProof/>
            <w:rPrChange w:id="694" w:author="Lauren Harrison" w:date="2020-08-10T13:59:00Z">
              <w:rPr>
                <w:rFonts w:ascii="Garamond" w:hAnsi="Garamond"/>
                <w:i/>
                <w:noProof/>
                <w:color w:val="FF0000"/>
              </w:rPr>
            </w:rPrChange>
          </w:rPr>
          <w:delText>et al.</w:delText>
        </w:r>
        <w:r w:rsidR="00967FCB" w:rsidRPr="00810362" w:rsidDel="00A76057">
          <w:rPr>
            <w:rFonts w:ascii="Garamond" w:hAnsi="Garamond"/>
            <w:noProof/>
            <w:rPrChange w:id="695" w:author="Lauren Harrison" w:date="2020-08-10T13:59:00Z">
              <w:rPr>
                <w:rFonts w:ascii="Garamond" w:hAnsi="Garamond"/>
                <w:noProof/>
                <w:color w:val="FF0000"/>
              </w:rPr>
            </w:rPrChange>
          </w:rPr>
          <w:delText xml:space="preserve"> 2008)</w:delText>
        </w:r>
        <w:r w:rsidR="007C43C5" w:rsidRPr="00810362" w:rsidDel="00A76057">
          <w:rPr>
            <w:rFonts w:ascii="Garamond" w:hAnsi="Garamond"/>
            <w:rPrChange w:id="696" w:author="Lauren Harrison" w:date="2020-08-10T13:59:00Z">
              <w:rPr>
                <w:rFonts w:ascii="Garamond" w:hAnsi="Garamond"/>
                <w:color w:val="FF0000"/>
              </w:rPr>
            </w:rPrChange>
          </w:rPr>
          <w:fldChar w:fldCharType="end"/>
        </w:r>
        <w:r w:rsidR="007C43C5" w:rsidRPr="00810362" w:rsidDel="00A76057">
          <w:rPr>
            <w:rFonts w:ascii="Garamond" w:hAnsi="Garamond"/>
            <w:rPrChange w:id="697" w:author="Lauren Harrison" w:date="2020-08-10T13:59:00Z">
              <w:rPr>
                <w:rFonts w:ascii="Garamond" w:hAnsi="Garamond"/>
                <w:color w:val="FF0000"/>
              </w:rPr>
            </w:rPrChange>
          </w:rPr>
          <w:delText xml:space="preserve">. </w:delText>
        </w:r>
      </w:del>
    </w:p>
    <w:p w14:paraId="3C6A2240" w14:textId="3F6E699F" w:rsidR="007C43C5" w:rsidRPr="00810362" w:rsidDel="00A76057" w:rsidRDefault="007C43C5" w:rsidP="007C43C5">
      <w:pPr>
        <w:ind w:firstLine="720"/>
        <w:rPr>
          <w:del w:id="698" w:author="Lauren Harrison" w:date="2020-08-10T09:43:00Z"/>
          <w:rFonts w:ascii="Garamond" w:hAnsi="Garamond"/>
          <w:rPrChange w:id="699" w:author="Lauren Harrison" w:date="2020-08-10T13:59:00Z">
            <w:rPr>
              <w:del w:id="700" w:author="Lauren Harrison" w:date="2020-08-10T09:43:00Z"/>
              <w:rFonts w:ascii="Garamond" w:hAnsi="Garamond"/>
              <w:color w:val="FF0000"/>
            </w:rPr>
          </w:rPrChange>
        </w:rPr>
      </w:pPr>
    </w:p>
    <w:p w14:paraId="593F0B51" w14:textId="0709D21B" w:rsidR="00DA65A6" w:rsidRPr="00810362" w:rsidDel="00A76057" w:rsidRDefault="007C43C5" w:rsidP="00DA65A6">
      <w:pPr>
        <w:ind w:firstLine="360"/>
        <w:rPr>
          <w:del w:id="701" w:author="Lauren Harrison" w:date="2020-08-10T09:43:00Z"/>
          <w:rFonts w:ascii="Garamond" w:hAnsi="Garamond"/>
          <w:rPrChange w:id="702" w:author="Lauren Harrison" w:date="2020-08-10T13:59:00Z">
            <w:rPr>
              <w:del w:id="703" w:author="Lauren Harrison" w:date="2020-08-10T09:43:00Z"/>
              <w:rFonts w:ascii="Garamond" w:hAnsi="Garamond"/>
              <w:color w:val="FF0000"/>
            </w:rPr>
          </w:rPrChange>
        </w:rPr>
      </w:pPr>
      <w:del w:id="704" w:author="Lauren Harrison" w:date="2020-08-10T09:43:00Z">
        <w:r w:rsidRPr="00810362" w:rsidDel="00A76057">
          <w:rPr>
            <w:rFonts w:ascii="Garamond" w:hAnsi="Garamond"/>
            <w:rPrChange w:id="705" w:author="Lauren Harrison" w:date="2020-08-10T13:59:00Z">
              <w:rPr>
                <w:rFonts w:ascii="Garamond" w:hAnsi="Garamond"/>
                <w:color w:val="FF0000"/>
              </w:rPr>
            </w:rPrChange>
          </w:rPr>
          <w:delText>Second, under sexual selection, the sex with the greatest variation in their mating success (often males) should also have greater variation in traits used to obtain matings (e.g. weapons, ornaments) (</w:delText>
        </w:r>
        <w:r w:rsidRPr="00810362" w:rsidDel="00A76057">
          <w:rPr>
            <w:rFonts w:ascii="Garamond" w:hAnsi="Garamond"/>
            <w:rPrChange w:id="706" w:author="Lauren Harrison" w:date="2020-08-10T13:59:00Z">
              <w:rPr>
                <w:rFonts w:ascii="Garamond" w:hAnsi="Garamond"/>
                <w:color w:val="FF0000"/>
              </w:rPr>
            </w:rPrChange>
          </w:rPr>
          <w:fldChar w:fldCharType="begin" w:fldLock="1"/>
        </w:r>
        <w:r w:rsidRPr="00810362" w:rsidDel="00A76057">
          <w:rPr>
            <w:rFonts w:ascii="Garamond" w:hAnsi="Garamond"/>
            <w:rPrChange w:id="707" w:author="Lauren Harrison" w:date="2020-08-10T13:59:00Z">
              <w:rPr>
                <w:rFonts w:ascii="Garamond" w:hAnsi="Garamond"/>
                <w:color w:val="FF0000"/>
              </w:rPr>
            </w:rPrChange>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delInstrText>
        </w:r>
        <w:r w:rsidRPr="00810362" w:rsidDel="00A76057">
          <w:rPr>
            <w:rFonts w:ascii="Garamond" w:hAnsi="Garamond"/>
            <w:rPrChange w:id="708" w:author="Lauren Harrison" w:date="2020-08-10T13:59:00Z">
              <w:rPr>
                <w:rFonts w:ascii="Garamond" w:hAnsi="Garamond"/>
                <w:color w:val="FF0000"/>
              </w:rPr>
            </w:rPrChange>
          </w:rPr>
          <w:fldChar w:fldCharType="separate"/>
        </w:r>
        <w:r w:rsidRPr="00810362" w:rsidDel="00A76057">
          <w:rPr>
            <w:rFonts w:ascii="Garamond" w:hAnsi="Garamond"/>
            <w:noProof/>
            <w:rPrChange w:id="709" w:author="Lauren Harrison" w:date="2020-08-10T13:59:00Z">
              <w:rPr>
                <w:rFonts w:ascii="Garamond" w:hAnsi="Garamond"/>
                <w:noProof/>
                <w:color w:val="FF0000"/>
              </w:rPr>
            </w:rPrChange>
          </w:rPr>
          <w:delText>Darwin 1871)</w:delText>
        </w:r>
        <w:r w:rsidRPr="00810362" w:rsidDel="00A76057">
          <w:rPr>
            <w:rFonts w:ascii="Garamond" w:hAnsi="Garamond"/>
            <w:rPrChange w:id="710" w:author="Lauren Harrison" w:date="2020-08-10T13:59:00Z">
              <w:rPr>
                <w:rFonts w:ascii="Garamond" w:hAnsi="Garamond"/>
                <w:color w:val="FF0000"/>
              </w:rPr>
            </w:rPrChange>
          </w:rPr>
          <w:fldChar w:fldCharType="end"/>
        </w:r>
        <w:r w:rsidRPr="00810362" w:rsidDel="00A76057">
          <w:rPr>
            <w:rFonts w:ascii="Garamond" w:hAnsi="Garamond"/>
            <w:rPrChange w:id="711" w:author="Lauren Harrison" w:date="2020-08-10T13:59:00Z">
              <w:rPr>
                <w:rFonts w:ascii="Garamond" w:hAnsi="Garamond"/>
                <w:color w:val="FF0000"/>
              </w:rPr>
            </w:rPrChange>
          </w:rPr>
          <w:delText xml:space="preserve">. In order for sexual selection to operate, traits important for male reproduction should have increased variance, compared to the same traits in females or other non-sexually selected traits </w:delText>
        </w:r>
        <w:r w:rsidRPr="00810362" w:rsidDel="00A76057">
          <w:rPr>
            <w:rFonts w:ascii="Garamond" w:hAnsi="Garamond"/>
            <w:rPrChange w:id="712" w:author="Lauren Harrison" w:date="2020-08-10T13:59:00Z">
              <w:rPr>
                <w:rFonts w:ascii="Garamond" w:hAnsi="Garamond"/>
                <w:color w:val="FF0000"/>
              </w:rPr>
            </w:rPrChange>
          </w:rPr>
          <w:fldChar w:fldCharType="begin" w:fldLock="1"/>
        </w:r>
        <w:r w:rsidRPr="00810362" w:rsidDel="00A76057">
          <w:rPr>
            <w:rFonts w:ascii="Garamond" w:hAnsi="Garamond"/>
            <w:rPrChange w:id="713" w:author="Lauren Harrison" w:date="2020-08-10T13:59:00Z">
              <w:rPr>
                <w:rFonts w:ascii="Garamond" w:hAnsi="Garamond"/>
                <w:color w:val="FF0000"/>
              </w:rPr>
            </w:rPrChange>
          </w:rPr>
          <w:del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delInstrText>
        </w:r>
        <w:r w:rsidRPr="00810362" w:rsidDel="00A76057">
          <w:rPr>
            <w:rFonts w:ascii="Garamond" w:hAnsi="Garamond"/>
            <w:rPrChange w:id="714" w:author="Lauren Harrison" w:date="2020-08-10T13:59:00Z">
              <w:rPr>
                <w:rFonts w:ascii="Garamond" w:hAnsi="Garamond"/>
                <w:color w:val="FF0000"/>
              </w:rPr>
            </w:rPrChange>
          </w:rPr>
          <w:fldChar w:fldCharType="separate"/>
        </w:r>
        <w:r w:rsidRPr="00810362" w:rsidDel="00A76057">
          <w:rPr>
            <w:rFonts w:ascii="Garamond" w:hAnsi="Garamond"/>
            <w:noProof/>
            <w:rPrChange w:id="715" w:author="Lauren Harrison" w:date="2020-08-10T13:59:00Z">
              <w:rPr>
                <w:rFonts w:ascii="Garamond" w:hAnsi="Garamond"/>
                <w:noProof/>
                <w:color w:val="FF0000"/>
              </w:rPr>
            </w:rPrChange>
          </w:rPr>
          <w:delText>(Pomiankowski &amp; Møller 1995)</w:delText>
        </w:r>
        <w:r w:rsidRPr="00810362" w:rsidDel="00A76057">
          <w:rPr>
            <w:rFonts w:ascii="Garamond" w:hAnsi="Garamond"/>
            <w:rPrChange w:id="716" w:author="Lauren Harrison" w:date="2020-08-10T13:59:00Z">
              <w:rPr>
                <w:rFonts w:ascii="Garamond" w:hAnsi="Garamond"/>
                <w:color w:val="FF0000"/>
              </w:rPr>
            </w:rPrChange>
          </w:rPr>
          <w:fldChar w:fldCharType="end"/>
        </w:r>
        <w:r w:rsidRPr="00810362" w:rsidDel="00A76057">
          <w:rPr>
            <w:rFonts w:ascii="Garamond" w:hAnsi="Garamond"/>
            <w:rPrChange w:id="717" w:author="Lauren Harrison" w:date="2020-08-10T13:59:00Z">
              <w:rPr>
                <w:rFonts w:ascii="Garamond" w:hAnsi="Garamond"/>
                <w:color w:val="FF0000"/>
              </w:rPr>
            </w:rPrChange>
          </w:rPr>
          <w:delText xml:space="preserve">. For example, a meta-analysis comparing phenotypic </w:delText>
        </w:r>
        <w:r w:rsidR="00DA65A6" w:rsidRPr="00810362" w:rsidDel="00A76057">
          <w:rPr>
            <w:rFonts w:ascii="Garamond" w:hAnsi="Garamond"/>
            <w:rPrChange w:id="718" w:author="Lauren Harrison" w:date="2020-08-10T13:59:00Z">
              <w:rPr>
                <w:rFonts w:ascii="Garamond" w:hAnsi="Garamond"/>
                <w:color w:val="FF0000"/>
              </w:rPr>
            </w:rPrChange>
          </w:rPr>
          <w:delText>trait</w:delText>
        </w:r>
        <w:r w:rsidRPr="00810362" w:rsidDel="00A76057">
          <w:rPr>
            <w:rFonts w:ascii="Garamond" w:hAnsi="Garamond"/>
            <w:rPrChange w:id="719" w:author="Lauren Harrison" w:date="2020-08-10T13:59:00Z">
              <w:rPr>
                <w:rFonts w:ascii="Garamond" w:hAnsi="Garamond"/>
                <w:color w:val="FF0000"/>
              </w:rPr>
            </w:rPrChange>
          </w:rPr>
          <w:delText xml:space="preserve"> variances for males and females found that there was a significant male-bias for coefficients of phenotypic variance for reproductive and non-reproductive traits </w:delText>
        </w:r>
        <w:r w:rsidR="004923C5" w:rsidRPr="00810362" w:rsidDel="00A76057">
          <w:rPr>
            <w:rFonts w:ascii="Garamond" w:hAnsi="Garamond"/>
            <w:rPrChange w:id="720" w:author="Lauren Harrison" w:date="2020-08-10T13:59:00Z">
              <w:rPr>
                <w:rFonts w:ascii="Garamond" w:hAnsi="Garamond"/>
                <w:color w:val="FF0000"/>
              </w:rPr>
            </w:rPrChange>
          </w:rPr>
          <w:fldChar w:fldCharType="begin" w:fldLock="1"/>
        </w:r>
        <w:r w:rsidR="004923C5" w:rsidRPr="00810362" w:rsidDel="00A76057">
          <w:rPr>
            <w:rFonts w:ascii="Garamond" w:hAnsi="Garamond"/>
            <w:rPrChange w:id="721" w:author="Lauren Harrison" w:date="2020-08-10T13:59:00Z">
              <w:rPr>
                <w:rFonts w:ascii="Garamond" w:hAnsi="Garamond"/>
                <w:color w:val="FF0000"/>
              </w:rPr>
            </w:rPrChange>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delInstrText>
        </w:r>
        <w:r w:rsidR="004923C5" w:rsidRPr="00810362" w:rsidDel="00A76057">
          <w:rPr>
            <w:rFonts w:ascii="Garamond" w:hAnsi="Garamond"/>
            <w:rPrChange w:id="722" w:author="Lauren Harrison" w:date="2020-08-10T13:59:00Z">
              <w:rPr>
                <w:rFonts w:ascii="Garamond" w:hAnsi="Garamond"/>
                <w:color w:val="FF0000"/>
              </w:rPr>
            </w:rPrChange>
          </w:rPr>
          <w:fldChar w:fldCharType="separate"/>
        </w:r>
        <w:r w:rsidR="004923C5" w:rsidRPr="00810362" w:rsidDel="00A76057">
          <w:rPr>
            <w:rFonts w:ascii="Garamond" w:hAnsi="Garamond"/>
            <w:noProof/>
            <w:rPrChange w:id="723" w:author="Lauren Harrison" w:date="2020-08-10T13:59:00Z">
              <w:rPr>
                <w:rFonts w:ascii="Garamond" w:hAnsi="Garamond"/>
                <w:noProof/>
                <w:color w:val="FF0000"/>
              </w:rPr>
            </w:rPrChange>
          </w:rPr>
          <w:delText>(Wyman &amp; Rowe 2014)</w:delText>
        </w:r>
        <w:r w:rsidR="004923C5" w:rsidRPr="00810362" w:rsidDel="00A76057">
          <w:rPr>
            <w:rFonts w:ascii="Garamond" w:hAnsi="Garamond"/>
            <w:rPrChange w:id="724" w:author="Lauren Harrison" w:date="2020-08-10T13:59:00Z">
              <w:rPr>
                <w:rFonts w:ascii="Garamond" w:hAnsi="Garamond"/>
                <w:color w:val="FF0000"/>
              </w:rPr>
            </w:rPrChange>
          </w:rPr>
          <w:fldChar w:fldCharType="end"/>
        </w:r>
        <w:r w:rsidRPr="00810362" w:rsidDel="00A76057">
          <w:rPr>
            <w:rFonts w:ascii="Garamond" w:hAnsi="Garamond"/>
            <w:rPrChange w:id="725" w:author="Lauren Harrison" w:date="2020-08-10T13:59:00Z">
              <w:rPr>
                <w:rFonts w:ascii="Garamond" w:hAnsi="Garamond"/>
                <w:color w:val="FF0000"/>
              </w:rPr>
            </w:rPrChange>
          </w:rPr>
          <w:delText>. However, traits important for reproduction showed more male-biased phenotypic variance than traits unrelated to reproduction (Wyman &amp; Rowe 2014).</w:delText>
        </w:r>
        <w:r w:rsidR="00DA65A6" w:rsidRPr="00810362" w:rsidDel="00A76057">
          <w:rPr>
            <w:rFonts w:ascii="Garamond" w:hAnsi="Garamond"/>
            <w:rPrChange w:id="726" w:author="Lauren Harrison" w:date="2020-08-10T13:59:00Z">
              <w:rPr>
                <w:rFonts w:ascii="Garamond" w:hAnsi="Garamond"/>
                <w:color w:val="FF0000"/>
              </w:rPr>
            </w:rPrChange>
          </w:rPr>
          <w:delText xml:space="preserve"> </w:delText>
        </w:r>
        <w:r w:rsidRPr="00810362" w:rsidDel="00A76057">
          <w:rPr>
            <w:rFonts w:ascii="Garamond" w:hAnsi="Garamond"/>
            <w:rPrChange w:id="727" w:author="Lauren Harrison" w:date="2020-08-10T13:59:00Z">
              <w:rPr>
                <w:rFonts w:ascii="Garamond" w:hAnsi="Garamond"/>
                <w:color w:val="FF0000"/>
              </w:rPr>
            </w:rPrChange>
          </w:rPr>
          <w:delTex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 In human antisocial personality types (low Agreeableness and high Neuroticism; similar to the Aggression dimension in animals) males show greater variability than females (Budaev 1999, Archer &amp; Mehdikhani 2003). Greater male variability in human aggression is thought to be maintained by negative frequency-depend</w:delText>
        </w:r>
        <w:r w:rsidR="00681C75" w:rsidRPr="00810362" w:rsidDel="00A76057">
          <w:rPr>
            <w:rFonts w:ascii="Garamond" w:hAnsi="Garamond"/>
            <w:rPrChange w:id="728" w:author="Lauren Harrison" w:date="2020-08-10T13:59:00Z">
              <w:rPr>
                <w:rFonts w:ascii="Garamond" w:hAnsi="Garamond"/>
                <w:color w:val="FF0000"/>
              </w:rPr>
            </w:rPrChange>
          </w:rPr>
          <w:delText>e</w:delText>
        </w:r>
        <w:r w:rsidRPr="00810362" w:rsidDel="00A76057">
          <w:rPr>
            <w:rFonts w:ascii="Garamond" w:hAnsi="Garamond"/>
            <w:rPrChange w:id="729" w:author="Lauren Harrison" w:date="2020-08-10T13:59:00Z">
              <w:rPr>
                <w:rFonts w:ascii="Garamond" w:hAnsi="Garamond"/>
                <w:color w:val="FF0000"/>
              </w:rPr>
            </w:rPrChange>
          </w:rPr>
          <w:delText xml:space="preserve">nt selection whereby aggressive tendencies have both costs (risk of physical injuries) and benefits (more mating opportunities via social dominance) for male reproduction (Buss 1996, Budaev 1999). </w:delText>
        </w:r>
      </w:del>
    </w:p>
    <w:p w14:paraId="5C64D07A" w14:textId="1ECE11D4" w:rsidR="00D871B6" w:rsidRPr="00810362" w:rsidDel="00A76057" w:rsidRDefault="00D871B6" w:rsidP="00A23A49">
      <w:pPr>
        <w:ind w:firstLine="360"/>
        <w:rPr>
          <w:del w:id="730" w:author="Lauren Harrison" w:date="2020-08-10T09:43:00Z"/>
          <w:rFonts w:ascii="Garamond" w:hAnsi="Garamond"/>
          <w:rPrChange w:id="731" w:author="Lauren Harrison" w:date="2020-08-10T13:59:00Z">
            <w:rPr>
              <w:del w:id="732" w:author="Lauren Harrison" w:date="2020-08-10T09:43:00Z"/>
              <w:rFonts w:ascii="Garamond" w:hAnsi="Garamond"/>
              <w:color w:val="FF0000"/>
            </w:rPr>
          </w:rPrChange>
        </w:rPr>
      </w:pPr>
    </w:p>
    <w:p w14:paraId="53D34A34" w14:textId="1EA1C1A7" w:rsidR="007C43C5" w:rsidRPr="00810362" w:rsidDel="00A76057" w:rsidRDefault="00847383" w:rsidP="00A23A49">
      <w:pPr>
        <w:ind w:firstLine="360"/>
        <w:rPr>
          <w:del w:id="733" w:author="Lauren Harrison" w:date="2020-08-10T09:43:00Z"/>
          <w:rFonts w:ascii="Garamond" w:hAnsi="Garamond"/>
          <w:rPrChange w:id="734" w:author="Lauren Harrison" w:date="2020-08-10T13:59:00Z">
            <w:rPr>
              <w:del w:id="735" w:author="Lauren Harrison" w:date="2020-08-10T09:43:00Z"/>
              <w:rFonts w:ascii="Garamond" w:hAnsi="Garamond"/>
              <w:color w:val="FF0000"/>
            </w:rPr>
          </w:rPrChange>
        </w:rPr>
      </w:pPr>
      <w:del w:id="736" w:author="Lauren Harrison" w:date="2020-08-10T09:43:00Z">
        <w:r w:rsidRPr="00810362" w:rsidDel="00A76057">
          <w:rPr>
            <w:rFonts w:ascii="Garamond" w:hAnsi="Garamond"/>
            <w:rPrChange w:id="737" w:author="Lauren Harrison" w:date="2020-08-10T13:59:00Z">
              <w:rPr>
                <w:rFonts w:ascii="Garamond" w:hAnsi="Garamond"/>
                <w:color w:val="FF0000"/>
              </w:rPr>
            </w:rPrChange>
          </w:rPr>
          <w:delText>Non-random m</w:delText>
        </w:r>
        <w:r w:rsidR="00A23A49" w:rsidRPr="00810362" w:rsidDel="00A76057">
          <w:rPr>
            <w:rFonts w:ascii="Garamond" w:hAnsi="Garamond"/>
            <w:rPrChange w:id="738" w:author="Lauren Harrison" w:date="2020-08-10T13:59:00Z">
              <w:rPr>
                <w:rFonts w:ascii="Garamond" w:hAnsi="Garamond"/>
                <w:color w:val="FF0000"/>
              </w:rPr>
            </w:rPrChange>
          </w:rPr>
          <w:delText xml:space="preserve">ate choice might also contribute to sex differences in personalities. </w:delText>
        </w:r>
        <w:r w:rsidR="000005F9" w:rsidRPr="00810362" w:rsidDel="00A76057">
          <w:rPr>
            <w:rFonts w:ascii="Garamond" w:hAnsi="Garamond"/>
            <w:rPrChange w:id="739" w:author="Lauren Harrison" w:date="2020-08-10T13:59:00Z">
              <w:rPr>
                <w:rFonts w:ascii="Garamond" w:hAnsi="Garamond"/>
                <w:color w:val="FF0000"/>
              </w:rPr>
            </w:rPrChange>
          </w:rPr>
          <w:delText>F</w:delText>
        </w:r>
        <w:r w:rsidR="00A23A49" w:rsidRPr="00810362" w:rsidDel="00A76057">
          <w:rPr>
            <w:rFonts w:ascii="Garamond" w:hAnsi="Garamond"/>
            <w:rPrChange w:id="740" w:author="Lauren Harrison" w:date="2020-08-10T13:59:00Z">
              <w:rPr>
                <w:rFonts w:ascii="Garamond" w:hAnsi="Garamond"/>
                <w:color w:val="FF0000"/>
              </w:rPr>
            </w:rPrChange>
          </w:rPr>
          <w:delText>emales</w:delText>
        </w:r>
        <w:r w:rsidR="007C43C5" w:rsidRPr="00810362" w:rsidDel="00A76057">
          <w:rPr>
            <w:rFonts w:ascii="Garamond" w:hAnsi="Garamond"/>
            <w:rPrChange w:id="741" w:author="Lauren Harrison" w:date="2020-08-10T13:59:00Z">
              <w:rPr>
                <w:rFonts w:ascii="Garamond" w:hAnsi="Garamond"/>
                <w:color w:val="FF0000"/>
              </w:rPr>
            </w:rPrChange>
          </w:rPr>
          <w:delText xml:space="preserve"> might prefer males that </w:delText>
        </w:r>
        <w:r w:rsidR="000352C9" w:rsidRPr="00810362" w:rsidDel="00A76057">
          <w:rPr>
            <w:rFonts w:ascii="Garamond" w:hAnsi="Garamond"/>
            <w:rPrChange w:id="742" w:author="Lauren Harrison" w:date="2020-08-10T13:59:00Z">
              <w:rPr>
                <w:rFonts w:ascii="Garamond" w:hAnsi="Garamond"/>
                <w:color w:val="FF0000"/>
              </w:rPr>
            </w:rPrChange>
          </w:rPr>
          <w:delText>consistently behave in a certain way</w:delText>
        </w:r>
        <w:r w:rsidR="00C155B9" w:rsidRPr="00810362" w:rsidDel="00A76057">
          <w:rPr>
            <w:rFonts w:ascii="Garamond" w:hAnsi="Garamond"/>
            <w:rPrChange w:id="743" w:author="Lauren Harrison" w:date="2020-08-10T13:59:00Z">
              <w:rPr>
                <w:rFonts w:ascii="Garamond" w:hAnsi="Garamond"/>
                <w:color w:val="FF0000"/>
              </w:rPr>
            </w:rPrChange>
          </w:rPr>
          <w:delText xml:space="preserve"> if </w:delText>
        </w:r>
        <w:r w:rsidR="002863B1" w:rsidRPr="00810362" w:rsidDel="00A76057">
          <w:rPr>
            <w:rFonts w:ascii="Garamond" w:hAnsi="Garamond"/>
            <w:rPrChange w:id="744" w:author="Lauren Harrison" w:date="2020-08-10T13:59:00Z">
              <w:rPr>
                <w:rFonts w:ascii="Garamond" w:hAnsi="Garamond"/>
                <w:color w:val="FF0000"/>
              </w:rPr>
            </w:rPrChange>
          </w:rPr>
          <w:delText xml:space="preserve">such behaviour signals that </w:delText>
        </w:r>
        <w:r w:rsidR="00C155B9" w:rsidRPr="00810362" w:rsidDel="00A76057">
          <w:rPr>
            <w:rFonts w:ascii="Garamond" w:hAnsi="Garamond"/>
            <w:rPrChange w:id="745" w:author="Lauren Harrison" w:date="2020-08-10T13:59:00Z">
              <w:rPr>
                <w:rFonts w:ascii="Garamond" w:hAnsi="Garamond"/>
                <w:color w:val="FF0000"/>
              </w:rPr>
            </w:rPrChange>
          </w:rPr>
          <w:delText>they can provide direct or indirect benefits</w:delText>
        </w:r>
        <w:r w:rsidR="000352C9" w:rsidRPr="00810362" w:rsidDel="00A76057">
          <w:rPr>
            <w:rFonts w:ascii="Garamond" w:hAnsi="Garamond"/>
            <w:rPrChange w:id="746" w:author="Lauren Harrison" w:date="2020-08-10T13:59:00Z">
              <w:rPr>
                <w:rFonts w:ascii="Garamond" w:hAnsi="Garamond"/>
                <w:color w:val="FF0000"/>
              </w:rPr>
            </w:rPrChange>
          </w:rPr>
          <w:delText xml:space="preserve"> </w:delText>
        </w:r>
        <w:r w:rsidR="00C155B9" w:rsidRPr="00810362" w:rsidDel="00A76057">
          <w:rPr>
            <w:rFonts w:ascii="Garamond" w:hAnsi="Garamond"/>
            <w:rPrChange w:id="747" w:author="Lauren Harrison" w:date="2020-08-10T13:59:00Z">
              <w:rPr>
                <w:rFonts w:ascii="Garamond" w:hAnsi="Garamond"/>
                <w:color w:val="FF0000"/>
              </w:rPr>
            </w:rPrChange>
          </w:rPr>
          <w:delText xml:space="preserve">to her </w:delText>
        </w:r>
        <w:r w:rsidR="004923C5" w:rsidRPr="00810362" w:rsidDel="00A76057">
          <w:rPr>
            <w:rFonts w:ascii="Garamond" w:hAnsi="Garamond"/>
            <w:rPrChange w:id="748" w:author="Lauren Harrison" w:date="2020-08-10T13:59:00Z">
              <w:rPr>
                <w:rFonts w:ascii="Garamond" w:hAnsi="Garamond"/>
                <w:color w:val="FF0000"/>
              </w:rPr>
            </w:rPrChange>
          </w:rPr>
          <w:fldChar w:fldCharType="begin" w:fldLock="1"/>
        </w:r>
        <w:r w:rsidR="004923C5" w:rsidRPr="00810362" w:rsidDel="00A76057">
          <w:rPr>
            <w:rFonts w:ascii="Garamond" w:hAnsi="Garamond"/>
            <w:rPrChange w:id="749" w:author="Lauren Harrison" w:date="2020-08-10T13:59:00Z">
              <w:rPr>
                <w:rFonts w:ascii="Garamond" w:hAnsi="Garamond"/>
                <w:color w:val="FF0000"/>
              </w:rPr>
            </w:rPrChange>
          </w:rPr>
          <w:del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delInstrText>
        </w:r>
        <w:r w:rsidR="004923C5" w:rsidRPr="00810362" w:rsidDel="00A76057">
          <w:rPr>
            <w:rFonts w:ascii="Garamond" w:hAnsi="Garamond"/>
            <w:rPrChange w:id="750" w:author="Lauren Harrison" w:date="2020-08-10T13:59:00Z">
              <w:rPr>
                <w:rFonts w:ascii="Garamond" w:hAnsi="Garamond"/>
                <w:color w:val="FF0000"/>
              </w:rPr>
            </w:rPrChange>
          </w:rPr>
          <w:fldChar w:fldCharType="separate"/>
        </w:r>
        <w:r w:rsidR="004923C5" w:rsidRPr="00810362" w:rsidDel="00A76057">
          <w:rPr>
            <w:rFonts w:ascii="Garamond" w:hAnsi="Garamond"/>
            <w:noProof/>
            <w:rPrChange w:id="751" w:author="Lauren Harrison" w:date="2020-08-10T13:59:00Z">
              <w:rPr>
                <w:rFonts w:ascii="Garamond" w:hAnsi="Garamond"/>
                <w:noProof/>
                <w:color w:val="FF0000"/>
              </w:rPr>
            </w:rPrChange>
          </w:rPr>
          <w:delText xml:space="preserve">(Jennions &amp; Petrie 1997; Schuett </w:delText>
        </w:r>
        <w:r w:rsidR="004923C5" w:rsidRPr="00810362" w:rsidDel="00A76057">
          <w:rPr>
            <w:rFonts w:ascii="Garamond" w:hAnsi="Garamond"/>
            <w:i/>
            <w:noProof/>
            <w:rPrChange w:id="752" w:author="Lauren Harrison" w:date="2020-08-10T13:59:00Z">
              <w:rPr>
                <w:rFonts w:ascii="Garamond" w:hAnsi="Garamond"/>
                <w:i/>
                <w:noProof/>
                <w:color w:val="FF0000"/>
              </w:rPr>
            </w:rPrChange>
          </w:rPr>
          <w:delText>et al.</w:delText>
        </w:r>
        <w:r w:rsidR="004923C5" w:rsidRPr="00810362" w:rsidDel="00A76057">
          <w:rPr>
            <w:rFonts w:ascii="Garamond" w:hAnsi="Garamond"/>
            <w:noProof/>
            <w:rPrChange w:id="753" w:author="Lauren Harrison" w:date="2020-08-10T13:59:00Z">
              <w:rPr>
                <w:rFonts w:ascii="Garamond" w:hAnsi="Garamond"/>
                <w:noProof/>
                <w:color w:val="FF0000"/>
              </w:rPr>
            </w:rPrChange>
          </w:rPr>
          <w:delText xml:space="preserve"> 2010; Munson </w:delText>
        </w:r>
        <w:r w:rsidR="004923C5" w:rsidRPr="00810362" w:rsidDel="00A76057">
          <w:rPr>
            <w:rFonts w:ascii="Garamond" w:hAnsi="Garamond"/>
            <w:i/>
            <w:noProof/>
            <w:rPrChange w:id="754" w:author="Lauren Harrison" w:date="2020-08-10T13:59:00Z">
              <w:rPr>
                <w:rFonts w:ascii="Garamond" w:hAnsi="Garamond"/>
                <w:i/>
                <w:noProof/>
                <w:color w:val="FF0000"/>
              </w:rPr>
            </w:rPrChange>
          </w:rPr>
          <w:delText>et al.</w:delText>
        </w:r>
        <w:r w:rsidR="004923C5" w:rsidRPr="00810362" w:rsidDel="00A76057">
          <w:rPr>
            <w:rFonts w:ascii="Garamond" w:hAnsi="Garamond"/>
            <w:noProof/>
            <w:rPrChange w:id="755" w:author="Lauren Harrison" w:date="2020-08-10T13:59:00Z">
              <w:rPr>
                <w:rFonts w:ascii="Garamond" w:hAnsi="Garamond"/>
                <w:noProof/>
                <w:color w:val="FF0000"/>
              </w:rPr>
            </w:rPrChange>
          </w:rPr>
          <w:delText xml:space="preserve"> 2020)</w:delText>
        </w:r>
        <w:r w:rsidR="004923C5" w:rsidRPr="00810362" w:rsidDel="00A76057">
          <w:rPr>
            <w:rFonts w:ascii="Garamond" w:hAnsi="Garamond"/>
            <w:rPrChange w:id="756" w:author="Lauren Harrison" w:date="2020-08-10T13:59:00Z">
              <w:rPr>
                <w:rFonts w:ascii="Garamond" w:hAnsi="Garamond"/>
                <w:color w:val="FF0000"/>
              </w:rPr>
            </w:rPrChange>
          </w:rPr>
          <w:fldChar w:fldCharType="end"/>
        </w:r>
        <w:r w:rsidR="000352C9" w:rsidRPr="00810362" w:rsidDel="00A76057">
          <w:rPr>
            <w:rFonts w:ascii="Garamond" w:hAnsi="Garamond"/>
            <w:rPrChange w:id="757" w:author="Lauren Harrison" w:date="2020-08-10T13:59:00Z">
              <w:rPr>
                <w:rFonts w:ascii="Garamond" w:hAnsi="Garamond"/>
                <w:color w:val="FF0000"/>
              </w:rPr>
            </w:rPrChange>
          </w:rPr>
          <w:delText xml:space="preserve">. For example, boldness might function as an honest signal of a potential partner’s quality; </w:delText>
        </w:r>
        <w:r w:rsidR="00C155B9" w:rsidRPr="00810362" w:rsidDel="00A76057">
          <w:rPr>
            <w:rFonts w:ascii="Garamond" w:hAnsi="Garamond"/>
            <w:rPrChange w:id="758" w:author="Lauren Harrison" w:date="2020-08-10T13:59:00Z">
              <w:rPr>
                <w:rFonts w:ascii="Garamond" w:hAnsi="Garamond"/>
                <w:color w:val="FF0000"/>
              </w:rPr>
            </w:rPrChange>
          </w:rPr>
          <w:delText xml:space="preserve">consistently </w:delText>
        </w:r>
        <w:r w:rsidR="000352C9" w:rsidRPr="00810362" w:rsidDel="00A76057">
          <w:rPr>
            <w:rFonts w:ascii="Garamond" w:hAnsi="Garamond"/>
            <w:rPrChange w:id="759" w:author="Lauren Harrison" w:date="2020-08-10T13:59:00Z">
              <w:rPr>
                <w:rFonts w:ascii="Garamond" w:hAnsi="Garamond"/>
                <w:color w:val="FF0000"/>
              </w:rPr>
            </w:rPrChange>
          </w:rPr>
          <w:delText>bolder males might be better able to provision offspring with food</w:delText>
        </w:r>
        <w:r w:rsidR="00C155B9" w:rsidRPr="00810362" w:rsidDel="00A76057">
          <w:rPr>
            <w:rFonts w:ascii="Garamond" w:hAnsi="Garamond"/>
            <w:rPrChange w:id="760" w:author="Lauren Harrison" w:date="2020-08-10T13:59:00Z">
              <w:rPr>
                <w:rFonts w:ascii="Garamond" w:hAnsi="Garamond"/>
                <w:color w:val="FF0000"/>
              </w:rPr>
            </w:rPrChange>
          </w:rPr>
          <w:delText xml:space="preserve"> compared to shy males</w:delText>
        </w:r>
        <w:r w:rsidR="000352C9" w:rsidRPr="00810362" w:rsidDel="00A76057">
          <w:rPr>
            <w:rFonts w:ascii="Garamond" w:hAnsi="Garamond"/>
            <w:rPrChange w:id="761" w:author="Lauren Harrison" w:date="2020-08-10T13:59:00Z">
              <w:rPr>
                <w:rFonts w:ascii="Garamond" w:hAnsi="Garamond"/>
                <w:color w:val="FF0000"/>
              </w:rPr>
            </w:rPrChange>
          </w:rPr>
          <w:delText xml:space="preserve">, thus providing direct benefits to the female </w:delText>
        </w:r>
        <w:r w:rsidR="00C155B9" w:rsidRPr="00810362" w:rsidDel="00A76057">
          <w:rPr>
            <w:rFonts w:ascii="Garamond" w:hAnsi="Garamond"/>
            <w:rPrChange w:id="762" w:author="Lauren Harrison" w:date="2020-08-10T13:59:00Z">
              <w:rPr>
                <w:rFonts w:ascii="Garamond" w:hAnsi="Garamond"/>
                <w:color w:val="FF0000"/>
              </w:rPr>
            </w:rPrChange>
          </w:rPr>
          <w:delText xml:space="preserve">for her choice </w:delText>
        </w:r>
        <w:r w:rsidR="000352C9" w:rsidRPr="00810362" w:rsidDel="00A76057">
          <w:rPr>
            <w:rFonts w:ascii="Garamond" w:hAnsi="Garamond"/>
            <w:rPrChange w:id="763" w:author="Lauren Harrison" w:date="2020-08-10T13:59:00Z">
              <w:rPr>
                <w:rFonts w:ascii="Garamond" w:hAnsi="Garamond"/>
                <w:color w:val="FF0000"/>
              </w:rPr>
            </w:rPrChange>
          </w:rPr>
          <w:delText xml:space="preserve">(Munson </w:delText>
        </w:r>
        <w:r w:rsidR="000352C9" w:rsidRPr="00810362" w:rsidDel="00A76057">
          <w:rPr>
            <w:rFonts w:ascii="Garamond" w:hAnsi="Garamond"/>
            <w:i/>
            <w:rPrChange w:id="764" w:author="Lauren Harrison" w:date="2020-08-10T13:59:00Z">
              <w:rPr>
                <w:rFonts w:ascii="Garamond" w:hAnsi="Garamond"/>
                <w:i/>
                <w:color w:val="FF0000"/>
              </w:rPr>
            </w:rPrChange>
          </w:rPr>
          <w:delText>et al</w:delText>
        </w:r>
        <w:r w:rsidR="000352C9" w:rsidRPr="00810362" w:rsidDel="00A76057">
          <w:rPr>
            <w:rFonts w:ascii="Garamond" w:hAnsi="Garamond"/>
            <w:rPrChange w:id="765" w:author="Lauren Harrison" w:date="2020-08-10T13:59:00Z">
              <w:rPr>
                <w:rFonts w:ascii="Garamond" w:hAnsi="Garamond"/>
                <w:color w:val="FF0000"/>
              </w:rPr>
            </w:rPrChange>
          </w:rPr>
          <w:delText>. 2020).</w:delText>
        </w:r>
        <w:r w:rsidR="000005F9" w:rsidRPr="00810362" w:rsidDel="00A76057">
          <w:rPr>
            <w:rFonts w:ascii="Garamond" w:hAnsi="Garamond"/>
            <w:rPrChange w:id="766" w:author="Lauren Harrison" w:date="2020-08-10T13:59:00Z">
              <w:rPr>
                <w:rFonts w:ascii="Garamond" w:hAnsi="Garamond"/>
                <w:color w:val="FF0000"/>
              </w:rPr>
            </w:rPrChange>
          </w:rPr>
          <w:delText xml:space="preserve"> </w:delText>
        </w:r>
        <w:r w:rsidR="006504DF" w:rsidRPr="00810362" w:rsidDel="00A76057">
          <w:rPr>
            <w:rFonts w:ascii="Garamond" w:hAnsi="Garamond"/>
            <w:rPrChange w:id="767" w:author="Lauren Harrison" w:date="2020-08-10T13:59:00Z">
              <w:rPr>
                <w:rFonts w:ascii="Garamond" w:hAnsi="Garamond"/>
                <w:color w:val="FF0000"/>
              </w:rPr>
            </w:rPrChange>
          </w:rPr>
          <w:delText xml:space="preserve">Where the choosy sex (usually females) shows a strong preference for partners with a particular trait, that trait will have increased variance because it is under sexual selection </w:delText>
        </w:r>
        <w:r w:rsidR="006504DF" w:rsidRPr="00810362" w:rsidDel="00A76057">
          <w:rPr>
            <w:rFonts w:ascii="Garamond" w:hAnsi="Garamond"/>
            <w:noProof/>
            <w:rPrChange w:id="768" w:author="Lauren Harrison" w:date="2020-08-10T13:59:00Z">
              <w:rPr>
                <w:rFonts w:ascii="Garamond" w:hAnsi="Garamond"/>
                <w:noProof/>
                <w:color w:val="FF0000"/>
              </w:rPr>
            </w:rPrChange>
          </w:rPr>
          <w:delText>(Pomiankowski &amp; Møller 1995</w:delText>
        </w:r>
        <w:r w:rsidR="006504DF" w:rsidRPr="00810362" w:rsidDel="00A76057">
          <w:rPr>
            <w:rFonts w:ascii="Garamond" w:hAnsi="Garamond"/>
            <w:rPrChange w:id="769" w:author="Lauren Harrison" w:date="2020-08-10T13:59:00Z">
              <w:rPr>
                <w:rFonts w:ascii="Garamond" w:hAnsi="Garamond"/>
                <w:color w:val="FF0000"/>
              </w:rPr>
            </w:rPrChange>
          </w:rPr>
          <w:delText xml:space="preserve">). </w:delText>
        </w:r>
        <w:r w:rsidR="00B5151A" w:rsidRPr="00810362" w:rsidDel="00A76057">
          <w:rPr>
            <w:rFonts w:ascii="Garamond" w:hAnsi="Garamond"/>
            <w:rPrChange w:id="770" w:author="Lauren Harrison" w:date="2020-08-10T13:59:00Z">
              <w:rPr>
                <w:rFonts w:ascii="Garamond" w:hAnsi="Garamond"/>
                <w:color w:val="FF0000"/>
              </w:rPr>
            </w:rPrChange>
          </w:rPr>
          <w:delText>Finally</w:delText>
        </w:r>
        <w:r w:rsidR="007C43C5" w:rsidRPr="00810362" w:rsidDel="00A76057">
          <w:rPr>
            <w:rFonts w:ascii="Garamond" w:hAnsi="Garamond"/>
            <w:rPrChange w:id="771" w:author="Lauren Harrison" w:date="2020-08-10T13:59:00Z">
              <w:rPr>
                <w:rFonts w:ascii="Garamond" w:hAnsi="Garamond"/>
                <w:color w:val="FF0000"/>
              </w:rPr>
            </w:rPrChange>
          </w:rPr>
          <w:delText xml:space="preserve">, different sex roles can </w:delText>
        </w:r>
        <w:r w:rsidRPr="00810362" w:rsidDel="00A76057">
          <w:rPr>
            <w:rFonts w:ascii="Garamond" w:hAnsi="Garamond"/>
            <w:rPrChange w:id="772" w:author="Lauren Harrison" w:date="2020-08-10T13:59:00Z">
              <w:rPr>
                <w:rFonts w:ascii="Garamond" w:hAnsi="Garamond"/>
                <w:color w:val="FF0000"/>
              </w:rPr>
            </w:rPrChange>
          </w:rPr>
          <w:delText xml:space="preserve">also </w:delText>
        </w:r>
        <w:r w:rsidR="007C43C5" w:rsidRPr="00810362" w:rsidDel="00A76057">
          <w:rPr>
            <w:rFonts w:ascii="Garamond" w:hAnsi="Garamond"/>
            <w:rPrChange w:id="773" w:author="Lauren Harrison" w:date="2020-08-10T13:59:00Z">
              <w:rPr>
                <w:rFonts w:ascii="Garamond" w:hAnsi="Garamond"/>
                <w:color w:val="FF0000"/>
              </w:rPr>
            </w:rPrChange>
          </w:rPr>
          <w:delText>drive sex differences</w:delText>
        </w:r>
        <w:r w:rsidR="00B5151A" w:rsidRPr="00810362" w:rsidDel="00A76057">
          <w:rPr>
            <w:rFonts w:ascii="Garamond" w:hAnsi="Garamond"/>
            <w:rPrChange w:id="774" w:author="Lauren Harrison" w:date="2020-08-10T13:59:00Z">
              <w:rPr>
                <w:rFonts w:ascii="Garamond" w:hAnsi="Garamond"/>
                <w:color w:val="FF0000"/>
              </w:rPr>
            </w:rPrChange>
          </w:rPr>
          <w:delText xml:space="preserve"> in behaviour</w:delText>
        </w:r>
        <w:r w:rsidR="007C43C5" w:rsidRPr="00810362" w:rsidDel="00A76057">
          <w:rPr>
            <w:rFonts w:ascii="Garamond" w:hAnsi="Garamond"/>
            <w:rPrChange w:id="775" w:author="Lauren Harrison" w:date="2020-08-10T13:59:00Z">
              <w:rPr>
                <w:rFonts w:ascii="Garamond" w:hAnsi="Garamond"/>
                <w:color w:val="FF0000"/>
              </w:rPr>
            </w:rPrChange>
          </w:rPr>
          <w:delText xml:space="preserve">. </w:delText>
        </w:r>
        <w:r w:rsidR="00B5151A" w:rsidRPr="00810362" w:rsidDel="00A76057">
          <w:rPr>
            <w:rFonts w:ascii="Garamond" w:hAnsi="Garamond"/>
            <w:rPrChange w:id="776" w:author="Lauren Harrison" w:date="2020-08-10T13:59:00Z">
              <w:rPr>
                <w:rFonts w:ascii="Garamond" w:hAnsi="Garamond"/>
                <w:color w:val="FF0000"/>
              </w:rPr>
            </w:rPrChange>
          </w:rPr>
          <w:delText xml:space="preserve">Both mating system and parental care can change the strength of sexual selection on one sex (usually males), producing larger variances in </w:delText>
        </w:r>
        <w:r w:rsidR="005222E0" w:rsidRPr="00810362" w:rsidDel="00A76057">
          <w:rPr>
            <w:rFonts w:ascii="Garamond" w:hAnsi="Garamond"/>
            <w:rPrChange w:id="777" w:author="Lauren Harrison" w:date="2020-08-10T13:59:00Z">
              <w:rPr>
                <w:rFonts w:ascii="Garamond" w:hAnsi="Garamond"/>
                <w:color w:val="FF0000"/>
              </w:rPr>
            </w:rPrChange>
          </w:rPr>
          <w:delText xml:space="preserve">male </w:delText>
        </w:r>
        <w:r w:rsidR="00B5151A" w:rsidRPr="00810362" w:rsidDel="00A76057">
          <w:rPr>
            <w:rFonts w:ascii="Garamond" w:hAnsi="Garamond"/>
            <w:rPrChange w:id="778" w:author="Lauren Harrison" w:date="2020-08-10T13:59:00Z">
              <w:rPr>
                <w:rFonts w:ascii="Garamond" w:hAnsi="Garamond"/>
                <w:color w:val="FF0000"/>
              </w:rPr>
            </w:rPrChange>
          </w:rPr>
          <w:delText xml:space="preserve">reproductive success </w:delText>
        </w:r>
        <w:r w:rsidR="004923C5" w:rsidRPr="00810362" w:rsidDel="00A76057">
          <w:rPr>
            <w:rFonts w:ascii="Garamond" w:hAnsi="Garamond"/>
            <w:rPrChange w:id="779" w:author="Lauren Harrison" w:date="2020-08-10T13:59:00Z">
              <w:rPr>
                <w:rFonts w:ascii="Garamond" w:hAnsi="Garamond"/>
                <w:color w:val="FF0000"/>
              </w:rPr>
            </w:rPrChange>
          </w:rPr>
          <w:fldChar w:fldCharType="begin" w:fldLock="1"/>
        </w:r>
        <w:r w:rsidR="00711861" w:rsidRPr="00810362" w:rsidDel="00A76057">
          <w:rPr>
            <w:rFonts w:ascii="Garamond" w:hAnsi="Garamond"/>
            <w:rPrChange w:id="780" w:author="Lauren Harrison" w:date="2020-08-10T13:59:00Z">
              <w:rPr>
                <w:rFonts w:ascii="Garamond" w:hAnsi="Garamond"/>
                <w:color w:val="FF0000"/>
              </w:rPr>
            </w:rPrChange>
          </w:rPr>
          <w:del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delInstrText>
        </w:r>
        <w:r w:rsidR="004923C5" w:rsidRPr="00810362" w:rsidDel="00A76057">
          <w:rPr>
            <w:rFonts w:ascii="Garamond" w:hAnsi="Garamond"/>
            <w:rPrChange w:id="781" w:author="Lauren Harrison" w:date="2020-08-10T13:59:00Z">
              <w:rPr>
                <w:rFonts w:ascii="Garamond" w:hAnsi="Garamond"/>
                <w:color w:val="FF0000"/>
              </w:rPr>
            </w:rPrChange>
          </w:rPr>
          <w:fldChar w:fldCharType="separate"/>
        </w:r>
        <w:r w:rsidR="004923C5" w:rsidRPr="00810362" w:rsidDel="00A76057">
          <w:rPr>
            <w:rFonts w:ascii="Garamond" w:hAnsi="Garamond"/>
            <w:noProof/>
            <w:rPrChange w:id="782" w:author="Lauren Harrison" w:date="2020-08-10T13:59:00Z">
              <w:rPr>
                <w:rFonts w:ascii="Garamond" w:hAnsi="Garamond"/>
                <w:noProof/>
                <w:color w:val="FF0000"/>
              </w:rPr>
            </w:rPrChange>
          </w:rPr>
          <w:delText xml:space="preserve">(Janicke </w:delText>
        </w:r>
        <w:r w:rsidR="004923C5" w:rsidRPr="00810362" w:rsidDel="00A76057">
          <w:rPr>
            <w:rFonts w:ascii="Garamond" w:hAnsi="Garamond"/>
            <w:i/>
            <w:noProof/>
            <w:rPrChange w:id="783" w:author="Lauren Harrison" w:date="2020-08-10T13:59:00Z">
              <w:rPr>
                <w:rFonts w:ascii="Garamond" w:hAnsi="Garamond"/>
                <w:i/>
                <w:noProof/>
                <w:color w:val="FF0000"/>
              </w:rPr>
            </w:rPrChange>
          </w:rPr>
          <w:delText>et al.</w:delText>
        </w:r>
        <w:r w:rsidR="004923C5" w:rsidRPr="00810362" w:rsidDel="00A76057">
          <w:rPr>
            <w:rFonts w:ascii="Garamond" w:hAnsi="Garamond"/>
            <w:noProof/>
            <w:rPrChange w:id="784" w:author="Lauren Harrison" w:date="2020-08-10T13:59:00Z">
              <w:rPr>
                <w:rFonts w:ascii="Garamond" w:hAnsi="Garamond"/>
                <w:noProof/>
                <w:color w:val="FF0000"/>
              </w:rPr>
            </w:rPrChange>
          </w:rPr>
          <w:delText xml:space="preserve"> 2016)</w:delText>
        </w:r>
        <w:r w:rsidR="004923C5" w:rsidRPr="00810362" w:rsidDel="00A76057">
          <w:rPr>
            <w:rFonts w:ascii="Garamond" w:hAnsi="Garamond"/>
            <w:rPrChange w:id="785" w:author="Lauren Harrison" w:date="2020-08-10T13:59:00Z">
              <w:rPr>
                <w:rFonts w:ascii="Garamond" w:hAnsi="Garamond"/>
                <w:color w:val="FF0000"/>
              </w:rPr>
            </w:rPrChange>
          </w:rPr>
          <w:fldChar w:fldCharType="end"/>
        </w:r>
        <w:r w:rsidR="00B5151A" w:rsidRPr="00810362" w:rsidDel="00A76057">
          <w:rPr>
            <w:rFonts w:ascii="Garamond" w:hAnsi="Garamond"/>
            <w:rPrChange w:id="786" w:author="Lauren Harrison" w:date="2020-08-10T13:59:00Z">
              <w:rPr>
                <w:rFonts w:ascii="Garamond" w:hAnsi="Garamond"/>
                <w:color w:val="FF0000"/>
              </w:rPr>
            </w:rPrChange>
          </w:rPr>
          <w:delText xml:space="preserve">. </w:delText>
        </w:r>
        <w:r w:rsidR="004E5E64" w:rsidRPr="00810362" w:rsidDel="00A76057">
          <w:rPr>
            <w:rFonts w:ascii="Garamond" w:hAnsi="Garamond"/>
            <w:rPrChange w:id="787" w:author="Lauren Harrison" w:date="2020-08-10T13:59:00Z">
              <w:rPr>
                <w:rFonts w:ascii="Garamond" w:hAnsi="Garamond"/>
                <w:color w:val="FF0000"/>
              </w:rPr>
            </w:rPrChange>
          </w:rPr>
          <w:delText>For example, species with</w:delText>
        </w:r>
        <w:r w:rsidR="007C43C5" w:rsidRPr="00810362" w:rsidDel="00A76057">
          <w:rPr>
            <w:rFonts w:ascii="Garamond" w:hAnsi="Garamond"/>
            <w:rPrChange w:id="788" w:author="Lauren Harrison" w:date="2020-08-10T13:59:00Z">
              <w:rPr>
                <w:rFonts w:ascii="Garamond" w:hAnsi="Garamond"/>
                <w:color w:val="FF0000"/>
              </w:rPr>
            </w:rPrChange>
          </w:rPr>
          <w:delText xml:space="preserve"> </w:delText>
        </w:r>
        <w:r w:rsidR="0019587A" w:rsidRPr="00810362" w:rsidDel="00A76057">
          <w:rPr>
            <w:rFonts w:ascii="Garamond" w:hAnsi="Garamond"/>
            <w:rPrChange w:id="789" w:author="Lauren Harrison" w:date="2020-08-10T13:59:00Z">
              <w:rPr>
                <w:rFonts w:ascii="Garamond" w:hAnsi="Garamond"/>
                <w:color w:val="FF0000"/>
              </w:rPr>
            </w:rPrChange>
          </w:rPr>
          <w:delText xml:space="preserve">monogamous </w:delText>
        </w:r>
        <w:r w:rsidR="004E5E64" w:rsidRPr="00810362" w:rsidDel="00A76057">
          <w:rPr>
            <w:rFonts w:ascii="Garamond" w:hAnsi="Garamond"/>
            <w:rPrChange w:id="790" w:author="Lauren Harrison" w:date="2020-08-10T13:59:00Z">
              <w:rPr>
                <w:rFonts w:ascii="Garamond" w:hAnsi="Garamond"/>
                <w:color w:val="FF0000"/>
              </w:rPr>
            </w:rPrChange>
          </w:rPr>
          <w:delText xml:space="preserve">males that share parental care might have no sex differences </w:delText>
        </w:r>
        <w:r w:rsidR="007C43C5" w:rsidRPr="00810362" w:rsidDel="00A76057">
          <w:rPr>
            <w:rFonts w:ascii="Garamond" w:hAnsi="Garamond"/>
            <w:rPrChange w:id="791" w:author="Lauren Harrison" w:date="2020-08-10T13:59:00Z">
              <w:rPr>
                <w:rFonts w:ascii="Garamond" w:hAnsi="Garamond"/>
                <w:color w:val="FF0000"/>
              </w:rPr>
            </w:rPrChange>
          </w:rPr>
          <w:delText>in</w:delText>
        </w:r>
        <w:r w:rsidR="004E5E64" w:rsidRPr="00810362" w:rsidDel="00A76057">
          <w:rPr>
            <w:rFonts w:ascii="Garamond" w:hAnsi="Garamond"/>
            <w:rPrChange w:id="792" w:author="Lauren Harrison" w:date="2020-08-10T13:59:00Z">
              <w:rPr>
                <w:rFonts w:ascii="Garamond" w:hAnsi="Garamond"/>
                <w:color w:val="FF0000"/>
              </w:rPr>
            </w:rPrChange>
          </w:rPr>
          <w:delText xml:space="preserve"> their</w:delText>
        </w:r>
        <w:r w:rsidR="007C43C5" w:rsidRPr="00810362" w:rsidDel="00A76057">
          <w:rPr>
            <w:rFonts w:ascii="Garamond" w:hAnsi="Garamond"/>
            <w:rPrChange w:id="793" w:author="Lauren Harrison" w:date="2020-08-10T13:59:00Z">
              <w:rPr>
                <w:rFonts w:ascii="Garamond" w:hAnsi="Garamond"/>
                <w:color w:val="FF0000"/>
              </w:rPr>
            </w:rPrChange>
          </w:rPr>
          <w:delText xml:space="preserve"> </w:delText>
        </w:r>
        <w:r w:rsidR="0019587A" w:rsidRPr="00810362" w:rsidDel="00A76057">
          <w:rPr>
            <w:rFonts w:ascii="Garamond" w:hAnsi="Garamond"/>
            <w:rPrChange w:id="794" w:author="Lauren Harrison" w:date="2020-08-10T13:59:00Z">
              <w:rPr>
                <w:rFonts w:ascii="Garamond" w:hAnsi="Garamond"/>
                <w:color w:val="FF0000"/>
              </w:rPr>
            </w:rPrChange>
          </w:rPr>
          <w:delText>personalit</w:delText>
        </w:r>
        <w:r w:rsidR="004E5E64" w:rsidRPr="00810362" w:rsidDel="00A76057">
          <w:rPr>
            <w:rFonts w:ascii="Garamond" w:hAnsi="Garamond"/>
            <w:rPrChange w:id="795" w:author="Lauren Harrison" w:date="2020-08-10T13:59:00Z">
              <w:rPr>
                <w:rFonts w:ascii="Garamond" w:hAnsi="Garamond"/>
                <w:color w:val="FF0000"/>
              </w:rPr>
            </w:rPrChange>
          </w:rPr>
          <w:delText>ies</w:delText>
        </w:r>
        <w:r w:rsidR="007C43C5" w:rsidRPr="00810362" w:rsidDel="00A76057">
          <w:rPr>
            <w:rFonts w:ascii="Garamond" w:hAnsi="Garamond"/>
            <w:rPrChange w:id="796" w:author="Lauren Harrison" w:date="2020-08-10T13:59:00Z">
              <w:rPr>
                <w:rFonts w:ascii="Garamond" w:hAnsi="Garamond"/>
                <w:color w:val="FF0000"/>
              </w:rPr>
            </w:rPrChange>
          </w:rPr>
          <w:delText>, but</w:delText>
        </w:r>
        <w:r w:rsidR="004E5E64" w:rsidRPr="00810362" w:rsidDel="00A76057">
          <w:rPr>
            <w:rFonts w:ascii="Garamond" w:hAnsi="Garamond"/>
            <w:rPrChange w:id="797" w:author="Lauren Harrison" w:date="2020-08-10T13:59:00Z">
              <w:rPr>
                <w:rFonts w:ascii="Garamond" w:hAnsi="Garamond"/>
                <w:color w:val="FF0000"/>
              </w:rPr>
            </w:rPrChange>
          </w:rPr>
          <w:delText xml:space="preserve"> </w:delText>
        </w:r>
        <w:r w:rsidR="007C43C5" w:rsidRPr="00810362" w:rsidDel="00A76057">
          <w:rPr>
            <w:rFonts w:ascii="Garamond" w:hAnsi="Garamond"/>
            <w:rPrChange w:id="798" w:author="Lauren Harrison" w:date="2020-08-10T13:59:00Z">
              <w:rPr>
                <w:rFonts w:ascii="Garamond" w:hAnsi="Garamond"/>
                <w:color w:val="FF0000"/>
              </w:rPr>
            </w:rPrChange>
          </w:rPr>
          <w:delText xml:space="preserve">where males </w:delText>
        </w:r>
        <w:r w:rsidR="0019587A" w:rsidRPr="00810362" w:rsidDel="00A76057">
          <w:rPr>
            <w:rFonts w:ascii="Garamond" w:hAnsi="Garamond"/>
            <w:rPrChange w:id="799" w:author="Lauren Harrison" w:date="2020-08-10T13:59:00Z">
              <w:rPr>
                <w:rFonts w:ascii="Garamond" w:hAnsi="Garamond"/>
                <w:color w:val="FF0000"/>
              </w:rPr>
            </w:rPrChange>
          </w:rPr>
          <w:delText>mate multiply and do not care for</w:delText>
        </w:r>
        <w:r w:rsidR="007C43C5" w:rsidRPr="00810362" w:rsidDel="00A76057">
          <w:rPr>
            <w:rFonts w:ascii="Garamond" w:hAnsi="Garamond"/>
            <w:rPrChange w:id="800" w:author="Lauren Harrison" w:date="2020-08-10T13:59:00Z">
              <w:rPr>
                <w:rFonts w:ascii="Garamond" w:hAnsi="Garamond"/>
                <w:color w:val="FF0000"/>
              </w:rPr>
            </w:rPrChange>
          </w:rPr>
          <w:delText xml:space="preserve"> offspring </w:delText>
        </w:r>
        <w:r w:rsidR="004E5E64" w:rsidRPr="00810362" w:rsidDel="00A76057">
          <w:rPr>
            <w:rFonts w:ascii="Garamond" w:hAnsi="Garamond"/>
            <w:rPrChange w:id="801" w:author="Lauren Harrison" w:date="2020-08-10T13:59:00Z">
              <w:rPr>
                <w:rFonts w:ascii="Garamond" w:hAnsi="Garamond"/>
                <w:color w:val="FF0000"/>
              </w:rPr>
            </w:rPrChange>
          </w:rPr>
          <w:delText xml:space="preserve">there might be more </w:delText>
        </w:r>
        <w:r w:rsidR="0019587A" w:rsidRPr="00810362" w:rsidDel="00A76057">
          <w:rPr>
            <w:rFonts w:ascii="Garamond" w:hAnsi="Garamond"/>
            <w:rPrChange w:id="802" w:author="Lauren Harrison" w:date="2020-08-10T13:59:00Z">
              <w:rPr>
                <w:rFonts w:ascii="Garamond" w:hAnsi="Garamond"/>
                <w:color w:val="FF0000"/>
              </w:rPr>
            </w:rPrChange>
          </w:rPr>
          <w:delText>male-biased personality traits</w:delText>
        </w:r>
        <w:r w:rsidR="007C43C5" w:rsidRPr="00810362" w:rsidDel="00A76057">
          <w:rPr>
            <w:rFonts w:ascii="Garamond" w:hAnsi="Garamond"/>
            <w:rPrChange w:id="803" w:author="Lauren Harrison" w:date="2020-08-10T13:59:00Z">
              <w:rPr>
                <w:rFonts w:ascii="Garamond" w:hAnsi="Garamond"/>
                <w:color w:val="FF0000"/>
              </w:rPr>
            </w:rPrChange>
          </w:rPr>
          <w:delText>.</w:delText>
        </w:r>
        <w:r w:rsidR="00672CA3" w:rsidRPr="00810362" w:rsidDel="00A76057">
          <w:rPr>
            <w:rFonts w:ascii="Garamond" w:hAnsi="Garamond"/>
            <w:rPrChange w:id="804" w:author="Lauren Harrison" w:date="2020-08-10T13:59:00Z">
              <w:rPr>
                <w:rFonts w:ascii="Garamond" w:hAnsi="Garamond"/>
                <w:color w:val="FF0000"/>
              </w:rPr>
            </w:rPrChange>
          </w:rPr>
          <w:delTex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 </w:delText>
        </w:r>
        <w:r w:rsidR="007C43C5" w:rsidRPr="00810362" w:rsidDel="00A76057">
          <w:rPr>
            <w:rFonts w:ascii="Garamond" w:hAnsi="Garamond"/>
            <w:rPrChange w:id="805" w:author="Lauren Harrison" w:date="2020-08-10T13:59:00Z">
              <w:rPr>
                <w:rFonts w:ascii="Garamond" w:hAnsi="Garamond"/>
                <w:color w:val="FF0000"/>
              </w:rPr>
            </w:rPrChange>
          </w:rPr>
          <w:delText xml:space="preserve">  </w:delText>
        </w:r>
      </w:del>
    </w:p>
    <w:p w14:paraId="6BD294AA" w14:textId="3E8EDA5E" w:rsidR="007C43C5" w:rsidRPr="00810362" w:rsidDel="00A76057" w:rsidRDefault="007C43C5" w:rsidP="007C43C5">
      <w:pPr>
        <w:ind w:firstLine="720"/>
        <w:rPr>
          <w:del w:id="806" w:author="Lauren Harrison" w:date="2020-08-10T09:43:00Z"/>
          <w:rFonts w:ascii="Garamond" w:hAnsi="Garamond"/>
          <w:i/>
          <w:rPrChange w:id="807" w:author="Lauren Harrison" w:date="2020-08-10T13:59:00Z">
            <w:rPr>
              <w:del w:id="808" w:author="Lauren Harrison" w:date="2020-08-10T09:43:00Z"/>
              <w:rFonts w:ascii="Garamond" w:hAnsi="Garamond"/>
              <w:i/>
              <w:color w:val="FF0000"/>
            </w:rPr>
          </w:rPrChange>
        </w:rPr>
      </w:pPr>
    </w:p>
    <w:p w14:paraId="32B74066" w14:textId="27ED90EA" w:rsidR="007C43C5" w:rsidRPr="00810362" w:rsidDel="00A76057" w:rsidRDefault="007C43C5" w:rsidP="007C43C5">
      <w:pPr>
        <w:ind w:firstLine="360"/>
        <w:rPr>
          <w:del w:id="809" w:author="Lauren Harrison" w:date="2020-08-10T09:43:00Z"/>
          <w:rFonts w:ascii="Garamond" w:hAnsi="Garamond"/>
          <w:rPrChange w:id="810" w:author="Lauren Harrison" w:date="2020-08-10T13:59:00Z">
            <w:rPr>
              <w:del w:id="811" w:author="Lauren Harrison" w:date="2020-08-10T09:43:00Z"/>
              <w:rFonts w:ascii="Garamond" w:hAnsi="Garamond"/>
              <w:color w:val="FF0000"/>
            </w:rPr>
          </w:rPrChange>
        </w:rPr>
      </w:pPr>
      <w:del w:id="812" w:author="Lauren Harrison" w:date="2020-08-10T09:43:00Z">
        <w:r w:rsidRPr="00810362" w:rsidDel="00A76057">
          <w:rPr>
            <w:rFonts w:ascii="Garamond" w:hAnsi="Garamond"/>
            <w:rPrChange w:id="813" w:author="Lauren Harrison" w:date="2020-08-10T13:59:00Z">
              <w:rPr>
                <w:rFonts w:ascii="Garamond" w:hAnsi="Garamond"/>
                <w:color w:val="FF0000"/>
              </w:rPr>
            </w:rPrChange>
          </w:rPr>
          <w:delText xml:space="preserve">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Although sex differences in animal personalities have been the focus of a recent meta-analysis (Tarka </w:delText>
        </w:r>
        <w:r w:rsidRPr="00810362" w:rsidDel="00A76057">
          <w:rPr>
            <w:rFonts w:ascii="Garamond" w:hAnsi="Garamond"/>
            <w:i/>
            <w:rPrChange w:id="814" w:author="Lauren Harrison" w:date="2020-08-10T13:59:00Z">
              <w:rPr>
                <w:rFonts w:ascii="Garamond" w:hAnsi="Garamond"/>
                <w:i/>
                <w:color w:val="FF0000"/>
              </w:rPr>
            </w:rPrChange>
          </w:rPr>
          <w:delText>et al</w:delText>
        </w:r>
        <w:r w:rsidRPr="00810362" w:rsidDel="00A76057">
          <w:rPr>
            <w:rFonts w:ascii="Garamond" w:hAnsi="Garamond"/>
            <w:rPrChange w:id="815" w:author="Lauren Harrison" w:date="2020-08-10T13:59:00Z">
              <w:rPr>
                <w:rFonts w:ascii="Garamond" w:hAnsi="Garamond"/>
                <w:color w:val="FF0000"/>
              </w:rPr>
            </w:rPrChange>
          </w:rPr>
          <w:delText xml:space="preserve">. 2018), it’s unclear whether the mechanisms behind greater male variability in human personalities are similarly responsible for sex differences in animal personalities. Therefore, we chose to include SSD as an additional moderator in our meta-analysis because it is a good proxy for the strength of sexual selection (i.e. larger male size reflects a condition-dependent trait, polygynous mating system, and/or different sex roles; Reiss 1986). Additionally, </w:delText>
        </w:r>
        <w:r w:rsidR="000212E5" w:rsidRPr="00810362" w:rsidDel="00A76057">
          <w:rPr>
            <w:rFonts w:ascii="Garamond" w:hAnsi="Garamond"/>
            <w:rPrChange w:id="816" w:author="Lauren Harrison" w:date="2020-08-10T13:59:00Z">
              <w:rPr>
                <w:rFonts w:ascii="Garamond" w:hAnsi="Garamond"/>
                <w:color w:val="FF0000"/>
              </w:rPr>
            </w:rPrChange>
          </w:rPr>
          <w:delText xml:space="preserve">including </w:delText>
        </w:r>
        <w:r w:rsidRPr="00810362" w:rsidDel="00A76057">
          <w:rPr>
            <w:rFonts w:ascii="Garamond" w:hAnsi="Garamond"/>
            <w:rPrChange w:id="817" w:author="Lauren Harrison" w:date="2020-08-10T13:59:00Z">
              <w:rPr>
                <w:rFonts w:ascii="Garamond" w:hAnsi="Garamond"/>
                <w:color w:val="FF0000"/>
              </w:rPr>
            </w:rPrChange>
          </w:rPr>
          <w:delText xml:space="preserve">SSD as a moderator </w:delText>
        </w:r>
        <w:r w:rsidR="000212E5" w:rsidRPr="00810362" w:rsidDel="00A76057">
          <w:rPr>
            <w:rFonts w:ascii="Garamond" w:hAnsi="Garamond"/>
            <w:rPrChange w:id="818" w:author="Lauren Harrison" w:date="2020-08-10T13:59:00Z">
              <w:rPr>
                <w:rFonts w:ascii="Garamond" w:hAnsi="Garamond"/>
                <w:color w:val="FF0000"/>
              </w:rPr>
            </w:rPrChange>
          </w:rPr>
          <w:delText>can help</w:delText>
        </w:r>
        <w:r w:rsidRPr="00810362" w:rsidDel="00A76057">
          <w:rPr>
            <w:rFonts w:ascii="Garamond" w:hAnsi="Garamond"/>
            <w:rPrChange w:id="819" w:author="Lauren Harrison" w:date="2020-08-10T13:59:00Z">
              <w:rPr>
                <w:rFonts w:ascii="Garamond" w:hAnsi="Garamond"/>
                <w:color w:val="FF0000"/>
              </w:rPr>
            </w:rPrChange>
          </w:rPr>
          <w:delText xml:space="preserve"> disentangle the expected roles of sexual selection and sex chromosomal arrangement on sex-biased variability. First, if males do have greater variability than females in their personality traits, because of sexual selection, then SSD </w:delText>
        </w:r>
        <w:r w:rsidR="000212E5" w:rsidRPr="00810362" w:rsidDel="00A76057">
          <w:rPr>
            <w:rFonts w:ascii="Garamond" w:hAnsi="Garamond"/>
            <w:rPrChange w:id="820" w:author="Lauren Harrison" w:date="2020-08-10T13:59:00Z">
              <w:rPr>
                <w:rFonts w:ascii="Garamond" w:hAnsi="Garamond"/>
                <w:color w:val="FF0000"/>
              </w:rPr>
            </w:rPrChange>
          </w:rPr>
          <w:delText>sh</w:delText>
        </w:r>
        <w:r w:rsidRPr="00810362" w:rsidDel="00A76057">
          <w:rPr>
            <w:rFonts w:ascii="Garamond" w:hAnsi="Garamond"/>
            <w:rPrChange w:id="821" w:author="Lauren Harrison" w:date="2020-08-10T13:59:00Z">
              <w:rPr>
                <w:rFonts w:ascii="Garamond" w:hAnsi="Garamond"/>
                <w:color w:val="FF0000"/>
              </w:rPr>
            </w:rPrChange>
          </w:rPr>
          <w:delTex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delText>
        </w:r>
      </w:del>
    </w:p>
    <w:p w14:paraId="1D71904C" w14:textId="5FDD323A" w:rsidR="00D871B6" w:rsidRPr="00810362" w:rsidDel="00A76057" w:rsidRDefault="00D871B6" w:rsidP="007C43C5">
      <w:pPr>
        <w:ind w:firstLine="360"/>
        <w:rPr>
          <w:del w:id="822" w:author="Lauren Harrison" w:date="2020-08-10T09:43:00Z"/>
          <w:rFonts w:ascii="Garamond" w:hAnsi="Garamond"/>
          <w:rPrChange w:id="823" w:author="Lauren Harrison" w:date="2020-08-10T13:59:00Z">
            <w:rPr>
              <w:del w:id="824" w:author="Lauren Harrison" w:date="2020-08-10T09:43:00Z"/>
              <w:rFonts w:ascii="Garamond" w:hAnsi="Garamond"/>
              <w:color w:val="FF0000"/>
            </w:rPr>
          </w:rPrChange>
        </w:rPr>
      </w:pPr>
    </w:p>
    <w:p w14:paraId="3B2E67FD" w14:textId="4320C1F9" w:rsidR="007C43C5" w:rsidRPr="00810362" w:rsidDel="00A76057" w:rsidRDefault="007C43C5" w:rsidP="007C43C5">
      <w:pPr>
        <w:ind w:firstLine="360"/>
        <w:rPr>
          <w:del w:id="825" w:author="Lauren Harrison" w:date="2020-08-10T09:43:00Z"/>
          <w:rFonts w:ascii="Garamond" w:hAnsi="Garamond"/>
          <w:i/>
          <w:rPrChange w:id="826" w:author="Lauren Harrison" w:date="2020-08-10T13:59:00Z">
            <w:rPr>
              <w:del w:id="827" w:author="Lauren Harrison" w:date="2020-08-10T09:43:00Z"/>
              <w:rFonts w:ascii="Garamond" w:hAnsi="Garamond"/>
              <w:i/>
              <w:color w:val="FF0000"/>
            </w:rPr>
          </w:rPrChange>
        </w:rPr>
      </w:pPr>
      <w:del w:id="828" w:author="Lauren Harrison" w:date="2020-08-10T09:43:00Z">
        <w:r w:rsidRPr="00810362" w:rsidDel="00A76057">
          <w:rPr>
            <w:rFonts w:ascii="Garamond" w:hAnsi="Garamond"/>
            <w:rPrChange w:id="829" w:author="Lauren Harrison" w:date="2020-08-10T13:59:00Z">
              <w:rPr>
                <w:rFonts w:ascii="Garamond" w:hAnsi="Garamond"/>
                <w:color w:val="FF0000"/>
              </w:rPr>
            </w:rPrChange>
          </w:rPr>
          <w:delText xml:space="preserve">We had three main </w:delText>
        </w:r>
        <w:r w:rsidR="009D1A67" w:rsidRPr="00810362" w:rsidDel="00A76057">
          <w:rPr>
            <w:rFonts w:ascii="Garamond" w:hAnsi="Garamond"/>
            <w:rPrChange w:id="830" w:author="Lauren Harrison" w:date="2020-08-10T13:59:00Z">
              <w:rPr>
                <w:rFonts w:ascii="Garamond" w:hAnsi="Garamond"/>
                <w:color w:val="FF0000"/>
              </w:rPr>
            </w:rPrChange>
          </w:rPr>
          <w:delText>questions</w:delText>
        </w:r>
        <w:r w:rsidRPr="00810362" w:rsidDel="00A76057">
          <w:rPr>
            <w:rFonts w:ascii="Garamond" w:hAnsi="Garamond"/>
            <w:rPrChange w:id="831" w:author="Lauren Harrison" w:date="2020-08-10T13:59:00Z">
              <w:rPr>
                <w:rFonts w:ascii="Garamond" w:hAnsi="Garamond"/>
                <w:color w:val="FF0000"/>
              </w:rPr>
            </w:rPrChange>
          </w:rPr>
          <w:delText xml:space="preserve"> </w:delText>
        </w:r>
        <w:r w:rsidR="009D1A67" w:rsidRPr="00810362" w:rsidDel="00A76057">
          <w:rPr>
            <w:rFonts w:ascii="Garamond" w:hAnsi="Garamond"/>
            <w:rPrChange w:id="832" w:author="Lauren Harrison" w:date="2020-08-10T13:59:00Z">
              <w:rPr>
                <w:rFonts w:ascii="Garamond" w:hAnsi="Garamond"/>
                <w:color w:val="FF0000"/>
              </w:rPr>
            </w:rPrChange>
          </w:rPr>
          <w:delText xml:space="preserve">around which we formed </w:delText>
        </w:r>
        <w:r w:rsidRPr="00810362" w:rsidDel="00A76057">
          <w:rPr>
            <w:rFonts w:ascii="Garamond" w:hAnsi="Garamond"/>
            <w:rPrChange w:id="833" w:author="Lauren Harrison" w:date="2020-08-10T13:59:00Z">
              <w:rPr>
                <w:rFonts w:ascii="Garamond" w:hAnsi="Garamond"/>
                <w:color w:val="FF0000"/>
              </w:rPr>
            </w:rPrChange>
          </w:rPr>
          <w:delText xml:space="preserve">our </w:delText>
        </w:r>
        <w:r w:rsidR="009D1A67" w:rsidRPr="00810362" w:rsidDel="00A76057">
          <w:rPr>
            <w:rFonts w:ascii="Garamond" w:hAnsi="Garamond"/>
            <w:rPrChange w:id="834" w:author="Lauren Harrison" w:date="2020-08-10T13:59:00Z">
              <w:rPr>
                <w:rFonts w:ascii="Garamond" w:hAnsi="Garamond"/>
                <w:color w:val="FF0000"/>
              </w:rPr>
            </w:rPrChange>
          </w:rPr>
          <w:delText>three</w:delText>
        </w:r>
        <w:r w:rsidRPr="00810362" w:rsidDel="00A76057">
          <w:rPr>
            <w:rFonts w:ascii="Garamond" w:hAnsi="Garamond"/>
            <w:rPrChange w:id="835" w:author="Lauren Harrison" w:date="2020-08-10T13:59:00Z">
              <w:rPr>
                <w:rFonts w:ascii="Garamond" w:hAnsi="Garamond"/>
                <w:color w:val="FF0000"/>
              </w:rPr>
            </w:rPrChange>
          </w:rPr>
          <w:delTex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delText>
        </w:r>
        <w:r w:rsidR="009D1A67" w:rsidRPr="00810362" w:rsidDel="00A76057">
          <w:rPr>
            <w:rFonts w:ascii="Garamond" w:hAnsi="Garamond"/>
            <w:rPrChange w:id="836" w:author="Lauren Harrison" w:date="2020-08-10T13:59:00Z">
              <w:rPr>
                <w:rFonts w:ascii="Garamond" w:hAnsi="Garamond"/>
                <w:color w:val="FF0000"/>
              </w:rPr>
            </w:rPrChange>
          </w:rPr>
          <w:delText xml:space="preserve">personality </w:delText>
        </w:r>
        <w:r w:rsidRPr="00810362" w:rsidDel="00A76057">
          <w:rPr>
            <w:rFonts w:ascii="Garamond" w:hAnsi="Garamond"/>
            <w:rPrChange w:id="837" w:author="Lauren Harrison" w:date="2020-08-10T13:59:00Z">
              <w:rPr>
                <w:rFonts w:ascii="Garamond" w:hAnsi="Garamond"/>
                <w:color w:val="FF0000"/>
              </w:rPr>
            </w:rPrChange>
          </w:rPr>
          <w:delText>mean</w:delText>
        </w:r>
        <w:r w:rsidR="009D1A67" w:rsidRPr="00810362" w:rsidDel="00A76057">
          <w:rPr>
            <w:rFonts w:ascii="Garamond" w:hAnsi="Garamond"/>
            <w:rPrChange w:id="838" w:author="Lauren Harrison" w:date="2020-08-10T13:59:00Z">
              <w:rPr>
                <w:rFonts w:ascii="Garamond" w:hAnsi="Garamond"/>
                <w:color w:val="FF0000"/>
              </w:rPr>
            </w:rPrChange>
          </w:rPr>
          <w:delText>s</w:delText>
        </w:r>
        <w:r w:rsidRPr="00810362" w:rsidDel="00A76057">
          <w:rPr>
            <w:rFonts w:ascii="Garamond" w:hAnsi="Garamond"/>
            <w:rPrChange w:id="839" w:author="Lauren Harrison" w:date="2020-08-10T13:59:00Z">
              <w:rPr>
                <w:rFonts w:ascii="Garamond" w:hAnsi="Garamond"/>
                <w:color w:val="FF0000"/>
              </w:rPr>
            </w:rPrChange>
          </w:rPr>
          <w:delText xml:space="preserve"> or variability?</w:delText>
        </w:r>
        <w:r w:rsidRPr="00810362" w:rsidDel="00A76057">
          <w:rPr>
            <w:rFonts w:ascii="Garamond" w:hAnsi="Garamond"/>
            <w:i/>
            <w:rPrChange w:id="840" w:author="Lauren Harrison" w:date="2020-08-10T13:59:00Z">
              <w:rPr>
                <w:rFonts w:ascii="Garamond" w:hAnsi="Garamond"/>
                <w:i/>
                <w:color w:val="FF0000"/>
              </w:rPr>
            </w:rPrChange>
          </w:rPr>
          <w:delText xml:space="preserve"> </w:delText>
        </w:r>
      </w:del>
    </w:p>
    <w:p w14:paraId="2340702F" w14:textId="77777777" w:rsidR="000C6F77" w:rsidRPr="00810362" w:rsidRDefault="000C6F77" w:rsidP="005C69F2">
      <w:pPr>
        <w:rPr>
          <w:rFonts w:ascii="Garamond" w:hAnsi="Garamond"/>
          <w:b/>
          <w:bCs/>
          <w:rPrChange w:id="841" w:author="Lauren Harrison" w:date="2020-08-10T13:59:00Z">
            <w:rPr>
              <w:rFonts w:ascii="Garamond" w:hAnsi="Garamond"/>
              <w:b/>
              <w:bCs/>
            </w:rPr>
          </w:rPrChange>
        </w:rPr>
      </w:pPr>
    </w:p>
    <w:p w14:paraId="3517521F" w14:textId="77777777" w:rsidR="00A76057" w:rsidRDefault="00A76057" w:rsidP="005C69F2">
      <w:pPr>
        <w:rPr>
          <w:ins w:id="842" w:author="Lauren Harrison" w:date="2020-08-10T09:43:00Z"/>
          <w:rFonts w:ascii="Garamond" w:hAnsi="Garamond"/>
          <w:b/>
          <w:bCs/>
        </w:rPr>
      </w:pPr>
    </w:p>
    <w:p w14:paraId="2818309F" w14:textId="053A9FF6"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14C38763" w:rsidR="00AF23CE" w:rsidRPr="00AF23CE" w:rsidRDefault="00355A09" w:rsidP="005A3992">
      <w:pPr>
        <w:ind w:firstLine="720"/>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proofErr w:type="spellStart"/>
      <w:r w:rsidR="00054CE1">
        <w:rPr>
          <w:rFonts w:ascii="Garamond" w:hAnsi="Garamond"/>
        </w:rPr>
        <w:t>reptilia</w:t>
      </w:r>
      <w:proofErr w:type="spellEnd"/>
      <w:r w:rsidR="00054CE1">
        <w:rPr>
          <w:rFonts w:ascii="Garamond" w:hAnsi="Garamond"/>
        </w:rPr>
        <w:t xml:space="preserve">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606B17">
        <w:rPr>
          <w:rFonts w:ascii="Garamond" w:hAnsi="Garamond"/>
        </w:rPr>
        <w:t>s</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303C5731" w14:textId="3562F6CD" w:rsidR="00D5052F" w:rsidRDefault="003965BF" w:rsidP="00E30700">
      <w:pPr>
        <w:ind w:firstLine="720"/>
        <w:rPr>
          <w:ins w:id="843" w:author="Lauren Harrison" w:date="2020-08-06T17:10:00Z"/>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ins w:id="844" w:author="Lauren Harrison" w:date="2020-08-07T11:17:00Z">
        <w:r w:rsidR="00E30700">
          <w:rPr>
            <w:rFonts w:ascii="Garamond" w:hAnsi="Garamond"/>
          </w:rPr>
          <w:t>The effect size estimates from our</w:t>
        </w:r>
      </w:ins>
      <w:ins w:id="845" w:author="Lauren Harrison" w:date="2020-08-06T14:42:00Z">
        <w:r w:rsidR="005A3992">
          <w:rPr>
            <w:rFonts w:ascii="Garamond" w:hAnsi="Garamond"/>
          </w:rPr>
          <w:t xml:space="preserve"> meta-analytic </w:t>
        </w:r>
      </w:ins>
      <w:ins w:id="846" w:author="Lauren Harrison" w:date="2020-08-06T14:43:00Z">
        <w:r w:rsidR="005A3992">
          <w:rPr>
            <w:rFonts w:ascii="Garamond" w:hAnsi="Garamond"/>
          </w:rPr>
          <w:t xml:space="preserve">intercept </w:t>
        </w:r>
      </w:ins>
      <w:ins w:id="847" w:author="Lauren Harrison" w:date="2020-08-06T14:42:00Z">
        <w:r w:rsidR="005A3992">
          <w:rPr>
            <w:rFonts w:ascii="Garamond" w:hAnsi="Garamond"/>
          </w:rPr>
          <w:t>models</w:t>
        </w:r>
      </w:ins>
      <w:ins w:id="848" w:author="Lauren Harrison" w:date="2020-08-06T14:44:00Z">
        <w:r w:rsidR="005A3992">
          <w:rPr>
            <w:rFonts w:ascii="Garamond" w:hAnsi="Garamond"/>
          </w:rPr>
          <w:t xml:space="preserve"> </w:t>
        </w:r>
      </w:ins>
      <w:ins w:id="849" w:author="Lauren Harrison" w:date="2020-08-06T17:10:00Z">
        <w:r w:rsidR="00D5052F">
          <w:rPr>
            <w:rFonts w:ascii="Garamond" w:hAnsi="Garamond"/>
          </w:rPr>
          <w:t xml:space="preserve">all </w:t>
        </w:r>
      </w:ins>
      <w:ins w:id="850" w:author="Lauren Harrison" w:date="2020-08-06T16:35:00Z">
        <w:r w:rsidR="005A3992">
          <w:rPr>
            <w:rFonts w:ascii="Garamond" w:hAnsi="Garamond"/>
          </w:rPr>
          <w:t xml:space="preserve">had high heterogeneity </w:t>
        </w:r>
      </w:ins>
      <w:ins w:id="851" w:author="Lauren Harrison" w:date="2020-08-06T14:44:00Z">
        <w:r w:rsidR="005A3992">
          <w:rPr>
            <w:rFonts w:ascii="Garamond" w:hAnsi="Garamond"/>
          </w:rPr>
          <w:t>(</w:t>
        </w:r>
      </w:ins>
      <w:ins w:id="852" w:author="Lauren Harrison" w:date="2020-08-06T14:45:00Z">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853" w:author="Lauren Harrison" w:date="2020-08-07T13:48:00Z">
        <w:r w:rsidR="00265141">
          <w:rPr>
            <w:rFonts w:ascii="Garamond" w:hAnsi="Garamond"/>
            <w:vertAlign w:val="subscript"/>
          </w:rPr>
          <w:t>otal</w:t>
        </w:r>
      </w:ins>
      <w:ins w:id="854" w:author="Lauren Harrison" w:date="2020-08-06T14:45:00Z">
        <w:r w:rsidR="005A3992">
          <w:rPr>
            <w:rFonts w:ascii="Garamond" w:hAnsi="Garamond"/>
          </w:rPr>
          <w:t xml:space="preserve"> </w:t>
        </w:r>
      </w:ins>
      <w:ins w:id="855" w:author="Lauren Harrison" w:date="2020-08-06T16:36:00Z">
        <w:r w:rsidR="005A3992">
          <w:rPr>
            <w:rFonts w:ascii="Garamond" w:hAnsi="Garamond"/>
          </w:rPr>
          <w:t xml:space="preserve">SMD </w:t>
        </w:r>
      </w:ins>
      <w:ins w:id="856" w:author="Lauren Harrison" w:date="2020-08-06T14:45:00Z">
        <w:r w:rsidR="005A3992">
          <w:rPr>
            <w:rFonts w:ascii="Garamond" w:hAnsi="Garamond"/>
          </w:rPr>
          <w:t xml:space="preserve">&gt; </w:t>
        </w:r>
      </w:ins>
      <w:ins w:id="857" w:author="Lauren Harrison" w:date="2020-08-06T16:36:00Z">
        <w:r w:rsidR="005A3992">
          <w:rPr>
            <w:rFonts w:ascii="Garamond" w:hAnsi="Garamond"/>
          </w:rPr>
          <w:t>0.</w:t>
        </w:r>
      </w:ins>
      <w:ins w:id="858" w:author="Lauren Harrison" w:date="2020-08-06T16:37:00Z">
        <w:r w:rsidR="005A3992">
          <w:rPr>
            <w:rFonts w:ascii="Garamond" w:hAnsi="Garamond"/>
          </w:rPr>
          <w:t>70</w:t>
        </w:r>
      </w:ins>
      <w:ins w:id="859" w:author="Lauren Harrison" w:date="2020-08-06T16:36:00Z">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860" w:author="Lauren Harrison" w:date="2020-08-07T13:48:00Z">
        <w:r w:rsidR="00265141">
          <w:rPr>
            <w:rFonts w:ascii="Garamond" w:hAnsi="Garamond"/>
            <w:vertAlign w:val="subscript"/>
          </w:rPr>
          <w:t>otal</w:t>
        </w:r>
      </w:ins>
      <w:ins w:id="861" w:author="Lauren Harrison" w:date="2020-08-06T16:36:00Z">
        <w:r w:rsidR="005A3992">
          <w:rPr>
            <w:rFonts w:ascii="Garamond" w:hAnsi="Garamond"/>
          </w:rPr>
          <w:t xml:space="preserve"> </w:t>
        </w:r>
        <w:proofErr w:type="spellStart"/>
        <w:r w:rsidR="005A3992">
          <w:rPr>
            <w:rFonts w:ascii="Garamond" w:hAnsi="Garamond"/>
          </w:rPr>
          <w:t>lnCVR</w:t>
        </w:r>
        <w:proofErr w:type="spellEnd"/>
        <w:r w:rsidR="005A3992">
          <w:rPr>
            <w:rFonts w:ascii="Garamond" w:hAnsi="Garamond"/>
          </w:rPr>
          <w:t xml:space="preserve"> &gt; </w:t>
        </w:r>
      </w:ins>
      <w:ins w:id="862" w:author="Lauren Harrison" w:date="2020-08-06T16:38:00Z">
        <w:r w:rsidR="005A3992">
          <w:rPr>
            <w:rFonts w:ascii="Garamond" w:hAnsi="Garamond"/>
          </w:rPr>
          <w:t>0.50</w:t>
        </w:r>
      </w:ins>
      <w:ins w:id="863" w:author="Lauren Harrison" w:date="2020-08-06T14:44:00Z">
        <w:r w:rsidR="005A3992">
          <w:rPr>
            <w:rFonts w:ascii="Garamond" w:hAnsi="Garamond"/>
          </w:rPr>
          <w:t>),</w:t>
        </w:r>
      </w:ins>
      <w:ins w:id="864" w:author="Lauren Harrison" w:date="2020-08-06T14:43:00Z">
        <w:r w:rsidR="005A3992">
          <w:rPr>
            <w:rFonts w:ascii="Garamond" w:hAnsi="Garamond"/>
          </w:rPr>
          <w:t xml:space="preserve"> except for</w:t>
        </w:r>
      </w:ins>
      <w:ins w:id="865" w:author="Lauren Harrison" w:date="2020-08-06T14:44:00Z">
        <w:r w:rsidR="005A3992">
          <w:rPr>
            <w:rFonts w:ascii="Garamond" w:hAnsi="Garamond"/>
          </w:rPr>
          <w:t xml:space="preserve"> </w:t>
        </w:r>
      </w:ins>
      <w:proofErr w:type="spellStart"/>
      <w:ins w:id="866" w:author="Lauren Harrison" w:date="2020-08-06T16:40:00Z">
        <w:r w:rsidR="00D5052F">
          <w:rPr>
            <w:rFonts w:ascii="Garamond" w:hAnsi="Garamond"/>
          </w:rPr>
          <w:t>r</w:t>
        </w:r>
      </w:ins>
      <w:ins w:id="867" w:author="Lauren Harrison" w:date="2020-08-06T14:44:00Z">
        <w:r w:rsidR="005A3992">
          <w:rPr>
            <w:rFonts w:ascii="Garamond" w:hAnsi="Garamond"/>
          </w:rPr>
          <w:t>eptilia</w:t>
        </w:r>
        <w:proofErr w:type="spellEnd"/>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868" w:author="Lauren Harrison" w:date="2020-08-07T13:48:00Z">
        <w:r w:rsidR="00265141">
          <w:rPr>
            <w:rFonts w:ascii="Garamond" w:hAnsi="Garamond"/>
            <w:vertAlign w:val="subscript"/>
          </w:rPr>
          <w:t>otal</w:t>
        </w:r>
      </w:ins>
      <w:ins w:id="869" w:author="Lauren Harrison" w:date="2020-08-06T14:46:00Z">
        <w:r w:rsidR="005A3992">
          <w:rPr>
            <w:rFonts w:ascii="Garamond" w:hAnsi="Garamond"/>
            <w:vertAlign w:val="subscript"/>
          </w:rPr>
          <w:t xml:space="preserve"> </w:t>
        </w:r>
        <w:r w:rsidR="005A3992">
          <w:rPr>
            <w:rFonts w:ascii="Garamond" w:hAnsi="Garamond"/>
          </w:rPr>
          <w:t>SMD = 0.45</w:t>
        </w:r>
      </w:ins>
      <w:ins w:id="870" w:author="Lauren Harrison" w:date="2020-08-06T14:47:00Z">
        <w:r w:rsidR="005A3992">
          <w:rPr>
            <w:rFonts w:ascii="Garamond" w:hAnsi="Garamond"/>
          </w:rPr>
          <w:t xml:space="preserve">; </w:t>
        </w:r>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871" w:author="Lauren Harrison" w:date="2020-08-07T13:48:00Z">
        <w:r w:rsidR="00265141">
          <w:rPr>
            <w:rFonts w:ascii="Garamond" w:hAnsi="Garamond"/>
            <w:vertAlign w:val="subscript"/>
          </w:rPr>
          <w:t>otal</w:t>
        </w:r>
      </w:ins>
      <w:ins w:id="872" w:author="Lauren Harrison" w:date="2020-08-06T14:47:00Z">
        <w:r w:rsidR="005A3992">
          <w:rPr>
            <w:rFonts w:ascii="Garamond" w:hAnsi="Garamond"/>
            <w:vertAlign w:val="subscript"/>
          </w:rPr>
          <w:t xml:space="preserve"> </w:t>
        </w:r>
        <w:proofErr w:type="spellStart"/>
        <w:r w:rsidR="005A3992">
          <w:rPr>
            <w:rFonts w:ascii="Garamond" w:hAnsi="Garamond"/>
          </w:rPr>
          <w:t>lnCVR</w:t>
        </w:r>
        <w:proofErr w:type="spellEnd"/>
        <w:r w:rsidR="005A3992">
          <w:rPr>
            <w:rFonts w:ascii="Garamond" w:hAnsi="Garamond"/>
          </w:rPr>
          <w:t xml:space="preserve"> = 0.01</w:t>
        </w:r>
      </w:ins>
      <w:ins w:id="873" w:author="Lauren Harrison" w:date="2020-08-06T14:44:00Z">
        <w:r w:rsidR="005A3992">
          <w:rPr>
            <w:rFonts w:ascii="Garamond" w:hAnsi="Garamond"/>
          </w:rPr>
          <w:t>)</w:t>
        </w:r>
      </w:ins>
      <w:ins w:id="874" w:author="Lauren Harrison" w:date="2020-08-06T14:43:00Z">
        <w:r w:rsidR="005A3992">
          <w:rPr>
            <w:rFonts w:ascii="Garamond" w:hAnsi="Garamond"/>
          </w:rPr>
          <w:t xml:space="preserve"> </w:t>
        </w:r>
      </w:ins>
      <w:ins w:id="875" w:author="Lauren Harrison" w:date="2020-08-06T16:35:00Z">
        <w:r w:rsidR="005A3992">
          <w:rPr>
            <w:rFonts w:ascii="Garamond" w:hAnsi="Garamond"/>
          </w:rPr>
          <w:t xml:space="preserve">and </w:t>
        </w:r>
      </w:ins>
      <w:ins w:id="876" w:author="Lauren Harrison" w:date="2020-08-06T16:40:00Z">
        <w:r w:rsidR="00D5052F">
          <w:rPr>
            <w:rFonts w:ascii="Garamond" w:hAnsi="Garamond"/>
          </w:rPr>
          <w:t>f</w:t>
        </w:r>
      </w:ins>
      <w:ins w:id="877" w:author="Lauren Harrison" w:date="2020-08-06T16:35:00Z">
        <w:r w:rsidR="005A3992">
          <w:rPr>
            <w:rFonts w:ascii="Garamond" w:hAnsi="Garamond"/>
          </w:rPr>
          <w:t>ish (</w:t>
        </w:r>
      </w:ins>
      <w:ins w:id="878" w:author="Lauren Harrison" w:date="2020-08-06T16:38:00Z">
        <w:r w:rsidR="005A3992">
          <w:rPr>
            <w:rFonts w:ascii="Garamond" w:hAnsi="Garamond"/>
            <w:i/>
          </w:rPr>
          <w:t>I</w:t>
        </w:r>
        <w:r w:rsidR="005A3992">
          <w:rPr>
            <w:rFonts w:ascii="Garamond" w:hAnsi="Garamond"/>
            <w:vertAlign w:val="superscript"/>
          </w:rPr>
          <w:t>2</w:t>
        </w:r>
        <w:r w:rsidR="005A3992">
          <w:rPr>
            <w:rFonts w:ascii="Garamond" w:hAnsi="Garamond"/>
            <w:vertAlign w:val="subscript"/>
          </w:rPr>
          <w:t>T</w:t>
        </w:r>
      </w:ins>
      <w:ins w:id="879" w:author="Lauren Harrison" w:date="2020-08-07T13:48:00Z">
        <w:r w:rsidR="00265141">
          <w:rPr>
            <w:rFonts w:ascii="Garamond" w:hAnsi="Garamond"/>
            <w:vertAlign w:val="subscript"/>
          </w:rPr>
          <w:t>otal</w:t>
        </w:r>
      </w:ins>
      <w:ins w:id="880" w:author="Lauren Harrison" w:date="2020-08-06T16:38:00Z">
        <w:r w:rsidR="005A3992">
          <w:rPr>
            <w:rFonts w:ascii="Garamond" w:hAnsi="Garamond"/>
            <w:vertAlign w:val="subscript"/>
          </w:rPr>
          <w:t xml:space="preserve"> </w:t>
        </w:r>
        <w:proofErr w:type="spellStart"/>
        <w:r w:rsidR="005A3992">
          <w:rPr>
            <w:rFonts w:ascii="Garamond" w:hAnsi="Garamond"/>
          </w:rPr>
          <w:t>lnCVR</w:t>
        </w:r>
        <w:proofErr w:type="spellEnd"/>
        <w:r w:rsidR="005A3992">
          <w:rPr>
            <w:rFonts w:ascii="Garamond" w:hAnsi="Garamond"/>
          </w:rPr>
          <w:t xml:space="preserve"> = 0.49</w:t>
        </w:r>
      </w:ins>
      <w:ins w:id="881" w:author="Lauren Harrison" w:date="2020-08-06T16:35:00Z">
        <w:r w:rsidR="005A3992">
          <w:rPr>
            <w:rFonts w:ascii="Garamond" w:hAnsi="Garamond"/>
          </w:rPr>
          <w:t>).</w:t>
        </w:r>
      </w:ins>
      <w:ins w:id="882" w:author="Lauren Harrison" w:date="2020-08-06T16:39:00Z">
        <w:r w:rsidR="005A3992">
          <w:rPr>
            <w:rFonts w:ascii="Garamond" w:hAnsi="Garamond"/>
          </w:rPr>
          <w:t xml:space="preserve"> </w:t>
        </w:r>
      </w:ins>
      <w:ins w:id="883" w:author="Lauren Harrison" w:date="2020-08-06T17:20:00Z">
        <w:r w:rsidR="005515AE">
          <w:rPr>
            <w:rFonts w:ascii="Garamond" w:hAnsi="Garamond"/>
          </w:rPr>
          <w:t xml:space="preserve">Heterogeneity </w:t>
        </w:r>
      </w:ins>
      <w:ins w:id="884" w:author="Lauren Harrison" w:date="2020-08-07T11:28:00Z">
        <w:r w:rsidR="00E30700">
          <w:rPr>
            <w:rFonts w:ascii="Garamond" w:hAnsi="Garamond"/>
          </w:rPr>
          <w:t xml:space="preserve">within mean personality effect sizes </w:t>
        </w:r>
      </w:ins>
      <w:ins w:id="885" w:author="Lauren Harrison" w:date="2020-08-07T11:29:00Z">
        <w:r w:rsidR="00E30700">
          <w:rPr>
            <w:rFonts w:ascii="Garamond" w:hAnsi="Garamond"/>
          </w:rPr>
          <w:t xml:space="preserve">mostly </w:t>
        </w:r>
      </w:ins>
      <w:ins w:id="886" w:author="Lauren Harrison" w:date="2020-08-07T11:28:00Z">
        <w:r w:rsidR="00E30700">
          <w:rPr>
            <w:rFonts w:ascii="Garamond" w:hAnsi="Garamond"/>
          </w:rPr>
          <w:t xml:space="preserve">came </w:t>
        </w:r>
      </w:ins>
      <w:ins w:id="887" w:author="Lauren Harrison" w:date="2020-08-06T17:20:00Z">
        <w:r w:rsidR="005515AE">
          <w:rPr>
            <w:rFonts w:ascii="Garamond" w:hAnsi="Garamond"/>
          </w:rPr>
          <w:t xml:space="preserve">from </w:t>
        </w:r>
      </w:ins>
      <w:ins w:id="888" w:author="Lauren Harrison" w:date="2020-08-07T11:28:00Z">
        <w:r w:rsidR="00E30700">
          <w:rPr>
            <w:rFonts w:ascii="Garamond" w:hAnsi="Garamond"/>
          </w:rPr>
          <w:t>between-study differences</w:t>
        </w:r>
      </w:ins>
      <w:ins w:id="889" w:author="Lauren Harrison" w:date="2020-08-06T17:20:00Z">
        <w:r w:rsidR="005515AE">
          <w:rPr>
            <w:rFonts w:ascii="Garamond" w:hAnsi="Garamond"/>
          </w:rPr>
          <w:t xml:space="preserve"> (</w:t>
        </w:r>
      </w:ins>
      <w:ins w:id="890" w:author="Lauren Harrison" w:date="2020-08-06T17:21:00Z">
        <w:r w:rsidR="005515AE">
          <w:rPr>
            <w:rFonts w:ascii="Garamond" w:hAnsi="Garamond"/>
            <w:i/>
          </w:rPr>
          <w:t>I</w:t>
        </w:r>
        <w:r w:rsidR="005515AE">
          <w:rPr>
            <w:rFonts w:ascii="Garamond" w:hAnsi="Garamond"/>
            <w:vertAlign w:val="superscript"/>
          </w:rPr>
          <w:t>2</w:t>
        </w:r>
        <w:r w:rsidR="005515AE">
          <w:rPr>
            <w:rFonts w:ascii="Garamond" w:hAnsi="Garamond"/>
            <w:vertAlign w:val="subscript"/>
          </w:rPr>
          <w:t>StudyID</w:t>
        </w:r>
      </w:ins>
      <w:ins w:id="891" w:author="Lauren Harrison" w:date="2020-08-06T17:20:00Z">
        <w:r w:rsidR="005515AE">
          <w:rPr>
            <w:rFonts w:ascii="Garamond" w:hAnsi="Garamond"/>
          </w:rPr>
          <w:t>)</w:t>
        </w:r>
      </w:ins>
      <w:ins w:id="892" w:author="Lauren Harrison" w:date="2020-08-06T17:25:00Z">
        <w:r w:rsidR="005515AE">
          <w:rPr>
            <w:rFonts w:ascii="Garamond" w:hAnsi="Garamond"/>
          </w:rPr>
          <w:t xml:space="preserve">, </w:t>
        </w:r>
      </w:ins>
      <w:ins w:id="893" w:author="Lauren Harrison" w:date="2020-08-07T11:30:00Z">
        <w:r w:rsidR="00E30700">
          <w:rPr>
            <w:rFonts w:ascii="Garamond" w:hAnsi="Garamond"/>
          </w:rPr>
          <w:t>while</w:t>
        </w:r>
      </w:ins>
      <w:ins w:id="894" w:author="Lauren Harrison" w:date="2020-08-06T17:25:00Z">
        <w:r w:rsidR="005515AE">
          <w:rPr>
            <w:rFonts w:ascii="Garamond" w:hAnsi="Garamond"/>
          </w:rPr>
          <w:t xml:space="preserve"> phylogenetic relationships and </w:t>
        </w:r>
      </w:ins>
      <w:ins w:id="895" w:author="Lauren Harrison" w:date="2020-08-07T11:30:00Z">
        <w:r w:rsidR="00E30700">
          <w:rPr>
            <w:rFonts w:ascii="Garamond" w:hAnsi="Garamond"/>
          </w:rPr>
          <w:t>a</w:t>
        </w:r>
      </w:ins>
      <w:ins w:id="896" w:author="Lauren Harrison" w:date="2020-08-06T17:25:00Z">
        <w:r w:rsidR="005515AE">
          <w:rPr>
            <w:rFonts w:ascii="Garamond" w:hAnsi="Garamond"/>
          </w:rPr>
          <w:t>mong species</w:t>
        </w:r>
      </w:ins>
      <w:ins w:id="897" w:author="Lauren Harrison" w:date="2020-08-07T11:30:00Z">
        <w:r w:rsidR="00E30700">
          <w:rPr>
            <w:rFonts w:ascii="Garamond" w:hAnsi="Garamond"/>
          </w:rPr>
          <w:t xml:space="preserve"> differences</w:t>
        </w:r>
      </w:ins>
      <w:ins w:id="898" w:author="Lauren Harrison" w:date="2020-08-06T17:25:00Z">
        <w:r w:rsidR="005515AE">
          <w:rPr>
            <w:rFonts w:ascii="Garamond" w:hAnsi="Garamond"/>
          </w:rPr>
          <w:t xml:space="preserve"> (</w:t>
        </w:r>
        <w:r w:rsidR="005515AE">
          <w:rPr>
            <w:rFonts w:ascii="Garamond" w:hAnsi="Garamond"/>
            <w:i/>
          </w:rPr>
          <w:t>I</w:t>
        </w:r>
      </w:ins>
      <w:ins w:id="899" w:author="Lauren Harrison" w:date="2020-08-06T17:26:00Z">
        <w:r w:rsidR="005515AE">
          <w:rPr>
            <w:rFonts w:ascii="Garamond" w:hAnsi="Garamond"/>
            <w:vertAlign w:val="superscript"/>
          </w:rPr>
          <w:t>2</w:t>
        </w:r>
      </w:ins>
      <w:ins w:id="900" w:author="Lauren Harrison" w:date="2020-08-07T13:48:00Z">
        <w:r w:rsidR="00265141">
          <w:rPr>
            <w:rFonts w:ascii="Garamond" w:hAnsi="Garamond"/>
            <w:vertAlign w:val="subscript"/>
          </w:rPr>
          <w:t>p</w:t>
        </w:r>
      </w:ins>
      <w:ins w:id="901" w:author="Lauren Harrison" w:date="2020-08-06T17:26:00Z">
        <w:r w:rsidR="005515AE">
          <w:rPr>
            <w:rFonts w:ascii="Garamond" w:hAnsi="Garamond"/>
            <w:vertAlign w:val="subscript"/>
          </w:rPr>
          <w:t xml:space="preserve">hylo </w:t>
        </w:r>
        <w:r w:rsidR="005515AE">
          <w:rPr>
            <w:rFonts w:ascii="Garamond" w:hAnsi="Garamond"/>
          </w:rPr>
          <w:t xml:space="preserve">and </w:t>
        </w:r>
        <w:r w:rsidR="005515AE">
          <w:rPr>
            <w:rFonts w:ascii="Garamond" w:hAnsi="Garamond"/>
            <w:i/>
          </w:rPr>
          <w:t>I</w:t>
        </w:r>
        <w:r w:rsidR="005515AE">
          <w:rPr>
            <w:rFonts w:ascii="Garamond" w:hAnsi="Garamond"/>
            <w:vertAlign w:val="superscript"/>
          </w:rPr>
          <w:t>2</w:t>
        </w:r>
      </w:ins>
      <w:ins w:id="902" w:author="Lauren Harrison" w:date="2020-08-07T13:48:00Z">
        <w:r w:rsidR="00265141">
          <w:rPr>
            <w:rFonts w:ascii="Garamond" w:hAnsi="Garamond"/>
            <w:vertAlign w:val="subscript"/>
          </w:rPr>
          <w:t>s</w:t>
        </w:r>
      </w:ins>
      <w:ins w:id="903" w:author="Lauren Harrison" w:date="2020-08-06T17:26:00Z">
        <w:r w:rsidR="005515AE">
          <w:rPr>
            <w:rFonts w:ascii="Garamond" w:hAnsi="Garamond"/>
            <w:vertAlign w:val="subscript"/>
          </w:rPr>
          <w:t>pecies</w:t>
        </w:r>
        <w:r w:rsidR="005515AE">
          <w:rPr>
            <w:rFonts w:ascii="Garamond" w:hAnsi="Garamond"/>
          </w:rPr>
          <w:t>, respectively</w:t>
        </w:r>
      </w:ins>
      <w:ins w:id="904" w:author="Lauren Harrison" w:date="2020-08-06T17:25:00Z">
        <w:r w:rsidR="005515AE">
          <w:rPr>
            <w:rFonts w:ascii="Garamond" w:hAnsi="Garamond"/>
          </w:rPr>
          <w:t>)</w:t>
        </w:r>
      </w:ins>
      <w:ins w:id="905" w:author="Lauren Harrison" w:date="2020-08-06T17:26:00Z">
        <w:r w:rsidR="005515AE">
          <w:rPr>
            <w:rFonts w:ascii="Garamond" w:hAnsi="Garamond"/>
          </w:rPr>
          <w:t xml:space="preserve"> explained </w:t>
        </w:r>
      </w:ins>
      <w:ins w:id="906" w:author="Lauren Harrison" w:date="2020-08-06T17:27:00Z">
        <w:r w:rsidR="005515AE">
          <w:rPr>
            <w:rFonts w:ascii="Garamond" w:hAnsi="Garamond"/>
          </w:rPr>
          <w:t xml:space="preserve">heterogeneity in variability </w:t>
        </w:r>
      </w:ins>
      <w:ins w:id="907" w:author="Lauren Harrison" w:date="2020-08-07T11:31:00Z">
        <w:r w:rsidR="00E30700">
          <w:rPr>
            <w:rFonts w:ascii="Garamond" w:hAnsi="Garamond"/>
          </w:rPr>
          <w:t xml:space="preserve">effect sizes </w:t>
        </w:r>
      </w:ins>
      <w:ins w:id="908" w:author="Lauren Harrison" w:date="2020-08-06T17:27:00Z">
        <w:r w:rsidR="005515AE">
          <w:rPr>
            <w:rFonts w:ascii="Garamond" w:hAnsi="Garamond"/>
          </w:rPr>
          <w:t xml:space="preserve">for endotherms and </w:t>
        </w:r>
        <w:proofErr w:type="spellStart"/>
        <w:r w:rsidR="005515AE">
          <w:rPr>
            <w:rFonts w:ascii="Garamond" w:hAnsi="Garamond"/>
          </w:rPr>
          <w:t>re</w:t>
        </w:r>
      </w:ins>
      <w:ins w:id="909" w:author="Lauren Harrison" w:date="2020-08-06T17:28:00Z">
        <w:r w:rsidR="005515AE">
          <w:rPr>
            <w:rFonts w:ascii="Garamond" w:hAnsi="Garamond"/>
          </w:rPr>
          <w:t>ptilia</w:t>
        </w:r>
        <w:proofErr w:type="spellEnd"/>
        <w:r w:rsidR="005515AE">
          <w:rPr>
            <w:rFonts w:ascii="Garamond" w:hAnsi="Garamond"/>
          </w:rPr>
          <w:t xml:space="preserve"> only (see Supplementary Table S1). </w:t>
        </w:r>
      </w:ins>
    </w:p>
    <w:p w14:paraId="7707658F" w14:textId="77777777" w:rsidR="005515AE" w:rsidRDefault="005515AE" w:rsidP="005A3992">
      <w:pPr>
        <w:ind w:firstLine="720"/>
        <w:rPr>
          <w:ins w:id="910" w:author="Lauren Harrison" w:date="2020-08-06T17:24:00Z"/>
          <w:rFonts w:ascii="Garamond" w:hAnsi="Garamond"/>
          <w:highlight w:val="green"/>
        </w:rPr>
      </w:pPr>
    </w:p>
    <w:p w14:paraId="6394F16E" w14:textId="18D3238C" w:rsidR="000F79E0" w:rsidRDefault="002B1FCE" w:rsidP="005A3992">
      <w:pPr>
        <w:ind w:firstLine="720"/>
        <w:rPr>
          <w:rFonts w:ascii="Garamond" w:hAnsi="Garamond"/>
        </w:rPr>
      </w:pPr>
      <w:del w:id="911" w:author="Lauren Harrison" w:date="2020-08-06T14:47:00Z">
        <w:r w:rsidRPr="00814634" w:rsidDel="005A3992">
          <w:rPr>
            <w:rFonts w:ascii="Garamond" w:hAnsi="Garamond"/>
            <w:highlight w:val="green"/>
          </w:rPr>
          <w:delText>Add something about Heterogeneity??</w:delText>
        </w:r>
        <w:r w:rsidDel="005A3992">
          <w:rPr>
            <w:rFonts w:ascii="Garamond" w:hAnsi="Garamond"/>
          </w:rPr>
          <w:delText xml:space="preserve"> </w:delText>
        </w:r>
      </w:del>
      <w:r w:rsidR="00A04488">
        <w:rPr>
          <w:rFonts w:ascii="Garamond" w:hAnsi="Garamond"/>
        </w:rPr>
        <w:t>Th</w:t>
      </w:r>
      <w:r>
        <w:rPr>
          <w:rFonts w:ascii="Garamond" w:hAnsi="Garamond"/>
        </w:rPr>
        <w:t xml:space="preserve">e lack of a sex difference in mean personality </w:t>
      </w:r>
      <w:r w:rsidR="00A04488">
        <w:rPr>
          <w:rFonts w:ascii="Garamond" w:hAnsi="Garamond"/>
        </w:rPr>
        <w:t>could</w:t>
      </w:r>
      <w:r>
        <w:rPr>
          <w:rFonts w:ascii="Garamond" w:hAnsi="Garamond"/>
        </w:rPr>
        <w:t xml:space="preserve"> </w:t>
      </w:r>
      <w:r w:rsidR="00A04488">
        <w:rPr>
          <w:rFonts w:ascii="Garamond" w:hAnsi="Garamond"/>
        </w:rPr>
        <w:t xml:space="preserve">arise if the </w:t>
      </w:r>
      <w:r>
        <w:rPr>
          <w:rFonts w:ascii="Garamond" w:hAnsi="Garamond"/>
        </w:rPr>
        <w:t xml:space="preserve">direction of any difference in sex-specific </w:t>
      </w:r>
      <w:r w:rsidR="00A04488">
        <w:rPr>
          <w:rFonts w:ascii="Garamond" w:hAnsi="Garamond"/>
        </w:rPr>
        <w:t>value</w:t>
      </w:r>
      <w:r>
        <w:rPr>
          <w:rFonts w:ascii="Garamond" w:hAnsi="Garamond"/>
        </w:rPr>
        <w:t>s</w:t>
      </w:r>
      <w:r w:rsidR="00A04488">
        <w:rPr>
          <w:rFonts w:ascii="Garamond" w:hAnsi="Garamond"/>
        </w:rPr>
        <w:t xml:space="preserve"> </w:t>
      </w:r>
      <w:r>
        <w:rPr>
          <w:rFonts w:ascii="Garamond" w:hAnsi="Garamond"/>
        </w:rPr>
        <w:t xml:space="preserve">varied </w:t>
      </w:r>
      <w:r w:rsidR="00A04488">
        <w:rPr>
          <w:rFonts w:ascii="Garamond" w:hAnsi="Garamond"/>
        </w:rPr>
        <w:t xml:space="preserve">across the five </w:t>
      </w:r>
      <w:r>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significant sex differences </w:t>
      </w:r>
      <w:r w:rsidR="006649A2">
        <w:rPr>
          <w:rFonts w:ascii="Garamond" w:hAnsi="Garamond"/>
        </w:rPr>
        <w:t>in</w:t>
      </w:r>
      <w:r w:rsidR="000F79E0">
        <w:rPr>
          <w:rFonts w:ascii="Garamond" w:hAnsi="Garamond"/>
        </w:rPr>
        <w:t xml:space="preserve"> mean</w:t>
      </w:r>
      <w:r>
        <w:rPr>
          <w:rFonts w:ascii="Garamond" w:hAnsi="Garamond"/>
        </w:rPr>
        <w:t xml:space="preserve"> values</w:t>
      </w:r>
      <w:r w:rsidR="000F79E0">
        <w:rPr>
          <w:rFonts w:ascii="Garamond" w:hAnsi="Garamond"/>
        </w:rPr>
        <w:t xml:space="preserve"> </w:t>
      </w:r>
      <w:r>
        <w:rPr>
          <w:rFonts w:ascii="Garamond" w:hAnsi="Garamond"/>
        </w:rPr>
        <w:t>in four cases</w:t>
      </w:r>
      <w:r w:rsidR="000F79E0">
        <w:rPr>
          <w:rFonts w:ascii="Garamond" w:hAnsi="Garamond"/>
        </w:rPr>
        <w:t>. Female</w:t>
      </w:r>
      <w:r>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Pr>
          <w:rFonts w:ascii="Garamond" w:hAnsi="Garamond"/>
        </w:rPr>
        <w:t>less</w:t>
      </w:r>
      <w:r w:rsidR="000F79E0">
        <w:rPr>
          <w:rFonts w:ascii="Garamond" w:hAnsi="Garamond"/>
        </w:rPr>
        <w:t xml:space="preserve"> explorat</w:t>
      </w:r>
      <w:r>
        <w:rPr>
          <w:rFonts w:ascii="Garamond" w:hAnsi="Garamond"/>
        </w:rPr>
        <w:t>ory</w:t>
      </w:r>
      <w:r w:rsidR="000F79E0">
        <w:rPr>
          <w:rFonts w:ascii="Garamond" w:hAnsi="Garamond"/>
        </w:rPr>
        <w:t xml:space="preserve"> </w:t>
      </w:r>
      <w:r>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651AD96E"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 xml:space="preserve">critical Bonferroni </w:t>
      </w:r>
      <w:ins w:id="912" w:author="Lauren Harrison" w:date="2020-08-07T10:25:00Z">
        <w:r w:rsidR="00E30700">
          <w:rPr>
            <w:rFonts w:ascii="Garamond" w:hAnsi="Garamond"/>
            <w:highlight w:val="green"/>
          </w:rPr>
          <w:t>p</w:t>
        </w:r>
      </w:ins>
      <w:del w:id="913" w:author="Lauren Harrison" w:date="2020-08-07T10:25:00Z">
        <w:r w:rsidR="002E5053" w:rsidRPr="00814634" w:rsidDel="00E30700">
          <w:rPr>
            <w:rFonts w:ascii="Garamond" w:hAnsi="Garamond"/>
            <w:highlight w:val="green"/>
          </w:rPr>
          <w:delText>P</w:delText>
        </w:r>
      </w:del>
      <w:r w:rsidR="002E5053" w:rsidRPr="00814634">
        <w:rPr>
          <w:rFonts w:ascii="Garamond" w:hAnsi="Garamond"/>
          <w:highlight w:val="green"/>
        </w:rPr>
        <w:t>-value of 0.05/50 = 0.</w:t>
      </w:r>
      <w:commentRangeStart w:id="914"/>
      <w:r w:rsidR="002E5053" w:rsidRPr="00814634">
        <w:rPr>
          <w:rFonts w:ascii="Garamond" w:hAnsi="Garamond"/>
          <w:highlight w:val="green"/>
        </w:rPr>
        <w:t>001</w:t>
      </w:r>
      <w:commentRangeEnd w:id="914"/>
      <w:r w:rsidR="002E5053">
        <w:rPr>
          <w:rStyle w:val="CommentReference"/>
        </w:rPr>
        <w:commentReference w:id="914"/>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1ED9BD3B"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w:t>
      </w:r>
      <w:del w:id="915" w:author="Lauren Harrison" w:date="2020-08-07T10:16:00Z">
        <w:r w:rsidR="001F0DA1" w:rsidDel="00E30700">
          <w:rPr>
            <w:rFonts w:ascii="Garamond" w:hAnsi="Garamond"/>
          </w:rPr>
          <w:delText xml:space="preserve">the </w:delText>
        </w:r>
        <w:r w:rsidDel="00E30700">
          <w:rPr>
            <w:rFonts w:ascii="Garamond" w:hAnsi="Garamond"/>
          </w:rPr>
          <w:delText xml:space="preserve"> personality</w:delText>
        </w:r>
      </w:del>
      <w:ins w:id="916" w:author="Lauren Harrison" w:date="2020-08-07T10:16:00Z">
        <w:r w:rsidR="00E30700">
          <w:rPr>
            <w:rFonts w:ascii="Garamond" w:hAnsi="Garamond"/>
          </w:rPr>
          <w:t>the personality</w:t>
        </w:r>
      </w:ins>
      <w:r>
        <w:rPr>
          <w:rFonts w:ascii="Garamond" w:hAnsi="Garamond"/>
        </w:rPr>
        <w:t xml:space="preserve"> trait</w:t>
      </w:r>
      <w:del w:id="917" w:author="Lauren Harrison" w:date="2020-08-07T10:17:00Z">
        <w:r w:rsidDel="00E30700">
          <w:rPr>
            <w:rFonts w:ascii="Garamond" w:hAnsi="Garamond"/>
          </w:rPr>
          <w:delText>s</w:delText>
        </w:r>
      </w:del>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lastRenderedPageBreak/>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 xml:space="preserve">=0.05). When males were larger than females, males were </w:t>
      </w:r>
      <w:ins w:id="918" w:author="Lauren Harrison" w:date="2020-08-07T11:46:00Z">
        <w:r w:rsidR="007A2C0A">
          <w:rPr>
            <w:rFonts w:ascii="Garamond" w:hAnsi="Garamond"/>
          </w:rPr>
          <w:t xml:space="preserve">significantly </w:t>
        </w:r>
      </w:ins>
      <w:r w:rsidR="008D63B6">
        <w:rPr>
          <w:rFonts w:ascii="Garamond" w:hAnsi="Garamond"/>
        </w:rPr>
        <w:t>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 xml:space="preserve">&lt;0.0001), but </w:t>
      </w:r>
      <w:del w:id="919" w:author="Lauren Harrison" w:date="2020-08-07T11:46:00Z">
        <w:r w:rsidR="008D63B6" w:rsidDel="007A2C0A">
          <w:rPr>
            <w:rFonts w:ascii="Garamond" w:hAnsi="Garamond"/>
          </w:rPr>
          <w:delText>tended to be</w:delText>
        </w:r>
      </w:del>
      <w:ins w:id="920" w:author="Lauren Harrison" w:date="2020-08-07T11:46:00Z">
        <w:r w:rsidR="007A2C0A">
          <w:rPr>
            <w:rFonts w:ascii="Garamond" w:hAnsi="Garamond"/>
          </w:rPr>
          <w:t>significantly</w:t>
        </w:r>
      </w:ins>
      <w:r w:rsidR="008D63B6">
        <w:rPr>
          <w:rFonts w:ascii="Garamond" w:hAnsi="Garamond"/>
        </w:rPr>
        <w:t xml:space="preserv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921"/>
      <w:del w:id="922" w:author="Lauren Harrison" w:date="2020-08-07T11:46:00Z">
        <w:r w:rsidR="008D63B6" w:rsidDel="007A2C0A">
          <w:rPr>
            <w:rFonts w:ascii="Garamond" w:hAnsi="Garamond"/>
          </w:rPr>
          <w:delText>but there was no effect of SSD on boldness</w:delText>
        </w:r>
      </w:del>
      <w:ins w:id="923" w:author="Lauren Harrison" w:date="2020-08-07T11:46:00Z">
        <w:r w:rsidR="007A2C0A">
          <w:rPr>
            <w:rFonts w:ascii="Garamond" w:hAnsi="Garamond"/>
          </w:rPr>
          <w:t>significantly bolder</w:t>
        </w:r>
      </w:ins>
      <w:r w:rsidR="008D63B6">
        <w:rPr>
          <w:rFonts w:ascii="Garamond" w:hAnsi="Garamond"/>
        </w:rPr>
        <w:t xml:space="preserve">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w:t>
      </w:r>
      <w:del w:id="924" w:author="Lauren Harrison" w:date="2020-08-07T11:47:00Z">
        <w:r w:rsidR="008D63B6" w:rsidDel="007A2C0A">
          <w:rPr>
            <w:rFonts w:ascii="Garamond" w:hAnsi="Garamond"/>
          </w:rPr>
          <w:delText>or exploration</w:delText>
        </w:r>
      </w:del>
      <w:ins w:id="925" w:author="Lauren Harrison" w:date="2020-08-07T11:47:00Z">
        <w:r w:rsidR="007A2C0A">
          <w:rPr>
            <w:rFonts w:ascii="Garamond" w:hAnsi="Garamond"/>
          </w:rPr>
          <w:t>and significantly more exploratory</w:t>
        </w:r>
      </w:ins>
      <w:r w:rsidR="008D63B6">
        <w:rPr>
          <w:rFonts w:ascii="Garamond" w:hAnsi="Garamond"/>
        </w:rPr>
        <w:t xml:space="preserve">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ins w:id="926" w:author="Lauren Harrison" w:date="2020-08-07T11:47:00Z">
        <w:r w:rsidR="007A2C0A">
          <w:rPr>
            <w:rFonts w:ascii="Garamond" w:hAnsi="Garamond"/>
          </w:rPr>
          <w:t xml:space="preserve"> than females</w:t>
        </w:r>
      </w:ins>
      <w:r w:rsidR="008D63B6">
        <w:rPr>
          <w:rFonts w:ascii="Garamond" w:hAnsi="Garamond"/>
        </w:rPr>
        <w:t>.</w:t>
      </w:r>
      <w:commentRangeEnd w:id="921"/>
      <w:r w:rsidR="0076479C">
        <w:rPr>
          <w:rStyle w:val="CommentReference"/>
        </w:rPr>
        <w:commentReference w:id="921"/>
      </w:r>
    </w:p>
    <w:p w14:paraId="4372BFA9" w14:textId="5630F9D9" w:rsidR="008D63B6" w:rsidRDefault="008D63B6" w:rsidP="000F79E0">
      <w:pPr>
        <w:rPr>
          <w:rFonts w:ascii="Garamond" w:hAnsi="Garamond"/>
        </w:rPr>
      </w:pPr>
    </w:p>
    <w:p w14:paraId="152A3A0C" w14:textId="340CAC6E" w:rsidR="000F79E0" w:rsidRDefault="00C42249" w:rsidP="00814634">
      <w:pPr>
        <w:rPr>
          <w:rFonts w:ascii="Garamond" w:hAnsi="Garamond"/>
        </w:rPr>
      </w:pPr>
      <w:r>
        <w:rPr>
          <w:rFonts w:ascii="Garamond" w:hAnsi="Garamond"/>
        </w:rPr>
        <w:t xml:space="preserve">There </w:t>
      </w:r>
      <w:del w:id="927" w:author="Lauren Harrison" w:date="2020-08-07T10:18:00Z">
        <w:r w:rsidR="000F31D1" w:rsidDel="00E30700">
          <w:rPr>
            <w:rFonts w:ascii="Garamond" w:hAnsi="Garamond"/>
          </w:rPr>
          <w:delText xml:space="preserve">was </w:delText>
        </w:r>
      </w:del>
      <w:ins w:id="928" w:author="Lauren Harrison" w:date="2020-08-07T10:18:00Z">
        <w:r w:rsidR="00E30700">
          <w:rPr>
            <w:rFonts w:ascii="Garamond" w:hAnsi="Garamond"/>
          </w:rPr>
          <w:t xml:space="preserve">were </w:t>
        </w:r>
      </w:ins>
      <w:r w:rsidR="000F31D1">
        <w:rPr>
          <w:rFonts w:ascii="Garamond" w:hAnsi="Garamond"/>
        </w:rPr>
        <w:t xml:space="preserve">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ins w:id="929" w:author="Lauren Harrison" w:date="2020-08-07T10:26:00Z">
        <w:r w:rsidR="00E30700">
          <w:rPr>
            <w:rFonts w:ascii="Garamond" w:hAnsi="Garamond"/>
          </w:rPr>
          <w:t xml:space="preserve"> </w:t>
        </w:r>
      </w:ins>
    </w:p>
    <w:p w14:paraId="3CD30A37" w14:textId="020ABCFC" w:rsidR="00E661EF" w:rsidRDefault="00E661EF" w:rsidP="000F79E0">
      <w:pPr>
        <w:rPr>
          <w:rFonts w:ascii="Garamond" w:hAnsi="Garamond"/>
          <w:i/>
        </w:rPr>
      </w:pPr>
    </w:p>
    <w:p w14:paraId="7100B83B" w14:textId="467ACB2E" w:rsidR="00E661EF" w:rsidDel="006C0BBF" w:rsidRDefault="006C0BBF" w:rsidP="006C0BBF">
      <w:pPr>
        <w:rPr>
          <w:del w:id="930" w:author="Lauren Harrison" w:date="2020-08-07T14:37:00Z"/>
          <w:rFonts w:ascii="Garamond" w:hAnsi="Garamond"/>
          <w:i/>
        </w:rPr>
      </w:pPr>
      <w:ins w:id="931" w:author="Lauren Harrison" w:date="2020-08-07T14:38:00Z">
        <w:r>
          <w:rPr>
            <w:rFonts w:ascii="Garamond" w:hAnsi="Garamond"/>
            <w:i/>
          </w:rPr>
          <w:t xml:space="preserve">Moved mating system to supplementary materials – I can easily move it back if we want </w:t>
        </w:r>
      </w:ins>
      <w:commentRangeStart w:id="932"/>
      <w:del w:id="933" w:author="Lauren Harrison" w:date="2020-08-07T14:37:00Z">
        <w:r w:rsidR="00E661EF" w:rsidRPr="006C0BBF" w:rsidDel="006C0BBF">
          <w:rPr>
            <w:rFonts w:ascii="Garamond" w:hAnsi="Garamond"/>
            <w:i/>
            <w:rPrChange w:id="934" w:author="Lauren Harrison" w:date="2020-08-07T14:38:00Z">
              <w:rPr/>
            </w:rPrChange>
          </w:rPr>
          <w:delText>Mating system, age, population, study environment and study type can influence personality</w:delText>
        </w:r>
      </w:del>
    </w:p>
    <w:p w14:paraId="312D7490" w14:textId="77777777" w:rsidR="006C0BBF" w:rsidRPr="006C0BBF" w:rsidRDefault="006C0BBF" w:rsidP="006C0BBF">
      <w:pPr>
        <w:rPr>
          <w:ins w:id="935" w:author="Lauren Harrison" w:date="2020-08-07T14:38:00Z"/>
          <w:rFonts w:ascii="Garamond" w:hAnsi="Garamond"/>
          <w:i/>
          <w:rPrChange w:id="936" w:author="Lauren Harrison" w:date="2020-08-07T14:38:00Z">
            <w:rPr>
              <w:ins w:id="937" w:author="Lauren Harrison" w:date="2020-08-07T14:38:00Z"/>
            </w:rPr>
          </w:rPrChange>
        </w:rPr>
      </w:pPr>
    </w:p>
    <w:p w14:paraId="104F5789" w14:textId="79984678" w:rsidR="00C97497" w:rsidDel="006C0BBF" w:rsidRDefault="00E661EF">
      <w:pPr>
        <w:rPr>
          <w:del w:id="938" w:author="Lauren Harrison" w:date="2020-08-07T14:37:00Z"/>
        </w:rPr>
      </w:pPr>
      <w:del w:id="939" w:author="Lauren Harrison" w:date="2020-08-07T14:37:00Z">
        <w:r w:rsidDel="006C0BBF">
          <w:tab/>
        </w:r>
        <w:r w:rsidR="00E45471" w:rsidDel="006C0BBF">
          <w:br/>
        </w:r>
        <w:r w:rsidR="00B64659" w:rsidDel="006C0BBF">
          <w:delText>Monogam</w:delText>
        </w:r>
        <w:r w:rsidR="00BB77C0" w:rsidDel="006C0BBF">
          <w:delText>ous</w:delText>
        </w:r>
        <w:r w:rsidR="00B64659" w:rsidDel="006C0BBF">
          <w:delText xml:space="preserve"> and multiple mating </w:delText>
        </w:r>
        <w:r w:rsidR="00BB77C0" w:rsidDel="006C0BBF">
          <w:delText xml:space="preserve">systems </w:delText>
        </w:r>
        <w:r w:rsidR="00B64659" w:rsidDel="006C0BBF">
          <w:delText>were not significantly different from each other for means or variability for any of the taxonomic groups (Supplementary Table S</w:delText>
        </w:r>
        <w:r w:rsidR="00C663DD" w:rsidDel="006C0BBF">
          <w:delText>7</w:delText>
        </w:r>
        <w:r w:rsidR="00B64659" w:rsidDel="006C0BBF">
          <w:delText>). Mean personality effect sizes for adult</w:delText>
        </w:r>
        <w:r w:rsidR="00406ADE" w:rsidDel="006C0BBF">
          <w:delText>s</w:delText>
        </w:r>
        <w:r w:rsidR="00B64659" w:rsidDel="006C0BBF">
          <w:delText xml:space="preserve"> were marginally significantly different to juveniles for invertebrates (intercept: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64659" w:rsidDel="006C0BBF">
          <w:delText xml:space="preserve">=0.24, 95% CIs: -0.03, 0.51, t = 1.74, p=0.08; juvenile: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64659" w:rsidDel="006C0BBF">
          <w:delText>=-0.03, 95% CIs: -0.34, 0.28, t = -0.18, p=0.86), but not any other taxonomic group, and not for variability (Supplementary Table S</w:delText>
        </w:r>
        <w:r w:rsidR="00C663DD" w:rsidDel="006C0BBF">
          <w:delText>8</w:delText>
        </w:r>
        <w:r w:rsidR="00B64659" w:rsidDel="006C0BBF">
          <w:delText>).</w:delText>
        </w:r>
        <w:r w:rsidR="00406ADE" w:rsidDel="006C0BBF">
          <w:delText xml:space="preserve"> Fish from the wild had greater differences in variability than fish from lab populations (</w:delText>
        </w:r>
        <w:r w:rsidR="00850065" w:rsidDel="006C0BBF">
          <w:delText xml:space="preserve">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lnCVR</m:t>
              </m:r>
            </m:sub>
          </m:sSub>
          <m:r>
            <m:rPr>
              <m:sty m:val="p"/>
            </m:rPr>
            <w:rPr>
              <w:rFonts w:ascii="Cambria Math" w:hAnsi="Cambria Math"/>
            </w:rPr>
            <m:t xml:space="preserve"> </m:t>
          </m:r>
        </m:oMath>
        <w:r w:rsidR="00850065" w:rsidDel="006C0BBF">
          <w:delText xml:space="preserve">=-0.09, 95% CIs: -0.18, -0.01, t = -2.11, p=0.04; lab: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lnCVR</m:t>
              </m:r>
            </m:sub>
          </m:sSub>
          <m:r>
            <m:rPr>
              <m:sty m:val="p"/>
            </m:rPr>
            <w:rPr>
              <w:rFonts w:ascii="Cambria Math" w:hAnsi="Cambria Math"/>
            </w:rPr>
            <m:t xml:space="preserve"> </m:t>
          </m:r>
        </m:oMath>
        <w:r w:rsidR="00850065" w:rsidDel="006C0BBF">
          <w:delText>=0.08, 95% CIs: -0.02, 0.19, t = 1.55, p=0.12</w:delText>
        </w:r>
        <w:r w:rsidR="00406ADE" w:rsidDel="006C0BBF">
          <w:delText>), but not for mean personality differences (Supplementary Table S</w:delText>
        </w:r>
        <w:r w:rsidR="00C663DD" w:rsidDel="006C0BBF">
          <w:delText>9</w:delText>
        </w:r>
        <w:r w:rsidR="00406ADE" w:rsidDel="006C0BBF">
          <w:delText>).</w:delText>
        </w:r>
        <w:r w:rsidR="00BB77C0" w:rsidDel="006C0BBF">
          <w:delText xml:space="preserve"> Studies conducted in the lab were significantly different to field studies for mammals (</w:delText>
        </w:r>
        <w:r w:rsidR="00B04316" w:rsidDel="006C0BBF">
          <w:delText xml:space="preserve">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xml:space="preserve">=0.24, 95% CIs: -0.09, 0.57, t = 1.44, p=0.15; lab: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-0.31, 95% CIs: -0.56, -0.05, t = -2.34, p=0.02</w:delText>
        </w:r>
        <w:r w:rsidR="00BB77C0" w:rsidDel="006C0BBF">
          <w:delText>),</w:delText>
        </w:r>
        <w:r w:rsidR="00071011" w:rsidDel="006C0BBF">
          <w:delText xml:space="preserve"> but not for variability, and not for any other taxonomic group (Supplementary Table S</w:delText>
        </w:r>
        <w:r w:rsidR="00C663DD" w:rsidDel="006C0BBF">
          <w:delText>10</w:delText>
        </w:r>
        <w:r w:rsidR="00071011" w:rsidDel="006C0BBF">
          <w:delText xml:space="preserve">). </w:delText>
        </w:r>
        <w:r w:rsidR="00B04316" w:rsidDel="006C0BBF">
          <w:delText xml:space="preserve">Finally, effect sizes from observational studies were significantly different from experimental studies for mammals (intercept: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xml:space="preserve">=0.00, 95% CIs: -0.21, 0.22, t = 0.03, p=0.98; observation: </w:delTex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SMD</m:t>
              </m:r>
            </m:sub>
          </m:sSub>
          <m:r>
            <m:rPr>
              <m:sty m:val="p"/>
            </m:rPr>
            <w:rPr>
              <w:rFonts w:ascii="Cambria Math" w:hAnsi="Cambria Math"/>
            </w:rPr>
            <m:t xml:space="preserve"> </m:t>
          </m:r>
        </m:oMath>
        <w:r w:rsidR="00B04316" w:rsidDel="006C0BBF">
          <w:delText>= 0.39, 95% CIs: 0.13, 0.64, t = 2.39, p=0.004), but not for variability, and not for any other taxonomic group (Supplementary Table S</w:delText>
        </w:r>
        <w:r w:rsidR="00C663DD" w:rsidDel="006C0BBF">
          <w:delText>11</w:delText>
        </w:r>
        <w:r w:rsidR="00B04316" w:rsidDel="006C0BBF">
          <w:delText xml:space="preserve">).   </w:delText>
        </w:r>
        <w:r w:rsidR="00BB77C0" w:rsidDel="006C0BBF">
          <w:delText xml:space="preserve"> </w:delText>
        </w:r>
        <w:commentRangeEnd w:id="932"/>
        <w:r w:rsidR="0074595B" w:rsidDel="006C0BBF">
          <w:rPr>
            <w:rStyle w:val="CommentReference"/>
          </w:rPr>
          <w:commentReference w:id="932"/>
        </w:r>
      </w:del>
    </w:p>
    <w:p w14:paraId="2DE73247" w14:textId="77777777" w:rsidR="00C97497" w:rsidRDefault="00C97497" w:rsidP="006C0BBF"/>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rFonts w:ascii="Garamond" w:hAnsi="Garamond"/>
        </w:rPr>
      </w:pPr>
    </w:p>
    <w:p w14:paraId="480A7373" w14:textId="4D74D2A1" w:rsidR="00E661EF" w:rsidRPr="00E661EF" w:rsidRDefault="00FF54B7" w:rsidP="000F79E0">
      <w:pPr>
        <w:rPr>
          <w:rFonts w:ascii="Garamond" w:hAnsi="Garamond"/>
        </w:rPr>
      </w:pPr>
      <w:r>
        <w:rPr>
          <w:rFonts w:ascii="Garamond" w:hAnsi="Garamond"/>
        </w:rPr>
        <w:t xml:space="preserve">We found evidence of publication bias for </w:t>
      </w:r>
      <w:r w:rsidR="00E45471">
        <w:rPr>
          <w:rFonts w:ascii="Garamond" w:hAnsi="Garamond"/>
        </w:rPr>
        <w:t xml:space="preserve">estimates of sex differences in </w:t>
      </w:r>
      <w:r>
        <w:rPr>
          <w:rFonts w:ascii="Garamond" w:hAnsi="Garamond"/>
        </w:rPr>
        <w:t>mean</w:t>
      </w:r>
      <w:r w:rsidR="00E45471">
        <w:rPr>
          <w:rFonts w:ascii="Garamond" w:hAnsi="Garamond"/>
        </w:rPr>
        <w:t xml:space="preserve"> or variances for personality traits in only one of 10 tests. The precision of the study predicted the effect size for the sex difference in the mean for </w:t>
      </w:r>
      <w:r>
        <w:rPr>
          <w:rFonts w:ascii="Garamond" w:hAnsi="Garamond"/>
        </w:rPr>
        <w:t>invertebrate</w:t>
      </w:r>
      <w:r w:rsidR="00E45471">
        <w:rPr>
          <w:rFonts w:ascii="Garamond" w:hAnsi="Garamond"/>
        </w:rPr>
        <w:t>s</w:t>
      </w:r>
      <w:r>
        <w:rPr>
          <w:rFonts w:ascii="Garamond" w:hAnsi="Garamond"/>
        </w:rPr>
        <w:t xml:space="preserve"> </w:t>
      </w:r>
      <w:r w:rsidR="00DC4281">
        <w:rPr>
          <w:rFonts w:ascii="Garamond" w:hAnsi="Garamond"/>
        </w:rPr>
        <w:t>(</w:t>
      </w:r>
      <w:r w:rsidR="00E45471">
        <w:rPr>
          <w:rFonts w:ascii="Garamond" w:hAnsi="Garamond"/>
        </w:rPr>
        <w:t xml:space="preserve">p = 0.004; </w:t>
      </w:r>
      <w:r w:rsidR="00DC4281">
        <w:rPr>
          <w:rFonts w:ascii="Garamond" w:hAnsi="Garamond"/>
        </w:rPr>
        <w:t>Supplementary Table S</w:t>
      </w:r>
      <w:r w:rsidR="00C663DD">
        <w:rPr>
          <w:rFonts w:ascii="Garamond" w:hAnsi="Garamond"/>
        </w:rPr>
        <w:t>12</w:t>
      </w:r>
      <w:r w:rsidR="00DC4281">
        <w:rPr>
          <w:rFonts w:ascii="Garamond" w:hAnsi="Garamond"/>
        </w:rPr>
        <w:t>)</w:t>
      </w:r>
      <w:r>
        <w:rPr>
          <w:rFonts w:ascii="Garamond" w:hAnsi="Garamond"/>
        </w:rPr>
        <w:t xml:space="preserve">. </w:t>
      </w:r>
      <w:r w:rsidR="00E45471">
        <w:rPr>
          <w:rFonts w:ascii="Garamond" w:hAnsi="Garamond"/>
        </w:rPr>
        <w:t>The test remained significant after correcting for multiple testing (</w:t>
      </w:r>
      <w:r w:rsidR="00E45471" w:rsidRPr="00B47FE6">
        <w:rPr>
          <w:rFonts w:ascii="Garamond" w:hAnsi="Garamond"/>
          <w:highlight w:val="green"/>
        </w:rPr>
        <w:t xml:space="preserve">critical Bonferroni </w:t>
      </w:r>
      <w:ins w:id="940" w:author="Lauren Harrison" w:date="2020-08-07T10:25:00Z">
        <w:r w:rsidR="00E30700">
          <w:rPr>
            <w:rFonts w:ascii="Garamond" w:hAnsi="Garamond"/>
            <w:highlight w:val="green"/>
          </w:rPr>
          <w:t>p</w:t>
        </w:r>
      </w:ins>
      <w:del w:id="941" w:author="Lauren Harrison" w:date="2020-08-07T10:25:00Z">
        <w:r w:rsidR="00E45471" w:rsidRPr="00B47FE6" w:rsidDel="00E30700">
          <w:rPr>
            <w:rFonts w:ascii="Garamond" w:hAnsi="Garamond"/>
            <w:highlight w:val="green"/>
          </w:rPr>
          <w:delText>P</w:delText>
        </w:r>
      </w:del>
      <w:r w:rsidR="00E45471" w:rsidRPr="00B47FE6">
        <w:rPr>
          <w:rFonts w:ascii="Garamond" w:hAnsi="Garamond"/>
          <w:highlight w:val="green"/>
        </w:rPr>
        <w:t>-value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w:t>
      </w:r>
      <w:proofErr w:type="spellStart"/>
      <w:r w:rsidRPr="00814634">
        <w:rPr>
          <w:rFonts w:ascii="Garamond" w:hAnsi="Garamond"/>
          <w:color w:val="FF0000"/>
        </w:rPr>
        <w:t>reptilia</w:t>
      </w:r>
      <w:proofErr w:type="spellEnd"/>
      <w:r w:rsidRPr="00814634">
        <w:rPr>
          <w:rFonts w:ascii="Garamond" w:hAnsi="Garamond"/>
          <w:color w:val="FF0000"/>
        </w:rPr>
        <w:t xml:space="preserve">: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43206554"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proofErr w:type="spellStart"/>
      <w:r w:rsidR="0079338B" w:rsidRPr="00814634">
        <w:rPr>
          <w:rFonts w:ascii="Garamond" w:hAnsi="Garamond"/>
          <w:color w:val="FF0000"/>
        </w:rPr>
        <w:t>heterogamety</w:t>
      </w:r>
      <w:proofErr w:type="spellEnd"/>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00976782">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 xml:space="preserve">expected </w:t>
      </w:r>
      <w:r w:rsidR="009F51BB" w:rsidRPr="00814634">
        <w:rPr>
          <w:rFonts w:ascii="Garamond" w:hAnsi="Garamond"/>
          <w:color w:val="FF0000"/>
        </w:rPr>
        <w:lastRenderedPageBreak/>
        <w:t>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w:t>
      </w:r>
      <w:proofErr w:type="spellStart"/>
      <w:r w:rsidR="00D40DD1" w:rsidRPr="00814634">
        <w:rPr>
          <w:rFonts w:ascii="Garamond" w:hAnsi="Garamond"/>
          <w:color w:val="FF0000"/>
        </w:rPr>
        <w:t>Schuett</w:t>
      </w:r>
      <w:proofErr w:type="spellEnd"/>
      <w:r w:rsidR="00D40DD1" w:rsidRPr="00814634">
        <w:rPr>
          <w:rFonts w:ascii="Garamond" w:hAnsi="Garamond"/>
          <w:color w:val="FF0000"/>
        </w:rPr>
        <w:t xml:space="preserve">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7BFBB4E" w:rsidR="000C6F77" w:rsidRPr="00814634" w:rsidRDefault="000C6F77" w:rsidP="009074EF">
      <w:pPr>
        <w:ind w:firstLine="360"/>
        <w:rPr>
          <w:rFonts w:ascii="Garamond" w:hAnsi="Garamond"/>
          <w:color w:val="FF0000"/>
        </w:rPr>
      </w:pPr>
      <w:r w:rsidRPr="00814634">
        <w:rPr>
          <w:rFonts w:ascii="Garamond" w:hAnsi="Garamond"/>
          <w:color w:val="FF0000"/>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proofErr w:type="spellStart"/>
      <w:r w:rsidR="00FE4079" w:rsidRPr="00814634">
        <w:rPr>
          <w:rFonts w:ascii="Garamond" w:hAnsi="Garamond"/>
          <w:i/>
          <w:color w:val="FF0000"/>
        </w:rPr>
        <w:t>Plethodon</w:t>
      </w:r>
      <w:proofErr w:type="spellEnd"/>
      <w:r w:rsidR="00FE4079" w:rsidRPr="00814634">
        <w:rPr>
          <w:rFonts w:ascii="Garamond" w:hAnsi="Garamond"/>
          <w:i/>
          <w:color w:val="FF0000"/>
        </w:rPr>
        <w:t xml:space="preserve"> </w:t>
      </w:r>
      <w:proofErr w:type="spellStart"/>
      <w:r w:rsidR="00FE4079" w:rsidRPr="00814634">
        <w:rPr>
          <w:rFonts w:ascii="Garamond" w:hAnsi="Garamond"/>
          <w:i/>
          <w:color w:val="FF0000"/>
        </w:rPr>
        <w:t>cinereus</w:t>
      </w:r>
      <w:proofErr w:type="spellEnd"/>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proofErr w:type="spellStart"/>
      <w:r w:rsidRPr="00814634">
        <w:rPr>
          <w:rFonts w:ascii="Garamond" w:hAnsi="Garamond"/>
          <w:i/>
          <w:color w:val="FF0000"/>
        </w:rPr>
        <w:t>Taeniopygia</w:t>
      </w:r>
      <w:proofErr w:type="spellEnd"/>
      <w:r w:rsidRPr="00814634">
        <w:rPr>
          <w:rFonts w:ascii="Garamond" w:hAnsi="Garamond"/>
          <w:i/>
          <w:color w:val="FF0000"/>
        </w:rPr>
        <w:t xml:space="preserve"> </w:t>
      </w:r>
      <w:proofErr w:type="spellStart"/>
      <w:r w:rsidRPr="00814634">
        <w:rPr>
          <w:rFonts w:ascii="Garamond" w:hAnsi="Garamond"/>
          <w:i/>
          <w:color w:val="FF0000"/>
        </w:rPr>
        <w:t>guttata</w:t>
      </w:r>
      <w:proofErr w:type="spellEnd"/>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Schuett &amp;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762DCB">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2008b; Moiron &lt;i&gt;et al.&lt;/i&gt; 2020)","plainTextFormattedCitation":"(Smith &amp; Blumstein 2008b; Moiron et al. 2020)","previouslyFormattedCitation":"(Smith &amp; Blumstein 2008b; Moiron &lt;i&gt;et al.&lt;/i&gt; 2020)"},"properties":{"noteIndex":0},"schema":"https://github.com/citation-style-language/schema/raw/master/csl-citation.json"}</w:instrText>
      </w:r>
      <w:r w:rsidR="0000262E" w:rsidRPr="00814634">
        <w:rPr>
          <w:rFonts w:ascii="Garamond" w:hAnsi="Garamond"/>
          <w:color w:val="FF0000"/>
        </w:rPr>
        <w:fldChar w:fldCharType="separate"/>
      </w:r>
      <w:r w:rsidR="00976782" w:rsidRPr="00976782">
        <w:rPr>
          <w:rFonts w:ascii="Garamond" w:hAnsi="Garamond"/>
          <w:noProof/>
          <w:color w:val="FF0000"/>
        </w:rPr>
        <w:t xml:space="preserve">(Smith &amp; Blumstein 2008b; Moiron </w:t>
      </w:r>
      <w:r w:rsidR="00976782" w:rsidRPr="00976782">
        <w:rPr>
          <w:rFonts w:ascii="Garamond" w:hAnsi="Garamond"/>
          <w:i/>
          <w:noProof/>
          <w:color w:val="FF0000"/>
        </w:rPr>
        <w:t>et al.</w:t>
      </w:r>
      <w:r w:rsidR="00976782" w:rsidRPr="00976782">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w:t>
      </w:r>
      <w:proofErr w:type="gramStart"/>
      <w:r w:rsidRPr="00814634">
        <w:rPr>
          <w:rFonts w:ascii="Garamond" w:hAnsi="Garamond"/>
          <w:color w:val="FF0000"/>
        </w:rPr>
        <w:t>males</w:t>
      </w:r>
      <w:proofErr w:type="gramEnd"/>
      <w:r w:rsidRPr="00814634">
        <w:rPr>
          <w:rFonts w:ascii="Garamond" w:hAnsi="Garamond"/>
          <w:color w:val="FF0000"/>
        </w:rPr>
        <w:t xml:space="preserve">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w:t>
      </w:r>
      <w:r w:rsidR="00C666D2" w:rsidRPr="00814634">
        <w:rPr>
          <w:rFonts w:ascii="Garamond" w:hAnsi="Garamond"/>
          <w:color w:val="FF0000"/>
        </w:rPr>
        <w:lastRenderedPageBreak/>
        <w:t xml:space="preserve">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2DFDF3A"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proofErr w:type="spellStart"/>
      <w:r w:rsidRPr="00814634">
        <w:rPr>
          <w:rFonts w:ascii="Garamond" w:hAnsi="Garamond"/>
          <w:i/>
          <w:color w:val="FF0000"/>
        </w:rPr>
        <w:t>lnCVR</w:t>
      </w:r>
      <w:proofErr w:type="spellEnd"/>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p>
    <w:p w14:paraId="0AB7BCD0" w14:textId="77777777" w:rsidR="000C6F77" w:rsidRDefault="000C6F77" w:rsidP="005C69F2">
      <w:pPr>
        <w:rPr>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358DFAF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commentRangeStart w:id="942"/>
      <w:r w:rsidR="00537DAA">
        <w:rPr>
          <w:rFonts w:ascii="Garamond" w:hAnsi="Garamond"/>
        </w:rPr>
        <w:t>of</w:t>
      </w:r>
      <w:commentRangeEnd w:id="942"/>
      <w:r w:rsidR="00310A18">
        <w:rPr>
          <w:rStyle w:val="CommentReference"/>
        </w:rPr>
        <w:commentReference w:id="942"/>
      </w:r>
      <w:r w:rsidR="00537DAA">
        <w:rPr>
          <w:rFonts w:ascii="Garamond" w:hAnsi="Garamond"/>
        </w:rPr>
        <w:t xml:space="preserve"> </w:t>
      </w:r>
      <w:del w:id="943" w:author="Lauren Harrison" w:date="2020-08-07T12:06:00Z">
        <w:r w:rsidR="00537DAA" w:rsidDel="00265141">
          <w:rPr>
            <w:rFonts w:ascii="Garamond" w:hAnsi="Garamond"/>
          </w:rPr>
          <w:delText xml:space="preserve">wild </w:delText>
        </w:r>
      </w:del>
      <w:r w:rsidR="00537DAA">
        <w:rPr>
          <w:rFonts w:ascii="Garamond" w:hAnsi="Garamond"/>
        </w:rPr>
        <w:t xml:space="preserve">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proofErr w:type="spellStart"/>
      <w:ins w:id="944" w:author="Lauren Harrison" w:date="2020-08-07T15:24:00Z">
        <w:r w:rsidR="00A82207" w:rsidRPr="00BB3A1D">
          <w:rPr>
            <w:rFonts w:ascii="Garamond" w:hAnsi="Garamond"/>
            <w:noProof/>
          </w:rPr>
          <w:t>Sih</w:t>
        </w:r>
        <w:proofErr w:type="spellEnd"/>
        <w:r w:rsidR="00A82207" w:rsidRPr="00BB3A1D">
          <w:rPr>
            <w:rFonts w:ascii="Garamond" w:hAnsi="Garamond"/>
            <w:noProof/>
          </w:rPr>
          <w:t xml:space="preserve"> </w:t>
        </w:r>
        <w:r w:rsidR="00A82207" w:rsidRPr="00BB3A1D">
          <w:rPr>
            <w:rFonts w:ascii="Garamond" w:hAnsi="Garamond"/>
            <w:i/>
            <w:noProof/>
          </w:rPr>
          <w:t>et al.</w:t>
        </w:r>
        <w:r w:rsidR="00A82207" w:rsidRPr="00BB3A1D">
          <w:rPr>
            <w:rFonts w:ascii="Garamond" w:hAnsi="Garamond"/>
            <w:noProof/>
          </w:rPr>
          <w:t xml:space="preserve"> 2004; Réale </w:t>
        </w:r>
        <w:r w:rsidR="00A82207" w:rsidRPr="00BB3A1D">
          <w:rPr>
            <w:rFonts w:ascii="Garamond" w:hAnsi="Garamond"/>
            <w:i/>
            <w:noProof/>
          </w:rPr>
          <w:t>et al.</w:t>
        </w:r>
        <w:r w:rsidR="00A82207" w:rsidRPr="00BB3A1D">
          <w:rPr>
            <w:rFonts w:ascii="Garamond" w:hAnsi="Garamond"/>
            <w:noProof/>
          </w:rPr>
          <w:t xml:space="preserve"> 2007</w:t>
        </w:r>
      </w:ins>
      <w:del w:id="945" w:author="Lauren Harrison" w:date="2020-08-07T15:24:00Z">
        <w:r w:rsidR="006F48F9" w:rsidRPr="00814634" w:rsidDel="00A82207">
          <w:rPr>
            <w:rFonts w:ascii="Garamond" w:hAnsi="Garamond"/>
            <w:highlight w:val="yellow"/>
          </w:rPr>
          <w:delText>REF</w:delText>
        </w:r>
      </w:del>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ins w:id="946" w:author="Lauren Harrison" w:date="2020-08-07T15:19:00Z">
        <w:r w:rsidR="00A82207">
          <w:rPr>
            <w:rFonts w:ascii="Garamond" w:hAnsi="Garamond"/>
          </w:rPr>
          <w:t>Supplementary Table S?</w:t>
        </w:r>
      </w:ins>
      <w:commentRangeStart w:id="947"/>
      <w:del w:id="948" w:author="Lauren Harrison" w:date="2020-08-07T15:19:00Z">
        <w:r w:rsidR="000F05DC" w:rsidDel="00A82207">
          <w:rPr>
            <w:rFonts w:ascii="Garamond" w:hAnsi="Garamond"/>
          </w:rPr>
          <w:delText>Table 4</w:delText>
        </w:r>
      </w:del>
      <w:commentRangeEnd w:id="947"/>
      <w:r w:rsidR="008E1066">
        <w:rPr>
          <w:rStyle w:val="CommentReference"/>
        </w:rPr>
        <w:commentReference w:id="947"/>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w:t>
      </w:r>
      <w:commentRangeStart w:id="949"/>
      <w:del w:id="950" w:author="Lauren Harrison" w:date="2020-08-07T15:20:00Z">
        <w:r w:rsidR="002609FE" w:rsidDel="00A82207">
          <w:rPr>
            <w:rFonts w:ascii="Garamond" w:hAnsi="Garamond"/>
          </w:rPr>
          <w:delText xml:space="preserve">operational </w:delText>
        </w:r>
      </w:del>
      <w:r w:rsidR="00233674">
        <w:rPr>
          <w:rFonts w:ascii="Garamond" w:hAnsi="Garamond"/>
        </w:rPr>
        <w:t>behavioural</w:t>
      </w:r>
      <w:commentRangeEnd w:id="949"/>
      <w:r w:rsidR="00310A18">
        <w:rPr>
          <w:rStyle w:val="CommentReference"/>
        </w:rPr>
        <w:commentReference w:id="949"/>
      </w:r>
      <w:r w:rsidR="00233674">
        <w:rPr>
          <w:rFonts w:ascii="Garamond" w:hAnsi="Garamond"/>
        </w:rPr>
        <w:t xml:space="preserve">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w:t>
      </w:r>
      <w:ins w:id="951" w:author="Lauren Harrison" w:date="2020-08-07T12:05:00Z">
        <w:r w:rsidR="00FF3341">
          <w:rPr>
            <w:rFonts w:ascii="Garamond" w:hAnsi="Garamond"/>
          </w:rPr>
          <w:t>n</w:t>
        </w:r>
      </w:ins>
      <w:r w:rsidR="002609FE">
        <w:rPr>
          <w:rFonts w:ascii="Garamond" w:hAnsi="Garamond"/>
        </w:rPr>
        <w:t xml:space="preserve">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del w:id="952" w:author="Lauren Harrison" w:date="2020-08-07T12:11:00Z">
        <w:r w:rsidR="002609FE" w:rsidDel="00265141">
          <w:rPr>
            <w:rFonts w:ascii="Garamond" w:hAnsi="Garamond"/>
          </w:rPr>
          <w:delText xml:space="preserve"> </w:delText>
        </w:r>
      </w:del>
      <w:commentRangeStart w:id="953"/>
      <w:commentRangeStart w:id="954"/>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953"/>
      <w:r w:rsidR="002609FE">
        <w:rPr>
          <w:rStyle w:val="CommentReference"/>
        </w:rPr>
        <w:commentReference w:id="953"/>
      </w:r>
      <w:commentRangeEnd w:id="954"/>
      <w:r w:rsidR="00310A18">
        <w:rPr>
          <w:rStyle w:val="CommentReference"/>
        </w:rPr>
        <w:commentReference w:id="954"/>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12D3BADF"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w:t>
      </w:r>
      <w:ins w:id="955" w:author="Lauren Harrison" w:date="2020-08-08T15:12:00Z">
        <w:r w:rsidR="003537AD">
          <w:rPr>
            <w:rFonts w:ascii="Garamond" w:hAnsi="Garamond"/>
          </w:rPr>
          <w:t>M</w:t>
        </w:r>
      </w:ins>
      <w:r>
        <w:rPr>
          <w:rFonts w:ascii="Garamond" w:hAnsi="Garamond"/>
        </w:rPr>
        <w:t xml:space="preserve">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del w:id="956" w:author="Lauren Harrison" w:date="2020-08-07T14:49:00Z">
        <w:r w:rsidR="001A473E" w:rsidDel="003E0798">
          <w:rPr>
            <w:rFonts w:ascii="Garamond" w:hAnsi="Garamond"/>
          </w:rPr>
          <w:delText xml:space="preserve">operational </w:delText>
        </w:r>
      </w:del>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957"/>
      <w:r>
        <w:rPr>
          <w:rFonts w:ascii="Garamond" w:hAnsi="Garamond"/>
        </w:rPr>
        <w:t>greater opportunities to control for sources of non-independence</w:t>
      </w:r>
      <w:commentRangeEnd w:id="957"/>
      <w:r w:rsidR="003F4985">
        <w:rPr>
          <w:rStyle w:val="CommentReference"/>
        </w:rPr>
        <w:commentReference w:id="957"/>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w:t>
      </w:r>
      <w:ins w:id="958" w:author="Lauren Harrison" w:date="2020-08-07T16:03:00Z">
        <w:r w:rsidR="00976782">
          <w:rPr>
            <w:rFonts w:ascii="Garamond" w:hAnsi="Garamond"/>
          </w:rPr>
          <w:t xml:space="preserve"> </w:t>
        </w:r>
      </w:ins>
      <w:del w:id="959" w:author="Lauren Harrison" w:date="2020-08-07T16:03:00Z">
        <w:r w:rsidRPr="00407717" w:rsidDel="00976782">
          <w:rPr>
            <w:rFonts w:ascii="Garamond" w:hAnsi="Garamond"/>
          </w:rPr>
          <w:delText xml:space="preserve"> </w:delText>
        </w:r>
      </w:del>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976782">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2018)","manualFormatting":"(see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960"/>
      <w:del w:id="961" w:author="Lauren Harrison" w:date="2020-08-07T15:42:00Z">
        <w:r w:rsidDel="006970B7">
          <w:rPr>
            <w:rFonts w:ascii="Garamond" w:hAnsi="Garamond"/>
          </w:rPr>
          <w:delText>Briefly,</w:delText>
        </w:r>
        <w:commentRangeEnd w:id="960"/>
        <w:r w:rsidR="00526290" w:rsidDel="006970B7">
          <w:rPr>
            <w:rStyle w:val="CommentReference"/>
          </w:rPr>
          <w:commentReference w:id="960"/>
        </w:r>
        <w:r w:rsidDel="006970B7">
          <w:rPr>
            <w:rFonts w:ascii="Garamond" w:hAnsi="Garamond"/>
          </w:rPr>
          <w:delText xml:space="preserve"> w</w:delText>
        </w:r>
      </w:del>
      <w:ins w:id="962" w:author="Lauren Harrison" w:date="2020-08-07T15:42:00Z">
        <w:r w:rsidR="006970B7">
          <w:rPr>
            <w:rFonts w:ascii="Garamond" w:hAnsi="Garamond"/>
          </w:rPr>
          <w:t>W</w:t>
        </w:r>
      </w:ins>
      <w:r>
        <w:rPr>
          <w:rFonts w:ascii="Garamond" w:hAnsi="Garamond"/>
        </w:rPr>
        <w:t xml:space="preserve">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w:t>
      </w:r>
      <w:ins w:id="963" w:author="Lauren Harrison" w:date="2020-08-09T13:51:00Z">
        <w:r w:rsidR="00DD1FC1">
          <w:rPr>
            <w:rFonts w:ascii="Garamond" w:hAnsi="Garamond"/>
          </w:rPr>
          <w:t xml:space="preserve">, or </w:t>
        </w:r>
      </w:ins>
      <w:del w:id="964" w:author="Lauren Harrison" w:date="2020-08-09T13:51:00Z">
        <w:r w:rsidDel="00DD1FC1">
          <w:rPr>
            <w:rFonts w:ascii="Garamond" w:hAnsi="Garamond"/>
          </w:rPr>
          <w:delText xml:space="preserve"> </w:delText>
        </w:r>
      </w:del>
      <w:commentRangeStart w:id="965"/>
      <w:r>
        <w:rPr>
          <w:rFonts w:ascii="Garamond" w:hAnsi="Garamond"/>
        </w:rPr>
        <w:t>where individuals were neutered</w:t>
      </w:r>
      <w:commentRangeEnd w:id="965"/>
      <w:r w:rsidR="00526290">
        <w:rPr>
          <w:rStyle w:val="CommentReference"/>
        </w:rPr>
        <w:commentReference w:id="965"/>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w:t>
      </w:r>
      <w:r>
        <w:rPr>
          <w:rFonts w:ascii="Garamond" w:hAnsi="Garamond"/>
        </w:rPr>
        <w:lastRenderedPageBreak/>
        <w:t xml:space="preserve">4) </w:t>
      </w:r>
      <w:commentRangeStart w:id="966"/>
      <w:commentRangeStart w:id="967"/>
      <w:r>
        <w:rPr>
          <w:rFonts w:ascii="Garamond" w:hAnsi="Garamond"/>
        </w:rPr>
        <w:t>data were unsuitable</w:t>
      </w:r>
      <w:r w:rsidR="007E35EB">
        <w:rPr>
          <w:rFonts w:ascii="Garamond" w:hAnsi="Garamond"/>
        </w:rPr>
        <w:t>/</w:t>
      </w:r>
      <w:r>
        <w:rPr>
          <w:rFonts w:ascii="Garamond" w:hAnsi="Garamond"/>
        </w:rPr>
        <w:t>missing</w:t>
      </w:r>
      <w:ins w:id="968" w:author="Lauren Harrison" w:date="2020-08-07T15:47:00Z">
        <w:r w:rsidR="00D47986">
          <w:rPr>
            <w:rFonts w:ascii="Garamond" w:hAnsi="Garamond"/>
          </w:rPr>
          <w:t xml:space="preserve"> (i.e. </w:t>
        </w:r>
      </w:ins>
      <w:ins w:id="969" w:author="Lauren Harrison" w:date="2020-08-07T15:49:00Z">
        <w:r w:rsidR="00D80FDD">
          <w:rPr>
            <w:rFonts w:ascii="Garamond" w:hAnsi="Garamond"/>
          </w:rPr>
          <w:t>raw data</w:t>
        </w:r>
      </w:ins>
      <w:ins w:id="970" w:author="Lauren Harrison" w:date="2020-08-07T15:50:00Z">
        <w:r w:rsidR="00D80FDD">
          <w:rPr>
            <w:rFonts w:ascii="Garamond" w:hAnsi="Garamond"/>
          </w:rPr>
          <w:t xml:space="preserve"> was missing, </w:t>
        </w:r>
      </w:ins>
      <w:ins w:id="971" w:author="Lauren Harrison" w:date="2020-08-07T15:47:00Z">
        <w:r w:rsidR="00D47986">
          <w:rPr>
            <w:rFonts w:ascii="Garamond" w:hAnsi="Garamond"/>
          </w:rPr>
          <w:t xml:space="preserve">missing sample sizes, sampling error type </w:t>
        </w:r>
      </w:ins>
      <w:ins w:id="972" w:author="Lauren Harrison" w:date="2020-08-07T15:48:00Z">
        <w:r w:rsidR="00D47986">
          <w:rPr>
            <w:rFonts w:ascii="Garamond" w:hAnsi="Garamond"/>
          </w:rPr>
          <w:t xml:space="preserve">was not reported, or mean of one sex </w:t>
        </w:r>
      </w:ins>
      <w:ins w:id="973" w:author="Lauren Harrison" w:date="2020-08-07T17:00:00Z">
        <w:r w:rsidR="00937245">
          <w:rPr>
            <w:rFonts w:ascii="Garamond" w:hAnsi="Garamond"/>
          </w:rPr>
          <w:t>was</w:t>
        </w:r>
      </w:ins>
      <w:ins w:id="974" w:author="Lauren Harrison" w:date="2020-08-07T15:48:00Z">
        <w:r w:rsidR="00D47986">
          <w:rPr>
            <w:rFonts w:ascii="Garamond" w:hAnsi="Garamond"/>
          </w:rPr>
          <w:t xml:space="preserve"> zero leading to </w:t>
        </w:r>
      </w:ins>
      <w:ins w:id="975" w:author="Lauren Harrison" w:date="2020-08-07T16:54:00Z">
        <w:r w:rsidR="00AF05A9">
          <w:rPr>
            <w:rFonts w:ascii="Garamond" w:hAnsi="Garamond"/>
          </w:rPr>
          <w:t>effect size calculation</w:t>
        </w:r>
      </w:ins>
      <w:ins w:id="976" w:author="Lauren Harrison" w:date="2020-08-07T15:48:00Z">
        <w:r w:rsidR="00D47986">
          <w:rPr>
            <w:rFonts w:ascii="Garamond" w:hAnsi="Garamond"/>
          </w:rPr>
          <w:t xml:space="preserve"> issues</w:t>
        </w:r>
      </w:ins>
      <w:ins w:id="977" w:author="Lauren Harrison" w:date="2020-08-07T15:47:00Z">
        <w:r w:rsidR="00D47986">
          <w:rPr>
            <w:rFonts w:ascii="Garamond" w:hAnsi="Garamond"/>
          </w:rPr>
          <w:t>)</w:t>
        </w:r>
      </w:ins>
      <w:r>
        <w:rPr>
          <w:rFonts w:ascii="Garamond" w:hAnsi="Garamond"/>
        </w:rPr>
        <w:t xml:space="preserve"> </w:t>
      </w:r>
      <w:commentRangeEnd w:id="966"/>
      <w:r w:rsidR="007E35EB">
        <w:rPr>
          <w:rStyle w:val="CommentReference"/>
        </w:rPr>
        <w:commentReference w:id="966"/>
      </w:r>
      <w:commentRangeEnd w:id="967"/>
      <w:r w:rsidR="00E4513D">
        <w:rPr>
          <w:rStyle w:val="CommentReference"/>
        </w:rPr>
        <w:commentReference w:id="967"/>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3</w:t>
      </w:r>
      <w:ins w:id="978" w:author="Lauren Harrison" w:date="2020-08-07T15:48:00Z">
        <w:r w:rsidR="00D47986">
          <w:rPr>
            <w:rFonts w:ascii="Garamond" w:hAnsi="Garamond"/>
          </w:rPr>
          <w:t xml:space="preserve"> and </w:t>
        </w:r>
      </w:ins>
      <w:ins w:id="979" w:author="Lauren Harrison" w:date="2020-08-07T15:49:00Z">
        <w:r w:rsidR="00D47986">
          <w:rPr>
            <w:rFonts w:ascii="Garamond" w:hAnsi="Garamond"/>
          </w:rPr>
          <w:t>Supplementary Material</w:t>
        </w:r>
      </w:ins>
      <w:r>
        <w:rPr>
          <w:rFonts w:ascii="Garamond" w:hAnsi="Garamond"/>
        </w:rPr>
        <w:t xml:space="preserve">).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proofErr w:type="spellStart"/>
      <w:r w:rsidR="00F37091" w:rsidRPr="00F37091">
        <w:rPr>
          <w:rFonts w:ascii="Garamond" w:hAnsi="Garamond"/>
        </w:rPr>
        <w:t>Sih</w:t>
      </w:r>
      <w:proofErr w:type="spellEnd"/>
      <w:r w:rsidR="00F37091" w:rsidRPr="00F37091">
        <w:rPr>
          <w:rFonts w:ascii="Garamond" w:hAnsi="Garamond"/>
        </w:rPr>
        <w:t xml:space="preserve">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273653D4"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used the R package </w:t>
      </w:r>
      <w:proofErr w:type="spellStart"/>
      <w:r w:rsidRPr="005E13DD">
        <w:rPr>
          <w:rFonts w:ascii="Garamond" w:hAnsi="Garamond"/>
          <w:i/>
          <w:iCs/>
        </w:rPr>
        <w:t>metaDigitise</w:t>
      </w:r>
      <w:proofErr w:type="spellEnd"/>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in the original article is provided in</w:t>
      </w:r>
      <w:ins w:id="980" w:author="Lauren Harrison" w:date="2020-08-08T13:51:00Z">
        <w:r w:rsidR="00B9533C">
          <w:rPr>
            <w:rFonts w:ascii="Garamond" w:hAnsi="Garamond"/>
          </w:rPr>
          <w:t xml:space="preserve"> our raw data </w:t>
        </w:r>
      </w:ins>
      <w:ins w:id="981" w:author="Lauren Harrison" w:date="2020-08-08T13:52:00Z">
        <w:r w:rsidR="00B9533C">
          <w:rPr>
            <w:rFonts w:ascii="Garamond" w:hAnsi="Garamond"/>
          </w:rPr>
          <w:t xml:space="preserve">(see </w:t>
        </w:r>
      </w:ins>
      <w:ins w:id="982" w:author="Lauren Harrison" w:date="2020-08-08T13:51:00Z">
        <w:r w:rsidR="00B9533C">
          <w:rPr>
            <w:rFonts w:ascii="Garamond" w:hAnsi="Garamond"/>
          </w:rPr>
          <w:t>Supplementary Material</w:t>
        </w:r>
      </w:ins>
      <w:ins w:id="983" w:author="Lauren Harrison" w:date="2020-08-08T13:52:00Z">
        <w:r w:rsidR="00B9533C">
          <w:rPr>
            <w:rFonts w:ascii="Garamond" w:hAnsi="Garamond"/>
          </w:rPr>
          <w:t>)</w:t>
        </w:r>
      </w:ins>
      <w:ins w:id="984" w:author="Lauren Harrison" w:date="2020-08-08T13:51:00Z">
        <w:r w:rsidR="00B9533C">
          <w:rPr>
            <w:rFonts w:ascii="Garamond" w:hAnsi="Garamond"/>
          </w:rPr>
          <w:t>.</w:t>
        </w:r>
      </w:ins>
      <w:r w:rsidR="005F0106">
        <w:rPr>
          <w:rFonts w:ascii="Garamond" w:hAnsi="Garamond"/>
        </w:rPr>
        <w:t xml:space="preserve"> </w:t>
      </w:r>
      <w:del w:id="985" w:author="Lauren Harrison" w:date="2020-08-08T13:51:00Z">
        <w:r w:rsidR="005F0106" w:rsidRPr="00814634" w:rsidDel="00B9533C">
          <w:rPr>
            <w:rFonts w:ascii="Garamond" w:hAnsi="Garamond"/>
            <w:highlight w:val="yellow"/>
          </w:rPr>
          <w:delText>XXXXX</w:delText>
        </w:r>
        <w:r w:rsidR="005F0106" w:rsidDel="00B9533C">
          <w:rPr>
            <w:rFonts w:ascii="Garamond" w:hAnsi="Garamond"/>
            <w:highlight w:val="yellow"/>
          </w:rPr>
          <w:delText>.</w:delText>
        </w:r>
      </w:del>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value of personality traits </w:t>
      </w:r>
      <w:r>
        <w:rPr>
          <w:rFonts w:ascii="Garamond" w:hAnsi="Garamond"/>
        </w:rPr>
        <w:t xml:space="preserve">we calculated </w:t>
      </w:r>
      <w:commentRangeStart w:id="986"/>
      <w:r>
        <w:rPr>
          <w:rFonts w:ascii="Garamond" w:hAnsi="Garamond"/>
        </w:rPr>
        <w:t xml:space="preserve">Hedges’ </w:t>
      </w:r>
      <w:r w:rsidRPr="008F7F1B">
        <w:rPr>
          <w:rFonts w:ascii="Garamond" w:hAnsi="Garamond"/>
          <w:i/>
        </w:rPr>
        <w:t>g</w:t>
      </w:r>
      <w:r>
        <w:rPr>
          <w:rFonts w:ascii="Garamond" w:hAnsi="Garamond"/>
        </w:rPr>
        <w:t xml:space="preserve"> (</w:t>
      </w:r>
      <w:commentRangeEnd w:id="986"/>
      <w:r w:rsidR="00210080">
        <w:rPr>
          <w:rStyle w:val="CommentReference"/>
        </w:rPr>
        <w:commentReference w:id="986"/>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547C2574" w14:textId="40725C66" w:rsidR="00D644AD" w:rsidRDefault="00D644AD">
      <w:pPr>
        <w:contextualSpacing/>
        <w:jc w:val="center"/>
        <w:rPr>
          <w:ins w:id="987" w:author="Lauren Harrison" w:date="2020-08-08T11:30:00Z"/>
          <w:rFonts w:ascii="Garamond" w:eastAsiaTheme="minorEastAsia" w:hAnsi="Garamond"/>
          <w:sz w:val="20"/>
          <w:szCs w:val="20"/>
        </w:rPr>
        <w:pPrChange w:id="988" w:author="Lauren Harrison" w:date="2020-08-08T11:30:00Z">
          <w:pPr>
            <w:contextualSpacing/>
            <w:jc w:val="right"/>
          </w:pPr>
        </w:pPrChange>
      </w:pPr>
      <m:oMath>
        <m:r>
          <w:ins w:id="989" w:author="Lauren Harrison" w:date="2020-08-08T11:51:00Z">
            <w:rPr>
              <w:rFonts w:ascii="Cambria Math" w:hAnsi="Cambria Math"/>
              <w:sz w:val="20"/>
              <w:szCs w:val="20"/>
            </w:rPr>
            <m:t>d</m:t>
          </w:ins>
        </m:r>
        <m:r>
          <w:del w:id="990" w:author="Lauren Harrison" w:date="2020-08-08T11:51:00Z">
            <w:rPr>
              <w:rFonts w:ascii="Cambria Math" w:hAnsi="Cambria Math"/>
              <w:sz w:val="20"/>
              <w:szCs w:val="20"/>
            </w:rPr>
            <m:t>g</m:t>
          </w:del>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005C69F2" w:rsidRPr="006E283D">
        <w:rPr>
          <w:rFonts w:ascii="Garamond" w:eastAsiaTheme="minorEastAsia" w:hAnsi="Garamond"/>
          <w:sz w:val="20"/>
          <w:szCs w:val="20"/>
        </w:rPr>
        <w:t xml:space="preserve"> ,</w:t>
      </w:r>
    </w:p>
    <w:p w14:paraId="72B30CE6" w14:textId="5794E609" w:rsidR="00D644AD" w:rsidRPr="006C2D94" w:rsidRDefault="006C2D94" w:rsidP="00D644AD">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226AB704" w14:textId="08737121" w:rsidR="005C69F2" w:rsidRPr="006C2D94" w:rsidRDefault="00A76057">
      <w:pPr>
        <w:contextualSpacing/>
        <w:jc w:val="center"/>
        <w:rPr>
          <w:rFonts w:ascii="Garamond" w:eastAsiaTheme="minorEastAsia" w:hAnsi="Garamond"/>
          <w:sz w:val="20"/>
          <w:szCs w:val="20"/>
        </w:rPr>
        <w:pPrChange w:id="991" w:author="Lauren Harrison" w:date="2020-08-08T11:57:00Z">
          <w:pPr>
            <w:contextualSpacing/>
          </w:pPr>
        </w:pPrChange>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ins w:id="992" w:author="Lauren Harrison" w:date="2020-08-08T11:57:00Z">
        <w:r w:rsidR="00065389">
          <w:rPr>
            <w:rFonts w:ascii="Garamond" w:eastAsiaTheme="minorEastAsia" w:hAnsi="Garamond"/>
            <w:sz w:val="20"/>
            <w:szCs w:val="20"/>
          </w:rPr>
          <w:t xml:space="preserve"> ,</w:t>
        </w:r>
      </w:ins>
    </w:p>
    <w:p w14:paraId="63D2ED68" w14:textId="5745D201" w:rsidR="006C2D94" w:rsidRDefault="006C2D94" w:rsidP="00814634">
      <w:pPr>
        <w:contextualSpacing/>
        <w:jc w:val="right"/>
        <w:rPr>
          <w:ins w:id="993" w:author="Lauren Harrison" w:date="2020-08-08T11:50:00Z"/>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2C966015" w14:textId="7ACC330E" w:rsidR="00D644AD" w:rsidRDefault="00D644AD" w:rsidP="00814634">
      <w:pPr>
        <w:contextualSpacing/>
        <w:jc w:val="right"/>
        <w:rPr>
          <w:ins w:id="994" w:author="Lauren Harrison" w:date="2020-08-08T11:50:00Z"/>
          <w:rFonts w:ascii="Garamond" w:hAnsi="Garamond"/>
          <w:i/>
          <w:sz w:val="20"/>
          <w:szCs w:val="20"/>
        </w:rPr>
      </w:pPr>
    </w:p>
    <w:p w14:paraId="06CF8DA3" w14:textId="5217DA33" w:rsidR="00D644AD" w:rsidRPr="0041778C" w:rsidRDefault="00D644AD" w:rsidP="00D644AD">
      <w:pPr>
        <w:contextualSpacing/>
        <w:jc w:val="center"/>
        <w:rPr>
          <w:ins w:id="995" w:author="Lauren Harrison" w:date="2020-08-08T12:16:00Z"/>
          <w:rFonts w:ascii="Garamond" w:eastAsiaTheme="minorEastAsia" w:hAnsi="Garamond"/>
          <w:i/>
          <w:sz w:val="20"/>
          <w:szCs w:val="20"/>
        </w:rPr>
      </w:pPr>
      <m:oMathPara>
        <m:oMath>
          <m:r>
            <w:ins w:id="996" w:author="Lauren Harrison" w:date="2020-08-08T11:50:00Z">
              <w:rPr>
                <w:rFonts w:ascii="Cambria Math" w:hAnsi="Cambria Math"/>
                <w:sz w:val="20"/>
                <w:szCs w:val="20"/>
              </w:rPr>
              <m:t xml:space="preserve">J=1- </m:t>
            </w:ins>
          </m:r>
          <m:f>
            <m:fPr>
              <m:ctrlPr>
                <w:ins w:id="997" w:author="Lauren Harrison" w:date="2020-08-08T11:50:00Z">
                  <w:rPr>
                    <w:rFonts w:ascii="Cambria Math" w:hAnsi="Cambria Math"/>
                    <w:i/>
                    <w:sz w:val="20"/>
                    <w:szCs w:val="20"/>
                  </w:rPr>
                </w:ins>
              </m:ctrlPr>
            </m:fPr>
            <m:num>
              <m:r>
                <w:ins w:id="998" w:author="Lauren Harrison" w:date="2020-08-08T11:50:00Z">
                  <w:rPr>
                    <w:rFonts w:ascii="Cambria Math" w:hAnsi="Cambria Math"/>
                    <w:sz w:val="20"/>
                    <w:szCs w:val="20"/>
                  </w:rPr>
                  <m:t>3</m:t>
                </w:ins>
              </m:r>
            </m:num>
            <m:den>
              <m:r>
                <w:ins w:id="999" w:author="Lauren Harrison" w:date="2020-08-08T11:50:00Z">
                  <w:rPr>
                    <w:rFonts w:ascii="Cambria Math" w:hAnsi="Cambria Math"/>
                    <w:sz w:val="20"/>
                    <w:szCs w:val="20"/>
                  </w:rPr>
                  <m:t>4</m:t>
                </w:ins>
              </m:r>
              <m:d>
                <m:dPr>
                  <m:ctrlPr>
                    <w:ins w:id="1000" w:author="Lauren Harrison" w:date="2020-08-08T11:51:00Z">
                      <w:rPr>
                        <w:rFonts w:ascii="Cambria Math" w:hAnsi="Cambria Math"/>
                        <w:i/>
                        <w:sz w:val="20"/>
                        <w:szCs w:val="20"/>
                      </w:rPr>
                    </w:ins>
                  </m:ctrlPr>
                </m:dPr>
                <m:e>
                  <m:sSub>
                    <m:sSubPr>
                      <m:ctrlPr>
                        <w:ins w:id="1001" w:author="Lauren Harrison" w:date="2020-08-08T11:51:00Z">
                          <w:rPr>
                            <w:rFonts w:ascii="Cambria Math" w:hAnsi="Cambria Math"/>
                            <w:i/>
                            <w:sz w:val="20"/>
                            <w:szCs w:val="20"/>
                          </w:rPr>
                        </w:ins>
                      </m:ctrlPr>
                    </m:sSubPr>
                    <m:e>
                      <m:r>
                        <w:ins w:id="1002" w:author="Lauren Harrison" w:date="2020-08-08T11:55:00Z">
                          <w:rPr>
                            <w:rFonts w:ascii="Cambria Math" w:hAnsi="Cambria Math"/>
                            <w:sz w:val="20"/>
                            <w:szCs w:val="20"/>
                          </w:rPr>
                          <m:t>N</m:t>
                        </w:ins>
                      </m:r>
                    </m:e>
                    <m:sub>
                      <m:r>
                        <w:ins w:id="1003" w:author="Lauren Harrison" w:date="2020-08-08T11:55:00Z">
                          <w:rPr>
                            <w:rFonts w:ascii="Cambria Math" w:hAnsi="Cambria Math"/>
                            <w:sz w:val="20"/>
                            <w:szCs w:val="20"/>
                          </w:rPr>
                          <m:t>M</m:t>
                        </w:ins>
                      </m:r>
                    </m:sub>
                  </m:sSub>
                  <m:r>
                    <w:ins w:id="1004" w:author="Lauren Harrison" w:date="2020-08-08T11:51:00Z">
                      <w:rPr>
                        <w:rFonts w:ascii="Cambria Math" w:hAnsi="Cambria Math"/>
                        <w:sz w:val="20"/>
                        <w:szCs w:val="20"/>
                      </w:rPr>
                      <m:t xml:space="preserve">+ </m:t>
                    </w:ins>
                  </m:r>
                  <m:sSub>
                    <m:sSubPr>
                      <m:ctrlPr>
                        <w:ins w:id="1005" w:author="Lauren Harrison" w:date="2020-08-08T11:51:00Z">
                          <w:rPr>
                            <w:rFonts w:ascii="Cambria Math" w:hAnsi="Cambria Math"/>
                            <w:i/>
                            <w:sz w:val="20"/>
                            <w:szCs w:val="20"/>
                          </w:rPr>
                        </w:ins>
                      </m:ctrlPr>
                    </m:sSubPr>
                    <m:e>
                      <m:r>
                        <w:ins w:id="1006" w:author="Lauren Harrison" w:date="2020-08-08T11:55:00Z">
                          <w:rPr>
                            <w:rFonts w:ascii="Cambria Math" w:hAnsi="Cambria Math"/>
                            <w:sz w:val="20"/>
                            <w:szCs w:val="20"/>
                          </w:rPr>
                          <m:t>N</m:t>
                        </w:ins>
                      </m:r>
                    </m:e>
                    <m:sub>
                      <m:r>
                        <w:ins w:id="1007" w:author="Lauren Harrison" w:date="2020-08-08T11:55:00Z">
                          <w:rPr>
                            <w:rFonts w:ascii="Cambria Math" w:hAnsi="Cambria Math"/>
                            <w:sz w:val="20"/>
                            <w:szCs w:val="20"/>
                          </w:rPr>
                          <m:t>F</m:t>
                        </w:ins>
                      </m:r>
                    </m:sub>
                  </m:sSub>
                  <m:r>
                    <w:ins w:id="1008" w:author="Lauren Harrison" w:date="2020-08-08T11:51:00Z">
                      <w:rPr>
                        <w:rFonts w:ascii="Cambria Math" w:hAnsi="Cambria Math"/>
                        <w:sz w:val="20"/>
                        <w:szCs w:val="20"/>
                      </w:rPr>
                      <m:t>-2</m:t>
                    </w:ins>
                  </m:r>
                </m:e>
              </m:d>
              <m:r>
                <w:ins w:id="1009" w:author="Lauren Harrison" w:date="2020-08-08T11:51:00Z">
                  <w:rPr>
                    <w:rFonts w:ascii="Cambria Math" w:hAnsi="Cambria Math"/>
                    <w:sz w:val="20"/>
                    <w:szCs w:val="20"/>
                  </w:rPr>
                  <m:t>-1</m:t>
                </w:ins>
              </m:r>
              <w:commentRangeStart w:id="1010"/>
              <w:commentRangeEnd w:id="1010"/>
              <m:r>
                <w:ins w:id="1011" w:author="Lauren Harrison" w:date="2020-08-08T11:53:00Z">
                  <m:rPr>
                    <m:sty m:val="p"/>
                  </m:rPr>
                  <w:rPr>
                    <w:rStyle w:val="CommentReference"/>
                    <w:sz w:val="20"/>
                    <w:szCs w:val="20"/>
                    <w:rPrChange w:id="1012" w:author="Lauren Harrison" w:date="2020-08-08T12:30:00Z">
                      <w:rPr>
                        <w:rStyle w:val="CommentReference"/>
                      </w:rPr>
                    </w:rPrChange>
                  </w:rPr>
                  <w:commentReference w:id="1010"/>
                </w:ins>
              </m:r>
            </m:den>
          </m:f>
        </m:oMath>
      </m:oMathPara>
    </w:p>
    <w:p w14:paraId="781AB53C" w14:textId="12C5FE09" w:rsidR="00B1331E" w:rsidRPr="006C2D94" w:rsidRDefault="00B1331E" w:rsidP="00B1331E">
      <w:pPr>
        <w:contextualSpacing/>
        <w:jc w:val="right"/>
        <w:rPr>
          <w:rFonts w:ascii="Garamond" w:hAnsi="Garamond"/>
          <w:i/>
          <w:sz w:val="20"/>
          <w:szCs w:val="20"/>
        </w:rPr>
      </w:pPr>
      <w:ins w:id="1013" w:author="Lauren Harrison" w:date="2020-08-08T12:16:00Z">
        <w:r>
          <w:rPr>
            <w:rFonts w:ascii="Garamond" w:hAnsi="Garamond"/>
            <w:i/>
            <w:sz w:val="20"/>
            <w:szCs w:val="20"/>
          </w:rPr>
          <w:t>Eq. 3</w:t>
        </w:r>
      </w:ins>
    </w:p>
    <w:p w14:paraId="42B67648" w14:textId="582558BF"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w:t>
      </w:r>
      <w:ins w:id="1014" w:author="Lauren Harrison" w:date="2020-08-08T12:26:00Z">
        <w:r w:rsidR="003D678B">
          <w:rPr>
            <w:rFonts w:ascii="Garamond" w:eastAsiaTheme="minorEastAsia" w:hAnsi="Garamond"/>
          </w:rPr>
          <w:t xml:space="preserve"> Hedges’ </w:t>
        </w:r>
      </w:ins>
      <w:ins w:id="1015" w:author="Lauren Harrison" w:date="2020-08-08T12:27:00Z">
        <w:r w:rsidR="003D678B">
          <w:rPr>
            <w:rFonts w:ascii="Garamond" w:eastAsiaTheme="minorEastAsia" w:hAnsi="Garamond"/>
            <w:i/>
          </w:rPr>
          <w:t xml:space="preserve">d </w:t>
        </w:r>
        <w:r w:rsidR="003D678B">
          <w:rPr>
            <w:rFonts w:ascii="Garamond" w:eastAsiaTheme="minorEastAsia" w:hAnsi="Garamond"/>
          </w:rPr>
          <w:t xml:space="preserve">is corrected by multiplying by the correction factor </w:t>
        </w:r>
        <w:r w:rsidR="003D678B">
          <w:rPr>
            <w:rFonts w:ascii="Garamond" w:eastAsiaTheme="minorEastAsia" w:hAnsi="Garamond"/>
            <w:i/>
          </w:rPr>
          <w:t>J</w:t>
        </w:r>
        <w:r w:rsidR="003D678B">
          <w:rPr>
            <w:rFonts w:ascii="Garamond" w:eastAsiaTheme="minorEastAsia" w:hAnsi="Garamond"/>
          </w:rPr>
          <w:t xml:space="preserve"> to</w:t>
        </w:r>
      </w:ins>
      <w:ins w:id="1016" w:author="Lauren Harrison" w:date="2020-08-08T12:28:00Z">
        <w:r w:rsidR="003D678B">
          <w:rPr>
            <w:rFonts w:ascii="Garamond" w:eastAsiaTheme="minorEastAsia" w:hAnsi="Garamond"/>
          </w:rPr>
          <w:t xml:space="preserve"> obtain </w:t>
        </w:r>
        <w:r w:rsidR="003D678B">
          <w:rPr>
            <w:rFonts w:ascii="Garamond" w:eastAsiaTheme="minorEastAsia" w:hAnsi="Garamond"/>
            <w:i/>
          </w:rPr>
          <w:t>g</w:t>
        </w:r>
      </w:ins>
      <w:ins w:id="1017" w:author="Lauren Harrison" w:date="2020-08-08T12:29:00Z">
        <w:r w:rsidR="003D678B">
          <w:rPr>
            <w:rFonts w:ascii="Garamond" w:eastAsiaTheme="minorEastAsia" w:hAnsi="Garamond"/>
          </w:rPr>
          <w:t>.</w:t>
        </w:r>
      </w:ins>
      <w:del w:id="1018" w:author="Lauren Harrison" w:date="2020-08-08T12:29:00Z">
        <w:r w:rsidDel="003D678B">
          <w:rPr>
            <w:rFonts w:ascii="Garamond" w:eastAsiaTheme="minorEastAsia" w:hAnsi="Garamond"/>
          </w:rPr>
          <w:delText xml:space="preserve"> </w:delText>
        </w:r>
      </w:del>
      <w:ins w:id="1019" w:author="Lauren Harrison" w:date="2020-08-08T12:29:00Z">
        <w:r w:rsidR="003D678B">
          <w:rPr>
            <w:rFonts w:ascii="Garamond" w:eastAsiaTheme="minorEastAsia" w:hAnsi="Garamond"/>
          </w:rPr>
          <w:t xml:space="preserve"> </w:t>
        </w:r>
      </w:ins>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sampling error variance of Hedges</w:t>
      </w:r>
      <w:ins w:id="1020" w:author="Lauren Harrison" w:date="2020-08-08T11:08:00Z">
        <w:r w:rsidR="00D644AD">
          <w:rPr>
            <w:rFonts w:ascii="Garamond" w:eastAsiaTheme="minorEastAsia" w:hAnsi="Garamond"/>
          </w:rPr>
          <w:t>’</w:t>
        </w:r>
      </w:ins>
      <w:r w:rsidR="00432690">
        <w:rPr>
          <w:rFonts w:ascii="Garamond" w:eastAsiaTheme="minorEastAsia" w:hAnsi="Garamond"/>
        </w:rPr>
        <w:t xml:space="preserve">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3DA4C2BD" w14:textId="29181F43" w:rsidR="00937245" w:rsidRPr="009F7C5C" w:rsidRDefault="00A76057" w:rsidP="00937245">
      <w:pPr>
        <w:contextualSpacing/>
        <w:jc w:val="center"/>
        <w:rPr>
          <w:ins w:id="1021" w:author="Lauren Harrison" w:date="2020-08-08T10:31:00Z"/>
          <w:rFonts w:ascii="Garamond" w:hAnsi="Garamond"/>
          <w:i/>
          <w:sz w:val="20"/>
          <w:szCs w:val="20"/>
        </w:rPr>
      </w:pPr>
      <m:oMathPara>
        <m:oMath>
          <m:sSub>
            <m:sSubPr>
              <m:ctrlPr>
                <w:ins w:id="1022" w:author="Lauren Harrison" w:date="2020-08-08T10:28:00Z">
                  <w:rPr>
                    <w:rFonts w:ascii="Cambria Math" w:eastAsiaTheme="minorEastAsia" w:hAnsi="Cambria Math"/>
                    <w:i/>
                    <w:sz w:val="20"/>
                    <w:szCs w:val="20"/>
                  </w:rPr>
                </w:ins>
              </m:ctrlPr>
            </m:sSubPr>
            <m:e>
              <m:r>
                <w:ins w:id="1023" w:author="Lauren Harrison" w:date="2020-08-08T10:28:00Z">
                  <w:rPr>
                    <w:rFonts w:ascii="Cambria Math" w:eastAsiaTheme="minorEastAsia" w:hAnsi="Cambria Math"/>
                    <w:sz w:val="20"/>
                    <w:szCs w:val="20"/>
                    <w:rPrChange w:id="1024" w:author="Lauren Harrison" w:date="2020-08-08T12:30:00Z">
                      <w:rPr>
                        <w:rFonts w:ascii="Cambria Math" w:eastAsiaTheme="minorEastAsia" w:hAnsi="Cambria Math"/>
                      </w:rPr>
                    </w:rPrChange>
                  </w:rPr>
                  <m:t>V</m:t>
                </w:ins>
              </m:r>
            </m:e>
            <m:sub>
              <m:r>
                <w:ins w:id="1025" w:author="Lauren Harrison" w:date="2020-08-08T11:57:00Z">
                  <w:rPr>
                    <w:rFonts w:ascii="Cambria Math" w:eastAsiaTheme="minorEastAsia" w:hAnsi="Cambria Math"/>
                    <w:sz w:val="20"/>
                    <w:szCs w:val="20"/>
                    <w:rPrChange w:id="1026" w:author="Lauren Harrison" w:date="2020-08-08T12:30:00Z">
                      <w:rPr>
                        <w:rFonts w:ascii="Cambria Math" w:eastAsiaTheme="minorEastAsia" w:hAnsi="Cambria Math"/>
                      </w:rPr>
                    </w:rPrChange>
                  </w:rPr>
                  <m:t>d</m:t>
                </w:ins>
              </m:r>
            </m:sub>
          </m:sSub>
          <m:r>
            <w:ins w:id="1027" w:author="Lauren Harrison" w:date="2020-08-08T11:52:00Z">
              <w:rPr>
                <w:rFonts w:ascii="Cambria Math" w:eastAsiaTheme="minorEastAsia" w:hAnsi="Cambria Math"/>
                <w:sz w:val="20"/>
                <w:szCs w:val="20"/>
                <w:rPrChange w:id="1028" w:author="Lauren Harrison" w:date="2020-08-08T12:30:00Z">
                  <w:rPr>
                    <w:rFonts w:ascii="Cambria Math" w:eastAsiaTheme="minorEastAsia" w:hAnsi="Cambria Math"/>
                  </w:rPr>
                </w:rPrChange>
              </w:rPr>
              <m:t>=</m:t>
            </w:ins>
          </m:r>
          <m:d>
            <m:dPr>
              <m:ctrlPr>
                <w:ins w:id="1029" w:author="Lauren Harrison" w:date="2020-08-08T12:11:00Z">
                  <w:rPr>
                    <w:rFonts w:ascii="Cambria Math" w:eastAsiaTheme="minorEastAsia" w:hAnsi="Cambria Math"/>
                    <w:i/>
                    <w:sz w:val="20"/>
                    <w:szCs w:val="20"/>
                  </w:rPr>
                </w:ins>
              </m:ctrlPr>
            </m:dPr>
            <m:e>
              <m:f>
                <m:fPr>
                  <m:ctrlPr>
                    <w:ins w:id="1030" w:author="Lauren Harrison" w:date="2020-08-08T10:21:00Z">
                      <w:rPr>
                        <w:rFonts w:ascii="Cambria Math" w:eastAsiaTheme="minorEastAsia" w:hAnsi="Cambria Math"/>
                        <w:i/>
                        <w:sz w:val="20"/>
                        <w:szCs w:val="20"/>
                      </w:rPr>
                    </w:ins>
                  </m:ctrlPr>
                </m:fPr>
                <m:num>
                  <m:sSub>
                    <m:sSubPr>
                      <m:ctrlPr>
                        <w:ins w:id="1031" w:author="Lauren Harrison" w:date="2020-08-08T10:29:00Z">
                          <w:rPr>
                            <w:rFonts w:ascii="Cambria Math" w:eastAsiaTheme="minorEastAsia" w:hAnsi="Cambria Math"/>
                            <w:i/>
                            <w:sz w:val="20"/>
                            <w:szCs w:val="20"/>
                          </w:rPr>
                        </w:ins>
                      </m:ctrlPr>
                    </m:sSubPr>
                    <m:e>
                      <m:r>
                        <w:ins w:id="1032" w:author="Lauren Harrison" w:date="2020-08-08T10:37:00Z">
                          <w:rPr>
                            <w:rFonts w:ascii="Cambria Math" w:eastAsiaTheme="minorEastAsia" w:hAnsi="Cambria Math"/>
                            <w:sz w:val="20"/>
                            <w:szCs w:val="20"/>
                            <w:rPrChange w:id="1033" w:author="Lauren Harrison" w:date="2020-08-08T12:30:00Z">
                              <w:rPr>
                                <w:rFonts w:ascii="Cambria Math" w:eastAsiaTheme="minorEastAsia" w:hAnsi="Cambria Math"/>
                              </w:rPr>
                            </w:rPrChange>
                          </w:rPr>
                          <m:t>N</m:t>
                        </w:ins>
                      </m:r>
                    </m:e>
                    <m:sub>
                      <m:r>
                        <w:ins w:id="1034" w:author="Lauren Harrison" w:date="2020-08-08T10:37:00Z">
                          <w:rPr>
                            <w:rFonts w:ascii="Cambria Math" w:eastAsiaTheme="minorEastAsia" w:hAnsi="Cambria Math"/>
                            <w:sz w:val="20"/>
                            <w:szCs w:val="20"/>
                            <w:rPrChange w:id="1035" w:author="Lauren Harrison" w:date="2020-08-08T12:30:00Z">
                              <w:rPr>
                                <w:rFonts w:ascii="Cambria Math" w:eastAsiaTheme="minorEastAsia" w:hAnsi="Cambria Math"/>
                              </w:rPr>
                            </w:rPrChange>
                          </w:rPr>
                          <m:t>M</m:t>
                        </w:ins>
                      </m:r>
                    </m:sub>
                  </m:sSub>
                  <m:r>
                    <w:ins w:id="1036" w:author="Lauren Harrison" w:date="2020-08-08T10:29:00Z">
                      <w:rPr>
                        <w:rFonts w:ascii="Cambria Math" w:eastAsiaTheme="minorEastAsia" w:hAnsi="Cambria Math"/>
                        <w:sz w:val="20"/>
                        <w:szCs w:val="20"/>
                        <w:rPrChange w:id="1037" w:author="Lauren Harrison" w:date="2020-08-08T12:30:00Z">
                          <w:rPr>
                            <w:rFonts w:ascii="Cambria Math" w:eastAsiaTheme="minorEastAsia" w:hAnsi="Cambria Math"/>
                          </w:rPr>
                        </w:rPrChange>
                      </w:rPr>
                      <m:t xml:space="preserve">+ </m:t>
                    </w:ins>
                  </m:r>
                  <m:sSub>
                    <m:sSubPr>
                      <m:ctrlPr>
                        <w:ins w:id="1038" w:author="Lauren Harrison" w:date="2020-08-08T10:29:00Z">
                          <w:rPr>
                            <w:rFonts w:ascii="Cambria Math" w:eastAsiaTheme="minorEastAsia" w:hAnsi="Cambria Math"/>
                            <w:i/>
                            <w:sz w:val="20"/>
                            <w:szCs w:val="20"/>
                          </w:rPr>
                        </w:ins>
                      </m:ctrlPr>
                    </m:sSubPr>
                    <m:e>
                      <m:r>
                        <w:ins w:id="1039" w:author="Lauren Harrison" w:date="2020-08-08T10:37:00Z">
                          <w:rPr>
                            <w:rFonts w:ascii="Cambria Math" w:eastAsiaTheme="minorEastAsia" w:hAnsi="Cambria Math"/>
                            <w:sz w:val="20"/>
                            <w:szCs w:val="20"/>
                            <w:rPrChange w:id="1040" w:author="Lauren Harrison" w:date="2020-08-08T12:30:00Z">
                              <w:rPr>
                                <w:rFonts w:ascii="Cambria Math" w:eastAsiaTheme="minorEastAsia" w:hAnsi="Cambria Math"/>
                              </w:rPr>
                            </w:rPrChange>
                          </w:rPr>
                          <m:t>N</m:t>
                        </w:ins>
                      </m:r>
                    </m:e>
                    <m:sub>
                      <m:r>
                        <w:ins w:id="1041" w:author="Lauren Harrison" w:date="2020-08-08T10:37:00Z">
                          <w:rPr>
                            <w:rFonts w:ascii="Cambria Math" w:eastAsiaTheme="minorEastAsia" w:hAnsi="Cambria Math"/>
                            <w:sz w:val="20"/>
                            <w:szCs w:val="20"/>
                            <w:rPrChange w:id="1042" w:author="Lauren Harrison" w:date="2020-08-08T12:30:00Z">
                              <w:rPr>
                                <w:rFonts w:ascii="Cambria Math" w:eastAsiaTheme="minorEastAsia" w:hAnsi="Cambria Math"/>
                              </w:rPr>
                            </w:rPrChange>
                          </w:rPr>
                          <m:t>F</m:t>
                        </w:ins>
                      </m:r>
                    </m:sub>
                  </m:sSub>
                </m:num>
                <m:den>
                  <m:sSub>
                    <m:sSubPr>
                      <m:ctrlPr>
                        <w:ins w:id="1043" w:author="Lauren Harrison" w:date="2020-08-08T10:29:00Z">
                          <w:rPr>
                            <w:rFonts w:ascii="Cambria Math" w:eastAsiaTheme="minorEastAsia" w:hAnsi="Cambria Math"/>
                            <w:i/>
                            <w:sz w:val="20"/>
                            <w:szCs w:val="20"/>
                          </w:rPr>
                        </w:ins>
                      </m:ctrlPr>
                    </m:sSubPr>
                    <m:e>
                      <m:r>
                        <w:ins w:id="1044" w:author="Lauren Harrison" w:date="2020-08-08T10:37:00Z">
                          <w:rPr>
                            <w:rFonts w:ascii="Cambria Math" w:eastAsiaTheme="minorEastAsia" w:hAnsi="Cambria Math"/>
                            <w:sz w:val="20"/>
                            <w:szCs w:val="20"/>
                            <w:rPrChange w:id="1045" w:author="Lauren Harrison" w:date="2020-08-08T12:30:00Z">
                              <w:rPr>
                                <w:rFonts w:ascii="Cambria Math" w:eastAsiaTheme="minorEastAsia" w:hAnsi="Cambria Math"/>
                              </w:rPr>
                            </w:rPrChange>
                          </w:rPr>
                          <m:t>N</m:t>
                        </w:ins>
                      </m:r>
                    </m:e>
                    <m:sub>
                      <m:r>
                        <w:ins w:id="1046" w:author="Lauren Harrison" w:date="2020-08-08T10:37:00Z">
                          <w:rPr>
                            <w:rFonts w:ascii="Cambria Math" w:eastAsiaTheme="minorEastAsia" w:hAnsi="Cambria Math"/>
                            <w:sz w:val="20"/>
                            <w:szCs w:val="20"/>
                            <w:rPrChange w:id="1047" w:author="Lauren Harrison" w:date="2020-08-08T12:30:00Z">
                              <w:rPr>
                                <w:rFonts w:ascii="Cambria Math" w:eastAsiaTheme="minorEastAsia" w:hAnsi="Cambria Math"/>
                              </w:rPr>
                            </w:rPrChange>
                          </w:rPr>
                          <m:t>M</m:t>
                        </w:ins>
                      </m:r>
                    </m:sub>
                  </m:sSub>
                  <m:sSub>
                    <m:sSubPr>
                      <m:ctrlPr>
                        <w:ins w:id="1048" w:author="Lauren Harrison" w:date="2020-08-08T10:29:00Z">
                          <w:rPr>
                            <w:rFonts w:ascii="Cambria Math" w:eastAsiaTheme="minorEastAsia" w:hAnsi="Cambria Math"/>
                            <w:i/>
                            <w:sz w:val="20"/>
                            <w:szCs w:val="20"/>
                          </w:rPr>
                        </w:ins>
                      </m:ctrlPr>
                    </m:sSubPr>
                    <m:e>
                      <m:r>
                        <w:ins w:id="1049" w:author="Lauren Harrison" w:date="2020-08-08T10:37:00Z">
                          <w:rPr>
                            <w:rFonts w:ascii="Cambria Math" w:eastAsiaTheme="minorEastAsia" w:hAnsi="Cambria Math"/>
                            <w:sz w:val="20"/>
                            <w:szCs w:val="20"/>
                            <w:rPrChange w:id="1050" w:author="Lauren Harrison" w:date="2020-08-08T12:30:00Z">
                              <w:rPr>
                                <w:rFonts w:ascii="Cambria Math" w:eastAsiaTheme="minorEastAsia" w:hAnsi="Cambria Math"/>
                              </w:rPr>
                            </w:rPrChange>
                          </w:rPr>
                          <m:t>N</m:t>
                        </w:ins>
                      </m:r>
                    </m:e>
                    <m:sub>
                      <m:r>
                        <w:ins w:id="1051" w:author="Lauren Harrison" w:date="2020-08-08T10:37:00Z">
                          <w:rPr>
                            <w:rFonts w:ascii="Cambria Math" w:eastAsiaTheme="minorEastAsia" w:hAnsi="Cambria Math"/>
                            <w:sz w:val="20"/>
                            <w:szCs w:val="20"/>
                            <w:rPrChange w:id="1052" w:author="Lauren Harrison" w:date="2020-08-08T12:30:00Z">
                              <w:rPr>
                                <w:rFonts w:ascii="Cambria Math" w:eastAsiaTheme="minorEastAsia" w:hAnsi="Cambria Math"/>
                              </w:rPr>
                            </w:rPrChange>
                          </w:rPr>
                          <m:t>F</m:t>
                        </w:ins>
                      </m:r>
                    </m:sub>
                  </m:sSub>
                </m:den>
              </m:f>
              <m:r>
                <w:ins w:id="1053" w:author="Lauren Harrison" w:date="2020-08-08T12:23:00Z">
                  <w:rPr>
                    <w:rFonts w:ascii="Cambria Math" w:eastAsiaTheme="minorEastAsia" w:hAnsi="Cambria Math"/>
                    <w:sz w:val="20"/>
                    <w:szCs w:val="20"/>
                    <w:rPrChange w:id="1054" w:author="Lauren Harrison" w:date="2020-08-08T12:30:00Z">
                      <w:rPr>
                        <w:rFonts w:ascii="Cambria Math" w:eastAsiaTheme="minorEastAsia" w:hAnsi="Cambria Math"/>
                      </w:rPr>
                    </w:rPrChange>
                  </w:rPr>
                  <m:t>+</m:t>
                </w:ins>
              </m:r>
              <m:f>
                <m:fPr>
                  <m:ctrlPr>
                    <w:ins w:id="1055" w:author="Lauren Harrison" w:date="2020-08-08T12:23:00Z">
                      <w:rPr>
                        <w:rFonts w:ascii="Cambria Math" w:eastAsiaTheme="minorEastAsia" w:hAnsi="Cambria Math"/>
                        <w:i/>
                        <w:sz w:val="20"/>
                        <w:szCs w:val="20"/>
                      </w:rPr>
                    </w:ins>
                  </m:ctrlPr>
                </m:fPr>
                <m:num>
                  <m:sSup>
                    <m:sSupPr>
                      <m:ctrlPr>
                        <w:ins w:id="1056" w:author="Lauren Harrison" w:date="2020-08-08T12:23:00Z">
                          <w:rPr>
                            <w:rFonts w:ascii="Cambria Math" w:eastAsiaTheme="minorEastAsia" w:hAnsi="Cambria Math"/>
                            <w:i/>
                            <w:sz w:val="20"/>
                            <w:szCs w:val="20"/>
                          </w:rPr>
                        </w:ins>
                      </m:ctrlPr>
                    </m:sSupPr>
                    <m:e>
                      <m:r>
                        <w:ins w:id="1057" w:author="Lauren Harrison" w:date="2020-08-08T12:23:00Z">
                          <w:rPr>
                            <w:rFonts w:ascii="Cambria Math" w:eastAsiaTheme="minorEastAsia" w:hAnsi="Cambria Math"/>
                            <w:sz w:val="20"/>
                            <w:szCs w:val="20"/>
                            <w:rPrChange w:id="1058" w:author="Lauren Harrison" w:date="2020-08-08T12:30:00Z">
                              <w:rPr>
                                <w:rFonts w:ascii="Cambria Math" w:eastAsiaTheme="minorEastAsia" w:hAnsi="Cambria Math"/>
                              </w:rPr>
                            </w:rPrChange>
                          </w:rPr>
                          <m:t>d</m:t>
                        </w:ins>
                      </m:r>
                    </m:e>
                    <m:sup>
                      <m:r>
                        <w:ins w:id="1059" w:author="Lauren Harrison" w:date="2020-08-08T12:23:00Z">
                          <w:rPr>
                            <w:rFonts w:ascii="Cambria Math" w:eastAsiaTheme="minorEastAsia" w:hAnsi="Cambria Math"/>
                            <w:sz w:val="20"/>
                            <w:szCs w:val="20"/>
                            <w:rPrChange w:id="1060" w:author="Lauren Harrison" w:date="2020-08-08T12:30:00Z">
                              <w:rPr>
                                <w:rFonts w:ascii="Cambria Math" w:eastAsiaTheme="minorEastAsia" w:hAnsi="Cambria Math"/>
                              </w:rPr>
                            </w:rPrChange>
                          </w:rPr>
                          <m:t>2</m:t>
                        </w:ins>
                      </m:r>
                    </m:sup>
                  </m:sSup>
                </m:num>
                <m:den>
                  <m:r>
                    <w:ins w:id="1061" w:author="Lauren Harrison" w:date="2020-08-08T12:23:00Z">
                      <w:rPr>
                        <w:rFonts w:ascii="Cambria Math" w:eastAsiaTheme="minorEastAsia" w:hAnsi="Cambria Math"/>
                        <w:sz w:val="20"/>
                        <w:szCs w:val="20"/>
                        <w:rPrChange w:id="1062" w:author="Lauren Harrison" w:date="2020-08-08T12:30:00Z">
                          <w:rPr>
                            <w:rFonts w:ascii="Cambria Math" w:eastAsiaTheme="minorEastAsia" w:hAnsi="Cambria Math"/>
                          </w:rPr>
                        </w:rPrChange>
                      </w:rPr>
                      <m:t>2(</m:t>
                    </w:ins>
                  </m:r>
                  <m:sSub>
                    <m:sSubPr>
                      <m:ctrlPr>
                        <w:ins w:id="1063" w:author="Lauren Harrison" w:date="2020-08-08T12:23:00Z">
                          <w:rPr>
                            <w:rFonts w:ascii="Cambria Math" w:eastAsiaTheme="minorEastAsia" w:hAnsi="Cambria Math"/>
                            <w:i/>
                            <w:sz w:val="20"/>
                            <w:szCs w:val="20"/>
                          </w:rPr>
                        </w:ins>
                      </m:ctrlPr>
                    </m:sSubPr>
                    <m:e>
                      <m:r>
                        <w:ins w:id="1064" w:author="Lauren Harrison" w:date="2020-08-08T12:23:00Z">
                          <w:rPr>
                            <w:rFonts w:ascii="Cambria Math" w:eastAsiaTheme="minorEastAsia" w:hAnsi="Cambria Math"/>
                            <w:sz w:val="20"/>
                            <w:szCs w:val="20"/>
                            <w:rPrChange w:id="1065" w:author="Lauren Harrison" w:date="2020-08-08T12:30:00Z">
                              <w:rPr>
                                <w:rFonts w:ascii="Cambria Math" w:eastAsiaTheme="minorEastAsia" w:hAnsi="Cambria Math"/>
                              </w:rPr>
                            </w:rPrChange>
                          </w:rPr>
                          <m:t>N</m:t>
                        </w:ins>
                      </m:r>
                    </m:e>
                    <m:sub>
                      <m:r>
                        <w:ins w:id="1066" w:author="Lauren Harrison" w:date="2020-08-08T12:23:00Z">
                          <w:rPr>
                            <w:rFonts w:ascii="Cambria Math" w:eastAsiaTheme="minorEastAsia" w:hAnsi="Cambria Math"/>
                            <w:sz w:val="20"/>
                            <w:szCs w:val="20"/>
                            <w:rPrChange w:id="1067" w:author="Lauren Harrison" w:date="2020-08-08T12:30:00Z">
                              <w:rPr>
                                <w:rFonts w:ascii="Cambria Math" w:eastAsiaTheme="minorEastAsia" w:hAnsi="Cambria Math"/>
                              </w:rPr>
                            </w:rPrChange>
                          </w:rPr>
                          <m:t>M</m:t>
                        </w:ins>
                      </m:r>
                    </m:sub>
                  </m:sSub>
                  <m:r>
                    <w:ins w:id="1068" w:author="Lauren Harrison" w:date="2020-08-08T12:23:00Z">
                      <w:rPr>
                        <w:rFonts w:ascii="Cambria Math" w:eastAsiaTheme="minorEastAsia" w:hAnsi="Cambria Math"/>
                        <w:sz w:val="20"/>
                        <w:szCs w:val="20"/>
                        <w:rPrChange w:id="1069" w:author="Lauren Harrison" w:date="2020-08-08T12:30:00Z">
                          <w:rPr>
                            <w:rFonts w:ascii="Cambria Math" w:eastAsiaTheme="minorEastAsia" w:hAnsi="Cambria Math"/>
                          </w:rPr>
                        </w:rPrChange>
                      </w:rPr>
                      <m:t>+</m:t>
                    </w:ins>
                  </m:r>
                  <m:sSub>
                    <m:sSubPr>
                      <m:ctrlPr>
                        <w:ins w:id="1070" w:author="Lauren Harrison" w:date="2020-08-08T12:23:00Z">
                          <w:rPr>
                            <w:rFonts w:ascii="Cambria Math" w:eastAsiaTheme="minorEastAsia" w:hAnsi="Cambria Math"/>
                            <w:i/>
                            <w:sz w:val="20"/>
                            <w:szCs w:val="20"/>
                          </w:rPr>
                        </w:ins>
                      </m:ctrlPr>
                    </m:sSubPr>
                    <m:e>
                      <m:r>
                        <w:ins w:id="1071" w:author="Lauren Harrison" w:date="2020-08-08T12:23:00Z">
                          <w:rPr>
                            <w:rFonts w:ascii="Cambria Math" w:eastAsiaTheme="minorEastAsia" w:hAnsi="Cambria Math"/>
                            <w:sz w:val="20"/>
                            <w:szCs w:val="20"/>
                            <w:rPrChange w:id="1072" w:author="Lauren Harrison" w:date="2020-08-08T12:30:00Z">
                              <w:rPr>
                                <w:rFonts w:ascii="Cambria Math" w:eastAsiaTheme="minorEastAsia" w:hAnsi="Cambria Math"/>
                              </w:rPr>
                            </w:rPrChange>
                          </w:rPr>
                          <m:t>N</m:t>
                        </w:ins>
                      </m:r>
                    </m:e>
                    <m:sub>
                      <m:r>
                        <w:ins w:id="1073" w:author="Lauren Harrison" w:date="2020-08-08T12:23:00Z">
                          <w:rPr>
                            <w:rFonts w:ascii="Cambria Math" w:eastAsiaTheme="minorEastAsia" w:hAnsi="Cambria Math"/>
                            <w:sz w:val="20"/>
                            <w:szCs w:val="20"/>
                            <w:rPrChange w:id="1074" w:author="Lauren Harrison" w:date="2020-08-08T12:30:00Z">
                              <w:rPr>
                                <w:rFonts w:ascii="Cambria Math" w:eastAsiaTheme="minorEastAsia" w:hAnsi="Cambria Math"/>
                              </w:rPr>
                            </w:rPrChange>
                          </w:rPr>
                          <m:t>F</m:t>
                        </w:ins>
                      </m:r>
                    </m:sub>
                  </m:sSub>
                  <m:r>
                    <w:ins w:id="1075" w:author="Lauren Harrison" w:date="2020-08-08T12:23:00Z">
                      <w:rPr>
                        <w:rFonts w:ascii="Cambria Math" w:eastAsiaTheme="minorEastAsia" w:hAnsi="Cambria Math"/>
                        <w:sz w:val="20"/>
                        <w:szCs w:val="20"/>
                        <w:rPrChange w:id="1076" w:author="Lauren Harrison" w:date="2020-08-08T12:30:00Z">
                          <w:rPr>
                            <w:rFonts w:ascii="Cambria Math" w:eastAsiaTheme="minorEastAsia" w:hAnsi="Cambria Math"/>
                          </w:rPr>
                        </w:rPrChange>
                      </w:rPr>
                      <m:t>)</m:t>
                    </w:ins>
                  </m:r>
                </m:den>
              </m:f>
            </m:e>
          </m:d>
          <m:r>
            <w:ins w:id="1077" w:author="Lauren Harrison" w:date="2020-08-08T12:21:00Z">
              <w:rPr>
                <w:rFonts w:ascii="Cambria Math" w:eastAsiaTheme="minorEastAsia" w:hAnsi="Cambria Math"/>
                <w:sz w:val="20"/>
                <w:szCs w:val="20"/>
                <w:rPrChange w:id="1078" w:author="Lauren Harrison" w:date="2020-08-08T12:30:00Z">
                  <w:rPr>
                    <w:rFonts w:ascii="Cambria Math" w:eastAsiaTheme="minorEastAsia" w:hAnsi="Cambria Math"/>
                  </w:rPr>
                </w:rPrChange>
              </w:rPr>
              <m:t>,</m:t>
            </w:ins>
          </m:r>
          <m:r>
            <w:del w:id="1079" w:author="Lauren Harrison" w:date="2020-08-08T10:21:00Z">
              <w:rPr>
                <w:rFonts w:ascii="Cambria Math" w:eastAsiaTheme="minorEastAsia" w:hAnsi="Cambria Math"/>
                <w:sz w:val="20"/>
                <w:szCs w:val="20"/>
                <w:rPrChange w:id="1080" w:author="Lauren Harrison" w:date="2020-08-08T12:30:00Z">
                  <w:rPr>
                    <w:rFonts w:ascii="Cambria Math" w:eastAsiaTheme="minorEastAsia" w:hAnsi="Cambria Math"/>
                    <w:highlight w:val="yellow"/>
                  </w:rPr>
                </w:rPrChange>
              </w:rPr>
              <m:t>ADD EQUATION</m:t>
            </w:del>
          </m:r>
        </m:oMath>
      </m:oMathPara>
    </w:p>
    <w:p w14:paraId="576053E9" w14:textId="3E4FCB1F" w:rsidR="00ED3216" w:rsidRDefault="00ED3216" w:rsidP="00937245">
      <w:pPr>
        <w:contextualSpacing/>
        <w:jc w:val="right"/>
        <w:rPr>
          <w:ins w:id="1081" w:author="Lauren Harrison" w:date="2020-08-08T12:21:00Z"/>
          <w:rFonts w:ascii="Garamond" w:hAnsi="Garamond"/>
          <w:i/>
          <w:sz w:val="20"/>
          <w:szCs w:val="20"/>
        </w:rPr>
      </w:pPr>
      <w:r>
        <w:rPr>
          <w:rFonts w:ascii="Garamond" w:hAnsi="Garamond"/>
          <w:i/>
          <w:sz w:val="20"/>
          <w:szCs w:val="20"/>
        </w:rPr>
        <w:t xml:space="preserve">Eq. </w:t>
      </w:r>
      <w:ins w:id="1082" w:author="Lauren Harrison" w:date="2020-08-08T12:16:00Z">
        <w:r w:rsidR="00B1331E">
          <w:rPr>
            <w:rFonts w:ascii="Garamond" w:hAnsi="Garamond"/>
            <w:i/>
            <w:sz w:val="20"/>
            <w:szCs w:val="20"/>
          </w:rPr>
          <w:t>4</w:t>
        </w:r>
      </w:ins>
      <w:del w:id="1083" w:author="Lauren Harrison" w:date="2020-08-08T12:16:00Z">
        <w:r w:rsidDel="00B1331E">
          <w:rPr>
            <w:rFonts w:ascii="Garamond" w:hAnsi="Garamond"/>
            <w:i/>
            <w:sz w:val="20"/>
            <w:szCs w:val="20"/>
          </w:rPr>
          <w:delText>3</w:delText>
        </w:r>
      </w:del>
    </w:p>
    <w:p w14:paraId="6FC7DE4B" w14:textId="445F27CC" w:rsidR="00E85A3F" w:rsidRDefault="00A76057" w:rsidP="00E85A3F">
      <w:pPr>
        <w:contextualSpacing/>
        <w:jc w:val="center"/>
        <w:rPr>
          <w:ins w:id="1084" w:author="Lauren Harrison" w:date="2020-08-08T12:23:00Z"/>
          <w:rFonts w:ascii="Garamond" w:eastAsiaTheme="minorEastAsia" w:hAnsi="Garamond"/>
          <w:i/>
          <w:sz w:val="20"/>
          <w:szCs w:val="20"/>
        </w:rPr>
      </w:pPr>
      <m:oMath>
        <m:sSub>
          <m:sSubPr>
            <m:ctrlPr>
              <w:ins w:id="1085" w:author="Lauren Harrison" w:date="2020-08-08T12:22:00Z">
                <w:rPr>
                  <w:rFonts w:ascii="Cambria Math" w:hAnsi="Cambria Math"/>
                  <w:i/>
                  <w:sz w:val="20"/>
                  <w:szCs w:val="20"/>
                </w:rPr>
              </w:ins>
            </m:ctrlPr>
          </m:sSubPr>
          <m:e>
            <m:r>
              <w:ins w:id="1086" w:author="Lauren Harrison" w:date="2020-08-08T12:22:00Z">
                <w:rPr>
                  <w:rFonts w:ascii="Cambria Math" w:hAnsi="Cambria Math"/>
                  <w:sz w:val="20"/>
                  <w:szCs w:val="20"/>
                </w:rPr>
                <m:t>V</m:t>
              </w:ins>
            </m:r>
          </m:e>
          <m:sub>
            <m:r>
              <w:ins w:id="1087" w:author="Lauren Harrison" w:date="2020-08-08T12:22:00Z">
                <w:rPr>
                  <w:rFonts w:ascii="Cambria Math" w:hAnsi="Cambria Math"/>
                  <w:sz w:val="20"/>
                  <w:szCs w:val="20"/>
                </w:rPr>
                <m:t>g</m:t>
              </w:ins>
            </m:r>
          </m:sub>
        </m:sSub>
        <m:r>
          <w:ins w:id="1088" w:author="Lauren Harrison" w:date="2020-08-08T12:22:00Z">
            <w:rPr>
              <w:rFonts w:ascii="Cambria Math" w:hAnsi="Cambria Math"/>
              <w:sz w:val="20"/>
              <w:szCs w:val="20"/>
            </w:rPr>
            <m:t xml:space="preserve">= </m:t>
          </w:ins>
        </m:r>
        <m:sSup>
          <m:sSupPr>
            <m:ctrlPr>
              <w:ins w:id="1089" w:author="Lauren Harrison" w:date="2020-08-08T12:22:00Z">
                <w:rPr>
                  <w:rFonts w:ascii="Cambria Math" w:hAnsi="Cambria Math"/>
                  <w:i/>
                  <w:sz w:val="20"/>
                  <w:szCs w:val="20"/>
                </w:rPr>
              </w:ins>
            </m:ctrlPr>
          </m:sSupPr>
          <m:e>
            <m:r>
              <w:ins w:id="1090" w:author="Lauren Harrison" w:date="2020-08-08T12:22:00Z">
                <w:rPr>
                  <w:rFonts w:ascii="Cambria Math" w:hAnsi="Cambria Math"/>
                  <w:sz w:val="20"/>
                  <w:szCs w:val="20"/>
                </w:rPr>
                <m:t>J</m:t>
              </w:ins>
            </m:r>
          </m:e>
          <m:sup>
            <m:r>
              <w:ins w:id="1091" w:author="Lauren Harrison" w:date="2020-08-08T12:22:00Z">
                <w:rPr>
                  <w:rFonts w:ascii="Cambria Math" w:hAnsi="Cambria Math"/>
                  <w:sz w:val="20"/>
                  <w:szCs w:val="20"/>
                </w:rPr>
                <m:t>2</m:t>
              </w:ins>
            </m:r>
          </m:sup>
        </m:sSup>
        <m:r>
          <w:ins w:id="1092" w:author="Lauren Harrison" w:date="2020-08-08T12:22:00Z">
            <w:rPr>
              <w:rFonts w:ascii="Cambria Math" w:hAnsi="Cambria Math"/>
              <w:sz w:val="20"/>
              <w:szCs w:val="20"/>
            </w:rPr>
            <m:t>×</m:t>
          </w:ins>
        </m:r>
        <m:r>
          <w:ins w:id="1093" w:author="Lauren Harrison" w:date="2020-08-08T12:22:00Z">
            <w:rPr>
              <w:rFonts w:ascii="Cambria Math" w:eastAsiaTheme="minorEastAsia" w:hAnsi="Cambria Math"/>
              <w:sz w:val="20"/>
              <w:szCs w:val="20"/>
            </w:rPr>
            <m:t xml:space="preserve"> </m:t>
          </w:ins>
        </m:r>
        <m:sSub>
          <m:sSubPr>
            <m:ctrlPr>
              <w:ins w:id="1094" w:author="Lauren Harrison" w:date="2020-08-08T12:23:00Z">
                <w:rPr>
                  <w:rFonts w:ascii="Cambria Math" w:eastAsiaTheme="minorEastAsia" w:hAnsi="Cambria Math"/>
                  <w:i/>
                  <w:sz w:val="20"/>
                  <w:szCs w:val="20"/>
                </w:rPr>
              </w:ins>
            </m:ctrlPr>
          </m:sSubPr>
          <m:e>
            <m:r>
              <w:ins w:id="1095" w:author="Lauren Harrison" w:date="2020-08-08T12:23:00Z">
                <w:rPr>
                  <w:rFonts w:ascii="Cambria Math" w:eastAsiaTheme="minorEastAsia" w:hAnsi="Cambria Math"/>
                  <w:sz w:val="20"/>
                  <w:szCs w:val="20"/>
                </w:rPr>
                <m:t>V</m:t>
              </w:ins>
            </m:r>
          </m:e>
          <m:sub>
            <m:r>
              <w:ins w:id="1096" w:author="Lauren Harrison" w:date="2020-08-08T12:23:00Z">
                <w:rPr>
                  <w:rFonts w:ascii="Cambria Math" w:eastAsiaTheme="minorEastAsia" w:hAnsi="Cambria Math"/>
                  <w:sz w:val="20"/>
                  <w:szCs w:val="20"/>
                </w:rPr>
                <m:t>d</m:t>
              </w:ins>
            </m:r>
          </m:sub>
        </m:sSub>
      </m:oMath>
      <w:ins w:id="1097" w:author="Lauren Harrison" w:date="2020-08-08T12:22:00Z">
        <w:r w:rsidR="00E85A3F">
          <w:rPr>
            <w:rFonts w:ascii="Garamond" w:eastAsiaTheme="minorEastAsia" w:hAnsi="Garamond"/>
            <w:i/>
            <w:sz w:val="20"/>
            <w:szCs w:val="20"/>
          </w:rPr>
          <w:t xml:space="preserve"> </w:t>
        </w:r>
      </w:ins>
    </w:p>
    <w:p w14:paraId="1186A33D" w14:textId="16024035" w:rsidR="00E85A3F" w:rsidRDefault="00E85A3F" w:rsidP="00E85A3F">
      <w:pPr>
        <w:contextualSpacing/>
        <w:jc w:val="right"/>
        <w:rPr>
          <w:ins w:id="1098" w:author="Lauren Harrison" w:date="2020-08-08T10:31:00Z"/>
          <w:rFonts w:ascii="Garamond" w:hAnsi="Garamond"/>
          <w:i/>
          <w:sz w:val="20"/>
          <w:szCs w:val="20"/>
        </w:rPr>
      </w:pPr>
      <w:ins w:id="1099" w:author="Lauren Harrison" w:date="2020-08-08T12:23:00Z">
        <w:r>
          <w:rPr>
            <w:rFonts w:ascii="Garamond" w:hAnsi="Garamond"/>
            <w:i/>
            <w:sz w:val="20"/>
            <w:szCs w:val="20"/>
          </w:rPr>
          <w:t>Eq. 5</w:t>
        </w:r>
      </w:ins>
    </w:p>
    <w:p w14:paraId="76212D78" w14:textId="3FDD0851" w:rsidR="00937245" w:rsidRDefault="00937245" w:rsidP="00937245">
      <w:pPr>
        <w:contextualSpacing/>
        <w:jc w:val="right"/>
        <w:rPr>
          <w:ins w:id="1100" w:author="Lauren Harrison" w:date="2020-08-08T10:31:00Z"/>
          <w:rFonts w:ascii="Garamond" w:hAnsi="Garamond"/>
          <w:i/>
          <w:sz w:val="20"/>
          <w:szCs w:val="20"/>
        </w:rPr>
      </w:pPr>
    </w:p>
    <w:p w14:paraId="3D3AE47E" w14:textId="0E9DD495" w:rsidR="00937245" w:rsidRPr="00937245" w:rsidDel="009025D4" w:rsidRDefault="00937245" w:rsidP="00937245">
      <w:pPr>
        <w:contextualSpacing/>
        <w:jc w:val="right"/>
        <w:rPr>
          <w:del w:id="1101" w:author="Lauren Harrison" w:date="2020-08-08T11:57:00Z"/>
          <w:rFonts w:ascii="Garamond" w:hAnsi="Garamond"/>
          <w:sz w:val="20"/>
          <w:szCs w:val="20"/>
          <w:rPrChange w:id="1102" w:author="Lauren Harrison" w:date="2020-08-08T10:34:00Z">
            <w:rPr>
              <w:del w:id="1103" w:author="Lauren Harrison" w:date="2020-08-08T11:57:00Z"/>
              <w:rFonts w:ascii="Garamond" w:hAnsi="Garamond"/>
              <w:i/>
              <w:sz w:val="20"/>
              <w:szCs w:val="20"/>
            </w:rPr>
          </w:rPrChange>
        </w:rPr>
      </w:pPr>
    </w:p>
    <w:p w14:paraId="2249AB6B" w14:textId="38EEFE7C" w:rsidR="00432690" w:rsidDel="009025D4" w:rsidRDefault="00432690" w:rsidP="005C69F2">
      <w:pPr>
        <w:contextualSpacing/>
        <w:rPr>
          <w:del w:id="1104" w:author="Lauren Harrison" w:date="2020-08-08T11:57:00Z"/>
          <w:rFonts w:ascii="Garamond" w:eastAsiaTheme="minorEastAsia" w:hAnsi="Garamond"/>
        </w:rPr>
      </w:pPr>
    </w:p>
    <w:p w14:paraId="72B5C5EC" w14:textId="34BD26D6"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1105"/>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were based on ranks or scores</w:t>
      </w:r>
      <w:ins w:id="1106" w:author="Lauren Harrison" w:date="2020-08-07T16:05:00Z">
        <w:r w:rsidR="00976782">
          <w:rPr>
            <w:rFonts w:ascii="Garamond" w:eastAsiaTheme="minorEastAsia" w:hAnsi="Garamond"/>
          </w:rPr>
          <w:t xml:space="preserve">. As such, </w:t>
        </w:r>
      </w:ins>
      <w:del w:id="1107" w:author="Lauren Harrison" w:date="2020-08-07T16:05:00Z">
        <w:r w:rsidR="00F66D01" w:rsidDel="00976782">
          <w:rPr>
            <w:rFonts w:ascii="Garamond" w:eastAsiaTheme="minorEastAsia" w:hAnsi="Garamond"/>
          </w:rPr>
          <w:delText xml:space="preserve">, </w:delText>
        </w:r>
        <w:r w:rsidR="00233674" w:rsidDel="00976782">
          <w:rPr>
            <w:rFonts w:ascii="Garamond" w:eastAsiaTheme="minorEastAsia" w:hAnsi="Garamond"/>
          </w:rPr>
          <w:delText>meaning</w:delText>
        </w:r>
        <w:r w:rsidR="00F66D01" w:rsidDel="00976782">
          <w:rPr>
            <w:rFonts w:ascii="Garamond" w:eastAsiaTheme="minorEastAsia" w:hAnsi="Garamond"/>
          </w:rPr>
          <w:delText xml:space="preserve"> that </w:delText>
        </w:r>
      </w:del>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1105"/>
      <w:r w:rsidR="00BA5521">
        <w:rPr>
          <w:rStyle w:val="CommentReference"/>
        </w:rPr>
        <w:commentReference w:id="1105"/>
      </w:r>
      <w:ins w:id="1108" w:author="Lauren Harrison" w:date="2020-08-07T16:05:00Z">
        <w:r w:rsidR="00976782">
          <w:rPr>
            <w:rFonts w:ascii="Garamond" w:eastAsiaTheme="minorEastAsia" w:hAnsi="Garamond"/>
          </w:rPr>
          <w:t xml:space="preserve"> because score and rank data are not bound to zero</w:t>
        </w:r>
      </w:ins>
      <w:ins w:id="1109" w:author="Lauren Harrison" w:date="2020-08-07T16:06:00Z">
        <w:r w:rsidR="00976782">
          <w:rPr>
            <w:rFonts w:ascii="Garamond" w:eastAsiaTheme="minorEastAsia" w:hAnsi="Garamond"/>
          </w:rPr>
          <w:t xml:space="preserve"> </w:t>
        </w:r>
      </w:ins>
      <w:ins w:id="1110" w:author="Lauren Harrison" w:date="2020-08-07T16:10:00Z">
        <w:r w:rsidR="00976782">
          <w:rPr>
            <w:rFonts w:ascii="Garamond" w:eastAsiaTheme="minorEastAsia" w:hAnsi="Garamond"/>
          </w:rPr>
          <w:fldChar w:fldCharType="begin" w:fldLock="1"/>
        </w:r>
      </w:ins>
      <w:r w:rsidR="00762DC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sidR="00976782">
        <w:rPr>
          <w:rFonts w:ascii="Garamond" w:eastAsiaTheme="minorEastAsia" w:hAnsi="Garamond"/>
        </w:rPr>
        <w:fldChar w:fldCharType="separate"/>
      </w:r>
      <w:r w:rsidR="00976782" w:rsidRPr="00976782">
        <w:rPr>
          <w:rFonts w:ascii="Garamond" w:eastAsiaTheme="minorEastAsia" w:hAnsi="Garamond"/>
          <w:noProof/>
        </w:rPr>
        <w:t xml:space="preserve">(Houle </w:t>
      </w:r>
      <w:r w:rsidR="00976782" w:rsidRPr="00976782">
        <w:rPr>
          <w:rFonts w:ascii="Garamond" w:eastAsiaTheme="minorEastAsia" w:hAnsi="Garamond"/>
          <w:i/>
          <w:noProof/>
        </w:rPr>
        <w:t>et al.</w:t>
      </w:r>
      <w:r w:rsidR="00976782" w:rsidRPr="00976782">
        <w:rPr>
          <w:rFonts w:ascii="Garamond" w:eastAsiaTheme="minorEastAsia" w:hAnsi="Garamond"/>
          <w:noProof/>
        </w:rPr>
        <w:t xml:space="preserve"> 2011; Nakagawa </w:t>
      </w:r>
      <w:r w:rsidR="00976782" w:rsidRPr="00976782">
        <w:rPr>
          <w:rFonts w:ascii="Garamond" w:eastAsiaTheme="minorEastAsia" w:hAnsi="Garamond"/>
          <w:i/>
          <w:noProof/>
        </w:rPr>
        <w:t>et al.</w:t>
      </w:r>
      <w:r w:rsidR="00976782" w:rsidRPr="00976782">
        <w:rPr>
          <w:rFonts w:ascii="Garamond" w:eastAsiaTheme="minorEastAsia" w:hAnsi="Garamond"/>
          <w:noProof/>
        </w:rPr>
        <w:t xml:space="preserve"> 2015)</w:t>
      </w:r>
      <w:ins w:id="1111" w:author="Lauren Harrison" w:date="2020-08-07T16:10:00Z">
        <w:r w:rsidR="00976782">
          <w:rPr>
            <w:rFonts w:ascii="Garamond" w:eastAsiaTheme="minorEastAsia" w:hAnsi="Garamond"/>
          </w:rPr>
          <w:fldChar w:fldCharType="end"/>
        </w:r>
      </w:ins>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lastRenderedPageBreak/>
        <w:t xml:space="preserve"> </w:t>
      </w:r>
    </w:p>
    <w:p w14:paraId="0DB7C99E" w14:textId="42E6A6E2"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used the log coefficient of variation (</w:t>
      </w:r>
      <w:proofErr w:type="spellStart"/>
      <w:r w:rsidR="005C69F2">
        <w:rPr>
          <w:rFonts w:ascii="Garamond" w:eastAsiaTheme="minorEastAsia" w:hAnsi="Garamond"/>
        </w:rPr>
        <w:t>lnCVR</w:t>
      </w:r>
      <w:proofErr w:type="spellEnd"/>
      <w:r w:rsidR="005C69F2">
        <w:rPr>
          <w:rFonts w:ascii="Garamond" w:eastAsiaTheme="minorEastAsia" w:hAnsi="Garamond"/>
        </w:rPr>
        <w:t xml:space="preserve">)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w:t>
      </w:r>
      <w:proofErr w:type="spellStart"/>
      <w:r w:rsidR="000B57B0">
        <w:rPr>
          <w:rFonts w:ascii="Garamond" w:eastAsiaTheme="minorEastAsia" w:hAnsi="Garamond"/>
        </w:rPr>
        <w:t>ln</w:t>
      </w:r>
      <w:ins w:id="1112" w:author="Lauren Harrison" w:date="2020-08-07T16:14:00Z">
        <w:r w:rsidR="00284BE5">
          <w:rPr>
            <w:rFonts w:ascii="Garamond" w:eastAsiaTheme="minorEastAsia" w:hAnsi="Garamond"/>
          </w:rPr>
          <w:t>VR</w:t>
        </w:r>
      </w:ins>
      <w:proofErr w:type="spellEnd"/>
      <w:del w:id="1113" w:author="Lauren Harrison" w:date="2020-08-07T16:14:00Z">
        <w:r w:rsidR="000B57B0" w:rsidDel="00284BE5">
          <w:rPr>
            <w:rFonts w:ascii="Garamond" w:eastAsiaTheme="minorEastAsia" w:hAnsi="Garamond"/>
          </w:rPr>
          <w:delText>CV</w:delText>
        </w:r>
      </w:del>
      <w:r w:rsidR="000B57B0">
        <w:rPr>
          <w:rFonts w:ascii="Garamond" w:eastAsiaTheme="minorEastAsia" w:hAnsi="Garamond"/>
        </w:rPr>
        <w:t xml:space="preserve">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commentRangeStart w:id="1114"/>
      <w:r w:rsidR="000B57B0" w:rsidRPr="00814634">
        <w:rPr>
          <w:rFonts w:ascii="Garamond" w:eastAsiaTheme="minorEastAsia" w:hAnsi="Garamond"/>
          <w:highlight w:val="yellow"/>
        </w:rPr>
        <w:t>see Senior et al. 2020</w:t>
      </w:r>
      <w:commentRangeEnd w:id="1114"/>
      <w:r w:rsidR="00284BE5">
        <w:rPr>
          <w:rStyle w:val="CommentReference"/>
        </w:rPr>
        <w:commentReference w:id="1114"/>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1115"/>
      <w:r w:rsidR="00753BDD">
        <w:rPr>
          <w:rFonts w:ascii="Garamond" w:eastAsiaTheme="minorEastAsia" w:hAnsi="Garamond"/>
        </w:rPr>
        <w:t>(</w:t>
      </w:r>
      <w:commentRangeStart w:id="1116"/>
      <w:r w:rsidR="00753BDD" w:rsidRPr="00814634">
        <w:rPr>
          <w:rFonts w:ascii="Garamond" w:eastAsiaTheme="minorEastAsia" w:hAnsi="Garamond"/>
          <w:highlight w:val="yellow"/>
        </w:rPr>
        <w:t>see XXX</w:t>
      </w:r>
      <w:commentRangeEnd w:id="1116"/>
      <w:r w:rsidR="00284BE5">
        <w:rPr>
          <w:rStyle w:val="CommentReference"/>
        </w:rPr>
        <w:commentReference w:id="1116"/>
      </w:r>
      <w:r w:rsidR="00753BDD">
        <w:rPr>
          <w:rFonts w:ascii="Garamond" w:eastAsiaTheme="minorEastAsia" w:hAnsi="Garamond"/>
        </w:rPr>
        <w:t xml:space="preserve">). </w:t>
      </w:r>
      <w:commentRangeEnd w:id="1115"/>
      <w:r w:rsidR="00E83378">
        <w:rPr>
          <w:rStyle w:val="CommentReference"/>
        </w:rPr>
        <w:commentReference w:id="1115"/>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0E6A2EAC"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del w:id="1117" w:author="Lauren Harrison" w:date="2020-08-08T10:34:00Z">
        <w:r w:rsidR="00ED3216" w:rsidDel="00937245">
          <w:rPr>
            <w:rFonts w:ascii="Garamond" w:eastAsiaTheme="minorEastAsia" w:hAnsi="Garamond"/>
            <w:i/>
            <w:sz w:val="20"/>
            <w:szCs w:val="20"/>
          </w:rPr>
          <w:delText>4</w:delText>
        </w:r>
      </w:del>
      <w:ins w:id="1118" w:author="Lauren Harrison" w:date="2020-08-08T12:23:00Z">
        <w:r w:rsidR="00E85A3F">
          <w:rPr>
            <w:rFonts w:ascii="Garamond" w:eastAsiaTheme="minorEastAsia" w:hAnsi="Garamond"/>
            <w:i/>
            <w:sz w:val="20"/>
            <w:szCs w:val="20"/>
          </w:rPr>
          <w:t>6</w:t>
        </w:r>
      </w:ins>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A76057"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45D43C38"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del w:id="1119" w:author="Lauren Harrison" w:date="2020-08-08T10:34:00Z">
        <w:r w:rsidR="00ED3216" w:rsidDel="00937245">
          <w:rPr>
            <w:rFonts w:ascii="Garamond" w:eastAsiaTheme="minorEastAsia" w:hAnsi="Garamond"/>
            <w:i/>
            <w:sz w:val="20"/>
            <w:szCs w:val="20"/>
          </w:rPr>
          <w:delText>5</w:delText>
        </w:r>
      </w:del>
      <w:ins w:id="1120" w:author="Lauren Harrison" w:date="2020-08-08T12:23:00Z">
        <w:r w:rsidR="00E85A3F">
          <w:rPr>
            <w:rFonts w:ascii="Garamond" w:eastAsiaTheme="minorEastAsia" w:hAnsi="Garamond"/>
            <w:i/>
            <w:sz w:val="20"/>
            <w:szCs w:val="20"/>
          </w:rPr>
          <w:t>7</w:t>
        </w:r>
      </w:ins>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proofErr w:type="spellStart"/>
      <w:r w:rsidR="00006FA9" w:rsidRPr="006F48F9">
        <w:rPr>
          <w:rFonts w:ascii="Garamond" w:eastAsiaTheme="minorEastAsia" w:hAnsi="Garamond"/>
        </w:rPr>
        <w:t>l</w:t>
      </w:r>
      <w:r w:rsidR="00006FA9" w:rsidRPr="00561A2D">
        <w:rPr>
          <w:rFonts w:ascii="Garamond" w:eastAsiaTheme="minorEastAsia" w:hAnsi="Garamond"/>
        </w:rPr>
        <w:t>nCVR</w:t>
      </w:r>
      <w:proofErr w:type="spellEnd"/>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6E3BA473"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transf</w:t>
      </w:r>
      <w:del w:id="1121" w:author="Lauren Harrison" w:date="2020-08-07T16:16:00Z">
        <w:r w:rsidR="00A54802" w:rsidDel="00284BE5">
          <w:rPr>
            <w:rFonts w:ascii="Garamond" w:eastAsiaTheme="minorEastAsia" w:hAnsi="Garamond"/>
            <w:noProof/>
          </w:rPr>
          <w:delText>r</w:delText>
        </w:r>
      </w:del>
      <w:r w:rsidR="00A54802">
        <w:rPr>
          <w:rFonts w:ascii="Garamond" w:eastAsiaTheme="minorEastAsia" w:hAnsi="Garamond"/>
          <w:noProof/>
        </w:rPr>
        <w:t>o</w:t>
      </w:r>
      <w:ins w:id="1122" w:author="Lauren Harrison" w:date="2020-08-07T16:16:00Z">
        <w:r w:rsidR="00284BE5">
          <w:rPr>
            <w:rFonts w:ascii="Garamond" w:eastAsiaTheme="minorEastAsia" w:hAnsi="Garamond"/>
            <w:noProof/>
          </w:rPr>
          <w:t>r</w:t>
        </w:r>
      </w:ins>
      <w:r w:rsidR="00A54802">
        <w:rPr>
          <w:rFonts w:ascii="Garamond" w:eastAsiaTheme="minorEastAsia" w:hAnsi="Garamond"/>
          <w:noProof/>
        </w:rPr>
        <w:t xml:space="preserve">med to </w:t>
      </w:r>
      <w:del w:id="1123" w:author="Lauren Harrison" w:date="2020-08-07T16:16:00Z">
        <w:r w:rsidR="00A54802" w:rsidRPr="00814634" w:rsidDel="00284BE5">
          <w:rPr>
            <w:rFonts w:ascii="Garamond" w:eastAsiaTheme="minorEastAsia" w:hAnsi="Garamond"/>
            <w:noProof/>
            <w:highlight w:val="yellow"/>
          </w:rPr>
          <w:delText xml:space="preserve">fulfil </w:delText>
        </w:r>
      </w:del>
      <w:ins w:id="1124" w:author="Lauren Harrison" w:date="2020-08-07T16:16:00Z">
        <w:r w:rsidR="00284BE5">
          <w:rPr>
            <w:rFonts w:ascii="Garamond" w:eastAsiaTheme="minorEastAsia" w:hAnsi="Garamond"/>
            <w:noProof/>
            <w:highlight w:val="yellow"/>
          </w:rPr>
          <w:t>meet</w:t>
        </w:r>
        <w:r w:rsidR="00284BE5" w:rsidRPr="00814634">
          <w:rPr>
            <w:rFonts w:ascii="Garamond" w:eastAsiaTheme="minorEastAsia" w:hAnsi="Garamond"/>
            <w:noProof/>
            <w:highlight w:val="yellow"/>
          </w:rPr>
          <w:t xml:space="preserve"> </w:t>
        </w:r>
      </w:ins>
      <w:r w:rsidR="00A54802" w:rsidRPr="00814634">
        <w:rPr>
          <w:rFonts w:ascii="Garamond" w:eastAsiaTheme="minorEastAsia" w:hAnsi="Garamond"/>
          <w:noProof/>
          <w:highlight w:val="yellow"/>
        </w:rPr>
        <w:t>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427A0B53"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del w:id="1125" w:author="Lauren Harrison" w:date="2020-08-08T10:34:00Z">
        <w:r w:rsidR="00DA7FA8" w:rsidDel="00937245">
          <w:rPr>
            <w:rFonts w:ascii="Garamond" w:eastAsiaTheme="minorEastAsia" w:hAnsi="Garamond"/>
            <w:i/>
            <w:noProof/>
            <w:sz w:val="20"/>
            <w:szCs w:val="20"/>
          </w:rPr>
          <w:delText>6</w:delText>
        </w:r>
      </w:del>
      <w:ins w:id="1126" w:author="Lauren Harrison" w:date="2020-08-08T12:23:00Z">
        <w:r w:rsidR="00E85A3F">
          <w:rPr>
            <w:rFonts w:ascii="Garamond" w:eastAsiaTheme="minorEastAsia" w:hAnsi="Garamond"/>
            <w:i/>
            <w:noProof/>
            <w:sz w:val="20"/>
            <w:szCs w:val="20"/>
          </w:rPr>
          <w:t>8</w:t>
        </w:r>
      </w:ins>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0F17C014" w:rsidR="006C2D94" w:rsidRPr="006C2D94" w:rsidRDefault="006C2D94">
      <w:pPr>
        <w:contextualSpacing/>
        <w:jc w:val="right"/>
        <w:rPr>
          <w:rFonts w:ascii="Garamond" w:eastAsiaTheme="minorEastAsia" w:hAnsi="Garamond"/>
          <w:noProof/>
          <w:sz w:val="20"/>
          <w:szCs w:val="20"/>
        </w:rPr>
        <w:pPrChange w:id="1127" w:author="Lauren Harrison" w:date="2020-08-08T10:34:00Z">
          <w:pPr>
            <w:contextualSpacing/>
            <w:jc w:val="center"/>
          </w:pPr>
        </w:pPrChange>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del w:id="1128" w:author="Lauren Harrison" w:date="2020-08-08T10:34:00Z">
        <w:r w:rsidR="00DA7FA8" w:rsidDel="00937245">
          <w:rPr>
            <w:rFonts w:ascii="Garamond" w:eastAsiaTheme="minorEastAsia" w:hAnsi="Garamond"/>
            <w:i/>
            <w:noProof/>
            <w:sz w:val="20"/>
            <w:szCs w:val="20"/>
          </w:rPr>
          <w:delText>7</w:delText>
        </w:r>
      </w:del>
      <w:ins w:id="1129" w:author="Lauren Harrison" w:date="2020-08-08T12:23:00Z">
        <w:r w:rsidR="00E85A3F">
          <w:rPr>
            <w:rFonts w:ascii="Garamond" w:eastAsiaTheme="minorEastAsia" w:hAnsi="Garamond"/>
            <w:i/>
            <w:noProof/>
            <w:sz w:val="20"/>
            <w:szCs w:val="20"/>
          </w:rPr>
          <w:t>9</w:t>
        </w:r>
      </w:ins>
    </w:p>
    <w:p w14:paraId="5006078E" w14:textId="75416934" w:rsidR="005C69F2" w:rsidRDefault="005C69F2" w:rsidP="005C69F2">
      <w:pPr>
        <w:contextualSpacing/>
        <w:rPr>
          <w:rFonts w:ascii="Garamond" w:hAnsi="Garamond"/>
        </w:rPr>
      </w:pPr>
    </w:p>
    <w:p w14:paraId="59CDD6C1" w14:textId="130C51A1"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1130"/>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1130"/>
      <w:r w:rsidR="00DA7FA8">
        <w:rPr>
          <w:rStyle w:val="CommentReference"/>
        </w:rPr>
        <w:commentReference w:id="1130"/>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ins w:id="1131" w:author="Lauren Harrison" w:date="2020-08-07T16:52:00Z">
        <w:r w:rsidR="00223722">
          <w:rPr>
            <w:rFonts w:ascii="Garamond" w:hAnsi="Garamond"/>
          </w:rPr>
          <w:t>our raw data and code supplied in the Supplementary Materials</w:t>
        </w:r>
      </w:ins>
      <w:del w:id="1132" w:author="Lauren Harrison" w:date="2020-08-07T16:52:00Z">
        <w:r w:rsidR="003661BA" w:rsidRPr="00814634" w:rsidDel="00223722">
          <w:rPr>
            <w:rFonts w:ascii="Garamond" w:hAnsi="Garamond"/>
            <w:highlight w:val="yellow"/>
          </w:rPr>
          <w:delText>XXXX</w:delText>
        </w:r>
      </w:del>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7DA58A73"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t>
      </w:r>
      <w:del w:id="1133" w:author="Lauren Harrison" w:date="2020-08-07T16:18:00Z">
        <w:r w:rsidDel="00284BE5">
          <w:rPr>
            <w:rFonts w:ascii="Garamond" w:hAnsi="Garamond"/>
          </w:rPr>
          <w:delText xml:space="preserve">was </w:delText>
        </w:r>
      </w:del>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ins w:id="1134" w:author="Lauren Harrison" w:date="2020-08-07T16:19:00Z">
        <w:r w:rsidR="00284BE5">
          <w:rPr>
            <w:rFonts w:ascii="Garamond" w:hAnsi="Garamond"/>
          </w:rPr>
          <w:t xml:space="preserve"> (‘experimental’ or ‘obs</w:t>
        </w:r>
        <w:r w:rsidR="00496DEA">
          <w:rPr>
            <w:rFonts w:ascii="Garamond" w:hAnsi="Garamond"/>
          </w:rPr>
          <w:t>e</w:t>
        </w:r>
        <w:r w:rsidR="00284BE5">
          <w:rPr>
            <w:rFonts w:ascii="Garamond" w:hAnsi="Garamond"/>
          </w:rPr>
          <w:t>rvational’)</w:t>
        </w:r>
      </w:ins>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1135"/>
      <w:r>
        <w:rPr>
          <w:rFonts w:ascii="Garamond" w:hAnsi="Garamond"/>
        </w:rPr>
        <w:t xml:space="preserve">e.g. </w:t>
      </w:r>
      <w:del w:id="1136" w:author="Lauren Harrison" w:date="2020-08-08T13:29:00Z">
        <w:r w:rsidDel="00762DCB">
          <w:rPr>
            <w:rFonts w:ascii="Garamond" w:hAnsi="Garamond"/>
          </w:rPr>
          <w:delText>birds</w:delText>
        </w:r>
      </w:del>
      <w:ins w:id="1137" w:author="Lauren Harrison" w:date="2020-08-08T13:29:00Z">
        <w:r w:rsidR="00762DCB">
          <w:rPr>
            <w:rFonts w:ascii="Garamond" w:hAnsi="Garamond"/>
          </w:rPr>
          <w:t>primates</w:t>
        </w:r>
      </w:ins>
      <w:r>
        <w:rPr>
          <w:rFonts w:ascii="Garamond" w:hAnsi="Garamond"/>
        </w:rPr>
        <w:t xml:space="preserve">: </w:t>
      </w:r>
      <w:commentRangeStart w:id="1138"/>
      <w:r w:rsidR="000941A1">
        <w:rPr>
          <w:rFonts w:ascii="Garamond" w:hAnsi="Garamond"/>
        </w:rPr>
        <w:fldChar w:fldCharType="begin" w:fldLock="1"/>
      </w:r>
      <w:r w:rsidR="00D27DC2">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sidR="000941A1">
        <w:rPr>
          <w:rFonts w:ascii="Garamond" w:hAnsi="Garamond"/>
        </w:rPr>
        <w:fldChar w:fldCharType="separate"/>
      </w:r>
      <w:del w:id="1139" w:author="Lauren Harrison" w:date="2020-08-08T13:29:00Z">
        <w:r w:rsidR="00762DCB" w:rsidRPr="00762DCB" w:rsidDel="00762DCB">
          <w:rPr>
            <w:rFonts w:ascii="Garamond" w:hAnsi="Garamond"/>
            <w:noProof/>
          </w:rPr>
          <w:delText>(</w:delText>
        </w:r>
      </w:del>
      <w:r w:rsidR="00762DCB" w:rsidRPr="00762DCB">
        <w:rPr>
          <w:rFonts w:ascii="Garamond" w:hAnsi="Garamond"/>
          <w:noProof/>
        </w:rPr>
        <w:t xml:space="preserve">Cassini 2020; </w:t>
      </w:r>
      <w:ins w:id="1140" w:author="Lauren Harrison" w:date="2020-08-08T13:29:00Z">
        <w:r w:rsidR="00762DCB">
          <w:rPr>
            <w:rFonts w:ascii="Garamond" w:hAnsi="Garamond"/>
            <w:noProof/>
          </w:rPr>
          <w:t xml:space="preserve">fish: </w:t>
        </w:r>
      </w:ins>
      <w:r w:rsidR="00762DCB" w:rsidRPr="00762DCB">
        <w:rPr>
          <w:rFonts w:ascii="Garamond" w:hAnsi="Garamond"/>
          <w:noProof/>
        </w:rPr>
        <w:t xml:space="preserve">Horne </w:t>
      </w:r>
      <w:r w:rsidR="00762DCB" w:rsidRPr="00762DCB">
        <w:rPr>
          <w:rFonts w:ascii="Garamond" w:hAnsi="Garamond"/>
          <w:i/>
          <w:noProof/>
        </w:rPr>
        <w:t>et al.</w:t>
      </w:r>
      <w:r w:rsidR="00762DCB" w:rsidRPr="00762DCB">
        <w:rPr>
          <w:rFonts w:ascii="Garamond" w:hAnsi="Garamond"/>
          <w:noProof/>
        </w:rPr>
        <w:t xml:space="preserve"> 2020)</w:t>
      </w:r>
      <w:r w:rsidR="000941A1">
        <w:rPr>
          <w:rFonts w:ascii="Garamond" w:hAnsi="Garamond"/>
        </w:rPr>
        <w:fldChar w:fldCharType="end"/>
      </w:r>
      <w:commentRangeEnd w:id="1138"/>
      <w:r w:rsidR="00F604A9">
        <w:rPr>
          <w:rStyle w:val="CommentReference"/>
        </w:rPr>
        <w:commentReference w:id="1138"/>
      </w:r>
      <w:del w:id="1141" w:author="Lauren Harrison" w:date="2020-08-08T13:29:00Z">
        <w:r w:rsidDel="00762DCB">
          <w:rPr>
            <w:rFonts w:ascii="Garamond" w:hAnsi="Garamond"/>
          </w:rPr>
          <w:delText>;</w:delText>
        </w:r>
      </w:del>
      <w:del w:id="1142" w:author="Lauren Harrison" w:date="2020-08-08T13:30:00Z">
        <w:r w:rsidDel="00762DCB">
          <w:rPr>
            <w:rFonts w:ascii="Garamond" w:hAnsi="Garamond"/>
          </w:rPr>
          <w:delText xml:space="preserve"> fish: </w:delText>
        </w:r>
        <w:r w:rsidR="000941A1" w:rsidDel="00762DCB">
          <w:rPr>
            <w:rFonts w:ascii="Garamond" w:hAnsi="Garamond"/>
          </w:rPr>
          <w:fldChar w:fldCharType="begin" w:fldLock="1"/>
        </w:r>
        <w:r w:rsidR="000941A1" w:rsidRPr="00762DCB" w:rsidDel="00762DCB">
          <w:rPr>
            <w:rFonts w:ascii="Garamond" w:hAnsi="Garamond"/>
          </w:rPr>
          <w:del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w:delInstrText>
        </w:r>
        <w:r w:rsidR="000941A1" w:rsidRPr="00F604A9" w:rsidDel="00762DCB">
          <w:rPr>
            <w:rFonts w:ascii="Garamond" w:hAnsi="Garamond"/>
          </w:rPr>
          <w:delInstrText xml:space="preserve">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delInstrText>
        </w:r>
        <w:r w:rsidR="000941A1" w:rsidDel="00762DCB">
          <w:rPr>
            <w:rFonts w:ascii="Garamond" w:hAnsi="Garamond"/>
          </w:rPr>
          <w:fldChar w:fldCharType="separate"/>
        </w:r>
        <w:r w:rsidR="000941A1" w:rsidRPr="00762DCB" w:rsidDel="00762DCB">
          <w:rPr>
            <w:rFonts w:ascii="Garamond" w:hAnsi="Garamond"/>
            <w:noProof/>
          </w:rPr>
          <w:delText>Walker &amp; McCormick 2009</w:delText>
        </w:r>
        <w:r w:rsidR="000941A1" w:rsidDel="00762DCB">
          <w:rPr>
            <w:rFonts w:ascii="Garamond" w:hAnsi="Garamond"/>
          </w:rPr>
          <w:fldChar w:fldCharType="end"/>
        </w:r>
        <w:r w:rsidDel="00762DCB">
          <w:rPr>
            <w:rFonts w:ascii="Garamond" w:hAnsi="Garamond"/>
          </w:rPr>
          <w:delText xml:space="preserve">; mammals: </w:delText>
        </w:r>
        <w:r w:rsidR="000941A1" w:rsidDel="00762DCB">
          <w:rPr>
            <w:rFonts w:ascii="Garamond" w:hAnsi="Garamond"/>
          </w:rPr>
          <w:fldChar w:fldCharType="begin" w:fldLock="1"/>
        </w:r>
        <w:r w:rsidR="000941A1" w:rsidDel="00762DCB">
          <w:rPr>
            <w:rFonts w:ascii="Garamond" w:hAnsi="Garamond"/>
          </w:rPr>
          <w:del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delInstrText>
        </w:r>
        <w:r w:rsidR="000941A1" w:rsidDel="00762DCB">
          <w:rPr>
            <w:rFonts w:ascii="Garamond" w:hAnsi="Garamond"/>
          </w:rPr>
          <w:fldChar w:fldCharType="separate"/>
        </w:r>
        <w:r w:rsidR="000941A1" w:rsidRPr="000941A1" w:rsidDel="00762DCB">
          <w:rPr>
            <w:rFonts w:ascii="Garamond" w:hAnsi="Garamond"/>
            <w:noProof/>
          </w:rPr>
          <w:delText>Promislow 1992)</w:delText>
        </w:r>
        <w:r w:rsidR="000941A1" w:rsidDel="00762DCB">
          <w:rPr>
            <w:rFonts w:ascii="Garamond" w:hAnsi="Garamond"/>
          </w:rPr>
          <w:fldChar w:fldCharType="end"/>
        </w:r>
        <w:commentRangeEnd w:id="1135"/>
        <w:r w:rsidR="009E5013" w:rsidDel="00762DCB">
          <w:rPr>
            <w:rStyle w:val="CommentReference"/>
          </w:rPr>
          <w:commentReference w:id="1135"/>
        </w:r>
      </w:del>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w:t>
      </w:r>
      <w:r>
        <w:rPr>
          <w:rFonts w:ascii="Garamond" w:hAnsi="Garamond"/>
        </w:rPr>
        <w:lastRenderedPageBreak/>
        <w:t xml:space="preserve">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1143"/>
      <w:commentRangeStart w:id="1144"/>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57BE4644" w:rsidR="005C69F2" w:rsidRDefault="006C2D94">
      <w:pPr>
        <w:contextualSpacing/>
        <w:jc w:val="right"/>
        <w:rPr>
          <w:rFonts w:ascii="Garamond" w:hAnsi="Garamond"/>
          <w:i/>
          <w:sz w:val="20"/>
        </w:rPr>
        <w:pPrChange w:id="1145" w:author="Lauren Harrison" w:date="2020-08-08T10:34: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ins w:id="1146" w:author="Lauren Harrison" w:date="2020-08-08T12:23:00Z">
        <w:r w:rsidR="00E85A3F">
          <w:rPr>
            <w:rFonts w:ascii="Garamond" w:hAnsi="Garamond"/>
            <w:i/>
            <w:sz w:val="20"/>
          </w:rPr>
          <w:t>10</w:t>
        </w:r>
      </w:ins>
      <w:del w:id="1147" w:author="Lauren Harrison" w:date="2020-08-08T10:34:00Z">
        <w:r w:rsidR="004B289D" w:rsidDel="00937245">
          <w:rPr>
            <w:rFonts w:ascii="Garamond" w:hAnsi="Garamond"/>
            <w:i/>
            <w:sz w:val="20"/>
          </w:rPr>
          <w:delText>8</w:delText>
        </w:r>
      </w:del>
      <w:commentRangeEnd w:id="1143"/>
      <w:r w:rsidR="007A2420">
        <w:rPr>
          <w:rStyle w:val="CommentReference"/>
        </w:rPr>
        <w:commentReference w:id="1143"/>
      </w:r>
      <w:commentRangeEnd w:id="1144"/>
      <w:r w:rsidR="00F604A9">
        <w:rPr>
          <w:rStyle w:val="CommentReference"/>
        </w:rPr>
        <w:commentReference w:id="1144"/>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0C4BE48E" w:rsidR="00267554" w:rsidRPr="00E67F84" w:rsidRDefault="0096400F" w:rsidP="00561A2D">
      <w:pPr>
        <w:rPr>
          <w:rFonts w:ascii="Times New Roman" w:eastAsia="Times New Roman" w:hAnsi="Times New Roman" w:cs="Times New Roman"/>
          <w:rPrChange w:id="1148" w:author="Lauren Harrison" w:date="2020-08-09T12:38:00Z">
            <w:rPr>
              <w:rFonts w:ascii="Garamond" w:hAnsi="Garamond"/>
            </w:rPr>
          </w:rPrChange>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ins w:id="1149" w:author="Lauren Harrison" w:date="2020-08-09T12:27:00Z">
        <w:r w:rsidR="00DB25BF">
          <w:rPr>
            <w:rFonts w:ascii="Garamond" w:hAnsi="Garamond"/>
          </w:rPr>
          <w:t xml:space="preserve"> For birds, we </w:t>
        </w:r>
      </w:ins>
      <w:ins w:id="1150" w:author="Lauren Harrison" w:date="2020-08-09T12:30:00Z">
        <w:r w:rsidR="00DB25BF">
          <w:rPr>
            <w:rFonts w:ascii="Garamond" w:hAnsi="Garamond"/>
          </w:rPr>
          <w:t>first</w:t>
        </w:r>
      </w:ins>
      <w:ins w:id="1151" w:author="Lauren Harrison" w:date="2020-08-09T12:27:00Z">
        <w:r w:rsidR="00DB25BF">
          <w:rPr>
            <w:rFonts w:ascii="Garamond" w:hAnsi="Garamond"/>
          </w:rPr>
          <w:t xml:space="preserve"> searched </w:t>
        </w:r>
      </w:ins>
      <w:ins w:id="1152" w:author="Lauren Harrison" w:date="2020-08-09T12:34:00Z">
        <w:r w:rsidR="00DB25BF">
          <w:rPr>
            <w:rFonts w:ascii="Garamond" w:hAnsi="Garamond"/>
            <w:i/>
          </w:rPr>
          <w:t xml:space="preserve">CRC Handbook of Avian Body Masses </w:t>
        </w:r>
        <w:r w:rsidR="00DB25BF">
          <w:rPr>
            <w:rFonts w:ascii="Garamond" w:hAnsi="Garamond"/>
          </w:rPr>
          <w:fldChar w:fldCharType="begin" w:fldLock="1"/>
        </w:r>
        <w:r w:rsidR="00DB25BF">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2007)"},"properties":{"noteIndex":0},"schema":"https://github.com/citation-style-language/schema/raw/master/csl-citation.json"}</w:instrText>
        </w:r>
        <w:r w:rsidR="00DB25BF">
          <w:rPr>
            <w:rFonts w:ascii="Garamond" w:hAnsi="Garamond"/>
          </w:rPr>
          <w:fldChar w:fldCharType="separate"/>
        </w:r>
        <w:r w:rsidR="00DB25BF" w:rsidRPr="00403EE0">
          <w:rPr>
            <w:rFonts w:ascii="Garamond" w:hAnsi="Garamond"/>
            <w:noProof/>
          </w:rPr>
          <w:t>(Dunning Jr 2007)</w:t>
        </w:r>
        <w:r w:rsidR="00DB25BF">
          <w:rPr>
            <w:rFonts w:ascii="Garamond" w:hAnsi="Garamond"/>
          </w:rPr>
          <w:fldChar w:fldCharType="end"/>
        </w:r>
      </w:ins>
      <w:ins w:id="1153" w:author="Lauren Harrison" w:date="2020-08-09T12:28:00Z">
        <w:r w:rsidR="00DB25BF">
          <w:rPr>
            <w:rFonts w:ascii="Garamond" w:hAnsi="Garamond"/>
          </w:rPr>
          <w:t xml:space="preserve"> and the online reference </w:t>
        </w:r>
      </w:ins>
      <w:ins w:id="1154" w:author="Lauren Harrison" w:date="2020-08-09T12:40:00Z">
        <w:r w:rsidR="00A648D9">
          <w:rPr>
            <w:rFonts w:ascii="Garamond" w:hAnsi="Garamond"/>
          </w:rPr>
          <w:t>database</w:t>
        </w:r>
      </w:ins>
      <w:ins w:id="1155" w:author="Lauren Harrison" w:date="2020-08-09T12:28:00Z">
        <w:r w:rsidR="00DB25BF">
          <w:rPr>
            <w:rFonts w:ascii="Garamond" w:hAnsi="Garamond"/>
          </w:rPr>
          <w:t xml:space="preserve"> </w:t>
        </w:r>
        <w:r w:rsidR="00DB25BF" w:rsidRPr="00DB25BF">
          <w:rPr>
            <w:rFonts w:ascii="Garamond" w:hAnsi="Garamond"/>
            <w:i/>
            <w:rPrChange w:id="1156" w:author="Lauren Harrison" w:date="2020-08-09T12:30:00Z">
              <w:rPr>
                <w:rFonts w:ascii="Garamond" w:hAnsi="Garamond"/>
              </w:rPr>
            </w:rPrChange>
          </w:rPr>
          <w:t>Birds of t</w:t>
        </w:r>
      </w:ins>
      <w:ins w:id="1157" w:author="Lauren Harrison" w:date="2020-08-09T12:29:00Z">
        <w:r w:rsidR="00DB25BF" w:rsidRPr="00DB25BF">
          <w:rPr>
            <w:rFonts w:ascii="Garamond" w:hAnsi="Garamond"/>
            <w:i/>
            <w:rPrChange w:id="1158" w:author="Lauren Harrison" w:date="2020-08-09T12:30:00Z">
              <w:rPr>
                <w:rFonts w:ascii="Garamond" w:hAnsi="Garamond"/>
              </w:rPr>
            </w:rPrChange>
          </w:rPr>
          <w:t>he World</w:t>
        </w:r>
      </w:ins>
      <w:ins w:id="1159" w:author="Lauren Harrison" w:date="2020-08-09T12:38:00Z">
        <w:r w:rsidR="00E67F84">
          <w:rPr>
            <w:rFonts w:ascii="Garamond" w:hAnsi="Garamond"/>
            <w:i/>
          </w:rPr>
          <w:t xml:space="preserve"> </w:t>
        </w:r>
        <w:r w:rsidR="00E67F84">
          <w:rPr>
            <w:rFonts w:ascii="Garamond" w:hAnsi="Garamond"/>
          </w:rPr>
          <w:t>(birdsoftheworld</w:t>
        </w:r>
      </w:ins>
      <w:ins w:id="1160" w:author="Lauren Harrison" w:date="2020-08-09T12:39:00Z">
        <w:r w:rsidR="00E67F84">
          <w:rPr>
            <w:rFonts w:ascii="Garamond" w:hAnsi="Garamond"/>
          </w:rPr>
          <w:t>.org</w:t>
        </w:r>
      </w:ins>
      <w:ins w:id="1161" w:author="Lauren Harrison" w:date="2020-08-09T12:30:00Z">
        <w:r w:rsidR="00DB25BF">
          <w:rPr>
            <w:rFonts w:ascii="Garamond" w:hAnsi="Garamond"/>
          </w:rPr>
          <w:t xml:space="preserve">; </w:t>
        </w:r>
      </w:ins>
      <w:ins w:id="1162" w:author="Lauren Harrison" w:date="2020-08-09T12:34:00Z">
        <w:r w:rsidR="00E67F84">
          <w:rPr>
            <w:rFonts w:ascii="Garamond" w:hAnsi="Garamond"/>
          </w:rPr>
          <w:t>accessed</w:t>
        </w:r>
      </w:ins>
      <w:ins w:id="1163" w:author="Lauren Harrison" w:date="2020-08-09T12:30:00Z">
        <w:r w:rsidR="00DB25BF">
          <w:rPr>
            <w:rFonts w:ascii="Garamond" w:hAnsi="Garamond"/>
          </w:rPr>
          <w:t xml:space="preserve"> </w:t>
        </w:r>
      </w:ins>
      <w:ins w:id="1164" w:author="Lauren Harrison" w:date="2020-08-09T12:34:00Z">
        <w:r w:rsidR="00E67F84">
          <w:rPr>
            <w:rFonts w:ascii="Garamond" w:hAnsi="Garamond"/>
          </w:rPr>
          <w:t>via</w:t>
        </w:r>
      </w:ins>
      <w:ins w:id="1165" w:author="Lauren Harrison" w:date="2020-08-09T12:30:00Z">
        <w:r w:rsidR="00DB25BF">
          <w:rPr>
            <w:rFonts w:ascii="Garamond" w:hAnsi="Garamond"/>
          </w:rPr>
          <w:t xml:space="preserve"> </w:t>
        </w:r>
      </w:ins>
      <w:ins w:id="1166" w:author="Lauren Harrison" w:date="2020-08-09T12:35:00Z">
        <w:r w:rsidR="00E67F84">
          <w:rPr>
            <w:rFonts w:ascii="Garamond" w:hAnsi="Garamond"/>
          </w:rPr>
          <w:t>an ANU</w:t>
        </w:r>
      </w:ins>
      <w:ins w:id="1167" w:author="Lauren Harrison" w:date="2020-08-09T12:30:00Z">
        <w:r w:rsidR="00DB25BF">
          <w:rPr>
            <w:rFonts w:ascii="Garamond" w:hAnsi="Garamond"/>
          </w:rPr>
          <w:t xml:space="preserve"> </w:t>
        </w:r>
      </w:ins>
      <w:ins w:id="1168" w:author="Lauren Harrison" w:date="2020-08-09T12:39:00Z">
        <w:r w:rsidR="00E67F84">
          <w:rPr>
            <w:rFonts w:ascii="Garamond" w:hAnsi="Garamond"/>
          </w:rPr>
          <w:t xml:space="preserve">library </w:t>
        </w:r>
      </w:ins>
      <w:ins w:id="1169" w:author="Lauren Harrison" w:date="2020-08-09T12:35:00Z">
        <w:r w:rsidR="00E67F84">
          <w:rPr>
            <w:rFonts w:ascii="Garamond" w:hAnsi="Garamond"/>
          </w:rPr>
          <w:t>subscription</w:t>
        </w:r>
      </w:ins>
      <w:ins w:id="1170" w:author="Lauren Harrison" w:date="2020-08-09T12:39:00Z">
        <w:r w:rsidR="00E67F84">
          <w:rPr>
            <w:rFonts w:ascii="Garamond" w:hAnsi="Garamond"/>
          </w:rPr>
          <w:t xml:space="preserve"> in 2019</w:t>
        </w:r>
      </w:ins>
      <w:ins w:id="1171" w:author="Lauren Harrison" w:date="2020-08-09T12:29:00Z">
        <w:r w:rsidR="00DB25BF">
          <w:rPr>
            <w:rFonts w:ascii="Garamond" w:hAnsi="Garamond"/>
          </w:rPr>
          <w:t xml:space="preserve">) for body size measures. </w:t>
        </w:r>
      </w:ins>
      <w:del w:id="1172" w:author="Lauren Harrison" w:date="2020-08-09T12:28:00Z">
        <w:r w:rsidR="001F2292" w:rsidDel="00DB25BF">
          <w:rPr>
            <w:rFonts w:ascii="Garamond" w:hAnsi="Garamond"/>
          </w:rPr>
          <w:delText xml:space="preserve"> </w:delText>
        </w:r>
      </w:del>
      <w:commentRangeStart w:id="1173"/>
      <w:commentRangeStart w:id="1174"/>
      <w:r w:rsidR="001F2292">
        <w:rPr>
          <w:rFonts w:ascii="Garamond" w:hAnsi="Garamond"/>
        </w:rPr>
        <w:t>We then used data from located studies to calculate the SSD index.</w:t>
      </w:r>
      <w:r w:rsidR="00B70F47">
        <w:rPr>
          <w:rFonts w:ascii="Garamond" w:hAnsi="Garamond"/>
        </w:rPr>
        <w:t xml:space="preserve"> </w:t>
      </w:r>
      <w:commentRangeEnd w:id="1173"/>
      <w:r w:rsidR="001F2292">
        <w:rPr>
          <w:rStyle w:val="CommentReference"/>
        </w:rPr>
        <w:commentReference w:id="1173"/>
      </w:r>
      <w:commentRangeEnd w:id="1174"/>
      <w:r w:rsidR="008B43F6">
        <w:rPr>
          <w:rStyle w:val="CommentReference"/>
        </w:rPr>
        <w:commentReference w:id="1174"/>
      </w:r>
      <w:commentRangeStart w:id="1175"/>
      <w:commentRangeStart w:id="1176"/>
      <w:del w:id="1177" w:author="Lauren Harrison" w:date="2020-08-09T12:48:00Z">
        <w:r w:rsidR="007C3875" w:rsidDel="00DD4075">
          <w:rPr>
            <w:rFonts w:ascii="Garamond" w:hAnsi="Garamond"/>
          </w:rPr>
          <w:delText>Second,</w:delText>
        </w:r>
        <w:r w:rsidR="005C69F2" w:rsidDel="00DD4075">
          <w:rPr>
            <w:rFonts w:ascii="Garamond" w:hAnsi="Garamond"/>
          </w:rPr>
          <w:delText xml:space="preserve"> </w:delText>
        </w:r>
        <w:r w:rsidR="005273B4" w:rsidDel="00DD4075">
          <w:rPr>
            <w:rFonts w:ascii="Garamond" w:hAnsi="Garamond"/>
          </w:rPr>
          <w:delText xml:space="preserve">we noted whether the </w:delText>
        </w:r>
        <w:r w:rsidR="005C69F2" w:rsidDel="00DD4075">
          <w:rPr>
            <w:rFonts w:ascii="Garamond" w:hAnsi="Garamond"/>
          </w:rPr>
          <w:delText>mating system</w:delText>
        </w:r>
        <w:r w:rsidR="005273B4" w:rsidDel="00DD4075">
          <w:rPr>
            <w:rFonts w:ascii="Garamond" w:hAnsi="Garamond"/>
          </w:rPr>
          <w:delText xml:space="preserve"> of the species </w:delText>
        </w:r>
        <w:r w:rsidR="00227507" w:rsidDel="00DD4075">
          <w:rPr>
            <w:rFonts w:ascii="Garamond" w:hAnsi="Garamond"/>
          </w:rPr>
          <w:delText xml:space="preserve">was characterised by </w:delText>
        </w:r>
        <w:r w:rsidR="005C69F2" w:rsidDel="00DD4075">
          <w:rPr>
            <w:rFonts w:ascii="Garamond" w:hAnsi="Garamond"/>
          </w:rPr>
          <w:delText>‘</w:delText>
        </w:r>
        <w:r w:rsidR="00AC64AC" w:rsidDel="00DD4075">
          <w:rPr>
            <w:rFonts w:ascii="Garamond" w:hAnsi="Garamond"/>
          </w:rPr>
          <w:delText xml:space="preserve">multiple mating’ </w:delText>
        </w:r>
        <w:r w:rsidR="005273B4" w:rsidDel="00DD4075">
          <w:rPr>
            <w:rFonts w:ascii="Garamond" w:hAnsi="Garamond"/>
          </w:rPr>
          <w:delText xml:space="preserve">or </w:delText>
        </w:r>
        <w:r w:rsidR="00AC64AC" w:rsidDel="00DD4075">
          <w:rPr>
            <w:rFonts w:ascii="Garamond" w:hAnsi="Garamond"/>
          </w:rPr>
          <w:delText>‘monogam</w:delText>
        </w:r>
        <w:r w:rsidR="001F2292" w:rsidDel="00DD4075">
          <w:rPr>
            <w:rFonts w:ascii="Garamond" w:hAnsi="Garamond"/>
          </w:rPr>
          <w:delText>y</w:delText>
        </w:r>
        <w:r w:rsidR="00AC64AC" w:rsidDel="00DD4075">
          <w:rPr>
            <w:rFonts w:ascii="Garamond" w:hAnsi="Garamond"/>
          </w:rPr>
          <w:delText>’</w:delText>
        </w:r>
        <w:r w:rsidR="005C69F2" w:rsidDel="00DD4075">
          <w:rPr>
            <w:rFonts w:ascii="Garamond" w:hAnsi="Garamond"/>
          </w:rPr>
          <w:delText xml:space="preserve">. </w:delText>
        </w:r>
        <w:commentRangeEnd w:id="1175"/>
        <w:r w:rsidR="005273B4" w:rsidDel="00DD4075">
          <w:rPr>
            <w:rStyle w:val="CommentReference"/>
          </w:rPr>
          <w:commentReference w:id="1175"/>
        </w:r>
        <w:commentRangeEnd w:id="1176"/>
        <w:r w:rsidR="00FB7EE8" w:rsidDel="00DD4075">
          <w:rPr>
            <w:rStyle w:val="CommentReference"/>
          </w:rPr>
          <w:commentReference w:id="1176"/>
        </w:r>
        <w:r w:rsidR="008B58C1" w:rsidDel="00DD4075">
          <w:rPr>
            <w:rFonts w:ascii="Garamond" w:hAnsi="Garamond"/>
          </w:rPr>
          <w:delText xml:space="preserve">We </w:delText>
        </w:r>
      </w:del>
      <w:del w:id="1178" w:author="Lauren Harrison" w:date="2020-08-07T16:32:00Z">
        <w:r w:rsidR="005A7E58" w:rsidDel="00AE243F">
          <w:rPr>
            <w:rFonts w:ascii="Garamond" w:hAnsi="Garamond"/>
          </w:rPr>
          <w:delText xml:space="preserve">again </w:delText>
        </w:r>
      </w:del>
      <w:del w:id="1179" w:author="Lauren Harrison" w:date="2020-08-09T12:48:00Z">
        <w:r w:rsidR="008B58C1" w:rsidDel="00DD4075">
          <w:rPr>
            <w:rFonts w:ascii="Garamond" w:hAnsi="Garamond"/>
          </w:rPr>
          <w:delText xml:space="preserve">used the search approach </w:delText>
        </w:r>
        <w:r w:rsidR="005A7E58" w:rsidDel="00DD4075">
          <w:rPr>
            <w:rFonts w:ascii="Garamond" w:hAnsi="Garamond"/>
          </w:rPr>
          <w:delText xml:space="preserve">described above </w:delText>
        </w:r>
        <w:r w:rsidR="008B58C1" w:rsidDel="00DD4075">
          <w:rPr>
            <w:rFonts w:ascii="Garamond" w:hAnsi="Garamond"/>
          </w:rPr>
          <w:delText xml:space="preserve">if the relevant data was not </w:delText>
        </w:r>
        <w:r w:rsidR="001F2292" w:rsidDel="00DD4075">
          <w:rPr>
            <w:rFonts w:ascii="Garamond" w:hAnsi="Garamond"/>
          </w:rPr>
          <w:delText>provided</w:delText>
        </w:r>
        <w:r w:rsidR="008B58C1" w:rsidDel="00DD4075">
          <w:rPr>
            <w:rFonts w:ascii="Garamond" w:hAnsi="Garamond"/>
          </w:rPr>
          <w:delText xml:space="preserve"> in the focal article, using the search string: “species name” AND mating system. </w:delText>
        </w:r>
      </w:del>
      <w:ins w:id="1180" w:author="Lauren Harrison" w:date="2020-08-08T13:55:00Z">
        <w:r w:rsidR="00D814BD">
          <w:rPr>
            <w:rFonts w:ascii="Garamond" w:hAnsi="Garamond"/>
          </w:rPr>
          <w:t xml:space="preserve">The location of data collected for SSD index </w:t>
        </w:r>
      </w:ins>
      <w:ins w:id="1181" w:author="Lauren Harrison" w:date="2020-08-09T12:48:00Z">
        <w:r w:rsidR="00DD4075">
          <w:rPr>
            <w:rFonts w:ascii="Garamond" w:hAnsi="Garamond"/>
          </w:rPr>
          <w:t>is</w:t>
        </w:r>
      </w:ins>
      <w:ins w:id="1182" w:author="Lauren Harrison" w:date="2020-08-08T13:56:00Z">
        <w:r w:rsidR="00D814BD">
          <w:rPr>
            <w:rFonts w:ascii="Garamond" w:hAnsi="Garamond"/>
          </w:rPr>
          <w:t xml:space="preserve"> provided in the Supplementary Material. </w:t>
        </w:r>
      </w:ins>
    </w:p>
    <w:p w14:paraId="6067FC16" w14:textId="77777777" w:rsidR="00267554" w:rsidRDefault="00267554" w:rsidP="005C69F2">
      <w:pPr>
        <w:contextualSpacing/>
        <w:rPr>
          <w:rFonts w:ascii="Garamond" w:hAnsi="Garamond"/>
        </w:rPr>
      </w:pPr>
    </w:p>
    <w:p w14:paraId="7ECB0198" w14:textId="52A2B34A"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 xml:space="preserve">Supplementary </w:t>
      </w:r>
      <w:ins w:id="1183" w:author="Lauren Harrison" w:date="2020-08-08T13:50:00Z">
        <w:r w:rsidR="00B9533C">
          <w:rPr>
            <w:rFonts w:ascii="Garamond" w:hAnsi="Garamond"/>
            <w:color w:val="000000" w:themeColor="text1"/>
            <w:highlight w:val="yellow"/>
          </w:rPr>
          <w:t>T</w:t>
        </w:r>
      </w:ins>
      <w:del w:id="1184" w:author="Lauren Harrison" w:date="2020-08-08T13:50:00Z">
        <w:r w:rsidRPr="00814634" w:rsidDel="00B9533C">
          <w:rPr>
            <w:rFonts w:ascii="Garamond" w:hAnsi="Garamond"/>
            <w:color w:val="000000" w:themeColor="text1"/>
            <w:highlight w:val="yellow"/>
          </w:rPr>
          <w:delText>t</w:delText>
        </w:r>
      </w:del>
      <w:r w:rsidRPr="00814634">
        <w:rPr>
          <w:rFonts w:ascii="Garamond" w:hAnsi="Garamond"/>
          <w:color w:val="000000" w:themeColor="text1"/>
          <w:highlight w:val="yellow"/>
        </w:rPr>
        <w:t>ables S7-S12</w:t>
      </w:r>
      <w:r>
        <w:rPr>
          <w:rFonts w:ascii="Garamond" w:hAnsi="Garamond"/>
        </w:rPr>
        <w:t xml:space="preserve">, but these should be treated as strictly </w:t>
      </w:r>
      <w:commentRangeStart w:id="1185"/>
      <w:commentRangeStart w:id="1186"/>
      <w:r>
        <w:rPr>
          <w:rFonts w:ascii="Garamond" w:hAnsi="Garamond"/>
        </w:rPr>
        <w:t>exploratory analyses.</w:t>
      </w:r>
      <w:commentRangeEnd w:id="1185"/>
      <w:r w:rsidR="00B2071D">
        <w:rPr>
          <w:rStyle w:val="CommentReference"/>
        </w:rPr>
        <w:commentReference w:id="1185"/>
      </w:r>
      <w:commentRangeEnd w:id="1186"/>
      <w:r w:rsidR="00AE243F">
        <w:rPr>
          <w:rStyle w:val="CommentReference"/>
        </w:rPr>
        <w:commentReference w:id="1186"/>
      </w:r>
    </w:p>
    <w:p w14:paraId="20FEF7AE" w14:textId="77777777" w:rsidR="005A3992" w:rsidRDefault="005A3992" w:rsidP="005C69F2">
      <w:pPr>
        <w:contextualSpacing/>
        <w:rPr>
          <w:ins w:id="1187" w:author="Lauren Harrison" w:date="2020-08-06T13:34:00Z"/>
          <w:rFonts w:ascii="Garamond" w:hAnsi="Garamond"/>
          <w:i/>
          <w:iCs/>
        </w:rPr>
      </w:pPr>
    </w:p>
    <w:p w14:paraId="77E23380" w14:textId="349DB394"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2E46718A"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w:t>
      </w:r>
      <w:r w:rsidR="00010595">
        <w:rPr>
          <w:rFonts w:ascii="Garamond" w:hAnsi="Garamond"/>
        </w:rPr>
        <w:t xml:space="preserve"> </w:t>
      </w:r>
      <w:ins w:id="1188" w:author="Lauren Harrison" w:date="2020-08-08T14:13:00Z">
        <w:r w:rsidR="003D1B07">
          <w:rPr>
            <w:rFonts w:ascii="Garamond" w:hAnsi="Garamond"/>
          </w:rPr>
          <w:t xml:space="preserve">intercept </w:t>
        </w:r>
      </w:ins>
      <w:r w:rsidR="00010595">
        <w:rPr>
          <w:rFonts w:ascii="Garamond" w:hAnsi="Garamond"/>
        </w:rPr>
        <w:t>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w:t>
      </w:r>
      <w:ins w:id="1189" w:author="Lauren Harrison" w:date="2020-08-08T13:58:00Z">
        <w:r w:rsidR="00A7605E">
          <w:rPr>
            <w:rFonts w:ascii="Garamond" w:hAnsi="Garamond"/>
          </w:rPr>
          <w:t>(version 3.5.</w:t>
        </w:r>
      </w:ins>
      <w:ins w:id="1190" w:author="Lauren Harrison" w:date="2020-08-08T14:05:00Z">
        <w:r w:rsidR="00160FAC">
          <w:rPr>
            <w:rFonts w:ascii="Garamond" w:hAnsi="Garamond"/>
          </w:rPr>
          <w:t>1</w:t>
        </w:r>
      </w:ins>
      <w:ins w:id="1191" w:author="Lauren Harrison" w:date="2020-08-08T13:58:00Z">
        <w:r w:rsidR="00A7605E">
          <w:rPr>
            <w:rFonts w:ascii="Garamond" w:hAnsi="Garamond"/>
          </w:rPr>
          <w:t xml:space="preserve">, </w:t>
        </w:r>
        <w:r w:rsidR="00A7605E" w:rsidRPr="000941A1">
          <w:rPr>
            <w:rFonts w:ascii="Garamond" w:hAnsi="Garamond"/>
            <w:iCs/>
            <w:noProof/>
          </w:rPr>
          <w:t>R Core Team 201</w:t>
        </w:r>
      </w:ins>
      <w:ins w:id="1192" w:author="Lauren Harrison" w:date="2020-08-08T14:05:00Z">
        <w:r w:rsidR="00160FAC">
          <w:rPr>
            <w:rFonts w:ascii="Garamond" w:hAnsi="Garamond"/>
            <w:iCs/>
            <w:noProof/>
          </w:rPr>
          <w:t>8</w:t>
        </w:r>
      </w:ins>
      <w:ins w:id="1193" w:author="Lauren Harrison" w:date="2020-08-08T13:58:00Z">
        <w:r w:rsidR="00A7605E">
          <w:rPr>
            <w:rFonts w:ascii="Garamond" w:hAnsi="Garamond"/>
          </w:rPr>
          <w:t xml:space="preserve">) </w:t>
        </w:r>
      </w:ins>
      <w:r>
        <w:rPr>
          <w:rFonts w:ascii="Garamond" w:hAnsi="Garamond"/>
        </w:rPr>
        <w:t xml:space="preserve">using the package </w:t>
      </w:r>
      <w:proofErr w:type="spellStart"/>
      <w:r w:rsidR="000941A1">
        <w:rPr>
          <w:rFonts w:ascii="Garamond" w:hAnsi="Garamond"/>
          <w:i/>
          <w:iCs/>
        </w:rPr>
        <w:t>metafor</w:t>
      </w:r>
      <w:proofErr w:type="spellEnd"/>
      <w:r w:rsidR="000941A1">
        <w:rPr>
          <w:rFonts w:ascii="Garamond" w:hAnsi="Garamond"/>
          <w:i/>
          <w:iCs/>
        </w:rPr>
        <w:t xml:space="preserve"> </w:t>
      </w:r>
      <w:r w:rsidR="000941A1">
        <w:rPr>
          <w:rFonts w:ascii="Garamond" w:hAnsi="Garamond"/>
          <w:i/>
          <w:iCs/>
        </w:rPr>
        <w:fldChar w:fldCharType="begin" w:fldLock="1"/>
      </w:r>
      <w:ins w:id="1194" w:author="Lauren Harrison" w:date="2020-08-08T14:19:00Z">
        <w:r w:rsidR="003D1B07">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ins>
      <w:del w:id="1195" w:author="Lauren Harrison" w:date="2020-08-08T13:58:00Z">
        <w:r w:rsidR="000C7B95" w:rsidDel="00A7605E">
          <w:rPr>
            <w:rFonts w:ascii="Garamond" w:hAnsi="Garamond"/>
            <w:i/>
            <w:iCs/>
          </w:rPr>
          <w:del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delInstrText>
        </w:r>
      </w:del>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ins w:id="1196" w:author="Lauren Harrison" w:date="2020-08-08T14:19:00Z">
        <w:r w:rsidR="003D1B07">
          <w:rPr>
            <w:rFonts w:ascii="Garamond" w:hAnsi="Garamond"/>
            <w:iCs/>
            <w:noProof/>
          </w:rPr>
          <w:t>,</w:t>
        </w:r>
      </w:ins>
      <w:r w:rsidR="000941A1">
        <w:rPr>
          <w:rFonts w:ascii="Garamond" w:hAnsi="Garamond"/>
          <w:iCs/>
          <w:noProof/>
        </w:rPr>
        <w:t xml:space="preserve"> </w:t>
      </w:r>
      <w:r w:rsidR="000941A1" w:rsidRPr="000941A1">
        <w:rPr>
          <w:rFonts w:ascii="Garamond" w:hAnsi="Garamond"/>
          <w:iCs/>
          <w:noProof/>
        </w:rPr>
        <w:t>Viechtbauer 2010</w:t>
      </w:r>
      <w:del w:id="1197" w:author="Lauren Harrison" w:date="2020-08-08T13:58:00Z">
        <w:r w:rsidR="000941A1" w:rsidRPr="000941A1" w:rsidDel="00A7605E">
          <w:rPr>
            <w:rFonts w:ascii="Garamond" w:hAnsi="Garamond"/>
            <w:iCs/>
            <w:noProof/>
          </w:rPr>
          <w:delText>; R Core Team 201</w:delText>
        </w:r>
        <w:r w:rsidR="000941A1" w:rsidDel="00A7605E">
          <w:rPr>
            <w:rFonts w:ascii="Garamond" w:hAnsi="Garamond"/>
            <w:iCs/>
            <w:noProof/>
          </w:rPr>
          <w:delText>9</w:delText>
        </w:r>
      </w:del>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del w:id="1198" w:author="Lauren Harrison" w:date="2020-08-08T14:14:00Z">
        <w:r w:rsidR="00DF27B7" w:rsidDel="003D1B07">
          <w:rPr>
            <w:rFonts w:ascii="Garamond" w:hAnsi="Garamond"/>
          </w:rPr>
          <w:delText xml:space="preserve">MLMR </w:delText>
        </w:r>
      </w:del>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w:t>
      </w:r>
      <w:proofErr w:type="spellStart"/>
      <w:r>
        <w:rPr>
          <w:rFonts w:ascii="Garamond" w:hAnsi="Garamond"/>
        </w:rPr>
        <w:t>reptilia</w:t>
      </w:r>
      <w:proofErr w:type="spellEnd"/>
      <w:r>
        <w:rPr>
          <w:rFonts w:ascii="Garamond" w:hAnsi="Garamond"/>
        </w:rPr>
        <w:t xml:space="preserve">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ins w:id="1199" w:author="Lauren Harrison" w:date="2020-08-08T14:22:00Z">
        <w:r w:rsidR="003D1B07">
          <w:rPr>
            <w:rFonts w:ascii="Garamond" w:hAnsi="Garamond"/>
          </w:rPr>
          <w:t xml:space="preserve">well-resolved </w:t>
        </w:r>
      </w:ins>
      <w:r>
        <w:rPr>
          <w:rFonts w:ascii="Garamond" w:hAnsi="Garamond"/>
        </w:rPr>
        <w:t xml:space="preserve">phylogenies </w:t>
      </w:r>
      <w:r w:rsidR="00F046EB">
        <w:rPr>
          <w:rFonts w:ascii="Garamond" w:hAnsi="Garamond"/>
        </w:rPr>
        <w:t>for some tax</w:t>
      </w:r>
      <w:del w:id="1200" w:author="Lauren Harrison" w:date="2020-08-08T14:23:00Z">
        <w:r w:rsidR="00F046EB" w:rsidDel="003D1B07">
          <w:rPr>
            <w:rFonts w:ascii="Garamond" w:hAnsi="Garamond"/>
          </w:rPr>
          <w:delText>a</w:delText>
        </w:r>
        <w:r w:rsidDel="003D1B07">
          <w:rPr>
            <w:rFonts w:ascii="Garamond" w:hAnsi="Garamond"/>
          </w:rPr>
          <w:delText>.</w:delText>
        </w:r>
      </w:del>
      <w:ins w:id="1201" w:author="Lauren Harrison" w:date="2020-08-08T14:23:00Z">
        <w:r w:rsidR="003D1B07">
          <w:rPr>
            <w:rFonts w:ascii="Garamond" w:hAnsi="Garamond"/>
          </w:rPr>
          <w:t>a.</w:t>
        </w:r>
      </w:ins>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687B3661"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 xml:space="preserve">This analysis is based on the simple premise that we predict males will show larger trait values for personality traits (with the possible exception of sociality) </w:t>
      </w:r>
      <w:ins w:id="1202" w:author="Lauren Harrison" w:date="2020-08-08T14:37:00Z">
        <w:r w:rsidR="00D27DC2">
          <w:rPr>
            <w:rFonts w:ascii="Garamond" w:hAnsi="Garamond"/>
          </w:rPr>
          <w:fldChar w:fldCharType="begin" w:fldLock="1"/>
        </w:r>
      </w:ins>
      <w:r w:rsidR="002D5E89">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sidR="00D27DC2">
        <w:rPr>
          <w:rFonts w:ascii="Garamond" w:hAnsi="Garamond"/>
        </w:rPr>
        <w:fldChar w:fldCharType="separate"/>
      </w:r>
      <w:r w:rsidR="00D27DC2" w:rsidRPr="00D27DC2">
        <w:rPr>
          <w:rFonts w:ascii="Garamond" w:hAnsi="Garamond"/>
          <w:noProof/>
        </w:rPr>
        <w:t>(Dingemanse &amp; Wolf 2010; Wolf &amp; Weissing 2010)</w:t>
      </w:r>
      <w:ins w:id="1203" w:author="Lauren Harrison" w:date="2020-08-08T14:37:00Z">
        <w:r w:rsidR="00D27DC2">
          <w:rPr>
            <w:rFonts w:ascii="Garamond" w:hAnsi="Garamond"/>
          </w:rPr>
          <w:fldChar w:fldCharType="end"/>
        </w:r>
      </w:ins>
      <w:del w:id="1204" w:author="Lauren Harrison" w:date="2020-08-08T14:37:00Z">
        <w:r w:rsidR="00CE41A9" w:rsidDel="00D27DC2">
          <w:rPr>
            <w:rFonts w:ascii="Garamond" w:hAnsi="Garamond"/>
          </w:rPr>
          <w:delText>(</w:delText>
        </w:r>
        <w:r w:rsidR="00CE41A9" w:rsidRPr="00814634" w:rsidDel="00D27DC2">
          <w:rPr>
            <w:rFonts w:ascii="Garamond" w:hAnsi="Garamond"/>
            <w:highlight w:val="yellow"/>
          </w:rPr>
          <w:delText>REF</w:delText>
        </w:r>
        <w:r w:rsidR="00CE41A9" w:rsidDel="00D27DC2">
          <w:rPr>
            <w:rFonts w:ascii="Garamond" w:hAnsi="Garamond"/>
          </w:rPr>
          <w:delText>)</w:delText>
        </w:r>
      </w:del>
      <w:r w:rsidR="00CE41A9">
        <w:rPr>
          <w:rFonts w:ascii="Garamond" w:hAnsi="Garamond"/>
        </w:rPr>
        <w:t>, and greater variance for all five traits</w:t>
      </w:r>
      <w:del w:id="1205" w:author="Lauren Harrison" w:date="2020-08-06T13:54:00Z">
        <w:r w:rsidR="00CE41A9" w:rsidDel="005A3992">
          <w:rPr>
            <w:rFonts w:ascii="Garamond" w:hAnsi="Garamond"/>
          </w:rPr>
          <w:delText xml:space="preserve"> </w:delText>
        </w:r>
      </w:del>
      <w:r w:rsidR="00CE41A9">
        <w:rPr>
          <w:rFonts w:ascii="Garamond" w:hAnsi="Garamond"/>
        </w:rPr>
        <w:t xml:space="preserve"> </w:t>
      </w:r>
      <w:ins w:id="1206" w:author="Lauren Harrison" w:date="2020-08-08T14:31:00Z">
        <w:r w:rsidR="00D27DC2">
          <w:rPr>
            <w:rFonts w:ascii="Garamond" w:hAnsi="Garamond"/>
          </w:rPr>
          <w:t xml:space="preserve">in accordance with the ‘greater male variability’ hypothesis </w:t>
        </w:r>
      </w:ins>
      <w:ins w:id="1207" w:author="Lauren Harrison" w:date="2020-08-08T14:43:00Z">
        <w:r w:rsidR="002D5E89">
          <w:rPr>
            <w:rFonts w:ascii="Garamond" w:hAnsi="Garamond"/>
          </w:rPr>
          <w:fldChar w:fldCharType="begin" w:fldLock="1"/>
        </w:r>
      </w:ins>
      <w:r w:rsidR="00B0144C">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sidR="002D5E89">
        <w:rPr>
          <w:rFonts w:ascii="Garamond" w:hAnsi="Garamond"/>
        </w:rPr>
        <w:fldChar w:fldCharType="separate"/>
      </w:r>
      <w:r w:rsidR="002D5E89" w:rsidRPr="002D5E89">
        <w:rPr>
          <w:rFonts w:ascii="Garamond" w:hAnsi="Garamond"/>
          <w:noProof/>
        </w:rPr>
        <w:t xml:space="preserve">(Feingold 1992; Schuett </w:t>
      </w:r>
      <w:r w:rsidR="002D5E89" w:rsidRPr="002D5E89">
        <w:rPr>
          <w:rFonts w:ascii="Garamond" w:hAnsi="Garamond"/>
          <w:i/>
          <w:noProof/>
        </w:rPr>
        <w:t>et al.</w:t>
      </w:r>
      <w:r w:rsidR="002D5E89" w:rsidRPr="002D5E89">
        <w:rPr>
          <w:rFonts w:ascii="Garamond" w:hAnsi="Garamond"/>
          <w:noProof/>
        </w:rPr>
        <w:t xml:space="preserve"> 2010)</w:t>
      </w:r>
      <w:ins w:id="1208" w:author="Lauren Harrison" w:date="2020-08-08T14:43:00Z">
        <w:r w:rsidR="002D5E89">
          <w:rPr>
            <w:rFonts w:ascii="Garamond" w:hAnsi="Garamond"/>
          </w:rPr>
          <w:fldChar w:fldCharType="end"/>
        </w:r>
      </w:ins>
      <w:del w:id="1209" w:author="Lauren Harrison" w:date="2020-08-08T14:43:00Z">
        <w:r w:rsidR="00CE41A9" w:rsidDel="002D5E89">
          <w:rPr>
            <w:rFonts w:ascii="Garamond" w:hAnsi="Garamond"/>
          </w:rPr>
          <w:delText>(</w:delText>
        </w:r>
        <w:r w:rsidR="00CE41A9" w:rsidRPr="00814634" w:rsidDel="002D5E89">
          <w:rPr>
            <w:rFonts w:ascii="Garamond" w:hAnsi="Garamond"/>
            <w:highlight w:val="yellow"/>
          </w:rPr>
          <w:delText>REF</w:delText>
        </w:r>
        <w:r w:rsidR="00CE41A9" w:rsidDel="002D5E89">
          <w:rPr>
            <w:rFonts w:ascii="Garamond" w:hAnsi="Garamond"/>
          </w:rPr>
          <w:delText>)</w:delText>
        </w:r>
      </w:del>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w:t>
      </w:r>
      <w:r w:rsidR="00CE41A9">
        <w:rPr>
          <w:rFonts w:ascii="Garamond" w:hAnsi="Garamond"/>
        </w:rPr>
        <w:lastRenderedPageBreak/>
        <w:t>estimated. Without this term, within-study effects are confounded with sampling variance</w:t>
      </w:r>
      <w:del w:id="1210" w:author="Lauren Harrison" w:date="2020-08-08T14:48:00Z">
        <w:r w:rsidR="00CE41A9" w:rsidDel="001B748F">
          <w:rPr>
            <w:rFonts w:ascii="Garamond" w:hAnsi="Garamond"/>
          </w:rPr>
          <w:delText xml:space="preserve"> (the default setting in </w:delText>
        </w:r>
        <w:r w:rsidR="00010595" w:rsidDel="001B748F">
          <w:rPr>
            <w:rStyle w:val="CommentReference"/>
          </w:rPr>
          <w:commentReference w:id="1211"/>
        </w:r>
        <w:r w:rsidRPr="00583209" w:rsidDel="001B748F">
          <w:rPr>
            <w:rFonts w:ascii="Garamond" w:hAnsi="Garamond"/>
            <w:i/>
            <w:iCs/>
          </w:rPr>
          <w:delText>metafor</w:delText>
        </w:r>
        <w:r w:rsidR="00CE41A9" w:rsidDel="001B748F">
          <w:rPr>
            <w:rFonts w:ascii="Garamond" w:hAnsi="Garamond"/>
          </w:rPr>
          <w:delText>)</w:delText>
        </w:r>
      </w:del>
      <w:ins w:id="1212" w:author="Lauren Harrison" w:date="2020-08-08T14:48:00Z">
        <w:r w:rsidR="001B748F">
          <w:rPr>
            <w:rFonts w:ascii="Garamond" w:hAnsi="Garamond"/>
          </w:rPr>
          <w:t xml:space="preserve"> </w:t>
        </w:r>
      </w:ins>
      <w:ins w:id="1213" w:author="Lauren Harrison" w:date="2020-08-08T14:52:00Z">
        <w:r w:rsidR="00B0144C">
          <w:rPr>
            <w:rFonts w:ascii="Garamond" w:hAnsi="Garamond"/>
          </w:rPr>
          <w:fldChar w:fldCharType="begin" w:fldLock="1"/>
        </w:r>
        <w:r w:rsidR="00B0144C">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2017)"},"properties":{"noteIndex":0},"schema":"https://github.com/citation-style-language/schema/raw/master/csl-citation.json"}</w:instrText>
        </w:r>
      </w:ins>
      <w:del w:id="1214" w:author="Lauren Harrison" w:date="2020-08-08T14:52:00Z">
        <w:r w:rsidR="00B0144C" w:rsidDel="00B0144C">
          <w:rPr>
            <w:rFonts w:ascii="Garamond" w:hAnsi="Garamond"/>
          </w:rPr>
          <w:del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2017)","plainTextFormattedCitation":"(Nakagawa et al. 2017)"},"properties":{"noteIndex":0},"schema":"https://github.com/citation-style-language/schema/raw/master/csl-citation.json"}</w:delInstrText>
        </w:r>
      </w:del>
      <w:r w:rsidR="00B0144C">
        <w:rPr>
          <w:rFonts w:ascii="Garamond" w:hAnsi="Garamond"/>
        </w:rPr>
        <w:fldChar w:fldCharType="separate"/>
      </w:r>
      <w:r w:rsidR="00B0144C" w:rsidRPr="00B0144C">
        <w:rPr>
          <w:rFonts w:ascii="Garamond" w:hAnsi="Garamond"/>
          <w:noProof/>
        </w:rPr>
        <w:t>(</w:t>
      </w:r>
      <w:ins w:id="1215" w:author="Lauren Harrison" w:date="2020-08-08T14:52:00Z">
        <w:r w:rsidR="00B0144C">
          <w:rPr>
            <w:rFonts w:ascii="Garamond" w:hAnsi="Garamond"/>
            <w:noProof/>
          </w:rPr>
          <w:t xml:space="preserve">see </w:t>
        </w:r>
      </w:ins>
      <w:r w:rsidR="00B0144C" w:rsidRPr="00B0144C">
        <w:rPr>
          <w:rFonts w:ascii="Garamond" w:hAnsi="Garamond"/>
          <w:noProof/>
        </w:rPr>
        <w:t xml:space="preserve">Nakagawa </w:t>
      </w:r>
      <w:r w:rsidR="00B0144C" w:rsidRPr="00B0144C">
        <w:rPr>
          <w:rFonts w:ascii="Garamond" w:hAnsi="Garamond"/>
          <w:i/>
          <w:noProof/>
        </w:rPr>
        <w:t>et al.</w:t>
      </w:r>
      <w:r w:rsidR="00B0144C" w:rsidRPr="00B0144C">
        <w:rPr>
          <w:rFonts w:ascii="Garamond" w:hAnsi="Garamond"/>
          <w:noProof/>
        </w:rPr>
        <w:t xml:space="preserve"> 2017)</w:t>
      </w:r>
      <w:ins w:id="1216" w:author="Lauren Harrison" w:date="2020-08-08T14:52:00Z">
        <w:r w:rsidR="00B0144C">
          <w:rPr>
            <w:rFonts w:ascii="Garamond" w:hAnsi="Garamond"/>
          </w:rPr>
          <w:fldChar w:fldCharType="end"/>
        </w:r>
      </w:ins>
      <w:r>
        <w:rPr>
          <w:rFonts w:ascii="Garamond" w:hAnsi="Garamond"/>
        </w:rPr>
        <w:t xml:space="preserve">. </w:t>
      </w:r>
      <w:r w:rsidR="00B45F06">
        <w:rPr>
          <w:rFonts w:ascii="Garamond" w:hAnsi="Garamond"/>
        </w:rPr>
        <w:t>To correct for the non-independence of species due to their shared evolutionary history we</w:t>
      </w:r>
      <w:ins w:id="1217" w:author="Lauren Harrison" w:date="2020-08-08T14:54:00Z">
        <w:r w:rsidR="0076109D">
          <w:rPr>
            <w:rFonts w:ascii="Garamond" w:hAnsi="Garamond"/>
          </w:rPr>
          <w:t xml:space="preserve"> also </w:t>
        </w:r>
      </w:ins>
      <w:del w:id="1218" w:author="Lauren Harrison" w:date="2020-08-08T14:54:00Z">
        <w:r w:rsidR="00B45F06" w:rsidDel="0076109D">
          <w:rPr>
            <w:rFonts w:ascii="Garamond" w:hAnsi="Garamond"/>
          </w:rPr>
          <w:delText xml:space="preserve"> </w:delText>
        </w:r>
      </w:del>
      <w:del w:id="1219" w:author="Lauren Harrison" w:date="2020-08-08T14:53:00Z">
        <w:r w:rsidR="00B45F06" w:rsidDel="0076109D">
          <w:rPr>
            <w:rFonts w:ascii="Garamond" w:hAnsi="Garamond"/>
          </w:rPr>
          <w:delText>corrected for</w:delText>
        </w:r>
      </w:del>
      <w:ins w:id="1220" w:author="Lauren Harrison" w:date="2020-08-08T14:53:00Z">
        <w:r w:rsidR="0076109D">
          <w:rPr>
            <w:rFonts w:ascii="Garamond" w:hAnsi="Garamond"/>
          </w:rPr>
          <w:t>included</w:t>
        </w:r>
      </w:ins>
      <w:r w:rsidR="00B45F06">
        <w:rPr>
          <w:rFonts w:ascii="Garamond" w:hAnsi="Garamond"/>
        </w:rPr>
        <w:t xml:space="preserve"> </w:t>
      </w:r>
      <w:del w:id="1221" w:author="Lauren Harrison" w:date="2020-08-08T14:53:00Z">
        <w:r w:rsidR="00B45F06" w:rsidDel="0076109D">
          <w:rPr>
            <w:rFonts w:ascii="Garamond" w:hAnsi="Garamond"/>
          </w:rPr>
          <w:delText>phylogeny</w:delText>
        </w:r>
      </w:del>
      <w:ins w:id="1222" w:author="Lauren Harrison" w:date="2020-08-08T14:53:00Z">
        <w:r w:rsidR="0076109D">
          <w:rPr>
            <w:rFonts w:ascii="Garamond" w:hAnsi="Garamond"/>
          </w:rPr>
          <w:t>phylogen</w:t>
        </w:r>
      </w:ins>
      <w:ins w:id="1223" w:author="Lauren Harrison" w:date="2020-08-08T14:54:00Z">
        <w:r w:rsidR="0076109D">
          <w:rPr>
            <w:rFonts w:ascii="Garamond" w:hAnsi="Garamond"/>
          </w:rPr>
          <w:t>y as a random effect</w:t>
        </w:r>
      </w:ins>
      <w:r w:rsidR="00B45F06">
        <w:rPr>
          <w:rFonts w:ascii="Garamond" w:hAnsi="Garamond"/>
        </w:rPr>
        <w:t xml:space="preserve">.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w:t>
      </w:r>
      <w:ins w:id="1224" w:author="Lauren Harrison" w:date="2020-08-08T14:55:00Z">
        <w:r w:rsidR="0076109D">
          <w:rPr>
            <w:rFonts w:ascii="Garamond" w:hAnsi="Garamond"/>
          </w:rPr>
          <w:t xml:space="preserve">packages </w:t>
        </w:r>
      </w:ins>
      <w:r>
        <w:rPr>
          <w:rFonts w:ascii="Garamond" w:hAnsi="Garamond"/>
        </w:rPr>
        <w:t xml:space="preserve">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 xml:space="preserve">in our </w:t>
      </w:r>
      <w:ins w:id="1225" w:author="Lauren Harrison" w:date="2020-08-08T14:55:00Z">
        <w:r w:rsidR="0076109D">
          <w:rPr>
            <w:rFonts w:ascii="Garamond" w:hAnsi="Garamond"/>
          </w:rPr>
          <w:t xml:space="preserve">bird </w:t>
        </w:r>
      </w:ins>
      <w:ins w:id="1226" w:author="Lauren Harrison" w:date="2020-08-08T14:56:00Z">
        <w:r w:rsidR="00F47642">
          <w:rPr>
            <w:rFonts w:ascii="Garamond" w:hAnsi="Garamond"/>
          </w:rPr>
          <w:t xml:space="preserve">taxa </w:t>
        </w:r>
      </w:ins>
      <w:r w:rsidR="00010595">
        <w:rPr>
          <w:rFonts w:ascii="Garamond" w:hAnsi="Garamond"/>
        </w:rPr>
        <w:t>models</w:t>
      </w:r>
      <w:r>
        <w:rPr>
          <w:rFonts w:ascii="Garamond" w:hAnsi="Garamond"/>
        </w:rPr>
        <w:t xml:space="preserve">. </w:t>
      </w:r>
      <w:proofErr w:type="spellStart"/>
      <w:r>
        <w:rPr>
          <w:rFonts w:ascii="Garamond" w:hAnsi="Garamond"/>
        </w:rPr>
        <w:t>TimeTree</w:t>
      </w:r>
      <w:proofErr w:type="spellEnd"/>
      <w:r>
        <w:rPr>
          <w:rFonts w:ascii="Garamond" w:hAnsi="Garamond"/>
        </w:rPr>
        <w:t xml:space="preserv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and pruned our trees where needed.</w:t>
      </w:r>
      <w:ins w:id="1227" w:author="Lauren Harrison" w:date="2020-08-08T14:56:00Z">
        <w:r w:rsidR="0076109D">
          <w:rPr>
            <w:rFonts w:ascii="Garamond" w:hAnsi="Garamond"/>
          </w:rPr>
          <w:t xml:space="preserve"> </w:t>
        </w:r>
      </w:ins>
      <w:del w:id="1228" w:author="Lauren Harrison" w:date="2020-08-08T14:55:00Z">
        <w:r w:rsidRPr="00814634" w:rsidDel="0076109D">
          <w:rPr>
            <w:rFonts w:ascii="Garamond" w:hAnsi="Garamond"/>
          </w:rPr>
          <w:delText xml:space="preserve"> </w:delText>
        </w:r>
        <w:r w:rsidR="00CE41A9" w:rsidDel="0076109D">
          <w:rPr>
            <w:rFonts w:ascii="Garamond" w:hAnsi="Garamond"/>
          </w:rPr>
          <w:delText xml:space="preserve"> </w:delText>
        </w:r>
      </w:del>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w:t>
      </w:r>
      <w:proofErr w:type="spellStart"/>
      <w:ins w:id="1229" w:author="Lauren Harrison" w:date="2020-08-06T13:37:00Z">
        <w:r w:rsidR="005A3992">
          <w:rPr>
            <w:rFonts w:ascii="Garamond" w:hAnsi="Garamond"/>
          </w:rPr>
          <w:t>l</w:t>
        </w:r>
      </w:ins>
      <w:del w:id="1230" w:author="Lauren Harrison" w:date="2020-08-06T13:37:00Z">
        <w:r w:rsidR="00CE41A9" w:rsidDel="005A3992">
          <w:rPr>
            <w:rFonts w:ascii="Garamond" w:hAnsi="Garamond"/>
          </w:rPr>
          <w:delText>L</w:delText>
        </w:r>
      </w:del>
      <w:r w:rsidR="00CE41A9">
        <w:rPr>
          <w:rFonts w:ascii="Garamond" w:hAnsi="Garamond"/>
        </w:rPr>
        <w:t>nCVR</w:t>
      </w:r>
      <w:proofErr w:type="spellEnd"/>
      <w:r w:rsidR="00CE41A9">
        <w:rPr>
          <w:rFonts w:ascii="Garamond" w:hAnsi="Garamond"/>
        </w:rPr>
        <w:t xml:space="preserve">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ins w:id="1231" w:author="Lauren Harrison" w:date="2020-08-08T14:56:00Z">
        <w:r w:rsidR="00F47642">
          <w:rPr>
            <w:rFonts w:ascii="Garamond" w:hAnsi="Garamond"/>
          </w:rPr>
          <w:t xml:space="preserve"> (see Supplementary Material for calculations</w:t>
        </w:r>
      </w:ins>
      <w:ins w:id="1232" w:author="Lauren Harrison" w:date="2020-08-08T14:57:00Z">
        <w:r w:rsidR="00F47642">
          <w:rPr>
            <w:rFonts w:ascii="Garamond" w:hAnsi="Garamond"/>
          </w:rPr>
          <w:t>)</w:t>
        </w:r>
      </w:ins>
      <w:r>
        <w:rPr>
          <w:rFonts w:ascii="Garamond" w:hAnsi="Garamond"/>
        </w:rPr>
        <w:t>.</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2711EF0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 xml:space="preserve">fit </w:t>
      </w:r>
      <w:ins w:id="1233" w:author="Lauren Harrison" w:date="2020-08-08T15:00:00Z">
        <w:r w:rsidR="00BC428B">
          <w:rPr>
            <w:rFonts w:ascii="Garamond" w:hAnsi="Garamond"/>
          </w:rPr>
          <w:t xml:space="preserve">separate </w:t>
        </w:r>
      </w:ins>
      <w:r>
        <w:rPr>
          <w:rFonts w:ascii="Garamond" w:hAnsi="Garamond"/>
        </w:rPr>
        <w:t>MLMR</w:t>
      </w:r>
      <w:r w:rsidR="005C69F2">
        <w:rPr>
          <w:rFonts w:ascii="Garamond" w:hAnsi="Garamond"/>
        </w:rPr>
        <w:t xml:space="preserve"> </w:t>
      </w:r>
      <w:del w:id="1234" w:author="Lauren Harrison" w:date="2020-08-08T15:00:00Z">
        <w:r w:rsidR="00F93669" w:rsidDel="00BC428B">
          <w:rPr>
            <w:rFonts w:ascii="Garamond" w:hAnsi="Garamond"/>
          </w:rPr>
          <w:delText xml:space="preserve">separate </w:delText>
        </w:r>
      </w:del>
      <w:r w:rsidR="005C69F2">
        <w:rPr>
          <w:rFonts w:ascii="Garamond" w:hAnsi="Garamond"/>
        </w:rPr>
        <w:t>models</w:t>
      </w:r>
      <w:r>
        <w:rPr>
          <w:rFonts w:ascii="Garamond" w:hAnsi="Garamond"/>
        </w:rPr>
        <w:t xml:space="preserve"> for each </w:t>
      </w:r>
      <w:del w:id="1235" w:author="Lauren Harrison" w:date="2020-08-06T13:54:00Z">
        <w:r w:rsidDel="005A3992">
          <w:rPr>
            <w:rFonts w:ascii="Garamond" w:hAnsi="Garamond"/>
          </w:rPr>
          <w:delText>tax</w:delText>
        </w:r>
        <w:r w:rsidR="00F93669" w:rsidDel="005A3992">
          <w:rPr>
            <w:rFonts w:ascii="Garamond" w:hAnsi="Garamond"/>
          </w:rPr>
          <w:delText>a</w:delText>
        </w:r>
      </w:del>
      <w:ins w:id="1236" w:author="Lauren Harrison" w:date="2020-08-06T13:54:00Z">
        <w:r w:rsidR="005A3992">
          <w:rPr>
            <w:rFonts w:ascii="Garamond" w:hAnsi="Garamond"/>
          </w:rPr>
          <w:t>taxonomic group</w:t>
        </w:r>
      </w:ins>
      <w:del w:id="1237" w:author="Lauren Harrison" w:date="2020-08-08T15:00:00Z">
        <w:r w:rsidDel="00BC428B">
          <w:rPr>
            <w:rFonts w:ascii="Garamond" w:hAnsi="Garamond"/>
          </w:rPr>
          <w:delText>,</w:delText>
        </w:r>
      </w:del>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levels of 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1238"/>
      <w:commentRangeStart w:id="1239"/>
      <w:r w:rsidR="005C69F2">
        <w:rPr>
          <w:rFonts w:ascii="Garamond" w:hAnsi="Garamond"/>
        </w:rPr>
        <w:t xml:space="preserve">moderated effect sizes. </w:t>
      </w:r>
      <w:commentRangeEnd w:id="1238"/>
      <w:r w:rsidR="007D6B3E">
        <w:rPr>
          <w:rStyle w:val="CommentReference"/>
        </w:rPr>
        <w:commentReference w:id="1238"/>
      </w:r>
      <w:commentRangeEnd w:id="1239"/>
      <w:r w:rsidR="00A87744">
        <w:rPr>
          <w:rStyle w:val="CommentReference"/>
        </w:rPr>
        <w:commentReference w:id="1239"/>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w:t>
      </w:r>
      <w:ins w:id="1240" w:author="Lauren Harrison" w:date="2020-08-08T15:01:00Z">
        <w:r w:rsidR="00BC428B">
          <w:rPr>
            <w:rFonts w:ascii="Garamond" w:hAnsi="Garamond"/>
          </w:rPr>
          <w:t>s</w:t>
        </w:r>
      </w:ins>
      <w:r w:rsidR="005C69F2">
        <w:rPr>
          <w:rFonts w:ascii="Garamond" w:hAnsi="Garamond"/>
        </w:rPr>
        <w:t xml:space="preserve">. As such, we fit </w:t>
      </w:r>
      <w:r w:rsidR="00F93669">
        <w:rPr>
          <w:rFonts w:ascii="Garamond" w:hAnsi="Garamond"/>
        </w:rPr>
        <w:t>a</w:t>
      </w:r>
      <w:ins w:id="1241" w:author="Lauren Harrison" w:date="2020-08-08T15:02:00Z">
        <w:r w:rsidR="00BC428B">
          <w:rPr>
            <w:rFonts w:ascii="Garamond" w:hAnsi="Garamond"/>
          </w:rPr>
          <w:t>n MLMR</w:t>
        </w:r>
      </w:ins>
      <w:r w:rsidR="00F93669">
        <w:rPr>
          <w:rFonts w:ascii="Garamond" w:hAnsi="Garamond"/>
        </w:rPr>
        <w:t xml:space="preserve">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del w:id="1242" w:author="Lauren Harrison" w:date="2020-08-07T16:34:00Z">
        <w:r w:rsidR="004931A6" w:rsidDel="00AE243F">
          <w:rPr>
            <w:rFonts w:ascii="Garamond" w:hAnsi="Garamond"/>
          </w:rPr>
          <w:delText>,</w:delText>
        </w:r>
      </w:del>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w:t>
      </w:r>
      <w:proofErr w:type="spellStart"/>
      <w:r w:rsidR="004931A6">
        <w:rPr>
          <w:rFonts w:ascii="Garamond" w:hAnsi="Garamond"/>
        </w:rPr>
        <w:t>reptil</w:t>
      </w:r>
      <w:ins w:id="1243" w:author="Lauren Harrison" w:date="2020-08-08T15:02:00Z">
        <w:r w:rsidR="007D410B">
          <w:rPr>
            <w:rFonts w:ascii="Garamond" w:hAnsi="Garamond"/>
          </w:rPr>
          <w:t>ia</w:t>
        </w:r>
      </w:ins>
      <w:proofErr w:type="spellEnd"/>
      <w:del w:id="1244" w:author="Lauren Harrison" w:date="2020-08-08T15:02:00Z">
        <w:r w:rsidR="004931A6" w:rsidDel="007D410B">
          <w:rPr>
            <w:rFonts w:ascii="Garamond" w:hAnsi="Garamond"/>
          </w:rPr>
          <w:delText>es</w:delText>
        </w:r>
      </w:del>
      <w:r w:rsidR="004931A6">
        <w:rPr>
          <w:rFonts w:ascii="Garamond" w:hAnsi="Garamond"/>
        </w:rPr>
        <w:t xml:space="preserve">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6A61022B"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sidR="0049328A">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w:t>
      </w:r>
      <w:ins w:id="1245" w:author="Lauren Harrison" w:date="2020-08-07T16:34:00Z">
        <w:r w:rsidR="00AE243F">
          <w:rPr>
            <w:rFonts w:ascii="Garamond" w:hAnsi="Garamond"/>
          </w:rPr>
          <w:t>t</w:t>
        </w:r>
      </w:ins>
      <w:del w:id="1246" w:author="Lauren Harrison" w:date="2020-08-07T16:34:00Z">
        <w:r w:rsidDel="00AE243F">
          <w:rPr>
            <w:rFonts w:ascii="Garamond" w:hAnsi="Garamond"/>
          </w:rPr>
          <w:delText>f</w:delText>
        </w:r>
      </w:del>
      <w:r>
        <w:rPr>
          <w:rFonts w:ascii="Garamond" w:hAnsi="Garamond"/>
        </w:rPr>
        <w: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A4729F6"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 xml:space="preserve">(Tables </w:t>
      </w:r>
      <w:del w:id="1247" w:author="Lauren Harrison" w:date="2020-08-07T16:35:00Z">
        <w:r w:rsidR="00E64CC3" w:rsidDel="00AE243F">
          <w:rPr>
            <w:rFonts w:ascii="Garamond" w:hAnsi="Garamond"/>
          </w:rPr>
          <w:delText>2-4</w:delText>
        </w:r>
      </w:del>
      <w:ins w:id="1248" w:author="Lauren Harrison" w:date="2020-08-07T16:35:00Z">
        <w:r w:rsidR="00AE243F">
          <w:rPr>
            <w:rFonts w:ascii="Garamond" w:hAnsi="Garamond"/>
          </w:rPr>
          <w:t>1-3</w:t>
        </w:r>
      </w:ins>
      <w:r w:rsidR="00E64CC3">
        <w:rPr>
          <w:rFonts w:ascii="Garamond" w:hAnsi="Garamond"/>
        </w:rPr>
        <w:t>).</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15191399"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w:t>
      </w:r>
      <w:proofErr w:type="spellStart"/>
      <w:r w:rsidR="00151CD0">
        <w:rPr>
          <w:rFonts w:ascii="Garamond" w:hAnsi="Garamond"/>
        </w:rPr>
        <w:t>lnCVR</w:t>
      </w:r>
      <w:proofErr w:type="spellEnd"/>
      <w:r w:rsidR="00151CD0">
        <w:rPr>
          <w:rFonts w:ascii="Garamond" w:hAnsi="Garamond"/>
        </w:rPr>
        <w:t xml:space="preserve">. </w:t>
      </w:r>
      <w:r w:rsidR="00FA4A2B">
        <w:rPr>
          <w:rFonts w:ascii="Garamond" w:hAnsi="Garamond"/>
        </w:rPr>
        <w:t>S</w:t>
      </w:r>
      <w:r w:rsidR="00540772">
        <w:rPr>
          <w:rFonts w:ascii="Garamond" w:hAnsi="Garamond"/>
        </w:rPr>
        <w:t xml:space="preserve">tudies with </w:t>
      </w:r>
      <w:del w:id="1249" w:author="Lauren Harrison" w:date="2020-08-09T13:24:00Z">
        <w:r w:rsidR="00540772" w:rsidDel="000F7498">
          <w:rPr>
            <w:rFonts w:ascii="Garamond" w:hAnsi="Garamond"/>
          </w:rPr>
          <w:delText>small sample sizes</w:delText>
        </w:r>
      </w:del>
      <w:ins w:id="1250" w:author="Lauren Harrison" w:date="2020-08-09T13:08:00Z">
        <w:r w:rsidR="000F7498">
          <w:rPr>
            <w:rFonts w:ascii="Garamond" w:hAnsi="Garamond"/>
          </w:rPr>
          <w:t>large err</w:t>
        </w:r>
      </w:ins>
      <w:ins w:id="1251" w:author="Lauren Harrison" w:date="2020-08-09T13:09:00Z">
        <w:r w:rsidR="000F7498">
          <w:rPr>
            <w:rFonts w:ascii="Garamond" w:hAnsi="Garamond"/>
          </w:rPr>
          <w:t>or</w:t>
        </w:r>
      </w:ins>
      <w:r w:rsidR="00540772">
        <w:rPr>
          <w:rFonts w:ascii="Garamond" w:hAnsi="Garamond"/>
        </w:rPr>
        <w:t xml:space="preserve">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commentRangeStart w:id="1252"/>
      <w:r w:rsidR="00FA4A2B" w:rsidRPr="00814634">
        <w:rPr>
          <w:rFonts w:ascii="Garamond" w:hAnsi="Garamond"/>
          <w:highlight w:val="yellow"/>
        </w:rPr>
        <w:t>REF</w:t>
      </w:r>
      <w:commentRangeEnd w:id="1252"/>
      <w:r w:rsidR="00E41BBA">
        <w:rPr>
          <w:rStyle w:val="CommentReference"/>
        </w:rPr>
        <w:commentReference w:id="1252"/>
      </w:r>
      <w:r w:rsidR="00FA4A2B">
        <w:rPr>
          <w:rFonts w:ascii="Garamond" w:hAnsi="Garamond"/>
        </w:rPr>
        <w:t>)</w:t>
      </w:r>
      <w:r w:rsidR="00540772">
        <w:rPr>
          <w:rFonts w:ascii="Garamond" w:hAnsi="Garamond"/>
        </w:rPr>
        <w:t xml:space="preserve">. </w:t>
      </w:r>
      <w:del w:id="1253" w:author="Lauren Harrison" w:date="2020-08-09T13:31:00Z">
        <w:r w:rsidR="00FA4A2B" w:rsidDel="00127413">
          <w:rPr>
            <w:rFonts w:ascii="Garamond" w:hAnsi="Garamond"/>
          </w:rPr>
          <w:delText xml:space="preserve">Simple </w:delText>
        </w:r>
      </w:del>
      <w:ins w:id="1254" w:author="Lauren Harrison" w:date="2020-08-09T13:31:00Z">
        <w:r w:rsidR="00127413">
          <w:rPr>
            <w:rFonts w:ascii="Garamond" w:hAnsi="Garamond"/>
          </w:rPr>
          <w:t xml:space="preserve">Visual </w:t>
        </w:r>
      </w:ins>
      <w:r w:rsidR="00FA4A2B">
        <w:rPr>
          <w:rFonts w:ascii="Garamond" w:hAnsi="Garamond"/>
        </w:rPr>
        <w:t xml:space="preserve">inspection of funnel plots is misleading, however, as we need to account </w:t>
      </w:r>
      <w:ins w:id="1255" w:author="Lauren Harrison" w:date="2020-08-09T13:32:00Z">
        <w:r w:rsidR="00127413">
          <w:rPr>
            <w:rFonts w:ascii="Garamond" w:hAnsi="Garamond"/>
          </w:rPr>
          <w:t xml:space="preserve">additional </w:t>
        </w:r>
      </w:ins>
      <w:del w:id="1256" w:author="Lauren Harrison" w:date="2020-08-09T13:32:00Z">
        <w:r w:rsidR="00FA4A2B" w:rsidDel="00127413">
          <w:rPr>
            <w:rFonts w:ascii="Garamond" w:hAnsi="Garamond"/>
          </w:rPr>
          <w:delText xml:space="preserve">for </w:delText>
        </w:r>
      </w:del>
      <w:r w:rsidR="00FA4A2B">
        <w:rPr>
          <w:rFonts w:ascii="Garamond" w:hAnsi="Garamond"/>
        </w:rPr>
        <w:t>source</w:t>
      </w:r>
      <w:ins w:id="1257" w:author="Lauren Harrison" w:date="2020-08-09T13:25:00Z">
        <w:r w:rsidR="000F7498">
          <w:rPr>
            <w:rFonts w:ascii="Garamond" w:hAnsi="Garamond"/>
          </w:rPr>
          <w:t>s</w:t>
        </w:r>
      </w:ins>
      <w:r w:rsidR="00FA4A2B">
        <w:rPr>
          <w:rFonts w:ascii="Garamond" w:hAnsi="Garamond"/>
        </w:rPr>
        <w:t xml:space="preserve"> of variation in effect sizes (i.e. moderator variables and random factors) </w:t>
      </w:r>
      <w:del w:id="1258" w:author="Lauren Harrison" w:date="2020-08-09T13:32:00Z">
        <w:r w:rsidR="00FA4A2B" w:rsidDel="00127413">
          <w:rPr>
            <w:rFonts w:ascii="Garamond" w:hAnsi="Garamond"/>
          </w:rPr>
          <w:delText>other than</w:delText>
        </w:r>
      </w:del>
      <w:ins w:id="1259" w:author="Lauren Harrison" w:date="2020-08-09T13:32:00Z">
        <w:r w:rsidR="00127413">
          <w:rPr>
            <w:rFonts w:ascii="Garamond" w:hAnsi="Garamond"/>
          </w:rPr>
          <w:t>beyond</w:t>
        </w:r>
      </w:ins>
      <w:r w:rsidR="00FA4A2B">
        <w:rPr>
          <w:rFonts w:ascii="Garamond" w:hAnsi="Garamond"/>
        </w:rPr>
        <w:t xml:space="preserve"> </w:t>
      </w:r>
      <w:del w:id="1260" w:author="Lauren Harrison" w:date="2020-08-09T13:26:00Z">
        <w:r w:rsidR="00FA4A2B" w:rsidDel="000F7498">
          <w:rPr>
            <w:rFonts w:ascii="Garamond" w:hAnsi="Garamond"/>
          </w:rPr>
          <w:delText>sample size</w:delText>
        </w:r>
      </w:del>
      <w:ins w:id="1261" w:author="Lauren Harrison" w:date="2020-08-09T13:26:00Z">
        <w:r w:rsidR="000F7498">
          <w:rPr>
            <w:rFonts w:ascii="Garamond" w:hAnsi="Garamond"/>
          </w:rPr>
          <w:t>effect size precision</w:t>
        </w:r>
      </w:ins>
      <w:r w:rsidR="00FA4A2B">
        <w:rPr>
          <w:rFonts w:ascii="Garamond" w:hAnsi="Garamond"/>
        </w:rPr>
        <w:t>.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commentRangeStart w:id="1262"/>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commentRangeEnd w:id="1262"/>
      <w:r w:rsidR="000F7498">
        <w:rPr>
          <w:rStyle w:val="CommentReference"/>
        </w:rPr>
        <w:commentReference w:id="1262"/>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646948C1" w:rsidR="003E2881" w:rsidRPr="006C2D94" w:rsidRDefault="006C2D94">
      <w:pPr>
        <w:contextualSpacing/>
        <w:jc w:val="right"/>
        <w:rPr>
          <w:rFonts w:ascii="Garamond" w:hAnsi="Garamond"/>
          <w:i/>
          <w:sz w:val="20"/>
        </w:rPr>
        <w:pPrChange w:id="1263" w:author="Lauren Harrison" w:date="2020-08-08T10:34:00Z">
          <w:pPr>
            <w:contextualSpacing/>
          </w:pPr>
        </w:pPrChange>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del w:id="1264" w:author="Lauren Harrison" w:date="2020-08-08T10:34:00Z">
        <w:r w:rsidR="00DE65DA" w:rsidDel="00937245">
          <w:rPr>
            <w:rFonts w:ascii="Garamond" w:hAnsi="Garamond"/>
            <w:i/>
            <w:sz w:val="20"/>
          </w:rPr>
          <w:delText>9</w:delText>
        </w:r>
      </w:del>
      <w:ins w:id="1265" w:author="Lauren Harrison" w:date="2020-08-08T10:34:00Z">
        <w:r w:rsidR="00937245">
          <w:rPr>
            <w:rFonts w:ascii="Garamond" w:hAnsi="Garamond"/>
            <w:i/>
            <w:sz w:val="20"/>
          </w:rPr>
          <w:t>1</w:t>
        </w:r>
      </w:ins>
      <w:ins w:id="1266" w:author="Lauren Harrison" w:date="2020-08-08T12:24:00Z">
        <w:r w:rsidR="00E85A3F">
          <w:rPr>
            <w:rFonts w:ascii="Garamond" w:hAnsi="Garamond"/>
            <w:i/>
            <w:sz w:val="20"/>
          </w:rPr>
          <w:t>1</w:t>
        </w:r>
      </w:ins>
    </w:p>
    <w:p w14:paraId="502DD089" w14:textId="270F2A04"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ins w:id="1267" w:author="Lauren Harrison" w:date="2020-08-08T15:08:00Z">
        <w:r w:rsidR="002634BE">
          <w:rPr>
            <w:rFonts w:ascii="Garamond" w:hAnsi="Garamond"/>
            <w:i/>
          </w:rPr>
          <w:t xml:space="preserve"> </w:t>
        </w:r>
        <w:r w:rsidR="002634BE">
          <w:rPr>
            <w:rFonts w:ascii="Garamond" w:hAnsi="Garamond"/>
          </w:rPr>
          <w:t>(E</w:t>
        </w:r>
      </w:ins>
      <w:ins w:id="1268" w:author="Lauren Harrison" w:date="2020-08-08T15:09:00Z">
        <w:r w:rsidR="002634BE">
          <w:rPr>
            <w:rFonts w:ascii="Garamond" w:hAnsi="Garamond"/>
          </w:rPr>
          <w:t>q. 4-5)</w:t>
        </w:r>
      </w:ins>
      <w:del w:id="1269" w:author="Lauren Harrison" w:date="2020-08-07T16:33:00Z">
        <w:r w:rsidR="00CE1CA0" w:rsidDel="00AE243F">
          <w:rPr>
            <w:rFonts w:ascii="Garamond" w:hAnsi="Garamond"/>
          </w:rPr>
          <w:delText xml:space="preserve"> </w:delText>
        </w:r>
      </w:del>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7C947D4F" w14:textId="7A5D2089" w:rsidR="00B0144C" w:rsidRPr="00B0144C" w:rsidRDefault="00711861" w:rsidP="00B0144C">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00B0144C" w:rsidRPr="00B0144C">
        <w:rPr>
          <w:rFonts w:ascii="Garamond" w:hAnsi="Garamond" w:cs="Times New Roman"/>
          <w:noProof/>
          <w:lang w:val="en-US"/>
        </w:rPr>
        <w:t xml:space="preserve">Van Aert, R.C.M., Wicherts, J.M. &amp; Van Assen, M.A.L.M. (2019). </w:t>
      </w:r>
      <w:r w:rsidR="00B0144C" w:rsidRPr="00B0144C">
        <w:rPr>
          <w:rFonts w:ascii="Garamond" w:hAnsi="Garamond" w:cs="Times New Roman"/>
          <w:i/>
          <w:iCs/>
          <w:noProof/>
          <w:lang w:val="en-US"/>
        </w:rPr>
        <w:t>Publication bias examined in meta-analyses from psychology and medicine: A meta-meta-analysis</w:t>
      </w:r>
      <w:r w:rsidR="00B0144C" w:rsidRPr="00B0144C">
        <w:rPr>
          <w:rFonts w:ascii="Garamond" w:hAnsi="Garamond" w:cs="Times New Roman"/>
          <w:noProof/>
          <w:lang w:val="en-US"/>
        </w:rPr>
        <w:t xml:space="preserve">. </w:t>
      </w:r>
      <w:r w:rsidR="00B0144C" w:rsidRPr="00B0144C">
        <w:rPr>
          <w:rFonts w:ascii="Garamond" w:hAnsi="Garamond" w:cs="Times New Roman"/>
          <w:i/>
          <w:iCs/>
          <w:noProof/>
          <w:lang w:val="en-US"/>
        </w:rPr>
        <w:t>PLoS One</w:t>
      </w:r>
      <w:r w:rsidR="00B0144C" w:rsidRPr="00B0144C">
        <w:rPr>
          <w:rFonts w:ascii="Garamond" w:hAnsi="Garamond" w:cs="Times New Roman"/>
          <w:noProof/>
          <w:lang w:val="en-US"/>
        </w:rPr>
        <w:t>.</w:t>
      </w:r>
    </w:p>
    <w:p w14:paraId="679847E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Amos-Landgraf, J.M., Cottle, A., Plenge, R.M., Friez, M., Schwartz, C.E., Longshore, J., </w:t>
      </w:r>
      <w:r w:rsidRPr="00B0144C">
        <w:rPr>
          <w:rFonts w:ascii="Garamond" w:hAnsi="Garamond" w:cs="Times New Roman"/>
          <w:i/>
          <w:iCs/>
          <w:noProof/>
          <w:lang w:val="en-US"/>
        </w:rPr>
        <w:t>et al.</w:t>
      </w:r>
      <w:r w:rsidRPr="00B0144C">
        <w:rPr>
          <w:rFonts w:ascii="Garamond" w:hAnsi="Garamond" w:cs="Times New Roman"/>
          <w:noProof/>
          <w:lang w:val="en-US"/>
        </w:rPr>
        <w:t xml:space="preserve"> (2006). X chromosome-inactivation patterns of 1,005 phenotypically unaffected females. </w:t>
      </w:r>
      <w:r w:rsidRPr="00B0144C">
        <w:rPr>
          <w:rFonts w:ascii="Garamond" w:hAnsi="Garamond" w:cs="Times New Roman"/>
          <w:i/>
          <w:iCs/>
          <w:noProof/>
          <w:lang w:val="en-US"/>
        </w:rPr>
        <w:t>Am. J. Hum. Genet.</w:t>
      </w:r>
      <w:r w:rsidRPr="00B0144C">
        <w:rPr>
          <w:rFonts w:ascii="Garamond" w:hAnsi="Garamond" w:cs="Times New Roman"/>
          <w:noProof/>
          <w:lang w:val="en-US"/>
        </w:rPr>
        <w:t>, 79, 493–499.</w:t>
      </w:r>
    </w:p>
    <w:p w14:paraId="580BFBD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Archer, J. &amp; Mehdikhani, M. (2003). Variability among Males in Sexually Selected Attributes. </w:t>
      </w:r>
      <w:r w:rsidRPr="00B0144C">
        <w:rPr>
          <w:rFonts w:ascii="Garamond" w:hAnsi="Garamond" w:cs="Times New Roman"/>
          <w:i/>
          <w:iCs/>
          <w:noProof/>
          <w:lang w:val="en-US"/>
        </w:rPr>
        <w:t>Rev. Gen. Psychol.</w:t>
      </w:r>
      <w:r w:rsidRPr="00B0144C">
        <w:rPr>
          <w:rFonts w:ascii="Garamond" w:hAnsi="Garamond" w:cs="Times New Roman"/>
          <w:noProof/>
          <w:lang w:val="en-US"/>
        </w:rPr>
        <w:t>, 7, 219–236.</w:t>
      </w:r>
    </w:p>
    <w:p w14:paraId="5EC8DEB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Arden, R. &amp; Plomin, R. (2006). Sex differences in variance of intelligence across childhood. </w:t>
      </w:r>
      <w:r w:rsidRPr="00B0144C">
        <w:rPr>
          <w:rFonts w:ascii="Garamond" w:hAnsi="Garamond" w:cs="Times New Roman"/>
          <w:i/>
          <w:iCs/>
          <w:noProof/>
          <w:lang w:val="en-US"/>
        </w:rPr>
        <w:t>Pers. Individ. Dif.</w:t>
      </w:r>
      <w:r w:rsidRPr="00B0144C">
        <w:rPr>
          <w:rFonts w:ascii="Garamond" w:hAnsi="Garamond" w:cs="Times New Roman"/>
          <w:noProof/>
          <w:lang w:val="en-US"/>
        </w:rPr>
        <w:t>, 41, 39–48.</w:t>
      </w:r>
    </w:p>
    <w:p w14:paraId="5B14DF2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Arnold, A.P. (2004). Sex chromosomes and brain gender. </w:t>
      </w:r>
      <w:r w:rsidRPr="00B0144C">
        <w:rPr>
          <w:rFonts w:ascii="Garamond" w:hAnsi="Garamond" w:cs="Times New Roman"/>
          <w:i/>
          <w:iCs/>
          <w:noProof/>
          <w:lang w:val="en-US"/>
        </w:rPr>
        <w:t>Nat. Rev. Neurosci.</w:t>
      </w:r>
      <w:r w:rsidRPr="00B0144C">
        <w:rPr>
          <w:rFonts w:ascii="Garamond" w:hAnsi="Garamond" w:cs="Times New Roman"/>
          <w:noProof/>
          <w:lang w:val="en-US"/>
        </w:rPr>
        <w:t>, 5, 701–708.</w:t>
      </w:r>
    </w:p>
    <w:p w14:paraId="4AC0EE3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Blanckenhorn, W.U. (2005). Behavioral causes and consequences of sexual size dimorphism. </w:t>
      </w:r>
      <w:r w:rsidRPr="00B0144C">
        <w:rPr>
          <w:rFonts w:ascii="Garamond" w:hAnsi="Garamond" w:cs="Times New Roman"/>
          <w:i/>
          <w:iCs/>
          <w:noProof/>
          <w:lang w:val="en-US"/>
        </w:rPr>
        <w:t>Ethology</w:t>
      </w:r>
      <w:r w:rsidRPr="00B0144C">
        <w:rPr>
          <w:rFonts w:ascii="Garamond" w:hAnsi="Garamond" w:cs="Times New Roman"/>
          <w:noProof/>
          <w:lang w:val="en-US"/>
        </w:rPr>
        <w:t>, 111, 977–1016.</w:t>
      </w:r>
    </w:p>
    <w:p w14:paraId="667FD67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Buss, D.M. (1995). Psychological Sex Differences: Origins Through Sexual Selection. </w:t>
      </w:r>
      <w:r w:rsidRPr="00B0144C">
        <w:rPr>
          <w:rFonts w:ascii="Garamond" w:hAnsi="Garamond" w:cs="Times New Roman"/>
          <w:i/>
          <w:iCs/>
          <w:noProof/>
          <w:lang w:val="en-US"/>
        </w:rPr>
        <w:t>Am. Psychol.</w:t>
      </w:r>
      <w:r w:rsidRPr="00B0144C">
        <w:rPr>
          <w:rFonts w:ascii="Garamond" w:hAnsi="Garamond" w:cs="Times New Roman"/>
          <w:noProof/>
          <w:lang w:val="en-US"/>
        </w:rPr>
        <w:t>, 50, 164–168.</w:t>
      </w:r>
    </w:p>
    <w:p w14:paraId="5154C58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Campbell, A. (1999). Staying alive: Evolution, culture, and women’s intrasexual aggression. </w:t>
      </w:r>
      <w:r w:rsidRPr="00B0144C">
        <w:rPr>
          <w:rFonts w:ascii="Garamond" w:hAnsi="Garamond" w:cs="Times New Roman"/>
          <w:i/>
          <w:iCs/>
          <w:noProof/>
          <w:lang w:val="en-US"/>
        </w:rPr>
        <w:t>Behav. Brain Sci.</w:t>
      </w:r>
      <w:r w:rsidRPr="00B0144C">
        <w:rPr>
          <w:rFonts w:ascii="Garamond" w:hAnsi="Garamond" w:cs="Times New Roman"/>
          <w:noProof/>
          <w:lang w:val="en-US"/>
        </w:rPr>
        <w:t>, 22, 203–252.</w:t>
      </w:r>
    </w:p>
    <w:p w14:paraId="3C2A2AB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Cassini, M.H. (2020). Sexual size dimorphism and sexual selection in primates. </w:t>
      </w:r>
      <w:r w:rsidRPr="00B0144C">
        <w:rPr>
          <w:rFonts w:ascii="Garamond" w:hAnsi="Garamond" w:cs="Times New Roman"/>
          <w:i/>
          <w:iCs/>
          <w:noProof/>
          <w:lang w:val="en-US"/>
        </w:rPr>
        <w:t>Mamm. Rev.</w:t>
      </w:r>
      <w:r w:rsidRPr="00B0144C">
        <w:rPr>
          <w:rFonts w:ascii="Garamond" w:hAnsi="Garamond" w:cs="Times New Roman"/>
          <w:noProof/>
          <w:lang w:val="en-US"/>
        </w:rPr>
        <w:t>, 50, 231–239.</w:t>
      </w:r>
    </w:p>
    <w:p w14:paraId="38B4F56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Charlesworth, B. (1996). The evolution of chromosomal sex determination and dosage compensation. </w:t>
      </w:r>
      <w:r w:rsidRPr="00B0144C">
        <w:rPr>
          <w:rFonts w:ascii="Garamond" w:hAnsi="Garamond" w:cs="Times New Roman"/>
          <w:i/>
          <w:iCs/>
          <w:noProof/>
          <w:lang w:val="en-US"/>
        </w:rPr>
        <w:t>Curr. Biol.</w:t>
      </w:r>
      <w:r w:rsidRPr="00B0144C">
        <w:rPr>
          <w:rFonts w:ascii="Garamond" w:hAnsi="Garamond" w:cs="Times New Roman"/>
          <w:noProof/>
          <w:lang w:val="en-US"/>
        </w:rPr>
        <w:t>, 6, 149–162.</w:t>
      </w:r>
    </w:p>
    <w:p w14:paraId="1136A112"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Costa, P.T. &amp; McCrae, R.R. (1992). Four ways five factors are basic. </w:t>
      </w:r>
      <w:r w:rsidRPr="00B0144C">
        <w:rPr>
          <w:rFonts w:ascii="Garamond" w:hAnsi="Garamond" w:cs="Times New Roman"/>
          <w:i/>
          <w:iCs/>
          <w:noProof/>
          <w:lang w:val="en-US"/>
        </w:rPr>
        <w:t>Pers. Individ. Dif.</w:t>
      </w:r>
      <w:r w:rsidRPr="00B0144C">
        <w:rPr>
          <w:rFonts w:ascii="Garamond" w:hAnsi="Garamond" w:cs="Times New Roman"/>
          <w:noProof/>
          <w:lang w:val="en-US"/>
        </w:rPr>
        <w:t>, 13, 653–665.</w:t>
      </w:r>
    </w:p>
    <w:p w14:paraId="77CDFBA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4065–4076.</w:t>
      </w:r>
    </w:p>
    <w:p w14:paraId="343C979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Dall, S.R.X., Houston, A.I. &amp; McNamara, J.M. (2004). The behavioural ecology of personality: Consistent individual differences from an adaptive perspective. </w:t>
      </w:r>
      <w:r w:rsidRPr="00B0144C">
        <w:rPr>
          <w:rFonts w:ascii="Garamond" w:hAnsi="Garamond" w:cs="Times New Roman"/>
          <w:i/>
          <w:iCs/>
          <w:noProof/>
          <w:lang w:val="en-US"/>
        </w:rPr>
        <w:t>Ecol. Lett.</w:t>
      </w:r>
      <w:r w:rsidRPr="00B0144C">
        <w:rPr>
          <w:rFonts w:ascii="Garamond" w:hAnsi="Garamond" w:cs="Times New Roman"/>
          <w:noProof/>
          <w:lang w:val="en-US"/>
        </w:rPr>
        <w:t>, 7, 734–739.</w:t>
      </w:r>
    </w:p>
    <w:p w14:paraId="138FD51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Darwin, C. (1871). </w:t>
      </w:r>
      <w:r w:rsidRPr="00B0144C">
        <w:rPr>
          <w:rFonts w:ascii="Garamond" w:hAnsi="Garamond" w:cs="Times New Roman"/>
          <w:i/>
          <w:iCs/>
          <w:noProof/>
          <w:lang w:val="en-US"/>
        </w:rPr>
        <w:t>The descent of man, and selection in relation to sex</w:t>
      </w:r>
      <w:r w:rsidRPr="00B0144C">
        <w:rPr>
          <w:rFonts w:ascii="Garamond" w:hAnsi="Garamond" w:cs="Times New Roman"/>
          <w:noProof/>
          <w:lang w:val="en-US"/>
        </w:rPr>
        <w:t>. Murray, London.</w:t>
      </w:r>
    </w:p>
    <w:p w14:paraId="0FEFBD4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Deary, I.J., Thorpe, G., Wilson, V., Starr, J.M. &amp; Whalley, L.J. (2003). Population sex differences </w:t>
      </w:r>
      <w:r w:rsidRPr="00B0144C">
        <w:rPr>
          <w:rFonts w:ascii="Garamond" w:hAnsi="Garamond" w:cs="Times New Roman"/>
          <w:noProof/>
          <w:lang w:val="en-US"/>
        </w:rPr>
        <w:lastRenderedPageBreak/>
        <w:t xml:space="preserve">in IQ at age 11: The Scottish mental survey 1932. </w:t>
      </w:r>
      <w:r w:rsidRPr="00B0144C">
        <w:rPr>
          <w:rFonts w:ascii="Garamond" w:hAnsi="Garamond" w:cs="Times New Roman"/>
          <w:i/>
          <w:iCs/>
          <w:noProof/>
          <w:lang w:val="en-US"/>
        </w:rPr>
        <w:t>Intelligence</w:t>
      </w:r>
      <w:r w:rsidRPr="00B0144C">
        <w:rPr>
          <w:rFonts w:ascii="Garamond" w:hAnsi="Garamond" w:cs="Times New Roman"/>
          <w:noProof/>
          <w:lang w:val="en-US"/>
        </w:rPr>
        <w:t>, 31, 533–542.</w:t>
      </w:r>
    </w:p>
    <w:p w14:paraId="7B3C734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DeCasien, A.R., Sherwood, C.C., Schapiro, S.J. &amp; Higham, J.P. (2020). Greater variability in chimpanzee (Pan troglodytes) brain structure among males. </w:t>
      </w:r>
      <w:r w:rsidRPr="00B0144C">
        <w:rPr>
          <w:rFonts w:ascii="Garamond" w:hAnsi="Garamond" w:cs="Times New Roman"/>
          <w:i/>
          <w:iCs/>
          <w:noProof/>
          <w:lang w:val="en-US"/>
        </w:rPr>
        <w:t>Proc. R. Soc. B Biol. Sci.</w:t>
      </w:r>
      <w:r w:rsidRPr="00B0144C">
        <w:rPr>
          <w:rFonts w:ascii="Garamond" w:hAnsi="Garamond" w:cs="Times New Roman"/>
          <w:noProof/>
          <w:lang w:val="en-US"/>
        </w:rPr>
        <w:t>, 287, 20192858.</w:t>
      </w:r>
    </w:p>
    <w:p w14:paraId="591E5C2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Dingemanse, N.J., Kazem, A.J.N., Réale, D. &amp; Wright, J. (2010). Behavioural reaction norms: animal personality meets individual plasticity. </w:t>
      </w:r>
      <w:r w:rsidRPr="00B0144C">
        <w:rPr>
          <w:rFonts w:ascii="Garamond" w:hAnsi="Garamond" w:cs="Times New Roman"/>
          <w:i/>
          <w:iCs/>
          <w:noProof/>
          <w:lang w:val="en-US"/>
        </w:rPr>
        <w:t>Trends Ecol. Evol.</w:t>
      </w:r>
      <w:r w:rsidRPr="00B0144C">
        <w:rPr>
          <w:rFonts w:ascii="Garamond" w:hAnsi="Garamond" w:cs="Times New Roman"/>
          <w:noProof/>
          <w:lang w:val="en-US"/>
        </w:rPr>
        <w:t>, 25, 81–89.</w:t>
      </w:r>
    </w:p>
    <w:p w14:paraId="7CC13DD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Dingemanse, N.J. &amp; Wolf, M. (2010). Recent models for adaptive personality differences: A review.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3947–3958.</w:t>
      </w:r>
    </w:p>
    <w:p w14:paraId="1C6D8758"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Dochtermann, N.A., Schwab, T. &amp; Sih, A. (2014). The contribution of additive genetic variation to personality variation: Heritability of personality. </w:t>
      </w:r>
      <w:r w:rsidRPr="00B0144C">
        <w:rPr>
          <w:rFonts w:ascii="Garamond" w:hAnsi="Garamond" w:cs="Times New Roman"/>
          <w:i/>
          <w:iCs/>
          <w:noProof/>
          <w:lang w:val="en-US"/>
        </w:rPr>
        <w:t>Proc. R. Soc. B Biol. Sci.</w:t>
      </w:r>
      <w:r w:rsidRPr="00B0144C">
        <w:rPr>
          <w:rFonts w:ascii="Garamond" w:hAnsi="Garamond" w:cs="Times New Roman"/>
          <w:noProof/>
          <w:lang w:val="en-US"/>
        </w:rPr>
        <w:t>, 282.</w:t>
      </w:r>
    </w:p>
    <w:p w14:paraId="30EDFDB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Ericson, P.G.P., Anderson, C.L., Britton, T., Elzanowski, A., Johansson, U.S., Källersjö, M., </w:t>
      </w:r>
      <w:r w:rsidRPr="00B0144C">
        <w:rPr>
          <w:rFonts w:ascii="Garamond" w:hAnsi="Garamond" w:cs="Times New Roman"/>
          <w:i/>
          <w:iCs/>
          <w:noProof/>
          <w:lang w:val="en-US"/>
        </w:rPr>
        <w:t>et al.</w:t>
      </w:r>
      <w:r w:rsidRPr="00B0144C">
        <w:rPr>
          <w:rFonts w:ascii="Garamond" w:hAnsi="Garamond" w:cs="Times New Roman"/>
          <w:noProof/>
          <w:lang w:val="en-US"/>
        </w:rPr>
        <w:t xml:space="preserve"> (2006). Diversification of Neoaves: Integration of molecular sequence data and fossils. </w:t>
      </w:r>
      <w:r w:rsidRPr="00B0144C">
        <w:rPr>
          <w:rFonts w:ascii="Garamond" w:hAnsi="Garamond" w:cs="Times New Roman"/>
          <w:i/>
          <w:iCs/>
          <w:noProof/>
          <w:lang w:val="en-US"/>
        </w:rPr>
        <w:t>Biol. Lett.</w:t>
      </w:r>
      <w:r w:rsidRPr="00B0144C">
        <w:rPr>
          <w:rFonts w:ascii="Garamond" w:hAnsi="Garamond" w:cs="Times New Roman"/>
          <w:noProof/>
          <w:lang w:val="en-US"/>
        </w:rPr>
        <w:t>, 2, 543–547.</w:t>
      </w:r>
    </w:p>
    <w:p w14:paraId="352BC2B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Feingold, A. (1992). Sex Differences in Variability in Intellectual Abilities: A New Look at an Old Controversy. </w:t>
      </w:r>
      <w:r w:rsidRPr="00B0144C">
        <w:rPr>
          <w:rFonts w:ascii="Garamond" w:hAnsi="Garamond" w:cs="Times New Roman"/>
          <w:i/>
          <w:iCs/>
          <w:noProof/>
          <w:lang w:val="en-US"/>
        </w:rPr>
        <w:t>Rev. Educ. Res.</w:t>
      </w:r>
      <w:r w:rsidRPr="00B0144C">
        <w:rPr>
          <w:rFonts w:ascii="Garamond" w:hAnsi="Garamond" w:cs="Times New Roman"/>
          <w:noProof/>
          <w:lang w:val="en-US"/>
        </w:rPr>
        <w:t>, 62, 61–84.</w:t>
      </w:r>
    </w:p>
    <w:p w14:paraId="6AD9501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Graves, J.A.M. &amp; Shetty, S. (2001). Sex from W to Z: Evolution of vertebrate sex chromosomes and sex determining genes. </w:t>
      </w:r>
      <w:r w:rsidRPr="00B0144C">
        <w:rPr>
          <w:rFonts w:ascii="Garamond" w:hAnsi="Garamond" w:cs="Times New Roman"/>
          <w:i/>
          <w:iCs/>
          <w:noProof/>
          <w:lang w:val="en-US"/>
        </w:rPr>
        <w:t>J. Exp. Zool.</w:t>
      </w:r>
      <w:r w:rsidRPr="00B0144C">
        <w:rPr>
          <w:rFonts w:ascii="Garamond" w:hAnsi="Garamond" w:cs="Times New Roman"/>
          <w:noProof/>
          <w:lang w:val="en-US"/>
        </w:rPr>
        <w:t>, 290, 449–462.</w:t>
      </w:r>
    </w:p>
    <w:p w14:paraId="2DE1DD3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B0144C">
        <w:rPr>
          <w:rFonts w:ascii="Garamond" w:hAnsi="Garamond" w:cs="Times New Roman"/>
          <w:i/>
          <w:iCs/>
          <w:noProof/>
          <w:lang w:val="en-US"/>
        </w:rPr>
        <w:t>J. Evol. Biol.</w:t>
      </w:r>
      <w:r w:rsidRPr="00B0144C">
        <w:rPr>
          <w:rFonts w:ascii="Garamond" w:hAnsi="Garamond" w:cs="Times New Roman"/>
          <w:noProof/>
          <w:lang w:val="en-US"/>
        </w:rPr>
        <w:t>, 23, 494–508.</w:t>
      </w:r>
    </w:p>
    <w:p w14:paraId="4CEF770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Halpern, D.F. &amp; LaMay, M.L. (2000). The Smarter Sex: A Critical Review of Sex Differences in Intelligence. </w:t>
      </w:r>
      <w:r w:rsidRPr="00B0144C">
        <w:rPr>
          <w:rFonts w:ascii="Garamond" w:hAnsi="Garamond" w:cs="Times New Roman"/>
          <w:i/>
          <w:iCs/>
          <w:noProof/>
          <w:lang w:val="en-US"/>
        </w:rPr>
        <w:t>Educ. Psychol. Rev.</w:t>
      </w:r>
      <w:r w:rsidRPr="00B0144C">
        <w:rPr>
          <w:rFonts w:ascii="Garamond" w:hAnsi="Garamond" w:cs="Times New Roman"/>
          <w:noProof/>
          <w:lang w:val="en-US"/>
        </w:rPr>
        <w:t>, 12, 229.</w:t>
      </w:r>
    </w:p>
    <w:p w14:paraId="19B6BD7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Hedges, L. V. &amp; Olkin, I. (1985). </w:t>
      </w:r>
      <w:r w:rsidRPr="00B0144C">
        <w:rPr>
          <w:rFonts w:ascii="Garamond" w:hAnsi="Garamond" w:cs="Times New Roman"/>
          <w:i/>
          <w:iCs/>
          <w:noProof/>
          <w:lang w:val="en-US"/>
        </w:rPr>
        <w:t>Statistical Methods for Meta-Analysis</w:t>
      </w:r>
      <w:r w:rsidRPr="00B0144C">
        <w:rPr>
          <w:rFonts w:ascii="Garamond" w:hAnsi="Garamond" w:cs="Times New Roman"/>
          <w:noProof/>
          <w:lang w:val="en-US"/>
        </w:rPr>
        <w:t xml:space="preserve">. </w:t>
      </w:r>
      <w:r w:rsidRPr="00B0144C">
        <w:rPr>
          <w:rFonts w:ascii="Garamond" w:hAnsi="Garamond" w:cs="Times New Roman"/>
          <w:i/>
          <w:iCs/>
          <w:noProof/>
          <w:lang w:val="en-US"/>
        </w:rPr>
        <w:t>Biometrics</w:t>
      </w:r>
      <w:r w:rsidRPr="00B0144C">
        <w:rPr>
          <w:rFonts w:ascii="Garamond" w:hAnsi="Garamond" w:cs="Times New Roman"/>
          <w:noProof/>
          <w:lang w:val="en-US"/>
        </w:rPr>
        <w:t>. Academic Press, New York.</w:t>
      </w:r>
    </w:p>
    <w:p w14:paraId="128F10E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Higgins, J.P.T. &amp; Thompson, S.G. (2002). Quantifying heterogeneity in a meta-analysis. </w:t>
      </w:r>
      <w:r w:rsidRPr="00B0144C">
        <w:rPr>
          <w:rFonts w:ascii="Garamond" w:hAnsi="Garamond" w:cs="Times New Roman"/>
          <w:i/>
          <w:iCs/>
          <w:noProof/>
          <w:lang w:val="en-US"/>
        </w:rPr>
        <w:t>Stat. Med.</w:t>
      </w:r>
      <w:r w:rsidRPr="00B0144C">
        <w:rPr>
          <w:rFonts w:ascii="Garamond" w:hAnsi="Garamond" w:cs="Times New Roman"/>
          <w:noProof/>
          <w:lang w:val="en-US"/>
        </w:rPr>
        <w:t>, 21, 1539–1558.</w:t>
      </w:r>
    </w:p>
    <w:p w14:paraId="1587B71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Hinchliff, C.E., Smith, S.A., Allman, J.F., Burleigh, J.G., Chaudhary, R., Coghill, L.M., </w:t>
      </w:r>
      <w:r w:rsidRPr="00B0144C">
        <w:rPr>
          <w:rFonts w:ascii="Garamond" w:hAnsi="Garamond" w:cs="Times New Roman"/>
          <w:i/>
          <w:iCs/>
          <w:noProof/>
          <w:lang w:val="en-US"/>
        </w:rPr>
        <w:t>et al.</w:t>
      </w:r>
      <w:r w:rsidRPr="00B0144C">
        <w:rPr>
          <w:rFonts w:ascii="Garamond" w:hAnsi="Garamond" w:cs="Times New Roman"/>
          <w:noProof/>
          <w:lang w:val="en-US"/>
        </w:rPr>
        <w:t xml:space="preserve"> (2015). Synthesis of phylogeny and taxonomy into a comprehensive tree of life. </w:t>
      </w:r>
      <w:r w:rsidRPr="00B0144C">
        <w:rPr>
          <w:rFonts w:ascii="Garamond" w:hAnsi="Garamond" w:cs="Times New Roman"/>
          <w:i/>
          <w:iCs/>
          <w:noProof/>
          <w:lang w:val="en-US"/>
        </w:rPr>
        <w:t>Proc. Natl. Acad. Sci.</w:t>
      </w:r>
      <w:r w:rsidRPr="00B0144C">
        <w:rPr>
          <w:rFonts w:ascii="Garamond" w:hAnsi="Garamond" w:cs="Times New Roman"/>
          <w:noProof/>
          <w:lang w:val="en-US"/>
        </w:rPr>
        <w:t>, 112, 12764–12769.</w:t>
      </w:r>
    </w:p>
    <w:p w14:paraId="128708E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Horne, C.R., Hirst, A.G. &amp; Atkinson, D. (2020). Selection for increased male size predicts variation in sexual size dimorphism among fish species. </w:t>
      </w:r>
      <w:r w:rsidRPr="00B0144C">
        <w:rPr>
          <w:rFonts w:ascii="Garamond" w:hAnsi="Garamond" w:cs="Times New Roman"/>
          <w:i/>
          <w:iCs/>
          <w:noProof/>
          <w:lang w:val="en-US"/>
        </w:rPr>
        <w:t>Proc. R. Soc. B Biol. Sci.</w:t>
      </w:r>
      <w:r w:rsidRPr="00B0144C">
        <w:rPr>
          <w:rFonts w:ascii="Garamond" w:hAnsi="Garamond" w:cs="Times New Roman"/>
          <w:noProof/>
          <w:lang w:val="en-US"/>
        </w:rPr>
        <w:t>, 287.</w:t>
      </w:r>
    </w:p>
    <w:p w14:paraId="616C6352"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Houle, D., Pélabon, C., Wagner, G. &amp; Hansen, T.F. (2011). Measurement and meaning in biology. </w:t>
      </w:r>
      <w:r w:rsidRPr="00B0144C">
        <w:rPr>
          <w:rFonts w:ascii="Garamond" w:hAnsi="Garamond" w:cs="Times New Roman"/>
          <w:i/>
          <w:iCs/>
          <w:noProof/>
          <w:lang w:val="en-US"/>
        </w:rPr>
        <w:t>Q. Rev. Biol.</w:t>
      </w:r>
      <w:r w:rsidRPr="00B0144C">
        <w:rPr>
          <w:rFonts w:ascii="Garamond" w:hAnsi="Garamond" w:cs="Times New Roman"/>
          <w:noProof/>
          <w:lang w:val="en-US"/>
        </w:rPr>
        <w:t>, 86, 3–34.</w:t>
      </w:r>
    </w:p>
    <w:p w14:paraId="162B3AD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James, J.W. (1973). 353. Note: Covariances Between Relatives due to Sex-Linked Genes. </w:t>
      </w:r>
      <w:r w:rsidRPr="00B0144C">
        <w:rPr>
          <w:rFonts w:ascii="Garamond" w:hAnsi="Garamond" w:cs="Times New Roman"/>
          <w:i/>
          <w:iCs/>
          <w:noProof/>
          <w:lang w:val="en-US"/>
        </w:rPr>
        <w:t>Biometrics</w:t>
      </w:r>
      <w:r w:rsidRPr="00B0144C">
        <w:rPr>
          <w:rFonts w:ascii="Garamond" w:hAnsi="Garamond" w:cs="Times New Roman"/>
          <w:noProof/>
          <w:lang w:val="en-US"/>
        </w:rPr>
        <w:t>, 29, 584.</w:t>
      </w:r>
    </w:p>
    <w:p w14:paraId="137D6C8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Janicke, T., Häderer, I.K., Lajeunesse, M.J. &amp; Anthes, N. (2016). Evolutionary Biology: Darwinian sex roles confirmed across the animal kingdom. </w:t>
      </w:r>
      <w:r w:rsidRPr="00B0144C">
        <w:rPr>
          <w:rFonts w:ascii="Garamond" w:hAnsi="Garamond" w:cs="Times New Roman"/>
          <w:i/>
          <w:iCs/>
          <w:noProof/>
          <w:lang w:val="en-US"/>
        </w:rPr>
        <w:t>Sci. Adv.</w:t>
      </w:r>
      <w:r w:rsidRPr="00B0144C">
        <w:rPr>
          <w:rFonts w:ascii="Garamond" w:hAnsi="Garamond" w:cs="Times New Roman"/>
          <w:noProof/>
          <w:lang w:val="en-US"/>
        </w:rPr>
        <w:t>, 2, 1–11.</w:t>
      </w:r>
    </w:p>
    <w:p w14:paraId="4DBA2F4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Jennions, M.D. &amp; Petrie, M. (1997). Variation in mate choice and mating preferences: A review of causes and consequences. </w:t>
      </w:r>
      <w:r w:rsidRPr="00B0144C">
        <w:rPr>
          <w:rFonts w:ascii="Garamond" w:hAnsi="Garamond" w:cs="Times New Roman"/>
          <w:i/>
          <w:iCs/>
          <w:noProof/>
          <w:lang w:val="en-US"/>
        </w:rPr>
        <w:t>Biol. Rev.</w:t>
      </w:r>
      <w:r w:rsidRPr="00B0144C">
        <w:rPr>
          <w:rFonts w:ascii="Garamond" w:hAnsi="Garamond" w:cs="Times New Roman"/>
          <w:noProof/>
          <w:lang w:val="en-US"/>
        </w:rPr>
        <w:t>, 72, 283–327.</w:t>
      </w:r>
    </w:p>
    <w:p w14:paraId="7AB43FE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Jetz, W., Thomas, G.H., Joy, J.B., Hartmann, K. &amp; Mooers, A.O. (2012). The global diversity of birds in space and time. </w:t>
      </w:r>
      <w:r w:rsidRPr="00B0144C">
        <w:rPr>
          <w:rFonts w:ascii="Garamond" w:hAnsi="Garamond" w:cs="Times New Roman"/>
          <w:i/>
          <w:iCs/>
          <w:noProof/>
          <w:lang w:val="en-US"/>
        </w:rPr>
        <w:t>Nature</w:t>
      </w:r>
      <w:r w:rsidRPr="00B0144C">
        <w:rPr>
          <w:rFonts w:ascii="Garamond" w:hAnsi="Garamond" w:cs="Times New Roman"/>
          <w:noProof/>
          <w:lang w:val="en-US"/>
        </w:rPr>
        <w:t>, 491, 444–448.</w:t>
      </w:r>
    </w:p>
    <w:p w14:paraId="700593C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Jetz, W., Thomas, G.H., Joy, J.B., Redding, D.W., Hartmann, K. &amp; Mooers, A.O. (2014). Global Distribution and Conservation of Evolutionary Distinctness in Birds. </w:t>
      </w:r>
      <w:r w:rsidRPr="00B0144C">
        <w:rPr>
          <w:rFonts w:ascii="Garamond" w:hAnsi="Garamond" w:cs="Times New Roman"/>
          <w:i/>
          <w:iCs/>
          <w:noProof/>
          <w:lang w:val="en-US"/>
        </w:rPr>
        <w:t>Curr. Biol.</w:t>
      </w:r>
      <w:r w:rsidRPr="00B0144C">
        <w:rPr>
          <w:rFonts w:ascii="Garamond" w:hAnsi="Garamond" w:cs="Times New Roman"/>
          <w:noProof/>
          <w:lang w:val="en-US"/>
        </w:rPr>
        <w:t>, 24, 919–930.</w:t>
      </w:r>
    </w:p>
    <w:p w14:paraId="210439E7"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Johnson, W., Deary, I.J. &amp; Carothers, A. (2008). Sex Differences in Variability in General Intelligence: A New Look at the Old Question. </w:t>
      </w:r>
      <w:r w:rsidRPr="00B0144C">
        <w:rPr>
          <w:rFonts w:ascii="Garamond" w:hAnsi="Garamond" w:cs="Times New Roman"/>
          <w:i/>
          <w:iCs/>
          <w:noProof/>
          <w:lang w:val="en-US"/>
        </w:rPr>
        <w:t>Perspect. Psychol. Sci.</w:t>
      </w:r>
      <w:r w:rsidRPr="00B0144C">
        <w:rPr>
          <w:rFonts w:ascii="Garamond" w:hAnsi="Garamond" w:cs="Times New Roman"/>
          <w:noProof/>
          <w:lang w:val="en-US"/>
        </w:rPr>
        <w:t>, 3, 518–531.</w:t>
      </w:r>
    </w:p>
    <w:p w14:paraId="3A2E145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Johnson, W., Deary, I.J. &amp; Carothers, A. (2009). A Role for the X Chromosome in Sex Differences in Variability in General Intelligence? </w:t>
      </w:r>
      <w:r w:rsidRPr="00B0144C">
        <w:rPr>
          <w:rFonts w:ascii="Garamond" w:hAnsi="Garamond" w:cs="Times New Roman"/>
          <w:i/>
          <w:iCs/>
          <w:noProof/>
          <w:lang w:val="en-US"/>
        </w:rPr>
        <w:t>Perspect. Psychol. Sci.</w:t>
      </w:r>
      <w:r w:rsidRPr="00B0144C">
        <w:rPr>
          <w:rFonts w:ascii="Garamond" w:hAnsi="Garamond" w:cs="Times New Roman"/>
          <w:noProof/>
          <w:lang w:val="en-US"/>
        </w:rPr>
        <w:t>, 4, 598–611.</w:t>
      </w:r>
    </w:p>
    <w:p w14:paraId="14CECA5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Jones, C.M., Braithwaite, V.A. &amp; Healy, S.D. (2003). The evolution of sex differences in spatial ability. </w:t>
      </w:r>
      <w:r w:rsidRPr="00B0144C">
        <w:rPr>
          <w:rFonts w:ascii="Garamond" w:hAnsi="Garamond" w:cs="Times New Roman"/>
          <w:i/>
          <w:iCs/>
          <w:noProof/>
          <w:lang w:val="en-US"/>
        </w:rPr>
        <w:t>Behav. Neurosci.</w:t>
      </w:r>
      <w:r w:rsidRPr="00B0144C">
        <w:rPr>
          <w:rFonts w:ascii="Garamond" w:hAnsi="Garamond" w:cs="Times New Roman"/>
          <w:noProof/>
          <w:lang w:val="en-US"/>
        </w:rPr>
        <w:t>, 117, 403–411.</w:t>
      </w:r>
    </w:p>
    <w:p w14:paraId="5C3412D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Ju, C., Duan, Y. &amp; You, X. (2015). Retesting the greater male variability hypothesis in mainland </w:t>
      </w:r>
      <w:r w:rsidRPr="00B0144C">
        <w:rPr>
          <w:rFonts w:ascii="Garamond" w:hAnsi="Garamond" w:cs="Times New Roman"/>
          <w:noProof/>
          <w:lang w:val="en-US"/>
        </w:rPr>
        <w:lastRenderedPageBreak/>
        <w:t xml:space="preserve">China: A cross-regional study. </w:t>
      </w:r>
      <w:r w:rsidRPr="00B0144C">
        <w:rPr>
          <w:rFonts w:ascii="Garamond" w:hAnsi="Garamond" w:cs="Times New Roman"/>
          <w:i/>
          <w:iCs/>
          <w:noProof/>
          <w:lang w:val="en-US"/>
        </w:rPr>
        <w:t>Pers. Individ. Dif.</w:t>
      </w:r>
      <w:r w:rsidRPr="00B0144C">
        <w:rPr>
          <w:rFonts w:ascii="Garamond" w:hAnsi="Garamond" w:cs="Times New Roman"/>
          <w:noProof/>
          <w:lang w:val="en-US"/>
        </w:rPr>
        <w:t>, 72, 85–89.</w:t>
      </w:r>
    </w:p>
    <w:p w14:paraId="54C3894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Karwowski, M., Jankowska, D.M., Gajda, A., Marczak, M., Groyecka, A. &amp; Sorokowski, P. (2016). Greater Male Variability in Creativity Outside the WEIRD World. </w:t>
      </w:r>
      <w:r w:rsidRPr="00B0144C">
        <w:rPr>
          <w:rFonts w:ascii="Garamond" w:hAnsi="Garamond" w:cs="Times New Roman"/>
          <w:i/>
          <w:iCs/>
          <w:noProof/>
          <w:lang w:val="en-US"/>
        </w:rPr>
        <w:t>Creat. Res. J.</w:t>
      </w:r>
      <w:r w:rsidRPr="00B0144C">
        <w:rPr>
          <w:rFonts w:ascii="Garamond" w:hAnsi="Garamond" w:cs="Times New Roman"/>
          <w:noProof/>
          <w:lang w:val="en-US"/>
        </w:rPr>
        <w:t>, 28, 467–470.</w:t>
      </w:r>
    </w:p>
    <w:p w14:paraId="6C76A4C9"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B0144C">
        <w:rPr>
          <w:rFonts w:ascii="Garamond" w:hAnsi="Garamond" w:cs="Times New Roman"/>
          <w:i/>
          <w:iCs/>
          <w:noProof/>
          <w:lang w:val="en-US"/>
        </w:rPr>
        <w:t>Dev. Psychobiol.</w:t>
      </w:r>
      <w:r w:rsidRPr="00B0144C">
        <w:rPr>
          <w:rFonts w:ascii="Garamond" w:hAnsi="Garamond" w:cs="Times New Roman"/>
          <w:noProof/>
          <w:lang w:val="en-US"/>
        </w:rPr>
        <w:t>, 51, 198–206.</w:t>
      </w:r>
    </w:p>
    <w:p w14:paraId="1E9CA91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Liebgold, E.B., Brodie, E.D. &amp; Cabe, P.R. (2011). Female philopatry and male-biased dispersal in a direct-developing salamander, Plethodon cinereus. </w:t>
      </w:r>
      <w:r w:rsidRPr="00B0144C">
        <w:rPr>
          <w:rFonts w:ascii="Garamond" w:hAnsi="Garamond" w:cs="Times New Roman"/>
          <w:i/>
          <w:iCs/>
          <w:noProof/>
          <w:lang w:val="en-US"/>
        </w:rPr>
        <w:t>Mol. Ecol.</w:t>
      </w:r>
      <w:r w:rsidRPr="00B0144C">
        <w:rPr>
          <w:rFonts w:ascii="Garamond" w:hAnsi="Garamond" w:cs="Times New Roman"/>
          <w:noProof/>
          <w:lang w:val="en-US"/>
        </w:rPr>
        <w:t>, 20, 249–257.</w:t>
      </w:r>
    </w:p>
    <w:p w14:paraId="7B1054D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van der Linden, D., Dunkel, C.S. &amp; Madison, G. (2017). Sex differences in brain size and general intelligence (g). </w:t>
      </w:r>
      <w:r w:rsidRPr="00B0144C">
        <w:rPr>
          <w:rFonts w:ascii="Garamond" w:hAnsi="Garamond" w:cs="Times New Roman"/>
          <w:i/>
          <w:iCs/>
          <w:noProof/>
          <w:lang w:val="en-US"/>
        </w:rPr>
        <w:t>Intelligence</w:t>
      </w:r>
      <w:r w:rsidRPr="00B0144C">
        <w:rPr>
          <w:rFonts w:ascii="Garamond" w:hAnsi="Garamond" w:cs="Times New Roman"/>
          <w:noProof/>
          <w:lang w:val="en-US"/>
        </w:rPr>
        <w:t>, 63, 78–88.</w:t>
      </w:r>
    </w:p>
    <w:p w14:paraId="3C93826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Lovich, J.E. &amp; Gibbons, J.W. (1992). A review of techniques for quantifying sexual size dimorphism. </w:t>
      </w:r>
      <w:r w:rsidRPr="00B0144C">
        <w:rPr>
          <w:rFonts w:ascii="Garamond" w:hAnsi="Garamond" w:cs="Times New Roman"/>
          <w:i/>
          <w:iCs/>
          <w:noProof/>
          <w:lang w:val="en-US"/>
        </w:rPr>
        <w:t>Growth Dev Aging</w:t>
      </w:r>
      <w:r w:rsidRPr="00B0144C">
        <w:rPr>
          <w:rFonts w:ascii="Garamond" w:hAnsi="Garamond" w:cs="Times New Roman"/>
          <w:noProof/>
          <w:lang w:val="en-US"/>
        </w:rPr>
        <w:t>, 56, 269–281.</w:t>
      </w:r>
    </w:p>
    <w:p w14:paraId="01FDF87E"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Lyon, M.F. (1961). Gene Action in the X-chromosom (Mus musculus L.). </w:t>
      </w:r>
      <w:r w:rsidRPr="00B0144C">
        <w:rPr>
          <w:rFonts w:ascii="Garamond" w:hAnsi="Garamond" w:cs="Times New Roman"/>
          <w:i/>
          <w:iCs/>
          <w:noProof/>
          <w:lang w:val="en-US"/>
        </w:rPr>
        <w:t>Nature</w:t>
      </w:r>
      <w:r w:rsidRPr="00B0144C">
        <w:rPr>
          <w:rFonts w:ascii="Garamond" w:hAnsi="Garamond" w:cs="Times New Roman"/>
          <w:noProof/>
          <w:lang w:val="en-US"/>
        </w:rPr>
        <w:t>, 190, 372–373.</w:t>
      </w:r>
    </w:p>
    <w:p w14:paraId="0732BC2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Moiron, M., Laskowski, K.L. &amp; Niemelä, P.T. (2020). Individual differences in behaviour explain variation in survival: a meta-analysis. </w:t>
      </w:r>
      <w:r w:rsidRPr="00B0144C">
        <w:rPr>
          <w:rFonts w:ascii="Garamond" w:hAnsi="Garamond" w:cs="Times New Roman"/>
          <w:i/>
          <w:iCs/>
          <w:noProof/>
          <w:lang w:val="en-US"/>
        </w:rPr>
        <w:t>Ecol. Lett.</w:t>
      </w:r>
      <w:r w:rsidRPr="00B0144C">
        <w:rPr>
          <w:rFonts w:ascii="Garamond" w:hAnsi="Garamond" w:cs="Times New Roman"/>
          <w:noProof/>
          <w:lang w:val="en-US"/>
        </w:rPr>
        <w:t>, 23, 399–408.</w:t>
      </w:r>
    </w:p>
    <w:p w14:paraId="40694830"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Munson, A.A., Jones, C., Schraft, H. &amp; Sih, A. (2020). You ’ re Just My Type</w:t>
      </w:r>
      <w:r w:rsidRPr="00B0144C">
        <w:rPr>
          <w:rFonts w:ascii="Times New Roman" w:hAnsi="Times New Roman" w:cs="Times New Roman"/>
          <w:noProof/>
          <w:lang w:val="en-US"/>
        </w:rPr>
        <w:t> </w:t>
      </w:r>
      <w:r w:rsidRPr="00B0144C">
        <w:rPr>
          <w:rFonts w:ascii="Garamond" w:hAnsi="Garamond" w:cs="Times New Roman"/>
          <w:noProof/>
          <w:lang w:val="en-US"/>
        </w:rPr>
        <w:t xml:space="preserve">: Mate Choice and Behavioral Types. </w:t>
      </w:r>
      <w:r w:rsidRPr="00B0144C">
        <w:rPr>
          <w:rFonts w:ascii="Garamond" w:hAnsi="Garamond" w:cs="Times New Roman"/>
          <w:i/>
          <w:iCs/>
          <w:noProof/>
          <w:lang w:val="en-US"/>
        </w:rPr>
        <w:t>Trends Ecol. Evol.</w:t>
      </w:r>
      <w:r w:rsidRPr="00B0144C">
        <w:rPr>
          <w:rFonts w:ascii="Garamond" w:hAnsi="Garamond" w:cs="Times New Roman"/>
          <w:noProof/>
          <w:lang w:val="en-US"/>
        </w:rPr>
        <w:t>, 1–11.</w:t>
      </w:r>
    </w:p>
    <w:p w14:paraId="22033B5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Noble, D.W.A., Senior, A.M. &amp; Lagisz, M. (2017). Meta-evaluation of meta-analysis: Ten appraisal questions for biologists. </w:t>
      </w:r>
      <w:r w:rsidRPr="00B0144C">
        <w:rPr>
          <w:rFonts w:ascii="Garamond" w:hAnsi="Garamond" w:cs="Times New Roman"/>
          <w:i/>
          <w:iCs/>
          <w:noProof/>
          <w:lang w:val="en-US"/>
        </w:rPr>
        <w:t>BMC Biol.</w:t>
      </w:r>
      <w:r w:rsidRPr="00B0144C">
        <w:rPr>
          <w:rFonts w:ascii="Garamond" w:hAnsi="Garamond" w:cs="Times New Roman"/>
          <w:noProof/>
          <w:lang w:val="en-US"/>
        </w:rPr>
        <w:t>, 15, 1–14.</w:t>
      </w:r>
    </w:p>
    <w:p w14:paraId="7109127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Poulin, R., Mengersen, K., Reinhold, K., Engqvist, L., Lagisz, M., </w:t>
      </w:r>
      <w:r w:rsidRPr="00B0144C">
        <w:rPr>
          <w:rFonts w:ascii="Garamond" w:hAnsi="Garamond" w:cs="Times New Roman"/>
          <w:i/>
          <w:iCs/>
          <w:noProof/>
          <w:lang w:val="en-US"/>
        </w:rPr>
        <w:t>et al.</w:t>
      </w:r>
      <w:r w:rsidRPr="00B0144C">
        <w:rPr>
          <w:rFonts w:ascii="Garamond" w:hAnsi="Garamond" w:cs="Times New Roman"/>
          <w:noProof/>
          <w:lang w:val="en-US"/>
        </w:rPr>
        <w:t xml:space="preserve"> (2015). Meta-analysis of variation: Ecological and evolutionary applications and beyond. </w:t>
      </w:r>
      <w:r w:rsidRPr="00B0144C">
        <w:rPr>
          <w:rFonts w:ascii="Garamond" w:hAnsi="Garamond" w:cs="Times New Roman"/>
          <w:i/>
          <w:iCs/>
          <w:noProof/>
          <w:lang w:val="en-US"/>
        </w:rPr>
        <w:t>Methods Ecol. Evol.</w:t>
      </w:r>
      <w:r w:rsidRPr="00B0144C">
        <w:rPr>
          <w:rFonts w:ascii="Garamond" w:hAnsi="Garamond" w:cs="Times New Roman"/>
          <w:noProof/>
          <w:lang w:val="en-US"/>
        </w:rPr>
        <w:t>, 6, 143–152.</w:t>
      </w:r>
    </w:p>
    <w:p w14:paraId="041705A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Nakagawa, S. &amp; Santos, E.S.A. (2012). Methodological issues and advances in biological meta-analysis. </w:t>
      </w:r>
      <w:r w:rsidRPr="00B0144C">
        <w:rPr>
          <w:rFonts w:ascii="Garamond" w:hAnsi="Garamond" w:cs="Times New Roman"/>
          <w:i/>
          <w:iCs/>
          <w:noProof/>
          <w:lang w:val="en-US"/>
        </w:rPr>
        <w:t>Evol. Ecol.</w:t>
      </w:r>
      <w:r w:rsidRPr="00B0144C">
        <w:rPr>
          <w:rFonts w:ascii="Garamond" w:hAnsi="Garamond" w:cs="Times New Roman"/>
          <w:noProof/>
          <w:lang w:val="en-US"/>
        </w:rPr>
        <w:t>, 26, 1253–1274.</w:t>
      </w:r>
    </w:p>
    <w:p w14:paraId="023F983B"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Nettle, D. (2006). The evolution of personality variation in humans and other animals. </w:t>
      </w:r>
      <w:r w:rsidRPr="00B0144C">
        <w:rPr>
          <w:rFonts w:ascii="Garamond" w:hAnsi="Garamond" w:cs="Times New Roman"/>
          <w:i/>
          <w:iCs/>
          <w:noProof/>
          <w:lang w:val="en-US"/>
        </w:rPr>
        <w:t>Am. Psychol.</w:t>
      </w:r>
      <w:r w:rsidRPr="00B0144C">
        <w:rPr>
          <w:rFonts w:ascii="Garamond" w:hAnsi="Garamond" w:cs="Times New Roman"/>
          <w:noProof/>
          <w:lang w:val="en-US"/>
        </w:rPr>
        <w:t>, 61, 622–631.</w:t>
      </w:r>
    </w:p>
    <w:p w14:paraId="5CBFBF6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Noble, D.W.A., Lagisz, M., O’dea, R.E. &amp; Nakagawa, S. (2017). Nonindependence and sensitivity analyses in ecological and evolutionary meta-analyses. </w:t>
      </w:r>
      <w:r w:rsidRPr="00B0144C">
        <w:rPr>
          <w:rFonts w:ascii="Garamond" w:hAnsi="Garamond" w:cs="Times New Roman"/>
          <w:i/>
          <w:iCs/>
          <w:noProof/>
          <w:lang w:val="en-US"/>
        </w:rPr>
        <w:t>Mol. Ecol.</w:t>
      </w:r>
      <w:r w:rsidRPr="00B0144C">
        <w:rPr>
          <w:rFonts w:ascii="Garamond" w:hAnsi="Garamond" w:cs="Times New Roman"/>
          <w:noProof/>
          <w:lang w:val="en-US"/>
        </w:rPr>
        <w:t>, 2410–2425.</w:t>
      </w:r>
    </w:p>
    <w:p w14:paraId="431E1C6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Pick, J.L., Nakagawa, S. &amp; Noble, D.W.A. (2019). Reproducible, flexible and high-throughput data extraction from primary literature: The metaDigitise r package. </w:t>
      </w:r>
      <w:r w:rsidRPr="00B0144C">
        <w:rPr>
          <w:rFonts w:ascii="Garamond" w:hAnsi="Garamond" w:cs="Times New Roman"/>
          <w:i/>
          <w:iCs/>
          <w:noProof/>
          <w:lang w:val="en-US"/>
        </w:rPr>
        <w:t>Methods Ecol. Evol.</w:t>
      </w:r>
      <w:r w:rsidRPr="00B0144C">
        <w:rPr>
          <w:rFonts w:ascii="Garamond" w:hAnsi="Garamond" w:cs="Times New Roman"/>
          <w:noProof/>
          <w:lang w:val="en-US"/>
        </w:rPr>
        <w:t>, 10, 426–431.</w:t>
      </w:r>
    </w:p>
    <w:p w14:paraId="753440F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Pomiankowski, A. &amp; Moller, A.P. (1995). A resolution of the lek paradox. </w:t>
      </w:r>
      <w:r w:rsidRPr="00B0144C">
        <w:rPr>
          <w:rFonts w:ascii="Garamond" w:hAnsi="Garamond" w:cs="Times New Roman"/>
          <w:i/>
          <w:iCs/>
          <w:noProof/>
          <w:lang w:val="en-US"/>
        </w:rPr>
        <w:t>Proc. R. Soc. B Biol. Sci.</w:t>
      </w:r>
      <w:r w:rsidRPr="00B0144C">
        <w:rPr>
          <w:rFonts w:ascii="Garamond" w:hAnsi="Garamond" w:cs="Times New Roman"/>
          <w:noProof/>
          <w:lang w:val="en-US"/>
        </w:rPr>
        <w:t>, 260, 21–29.</w:t>
      </w:r>
    </w:p>
    <w:p w14:paraId="70ACD0E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R Core Team. (2016). R: A language and environment for statistical computing.</w:t>
      </w:r>
    </w:p>
    <w:p w14:paraId="30D7A003"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Réale, D., Reader, S.M., Sol, D., McDougall, P.T. &amp; Dingemanse, N.J. (2007). Integrating animal temperament within ecology and evolution. </w:t>
      </w:r>
      <w:r w:rsidRPr="00B0144C">
        <w:rPr>
          <w:rFonts w:ascii="Garamond" w:hAnsi="Garamond" w:cs="Times New Roman"/>
          <w:i/>
          <w:iCs/>
          <w:noProof/>
          <w:lang w:val="en-US"/>
        </w:rPr>
        <w:t>Biol. Rev.</w:t>
      </w:r>
      <w:r w:rsidRPr="00B0144C">
        <w:rPr>
          <w:rFonts w:ascii="Garamond" w:hAnsi="Garamond" w:cs="Times New Roman"/>
          <w:noProof/>
          <w:lang w:val="en-US"/>
        </w:rPr>
        <w:t>, 82, 291–318.</w:t>
      </w:r>
    </w:p>
    <w:p w14:paraId="5B22686F"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Reinhold, K. &amp; Engqvist, L. (2013). The variability is in the sex chromosomes. </w:t>
      </w:r>
      <w:r w:rsidRPr="00B0144C">
        <w:rPr>
          <w:rFonts w:ascii="Garamond" w:hAnsi="Garamond" w:cs="Times New Roman"/>
          <w:i/>
          <w:iCs/>
          <w:noProof/>
          <w:lang w:val="en-US"/>
        </w:rPr>
        <w:t>Evolution (N. Y).</w:t>
      </w:r>
      <w:r w:rsidRPr="00B0144C">
        <w:rPr>
          <w:rFonts w:ascii="Garamond" w:hAnsi="Garamond" w:cs="Times New Roman"/>
          <w:noProof/>
          <w:lang w:val="en-US"/>
        </w:rPr>
        <w:t>, 67, 3662–3668.</w:t>
      </w:r>
    </w:p>
    <w:p w14:paraId="520D3FE4"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Schuett, W. &amp; Dall, S.R.X. (2009). Sex differences, social context and personality in zebra finches, Taeniopygia guttata. </w:t>
      </w:r>
      <w:r w:rsidRPr="00B0144C">
        <w:rPr>
          <w:rFonts w:ascii="Garamond" w:hAnsi="Garamond" w:cs="Times New Roman"/>
          <w:i/>
          <w:iCs/>
          <w:noProof/>
          <w:lang w:val="en-US"/>
        </w:rPr>
        <w:t>Anim. Behav.</w:t>
      </w:r>
      <w:r w:rsidRPr="00B0144C">
        <w:rPr>
          <w:rFonts w:ascii="Garamond" w:hAnsi="Garamond" w:cs="Times New Roman"/>
          <w:noProof/>
          <w:lang w:val="en-US"/>
        </w:rPr>
        <w:t>, 77, 1041–1050.</w:t>
      </w:r>
    </w:p>
    <w:p w14:paraId="6158F84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Schuett, W., Tregenza, T. &amp; Dall, S.R.X. (2010). Sexual selection and animal personality. </w:t>
      </w:r>
      <w:r w:rsidRPr="00B0144C">
        <w:rPr>
          <w:rFonts w:ascii="Garamond" w:hAnsi="Garamond" w:cs="Times New Roman"/>
          <w:i/>
          <w:iCs/>
          <w:noProof/>
          <w:lang w:val="en-US"/>
        </w:rPr>
        <w:t>Biol. Rev.</w:t>
      </w:r>
      <w:r w:rsidRPr="00B0144C">
        <w:rPr>
          <w:rFonts w:ascii="Garamond" w:hAnsi="Garamond" w:cs="Times New Roman"/>
          <w:noProof/>
          <w:lang w:val="en-US"/>
        </w:rPr>
        <w:t>, 85, 217–246.</w:t>
      </w:r>
    </w:p>
    <w:p w14:paraId="2D3A8016"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Sih, A., Bell, A.M. &amp; Johnson, J.C. (2004). Behavioral syndromes: an ecological and evolutionary overview. </w:t>
      </w:r>
      <w:r w:rsidRPr="00B0144C">
        <w:rPr>
          <w:rFonts w:ascii="Garamond" w:hAnsi="Garamond" w:cs="Times New Roman"/>
          <w:i/>
          <w:iCs/>
          <w:noProof/>
          <w:lang w:val="en-US"/>
        </w:rPr>
        <w:t>TREE</w:t>
      </w:r>
      <w:r w:rsidRPr="00B0144C">
        <w:rPr>
          <w:rFonts w:ascii="Garamond" w:hAnsi="Garamond" w:cs="Times New Roman"/>
          <w:noProof/>
          <w:lang w:val="en-US"/>
        </w:rPr>
        <w:t>, 19, 372–378.</w:t>
      </w:r>
    </w:p>
    <w:p w14:paraId="385084DD"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Smith, B.R. &amp; Blumstein, D.T. (2008a). Fitness consequences of personality: A meta-analysis. </w:t>
      </w:r>
      <w:r w:rsidRPr="00B0144C">
        <w:rPr>
          <w:rFonts w:ascii="Garamond" w:hAnsi="Garamond" w:cs="Times New Roman"/>
          <w:i/>
          <w:iCs/>
          <w:noProof/>
          <w:lang w:val="en-US"/>
        </w:rPr>
        <w:t>Behav. Ecol.</w:t>
      </w:r>
      <w:r w:rsidRPr="00B0144C">
        <w:rPr>
          <w:rFonts w:ascii="Garamond" w:hAnsi="Garamond" w:cs="Times New Roman"/>
          <w:noProof/>
          <w:lang w:val="en-US"/>
        </w:rPr>
        <w:t>, 19, 448–455.</w:t>
      </w:r>
    </w:p>
    <w:p w14:paraId="0405E6F5"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Smith, B.R. &amp; Blumstein, D.T. (2008b). Fitness consequences of personality: A meta-analysis. </w:t>
      </w:r>
      <w:r w:rsidRPr="00B0144C">
        <w:rPr>
          <w:rFonts w:ascii="Garamond" w:hAnsi="Garamond" w:cs="Times New Roman"/>
          <w:i/>
          <w:iCs/>
          <w:noProof/>
          <w:lang w:val="en-US"/>
        </w:rPr>
        <w:t>Behav. Ecol.</w:t>
      </w:r>
      <w:r w:rsidRPr="00B0144C">
        <w:rPr>
          <w:rFonts w:ascii="Garamond" w:hAnsi="Garamond" w:cs="Times New Roman"/>
          <w:noProof/>
          <w:lang w:val="en-US"/>
        </w:rPr>
        <w:t>, 19, 448–455.</w:t>
      </w:r>
    </w:p>
    <w:p w14:paraId="717A0238"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B0144C">
        <w:rPr>
          <w:rFonts w:ascii="Garamond" w:hAnsi="Garamond" w:cs="Times New Roman"/>
          <w:i/>
          <w:iCs/>
          <w:noProof/>
          <w:lang w:val="en-US"/>
        </w:rPr>
        <w:t xml:space="preserve">Behav. </w:t>
      </w:r>
      <w:r w:rsidRPr="00B0144C">
        <w:rPr>
          <w:rFonts w:ascii="Garamond" w:hAnsi="Garamond" w:cs="Times New Roman"/>
          <w:i/>
          <w:iCs/>
          <w:noProof/>
          <w:lang w:val="en-US"/>
        </w:rPr>
        <w:lastRenderedPageBreak/>
        <w:t>Ecol. Sociobiol.</w:t>
      </w:r>
      <w:r w:rsidRPr="00B0144C">
        <w:rPr>
          <w:rFonts w:ascii="Garamond" w:hAnsi="Garamond" w:cs="Times New Roman"/>
          <w:noProof/>
          <w:lang w:val="en-US"/>
        </w:rPr>
        <w:t>, 72, 132.</w:t>
      </w:r>
    </w:p>
    <w:p w14:paraId="70B4078A"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Viechtbauer, W. (2010). Conducting meta-analyses in R with the metafor package. </w:t>
      </w:r>
      <w:r w:rsidRPr="00B0144C">
        <w:rPr>
          <w:rFonts w:ascii="Garamond" w:hAnsi="Garamond" w:cs="Times New Roman"/>
          <w:i/>
          <w:iCs/>
          <w:noProof/>
          <w:lang w:val="en-US"/>
        </w:rPr>
        <w:t>J. Stat. Softw.</w:t>
      </w:r>
      <w:r w:rsidRPr="00B0144C">
        <w:rPr>
          <w:rFonts w:ascii="Garamond" w:hAnsi="Garamond" w:cs="Times New Roman"/>
          <w:noProof/>
          <w:lang w:val="en-US"/>
        </w:rPr>
        <w:t>, 36, 1–48.</w:t>
      </w:r>
    </w:p>
    <w:p w14:paraId="45923A3C"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Wolf, M., Van Doorn, G.S., Leimar, O. &amp; Weissing, F.J. (2007). Life-history trade-offs favour the evolution of animal personalities. </w:t>
      </w:r>
      <w:r w:rsidRPr="00B0144C">
        <w:rPr>
          <w:rFonts w:ascii="Garamond" w:hAnsi="Garamond" w:cs="Times New Roman"/>
          <w:i/>
          <w:iCs/>
          <w:noProof/>
          <w:lang w:val="en-US"/>
        </w:rPr>
        <w:t>Nature</w:t>
      </w:r>
      <w:r w:rsidRPr="00B0144C">
        <w:rPr>
          <w:rFonts w:ascii="Garamond" w:hAnsi="Garamond" w:cs="Times New Roman"/>
          <w:noProof/>
          <w:lang w:val="en-US"/>
        </w:rPr>
        <w:t>, 447, 581–584.</w:t>
      </w:r>
    </w:p>
    <w:p w14:paraId="15D0E871" w14:textId="77777777" w:rsidR="00B0144C" w:rsidRPr="00B0144C" w:rsidRDefault="00B0144C" w:rsidP="00B0144C">
      <w:pPr>
        <w:widowControl w:val="0"/>
        <w:autoSpaceDE w:val="0"/>
        <w:autoSpaceDN w:val="0"/>
        <w:adjustRightInd w:val="0"/>
        <w:ind w:left="480" w:hanging="480"/>
        <w:rPr>
          <w:rFonts w:ascii="Garamond" w:hAnsi="Garamond" w:cs="Times New Roman"/>
          <w:noProof/>
          <w:lang w:val="en-US"/>
        </w:rPr>
      </w:pPr>
      <w:r w:rsidRPr="00B0144C">
        <w:rPr>
          <w:rFonts w:ascii="Garamond" w:hAnsi="Garamond" w:cs="Times New Roman"/>
          <w:noProof/>
          <w:lang w:val="en-US"/>
        </w:rPr>
        <w:t xml:space="preserve">Wolf, M. &amp; Weissing, F.J. (2010). An explanatory framework for adaptive personality differences. </w:t>
      </w:r>
      <w:r w:rsidRPr="00B0144C">
        <w:rPr>
          <w:rFonts w:ascii="Garamond" w:hAnsi="Garamond" w:cs="Times New Roman"/>
          <w:i/>
          <w:iCs/>
          <w:noProof/>
          <w:lang w:val="en-US"/>
        </w:rPr>
        <w:t>Philos. Trans. R. Soc. B Biol. Sci.</w:t>
      </w:r>
      <w:r w:rsidRPr="00B0144C">
        <w:rPr>
          <w:rFonts w:ascii="Garamond" w:hAnsi="Garamond" w:cs="Times New Roman"/>
          <w:noProof/>
          <w:lang w:val="en-US"/>
        </w:rPr>
        <w:t>, 365, 3959–3968.</w:t>
      </w:r>
    </w:p>
    <w:p w14:paraId="0A71E5F6" w14:textId="77777777" w:rsidR="00B0144C" w:rsidRPr="00B0144C" w:rsidRDefault="00B0144C" w:rsidP="00B0144C">
      <w:pPr>
        <w:widowControl w:val="0"/>
        <w:autoSpaceDE w:val="0"/>
        <w:autoSpaceDN w:val="0"/>
        <w:adjustRightInd w:val="0"/>
        <w:ind w:left="480" w:hanging="480"/>
        <w:rPr>
          <w:rFonts w:ascii="Garamond" w:hAnsi="Garamond"/>
          <w:noProof/>
        </w:rPr>
      </w:pPr>
      <w:r w:rsidRPr="00B0144C">
        <w:rPr>
          <w:rFonts w:ascii="Garamond" w:hAnsi="Garamond" w:cs="Times New Roman"/>
          <w:noProof/>
          <w:lang w:val="en-US"/>
        </w:rPr>
        <w:t xml:space="preserve">Wyman, M.J. &amp; Rowe, L. (2014). Male Bias in Distributions of Additive Genetic, Residual, and Phenotypic Variances of Shared Traits. </w:t>
      </w:r>
      <w:r w:rsidRPr="00B0144C">
        <w:rPr>
          <w:rFonts w:ascii="Garamond" w:hAnsi="Garamond" w:cs="Times New Roman"/>
          <w:i/>
          <w:iCs/>
          <w:noProof/>
          <w:lang w:val="en-US"/>
        </w:rPr>
        <w:t>Am. Nat.</w:t>
      </w:r>
      <w:r w:rsidRPr="00B0144C">
        <w:rPr>
          <w:rFonts w:ascii="Garamond" w:hAnsi="Garamond" w:cs="Times New Roman"/>
          <w:noProof/>
          <w:lang w:val="en-US"/>
        </w:rPr>
        <w:t>, 184, 326–337.</w:t>
      </w:r>
    </w:p>
    <w:p w14:paraId="7BB0520A" w14:textId="62737D5A" w:rsidR="007F6D9E" w:rsidRDefault="00711861" w:rsidP="00B0144C">
      <w:pPr>
        <w:widowControl w:val="0"/>
        <w:autoSpaceDE w:val="0"/>
        <w:autoSpaceDN w:val="0"/>
        <w:adjustRightInd w:val="0"/>
        <w:ind w:left="480" w:hanging="480"/>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1270"/>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1270"/>
      <w:r w:rsidR="007D6B3E">
        <w:rPr>
          <w:rStyle w:val="CommentReference"/>
        </w:rPr>
        <w:commentReference w:id="1270"/>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mean (SMD) and variability (</w:t>
      </w:r>
      <w:proofErr w:type="spellStart"/>
      <w:r w:rsidR="003005B3">
        <w:rPr>
          <w:rFonts w:ascii="Garamond" w:hAnsi="Garamond"/>
        </w:rPr>
        <w:t>lnCVR</w:t>
      </w:r>
      <w:proofErr w:type="spellEnd"/>
      <w:r w:rsidR="003005B3">
        <w:rPr>
          <w:rFonts w:ascii="Garamond" w:hAnsi="Garamond"/>
        </w:rPr>
        <w:t xml:space="preserve">)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1271"/>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1271"/>
      <w:r w:rsidR="002B0571">
        <w:rPr>
          <w:rStyle w:val="CommentReference"/>
        </w:rPr>
        <w:commentReference w:id="1271"/>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ayout w:type="fixed"/>
        <w:tblLook w:val="04A0" w:firstRow="1" w:lastRow="0" w:firstColumn="1" w:lastColumn="0" w:noHBand="0" w:noVBand="1"/>
        <w:tblPrChange w:id="1272" w:author="Lauren Harrison" w:date="2020-08-07T16:41:00Z">
          <w:tblPr>
            <w:tblStyle w:val="TableGrid"/>
            <w:tblW w:w="9639" w:type="dxa"/>
            <w:tblInd w:w="-5" w:type="dxa"/>
            <w:tblBorders>
              <w:insideH w:val="none" w:sz="0" w:space="0" w:color="auto"/>
              <w:insideV w:val="none" w:sz="0" w:space="0" w:color="auto"/>
            </w:tblBorders>
            <w:tblLayout w:type="fixed"/>
            <w:tblLook w:val="04A0" w:firstRow="1" w:lastRow="0" w:firstColumn="1" w:lastColumn="0" w:noHBand="0" w:noVBand="1"/>
          </w:tblPr>
        </w:tblPrChange>
      </w:tblPr>
      <w:tblGrid>
        <w:gridCol w:w="1985"/>
        <w:gridCol w:w="1701"/>
        <w:gridCol w:w="1469"/>
        <w:gridCol w:w="1415"/>
        <w:gridCol w:w="839"/>
        <w:gridCol w:w="1094"/>
        <w:gridCol w:w="1136"/>
        <w:tblGridChange w:id="1273">
          <w:tblGrid>
            <w:gridCol w:w="1985"/>
            <w:gridCol w:w="1843"/>
            <w:gridCol w:w="1327"/>
            <w:gridCol w:w="1415"/>
            <w:gridCol w:w="839"/>
            <w:gridCol w:w="1094"/>
            <w:gridCol w:w="1136"/>
          </w:tblGrid>
        </w:tblGridChange>
      </w:tblGrid>
      <w:tr w:rsidR="00D61374" w14:paraId="0703E2C6" w14:textId="77777777" w:rsidTr="00D61374">
        <w:tc>
          <w:tcPr>
            <w:tcW w:w="1985" w:type="dxa"/>
            <w:tcBorders>
              <w:top w:val="single" w:sz="4" w:space="0" w:color="auto"/>
              <w:bottom w:val="single" w:sz="4" w:space="0" w:color="auto"/>
            </w:tcBorders>
            <w:tcPrChange w:id="1274" w:author="Lauren Harrison" w:date="2020-08-07T16:41:00Z">
              <w:tcPr>
                <w:tcW w:w="1985" w:type="dxa"/>
                <w:tcBorders>
                  <w:top w:val="single" w:sz="4" w:space="0" w:color="auto"/>
                  <w:bottom w:val="single" w:sz="4" w:space="0" w:color="auto"/>
                </w:tcBorders>
              </w:tcPr>
            </w:tcPrChange>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701" w:type="dxa"/>
            <w:tcBorders>
              <w:top w:val="single" w:sz="4" w:space="0" w:color="auto"/>
              <w:bottom w:val="single" w:sz="4" w:space="0" w:color="auto"/>
            </w:tcBorders>
            <w:tcPrChange w:id="1275" w:author="Lauren Harrison" w:date="2020-08-07T16:41:00Z">
              <w:tcPr>
                <w:tcW w:w="1843" w:type="dxa"/>
                <w:tcBorders>
                  <w:top w:val="single" w:sz="4" w:space="0" w:color="auto"/>
                  <w:bottom w:val="single" w:sz="4" w:space="0" w:color="auto"/>
                </w:tcBorders>
              </w:tcPr>
            </w:tcPrChange>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469" w:type="dxa"/>
            <w:tcBorders>
              <w:top w:val="single" w:sz="4" w:space="0" w:color="auto"/>
              <w:bottom w:val="single" w:sz="4" w:space="0" w:color="auto"/>
            </w:tcBorders>
            <w:tcPrChange w:id="1276" w:author="Lauren Harrison" w:date="2020-08-07T16:41:00Z">
              <w:tcPr>
                <w:tcW w:w="1327" w:type="dxa"/>
                <w:tcBorders>
                  <w:top w:val="single" w:sz="4" w:space="0" w:color="auto"/>
                  <w:bottom w:val="single" w:sz="4" w:space="0" w:color="auto"/>
                </w:tcBorders>
              </w:tcPr>
            </w:tcPrChange>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415" w:type="dxa"/>
            <w:tcBorders>
              <w:top w:val="single" w:sz="4" w:space="0" w:color="auto"/>
              <w:bottom w:val="single" w:sz="4" w:space="0" w:color="auto"/>
            </w:tcBorders>
            <w:tcPrChange w:id="1277" w:author="Lauren Harrison" w:date="2020-08-07T16:41:00Z">
              <w:tcPr>
                <w:tcW w:w="1415" w:type="dxa"/>
                <w:tcBorders>
                  <w:top w:val="single" w:sz="4" w:space="0" w:color="auto"/>
                  <w:bottom w:val="single" w:sz="4" w:space="0" w:color="auto"/>
                </w:tcBorders>
              </w:tcPr>
            </w:tcPrChange>
          </w:tcPr>
          <w:p w14:paraId="3B6F695A" w14:textId="1F7B3415"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ins w:id="1278" w:author="Lauren Harrison" w:date="2020-08-07T16:42:00Z">
              <w:r w:rsidR="00D61374">
                <w:rPr>
                  <w:rFonts w:ascii="Garamond" w:hAnsi="Garamond"/>
                  <w:b/>
                  <w:sz w:val="20"/>
                  <w:szCs w:val="20"/>
                </w:rPr>
                <w:t>s</w:t>
              </w:r>
            </w:ins>
          </w:p>
        </w:tc>
        <w:tc>
          <w:tcPr>
            <w:tcW w:w="839" w:type="dxa"/>
            <w:tcBorders>
              <w:top w:val="single" w:sz="4" w:space="0" w:color="auto"/>
              <w:bottom w:val="single" w:sz="4" w:space="0" w:color="auto"/>
            </w:tcBorders>
            <w:tcPrChange w:id="1279" w:author="Lauren Harrison" w:date="2020-08-07T16:41:00Z">
              <w:tcPr>
                <w:tcW w:w="839" w:type="dxa"/>
                <w:tcBorders>
                  <w:top w:val="single" w:sz="4" w:space="0" w:color="auto"/>
                  <w:bottom w:val="single" w:sz="4" w:space="0" w:color="auto"/>
                </w:tcBorders>
              </w:tcPr>
            </w:tcPrChange>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 xml:space="preserve">t </w:t>
            </w:r>
            <w:r w:rsidRPr="00D61374">
              <w:rPr>
                <w:rFonts w:ascii="Garamond" w:hAnsi="Garamond"/>
                <w:b/>
                <w:sz w:val="20"/>
                <w:szCs w:val="20"/>
                <w:rPrChange w:id="1280" w:author="Lauren Harrison" w:date="2020-08-07T16:42:00Z">
                  <w:rPr>
                    <w:rFonts w:ascii="Garamond" w:hAnsi="Garamond"/>
                    <w:b/>
                    <w:i/>
                    <w:sz w:val="20"/>
                    <w:szCs w:val="20"/>
                  </w:rPr>
                </w:rPrChange>
              </w:rPr>
              <w:t>score</w:t>
            </w:r>
          </w:p>
        </w:tc>
        <w:tc>
          <w:tcPr>
            <w:tcW w:w="1094" w:type="dxa"/>
            <w:tcBorders>
              <w:top w:val="single" w:sz="4" w:space="0" w:color="auto"/>
              <w:bottom w:val="single" w:sz="4" w:space="0" w:color="auto"/>
            </w:tcBorders>
            <w:tcPrChange w:id="1281" w:author="Lauren Harrison" w:date="2020-08-07T16:41:00Z">
              <w:tcPr>
                <w:tcW w:w="1094" w:type="dxa"/>
                <w:tcBorders>
                  <w:top w:val="single" w:sz="4" w:space="0" w:color="auto"/>
                  <w:bottom w:val="single" w:sz="4" w:space="0" w:color="auto"/>
                </w:tcBorders>
              </w:tcPr>
            </w:tcPrChange>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136" w:type="dxa"/>
            <w:tcBorders>
              <w:top w:val="single" w:sz="4" w:space="0" w:color="auto"/>
              <w:bottom w:val="single" w:sz="4" w:space="0" w:color="auto"/>
            </w:tcBorders>
            <w:tcPrChange w:id="1282" w:author="Lauren Harrison" w:date="2020-08-07T16:41:00Z">
              <w:tcPr>
                <w:tcW w:w="1136" w:type="dxa"/>
                <w:tcBorders>
                  <w:top w:val="single" w:sz="4" w:space="0" w:color="auto"/>
                  <w:bottom w:val="single" w:sz="4" w:space="0" w:color="auto"/>
                </w:tcBorders>
              </w:tcPr>
            </w:tcPrChange>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D61374" w14:paraId="1CEC74DC" w14:textId="77777777" w:rsidTr="00D61374">
        <w:tc>
          <w:tcPr>
            <w:tcW w:w="1985" w:type="dxa"/>
            <w:tcBorders>
              <w:top w:val="single" w:sz="4" w:space="0" w:color="auto"/>
            </w:tcBorders>
            <w:tcPrChange w:id="1283" w:author="Lauren Harrison" w:date="2020-08-07T16:41:00Z">
              <w:tcPr>
                <w:tcW w:w="1985" w:type="dxa"/>
                <w:tcBorders>
                  <w:top w:val="single" w:sz="4" w:space="0" w:color="auto"/>
                </w:tcBorders>
              </w:tcPr>
            </w:tcPrChange>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701" w:type="dxa"/>
            <w:tcBorders>
              <w:top w:val="single" w:sz="4" w:space="0" w:color="auto"/>
            </w:tcBorders>
            <w:tcPrChange w:id="1284" w:author="Lauren Harrison" w:date="2020-08-07T16:41:00Z">
              <w:tcPr>
                <w:tcW w:w="1843" w:type="dxa"/>
                <w:tcBorders>
                  <w:top w:val="single" w:sz="4" w:space="0" w:color="auto"/>
                </w:tcBorders>
              </w:tcPr>
            </w:tcPrChange>
          </w:tcPr>
          <w:p w14:paraId="40F1A2EB" w14:textId="77777777" w:rsidR="003E2881" w:rsidRPr="00885DDD" w:rsidRDefault="003E2881" w:rsidP="003005B3">
            <w:pPr>
              <w:spacing w:line="276" w:lineRule="auto"/>
              <w:jc w:val="center"/>
              <w:rPr>
                <w:rFonts w:ascii="Garamond" w:hAnsi="Garamond"/>
                <w:sz w:val="20"/>
                <w:szCs w:val="20"/>
              </w:rPr>
            </w:pPr>
          </w:p>
        </w:tc>
        <w:tc>
          <w:tcPr>
            <w:tcW w:w="1469" w:type="dxa"/>
            <w:tcBorders>
              <w:top w:val="single" w:sz="4" w:space="0" w:color="auto"/>
            </w:tcBorders>
            <w:tcPrChange w:id="1285" w:author="Lauren Harrison" w:date="2020-08-07T16:41:00Z">
              <w:tcPr>
                <w:tcW w:w="1327" w:type="dxa"/>
                <w:tcBorders>
                  <w:top w:val="single" w:sz="4" w:space="0" w:color="auto"/>
                </w:tcBorders>
              </w:tcPr>
            </w:tcPrChange>
          </w:tcPr>
          <w:p w14:paraId="1103F900" w14:textId="77777777" w:rsidR="003E2881" w:rsidRPr="00885DDD" w:rsidRDefault="003E2881" w:rsidP="003005B3">
            <w:pPr>
              <w:spacing w:line="276" w:lineRule="auto"/>
              <w:jc w:val="center"/>
              <w:rPr>
                <w:rFonts w:ascii="Garamond" w:hAnsi="Garamond"/>
                <w:sz w:val="20"/>
                <w:szCs w:val="20"/>
              </w:rPr>
            </w:pPr>
          </w:p>
        </w:tc>
        <w:tc>
          <w:tcPr>
            <w:tcW w:w="1415" w:type="dxa"/>
            <w:tcBorders>
              <w:top w:val="single" w:sz="4" w:space="0" w:color="auto"/>
            </w:tcBorders>
            <w:tcPrChange w:id="1286" w:author="Lauren Harrison" w:date="2020-08-07T16:41:00Z">
              <w:tcPr>
                <w:tcW w:w="1415" w:type="dxa"/>
                <w:tcBorders>
                  <w:top w:val="single" w:sz="4" w:space="0" w:color="auto"/>
                </w:tcBorders>
              </w:tcPr>
            </w:tcPrChange>
          </w:tcPr>
          <w:p w14:paraId="6074307E" w14:textId="77777777" w:rsidR="003E2881" w:rsidRPr="00885DDD" w:rsidRDefault="003E2881" w:rsidP="003005B3">
            <w:pPr>
              <w:spacing w:line="276" w:lineRule="auto"/>
              <w:jc w:val="center"/>
              <w:rPr>
                <w:rFonts w:ascii="Garamond" w:hAnsi="Garamond"/>
                <w:sz w:val="20"/>
                <w:szCs w:val="20"/>
              </w:rPr>
            </w:pPr>
          </w:p>
        </w:tc>
        <w:tc>
          <w:tcPr>
            <w:tcW w:w="839" w:type="dxa"/>
            <w:tcBorders>
              <w:top w:val="single" w:sz="4" w:space="0" w:color="auto"/>
            </w:tcBorders>
            <w:tcPrChange w:id="1287" w:author="Lauren Harrison" w:date="2020-08-07T16:41:00Z">
              <w:tcPr>
                <w:tcW w:w="839" w:type="dxa"/>
                <w:tcBorders>
                  <w:top w:val="single" w:sz="4" w:space="0" w:color="auto"/>
                </w:tcBorders>
              </w:tcPr>
            </w:tcPrChange>
          </w:tcPr>
          <w:p w14:paraId="64753427" w14:textId="77777777" w:rsidR="003E2881" w:rsidRPr="00885DDD" w:rsidRDefault="003E2881" w:rsidP="003005B3">
            <w:pPr>
              <w:spacing w:line="276" w:lineRule="auto"/>
              <w:jc w:val="center"/>
              <w:rPr>
                <w:rFonts w:ascii="Garamond" w:hAnsi="Garamond"/>
                <w:sz w:val="20"/>
                <w:szCs w:val="20"/>
              </w:rPr>
            </w:pPr>
          </w:p>
        </w:tc>
        <w:tc>
          <w:tcPr>
            <w:tcW w:w="1094" w:type="dxa"/>
            <w:tcBorders>
              <w:top w:val="single" w:sz="4" w:space="0" w:color="auto"/>
            </w:tcBorders>
            <w:tcPrChange w:id="1288" w:author="Lauren Harrison" w:date="2020-08-07T16:41:00Z">
              <w:tcPr>
                <w:tcW w:w="1094" w:type="dxa"/>
                <w:tcBorders>
                  <w:top w:val="single" w:sz="4" w:space="0" w:color="auto"/>
                </w:tcBorders>
              </w:tcPr>
            </w:tcPrChange>
          </w:tcPr>
          <w:p w14:paraId="7F5EA8F6" w14:textId="77777777" w:rsidR="003E2881" w:rsidRPr="00885DDD" w:rsidRDefault="003E2881" w:rsidP="003005B3">
            <w:pPr>
              <w:spacing w:line="276" w:lineRule="auto"/>
              <w:jc w:val="center"/>
              <w:rPr>
                <w:rFonts w:ascii="Garamond" w:hAnsi="Garamond"/>
                <w:sz w:val="20"/>
                <w:szCs w:val="20"/>
              </w:rPr>
            </w:pPr>
          </w:p>
        </w:tc>
        <w:tc>
          <w:tcPr>
            <w:tcW w:w="1136" w:type="dxa"/>
            <w:tcBorders>
              <w:top w:val="single" w:sz="4" w:space="0" w:color="auto"/>
            </w:tcBorders>
            <w:tcPrChange w:id="1289" w:author="Lauren Harrison" w:date="2020-08-07T16:41:00Z">
              <w:tcPr>
                <w:tcW w:w="1136" w:type="dxa"/>
                <w:tcBorders>
                  <w:top w:val="single" w:sz="4" w:space="0" w:color="auto"/>
                </w:tcBorders>
              </w:tcPr>
            </w:tcPrChange>
          </w:tcPr>
          <w:p w14:paraId="6D84DBAD" w14:textId="77777777" w:rsidR="003E2881" w:rsidRPr="00885DDD" w:rsidRDefault="003E2881" w:rsidP="003005B3">
            <w:pPr>
              <w:spacing w:line="276" w:lineRule="auto"/>
              <w:jc w:val="center"/>
              <w:rPr>
                <w:rFonts w:ascii="Garamond" w:hAnsi="Garamond"/>
                <w:sz w:val="20"/>
                <w:szCs w:val="20"/>
              </w:rPr>
            </w:pPr>
          </w:p>
        </w:tc>
      </w:tr>
      <w:tr w:rsidR="00D61374" w14:paraId="032E40F0" w14:textId="77777777" w:rsidTr="00D61374">
        <w:tc>
          <w:tcPr>
            <w:tcW w:w="1985" w:type="dxa"/>
            <w:tcPrChange w:id="1290" w:author="Lauren Harrison" w:date="2020-08-07T16:41:00Z">
              <w:tcPr>
                <w:tcW w:w="1985" w:type="dxa"/>
              </w:tcPr>
            </w:tcPrChange>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701" w:type="dxa"/>
            <w:tcPrChange w:id="1291" w:author="Lauren Harrison" w:date="2020-08-07T16:41:00Z">
              <w:tcPr>
                <w:tcW w:w="1843" w:type="dxa"/>
              </w:tcPr>
            </w:tcPrChange>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469" w:type="dxa"/>
            <w:tcPrChange w:id="1292" w:author="Lauren Harrison" w:date="2020-08-07T16:41:00Z">
              <w:tcPr>
                <w:tcW w:w="1327" w:type="dxa"/>
              </w:tcPr>
            </w:tcPrChange>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415" w:type="dxa"/>
            <w:tcPrChange w:id="1293" w:author="Lauren Harrison" w:date="2020-08-07T16:41:00Z">
              <w:tcPr>
                <w:tcW w:w="1415" w:type="dxa"/>
              </w:tcPr>
            </w:tcPrChange>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839" w:type="dxa"/>
            <w:tcPrChange w:id="1294" w:author="Lauren Harrison" w:date="2020-08-07T16:41:00Z">
              <w:tcPr>
                <w:tcW w:w="839" w:type="dxa"/>
              </w:tcPr>
            </w:tcPrChange>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094" w:type="dxa"/>
            <w:tcPrChange w:id="1295" w:author="Lauren Harrison" w:date="2020-08-07T16:41:00Z">
              <w:tcPr>
                <w:tcW w:w="1094" w:type="dxa"/>
              </w:tcPr>
            </w:tcPrChange>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136" w:type="dxa"/>
            <w:tcPrChange w:id="1296" w:author="Lauren Harrison" w:date="2020-08-07T16:41:00Z">
              <w:tcPr>
                <w:tcW w:w="1136" w:type="dxa"/>
              </w:tcPr>
            </w:tcPrChange>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D61374" w14:paraId="05685F7F" w14:textId="77777777" w:rsidTr="00D61374">
        <w:tc>
          <w:tcPr>
            <w:tcW w:w="1985" w:type="dxa"/>
            <w:tcPrChange w:id="1297" w:author="Lauren Harrison" w:date="2020-08-07T16:41:00Z">
              <w:tcPr>
                <w:tcW w:w="1985" w:type="dxa"/>
              </w:tcPr>
            </w:tcPrChange>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701" w:type="dxa"/>
            <w:tcPrChange w:id="1298" w:author="Lauren Harrison" w:date="2020-08-07T16:41:00Z">
              <w:tcPr>
                <w:tcW w:w="1843" w:type="dxa"/>
              </w:tcPr>
            </w:tcPrChange>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469" w:type="dxa"/>
            <w:tcPrChange w:id="1299" w:author="Lauren Harrison" w:date="2020-08-07T16:41:00Z">
              <w:tcPr>
                <w:tcW w:w="1327" w:type="dxa"/>
              </w:tcPr>
            </w:tcPrChange>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415" w:type="dxa"/>
            <w:tcPrChange w:id="1300" w:author="Lauren Harrison" w:date="2020-08-07T16:41:00Z">
              <w:tcPr>
                <w:tcW w:w="1415" w:type="dxa"/>
              </w:tcPr>
            </w:tcPrChange>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839" w:type="dxa"/>
            <w:tcPrChange w:id="1301" w:author="Lauren Harrison" w:date="2020-08-07T16:41:00Z">
              <w:tcPr>
                <w:tcW w:w="839" w:type="dxa"/>
              </w:tcPr>
            </w:tcPrChange>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094" w:type="dxa"/>
            <w:tcPrChange w:id="1302" w:author="Lauren Harrison" w:date="2020-08-07T16:41:00Z">
              <w:tcPr>
                <w:tcW w:w="1094" w:type="dxa"/>
              </w:tcPr>
            </w:tcPrChange>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136" w:type="dxa"/>
            <w:tcPrChange w:id="1303" w:author="Lauren Harrison" w:date="2020-08-07T16:41:00Z">
              <w:tcPr>
                <w:tcW w:w="1136" w:type="dxa"/>
              </w:tcPr>
            </w:tcPrChange>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4FA730D4" w14:textId="77777777" w:rsidTr="00D61374">
        <w:tc>
          <w:tcPr>
            <w:tcW w:w="1985" w:type="dxa"/>
            <w:tcPrChange w:id="1304" w:author="Lauren Harrison" w:date="2020-08-07T16:41:00Z">
              <w:tcPr>
                <w:tcW w:w="1985" w:type="dxa"/>
              </w:tcPr>
            </w:tcPrChange>
          </w:tcPr>
          <w:p w14:paraId="10244AC1" w14:textId="7E0AC300" w:rsidR="003E2881" w:rsidRPr="00885DDD" w:rsidRDefault="003E2881" w:rsidP="003005B3">
            <w:pPr>
              <w:spacing w:line="276" w:lineRule="auto"/>
              <w:rPr>
                <w:rFonts w:ascii="Garamond" w:hAnsi="Garamond"/>
                <w:sz w:val="20"/>
                <w:szCs w:val="20"/>
              </w:rPr>
            </w:pPr>
            <w:commentRangeStart w:id="1305"/>
            <w:del w:id="1306" w:author="Lauren Harrison" w:date="2020-08-07T16:41:00Z">
              <w:r w:rsidDel="00D61374">
                <w:rPr>
                  <w:rFonts w:ascii="Garamond" w:hAnsi="Garamond"/>
                  <w:sz w:val="20"/>
                  <w:szCs w:val="20"/>
                </w:rPr>
                <w:delText>Reptilia</w:delText>
              </w:r>
              <w:commentRangeEnd w:id="1305"/>
              <w:r w:rsidR="005834FA" w:rsidDel="00D61374">
                <w:rPr>
                  <w:rStyle w:val="CommentReference"/>
                </w:rPr>
                <w:commentReference w:id="1305"/>
              </w:r>
            </w:del>
            <w:ins w:id="1307" w:author="Lauren Harrison" w:date="2020-08-07T16:41:00Z">
              <w:r w:rsidR="00D61374">
                <w:rPr>
                  <w:rFonts w:ascii="Garamond" w:hAnsi="Garamond"/>
                  <w:sz w:val="20"/>
                  <w:szCs w:val="20"/>
                </w:rPr>
                <w:t>Reptiles/Amphibians</w:t>
              </w:r>
            </w:ins>
          </w:p>
        </w:tc>
        <w:tc>
          <w:tcPr>
            <w:tcW w:w="1701" w:type="dxa"/>
            <w:tcPrChange w:id="1308" w:author="Lauren Harrison" w:date="2020-08-07T16:41:00Z">
              <w:tcPr>
                <w:tcW w:w="1843" w:type="dxa"/>
              </w:tcPr>
            </w:tcPrChange>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469" w:type="dxa"/>
            <w:tcPrChange w:id="1309" w:author="Lauren Harrison" w:date="2020-08-07T16:41:00Z">
              <w:tcPr>
                <w:tcW w:w="1327" w:type="dxa"/>
              </w:tcPr>
            </w:tcPrChange>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415" w:type="dxa"/>
            <w:tcPrChange w:id="1310" w:author="Lauren Harrison" w:date="2020-08-07T16:41:00Z">
              <w:tcPr>
                <w:tcW w:w="1415" w:type="dxa"/>
              </w:tcPr>
            </w:tcPrChange>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839" w:type="dxa"/>
            <w:tcPrChange w:id="1311" w:author="Lauren Harrison" w:date="2020-08-07T16:41:00Z">
              <w:tcPr>
                <w:tcW w:w="839" w:type="dxa"/>
              </w:tcPr>
            </w:tcPrChange>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094" w:type="dxa"/>
            <w:tcPrChange w:id="1312" w:author="Lauren Harrison" w:date="2020-08-07T16:41:00Z">
              <w:tcPr>
                <w:tcW w:w="1094" w:type="dxa"/>
              </w:tcPr>
            </w:tcPrChange>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136" w:type="dxa"/>
            <w:tcPrChange w:id="1313" w:author="Lauren Harrison" w:date="2020-08-07T16:41:00Z">
              <w:tcPr>
                <w:tcW w:w="1136" w:type="dxa"/>
              </w:tcPr>
            </w:tcPrChange>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D61374" w14:paraId="7B7FE2FB" w14:textId="77777777" w:rsidTr="00D61374">
        <w:tc>
          <w:tcPr>
            <w:tcW w:w="1985" w:type="dxa"/>
            <w:tcPrChange w:id="1314" w:author="Lauren Harrison" w:date="2020-08-07T16:41:00Z">
              <w:tcPr>
                <w:tcW w:w="1985" w:type="dxa"/>
              </w:tcPr>
            </w:tcPrChange>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701" w:type="dxa"/>
            <w:tcPrChange w:id="1315" w:author="Lauren Harrison" w:date="2020-08-07T16:41:00Z">
              <w:tcPr>
                <w:tcW w:w="1843" w:type="dxa"/>
              </w:tcPr>
            </w:tcPrChange>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469" w:type="dxa"/>
            <w:tcPrChange w:id="1316" w:author="Lauren Harrison" w:date="2020-08-07T16:41:00Z">
              <w:tcPr>
                <w:tcW w:w="1327" w:type="dxa"/>
              </w:tcPr>
            </w:tcPrChange>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415" w:type="dxa"/>
            <w:tcPrChange w:id="1317" w:author="Lauren Harrison" w:date="2020-08-07T16:41:00Z">
              <w:tcPr>
                <w:tcW w:w="1415" w:type="dxa"/>
              </w:tcPr>
            </w:tcPrChange>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839" w:type="dxa"/>
            <w:tcPrChange w:id="1318" w:author="Lauren Harrison" w:date="2020-08-07T16:41:00Z">
              <w:tcPr>
                <w:tcW w:w="839" w:type="dxa"/>
              </w:tcPr>
            </w:tcPrChange>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094" w:type="dxa"/>
            <w:tcPrChange w:id="1319" w:author="Lauren Harrison" w:date="2020-08-07T16:41:00Z">
              <w:tcPr>
                <w:tcW w:w="1094" w:type="dxa"/>
              </w:tcPr>
            </w:tcPrChange>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136" w:type="dxa"/>
            <w:tcPrChange w:id="1320" w:author="Lauren Harrison" w:date="2020-08-07T16:41:00Z">
              <w:tcPr>
                <w:tcW w:w="1136" w:type="dxa"/>
              </w:tcPr>
            </w:tcPrChange>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4F9AEFF4" w14:textId="77777777" w:rsidTr="00D61374">
        <w:tc>
          <w:tcPr>
            <w:tcW w:w="1985" w:type="dxa"/>
            <w:tcPrChange w:id="1321" w:author="Lauren Harrison" w:date="2020-08-07T16:41:00Z">
              <w:tcPr>
                <w:tcW w:w="1985" w:type="dxa"/>
              </w:tcPr>
            </w:tcPrChange>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701" w:type="dxa"/>
            <w:tcPrChange w:id="1322" w:author="Lauren Harrison" w:date="2020-08-07T16:41:00Z">
              <w:tcPr>
                <w:tcW w:w="1843" w:type="dxa"/>
              </w:tcPr>
            </w:tcPrChange>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469" w:type="dxa"/>
            <w:tcPrChange w:id="1323" w:author="Lauren Harrison" w:date="2020-08-07T16:41:00Z">
              <w:tcPr>
                <w:tcW w:w="1327" w:type="dxa"/>
              </w:tcPr>
            </w:tcPrChange>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415" w:type="dxa"/>
            <w:tcPrChange w:id="1324" w:author="Lauren Harrison" w:date="2020-08-07T16:41:00Z">
              <w:tcPr>
                <w:tcW w:w="1415" w:type="dxa"/>
              </w:tcPr>
            </w:tcPrChange>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839" w:type="dxa"/>
            <w:tcPrChange w:id="1325" w:author="Lauren Harrison" w:date="2020-08-07T16:41:00Z">
              <w:tcPr>
                <w:tcW w:w="839" w:type="dxa"/>
              </w:tcPr>
            </w:tcPrChange>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094" w:type="dxa"/>
            <w:tcPrChange w:id="1326" w:author="Lauren Harrison" w:date="2020-08-07T16:41:00Z">
              <w:tcPr>
                <w:tcW w:w="1094" w:type="dxa"/>
              </w:tcPr>
            </w:tcPrChange>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136" w:type="dxa"/>
            <w:tcPrChange w:id="1327" w:author="Lauren Harrison" w:date="2020-08-07T16:41:00Z">
              <w:tcPr>
                <w:tcW w:w="1136" w:type="dxa"/>
              </w:tcPr>
            </w:tcPrChange>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D61374" w14:paraId="1A7D0E45" w14:textId="77777777" w:rsidTr="00D61374">
        <w:tc>
          <w:tcPr>
            <w:tcW w:w="1985" w:type="dxa"/>
            <w:tcPrChange w:id="1328" w:author="Lauren Harrison" w:date="2020-08-07T16:41:00Z">
              <w:tcPr>
                <w:tcW w:w="1985" w:type="dxa"/>
              </w:tcPr>
            </w:tcPrChange>
          </w:tcPr>
          <w:p w14:paraId="05F44D71" w14:textId="77777777" w:rsidR="003E2881" w:rsidRPr="00885DDD" w:rsidRDefault="003E2881" w:rsidP="003005B3">
            <w:pPr>
              <w:spacing w:line="276" w:lineRule="auto"/>
              <w:rPr>
                <w:rFonts w:ascii="Garamond" w:hAnsi="Garamond"/>
                <w:i/>
                <w:sz w:val="20"/>
                <w:szCs w:val="20"/>
              </w:rPr>
            </w:pPr>
            <w:proofErr w:type="spellStart"/>
            <w:r>
              <w:rPr>
                <w:rFonts w:ascii="Garamond" w:hAnsi="Garamond"/>
                <w:i/>
                <w:sz w:val="20"/>
                <w:szCs w:val="20"/>
              </w:rPr>
              <w:t>lnCVR</w:t>
            </w:r>
            <w:proofErr w:type="spellEnd"/>
          </w:p>
        </w:tc>
        <w:tc>
          <w:tcPr>
            <w:tcW w:w="1701" w:type="dxa"/>
            <w:tcPrChange w:id="1329" w:author="Lauren Harrison" w:date="2020-08-07T16:41:00Z">
              <w:tcPr>
                <w:tcW w:w="1843" w:type="dxa"/>
              </w:tcPr>
            </w:tcPrChange>
          </w:tcPr>
          <w:p w14:paraId="084BADD0" w14:textId="77777777" w:rsidR="003E2881" w:rsidRPr="00885DDD" w:rsidRDefault="003E2881" w:rsidP="003005B3">
            <w:pPr>
              <w:spacing w:line="276" w:lineRule="auto"/>
              <w:jc w:val="center"/>
              <w:rPr>
                <w:rFonts w:ascii="Garamond" w:hAnsi="Garamond"/>
                <w:sz w:val="20"/>
                <w:szCs w:val="20"/>
              </w:rPr>
            </w:pPr>
          </w:p>
        </w:tc>
        <w:tc>
          <w:tcPr>
            <w:tcW w:w="1469" w:type="dxa"/>
            <w:tcPrChange w:id="1330" w:author="Lauren Harrison" w:date="2020-08-07T16:41:00Z">
              <w:tcPr>
                <w:tcW w:w="1327" w:type="dxa"/>
              </w:tcPr>
            </w:tcPrChange>
          </w:tcPr>
          <w:p w14:paraId="5A57BC28" w14:textId="77777777" w:rsidR="003E2881" w:rsidRPr="00885DDD" w:rsidRDefault="003E2881" w:rsidP="003005B3">
            <w:pPr>
              <w:spacing w:line="276" w:lineRule="auto"/>
              <w:jc w:val="center"/>
              <w:rPr>
                <w:rFonts w:ascii="Garamond" w:hAnsi="Garamond"/>
                <w:sz w:val="20"/>
                <w:szCs w:val="20"/>
              </w:rPr>
            </w:pPr>
          </w:p>
        </w:tc>
        <w:tc>
          <w:tcPr>
            <w:tcW w:w="1415" w:type="dxa"/>
            <w:tcPrChange w:id="1331" w:author="Lauren Harrison" w:date="2020-08-07T16:41:00Z">
              <w:tcPr>
                <w:tcW w:w="1415" w:type="dxa"/>
              </w:tcPr>
            </w:tcPrChange>
          </w:tcPr>
          <w:p w14:paraId="72DA4230" w14:textId="77777777" w:rsidR="003E2881" w:rsidRPr="00885DDD" w:rsidRDefault="003E2881" w:rsidP="003005B3">
            <w:pPr>
              <w:spacing w:line="276" w:lineRule="auto"/>
              <w:jc w:val="center"/>
              <w:rPr>
                <w:rFonts w:ascii="Garamond" w:hAnsi="Garamond"/>
                <w:sz w:val="20"/>
                <w:szCs w:val="20"/>
              </w:rPr>
            </w:pPr>
          </w:p>
        </w:tc>
        <w:tc>
          <w:tcPr>
            <w:tcW w:w="839" w:type="dxa"/>
            <w:tcPrChange w:id="1332" w:author="Lauren Harrison" w:date="2020-08-07T16:41:00Z">
              <w:tcPr>
                <w:tcW w:w="839" w:type="dxa"/>
              </w:tcPr>
            </w:tcPrChange>
          </w:tcPr>
          <w:p w14:paraId="3A2A2EB6" w14:textId="77777777" w:rsidR="003E2881" w:rsidRPr="00885DDD" w:rsidRDefault="003E2881" w:rsidP="003005B3">
            <w:pPr>
              <w:spacing w:line="276" w:lineRule="auto"/>
              <w:jc w:val="center"/>
              <w:rPr>
                <w:rFonts w:ascii="Garamond" w:hAnsi="Garamond"/>
                <w:sz w:val="20"/>
                <w:szCs w:val="20"/>
              </w:rPr>
            </w:pPr>
          </w:p>
        </w:tc>
        <w:tc>
          <w:tcPr>
            <w:tcW w:w="1094" w:type="dxa"/>
            <w:tcPrChange w:id="1333" w:author="Lauren Harrison" w:date="2020-08-07T16:41:00Z">
              <w:tcPr>
                <w:tcW w:w="1094" w:type="dxa"/>
              </w:tcPr>
            </w:tcPrChange>
          </w:tcPr>
          <w:p w14:paraId="7F4EDEF2" w14:textId="77777777" w:rsidR="003E2881" w:rsidRPr="00885DDD" w:rsidRDefault="003E2881" w:rsidP="003005B3">
            <w:pPr>
              <w:spacing w:line="276" w:lineRule="auto"/>
              <w:jc w:val="center"/>
              <w:rPr>
                <w:rFonts w:ascii="Garamond" w:hAnsi="Garamond"/>
                <w:sz w:val="20"/>
                <w:szCs w:val="20"/>
              </w:rPr>
            </w:pPr>
          </w:p>
        </w:tc>
        <w:tc>
          <w:tcPr>
            <w:tcW w:w="1136" w:type="dxa"/>
            <w:tcPrChange w:id="1334" w:author="Lauren Harrison" w:date="2020-08-07T16:41:00Z">
              <w:tcPr>
                <w:tcW w:w="1136" w:type="dxa"/>
              </w:tcPr>
            </w:tcPrChange>
          </w:tcPr>
          <w:p w14:paraId="0FCBDA29" w14:textId="77777777" w:rsidR="003E2881" w:rsidRPr="00885DDD" w:rsidRDefault="003E2881" w:rsidP="003005B3">
            <w:pPr>
              <w:spacing w:line="276" w:lineRule="auto"/>
              <w:jc w:val="center"/>
              <w:rPr>
                <w:rFonts w:ascii="Garamond" w:hAnsi="Garamond"/>
                <w:sz w:val="20"/>
                <w:szCs w:val="20"/>
              </w:rPr>
            </w:pPr>
          </w:p>
        </w:tc>
      </w:tr>
      <w:tr w:rsidR="00D61374" w14:paraId="26541FA9" w14:textId="77777777" w:rsidTr="00D61374">
        <w:tc>
          <w:tcPr>
            <w:tcW w:w="1985" w:type="dxa"/>
            <w:tcPrChange w:id="1335" w:author="Lauren Harrison" w:date="2020-08-07T16:41:00Z">
              <w:tcPr>
                <w:tcW w:w="1985" w:type="dxa"/>
              </w:tcPr>
            </w:tcPrChange>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701" w:type="dxa"/>
            <w:tcPrChange w:id="1336" w:author="Lauren Harrison" w:date="2020-08-07T16:41:00Z">
              <w:tcPr>
                <w:tcW w:w="1843" w:type="dxa"/>
              </w:tcPr>
            </w:tcPrChange>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469" w:type="dxa"/>
            <w:tcPrChange w:id="1337" w:author="Lauren Harrison" w:date="2020-08-07T16:41:00Z">
              <w:tcPr>
                <w:tcW w:w="1327" w:type="dxa"/>
              </w:tcPr>
            </w:tcPrChange>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415" w:type="dxa"/>
            <w:tcPrChange w:id="1338" w:author="Lauren Harrison" w:date="2020-08-07T16:41:00Z">
              <w:tcPr>
                <w:tcW w:w="1415" w:type="dxa"/>
              </w:tcPr>
            </w:tcPrChange>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839" w:type="dxa"/>
            <w:tcPrChange w:id="1339" w:author="Lauren Harrison" w:date="2020-08-07T16:41:00Z">
              <w:tcPr>
                <w:tcW w:w="839" w:type="dxa"/>
              </w:tcPr>
            </w:tcPrChange>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094" w:type="dxa"/>
            <w:tcPrChange w:id="1340" w:author="Lauren Harrison" w:date="2020-08-07T16:41:00Z">
              <w:tcPr>
                <w:tcW w:w="1094" w:type="dxa"/>
              </w:tcPr>
            </w:tcPrChange>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136" w:type="dxa"/>
            <w:tcPrChange w:id="1341" w:author="Lauren Harrison" w:date="2020-08-07T16:41:00Z">
              <w:tcPr>
                <w:tcW w:w="1136" w:type="dxa"/>
              </w:tcPr>
            </w:tcPrChange>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D61374" w14:paraId="71797478" w14:textId="77777777" w:rsidTr="00D61374">
        <w:tc>
          <w:tcPr>
            <w:tcW w:w="1985" w:type="dxa"/>
            <w:tcPrChange w:id="1342" w:author="Lauren Harrison" w:date="2020-08-07T16:41:00Z">
              <w:tcPr>
                <w:tcW w:w="1985" w:type="dxa"/>
              </w:tcPr>
            </w:tcPrChange>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701" w:type="dxa"/>
            <w:tcPrChange w:id="1343" w:author="Lauren Harrison" w:date="2020-08-07T16:41:00Z">
              <w:tcPr>
                <w:tcW w:w="1843" w:type="dxa"/>
              </w:tcPr>
            </w:tcPrChange>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469" w:type="dxa"/>
            <w:tcPrChange w:id="1344" w:author="Lauren Harrison" w:date="2020-08-07T16:41:00Z">
              <w:tcPr>
                <w:tcW w:w="1327" w:type="dxa"/>
              </w:tcPr>
            </w:tcPrChange>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415" w:type="dxa"/>
            <w:tcPrChange w:id="1345" w:author="Lauren Harrison" w:date="2020-08-07T16:41:00Z">
              <w:tcPr>
                <w:tcW w:w="1415" w:type="dxa"/>
              </w:tcPr>
            </w:tcPrChange>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839" w:type="dxa"/>
            <w:tcPrChange w:id="1346" w:author="Lauren Harrison" w:date="2020-08-07T16:41:00Z">
              <w:tcPr>
                <w:tcW w:w="839" w:type="dxa"/>
              </w:tcPr>
            </w:tcPrChange>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094" w:type="dxa"/>
            <w:tcPrChange w:id="1347" w:author="Lauren Harrison" w:date="2020-08-07T16:41:00Z">
              <w:tcPr>
                <w:tcW w:w="1094" w:type="dxa"/>
              </w:tcPr>
            </w:tcPrChange>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136" w:type="dxa"/>
            <w:tcPrChange w:id="1348" w:author="Lauren Harrison" w:date="2020-08-07T16:41:00Z">
              <w:tcPr>
                <w:tcW w:w="1136" w:type="dxa"/>
              </w:tcPr>
            </w:tcPrChange>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5E8DB944" w14:textId="77777777" w:rsidTr="00D61374">
        <w:tc>
          <w:tcPr>
            <w:tcW w:w="1985" w:type="dxa"/>
            <w:tcPrChange w:id="1349" w:author="Lauren Harrison" w:date="2020-08-07T16:41:00Z">
              <w:tcPr>
                <w:tcW w:w="1985" w:type="dxa"/>
              </w:tcPr>
            </w:tcPrChange>
          </w:tcPr>
          <w:p w14:paraId="5B761B86" w14:textId="500FC408" w:rsidR="003E2881" w:rsidRPr="00885DDD" w:rsidRDefault="003E2881" w:rsidP="003005B3">
            <w:pPr>
              <w:spacing w:line="276" w:lineRule="auto"/>
              <w:rPr>
                <w:rFonts w:ascii="Garamond" w:hAnsi="Garamond"/>
                <w:sz w:val="20"/>
                <w:szCs w:val="20"/>
              </w:rPr>
            </w:pPr>
            <w:r>
              <w:rPr>
                <w:rFonts w:ascii="Garamond" w:hAnsi="Garamond"/>
                <w:sz w:val="20"/>
                <w:szCs w:val="20"/>
              </w:rPr>
              <w:t>Reptil</w:t>
            </w:r>
            <w:del w:id="1350" w:author="Lauren Harrison" w:date="2020-08-07T16:42:00Z">
              <w:r w:rsidDel="00D61374">
                <w:rPr>
                  <w:rFonts w:ascii="Garamond" w:hAnsi="Garamond"/>
                  <w:sz w:val="20"/>
                  <w:szCs w:val="20"/>
                </w:rPr>
                <w:delText>i</w:delText>
              </w:r>
            </w:del>
            <w:ins w:id="1351" w:author="Lauren Harrison" w:date="2020-08-07T16:41:00Z">
              <w:r w:rsidR="00D61374">
                <w:rPr>
                  <w:rFonts w:ascii="Garamond" w:hAnsi="Garamond"/>
                  <w:sz w:val="20"/>
                  <w:szCs w:val="20"/>
                </w:rPr>
                <w:t>es/</w:t>
              </w:r>
            </w:ins>
            <w:ins w:id="1352" w:author="Lauren Harrison" w:date="2020-08-07T16:42:00Z">
              <w:r w:rsidR="00D61374">
                <w:rPr>
                  <w:rFonts w:ascii="Garamond" w:hAnsi="Garamond"/>
                  <w:sz w:val="20"/>
                  <w:szCs w:val="20"/>
                </w:rPr>
                <w:t>Amphibians</w:t>
              </w:r>
            </w:ins>
            <w:del w:id="1353" w:author="Lauren Harrison" w:date="2020-08-07T16:41:00Z">
              <w:r w:rsidDel="00D61374">
                <w:rPr>
                  <w:rFonts w:ascii="Garamond" w:hAnsi="Garamond"/>
                  <w:sz w:val="20"/>
                  <w:szCs w:val="20"/>
                </w:rPr>
                <w:delText>a</w:delText>
              </w:r>
            </w:del>
          </w:p>
        </w:tc>
        <w:tc>
          <w:tcPr>
            <w:tcW w:w="1701" w:type="dxa"/>
            <w:tcPrChange w:id="1354" w:author="Lauren Harrison" w:date="2020-08-07T16:41:00Z">
              <w:tcPr>
                <w:tcW w:w="1843" w:type="dxa"/>
              </w:tcPr>
            </w:tcPrChange>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469" w:type="dxa"/>
            <w:tcPrChange w:id="1355" w:author="Lauren Harrison" w:date="2020-08-07T16:41:00Z">
              <w:tcPr>
                <w:tcW w:w="1327" w:type="dxa"/>
              </w:tcPr>
            </w:tcPrChange>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415" w:type="dxa"/>
            <w:tcPrChange w:id="1356" w:author="Lauren Harrison" w:date="2020-08-07T16:41:00Z">
              <w:tcPr>
                <w:tcW w:w="1415" w:type="dxa"/>
              </w:tcPr>
            </w:tcPrChange>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839" w:type="dxa"/>
            <w:tcPrChange w:id="1357" w:author="Lauren Harrison" w:date="2020-08-07T16:41:00Z">
              <w:tcPr>
                <w:tcW w:w="839" w:type="dxa"/>
              </w:tcPr>
            </w:tcPrChange>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094" w:type="dxa"/>
            <w:tcPrChange w:id="1358" w:author="Lauren Harrison" w:date="2020-08-07T16:41:00Z">
              <w:tcPr>
                <w:tcW w:w="1094" w:type="dxa"/>
              </w:tcPr>
            </w:tcPrChange>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136" w:type="dxa"/>
            <w:tcPrChange w:id="1359" w:author="Lauren Harrison" w:date="2020-08-07T16:41:00Z">
              <w:tcPr>
                <w:tcW w:w="1136" w:type="dxa"/>
              </w:tcPr>
            </w:tcPrChange>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D61374" w14:paraId="2E1304C7" w14:textId="77777777" w:rsidTr="00D61374">
        <w:tc>
          <w:tcPr>
            <w:tcW w:w="1985" w:type="dxa"/>
            <w:tcPrChange w:id="1360" w:author="Lauren Harrison" w:date="2020-08-07T16:41:00Z">
              <w:tcPr>
                <w:tcW w:w="1985" w:type="dxa"/>
              </w:tcPr>
            </w:tcPrChange>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701" w:type="dxa"/>
            <w:tcPrChange w:id="1361" w:author="Lauren Harrison" w:date="2020-08-07T16:41:00Z">
              <w:tcPr>
                <w:tcW w:w="1843" w:type="dxa"/>
              </w:tcPr>
            </w:tcPrChange>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469" w:type="dxa"/>
            <w:tcPrChange w:id="1362" w:author="Lauren Harrison" w:date="2020-08-07T16:41:00Z">
              <w:tcPr>
                <w:tcW w:w="1327" w:type="dxa"/>
              </w:tcPr>
            </w:tcPrChange>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415" w:type="dxa"/>
            <w:tcPrChange w:id="1363" w:author="Lauren Harrison" w:date="2020-08-07T16:41:00Z">
              <w:tcPr>
                <w:tcW w:w="1415" w:type="dxa"/>
              </w:tcPr>
            </w:tcPrChange>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839" w:type="dxa"/>
            <w:tcPrChange w:id="1364" w:author="Lauren Harrison" w:date="2020-08-07T16:41:00Z">
              <w:tcPr>
                <w:tcW w:w="839" w:type="dxa"/>
              </w:tcPr>
            </w:tcPrChange>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094" w:type="dxa"/>
            <w:tcPrChange w:id="1365" w:author="Lauren Harrison" w:date="2020-08-07T16:41:00Z">
              <w:tcPr>
                <w:tcW w:w="1094" w:type="dxa"/>
              </w:tcPr>
            </w:tcPrChange>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136" w:type="dxa"/>
            <w:tcPrChange w:id="1366" w:author="Lauren Harrison" w:date="2020-08-07T16:41:00Z">
              <w:tcPr>
                <w:tcW w:w="1136" w:type="dxa"/>
              </w:tcPr>
            </w:tcPrChange>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D61374" w14:paraId="69F541BC" w14:textId="77777777" w:rsidTr="00D61374">
        <w:tc>
          <w:tcPr>
            <w:tcW w:w="1985" w:type="dxa"/>
            <w:tcPrChange w:id="1367" w:author="Lauren Harrison" w:date="2020-08-07T16:41:00Z">
              <w:tcPr>
                <w:tcW w:w="1985" w:type="dxa"/>
              </w:tcPr>
            </w:tcPrChange>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701" w:type="dxa"/>
            <w:tcPrChange w:id="1368" w:author="Lauren Harrison" w:date="2020-08-07T16:41:00Z">
              <w:tcPr>
                <w:tcW w:w="1843" w:type="dxa"/>
              </w:tcPr>
            </w:tcPrChange>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469" w:type="dxa"/>
            <w:tcPrChange w:id="1369" w:author="Lauren Harrison" w:date="2020-08-07T16:41:00Z">
              <w:tcPr>
                <w:tcW w:w="1327" w:type="dxa"/>
              </w:tcPr>
            </w:tcPrChange>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415" w:type="dxa"/>
            <w:tcPrChange w:id="1370" w:author="Lauren Harrison" w:date="2020-08-07T16:41:00Z">
              <w:tcPr>
                <w:tcW w:w="1415" w:type="dxa"/>
              </w:tcPr>
            </w:tcPrChange>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839" w:type="dxa"/>
            <w:tcPrChange w:id="1371" w:author="Lauren Harrison" w:date="2020-08-07T16:41:00Z">
              <w:tcPr>
                <w:tcW w:w="839" w:type="dxa"/>
              </w:tcPr>
            </w:tcPrChange>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094" w:type="dxa"/>
            <w:tcPrChange w:id="1372" w:author="Lauren Harrison" w:date="2020-08-07T16:41:00Z">
              <w:tcPr>
                <w:tcW w:w="1094" w:type="dxa"/>
              </w:tcPr>
            </w:tcPrChange>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136" w:type="dxa"/>
            <w:tcPrChange w:id="1373" w:author="Lauren Harrison" w:date="2020-08-07T16:41:00Z">
              <w:tcPr>
                <w:tcW w:w="1136" w:type="dxa"/>
              </w:tcPr>
            </w:tcPrChange>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w:t>
      </w:r>
      <w:proofErr w:type="gramStart"/>
      <w:r w:rsidR="006C475D">
        <w:rPr>
          <w:rFonts w:ascii="Garamond" w:hAnsi="Garamond"/>
        </w:rPr>
        <w:t>taxa</w:t>
      </w:r>
      <w:proofErr w:type="gramEnd"/>
      <w:r w:rsidR="006C475D">
        <w:rPr>
          <w:rFonts w:ascii="Garamond" w:hAnsi="Garamond"/>
        </w:rPr>
        <w:t xml:space="preserve">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1374"/>
      <w:commentRangeStart w:id="1375"/>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1374"/>
      <w:r w:rsidR="006430A2">
        <w:rPr>
          <w:rStyle w:val="CommentReference"/>
        </w:rPr>
        <w:commentReference w:id="1374"/>
      </w:r>
      <w:commentRangeEnd w:id="1375"/>
      <w:r w:rsidR="00164506">
        <w:rPr>
          <w:rStyle w:val="CommentReference"/>
        </w:rPr>
        <w:commentReference w:id="1375"/>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r w:rsidRPr="00E74FAC">
              <w:rPr>
                <w:rFonts w:ascii="Garamond" w:hAnsi="Garamond"/>
                <w:b/>
                <w:sz w:val="20"/>
                <w:szCs w:val="20"/>
              </w:rPr>
              <w:t xml:space="preserve">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proofErr w:type="spellStart"/>
            <w:r w:rsidRPr="00E74FAC">
              <w:rPr>
                <w:rFonts w:ascii="Garamond" w:hAnsi="Garamond"/>
                <w:b/>
                <w:sz w:val="20"/>
                <w:szCs w:val="20"/>
              </w:rPr>
              <w:t>lnCVR</w:t>
            </w:r>
            <w:proofErr w:type="spellEnd"/>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lastRenderedPageBreak/>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144ADFCE" w:rsidR="003E2881" w:rsidRDefault="003E2881" w:rsidP="003005B3">
            <w:pPr>
              <w:spacing w:line="276" w:lineRule="auto"/>
              <w:rPr>
                <w:rFonts w:ascii="Garamond" w:hAnsi="Garamond"/>
                <w:sz w:val="20"/>
                <w:szCs w:val="20"/>
              </w:rPr>
            </w:pPr>
            <w:r w:rsidRPr="00621148">
              <w:rPr>
                <w:rFonts w:ascii="Garamond" w:hAnsi="Garamond"/>
                <w:b/>
                <w:i/>
                <w:sz w:val="20"/>
                <w:szCs w:val="20"/>
              </w:rPr>
              <w:t>Reptil</w:t>
            </w:r>
            <w:del w:id="1376" w:author="Lauren Harrison" w:date="2020-08-07T16:42:00Z">
              <w:r w:rsidRPr="00621148" w:rsidDel="00D61374">
                <w:rPr>
                  <w:rFonts w:ascii="Garamond" w:hAnsi="Garamond"/>
                  <w:b/>
                  <w:i/>
                  <w:sz w:val="20"/>
                  <w:szCs w:val="20"/>
                </w:rPr>
                <w:delText>i</w:delText>
              </w:r>
            </w:del>
            <w:ins w:id="1377" w:author="Lauren Harrison" w:date="2020-08-07T16:42:00Z">
              <w:r w:rsidR="00D61374">
                <w:rPr>
                  <w:rFonts w:ascii="Garamond" w:hAnsi="Garamond"/>
                  <w:b/>
                  <w:i/>
                  <w:sz w:val="20"/>
                  <w:szCs w:val="20"/>
                </w:rPr>
                <w:t>es/Amphibians</w:t>
              </w:r>
            </w:ins>
            <w:del w:id="1378" w:author="Lauren Harrison" w:date="2020-08-07T16:42:00Z">
              <w:r w:rsidRPr="00621148" w:rsidDel="00D61374">
                <w:rPr>
                  <w:rFonts w:ascii="Garamond" w:hAnsi="Garamond"/>
                  <w:b/>
                  <w:i/>
                  <w:sz w:val="20"/>
                  <w:szCs w:val="20"/>
                </w:rPr>
                <w:delText>a</w:delText>
              </w:r>
            </w:del>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w:t>
            </w:r>
            <w:r w:rsidRPr="00164506">
              <w:rPr>
                <w:rFonts w:ascii="Garamond" w:hAnsi="Garamond"/>
                <w:b/>
                <w:sz w:val="18"/>
                <w:szCs w:val="18"/>
                <w:rPrChange w:id="1379" w:author="Lauren Harrison" w:date="2020-08-07T16:46:00Z">
                  <w:rPr>
                    <w:rFonts w:ascii="Garamond" w:hAnsi="Garamond"/>
                    <w:b/>
                    <w:i/>
                    <w:sz w:val="18"/>
                    <w:szCs w:val="18"/>
                  </w:rPr>
                </w:rPrChange>
              </w:rPr>
              <w:t>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r w:rsidRPr="0078288A">
              <w:rPr>
                <w:rFonts w:ascii="Garamond" w:hAnsi="Garamond"/>
                <w:b/>
                <w:sz w:val="18"/>
                <w:szCs w:val="18"/>
              </w:rPr>
              <w:t xml:space="preserve">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proofErr w:type="spellStart"/>
            <w:r w:rsidRPr="0078288A">
              <w:rPr>
                <w:rFonts w:ascii="Garamond" w:hAnsi="Garamond"/>
                <w:b/>
                <w:sz w:val="18"/>
                <w:szCs w:val="18"/>
              </w:rPr>
              <w:t>lnCVR</w:t>
            </w:r>
            <w:proofErr w:type="spellEnd"/>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w:t>
            </w:r>
            <w:r w:rsidRPr="00164506">
              <w:rPr>
                <w:rFonts w:ascii="Garamond" w:hAnsi="Garamond"/>
                <w:b/>
                <w:sz w:val="18"/>
                <w:szCs w:val="18"/>
                <w:rPrChange w:id="1380" w:author="Lauren Harrison" w:date="2020-08-07T16:46:00Z">
                  <w:rPr>
                    <w:rFonts w:ascii="Garamond" w:hAnsi="Garamond"/>
                    <w:b/>
                    <w:i/>
                    <w:sz w:val="18"/>
                    <w:szCs w:val="18"/>
                  </w:rPr>
                </w:rPrChange>
              </w:rPr>
              <w:t>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1381"/>
            <w:r w:rsidRPr="00814634">
              <w:rPr>
                <w:rFonts w:ascii="Garamond" w:hAnsi="Garamond"/>
                <w:sz w:val="18"/>
                <w:szCs w:val="18"/>
                <w:highlight w:val="yellow"/>
              </w:rPr>
              <w:t>Intercept (Boldness)</w:t>
            </w:r>
            <w:commentRangeEnd w:id="1381"/>
            <w:r w:rsidR="006430A2">
              <w:rPr>
                <w:rStyle w:val="CommentReference"/>
              </w:rPr>
              <w:commentReference w:id="1381"/>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lastRenderedPageBreak/>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1382"/>
      <w:r w:rsidR="006430A2">
        <w:rPr>
          <w:rFonts w:ascii="Garamond" w:hAnsi="Garamond"/>
        </w:rPr>
        <w:t xml:space="preserve">field </w:t>
      </w:r>
      <w:commentRangeEnd w:id="1382"/>
      <w:r w:rsidR="006430A2">
        <w:rPr>
          <w:rStyle w:val="CommentReference"/>
        </w:rPr>
        <w:commentReference w:id="1382"/>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w:t>
            </w:r>
            <w:proofErr w:type="spellStart"/>
            <w:r w:rsidRPr="00154A2C">
              <w:rPr>
                <w:rFonts w:ascii="Garamond" w:hAnsi="Garamond"/>
                <w:sz w:val="20"/>
              </w:rPr>
              <w:t>personalit</w:t>
            </w:r>
            <w:proofErr w:type="spellEnd"/>
            <w:r w:rsidRPr="00154A2C">
              <w:rPr>
                <w:rFonts w:ascii="Garamond" w:hAnsi="Garamond"/>
                <w:sz w:val="20"/>
              </w:rPr>
              <w:t>* OR “behavioural syndrome*” OR “</w:t>
            </w:r>
            <w:proofErr w:type="spellStart"/>
            <w:r w:rsidRPr="00154A2C">
              <w:rPr>
                <w:rFonts w:ascii="Garamond" w:hAnsi="Garamond"/>
                <w:sz w:val="20"/>
              </w:rPr>
              <w:t>behavioral</w:t>
            </w:r>
            <w:proofErr w:type="spellEnd"/>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proofErr w:type="spellStart"/>
            <w:r>
              <w:rPr>
                <w:rFonts w:ascii="Garamond" w:hAnsi="Garamond"/>
                <w:sz w:val="20"/>
              </w:rPr>
              <w:t>personalit</w:t>
            </w:r>
            <w:proofErr w:type="spellEnd"/>
            <w:r>
              <w:rPr>
                <w:rFonts w:ascii="Garamond" w:hAnsi="Garamond"/>
                <w:sz w:val="20"/>
              </w:rPr>
              <w:t>* OR “behavioural syndrome” OR “</w:t>
            </w:r>
            <w:proofErr w:type="spellStart"/>
            <w:r>
              <w:rPr>
                <w:rFonts w:ascii="Garamond" w:hAnsi="Garamond"/>
                <w:sz w:val="20"/>
              </w:rPr>
              <w:t>behavioral</w:t>
            </w:r>
            <w:proofErr w:type="spellEnd"/>
            <w:r>
              <w:rPr>
                <w:rFonts w:ascii="Garamond" w:hAnsi="Garamond"/>
                <w:sz w:val="20"/>
              </w:rPr>
              <w:t xml:space="preserve">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lastRenderedPageBreak/>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 xml:space="preserve">animal* AND </w:t>
            </w:r>
            <w:proofErr w:type="spellStart"/>
            <w:r>
              <w:rPr>
                <w:rFonts w:ascii="Garamond" w:hAnsi="Garamond"/>
                <w:sz w:val="20"/>
              </w:rPr>
              <w:t>behav</w:t>
            </w:r>
            <w:proofErr w:type="spellEnd"/>
            <w:r>
              <w:rPr>
                <w:rFonts w:ascii="Garamond" w:hAnsi="Garamond"/>
                <w:sz w:val="20"/>
              </w:rPr>
              <w:t xml:space="preserve">*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 xml:space="preserve">animal* AND (bold* OR shy* OR </w:t>
            </w:r>
            <w:proofErr w:type="spellStart"/>
            <w:r>
              <w:rPr>
                <w:rFonts w:ascii="Garamond" w:hAnsi="Garamond"/>
                <w:sz w:val="20"/>
              </w:rPr>
              <w:t>neoph</w:t>
            </w:r>
            <w:proofErr w:type="spellEnd"/>
            <w:r>
              <w:rPr>
                <w:rFonts w:ascii="Garamond" w:hAnsi="Garamond"/>
                <w:sz w:val="20"/>
              </w:rPr>
              <w:t xml:space="preserve">* OR aggress* OR </w:t>
            </w:r>
            <w:proofErr w:type="spellStart"/>
            <w:r>
              <w:rPr>
                <w:rFonts w:ascii="Garamond" w:hAnsi="Garamond"/>
                <w:sz w:val="20"/>
              </w:rPr>
              <w:t>explor</w:t>
            </w:r>
            <w:proofErr w:type="spellEnd"/>
            <w:r>
              <w:rPr>
                <w:rFonts w:ascii="Garamond" w:hAnsi="Garamond"/>
                <w:sz w:val="20"/>
              </w:rPr>
              <w:t>*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Orchard plots show all effect sizes and mean effect size for SMD and </w:t>
      </w:r>
      <w:proofErr w:type="spellStart"/>
      <w:r>
        <w:rPr>
          <w:rFonts w:ascii="Garamond" w:hAnsi="Garamond"/>
        </w:rPr>
        <w:t>lnCVR</w:t>
      </w:r>
      <w:proofErr w:type="spellEnd"/>
      <w:r>
        <w:rPr>
          <w:rFonts w:ascii="Garamond" w:hAnsi="Garamond"/>
        </w:rPr>
        <w:t xml:space="preserve">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w:t>
      </w:r>
      <w:proofErr w:type="spellStart"/>
      <w:r>
        <w:rPr>
          <w:rFonts w:ascii="Garamond" w:hAnsi="Garamond"/>
        </w:rPr>
        <w:t>reptilia</w:t>
      </w:r>
      <w:proofErr w:type="spellEnd"/>
      <w:r>
        <w:rPr>
          <w:rFonts w:ascii="Garamond" w:hAnsi="Garamond"/>
        </w:rPr>
        <w:t xml:space="preserve">, d) fish and e) invertebrates. Node colours reflect SSD ratios for each species (no data is grey) and heatmap data shows </w:t>
      </w:r>
      <w:proofErr w:type="spellStart"/>
      <w:r w:rsidRPr="00BD09DD">
        <w:rPr>
          <w:rFonts w:ascii="Garamond" w:hAnsi="Garamond"/>
          <w:i/>
        </w:rPr>
        <w:t>n</w:t>
      </w:r>
      <w:proofErr w:type="spellEnd"/>
      <w:r>
        <w:rPr>
          <w:rFonts w:ascii="Garamond" w:hAnsi="Garamond"/>
        </w:rPr>
        <w:t xml:space="preserve"> effect sizes for each personality trait type for each species. </w:t>
      </w:r>
      <w:r w:rsidR="00C40AE6">
        <w:rPr>
          <w:rFonts w:ascii="Garamond" w:hAnsi="Garamond"/>
        </w:rPr>
        <w:t xml:space="preserve">Orchard plots show all effect sizes and mean effect size for SMD and </w:t>
      </w:r>
      <w:proofErr w:type="spellStart"/>
      <w:r w:rsidR="00C40AE6">
        <w:rPr>
          <w:rFonts w:ascii="Garamond" w:hAnsi="Garamond"/>
        </w:rPr>
        <w:t>lnCVR</w:t>
      </w:r>
      <w:proofErr w:type="spellEnd"/>
      <w:r w:rsidR="00C40AE6">
        <w:rPr>
          <w:rFonts w:ascii="Garamond" w:hAnsi="Garamond"/>
        </w:rPr>
        <w:t xml:space="preserve">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1383"/>
      <w:r>
        <w:rPr>
          <w:rFonts w:ascii="Garamond" w:hAnsi="Garamond"/>
        </w:rPr>
        <w:t>Searches were further refined to agriculture &amp; biology (Scopus), zoology, ecology, biology, multidisciplinary sciences, evolutionary biology (</w:t>
      </w:r>
      <w:proofErr w:type="spellStart"/>
      <w:r>
        <w:rPr>
          <w:rFonts w:ascii="Garamond" w:hAnsi="Garamond"/>
        </w:rPr>
        <w:t>WoS</w:t>
      </w:r>
      <w:proofErr w:type="spellEnd"/>
      <w:r>
        <w:rPr>
          <w:rFonts w:ascii="Garamond" w:hAnsi="Garamond"/>
        </w:rPr>
        <w:t xml:space="preserve">) categories.  </w:t>
      </w:r>
      <w:commentRangeEnd w:id="1383"/>
      <w:r w:rsidR="006544A7">
        <w:rPr>
          <w:rStyle w:val="CommentReference"/>
        </w:rPr>
        <w:commentReference w:id="1383"/>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Lauren Harrison" w:date="2020-08-10T09:44:00Z" w:initials="LH">
    <w:p w14:paraId="4FCFE224" w14:textId="6B519F21" w:rsidR="00A76057" w:rsidRDefault="00A76057">
      <w:pPr>
        <w:pStyle w:val="CommentText"/>
      </w:pPr>
      <w:r>
        <w:rPr>
          <w:rStyle w:val="CommentReference"/>
        </w:rPr>
        <w:annotationRef/>
      </w:r>
      <w:r>
        <w:t xml:space="preserve">Nature wants 150 words max. And no references in the abstract </w:t>
      </w:r>
    </w:p>
  </w:comment>
  <w:comment w:id="130" w:author="Michael Jennions" w:date="2020-08-05T00:30:00Z" w:initials="MJ">
    <w:p w14:paraId="07786895" w14:textId="77777777" w:rsidR="00A76057" w:rsidRDefault="00A76057" w:rsidP="00A76057">
      <w:pPr>
        <w:pStyle w:val="CommentText"/>
      </w:pPr>
      <w:r>
        <w:rPr>
          <w:rStyle w:val="CommentReference"/>
        </w:rPr>
        <w:annotationRef/>
      </w:r>
      <w:r w:rsidRPr="003B4F11">
        <w:rPr>
          <w:highlight w:val="cyan"/>
        </w:rPr>
        <w:t>Check out the book Invisible women for some fun examples that have real world implications.</w:t>
      </w:r>
    </w:p>
  </w:comment>
  <w:comment w:id="187" w:author="Michael Jennions" w:date="2020-08-05T01:17:00Z" w:initials="MJ">
    <w:p w14:paraId="3150D620" w14:textId="77777777" w:rsidR="00A76057" w:rsidRDefault="00A76057" w:rsidP="00A76057">
      <w:pPr>
        <w:pStyle w:val="CommentText"/>
      </w:pPr>
      <w:r>
        <w:rPr>
          <w:rStyle w:val="CommentReference"/>
        </w:rPr>
        <w:annotationRef/>
      </w:r>
      <w:r w:rsidRPr="004905DE">
        <w:rPr>
          <w:highlight w:val="cyan"/>
        </w:rPr>
        <w:t xml:space="preserve">I suspect we can find plenty more </w:t>
      </w:r>
      <w:proofErr w:type="gramStart"/>
      <w:r w:rsidRPr="004905DE">
        <w:rPr>
          <w:highlight w:val="cyan"/>
        </w:rPr>
        <w:t>high profile</w:t>
      </w:r>
      <w:proofErr w:type="gramEnd"/>
      <w:r w:rsidRPr="004905DE">
        <w:rPr>
          <w:highlight w:val="cyan"/>
        </w:rPr>
        <w:t xml:space="preserve"> figures using these biological arguments to explain differences in variation between men and women.</w:t>
      </w:r>
    </w:p>
  </w:comment>
  <w:comment w:id="237" w:author="Michael Jennions" w:date="2020-08-09T21:10:00Z" w:initials="MJ">
    <w:p w14:paraId="053353BC" w14:textId="77777777" w:rsidR="00A76057" w:rsidRDefault="00A76057" w:rsidP="00A76057">
      <w:pPr>
        <w:pStyle w:val="CommentText"/>
      </w:pPr>
      <w:r>
        <w:rPr>
          <w:rStyle w:val="CommentReference"/>
        </w:rPr>
        <w:annotationRef/>
      </w:r>
      <w:r w:rsidRPr="003F7DA2">
        <w:rPr>
          <w:highlight w:val="green"/>
        </w:rPr>
        <w:t>Maybe one example where we would expect younger individuals to be less risky as they have more Reproductive value to lose. And one example where we’d expect everyone to be equally shy in the presence of cues that predators are present.</w:t>
      </w:r>
    </w:p>
  </w:comment>
  <w:comment w:id="317" w:author="Michael Jennions" w:date="2020-08-09T23:03:00Z" w:initials="MJ">
    <w:p w14:paraId="1D1FF910" w14:textId="77777777" w:rsidR="00A76057" w:rsidRDefault="00A76057" w:rsidP="00A76057">
      <w:pPr>
        <w:pStyle w:val="CommentText"/>
      </w:pPr>
      <w:r>
        <w:rPr>
          <w:rStyle w:val="CommentReference"/>
        </w:rPr>
        <w:annotationRef/>
      </w:r>
      <w:r w:rsidRPr="00BF2812">
        <w:rPr>
          <w:highlight w:val="green"/>
        </w:rPr>
        <w:t>Non-sexual example</w:t>
      </w:r>
    </w:p>
  </w:comment>
  <w:comment w:id="409" w:author="Michael Jennions" w:date="2020-08-09T22:52:00Z" w:initials="MJ">
    <w:p w14:paraId="6EA2A344" w14:textId="77777777" w:rsidR="00A76057" w:rsidRDefault="00A76057" w:rsidP="00A76057">
      <w:pPr>
        <w:pStyle w:val="CommentText"/>
      </w:pPr>
      <w:r>
        <w:rPr>
          <w:rStyle w:val="CommentReference"/>
        </w:rPr>
        <w:annotationRef/>
      </w:r>
      <w:r w:rsidRPr="00D94780">
        <w:rPr>
          <w:highlight w:val="green"/>
        </w:rPr>
        <w:t xml:space="preserve">Book by Leo </w:t>
      </w:r>
      <w:proofErr w:type="spellStart"/>
      <w:r w:rsidRPr="00D94780">
        <w:rPr>
          <w:highlight w:val="green"/>
        </w:rPr>
        <w:t>Beukeboom</w:t>
      </w:r>
      <w:proofErr w:type="spellEnd"/>
    </w:p>
  </w:comment>
  <w:comment w:id="914" w:author="Michael Jennions" w:date="2020-08-04T00:40:00Z" w:initials="MJ">
    <w:p w14:paraId="6107DDF1" w14:textId="54291A0B" w:rsidR="00A76057" w:rsidRDefault="00A76057">
      <w:pPr>
        <w:pStyle w:val="CommentText"/>
      </w:pPr>
      <w:r>
        <w:rPr>
          <w:rStyle w:val="CommentReference"/>
        </w:rPr>
        <w:annotationRef/>
      </w:r>
      <w:r w:rsidRPr="002E5053">
        <w:rPr>
          <w:highlight w:val="green"/>
        </w:rPr>
        <w:t>I added this. Leave or keep?</w:t>
      </w:r>
    </w:p>
  </w:comment>
  <w:comment w:id="921" w:author="Michael Jennions" w:date="2020-08-04T01:22:00Z" w:initials="MJ">
    <w:p w14:paraId="3CAE154F" w14:textId="31F9E103" w:rsidR="00A76057" w:rsidRDefault="00A76057">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932" w:author="Michael Jennions" w:date="2020-08-04T01:23:00Z" w:initials="MJ">
    <w:p w14:paraId="4BF50C0B" w14:textId="3BD46C76" w:rsidR="00A76057" w:rsidRDefault="00A76057">
      <w:pPr>
        <w:pStyle w:val="CommentText"/>
      </w:pPr>
      <w:r>
        <w:rPr>
          <w:rStyle w:val="CommentReference"/>
        </w:rPr>
        <w:annotationRef/>
      </w:r>
      <w:r w:rsidRPr="00F92C13">
        <w:rPr>
          <w:highlight w:val="green"/>
        </w:rPr>
        <w:t xml:space="preserve">I think we have to decide whether to put this in the main text, or keep it as ‘exploratory’ (see Methods) and only report it in the </w:t>
      </w:r>
      <w:proofErr w:type="spellStart"/>
      <w:r w:rsidRPr="00F92C13">
        <w:rPr>
          <w:highlight w:val="green"/>
        </w:rPr>
        <w:t>Supp</w:t>
      </w:r>
      <w:proofErr w:type="spellEnd"/>
      <w:r w:rsidRPr="00F92C13">
        <w:rPr>
          <w:highlight w:val="green"/>
        </w:rPr>
        <w:t xml:space="preserve"> Info).</w:t>
      </w:r>
    </w:p>
  </w:comment>
  <w:comment w:id="942" w:author="Lauren Harrison" w:date="2020-08-07T15:25:00Z" w:initials="LH">
    <w:p w14:paraId="6F87E12C" w14:textId="29617826" w:rsidR="00A76057" w:rsidRDefault="00A76057">
      <w:pPr>
        <w:pStyle w:val="CommentText"/>
      </w:pPr>
      <w:r>
        <w:rPr>
          <w:rStyle w:val="CommentReference"/>
        </w:rPr>
        <w:annotationRef/>
      </w:r>
      <w:r>
        <w:t>They weren’t all wild animals (lots of lab populations) so I think it would be wrong to say that they were</w:t>
      </w:r>
    </w:p>
  </w:comment>
  <w:comment w:id="947" w:author="Michael Jennions" w:date="2020-08-03T23:08:00Z" w:initials="MJ">
    <w:p w14:paraId="211390BF" w14:textId="5A0DBE8C" w:rsidR="00A76057" w:rsidRDefault="00A76057">
      <w:pPr>
        <w:pStyle w:val="CommentText"/>
      </w:pPr>
      <w:r>
        <w:rPr>
          <w:rStyle w:val="CommentReference"/>
        </w:rPr>
        <w:annotationRef/>
      </w:r>
      <w:r w:rsidRPr="008E1066">
        <w:rPr>
          <w:highlight w:val="green"/>
        </w:rPr>
        <w:t>Might want to put this in the appendix/</w:t>
      </w:r>
      <w:proofErr w:type="spellStart"/>
      <w:r w:rsidRPr="008E1066">
        <w:rPr>
          <w:highlight w:val="green"/>
        </w:rPr>
        <w:t>supp</w:t>
      </w:r>
      <w:proofErr w:type="spellEnd"/>
      <w:r w:rsidRPr="008E1066">
        <w:rPr>
          <w:highlight w:val="green"/>
        </w:rPr>
        <w:t xml:space="preserve"> info</w:t>
      </w:r>
    </w:p>
  </w:comment>
  <w:comment w:id="949" w:author="Lauren Harrison" w:date="2020-08-07T15:26:00Z" w:initials="LH">
    <w:p w14:paraId="4863326C" w14:textId="395B137F" w:rsidR="00A76057" w:rsidRDefault="00A76057">
      <w:pPr>
        <w:pStyle w:val="CommentText"/>
      </w:pPr>
      <w:r>
        <w:rPr>
          <w:rStyle w:val="CommentReference"/>
        </w:rPr>
        <w:annotationRef/>
      </w:r>
      <w:r>
        <w:t>Operational? Sorry this sounds weird to me and I don’t really know what it means in the context of behaviour</w:t>
      </w:r>
    </w:p>
  </w:comment>
  <w:comment w:id="953" w:author="Michael Jennions" w:date="2020-07-28T10:43:00Z" w:initials="MJ">
    <w:p w14:paraId="4A1A64EE" w14:textId="108D5AD7" w:rsidR="00A76057" w:rsidRDefault="00A76057"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954" w:author="Lauren Harrison" w:date="2020-08-07T15:27:00Z" w:initials="LH">
    <w:p w14:paraId="73984249" w14:textId="4906CC31" w:rsidR="00A76057" w:rsidRDefault="00A76057">
      <w:pPr>
        <w:pStyle w:val="CommentText"/>
      </w:pPr>
      <w:r>
        <w:rPr>
          <w:rStyle w:val="CommentReference"/>
        </w:rPr>
        <w:annotationRef/>
      </w:r>
      <w:r>
        <w:t xml:space="preserve">I don’t think so – </w:t>
      </w:r>
      <w:proofErr w:type="spellStart"/>
      <w:r>
        <w:t>Reale</w:t>
      </w:r>
      <w:proofErr w:type="spellEnd"/>
      <w:r>
        <w:t xml:space="preserve"> paper is the one that defines the 5 categories but they don’t say what counts as personalities. </w:t>
      </w:r>
    </w:p>
  </w:comment>
  <w:comment w:id="957" w:author="Michael Jennions" w:date="2020-08-03T19:47:00Z" w:initials="MJ">
    <w:p w14:paraId="7F0180B3" w14:textId="258ABFC8" w:rsidR="00A76057" w:rsidRDefault="00A76057">
      <w:pPr>
        <w:pStyle w:val="CommentText"/>
      </w:pPr>
      <w:r>
        <w:rPr>
          <w:rStyle w:val="CommentReference"/>
        </w:rPr>
        <w:annotationRef/>
      </w:r>
      <w:r w:rsidRPr="003F4985">
        <w:rPr>
          <w:highlight w:val="green"/>
        </w:rPr>
        <w:t>Should this be elaborated upon?</w:t>
      </w:r>
    </w:p>
  </w:comment>
  <w:comment w:id="960" w:author="Michael Jennions" w:date="2020-07-20T19:56:00Z" w:initials="MJ">
    <w:p w14:paraId="29F5883E" w14:textId="7B91A36A" w:rsidR="00A76057" w:rsidRDefault="00A76057">
      <w:pPr>
        <w:pStyle w:val="CommentText"/>
      </w:pPr>
      <w:r>
        <w:rPr>
          <w:rStyle w:val="CommentReference"/>
        </w:rPr>
        <w:annotationRef/>
      </w:r>
      <w:r w:rsidRPr="003F4985">
        <w:rPr>
          <w:highlight w:val="green"/>
        </w:rPr>
        <w:t xml:space="preserve">Exclusion criteria have to be given in full at some </w:t>
      </w:r>
      <w:proofErr w:type="gramStart"/>
      <w:r w:rsidRPr="003F4985">
        <w:rPr>
          <w:highlight w:val="green"/>
        </w:rPr>
        <w:t>point</w:t>
      </w:r>
      <w:r>
        <w:t xml:space="preserve"> .</w:t>
      </w:r>
      <w:proofErr w:type="gramEnd"/>
      <w:r>
        <w:t xml:space="preserve"> Otherwise, remove the term “Briefly”.</w:t>
      </w:r>
    </w:p>
  </w:comment>
  <w:comment w:id="965" w:author="Michael Jennions" w:date="2020-07-20T19:57:00Z" w:initials="MJ">
    <w:p w14:paraId="15C43D1C" w14:textId="407DA04F" w:rsidR="00A76057" w:rsidRDefault="00A76057">
      <w:pPr>
        <w:pStyle w:val="CommentText"/>
      </w:pPr>
      <w:r>
        <w:rPr>
          <w:rStyle w:val="CommentReference"/>
        </w:rPr>
        <w:annotationRef/>
      </w:r>
      <w:r w:rsidRPr="003F4985">
        <w:rPr>
          <w:highlight w:val="green"/>
        </w:rPr>
        <w:t>But you excluded any study of domestic/</w:t>
      </w:r>
      <w:proofErr w:type="spellStart"/>
      <w:proofErr w:type="gramStart"/>
      <w:r w:rsidRPr="003F4985">
        <w:rPr>
          <w:highlight w:val="green"/>
        </w:rPr>
        <w:t>agric</w:t>
      </w:r>
      <w:proofErr w:type="spellEnd"/>
      <w:r w:rsidRPr="003F4985">
        <w:rPr>
          <w:highlight w:val="green"/>
        </w:rPr>
        <w:t xml:space="preserve">  animals</w:t>
      </w:r>
      <w:proofErr w:type="gramEnd"/>
      <w:r w:rsidRPr="003F4985">
        <w:rPr>
          <w:highlight w:val="green"/>
        </w:rPr>
        <w:t xml:space="preserve"> so saying neutered is not relevant. Right? If so, just say you excluded domestic and agricultural</w:t>
      </w:r>
    </w:p>
  </w:comment>
  <w:comment w:id="966" w:author="Michael Jennions" w:date="2020-08-03T19:51:00Z" w:initials="MJ">
    <w:p w14:paraId="0589EE5E" w14:textId="503AB407" w:rsidR="00A76057" w:rsidRDefault="00A76057">
      <w:pPr>
        <w:pStyle w:val="CommentText"/>
      </w:pPr>
      <w:r>
        <w:rPr>
          <w:rStyle w:val="CommentReference"/>
        </w:rPr>
        <w:annotationRef/>
      </w:r>
      <w:r w:rsidRPr="007E35EB">
        <w:rPr>
          <w:highlight w:val="green"/>
        </w:rPr>
        <w:t>This might require a little elaboration</w:t>
      </w:r>
    </w:p>
  </w:comment>
  <w:comment w:id="967" w:author="Lauren Harrison" w:date="2020-08-07T15:53:00Z" w:initials="LH">
    <w:p w14:paraId="41D48E64" w14:textId="3D636AA8" w:rsidR="00A76057" w:rsidRDefault="00A76057">
      <w:pPr>
        <w:pStyle w:val="CommentText"/>
      </w:pPr>
      <w:r>
        <w:rPr>
          <w:rStyle w:val="CommentReference"/>
        </w:rPr>
        <w:annotationRef/>
      </w:r>
      <w:r>
        <w:t>I’ll add some extra info in our supplementary material about these papers – two of these removed papers are also Pruitt papers which I’ll have to talk about somewhere</w:t>
      </w:r>
    </w:p>
  </w:comment>
  <w:comment w:id="986" w:author="Michael Jennions" w:date="2020-07-20T20:23:00Z" w:initials="MJ">
    <w:p w14:paraId="1403769C" w14:textId="2A9D3BC3" w:rsidR="00A76057" w:rsidRDefault="00A76057">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1010" w:author="Lauren Harrison" w:date="2020-08-08T11:53:00Z" w:initials="LH">
    <w:p w14:paraId="2E1A1108" w14:textId="229765AB" w:rsidR="00A76057" w:rsidRPr="00D644AD" w:rsidRDefault="00A76057">
      <w:pPr>
        <w:pStyle w:val="CommentText"/>
      </w:pPr>
      <w:r>
        <w:rPr>
          <w:rStyle w:val="CommentReference"/>
        </w:rPr>
        <w:annotationRef/>
      </w:r>
      <w:r>
        <w:t xml:space="preserve">This </w:t>
      </w:r>
      <w:proofErr w:type="gramStart"/>
      <w:r>
        <w:t>is an approximation of</w:t>
      </w:r>
      <w:proofErr w:type="gramEnd"/>
      <w:r>
        <w:t xml:space="preserve">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1105" w:author="Michael Jennions" w:date="2020-07-20T20:52:00Z" w:initials="MJ">
    <w:p w14:paraId="2CA0CA3B" w14:textId="40419324" w:rsidR="00A76057" w:rsidRDefault="00A76057">
      <w:pPr>
        <w:pStyle w:val="CommentText"/>
      </w:pPr>
      <w:r>
        <w:rPr>
          <w:rStyle w:val="CommentReference"/>
        </w:rPr>
        <w:annotationRef/>
      </w:r>
      <w:r w:rsidRPr="00494BAD">
        <w:rPr>
          <w:highlight w:val="green"/>
        </w:rPr>
        <w:t>Is this the correct reason to give?</w:t>
      </w:r>
    </w:p>
  </w:comment>
  <w:comment w:id="1114" w:author="Lauren Harrison" w:date="2020-08-07T16:15:00Z" w:initials="LH">
    <w:p w14:paraId="4BF59E09" w14:textId="013BEDB7" w:rsidR="00A76057" w:rsidRDefault="00A76057">
      <w:pPr>
        <w:pStyle w:val="CommentText"/>
      </w:pPr>
      <w:r>
        <w:rPr>
          <w:rStyle w:val="CommentReference"/>
        </w:rPr>
        <w:annotationRef/>
      </w:r>
      <w:r>
        <w:t>Do you have this paper?</w:t>
      </w:r>
    </w:p>
  </w:comment>
  <w:comment w:id="1116" w:author="Lauren Harrison" w:date="2020-08-07T16:15:00Z" w:initials="LH">
    <w:p w14:paraId="6DBBF753" w14:textId="6BECBA20" w:rsidR="00A76057" w:rsidRDefault="00A76057">
      <w:pPr>
        <w:pStyle w:val="CommentText"/>
      </w:pPr>
      <w:r>
        <w:rPr>
          <w:rStyle w:val="CommentReference"/>
        </w:rPr>
        <w:annotationRef/>
      </w:r>
      <w:r>
        <w:t>Calculated at the dataset level (all effect sizes)</w:t>
      </w:r>
    </w:p>
  </w:comment>
  <w:comment w:id="1115" w:author="Michael Jennions" w:date="2020-08-03T20:12:00Z" w:initials="MJ">
    <w:p w14:paraId="3AA689AD" w14:textId="365B8A0A" w:rsidR="00A76057" w:rsidRDefault="00A76057">
      <w:pPr>
        <w:pStyle w:val="CommentText"/>
      </w:pPr>
      <w:r>
        <w:rPr>
          <w:rStyle w:val="CommentReference"/>
        </w:rPr>
        <w:annotationRef/>
      </w:r>
      <w:r w:rsidRPr="00E83378">
        <w:rPr>
          <w:highlight w:val="green"/>
        </w:rPr>
        <w:t>What is the right ‘level’ to do such an analysis? For each taxa-trait type combo?</w:t>
      </w:r>
    </w:p>
  </w:comment>
  <w:comment w:id="1130" w:author="Michael Jennions" w:date="2020-07-20T21:37:00Z" w:initials="MJ">
    <w:p w14:paraId="624A93EA" w14:textId="6A8DA947" w:rsidR="00A76057" w:rsidRDefault="00A76057">
      <w:pPr>
        <w:pStyle w:val="CommentText"/>
      </w:pPr>
      <w:r>
        <w:rPr>
          <w:rStyle w:val="CommentReference"/>
        </w:rPr>
        <w:annotationRef/>
      </w:r>
      <w:r w:rsidRPr="00E83378">
        <w:rPr>
          <w:highlight w:val="green"/>
        </w:rPr>
        <w:t>Is this correct?</w:t>
      </w:r>
    </w:p>
  </w:comment>
  <w:comment w:id="1138" w:author="Lauren Harrison" w:date="2020-08-08T13:45:00Z" w:initials="LH">
    <w:p w14:paraId="5931E3DE" w14:textId="18284E3A" w:rsidR="00A76057" w:rsidRDefault="00A76057">
      <w:pPr>
        <w:pStyle w:val="CommentText"/>
      </w:pPr>
      <w:r>
        <w:rPr>
          <w:rStyle w:val="CommentReference"/>
        </w:rPr>
        <w:annotationRef/>
      </w:r>
      <w:r>
        <w:t>I searched the literature for a while but these were the only relevant recent papers I could find… SSD isn’t really a hot topic right now</w:t>
      </w:r>
    </w:p>
  </w:comment>
  <w:comment w:id="1135" w:author="Michael Jennions" w:date="2020-07-20T21:43:00Z" w:initials="MJ">
    <w:p w14:paraId="06495DBB" w14:textId="472643E5" w:rsidR="00A76057" w:rsidRDefault="00A76057">
      <w:pPr>
        <w:pStyle w:val="CommentText"/>
      </w:pPr>
      <w:r>
        <w:rPr>
          <w:rStyle w:val="CommentReference"/>
        </w:rPr>
        <w:annotationRef/>
      </w:r>
      <w:r w:rsidRPr="007A2420">
        <w:rPr>
          <w:highlight w:val="green"/>
        </w:rPr>
        <w:t>Check for more recent studies with larger sample sizes.</w:t>
      </w:r>
    </w:p>
  </w:comment>
  <w:comment w:id="1143" w:author="Michael Jennions" w:date="2020-08-03T20:18:00Z" w:initials="MJ">
    <w:p w14:paraId="7CFE81C1" w14:textId="5EDC6AB0" w:rsidR="00A76057" w:rsidRDefault="00A76057">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1144" w:author="Lauren Harrison" w:date="2020-08-08T13:37:00Z" w:initials="LH">
    <w:p w14:paraId="5BBA3D2F" w14:textId="70672122" w:rsidR="00A76057" w:rsidRDefault="00A76057">
      <w:pPr>
        <w:pStyle w:val="CommentText"/>
      </w:pPr>
      <w:r>
        <w:rPr>
          <w:rStyle w:val="CommentReference"/>
        </w:rPr>
        <w:annotationRef/>
      </w:r>
      <w:r>
        <w:t>It’s correct now I swear!</w:t>
      </w:r>
    </w:p>
  </w:comment>
  <w:comment w:id="1173" w:author="Michael Jennions" w:date="2020-08-03T20:23:00Z" w:initials="MJ">
    <w:p w14:paraId="5D700034" w14:textId="294AC0CF" w:rsidR="00A76057" w:rsidRDefault="00A76057">
      <w:pPr>
        <w:pStyle w:val="CommentText"/>
      </w:pPr>
      <w:r>
        <w:rPr>
          <w:rStyle w:val="CommentReference"/>
        </w:rPr>
        <w:annotationRef/>
      </w:r>
      <w:r w:rsidRPr="001F2292">
        <w:rPr>
          <w:highlight w:val="green"/>
        </w:rPr>
        <w:t xml:space="preserve">Do you have a list of which places you got the data from? If so, we need to provide this as </w:t>
      </w:r>
      <w:proofErr w:type="spellStart"/>
      <w:r w:rsidRPr="001F2292">
        <w:rPr>
          <w:highlight w:val="green"/>
        </w:rPr>
        <w:t>Supp</w:t>
      </w:r>
      <w:proofErr w:type="spellEnd"/>
      <w:r w:rsidRPr="001F2292">
        <w:rPr>
          <w:highlight w:val="green"/>
        </w:rPr>
        <w:t xml:space="preserve"> Info</w:t>
      </w:r>
    </w:p>
  </w:comment>
  <w:comment w:id="1174" w:author="Lauren Harrison" w:date="2020-08-07T16:19:00Z" w:initials="LH">
    <w:p w14:paraId="6B30061C" w14:textId="366302F8" w:rsidR="00A76057" w:rsidRDefault="00A76057">
      <w:pPr>
        <w:pStyle w:val="CommentText"/>
      </w:pPr>
      <w:r>
        <w:rPr>
          <w:rStyle w:val="CommentReference"/>
        </w:rPr>
        <w:annotationRef/>
      </w:r>
      <w:r>
        <w:t xml:space="preserve">I can provide my </w:t>
      </w:r>
      <w:proofErr w:type="spellStart"/>
      <w:r>
        <w:t>ssd</w:t>
      </w:r>
      <w:proofErr w:type="spellEnd"/>
      <w:r>
        <w:t xml:space="preserve"> dataset with references in the </w:t>
      </w:r>
      <w:proofErr w:type="spellStart"/>
      <w:r>
        <w:t>supp</w:t>
      </w:r>
      <w:proofErr w:type="spellEnd"/>
      <w:r>
        <w:t xml:space="preserve"> – I’ll add it to our project folder in case you want to have a look</w:t>
      </w:r>
    </w:p>
  </w:comment>
  <w:comment w:id="1175" w:author="Michael Jennions" w:date="2020-07-20T21:56:00Z" w:initials="MJ">
    <w:p w14:paraId="06113363" w14:textId="60E2E627" w:rsidR="00A76057" w:rsidRDefault="00A76057">
      <w:pPr>
        <w:pStyle w:val="CommentText"/>
      </w:pPr>
      <w:r>
        <w:rPr>
          <w:rStyle w:val="CommentReference"/>
        </w:rPr>
        <w:annotationRef/>
      </w:r>
      <w:r w:rsidRPr="001F2292">
        <w:rPr>
          <w:highlight w:val="green"/>
        </w:rPr>
        <w:t xml:space="preserve">I </w:t>
      </w:r>
      <w:proofErr w:type="gramStart"/>
      <w:r w:rsidRPr="001F2292">
        <w:rPr>
          <w:highlight w:val="green"/>
        </w:rPr>
        <w:t>need  a</w:t>
      </w:r>
      <w:proofErr w:type="gramEnd"/>
      <w:r w:rsidRPr="001F2292">
        <w:rPr>
          <w:highlight w:val="green"/>
        </w:rPr>
        <w:t xml:space="preserve"> refresher on how this was done. </w:t>
      </w:r>
      <w:proofErr w:type="spellStart"/>
      <w:proofErr w:type="gramStart"/>
      <w:r w:rsidRPr="001F2292">
        <w:rPr>
          <w:highlight w:val="green"/>
        </w:rPr>
        <w:t>Ie</w:t>
      </w:r>
      <w:proofErr w:type="spellEnd"/>
      <w:r w:rsidRPr="001F2292">
        <w:rPr>
          <w:highlight w:val="green"/>
        </w:rPr>
        <w:t>..</w:t>
      </w:r>
      <w:proofErr w:type="gramEnd"/>
      <w:r w:rsidRPr="001F2292">
        <w:rPr>
          <w:highlight w:val="green"/>
        </w:rPr>
        <w:t xml:space="preserve"> where the data to classify species came from.</w:t>
      </w:r>
    </w:p>
  </w:comment>
  <w:comment w:id="1176" w:author="Lauren Harrison" w:date="2020-08-07T16:20:00Z" w:initials="LH">
    <w:p w14:paraId="4E71016C" w14:textId="1AA386B2" w:rsidR="00A76057" w:rsidRDefault="00A76057">
      <w:pPr>
        <w:pStyle w:val="CommentText"/>
      </w:pPr>
      <w:r>
        <w:rPr>
          <w:rStyle w:val="CommentReference"/>
        </w:rPr>
        <w:annotationRef/>
      </w:r>
      <w:r>
        <w:t xml:space="preserve">I have a dataset with references for these classifications, but </w:t>
      </w:r>
      <w:proofErr w:type="gramStart"/>
      <w:r>
        <w:t>basically</w:t>
      </w:r>
      <w:proofErr w:type="gramEnd"/>
      <w:r>
        <w:t xml:space="preserve"> I used keyword searches to find papers and used their classification. For birds I used the birds of the world reference site</w:t>
      </w:r>
    </w:p>
  </w:comment>
  <w:comment w:id="1185" w:author="Michael Jennions" w:date="2020-08-03T20:34:00Z" w:initials="MJ">
    <w:p w14:paraId="3B80AEB3" w14:textId="42769A14" w:rsidR="00A76057" w:rsidRDefault="00A76057">
      <w:pPr>
        <w:pStyle w:val="CommentText"/>
      </w:pPr>
      <w:r>
        <w:rPr>
          <w:rStyle w:val="CommentReference"/>
        </w:rPr>
        <w:annotationRef/>
      </w:r>
      <w:r w:rsidRPr="00B2071D">
        <w:rPr>
          <w:highlight w:val="green"/>
        </w:rPr>
        <w:t>Have you checked the OSF to see if it is of any use in helping us described what we did/did not do?</w:t>
      </w:r>
    </w:p>
  </w:comment>
  <w:comment w:id="1186" w:author="Lauren Harrison" w:date="2020-08-07T16:28:00Z" w:initials="LH">
    <w:p w14:paraId="6C1DDF3C" w14:textId="5D7A4C4A" w:rsidR="00A76057" w:rsidRDefault="00A76057">
      <w:pPr>
        <w:pStyle w:val="CommentText"/>
      </w:pPr>
      <w:r>
        <w:rPr>
          <w:rStyle w:val="CommentReference"/>
        </w:rPr>
        <w:annotationRef/>
      </w:r>
      <w:r>
        <w:t xml:space="preserve">Well we said in our </w:t>
      </w:r>
      <w:proofErr w:type="spellStart"/>
      <w:r>
        <w:t>pre</w:t>
      </w:r>
      <w:proofErr w:type="spellEnd"/>
      <w:r>
        <w:t>-</w:t>
      </w:r>
      <w:proofErr w:type="spellStart"/>
      <w:r>
        <w:t>reg</w:t>
      </w:r>
      <w:proofErr w:type="spellEnd"/>
      <w:r>
        <w:t xml:space="preserve"> that we would explain any changes we made in our </w:t>
      </w:r>
      <w:proofErr w:type="spellStart"/>
      <w:r>
        <w:t>ms</w:t>
      </w:r>
      <w:proofErr w:type="spellEnd"/>
    </w:p>
  </w:comment>
  <w:comment w:id="1211" w:author="Michael Jennions" w:date="2020-07-20T22:57:00Z" w:initials="MJ">
    <w:p w14:paraId="5C95B2CC" w14:textId="5B68E3AD" w:rsidR="00A76057" w:rsidRDefault="00A76057">
      <w:pPr>
        <w:pStyle w:val="CommentText"/>
      </w:pPr>
      <w:r>
        <w:rPr>
          <w:rStyle w:val="CommentReference"/>
        </w:rPr>
        <w:annotationRef/>
      </w:r>
      <w:r w:rsidRPr="00CE41A9">
        <w:rPr>
          <w:highlight w:val="green"/>
        </w:rPr>
        <w:t>I’ll ask you or Dan to remind me how to phrase this</w:t>
      </w:r>
    </w:p>
  </w:comment>
  <w:comment w:id="1238" w:author="Michael Jennions" w:date="2020-07-21T00:30:00Z" w:initials="MJ">
    <w:p w14:paraId="1BADF616" w14:textId="5D0E55B4" w:rsidR="00A76057" w:rsidRDefault="00A76057">
      <w:pPr>
        <w:pStyle w:val="CommentText"/>
      </w:pPr>
      <w:r>
        <w:rPr>
          <w:rStyle w:val="CommentReference"/>
        </w:rPr>
        <w:annotationRef/>
      </w:r>
      <w:r>
        <w:t>Do we want to report on mating system effects? I think the classification might be a problem. Discuss?</w:t>
      </w:r>
    </w:p>
  </w:comment>
  <w:comment w:id="1239" w:author="Lauren Harrison" w:date="2020-08-10T14:59:00Z" w:initials="LH">
    <w:p w14:paraId="4AD22E11" w14:textId="284EB882" w:rsidR="00A87744" w:rsidRDefault="00A87744">
      <w:pPr>
        <w:pStyle w:val="CommentText"/>
      </w:pPr>
      <w:r>
        <w:rPr>
          <w:rStyle w:val="CommentReference"/>
        </w:rPr>
        <w:annotationRef/>
      </w:r>
      <w:r w:rsidR="00FF70CB">
        <w:t xml:space="preserve">Moved mating system to </w:t>
      </w:r>
      <w:proofErr w:type="spellStart"/>
      <w:r w:rsidR="00FF70CB">
        <w:t>supp</w:t>
      </w:r>
      <w:proofErr w:type="spellEnd"/>
      <w:r w:rsidR="00FF70CB">
        <w:t xml:space="preserve"> material now</w:t>
      </w:r>
    </w:p>
  </w:comment>
  <w:comment w:id="1252" w:author="Lauren Harrison" w:date="2020-08-07T16:39:00Z" w:initials="LH">
    <w:p w14:paraId="7C7133D1" w14:textId="4FB44642" w:rsidR="00A76057" w:rsidRDefault="00A76057">
      <w:pPr>
        <w:pStyle w:val="CommentText"/>
      </w:pPr>
      <w:r>
        <w:rPr>
          <w:rStyle w:val="CommentReference"/>
        </w:rPr>
        <w:annotationRef/>
      </w:r>
      <w:r>
        <w:t>I don’t have a good reference for this. Maybe Dan would know?</w:t>
      </w:r>
    </w:p>
  </w:comment>
  <w:comment w:id="1262" w:author="Lauren Harrison" w:date="2020-08-09T13:26:00Z" w:initials="LH">
    <w:p w14:paraId="44433321" w14:textId="5E299614" w:rsidR="00A76057" w:rsidRDefault="00A76057">
      <w:pPr>
        <w:pStyle w:val="CommentText"/>
      </w:pPr>
      <w:r>
        <w:rPr>
          <w:rStyle w:val="CommentReference"/>
        </w:rPr>
        <w:annotationRef/>
      </w:r>
      <w:r>
        <w:t>I’m not sure that this is the best reference either – does anyone else have a better paper about using precision?</w:t>
      </w:r>
    </w:p>
  </w:comment>
  <w:comment w:id="1270" w:author="Michael Jennions" w:date="2020-07-21T00:34:00Z" w:initials="MJ">
    <w:p w14:paraId="680F0E80" w14:textId="1B6445FF" w:rsidR="00A76057" w:rsidRDefault="00A76057">
      <w:pPr>
        <w:pStyle w:val="CommentText"/>
      </w:pPr>
      <w:r>
        <w:rPr>
          <w:rStyle w:val="CommentReference"/>
        </w:rPr>
        <w:annotationRef/>
      </w:r>
      <w:r w:rsidRPr="005834FA">
        <w:rPr>
          <w:highlight w:val="green"/>
        </w:rPr>
        <w:t>Include info on the number of species and studies per taxa</w:t>
      </w:r>
    </w:p>
  </w:comment>
  <w:comment w:id="1271" w:author="Michael Jennions" w:date="2020-08-03T23:45:00Z" w:initials="MJ">
    <w:p w14:paraId="6FFC5AA8" w14:textId="24B8DFB1" w:rsidR="00A76057" w:rsidRDefault="00A76057">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1305" w:author="Michael Jennions" w:date="2020-08-03T23:51:00Z" w:initials="MJ">
    <w:p w14:paraId="060F7372" w14:textId="190B0CB2" w:rsidR="00A76057" w:rsidRDefault="00A76057">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1374" w:author="Michael Jennions" w:date="2020-08-03T23:53:00Z" w:initials="MJ">
    <w:p w14:paraId="6BF7F75A" w14:textId="6F70ECCB" w:rsidR="00A76057" w:rsidRDefault="00A76057">
      <w:pPr>
        <w:pStyle w:val="CommentText"/>
      </w:pPr>
      <w:r>
        <w:rPr>
          <w:rStyle w:val="CommentReference"/>
        </w:rPr>
        <w:annotationRef/>
      </w:r>
      <w:r w:rsidRPr="006430A2">
        <w:rPr>
          <w:highlight w:val="green"/>
        </w:rPr>
        <w:t>Include N for species, studies and ES for each row</w:t>
      </w:r>
      <w:r>
        <w:t xml:space="preserve"> </w:t>
      </w:r>
    </w:p>
  </w:comment>
  <w:comment w:id="1375" w:author="Lauren Harrison" w:date="2020-08-07T16:43:00Z" w:initials="LH">
    <w:p w14:paraId="09C0422F" w14:textId="59B0BB00" w:rsidR="00A76057" w:rsidRDefault="00A76057">
      <w:pPr>
        <w:pStyle w:val="CommentText"/>
      </w:pPr>
      <w:r>
        <w:rPr>
          <w:rStyle w:val="CommentReference"/>
        </w:rPr>
        <w:annotationRef/>
      </w:r>
      <w:r>
        <w:t>I thought since this info was represented in the figures it would be redundant in here, but I’ve added it in for you anyway</w:t>
      </w:r>
    </w:p>
  </w:comment>
  <w:comment w:id="1381" w:author="Michael Jennions" w:date="2020-08-03T23:54:00Z" w:initials="MJ">
    <w:p w14:paraId="4CEA320E" w14:textId="28534386" w:rsidR="00A76057" w:rsidRDefault="00A76057">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1382" w:author="Michael Jennions" w:date="2020-08-03T23:57:00Z" w:initials="MJ">
    <w:p w14:paraId="33872111" w14:textId="19DC2806" w:rsidR="00A76057" w:rsidRDefault="00A76057">
      <w:pPr>
        <w:pStyle w:val="CommentText"/>
      </w:pPr>
      <w:r>
        <w:rPr>
          <w:rStyle w:val="CommentReference"/>
        </w:rPr>
        <w:annotationRef/>
      </w:r>
      <w:r w:rsidRPr="006430A2">
        <w:rPr>
          <w:highlight w:val="green"/>
        </w:rPr>
        <w:t>Is this the correct term?</w:t>
      </w:r>
    </w:p>
  </w:comment>
  <w:comment w:id="1383" w:author="Michael Jennions" w:date="2020-08-04T00:15:00Z" w:initials="MJ">
    <w:p w14:paraId="620E11E0" w14:textId="0F42DC43" w:rsidR="00A76057" w:rsidRDefault="00A76057">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xml:space="preserve">, or else refer to Table 4 for the details of which </w:t>
      </w:r>
      <w:proofErr w:type="spellStart"/>
      <w:r>
        <w:rPr>
          <w:highlight w:val="green"/>
        </w:rPr>
        <w:t>catgeories</w:t>
      </w:r>
      <w:proofErr w:type="spellEnd"/>
      <w:r>
        <w:rPr>
          <w:highlight w:val="green"/>
        </w:rPr>
        <w:t xml:space="preserve">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CFE224" w15:done="0"/>
  <w15:commentEx w15:paraId="07786895" w15:done="0"/>
  <w15:commentEx w15:paraId="3150D620" w15:done="0"/>
  <w15:commentEx w15:paraId="053353BC" w15:done="0"/>
  <w15:commentEx w15:paraId="1D1FF910" w15:done="0"/>
  <w15:commentEx w15:paraId="6EA2A344" w15:done="0"/>
  <w15:commentEx w15:paraId="6107DDF1" w15:done="0"/>
  <w15:commentEx w15:paraId="3CAE154F" w15:done="0"/>
  <w15:commentEx w15:paraId="4BF50C0B" w15:done="0"/>
  <w15:commentEx w15:paraId="6F87E12C" w15:done="0"/>
  <w15:commentEx w15:paraId="211390BF" w15:done="0"/>
  <w15:commentEx w15:paraId="4863326C" w15:done="0"/>
  <w15:commentEx w15:paraId="4A1A64EE" w15:done="0"/>
  <w15:commentEx w15:paraId="73984249" w15:paraIdParent="4A1A64EE" w15:done="0"/>
  <w15:commentEx w15:paraId="7F0180B3" w15:done="0"/>
  <w15:commentEx w15:paraId="29F5883E" w15:done="0"/>
  <w15:commentEx w15:paraId="15C43D1C" w15:done="0"/>
  <w15:commentEx w15:paraId="0589EE5E" w15:done="0"/>
  <w15:commentEx w15:paraId="41D48E64" w15:paraIdParent="0589EE5E" w15:done="0"/>
  <w15:commentEx w15:paraId="1403769C" w15:done="0"/>
  <w15:commentEx w15:paraId="2E1A1108" w15:done="0"/>
  <w15:commentEx w15:paraId="2CA0CA3B" w15:done="0"/>
  <w15:commentEx w15:paraId="4BF59E09" w15:done="0"/>
  <w15:commentEx w15:paraId="6DBBF753" w15:done="0"/>
  <w15:commentEx w15:paraId="3AA689AD" w15:done="0"/>
  <w15:commentEx w15:paraId="624A93EA" w15:done="0"/>
  <w15:commentEx w15:paraId="5931E3DE" w15:done="0"/>
  <w15:commentEx w15:paraId="06495DBB" w15:done="0"/>
  <w15:commentEx w15:paraId="7CFE81C1" w15:done="0"/>
  <w15:commentEx w15:paraId="5BBA3D2F" w15:paraIdParent="7CFE81C1" w15:done="0"/>
  <w15:commentEx w15:paraId="5D700034" w15:done="0"/>
  <w15:commentEx w15:paraId="6B30061C" w15:paraIdParent="5D700034" w15:done="0"/>
  <w15:commentEx w15:paraId="06113363" w15:done="0"/>
  <w15:commentEx w15:paraId="4E71016C" w15:paraIdParent="06113363" w15:done="0"/>
  <w15:commentEx w15:paraId="3B80AEB3" w15:done="0"/>
  <w15:commentEx w15:paraId="6C1DDF3C" w15:paraIdParent="3B80AEB3" w15:done="0"/>
  <w15:commentEx w15:paraId="5C95B2CC" w15:done="0"/>
  <w15:commentEx w15:paraId="1BADF616" w15:done="0"/>
  <w15:commentEx w15:paraId="4AD22E11" w15:paraIdParent="1BADF616" w15:done="0"/>
  <w15:commentEx w15:paraId="7C7133D1" w15:done="0"/>
  <w15:commentEx w15:paraId="44433321" w15:done="0"/>
  <w15:commentEx w15:paraId="680F0E80" w15:done="0"/>
  <w15:commentEx w15:paraId="6FFC5AA8" w15:done="0"/>
  <w15:commentEx w15:paraId="060F7372" w15:done="0"/>
  <w15:commentEx w15:paraId="6BF7F75A" w15:done="0"/>
  <w15:commentEx w15:paraId="09C0422F" w15:paraIdParent="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CFE224" w16cid:durableId="22DB957E"/>
  <w16cid:commentId w16cid:paraId="07786895" w16cid:durableId="22D47C09"/>
  <w16cid:commentId w16cid:paraId="3150D620" w16cid:durableId="22D4870D"/>
  <w16cid:commentId w16cid:paraId="053353BC" w16cid:durableId="22DAE4B4"/>
  <w16cid:commentId w16cid:paraId="1D1FF910" w16cid:durableId="22DAFF54"/>
  <w16cid:commentId w16cid:paraId="6EA2A344" w16cid:durableId="22DAFCCB"/>
  <w16cid:commentId w16cid:paraId="6107DDF1" w16cid:durableId="22D32CE7"/>
  <w16cid:commentId w16cid:paraId="3CAE154F" w16cid:durableId="22D336C8"/>
  <w16cid:commentId w16cid:paraId="4BF50C0B" w16cid:durableId="22D33727"/>
  <w16cid:commentId w16cid:paraId="6F87E12C" w16cid:durableId="22D7F0DE"/>
  <w16cid:commentId w16cid:paraId="211390BF" w16cid:durableId="22D3178A"/>
  <w16cid:commentId w16cid:paraId="4863326C" w16cid:durableId="22D7F128"/>
  <w16cid:commentId w16cid:paraId="4A1A64EE" w16cid:durableId="22CA8021"/>
  <w16cid:commentId w16cid:paraId="73984249" w16cid:durableId="22D7F166"/>
  <w16cid:commentId w16cid:paraId="7F0180B3" w16cid:durableId="22D2E86E"/>
  <w16cid:commentId w16cid:paraId="29F5883E" w16cid:durableId="22C07550"/>
  <w16cid:commentId w16cid:paraId="15C43D1C" w16cid:durableId="22C075C0"/>
  <w16cid:commentId w16cid:paraId="0589EE5E" w16cid:durableId="22D2E937"/>
  <w16cid:commentId w16cid:paraId="41D48E64" w16cid:durableId="22D7F769"/>
  <w16cid:commentId w16cid:paraId="1403769C" w16cid:durableId="22C07BC3"/>
  <w16cid:commentId w16cid:paraId="2E1A1108" w16cid:durableId="22D9109C"/>
  <w16cid:commentId w16cid:paraId="2CA0CA3B" w16cid:durableId="22C0827B"/>
  <w16cid:commentId w16cid:paraId="4BF59E09" w16cid:durableId="22D7FC99"/>
  <w16cid:commentId w16cid:paraId="6DBBF753" w16cid:durableId="22D7FCBB"/>
  <w16cid:commentId w16cid:paraId="3AA689AD" w16cid:durableId="22D2EE3F"/>
  <w16cid:commentId w16cid:paraId="624A93EA" w16cid:durableId="22C08D22"/>
  <w16cid:commentId w16cid:paraId="5931E3DE" w16cid:durableId="22D92B15"/>
  <w16cid:commentId w16cid:paraId="06495DBB" w16cid:durableId="22C08E90"/>
  <w16cid:commentId w16cid:paraId="7CFE81C1" w16cid:durableId="22D2EF7D"/>
  <w16cid:commentId w16cid:paraId="5BBA3D2F" w16cid:durableId="22D92934"/>
  <w16cid:commentId w16cid:paraId="5D700034" w16cid:durableId="22D2F0CE"/>
  <w16cid:commentId w16cid:paraId="6B30061C" w16cid:durableId="22D7FDA5"/>
  <w16cid:commentId w16cid:paraId="06113363" w16cid:durableId="22C09192"/>
  <w16cid:commentId w16cid:paraId="4E71016C" w16cid:durableId="22D7FDDD"/>
  <w16cid:commentId w16cid:paraId="3B80AEB3" w16cid:durableId="22D2F34F"/>
  <w16cid:commentId w16cid:paraId="6C1DDF3C" w16cid:durableId="22D7FFC9"/>
  <w16cid:commentId w16cid:paraId="1BADF616" w16cid:durableId="22C0B58C"/>
  <w16cid:commentId w16cid:paraId="4AD22E11" w16cid:durableId="22DBDF37"/>
  <w16cid:commentId w16cid:paraId="7C7133D1" w16cid:durableId="22D80235"/>
  <w16cid:commentId w16cid:paraId="44433321" w16cid:durableId="22DA781D"/>
  <w16cid:commentId w16cid:paraId="680F0E80" w16cid:durableId="22C0B67E"/>
  <w16cid:commentId w16cid:paraId="6FFC5AA8" w16cid:durableId="22D32016"/>
  <w16cid:commentId w16cid:paraId="060F7372" w16cid:durableId="22D3218E"/>
  <w16cid:commentId w16cid:paraId="6BF7F75A" w16cid:durableId="22D321DE"/>
  <w16cid:commentId w16cid:paraId="09C0422F" w16cid:durableId="22D80322"/>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4"/>
  </w:num>
  <w:num w:numId="4">
    <w:abstractNumId w:val="1"/>
  </w:num>
  <w:num w:numId="5">
    <w:abstractNumId w:val="9"/>
  </w:num>
  <w:num w:numId="6">
    <w:abstractNumId w:val="6"/>
  </w:num>
  <w:num w:numId="7">
    <w:abstractNumId w:val="2"/>
  </w:num>
  <w:num w:numId="8">
    <w:abstractNumId w:val="7"/>
  </w:num>
  <w:num w:numId="9">
    <w:abstractNumId w:val="0"/>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0F6"/>
    <w:rsid w:val="00013C6F"/>
    <w:rsid w:val="00020047"/>
    <w:rsid w:val="000212E5"/>
    <w:rsid w:val="00023AEF"/>
    <w:rsid w:val="00025E31"/>
    <w:rsid w:val="00030459"/>
    <w:rsid w:val="0003118C"/>
    <w:rsid w:val="00032B21"/>
    <w:rsid w:val="000352C9"/>
    <w:rsid w:val="00047AC3"/>
    <w:rsid w:val="000510FA"/>
    <w:rsid w:val="00052EA2"/>
    <w:rsid w:val="00053936"/>
    <w:rsid w:val="00054A25"/>
    <w:rsid w:val="00054CE1"/>
    <w:rsid w:val="00065389"/>
    <w:rsid w:val="000665DC"/>
    <w:rsid w:val="000665EB"/>
    <w:rsid w:val="00071011"/>
    <w:rsid w:val="00071C08"/>
    <w:rsid w:val="00083F6A"/>
    <w:rsid w:val="000941A1"/>
    <w:rsid w:val="00094636"/>
    <w:rsid w:val="00095368"/>
    <w:rsid w:val="00097688"/>
    <w:rsid w:val="000A0296"/>
    <w:rsid w:val="000B57B0"/>
    <w:rsid w:val="000B5E5F"/>
    <w:rsid w:val="000B63EC"/>
    <w:rsid w:val="000C6F77"/>
    <w:rsid w:val="000C7B95"/>
    <w:rsid w:val="000D0BBA"/>
    <w:rsid w:val="000E6A36"/>
    <w:rsid w:val="000F05DC"/>
    <w:rsid w:val="000F1DBE"/>
    <w:rsid w:val="000F31D1"/>
    <w:rsid w:val="000F4DDC"/>
    <w:rsid w:val="000F5ABF"/>
    <w:rsid w:val="000F7498"/>
    <w:rsid w:val="000F79E0"/>
    <w:rsid w:val="00113447"/>
    <w:rsid w:val="001141CE"/>
    <w:rsid w:val="00115455"/>
    <w:rsid w:val="00122665"/>
    <w:rsid w:val="0012297E"/>
    <w:rsid w:val="00122B32"/>
    <w:rsid w:val="0012733B"/>
    <w:rsid w:val="00127413"/>
    <w:rsid w:val="00134C9C"/>
    <w:rsid w:val="00151CD0"/>
    <w:rsid w:val="00160DAE"/>
    <w:rsid w:val="00160FAC"/>
    <w:rsid w:val="00164506"/>
    <w:rsid w:val="001731F7"/>
    <w:rsid w:val="00183782"/>
    <w:rsid w:val="00186833"/>
    <w:rsid w:val="00190650"/>
    <w:rsid w:val="001921D4"/>
    <w:rsid w:val="0019587A"/>
    <w:rsid w:val="001A473E"/>
    <w:rsid w:val="001B22D0"/>
    <w:rsid w:val="001B748F"/>
    <w:rsid w:val="001B79C3"/>
    <w:rsid w:val="001C1877"/>
    <w:rsid w:val="001C20C8"/>
    <w:rsid w:val="001C2299"/>
    <w:rsid w:val="001C4DFF"/>
    <w:rsid w:val="001D64AB"/>
    <w:rsid w:val="001E1E2A"/>
    <w:rsid w:val="001E5943"/>
    <w:rsid w:val="001F0DA1"/>
    <w:rsid w:val="001F2292"/>
    <w:rsid w:val="00210080"/>
    <w:rsid w:val="00211F1C"/>
    <w:rsid w:val="00213EDD"/>
    <w:rsid w:val="00215C8E"/>
    <w:rsid w:val="002177DF"/>
    <w:rsid w:val="00223722"/>
    <w:rsid w:val="00227507"/>
    <w:rsid w:val="002275CB"/>
    <w:rsid w:val="00230B80"/>
    <w:rsid w:val="00233674"/>
    <w:rsid w:val="0024112C"/>
    <w:rsid w:val="002419B9"/>
    <w:rsid w:val="002429AC"/>
    <w:rsid w:val="002456F4"/>
    <w:rsid w:val="00251F5D"/>
    <w:rsid w:val="002530D8"/>
    <w:rsid w:val="002609FE"/>
    <w:rsid w:val="00263429"/>
    <w:rsid w:val="002634BE"/>
    <w:rsid w:val="00265141"/>
    <w:rsid w:val="00265B3E"/>
    <w:rsid w:val="00267554"/>
    <w:rsid w:val="00271183"/>
    <w:rsid w:val="00281662"/>
    <w:rsid w:val="0028242F"/>
    <w:rsid w:val="00284BE5"/>
    <w:rsid w:val="002863B1"/>
    <w:rsid w:val="00292D8B"/>
    <w:rsid w:val="002934D6"/>
    <w:rsid w:val="002A067B"/>
    <w:rsid w:val="002A3946"/>
    <w:rsid w:val="002B0571"/>
    <w:rsid w:val="002B1FCE"/>
    <w:rsid w:val="002B6083"/>
    <w:rsid w:val="002B74A4"/>
    <w:rsid w:val="002C26A8"/>
    <w:rsid w:val="002C6A3E"/>
    <w:rsid w:val="002D2ACE"/>
    <w:rsid w:val="002D5E89"/>
    <w:rsid w:val="002E30CD"/>
    <w:rsid w:val="002E5053"/>
    <w:rsid w:val="002F4C46"/>
    <w:rsid w:val="002F698D"/>
    <w:rsid w:val="002F6D2C"/>
    <w:rsid w:val="003002C3"/>
    <w:rsid w:val="003005B3"/>
    <w:rsid w:val="003054AD"/>
    <w:rsid w:val="00310A18"/>
    <w:rsid w:val="00313BAD"/>
    <w:rsid w:val="00341319"/>
    <w:rsid w:val="00343E5E"/>
    <w:rsid w:val="00345F90"/>
    <w:rsid w:val="003528EF"/>
    <w:rsid w:val="003537AD"/>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3F10"/>
    <w:rsid w:val="003A5FD0"/>
    <w:rsid w:val="003A6CCD"/>
    <w:rsid w:val="003A72D1"/>
    <w:rsid w:val="003B414B"/>
    <w:rsid w:val="003B6C41"/>
    <w:rsid w:val="003C21F8"/>
    <w:rsid w:val="003C7B41"/>
    <w:rsid w:val="003D033F"/>
    <w:rsid w:val="003D15CA"/>
    <w:rsid w:val="003D1B07"/>
    <w:rsid w:val="003D384E"/>
    <w:rsid w:val="003D678B"/>
    <w:rsid w:val="003D6888"/>
    <w:rsid w:val="003E0798"/>
    <w:rsid w:val="003E0F5C"/>
    <w:rsid w:val="003E19EF"/>
    <w:rsid w:val="003E2761"/>
    <w:rsid w:val="003E2881"/>
    <w:rsid w:val="003F2DFB"/>
    <w:rsid w:val="003F4985"/>
    <w:rsid w:val="003F4AE4"/>
    <w:rsid w:val="003F7344"/>
    <w:rsid w:val="003F7B48"/>
    <w:rsid w:val="00406ADE"/>
    <w:rsid w:val="00410065"/>
    <w:rsid w:val="0041778C"/>
    <w:rsid w:val="00420453"/>
    <w:rsid w:val="00421F6E"/>
    <w:rsid w:val="00423BAE"/>
    <w:rsid w:val="00424E22"/>
    <w:rsid w:val="00432680"/>
    <w:rsid w:val="00432690"/>
    <w:rsid w:val="0043282C"/>
    <w:rsid w:val="0043643B"/>
    <w:rsid w:val="00440B37"/>
    <w:rsid w:val="00445829"/>
    <w:rsid w:val="00450F38"/>
    <w:rsid w:val="00453D26"/>
    <w:rsid w:val="0045422D"/>
    <w:rsid w:val="00456F18"/>
    <w:rsid w:val="00463A39"/>
    <w:rsid w:val="00465479"/>
    <w:rsid w:val="00470BCE"/>
    <w:rsid w:val="00470CA0"/>
    <w:rsid w:val="0047355E"/>
    <w:rsid w:val="004923C5"/>
    <w:rsid w:val="004931A6"/>
    <w:rsid w:val="0049328A"/>
    <w:rsid w:val="00493617"/>
    <w:rsid w:val="00494BAD"/>
    <w:rsid w:val="00496DEA"/>
    <w:rsid w:val="004A16EA"/>
    <w:rsid w:val="004A4BC9"/>
    <w:rsid w:val="004B289D"/>
    <w:rsid w:val="004C0B0A"/>
    <w:rsid w:val="004D6537"/>
    <w:rsid w:val="004D74EA"/>
    <w:rsid w:val="004E3D1E"/>
    <w:rsid w:val="004E4D4F"/>
    <w:rsid w:val="004E5726"/>
    <w:rsid w:val="004E5E64"/>
    <w:rsid w:val="00503AD1"/>
    <w:rsid w:val="005060E3"/>
    <w:rsid w:val="005122FA"/>
    <w:rsid w:val="0051582B"/>
    <w:rsid w:val="005222E0"/>
    <w:rsid w:val="00523CBA"/>
    <w:rsid w:val="00526290"/>
    <w:rsid w:val="005273B4"/>
    <w:rsid w:val="00535848"/>
    <w:rsid w:val="00537DAA"/>
    <w:rsid w:val="00540772"/>
    <w:rsid w:val="00540E1F"/>
    <w:rsid w:val="00544B53"/>
    <w:rsid w:val="00546DD9"/>
    <w:rsid w:val="005515AE"/>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3992"/>
    <w:rsid w:val="005A7E58"/>
    <w:rsid w:val="005B29E3"/>
    <w:rsid w:val="005B2E00"/>
    <w:rsid w:val="005B3E58"/>
    <w:rsid w:val="005C1874"/>
    <w:rsid w:val="005C695F"/>
    <w:rsid w:val="005C69F2"/>
    <w:rsid w:val="005D56DC"/>
    <w:rsid w:val="005E6635"/>
    <w:rsid w:val="005F0106"/>
    <w:rsid w:val="005F153B"/>
    <w:rsid w:val="005F230A"/>
    <w:rsid w:val="005F4905"/>
    <w:rsid w:val="005F5410"/>
    <w:rsid w:val="005F7710"/>
    <w:rsid w:val="006020DE"/>
    <w:rsid w:val="00606B17"/>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67CD"/>
    <w:rsid w:val="00670340"/>
    <w:rsid w:val="00671CF9"/>
    <w:rsid w:val="00672CA3"/>
    <w:rsid w:val="00674A55"/>
    <w:rsid w:val="00674FE7"/>
    <w:rsid w:val="00681BB0"/>
    <w:rsid w:val="00681C75"/>
    <w:rsid w:val="00687671"/>
    <w:rsid w:val="0069539B"/>
    <w:rsid w:val="006970B7"/>
    <w:rsid w:val="006A7B6C"/>
    <w:rsid w:val="006B5179"/>
    <w:rsid w:val="006C0989"/>
    <w:rsid w:val="006C0BBF"/>
    <w:rsid w:val="006C2D94"/>
    <w:rsid w:val="006C3397"/>
    <w:rsid w:val="006C475D"/>
    <w:rsid w:val="006C7ED2"/>
    <w:rsid w:val="006E283D"/>
    <w:rsid w:val="006E4FCC"/>
    <w:rsid w:val="006F090E"/>
    <w:rsid w:val="006F32B5"/>
    <w:rsid w:val="006F48F9"/>
    <w:rsid w:val="00706A1B"/>
    <w:rsid w:val="00706AD0"/>
    <w:rsid w:val="00710E00"/>
    <w:rsid w:val="00711861"/>
    <w:rsid w:val="00713137"/>
    <w:rsid w:val="00732888"/>
    <w:rsid w:val="00735476"/>
    <w:rsid w:val="0074077F"/>
    <w:rsid w:val="00744336"/>
    <w:rsid w:val="0074595B"/>
    <w:rsid w:val="00753BDD"/>
    <w:rsid w:val="00754E31"/>
    <w:rsid w:val="0076109D"/>
    <w:rsid w:val="00762DCB"/>
    <w:rsid w:val="007635FD"/>
    <w:rsid w:val="0076479C"/>
    <w:rsid w:val="007669B9"/>
    <w:rsid w:val="00770E7A"/>
    <w:rsid w:val="00771C8D"/>
    <w:rsid w:val="0077349E"/>
    <w:rsid w:val="00776550"/>
    <w:rsid w:val="00777768"/>
    <w:rsid w:val="0078181E"/>
    <w:rsid w:val="00782000"/>
    <w:rsid w:val="0078288A"/>
    <w:rsid w:val="0078324A"/>
    <w:rsid w:val="00791FAC"/>
    <w:rsid w:val="0079338B"/>
    <w:rsid w:val="007A01F5"/>
    <w:rsid w:val="007A0CED"/>
    <w:rsid w:val="007A2420"/>
    <w:rsid w:val="007A2C0A"/>
    <w:rsid w:val="007A6079"/>
    <w:rsid w:val="007C3875"/>
    <w:rsid w:val="007C43C5"/>
    <w:rsid w:val="007C4E8B"/>
    <w:rsid w:val="007D1D02"/>
    <w:rsid w:val="007D2733"/>
    <w:rsid w:val="007D410B"/>
    <w:rsid w:val="007D5B23"/>
    <w:rsid w:val="007D6B3E"/>
    <w:rsid w:val="007E35EB"/>
    <w:rsid w:val="007E73F6"/>
    <w:rsid w:val="007F6D9E"/>
    <w:rsid w:val="00810362"/>
    <w:rsid w:val="00811E22"/>
    <w:rsid w:val="00814634"/>
    <w:rsid w:val="0082211F"/>
    <w:rsid w:val="00826EA4"/>
    <w:rsid w:val="00830A50"/>
    <w:rsid w:val="00832F43"/>
    <w:rsid w:val="00837F42"/>
    <w:rsid w:val="00840939"/>
    <w:rsid w:val="00840BE2"/>
    <w:rsid w:val="00843C79"/>
    <w:rsid w:val="00845989"/>
    <w:rsid w:val="00847383"/>
    <w:rsid w:val="00850065"/>
    <w:rsid w:val="00856B7E"/>
    <w:rsid w:val="00857FA4"/>
    <w:rsid w:val="00866A18"/>
    <w:rsid w:val="00873DA0"/>
    <w:rsid w:val="00892661"/>
    <w:rsid w:val="00894515"/>
    <w:rsid w:val="00894CAD"/>
    <w:rsid w:val="008A2999"/>
    <w:rsid w:val="008A455A"/>
    <w:rsid w:val="008B2CB6"/>
    <w:rsid w:val="008B2F4D"/>
    <w:rsid w:val="008B43F6"/>
    <w:rsid w:val="008B58C1"/>
    <w:rsid w:val="008C0F13"/>
    <w:rsid w:val="008C2439"/>
    <w:rsid w:val="008D0D86"/>
    <w:rsid w:val="008D1120"/>
    <w:rsid w:val="008D13D2"/>
    <w:rsid w:val="008D63B6"/>
    <w:rsid w:val="008E1066"/>
    <w:rsid w:val="008E4F9A"/>
    <w:rsid w:val="008E6BDE"/>
    <w:rsid w:val="0090227C"/>
    <w:rsid w:val="009025D4"/>
    <w:rsid w:val="00902DE6"/>
    <w:rsid w:val="009074EF"/>
    <w:rsid w:val="00926BEC"/>
    <w:rsid w:val="009303AF"/>
    <w:rsid w:val="0093714D"/>
    <w:rsid w:val="00937245"/>
    <w:rsid w:val="00940823"/>
    <w:rsid w:val="00941604"/>
    <w:rsid w:val="00945ECA"/>
    <w:rsid w:val="0095319B"/>
    <w:rsid w:val="00962A64"/>
    <w:rsid w:val="0096400F"/>
    <w:rsid w:val="00967FCB"/>
    <w:rsid w:val="00971059"/>
    <w:rsid w:val="00976782"/>
    <w:rsid w:val="00984CDB"/>
    <w:rsid w:val="00985254"/>
    <w:rsid w:val="0098689F"/>
    <w:rsid w:val="009A1BC7"/>
    <w:rsid w:val="009A3C13"/>
    <w:rsid w:val="009C1E71"/>
    <w:rsid w:val="009C2CF3"/>
    <w:rsid w:val="009C5A3F"/>
    <w:rsid w:val="009C7BBB"/>
    <w:rsid w:val="009D1A67"/>
    <w:rsid w:val="009D49DF"/>
    <w:rsid w:val="009D5F50"/>
    <w:rsid w:val="009E5013"/>
    <w:rsid w:val="009F4DF1"/>
    <w:rsid w:val="009F51BB"/>
    <w:rsid w:val="009F5251"/>
    <w:rsid w:val="009F6378"/>
    <w:rsid w:val="009F7074"/>
    <w:rsid w:val="009F7A91"/>
    <w:rsid w:val="009F7B32"/>
    <w:rsid w:val="009F7C5C"/>
    <w:rsid w:val="00A008CD"/>
    <w:rsid w:val="00A030BA"/>
    <w:rsid w:val="00A04488"/>
    <w:rsid w:val="00A04917"/>
    <w:rsid w:val="00A04E90"/>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5385"/>
    <w:rsid w:val="00A3587A"/>
    <w:rsid w:val="00A53E93"/>
    <w:rsid w:val="00A54802"/>
    <w:rsid w:val="00A62A56"/>
    <w:rsid w:val="00A648D9"/>
    <w:rsid w:val="00A67C87"/>
    <w:rsid w:val="00A728C9"/>
    <w:rsid w:val="00A741E5"/>
    <w:rsid w:val="00A76057"/>
    <w:rsid w:val="00A7605E"/>
    <w:rsid w:val="00A82207"/>
    <w:rsid w:val="00A87744"/>
    <w:rsid w:val="00A91023"/>
    <w:rsid w:val="00AA1B61"/>
    <w:rsid w:val="00AB2381"/>
    <w:rsid w:val="00AB30EB"/>
    <w:rsid w:val="00AC493D"/>
    <w:rsid w:val="00AC64AC"/>
    <w:rsid w:val="00AE1627"/>
    <w:rsid w:val="00AE243F"/>
    <w:rsid w:val="00AF05A9"/>
    <w:rsid w:val="00AF13DB"/>
    <w:rsid w:val="00AF23CE"/>
    <w:rsid w:val="00B0144C"/>
    <w:rsid w:val="00B04316"/>
    <w:rsid w:val="00B04898"/>
    <w:rsid w:val="00B06E2B"/>
    <w:rsid w:val="00B07D55"/>
    <w:rsid w:val="00B13201"/>
    <w:rsid w:val="00B13306"/>
    <w:rsid w:val="00B1331E"/>
    <w:rsid w:val="00B2071D"/>
    <w:rsid w:val="00B21578"/>
    <w:rsid w:val="00B4557F"/>
    <w:rsid w:val="00B45F06"/>
    <w:rsid w:val="00B5151A"/>
    <w:rsid w:val="00B54A70"/>
    <w:rsid w:val="00B571A3"/>
    <w:rsid w:val="00B60D77"/>
    <w:rsid w:val="00B63FAA"/>
    <w:rsid w:val="00B64659"/>
    <w:rsid w:val="00B65DA6"/>
    <w:rsid w:val="00B70F47"/>
    <w:rsid w:val="00B8200B"/>
    <w:rsid w:val="00B832BE"/>
    <w:rsid w:val="00B842C1"/>
    <w:rsid w:val="00B871FB"/>
    <w:rsid w:val="00B906D5"/>
    <w:rsid w:val="00B9143E"/>
    <w:rsid w:val="00B9533C"/>
    <w:rsid w:val="00B97647"/>
    <w:rsid w:val="00BA2247"/>
    <w:rsid w:val="00BA4784"/>
    <w:rsid w:val="00BA5521"/>
    <w:rsid w:val="00BB0490"/>
    <w:rsid w:val="00BB463B"/>
    <w:rsid w:val="00BB77C0"/>
    <w:rsid w:val="00BB7C87"/>
    <w:rsid w:val="00BC0881"/>
    <w:rsid w:val="00BC428B"/>
    <w:rsid w:val="00BC6934"/>
    <w:rsid w:val="00BC7475"/>
    <w:rsid w:val="00BD0264"/>
    <w:rsid w:val="00BD09DD"/>
    <w:rsid w:val="00BD2216"/>
    <w:rsid w:val="00BE70E7"/>
    <w:rsid w:val="00BF4536"/>
    <w:rsid w:val="00C117F8"/>
    <w:rsid w:val="00C153AF"/>
    <w:rsid w:val="00C155B9"/>
    <w:rsid w:val="00C25450"/>
    <w:rsid w:val="00C26B92"/>
    <w:rsid w:val="00C27B83"/>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B0112"/>
    <w:rsid w:val="00CE1CA0"/>
    <w:rsid w:val="00CE41A9"/>
    <w:rsid w:val="00CF0144"/>
    <w:rsid w:val="00CF2E9C"/>
    <w:rsid w:val="00D012CE"/>
    <w:rsid w:val="00D13642"/>
    <w:rsid w:val="00D15647"/>
    <w:rsid w:val="00D229E9"/>
    <w:rsid w:val="00D27DC2"/>
    <w:rsid w:val="00D37C5D"/>
    <w:rsid w:val="00D40DD1"/>
    <w:rsid w:val="00D47986"/>
    <w:rsid w:val="00D5052F"/>
    <w:rsid w:val="00D523B0"/>
    <w:rsid w:val="00D5316A"/>
    <w:rsid w:val="00D571C1"/>
    <w:rsid w:val="00D60B5D"/>
    <w:rsid w:val="00D61374"/>
    <w:rsid w:val="00D61A33"/>
    <w:rsid w:val="00D644AD"/>
    <w:rsid w:val="00D711A6"/>
    <w:rsid w:val="00D72977"/>
    <w:rsid w:val="00D76DBC"/>
    <w:rsid w:val="00D80008"/>
    <w:rsid w:val="00D80FDD"/>
    <w:rsid w:val="00D814BD"/>
    <w:rsid w:val="00D871B6"/>
    <w:rsid w:val="00D90BB8"/>
    <w:rsid w:val="00D91ACA"/>
    <w:rsid w:val="00D92118"/>
    <w:rsid w:val="00D94658"/>
    <w:rsid w:val="00DA65A6"/>
    <w:rsid w:val="00DA6B7A"/>
    <w:rsid w:val="00DA774A"/>
    <w:rsid w:val="00DA7CB0"/>
    <w:rsid w:val="00DA7FA8"/>
    <w:rsid w:val="00DB25BF"/>
    <w:rsid w:val="00DB58C3"/>
    <w:rsid w:val="00DB62B9"/>
    <w:rsid w:val="00DB6759"/>
    <w:rsid w:val="00DC4281"/>
    <w:rsid w:val="00DD1FC1"/>
    <w:rsid w:val="00DD4075"/>
    <w:rsid w:val="00DE65DA"/>
    <w:rsid w:val="00DF27B7"/>
    <w:rsid w:val="00DF3272"/>
    <w:rsid w:val="00DF76A9"/>
    <w:rsid w:val="00E01C84"/>
    <w:rsid w:val="00E06B6F"/>
    <w:rsid w:val="00E16CA7"/>
    <w:rsid w:val="00E2228C"/>
    <w:rsid w:val="00E2552E"/>
    <w:rsid w:val="00E27A3B"/>
    <w:rsid w:val="00E30700"/>
    <w:rsid w:val="00E34D20"/>
    <w:rsid w:val="00E37C99"/>
    <w:rsid w:val="00E41BBA"/>
    <w:rsid w:val="00E44AF1"/>
    <w:rsid w:val="00E4513D"/>
    <w:rsid w:val="00E45471"/>
    <w:rsid w:val="00E458E5"/>
    <w:rsid w:val="00E53669"/>
    <w:rsid w:val="00E54E2E"/>
    <w:rsid w:val="00E64A0F"/>
    <w:rsid w:val="00E64CC3"/>
    <w:rsid w:val="00E661EF"/>
    <w:rsid w:val="00E673C3"/>
    <w:rsid w:val="00E677AC"/>
    <w:rsid w:val="00E67F84"/>
    <w:rsid w:val="00E810C4"/>
    <w:rsid w:val="00E81795"/>
    <w:rsid w:val="00E83378"/>
    <w:rsid w:val="00E85A3F"/>
    <w:rsid w:val="00E96A5D"/>
    <w:rsid w:val="00EA1DD0"/>
    <w:rsid w:val="00EA663F"/>
    <w:rsid w:val="00EA6C0E"/>
    <w:rsid w:val="00EB55C9"/>
    <w:rsid w:val="00EB7590"/>
    <w:rsid w:val="00EC541D"/>
    <w:rsid w:val="00EC63BF"/>
    <w:rsid w:val="00ED3216"/>
    <w:rsid w:val="00ED3881"/>
    <w:rsid w:val="00ED492B"/>
    <w:rsid w:val="00ED5CDC"/>
    <w:rsid w:val="00EF2E5C"/>
    <w:rsid w:val="00EF3402"/>
    <w:rsid w:val="00F046EB"/>
    <w:rsid w:val="00F05D06"/>
    <w:rsid w:val="00F2230B"/>
    <w:rsid w:val="00F23E55"/>
    <w:rsid w:val="00F2687C"/>
    <w:rsid w:val="00F332A8"/>
    <w:rsid w:val="00F33973"/>
    <w:rsid w:val="00F33CE6"/>
    <w:rsid w:val="00F37091"/>
    <w:rsid w:val="00F40013"/>
    <w:rsid w:val="00F42A22"/>
    <w:rsid w:val="00F42EDA"/>
    <w:rsid w:val="00F47642"/>
    <w:rsid w:val="00F5664B"/>
    <w:rsid w:val="00F604A9"/>
    <w:rsid w:val="00F63C2F"/>
    <w:rsid w:val="00F66D01"/>
    <w:rsid w:val="00F752DC"/>
    <w:rsid w:val="00F753C0"/>
    <w:rsid w:val="00F81306"/>
    <w:rsid w:val="00F816A9"/>
    <w:rsid w:val="00F92C13"/>
    <w:rsid w:val="00F93669"/>
    <w:rsid w:val="00FA22FF"/>
    <w:rsid w:val="00FA4A2B"/>
    <w:rsid w:val="00FB4627"/>
    <w:rsid w:val="00FB7EE8"/>
    <w:rsid w:val="00FC0A64"/>
    <w:rsid w:val="00FC1105"/>
    <w:rsid w:val="00FD1D10"/>
    <w:rsid w:val="00FD27A5"/>
    <w:rsid w:val="00FD4CBC"/>
    <w:rsid w:val="00FD4D89"/>
    <w:rsid w:val="00FE075B"/>
    <w:rsid w:val="00FE1224"/>
    <w:rsid w:val="00FE1A4D"/>
    <w:rsid w:val="00FE2CEB"/>
    <w:rsid w:val="00FE4079"/>
    <w:rsid w:val="00FF3341"/>
    <w:rsid w:val="00FF4093"/>
    <w:rsid w:val="00FF54B7"/>
    <w:rsid w:val="00FF6A9C"/>
    <w:rsid w:val="00FF70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character" w:styleId="Hyperlink">
    <w:name w:val="Hyperlink"/>
    <w:basedOn w:val="DefaultParagraphFont"/>
    <w:uiPriority w:val="99"/>
    <w:semiHidden/>
    <w:unhideWhenUsed/>
    <w:rsid w:val="00E67F84"/>
    <w:rPr>
      <w:color w:val="0000FF"/>
      <w:u w:val="single"/>
    </w:rPr>
  </w:style>
  <w:style w:type="paragraph" w:styleId="Revision">
    <w:name w:val="Revision"/>
    <w:hidden/>
    <w:uiPriority w:val="99"/>
    <w:semiHidden/>
    <w:rsid w:val="00DD1F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306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CF14A84-50D6-1D4C-8EF9-F583012E0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22</Pages>
  <Words>55208</Words>
  <Characters>314690</Characters>
  <Application>Microsoft Office Word</Application>
  <DocSecurity>0</DocSecurity>
  <Lines>2622</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80</cp:revision>
  <cp:lastPrinted>2020-06-23T04:07:00Z</cp:lastPrinted>
  <dcterms:created xsi:type="dcterms:W3CDTF">2020-08-06T03:12:00Z</dcterms:created>
  <dcterms:modified xsi:type="dcterms:W3CDTF">2020-08-10T07:01:00Z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