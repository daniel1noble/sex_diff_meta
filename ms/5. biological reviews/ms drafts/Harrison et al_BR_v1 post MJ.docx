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BA96B" w14:textId="067183FE" w:rsidR="00B54352" w:rsidRDefault="00B54352" w:rsidP="00B54352">
      <w:pPr>
        <w:spacing w:line="480" w:lineRule="auto"/>
        <w:rPr>
          <w:rFonts w:ascii="Times New Roman" w:hAnsi="Times New Roman" w:cs="Times New Roman"/>
          <w:b/>
          <w:bCs/>
          <w:sz w:val="28"/>
          <w:szCs w:val="28"/>
        </w:rPr>
      </w:pPr>
      <w:r>
        <w:rPr>
          <w:rFonts w:ascii="Times New Roman" w:hAnsi="Times New Roman" w:cs="Times New Roman"/>
          <w:b/>
          <w:bCs/>
          <w:sz w:val="28"/>
          <w:szCs w:val="28"/>
        </w:rPr>
        <w:t>Sex differences or similarities? Testing the ‘greater male variability’ hypothesis across the animal kingdom</w:t>
      </w:r>
    </w:p>
    <w:p w14:paraId="1586AF14" w14:textId="77777777" w:rsidR="00454338" w:rsidRDefault="00454338" w:rsidP="001D33BF">
      <w:pPr>
        <w:spacing w:line="480" w:lineRule="auto"/>
        <w:jc w:val="both"/>
        <w:rPr>
          <w:rFonts w:ascii="Times New Roman" w:hAnsi="Times New Roman" w:cs="Times New Roman"/>
          <w:b/>
          <w:bCs/>
          <w:sz w:val="28"/>
          <w:szCs w:val="28"/>
        </w:rPr>
      </w:pPr>
    </w:p>
    <w:p w14:paraId="5F414D82" w14:textId="0188F9BC" w:rsidR="00B54352" w:rsidRPr="00B54352" w:rsidRDefault="00B54352" w:rsidP="00B54352">
      <w:pPr>
        <w:spacing w:line="480" w:lineRule="auto"/>
        <w:rPr>
          <w:rFonts w:ascii="Times New Roman" w:hAnsi="Times New Roman" w:cs="Times New Roman"/>
          <w:bCs/>
          <w:color w:val="000000" w:themeColor="text1"/>
          <w:vertAlign w:val="superscript"/>
        </w:rPr>
      </w:pPr>
      <w:r>
        <w:rPr>
          <w:rFonts w:ascii="Times New Roman" w:hAnsi="Times New Roman" w:cs="Times New Roman"/>
          <w:bCs/>
          <w:color w:val="000000" w:themeColor="text1"/>
        </w:rPr>
        <w:t xml:space="preserve">Lauren M. </w:t>
      </w: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 </w:t>
      </w:r>
      <w:r>
        <w:rPr>
          <w:rFonts w:ascii="Times New Roman" w:hAnsi="Times New Roman" w:cs="Times New Roman"/>
          <w:bCs/>
          <w:color w:val="000000" w:themeColor="text1"/>
        </w:rPr>
        <w:t xml:space="preserve">Daniel W. A. </w:t>
      </w:r>
      <w:r w:rsidRPr="00AD5FAB">
        <w:rPr>
          <w:rFonts w:ascii="Times New Roman" w:hAnsi="Times New Roman" w:cs="Times New Roman"/>
          <w:bCs/>
          <w:color w:val="000000" w:themeColor="text1"/>
        </w:rPr>
        <w:t>Noble</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r>
        <w:rPr>
          <w:rFonts w:ascii="Times New Roman" w:hAnsi="Times New Roman" w:cs="Times New Roman"/>
          <w:bCs/>
          <w:color w:val="000000" w:themeColor="text1"/>
          <w:vertAlign w:val="superscript"/>
        </w:rPr>
        <w:t xml:space="preserve"> </w:t>
      </w:r>
      <w:r w:rsidRPr="00AD5FAB">
        <w:rPr>
          <w:rFonts w:ascii="Times New Roman" w:hAnsi="Times New Roman" w:cs="Times New Roman"/>
          <w:bCs/>
          <w:color w:val="000000" w:themeColor="text1"/>
        </w:rPr>
        <w:t xml:space="preserve">&amp; </w:t>
      </w:r>
      <w:r>
        <w:rPr>
          <w:rFonts w:ascii="Times New Roman" w:hAnsi="Times New Roman" w:cs="Times New Roman"/>
          <w:bCs/>
          <w:color w:val="000000" w:themeColor="text1"/>
        </w:rPr>
        <w:t xml:space="preserve">Michael D. </w:t>
      </w:r>
      <w:r w:rsidRPr="00AD5FAB">
        <w:rPr>
          <w:rFonts w:ascii="Times New Roman" w:hAnsi="Times New Roman" w:cs="Times New Roman"/>
          <w:bCs/>
          <w:color w:val="000000" w:themeColor="text1"/>
        </w:rPr>
        <w:t>Jennions</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p>
    <w:p w14:paraId="006AC22B" w14:textId="77777777" w:rsidR="00B54352" w:rsidRPr="00AD5FAB" w:rsidRDefault="00B54352" w:rsidP="00B54352">
      <w:pPr>
        <w:spacing w:line="480" w:lineRule="auto"/>
        <w:rPr>
          <w:rFonts w:ascii="Times New Roman" w:hAnsi="Times New Roman" w:cs="Times New Roman"/>
          <w:bCs/>
          <w:color w:val="000000" w:themeColor="text1"/>
        </w:rPr>
      </w:pPr>
    </w:p>
    <w:p w14:paraId="746C3DCC" w14:textId="47E915C6" w:rsidR="00B54352" w:rsidRDefault="00B54352" w:rsidP="00B54352">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Pr="00AD5FAB">
        <w:rPr>
          <w:rFonts w:ascii="Times New Roman" w:hAnsi="Times New Roman" w:cs="Times New Roman"/>
          <w:bCs/>
          <w:color w:val="000000" w:themeColor="text1"/>
        </w:rPr>
        <w:t xml:space="preserve">Division of Ecology and Evolution, Research School of Biology, </w:t>
      </w:r>
      <w:r w:rsidR="00250E50" w:rsidRPr="00AD5FAB">
        <w:rPr>
          <w:rFonts w:ascii="Times New Roman" w:hAnsi="Times New Roman" w:cs="Times New Roman"/>
          <w:bCs/>
          <w:color w:val="000000" w:themeColor="text1"/>
        </w:rPr>
        <w:t>The Australian National University</w:t>
      </w:r>
      <w:r w:rsidR="00250E50">
        <w:rPr>
          <w:rFonts w:ascii="Times New Roman" w:hAnsi="Times New Roman" w:cs="Times New Roman"/>
          <w:bCs/>
          <w:color w:val="000000" w:themeColor="text1"/>
        </w:rPr>
        <w:t>,</w:t>
      </w:r>
      <w:r w:rsidR="00250E50"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46 Sullivans Creek Road, Canberra ACT 2600</w:t>
      </w:r>
    </w:p>
    <w:p w14:paraId="61C0D2C1" w14:textId="65775648" w:rsidR="00B54352" w:rsidRDefault="00B54352" w:rsidP="00B54352">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Corresponding author: </w:t>
      </w:r>
      <w:r w:rsidR="00DF5211">
        <w:rPr>
          <w:rFonts w:ascii="Times New Roman" w:hAnsi="Times New Roman" w:cs="Times New Roman"/>
          <w:bCs/>
          <w:color w:val="000000" w:themeColor="text1"/>
        </w:rPr>
        <w:t xml:space="preserve">(Tel: +61 422 366 788; Email: </w:t>
      </w:r>
      <w:hyperlink r:id="rId8" w:history="1">
        <w:r w:rsidR="00DF5211" w:rsidRPr="00B32626">
          <w:rPr>
            <w:rStyle w:val="Hyperlink"/>
            <w:rFonts w:ascii="Times New Roman" w:hAnsi="Times New Roman" w:cs="Times New Roman"/>
            <w:bCs/>
          </w:rPr>
          <w:t>lauren.harrison@anu.edu.au</w:t>
        </w:r>
      </w:hyperlink>
      <w:r w:rsidR="00DF5211">
        <w:rPr>
          <w:rFonts w:ascii="Times New Roman" w:hAnsi="Times New Roman" w:cs="Times New Roman"/>
          <w:bCs/>
          <w:color w:val="000000" w:themeColor="text1"/>
        </w:rPr>
        <w:t xml:space="preserve">) </w:t>
      </w:r>
    </w:p>
    <w:p w14:paraId="2E35F481" w14:textId="0402A777" w:rsidR="00544C4F" w:rsidRPr="00AD5FAB" w:rsidRDefault="00544C4F" w:rsidP="00B54352">
      <w:pPr>
        <w:spacing w:line="480" w:lineRule="auto"/>
        <w:rPr>
          <w:rFonts w:ascii="Times New Roman" w:hAnsi="Times New Roman" w:cs="Times New Roman"/>
          <w:bCs/>
          <w:color w:val="000000" w:themeColor="text1"/>
        </w:rPr>
      </w:pPr>
      <w:r w:rsidRPr="00FC7F8B">
        <w:rPr>
          <w:bCs/>
          <w:vertAlign w:val="superscript"/>
        </w:rPr>
        <w:t>†</w:t>
      </w:r>
      <w:r>
        <w:rPr>
          <w:rFonts w:ascii="Times New Roman" w:hAnsi="Times New Roman" w:cs="Times New Roman"/>
          <w:bCs/>
          <w:color w:val="000000" w:themeColor="text1"/>
        </w:rPr>
        <w:t>Authors contributed equally to this study</w:t>
      </w:r>
    </w:p>
    <w:p w14:paraId="4E5C0958" w14:textId="08925611" w:rsidR="00B54352" w:rsidRDefault="00B54352" w:rsidP="00B54352">
      <w:pPr>
        <w:spacing w:line="480" w:lineRule="auto"/>
        <w:rPr>
          <w:rFonts w:ascii="Times New Roman" w:hAnsi="Times New Roman" w:cs="Times New Roman"/>
        </w:rPr>
      </w:pPr>
    </w:p>
    <w:p w14:paraId="70FC9194" w14:textId="762A2473" w:rsidR="00EA6BC8" w:rsidRPr="00EA6BC8" w:rsidRDefault="00EA6BC8" w:rsidP="001D33BF">
      <w:pPr>
        <w:spacing w:line="480" w:lineRule="auto"/>
        <w:rPr>
          <w:rFonts w:ascii="Times New Roman" w:hAnsi="Times New Roman" w:cs="Times New Roman"/>
          <w:i/>
          <w:iCs/>
        </w:rPr>
      </w:pPr>
      <w:r>
        <w:rPr>
          <w:rFonts w:ascii="Times New Roman" w:hAnsi="Times New Roman" w:cs="Times New Roman"/>
          <w:i/>
          <w:iCs/>
        </w:rPr>
        <w:t>Word Count:</w:t>
      </w:r>
      <w:r w:rsidR="00F015FD">
        <w:rPr>
          <w:rFonts w:ascii="Times New Roman" w:hAnsi="Times New Roman" w:cs="Times New Roman"/>
          <w:i/>
          <w:iCs/>
        </w:rPr>
        <w:t>15,878</w:t>
      </w:r>
    </w:p>
    <w:p w14:paraId="6ADA6EC0" w14:textId="77777777" w:rsidR="00EA6BC8" w:rsidRDefault="00EA6BC8" w:rsidP="00B54352">
      <w:pPr>
        <w:spacing w:line="480" w:lineRule="auto"/>
        <w:rPr>
          <w:rFonts w:ascii="Times New Roman" w:hAnsi="Times New Roman" w:cs="Times New Roman"/>
        </w:rPr>
      </w:pPr>
    </w:p>
    <w:p w14:paraId="7CB34590" w14:textId="25FE390B" w:rsidR="00B54352" w:rsidRPr="00952E1A" w:rsidRDefault="00B54352" w:rsidP="00B54352">
      <w:pPr>
        <w:spacing w:line="480" w:lineRule="auto"/>
        <w:rPr>
          <w:rFonts w:ascii="Times New Roman" w:hAnsi="Times New Roman" w:cs="Times New Roman"/>
          <w:bCs/>
          <w:i/>
          <w:iCs/>
          <w:color w:val="000000" w:themeColor="text1"/>
        </w:rPr>
      </w:pPr>
      <w:r w:rsidRPr="00AD5FAB">
        <w:rPr>
          <w:rFonts w:ascii="Times New Roman" w:hAnsi="Times New Roman" w:cs="Times New Roman"/>
          <w:b/>
          <w:color w:val="000000" w:themeColor="text1"/>
        </w:rPr>
        <w:t xml:space="preserve">Abstract </w:t>
      </w:r>
    </w:p>
    <w:p w14:paraId="7E64E365" w14:textId="275BD3AF" w:rsidR="00DF5211" w:rsidRDefault="00B54352" w:rsidP="00B54352">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only two significant sex differences in mean personality, and 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E63863E" w14:textId="7F48D096" w:rsidR="00DF5211" w:rsidRPr="00D632B3" w:rsidRDefault="00DF5211" w:rsidP="00B54352">
      <w:pPr>
        <w:spacing w:line="480" w:lineRule="auto"/>
        <w:rPr>
          <w:rFonts w:ascii="Times New Roman" w:hAnsi="Times New Roman" w:cs="Times New Roman"/>
          <w:i/>
          <w:iCs/>
          <w:color w:val="000000" w:themeColor="text1"/>
        </w:rPr>
      </w:pPr>
      <w:r w:rsidRPr="00D632B3">
        <w:rPr>
          <w:rFonts w:ascii="Times New Roman" w:hAnsi="Times New Roman" w:cs="Times New Roman"/>
          <w:i/>
          <w:iCs/>
          <w:color w:val="000000" w:themeColor="text1"/>
        </w:rPr>
        <w:lastRenderedPageBreak/>
        <w:t>Keywords</w:t>
      </w:r>
    </w:p>
    <w:p w14:paraId="27770381" w14:textId="00AFE194" w:rsidR="00DF5211" w:rsidRDefault="00DF5211" w:rsidP="00B5435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sexual selection, personality, behaviour, sex differences, trait variability, shared traits, meta-analysis</w:t>
      </w:r>
    </w:p>
    <w:p w14:paraId="62C7DE83" w14:textId="6108B6B0" w:rsidR="00DF5211" w:rsidRDefault="00DF5211" w:rsidP="00B54352">
      <w:pPr>
        <w:spacing w:line="480" w:lineRule="auto"/>
        <w:rPr>
          <w:rFonts w:ascii="Times New Roman" w:hAnsi="Times New Roman" w:cs="Times New Roman"/>
          <w:color w:val="000000" w:themeColor="text1"/>
        </w:rPr>
      </w:pPr>
    </w:p>
    <w:p w14:paraId="2655681D" w14:textId="5F833748" w:rsidR="00D632B3" w:rsidRDefault="00D632B3" w:rsidP="00B54352">
      <w:pPr>
        <w:spacing w:line="480" w:lineRule="auto"/>
        <w:rPr>
          <w:rFonts w:ascii="Times New Roman" w:hAnsi="Times New Roman" w:cs="Times New Roman"/>
          <w:color w:val="FF0000"/>
        </w:rPr>
      </w:pPr>
      <w:r w:rsidRPr="002836A1">
        <w:rPr>
          <w:rFonts w:ascii="Times New Roman" w:hAnsi="Times New Roman" w:cs="Times New Roman"/>
          <w:b/>
          <w:bCs/>
        </w:rPr>
        <w:t>Contents</w:t>
      </w:r>
    </w:p>
    <w:p w14:paraId="13ACDC3D" w14:textId="1EC0C508" w:rsidR="00BA5210" w:rsidRPr="00BA5210" w:rsidRDefault="002836A1">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r w:rsidRPr="004E490E">
        <w:rPr>
          <w:rFonts w:ascii="Times New Roman" w:hAnsi="Times New Roman" w:cs="Times New Roman"/>
          <w:color w:val="000000" w:themeColor="text1"/>
        </w:rPr>
        <w:fldChar w:fldCharType="begin"/>
      </w:r>
      <w:r w:rsidRPr="004E490E">
        <w:rPr>
          <w:rFonts w:ascii="Times New Roman" w:hAnsi="Times New Roman" w:cs="Times New Roman"/>
          <w:color w:val="000000" w:themeColor="text1"/>
        </w:rPr>
        <w:instrText xml:space="preserve"> TOC \o "1-3" \h \z \u </w:instrText>
      </w:r>
      <w:r w:rsidRPr="004E490E">
        <w:rPr>
          <w:rFonts w:ascii="Times New Roman" w:hAnsi="Times New Roman" w:cs="Times New Roman"/>
          <w:color w:val="000000" w:themeColor="text1"/>
        </w:rPr>
        <w:fldChar w:fldCharType="separate"/>
      </w:r>
      <w:hyperlink w:anchor="_Toc61094826" w:history="1">
        <w:r w:rsidR="00BA5210" w:rsidRPr="00BA5210">
          <w:rPr>
            <w:rStyle w:val="Hyperlink"/>
            <w:rFonts w:ascii="Times New Roman" w:hAnsi="Times New Roman" w:cs="Times New Roman"/>
            <w:noProof/>
          </w:rPr>
          <w:t>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Introduction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3</w:t>
        </w:r>
        <w:r w:rsidR="00BA5210" w:rsidRPr="00BA5210">
          <w:rPr>
            <w:rFonts w:ascii="Times New Roman" w:hAnsi="Times New Roman" w:cs="Times New Roman"/>
            <w:noProof/>
            <w:webHidden/>
          </w:rPr>
          <w:fldChar w:fldCharType="end"/>
        </w:r>
      </w:hyperlink>
    </w:p>
    <w:p w14:paraId="6989C236" w14:textId="436FD2C4"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7"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Personality behaviours and sex-biased variability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64EC7858" w14:textId="7A321866"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8"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Evolutionary explanations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5ED1A2EE" w14:textId="1141D23C" w:rsidR="00BA5210" w:rsidRPr="00BA5210" w:rsidRDefault="00F056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29" w:history="1">
        <w:r w:rsidR="00BA5210" w:rsidRPr="00BA5210">
          <w:rPr>
            <w:rStyle w:val="Hyperlink"/>
            <w:rFonts w:ascii="Times New Roman" w:hAnsi="Times New Roman" w:cs="Times New Roman"/>
            <w:noProof/>
          </w:rPr>
          <w:t>(a)</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Sexual selection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2B6471EF" w14:textId="5ED6B150" w:rsidR="00BA5210" w:rsidRPr="00BA5210" w:rsidRDefault="00F056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0" w:history="1">
        <w:r w:rsidR="00BA5210" w:rsidRPr="00BA5210">
          <w:rPr>
            <w:rStyle w:val="Hyperlink"/>
            <w:rFonts w:ascii="Times New Roman" w:hAnsi="Times New Roman" w:cs="Times New Roman"/>
            <w:noProof/>
          </w:rPr>
          <w:t>(b)</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Negative frequency-dependent selection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5</w:t>
        </w:r>
        <w:r w:rsidR="00BA5210" w:rsidRPr="00BA5210">
          <w:rPr>
            <w:rFonts w:ascii="Times New Roman" w:hAnsi="Times New Roman" w:cs="Times New Roman"/>
            <w:noProof/>
            <w:webHidden/>
          </w:rPr>
          <w:fldChar w:fldCharType="end"/>
        </w:r>
      </w:hyperlink>
    </w:p>
    <w:p w14:paraId="47739FC3" w14:textId="0B170271" w:rsidR="00BA5210" w:rsidRPr="00BA5210" w:rsidRDefault="00F056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1" w:history="1">
        <w:r w:rsidR="00BA5210" w:rsidRPr="00BA5210">
          <w:rPr>
            <w:rStyle w:val="Hyperlink"/>
            <w:rFonts w:ascii="Times New Roman" w:hAnsi="Times New Roman" w:cs="Times New Roman"/>
            <w:noProof/>
          </w:rPr>
          <w:t>(c)</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Life-history trade-offs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6</w:t>
        </w:r>
        <w:r w:rsidR="00BA5210" w:rsidRPr="00BA5210">
          <w:rPr>
            <w:rFonts w:ascii="Times New Roman" w:hAnsi="Times New Roman" w:cs="Times New Roman"/>
            <w:noProof/>
            <w:webHidden/>
          </w:rPr>
          <w:fldChar w:fldCharType="end"/>
        </w:r>
      </w:hyperlink>
    </w:p>
    <w:p w14:paraId="39C4CFAF" w14:textId="4F9892DD" w:rsidR="00BA5210" w:rsidRPr="00BA5210" w:rsidRDefault="00F056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2" w:history="1">
        <w:r w:rsidR="00BA5210" w:rsidRPr="00BA5210">
          <w:rPr>
            <w:rStyle w:val="Hyperlink"/>
            <w:rFonts w:ascii="Times New Roman" w:hAnsi="Times New Roman" w:cs="Times New Roman"/>
            <w:noProof/>
          </w:rPr>
          <w:t>(d)</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Genetic and developmental pathways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6</w:t>
        </w:r>
        <w:r w:rsidR="00BA5210" w:rsidRPr="00BA5210">
          <w:rPr>
            <w:rFonts w:ascii="Times New Roman" w:hAnsi="Times New Roman" w:cs="Times New Roman"/>
            <w:noProof/>
            <w:webHidden/>
          </w:rPr>
          <w:fldChar w:fldCharType="end"/>
        </w:r>
      </w:hyperlink>
    </w:p>
    <w:p w14:paraId="4E60503A" w14:textId="74C9B17E"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3"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Testing the ‘greater male variability’ hypothesis using animal personalities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7</w:t>
        </w:r>
        <w:r w:rsidR="00BA5210" w:rsidRPr="00BA5210">
          <w:rPr>
            <w:rFonts w:ascii="Times New Roman" w:hAnsi="Times New Roman" w:cs="Times New Roman"/>
            <w:noProof/>
            <w:webHidden/>
          </w:rPr>
          <w:fldChar w:fldCharType="end"/>
        </w:r>
      </w:hyperlink>
    </w:p>
    <w:p w14:paraId="5FF2B13D" w14:textId="10777A85" w:rsidR="00BA5210" w:rsidRPr="00BA5210" w:rsidRDefault="00F056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34" w:history="1">
        <w:r w:rsidR="00BA5210" w:rsidRPr="00BA5210">
          <w:rPr>
            <w:rStyle w:val="Hyperlink"/>
            <w:rFonts w:ascii="Times New Roman" w:hAnsi="Times New Roman" w:cs="Times New Roman"/>
            <w:noProof/>
          </w:rPr>
          <w:t>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Materials and Methods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_Toc61094834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7C8647C6" w14:textId="009BED45"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5"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General approach</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_Toc61094835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467C763C" w14:textId="311347DA"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6"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Literature search and data collection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2FD0A6A7" w14:textId="1CE581DF"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7"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Data transformations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11</w:t>
        </w:r>
        <w:r w:rsidR="00BA5210" w:rsidRPr="00BA5210">
          <w:rPr>
            <w:rFonts w:ascii="Times New Roman" w:hAnsi="Times New Roman" w:cs="Times New Roman"/>
            <w:noProof/>
            <w:webHidden/>
          </w:rPr>
          <w:fldChar w:fldCharType="end"/>
        </w:r>
      </w:hyperlink>
    </w:p>
    <w:p w14:paraId="729619C0" w14:textId="6F706561"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8" w:history="1">
        <w:r w:rsidR="00BA5210" w:rsidRPr="00BA5210">
          <w:rPr>
            <w:rStyle w:val="Hyperlink"/>
            <w:rFonts w:ascii="Times New Roman" w:hAnsi="Times New Roman" w:cs="Times New Roman"/>
            <w:i/>
            <w:iCs/>
            <w:noProof/>
          </w:rPr>
          <w:t>(4)</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Effect sizes and sampling variances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11</w:t>
        </w:r>
        <w:r w:rsidR="00BA5210" w:rsidRPr="00BA5210">
          <w:rPr>
            <w:rFonts w:ascii="Times New Roman" w:hAnsi="Times New Roman" w:cs="Times New Roman"/>
            <w:noProof/>
            <w:webHidden/>
          </w:rPr>
          <w:fldChar w:fldCharType="end"/>
        </w:r>
      </w:hyperlink>
    </w:p>
    <w:p w14:paraId="0366C6BA" w14:textId="3123E923"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9" w:history="1">
        <w:r w:rsidR="00BA5210" w:rsidRPr="00BA5210">
          <w:rPr>
            <w:rStyle w:val="Hyperlink"/>
            <w:rFonts w:ascii="Times New Roman" w:hAnsi="Times New Roman" w:cs="Times New Roman"/>
            <w:i/>
            <w:iCs/>
            <w:noProof/>
          </w:rPr>
          <w:t>(5)</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Moderator variables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13</w:t>
        </w:r>
        <w:r w:rsidR="00BA5210" w:rsidRPr="00BA5210">
          <w:rPr>
            <w:rFonts w:ascii="Times New Roman" w:hAnsi="Times New Roman" w:cs="Times New Roman"/>
            <w:noProof/>
            <w:webHidden/>
          </w:rPr>
          <w:fldChar w:fldCharType="end"/>
        </w:r>
      </w:hyperlink>
    </w:p>
    <w:p w14:paraId="18E2774F" w14:textId="5DD621AB"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0" w:history="1">
        <w:r w:rsidR="00BA5210" w:rsidRPr="00BA5210">
          <w:rPr>
            <w:rStyle w:val="Hyperlink"/>
            <w:rFonts w:ascii="Times New Roman" w:hAnsi="Times New Roman" w:cs="Times New Roman"/>
            <w:i/>
            <w:iCs/>
            <w:noProof/>
          </w:rPr>
          <w:t>(6)</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Meta-analyses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15</w:t>
        </w:r>
        <w:r w:rsidR="00BA5210" w:rsidRPr="00BA5210">
          <w:rPr>
            <w:rFonts w:ascii="Times New Roman" w:hAnsi="Times New Roman" w:cs="Times New Roman"/>
            <w:noProof/>
            <w:webHidden/>
          </w:rPr>
          <w:fldChar w:fldCharType="end"/>
        </w:r>
      </w:hyperlink>
    </w:p>
    <w:p w14:paraId="4307CBD8" w14:textId="648F5108"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1" w:history="1">
        <w:r w:rsidR="00BA5210" w:rsidRPr="00BA5210">
          <w:rPr>
            <w:rStyle w:val="Hyperlink"/>
            <w:rFonts w:ascii="Times New Roman" w:hAnsi="Times New Roman" w:cs="Times New Roman"/>
            <w:i/>
            <w:iCs/>
            <w:noProof/>
          </w:rPr>
          <w:t>(7)</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Publication bias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18</w:t>
        </w:r>
        <w:r w:rsidR="00BA5210" w:rsidRPr="00BA5210">
          <w:rPr>
            <w:rFonts w:ascii="Times New Roman" w:hAnsi="Times New Roman" w:cs="Times New Roman"/>
            <w:noProof/>
            <w:webHidden/>
          </w:rPr>
          <w:fldChar w:fldCharType="end"/>
        </w:r>
      </w:hyperlink>
    </w:p>
    <w:p w14:paraId="1D23F583" w14:textId="1659D2EA"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2" w:history="1">
        <w:r w:rsidR="00BA5210" w:rsidRPr="00BA5210">
          <w:rPr>
            <w:rStyle w:val="Hyperlink"/>
            <w:rFonts w:ascii="Times New Roman" w:hAnsi="Times New Roman" w:cs="Times New Roman"/>
            <w:noProof/>
          </w:rPr>
          <w:t>III.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Results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078E667B" w14:textId="3F4264E4"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3"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Dataset Summary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7CFE1F86" w14:textId="533313DA"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4"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Sex Differences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_Toc61094844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3C0C4347" w14:textId="0707983F"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5"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Sexual Size Dimorphism and Sex Differences in Personality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_Toc61094845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20</w:t>
        </w:r>
        <w:r w:rsidR="00BA5210" w:rsidRPr="00BA5210">
          <w:rPr>
            <w:rFonts w:ascii="Times New Roman" w:hAnsi="Times New Roman" w:cs="Times New Roman"/>
            <w:noProof/>
            <w:webHidden/>
          </w:rPr>
          <w:fldChar w:fldCharType="end"/>
        </w:r>
      </w:hyperlink>
    </w:p>
    <w:p w14:paraId="3D7DCE57" w14:textId="40FB221E" w:rsidR="00BA5210" w:rsidRPr="00BA5210" w:rsidRDefault="00F056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6" w:history="1">
        <w:r w:rsidR="00BA5210" w:rsidRPr="00BA5210">
          <w:rPr>
            <w:rStyle w:val="Hyperlink"/>
            <w:rFonts w:ascii="Times New Roman" w:hAnsi="Times New Roman" w:cs="Times New Roman"/>
            <w:i/>
            <w:iCs/>
            <w:noProof/>
          </w:rPr>
          <w:t>(4)</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Publication Bias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21</w:t>
        </w:r>
        <w:r w:rsidR="00BA5210" w:rsidRPr="00BA5210">
          <w:rPr>
            <w:rFonts w:ascii="Times New Roman" w:hAnsi="Times New Roman" w:cs="Times New Roman"/>
            <w:noProof/>
            <w:webHidden/>
          </w:rPr>
          <w:fldChar w:fldCharType="end"/>
        </w:r>
      </w:hyperlink>
    </w:p>
    <w:p w14:paraId="1E61A764" w14:textId="041EB3E2"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7" w:history="1">
        <w:r w:rsidR="00BA5210" w:rsidRPr="00BA5210">
          <w:rPr>
            <w:rStyle w:val="Hyperlink"/>
            <w:rFonts w:ascii="Times New Roman" w:hAnsi="Times New Roman" w:cs="Times New Roman"/>
            <w:noProof/>
          </w:rPr>
          <w:t>IV.</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Discussion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21</w:t>
        </w:r>
        <w:r w:rsidR="00BA5210" w:rsidRPr="00BA5210">
          <w:rPr>
            <w:rFonts w:ascii="Times New Roman" w:hAnsi="Times New Roman" w:cs="Times New Roman"/>
            <w:noProof/>
            <w:webHidden/>
          </w:rPr>
          <w:fldChar w:fldCharType="end"/>
        </w:r>
      </w:hyperlink>
    </w:p>
    <w:p w14:paraId="235F5B41" w14:textId="7F2C52D9" w:rsidR="00BA5210" w:rsidRPr="00BA5210" w:rsidRDefault="00F056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48" w:history="1">
        <w:r w:rsidR="00BA5210" w:rsidRPr="00BA5210">
          <w:rPr>
            <w:rStyle w:val="Hyperlink"/>
            <w:rFonts w:ascii="Times New Roman" w:hAnsi="Times New Roman" w:cs="Times New Roman"/>
            <w:noProof/>
          </w:rPr>
          <w:t>V.</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Conclusions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25</w:t>
        </w:r>
        <w:r w:rsidR="00BA5210" w:rsidRPr="00BA5210">
          <w:rPr>
            <w:rFonts w:ascii="Times New Roman" w:hAnsi="Times New Roman" w:cs="Times New Roman"/>
            <w:noProof/>
            <w:webHidden/>
          </w:rPr>
          <w:fldChar w:fldCharType="end"/>
        </w:r>
      </w:hyperlink>
    </w:p>
    <w:p w14:paraId="1C3CA1BC" w14:textId="1D14DD3B"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9" w:history="1">
        <w:r w:rsidR="00BA5210" w:rsidRPr="00BA5210">
          <w:rPr>
            <w:rStyle w:val="Hyperlink"/>
            <w:rFonts w:ascii="Times New Roman" w:hAnsi="Times New Roman" w:cs="Times New Roman"/>
            <w:noProof/>
          </w:rPr>
          <w:t>VI.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Acknowledgements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5D1569F5" w14:textId="58AAB729"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0" w:history="1">
        <w:r w:rsidR="00BA5210" w:rsidRPr="00BA5210">
          <w:rPr>
            <w:rStyle w:val="Hyperlink"/>
            <w:rFonts w:ascii="Times New Roman" w:hAnsi="Times New Roman" w:cs="Times New Roman"/>
            <w:noProof/>
          </w:rPr>
          <w:t>VII.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Data availability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198ED2D8" w14:textId="3A1FC3E9"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1" w:history="1">
        <w:r w:rsidR="00BA5210" w:rsidRPr="00BA5210">
          <w:rPr>
            <w:rStyle w:val="Hyperlink"/>
            <w:rFonts w:ascii="Times New Roman" w:hAnsi="Times New Roman" w:cs="Times New Roman"/>
            <w:noProof/>
          </w:rPr>
          <w:t>VIII.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Author contributions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173B5F18" w14:textId="2B6AD0D6" w:rsidR="00BA5210" w:rsidRPr="00BA5210" w:rsidRDefault="00F056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2" w:history="1">
        <w:r w:rsidR="00BA5210" w:rsidRPr="00BA5210">
          <w:rPr>
            <w:rStyle w:val="Hyperlink"/>
            <w:rFonts w:ascii="Times New Roman" w:hAnsi="Times New Roman" w:cs="Times New Roman"/>
            <w:noProof/>
          </w:rPr>
          <w:t>IX.</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Competing interests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27</w:t>
        </w:r>
        <w:r w:rsidR="00BA5210" w:rsidRPr="00BA5210">
          <w:rPr>
            <w:rFonts w:ascii="Times New Roman" w:hAnsi="Times New Roman" w:cs="Times New Roman"/>
            <w:noProof/>
            <w:webHidden/>
          </w:rPr>
          <w:fldChar w:fldCharType="end"/>
        </w:r>
      </w:hyperlink>
    </w:p>
    <w:p w14:paraId="5BBBDF27" w14:textId="0CB5B730" w:rsidR="00BA5210" w:rsidRPr="00BA5210" w:rsidRDefault="00F056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53" w:history="1">
        <w:r w:rsidR="00BA5210" w:rsidRPr="00BA5210">
          <w:rPr>
            <w:rStyle w:val="Hyperlink"/>
            <w:rFonts w:ascii="Times New Roman" w:hAnsi="Times New Roman" w:cs="Times New Roman"/>
            <w:noProof/>
          </w:rPr>
          <w:t>X.</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References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27</w:t>
        </w:r>
        <w:r w:rsidR="00BA5210" w:rsidRPr="00BA5210">
          <w:rPr>
            <w:rFonts w:ascii="Times New Roman" w:hAnsi="Times New Roman" w:cs="Times New Roman"/>
            <w:noProof/>
            <w:webHidden/>
          </w:rPr>
          <w:fldChar w:fldCharType="end"/>
        </w:r>
      </w:hyperlink>
    </w:p>
    <w:p w14:paraId="483BBC9B" w14:textId="516CC74A" w:rsidR="00D632B3" w:rsidRDefault="002836A1" w:rsidP="00B54352">
      <w:pPr>
        <w:spacing w:line="480" w:lineRule="auto"/>
        <w:rPr>
          <w:rFonts w:ascii="Times New Roman" w:hAnsi="Times New Roman" w:cs="Times New Roman"/>
          <w:color w:val="000000" w:themeColor="text1"/>
        </w:rPr>
      </w:pPr>
      <w:r w:rsidRPr="004E490E">
        <w:rPr>
          <w:rFonts w:ascii="Times New Roman" w:hAnsi="Times New Roman" w:cs="Times New Roman"/>
          <w:color w:val="000000" w:themeColor="text1"/>
        </w:rPr>
        <w:fldChar w:fldCharType="end"/>
      </w:r>
    </w:p>
    <w:p w14:paraId="58503ED2" w14:textId="69FBE433" w:rsidR="00952E1A" w:rsidRDefault="00952E1A" w:rsidP="00B54352">
      <w:pPr>
        <w:spacing w:line="480" w:lineRule="auto"/>
        <w:rPr>
          <w:rFonts w:ascii="Times New Roman" w:hAnsi="Times New Roman" w:cs="Times New Roman"/>
          <w:color w:val="000000" w:themeColor="text1"/>
        </w:rPr>
      </w:pPr>
    </w:p>
    <w:p w14:paraId="7F6E6A6A" w14:textId="77777777" w:rsidR="004E490E" w:rsidRPr="00DF5211" w:rsidRDefault="004E490E" w:rsidP="00B54352">
      <w:pPr>
        <w:spacing w:line="480" w:lineRule="auto"/>
        <w:rPr>
          <w:rFonts w:ascii="Times New Roman" w:hAnsi="Times New Roman" w:cs="Times New Roman"/>
          <w:color w:val="000000" w:themeColor="text1"/>
        </w:rPr>
      </w:pPr>
    </w:p>
    <w:p w14:paraId="1DB5CB1C" w14:textId="56893D0C" w:rsidR="00DF5211" w:rsidRPr="00F03B46" w:rsidRDefault="00DF5211" w:rsidP="002836A1">
      <w:pPr>
        <w:pStyle w:val="Heading1"/>
        <w:numPr>
          <w:ilvl w:val="0"/>
          <w:numId w:val="27"/>
        </w:numPr>
        <w:spacing w:line="480" w:lineRule="auto"/>
        <w:rPr>
          <w:rFonts w:ascii="Times New Roman" w:hAnsi="Times New Roman" w:cs="Times New Roman"/>
          <w:b/>
          <w:bCs/>
          <w:color w:val="auto"/>
          <w:sz w:val="24"/>
          <w:szCs w:val="24"/>
        </w:rPr>
      </w:pPr>
      <w:bookmarkStart w:id="0" w:name="_Toc61094826"/>
      <w:r w:rsidRPr="002836A1">
        <w:rPr>
          <w:rFonts w:ascii="Times New Roman" w:hAnsi="Times New Roman" w:cs="Times New Roman"/>
          <w:b/>
          <w:bCs/>
          <w:color w:val="auto"/>
          <w:sz w:val="24"/>
          <w:szCs w:val="24"/>
        </w:rPr>
        <w:lastRenderedPageBreak/>
        <w:t>Introduction</w:t>
      </w:r>
      <w:bookmarkEnd w:id="0"/>
      <w:r w:rsidRPr="002836A1">
        <w:rPr>
          <w:rFonts w:ascii="Times New Roman" w:hAnsi="Times New Roman" w:cs="Times New Roman"/>
          <w:b/>
          <w:bCs/>
          <w:color w:val="auto"/>
          <w:sz w:val="24"/>
          <w:szCs w:val="24"/>
        </w:rPr>
        <w:t xml:space="preserve"> </w:t>
      </w:r>
    </w:p>
    <w:p w14:paraId="623DB4FB" w14:textId="3971D5D9" w:rsidR="00DF5211" w:rsidRPr="00AD5FAB" w:rsidRDefault="00DF5211" w:rsidP="002836A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2009)","manualFormatting":"(but see Lehre et al., 2009)","plainTextFormattedCitation":"(Lehre et al., 2009)","previouslyFormattedCitation":"(Lehre &lt;i&gt;et al.&lt;/i&gt;,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t>
      </w:r>
      <w:r w:rsidR="00E02FED">
        <w:rPr>
          <w:rFonts w:ascii="Times New Roman" w:hAnsi="Times New Roman" w:cs="Times New Roman"/>
          <w:noProof/>
          <w:color w:val="000000" w:themeColor="text1"/>
        </w:rPr>
        <w:t xml:space="preserve">but see </w:t>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causes and consequences of sex differences in behavioural variability have, however, been widely debated in the social sciences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For example, sex differences in variability in academic performance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(Machin &amp; Pekkarinen,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or the classroom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2018; 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have been linked to sex differences in variability in intelligence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Question","type":"article-journal","volume":"3"},"uris":["http://www.mendeley.com/documents/?uuid=b947f25f-deec-4898-84f7-81f1360eb4d0"]}],"mendeley":{"formattedCitation":"(Arden &amp; Plomin, 2006; Johnson, Deary, &amp; Carothers, 2008)","plainTextFormattedCitation":"(Arden &amp; Plomin, 2006; Johnson, Deary, &amp; Carothers, 2008)","previouslyFormattedCitation":"(Arden &amp; Plomin, 2006; Johnson, Deary, &amp; Carothers,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(Arden &amp; Plomin, 2006; Johnson, Deary, &amp; Carothers,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creativity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study","type":"article-journal","volume":"72"},"uris":["http://www.mendeley.com/documents/?uuid=beb47581-8b0b-4d2d-a183-080c5cf6c024"]}],"mendeley":{"formattedCitation":"(Ju, Duan, &amp; You, 2015)","plainTextFormattedCitation":"(Ju, Duan, &amp; You, 2015)","previouslyFormattedCitation":"(Ju, Duan, &amp; You, 2015)"},"properties":{"noteIndex":0},"schema":"https://github.com/citation-style-language/schema/raw/master/csl-citation.json"}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(Ju, Duan, &amp; You, 2015)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aggressiveness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(Deary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personality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McCrae, &amp; Terracciano, 2013)","plainTextFormattedCitation":"(Borkenau, McCrae, &amp; Terracciano, 2013)","previouslyFormattedCitation":"(Borkenau, McCrae, &amp; Terracciano,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(Borkenau, McCrae, &amp; Terracciano,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ultimately, brain structure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(Wierenga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general conclusion is that males are more behaviourally variable than females (‘greater male variability hypothesis’), which is sometimes used to explain a male-bias in STEM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Ed","type":"article-newspaper"},"uris":["http://www.mendeley.com/documents/?uuid=38ff1018-ed50-4c96-ae95-5ec69eedb837"]}],"mendeley":{"formattedCitation":"(Pinker, 2005)","plainTextFormattedCitation":"(Pinker, 2005)","previouslyFormattedCitation":"(Pinker,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(Pinker,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7454E9C8" w14:textId="77777777" w:rsidR="00DF5211" w:rsidRPr="00AD5FAB" w:rsidRDefault="00DF5211" w:rsidP="00DF5211">
      <w:pPr>
        <w:spacing w:line="480" w:lineRule="auto"/>
        <w:rPr>
          <w:rFonts w:ascii="Times New Roman" w:hAnsi="Times New Roman" w:cs="Times New Roman"/>
          <w:color w:val="000000" w:themeColor="text1"/>
        </w:rPr>
      </w:pPr>
    </w:p>
    <w:p w14:paraId="78998D5F" w14:textId="4338E8EC"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Greater variability among men than women in behaviour, personality and cognition is widely  attributed to socio-cultural factors that differ between the sexes, but also to biological factors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(Feingold, 1992; Miller &amp; Halpern,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Some commentators have, however, argued that the role of biology is underplayed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w:t>
      </w:r>
      <w:r w:rsidRPr="00AD5FAB">
        <w:rPr>
          <w:rFonts w:ascii="Times New Roman" w:eastAsia="Times New Roman" w:hAnsi="Times New Roman" w:cs="Times New Roman"/>
          <w:color w:val="000000" w:themeColor="text1"/>
          <w:spacing w:val="-1"/>
        </w:rPr>
        <w:t xml:space="preserve"> key line of reasoning invokes</w:t>
      </w:r>
      <w:r w:rsidRPr="00AD5FAB">
        <w:rPr>
          <w:rFonts w:ascii="Times New Roman" w:hAnsi="Times New Roman" w:cs="Times New Roman"/>
          <w:color w:val="000000" w:themeColor="text1"/>
        </w:rPr>
        <w:t xml:space="preserve"> a trend across animals for greater male </w:t>
      </w:r>
      <w:ins w:id="1" w:author="Michael Jennions" w:date="2021-01-11T11:36:00Z">
        <w:r w:rsidR="004341A1">
          <w:rPr>
            <w:rFonts w:ascii="Times New Roman" w:hAnsi="Times New Roman" w:cs="Times New Roman"/>
            <w:color w:val="000000" w:themeColor="text1"/>
          </w:rPr>
          <w:t xml:space="preserve">than female </w:t>
        </w:r>
      </w:ins>
      <w:r w:rsidRPr="00AD5FAB">
        <w:rPr>
          <w:rFonts w:ascii="Times New Roman" w:hAnsi="Times New Roman" w:cs="Times New Roman"/>
          <w:color w:val="000000" w:themeColor="text1"/>
        </w:rPr>
        <w:t>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Reinhold &amp; Engqvist, 2013; Wyman &amp; Rowe, 2014)","plainTextFormattedCitation":"(Pomiankowski &amp; Moller, 1995; Reinhold &amp; Engqvist, 2013; Wyman &amp; Rowe, 2014)","previouslyFormattedCitation":"(Pomiankowski &amp; Moller, 1995; Reinhold &amp; Engqvist, 2013; 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Reinhold &amp; Engqvist, 2013; 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t>To date, the evidence is weak or absent for greater male variability for behaviours exhibited by both sexes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implications","type":"article-journal","volume":"9"},"uris":["http://www.mendeley.com/documents/?uuid=4ca9a364-4744-41db-a1d7-3c9fc8c9b760"]}],"mendeley":{"formattedCitation":"(Tarka &lt;i&gt;et al.&lt;/i&gt;, 2018; Zajitschek &lt;i&gt;et al.&lt;/i&gt;, 2020)","plainTextFormattedCitation":"(Tarka et al., 2018; Zajitschek et al., 2020)","previouslyFormattedCitation":"(Tarka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35D16F1F" w14:textId="6ADE555A" w:rsidR="00DF5211" w:rsidRDefault="00DF5211" w:rsidP="00DF5211">
      <w:pPr>
        <w:spacing w:line="480" w:lineRule="auto"/>
        <w:rPr>
          <w:rFonts w:ascii="Times New Roman" w:hAnsi="Times New Roman" w:cs="Times New Roman"/>
          <w:color w:val="000000" w:themeColor="text1"/>
        </w:rPr>
      </w:pPr>
    </w:p>
    <w:p w14:paraId="64979DE6" w14:textId="46439B24" w:rsidR="000016E0" w:rsidRPr="002836A1" w:rsidRDefault="00735D26" w:rsidP="002836A1">
      <w:pPr>
        <w:pStyle w:val="Heading2"/>
        <w:numPr>
          <w:ilvl w:val="0"/>
          <w:numId w:val="28"/>
        </w:numPr>
        <w:spacing w:line="480" w:lineRule="auto"/>
        <w:rPr>
          <w:rFonts w:ascii="Times New Roman" w:hAnsi="Times New Roman" w:cs="Times New Roman"/>
          <w:i/>
          <w:iCs/>
          <w:sz w:val="24"/>
          <w:szCs w:val="24"/>
        </w:rPr>
      </w:pPr>
      <w:bookmarkStart w:id="2" w:name="_Toc61094827"/>
      <w:r>
        <w:rPr>
          <w:rFonts w:ascii="Times New Roman" w:hAnsi="Times New Roman" w:cs="Times New Roman"/>
          <w:i/>
          <w:iCs/>
          <w:color w:val="auto"/>
          <w:sz w:val="24"/>
          <w:szCs w:val="24"/>
        </w:rPr>
        <w:t>Personality</w:t>
      </w:r>
      <w:r w:rsidR="00ED2EA9">
        <w:rPr>
          <w:rFonts w:ascii="Times New Roman" w:hAnsi="Times New Roman" w:cs="Times New Roman"/>
          <w:i/>
          <w:iCs/>
          <w:color w:val="auto"/>
          <w:sz w:val="24"/>
          <w:szCs w:val="24"/>
        </w:rPr>
        <w:t xml:space="preserve"> behaviours</w:t>
      </w:r>
      <w:r>
        <w:rPr>
          <w:rFonts w:ascii="Times New Roman" w:hAnsi="Times New Roman" w:cs="Times New Roman"/>
          <w:i/>
          <w:iCs/>
          <w:color w:val="auto"/>
          <w:sz w:val="24"/>
          <w:szCs w:val="24"/>
        </w:rPr>
        <w:t xml:space="preserve"> and sex-biased variability</w:t>
      </w:r>
      <w:bookmarkEnd w:id="2"/>
    </w:p>
    <w:p w14:paraId="5FF76ED6" w14:textId="77777777" w:rsidR="000016E0" w:rsidRDefault="00DF5211" w:rsidP="000016E0">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Human personality is often quantified by scoring five components of behaviour (the ‘Big Five’: extraversion, neuroticism, openness, conscientiousness and agreeableness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1992)","manualFormatting":"Costa &amp; McCrae, 1992)","plainTextFormattedCitation":"(Costa &amp; McCrae, 1992)","previouslyFormattedCitation":"(Costa &amp; McCrae, 1992)"},"properties":{"noteIndex":0},"schema":"https://github.com/citation-style-language/schema/raw/master/csl-citation.json"}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Costa &amp; McCrae, 1992)</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(Réale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We can therefore now test claims for greater male variability in personality traits in animals.</w:t>
      </w:r>
    </w:p>
    <w:p w14:paraId="1927D5F3" w14:textId="77777777" w:rsidR="000016E0" w:rsidRDefault="000016E0" w:rsidP="000016E0">
      <w:pPr>
        <w:spacing w:line="480" w:lineRule="auto"/>
        <w:ind w:firstLine="360"/>
        <w:rPr>
          <w:rFonts w:ascii="Times New Roman" w:hAnsi="Times New Roman" w:cs="Times New Roman"/>
          <w:color w:val="000000" w:themeColor="text1"/>
        </w:rPr>
      </w:pPr>
    </w:p>
    <w:p w14:paraId="51E471BB" w14:textId="522C2529" w:rsidR="00247C14" w:rsidRPr="002836A1" w:rsidRDefault="000016E0" w:rsidP="002836A1">
      <w:pPr>
        <w:pStyle w:val="Heading2"/>
        <w:numPr>
          <w:ilvl w:val="0"/>
          <w:numId w:val="28"/>
        </w:numPr>
        <w:spacing w:line="480" w:lineRule="auto"/>
        <w:rPr>
          <w:rFonts w:ascii="Times New Roman" w:hAnsi="Times New Roman" w:cs="Times New Roman"/>
          <w:i/>
          <w:iCs/>
          <w:sz w:val="24"/>
          <w:szCs w:val="24"/>
        </w:rPr>
      </w:pPr>
      <w:bookmarkStart w:id="3" w:name="_Toc61094828"/>
      <w:r w:rsidRPr="002836A1">
        <w:rPr>
          <w:rFonts w:ascii="Times New Roman" w:hAnsi="Times New Roman" w:cs="Times New Roman"/>
          <w:i/>
          <w:iCs/>
          <w:color w:val="auto"/>
          <w:sz w:val="24"/>
          <w:szCs w:val="24"/>
        </w:rPr>
        <w:t>Evolutionary explanations</w:t>
      </w:r>
      <w:bookmarkEnd w:id="3"/>
      <w:r w:rsidRPr="002836A1">
        <w:rPr>
          <w:rFonts w:ascii="Times New Roman" w:hAnsi="Times New Roman" w:cs="Times New Roman"/>
          <w:i/>
          <w:iCs/>
          <w:color w:val="auto"/>
          <w:sz w:val="24"/>
          <w:szCs w:val="24"/>
        </w:rPr>
        <w:t xml:space="preserve"> </w:t>
      </w:r>
    </w:p>
    <w:p w14:paraId="27484495" w14:textId="646E35DA" w:rsidR="00A508E6" w:rsidRPr="00A508E6" w:rsidRDefault="00A508E6" w:rsidP="00DF5211">
      <w:pPr>
        <w:spacing w:line="480" w:lineRule="auto"/>
        <w:ind w:firstLine="360"/>
        <w:rPr>
          <w:rFonts w:ascii="Times New Roman" w:hAnsi="Times New Roman" w:cs="Times New Roman"/>
          <w:color w:val="FF0000"/>
        </w:rPr>
      </w:pPr>
      <w:r>
        <w:rPr>
          <w:rFonts w:ascii="Times New Roman" w:hAnsi="Times New Roman" w:cs="Times New Roman"/>
          <w:color w:val="000000" w:themeColor="text1"/>
        </w:rPr>
        <w:t xml:space="preserve">There are four non-mutually-exclusive explanations frequently invoked by biologists to explain the maintenance of variation in animal personality despite natural selection tending to eliminate less fit variants </w:t>
      </w:r>
      <w:r>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Pr>
          <w:rFonts w:ascii="Times New Roman" w:hAnsi="Times New Roman" w:cs="Times New Roman"/>
          <w:color w:val="000000" w:themeColor="text1"/>
        </w:rPr>
        <w:fldChar w:fldCharType="separate"/>
      </w:r>
      <w:r w:rsidRPr="00A508E6">
        <w:rPr>
          <w:rFonts w:ascii="Times New Roman" w:hAnsi="Times New Roman" w:cs="Times New Roman"/>
          <w:noProof/>
          <w:color w:val="000000" w:themeColor="text1"/>
        </w:rPr>
        <w:t>(Smith &amp; Blumstein, 2008; Dingemanse &amp; Wolf, 2010)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a) sexual selection; b) negative frequency-dependent selection; c) life-history trade-offs; and d) developmental or genetic constraints. Crucially, all four explanations </w:t>
      </w:r>
      <w:r w:rsidR="00610782">
        <w:rPr>
          <w:rFonts w:ascii="Times New Roman" w:hAnsi="Times New Roman" w:cs="Times New Roman"/>
          <w:color w:val="000000" w:themeColor="text1"/>
        </w:rPr>
        <w:t xml:space="preserve">are frequently </w:t>
      </w:r>
      <w:r w:rsidR="00A86FBD">
        <w:rPr>
          <w:rFonts w:ascii="Times New Roman" w:hAnsi="Times New Roman" w:cs="Times New Roman"/>
          <w:color w:val="000000" w:themeColor="text1"/>
        </w:rPr>
        <w:t>given</w:t>
      </w:r>
      <w:r w:rsidR="00610782">
        <w:rPr>
          <w:rFonts w:ascii="Times New Roman" w:hAnsi="Times New Roman" w:cs="Times New Roman"/>
          <w:color w:val="000000" w:themeColor="text1"/>
        </w:rPr>
        <w:t xml:space="preserve"> as </w:t>
      </w:r>
      <w:r w:rsidR="00610782" w:rsidRPr="00610782">
        <w:rPr>
          <w:rFonts w:ascii="Times New Roman" w:hAnsi="Times New Roman" w:cs="Times New Roman"/>
        </w:rPr>
        <w:t>evolutionary explanations for sex differences in variability in humans</w:t>
      </w:r>
      <w:r w:rsidR="00610782">
        <w:rPr>
          <w:rFonts w:ascii="Times New Roman" w:hAnsi="Times New Roman" w:cs="Times New Roman"/>
        </w:rPr>
        <w:t xml:space="preserve">, and </w:t>
      </w:r>
      <w:r>
        <w:rPr>
          <w:rFonts w:ascii="Times New Roman" w:hAnsi="Times New Roman" w:cs="Times New Roman"/>
          <w:color w:val="000000" w:themeColor="text1"/>
        </w:rPr>
        <w:t>might partially account for why males are more variable than females in personality traits</w:t>
      </w:r>
      <w:r w:rsidR="00610782">
        <w:rPr>
          <w:rFonts w:ascii="Times New Roman" w:hAnsi="Times New Roman" w:cs="Times New Roman"/>
          <w:color w:val="000000" w:themeColor="text1"/>
        </w:rPr>
        <w:t xml:space="preserve"> too. </w:t>
      </w:r>
      <w:r w:rsidRPr="00610782">
        <w:rPr>
          <w:rFonts w:ascii="Times New Roman" w:hAnsi="Times New Roman" w:cs="Times New Roman"/>
        </w:rPr>
        <w:t xml:space="preserve"> </w:t>
      </w:r>
    </w:p>
    <w:p w14:paraId="0D764D70" w14:textId="22F49DC1" w:rsidR="00A508E6" w:rsidRDefault="00A508E6" w:rsidP="00DF5211">
      <w:pPr>
        <w:spacing w:line="480" w:lineRule="auto"/>
        <w:ind w:firstLine="360"/>
        <w:rPr>
          <w:rFonts w:ascii="Times New Roman" w:hAnsi="Times New Roman" w:cs="Times New Roman"/>
          <w:color w:val="000000" w:themeColor="text1"/>
        </w:rPr>
      </w:pPr>
    </w:p>
    <w:p w14:paraId="069A8AF6" w14:textId="495172F9" w:rsidR="00A508E6" w:rsidRPr="002836A1" w:rsidRDefault="00A508E6" w:rsidP="002836A1">
      <w:pPr>
        <w:pStyle w:val="Heading3"/>
        <w:numPr>
          <w:ilvl w:val="0"/>
          <w:numId w:val="29"/>
        </w:numPr>
        <w:spacing w:line="480" w:lineRule="auto"/>
        <w:rPr>
          <w:rFonts w:ascii="Times New Roman" w:hAnsi="Times New Roman" w:cs="Times New Roman"/>
          <w:i/>
          <w:iCs/>
          <w:color w:val="auto"/>
        </w:rPr>
      </w:pPr>
      <w:bookmarkStart w:id="4" w:name="_Toc61094829"/>
      <w:r w:rsidRPr="002836A1">
        <w:rPr>
          <w:rFonts w:ascii="Times New Roman" w:hAnsi="Times New Roman" w:cs="Times New Roman"/>
          <w:i/>
          <w:iCs/>
          <w:color w:val="auto"/>
        </w:rPr>
        <w:t>Sexual selection</w:t>
      </w:r>
      <w:bookmarkEnd w:id="4"/>
    </w:p>
    <w:p w14:paraId="6D1B5838" w14:textId="42AEA00F" w:rsidR="00DF5211" w:rsidRPr="00AD5FAB" w:rsidRDefault="006F69E5" w:rsidP="00A508E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DF5211" w:rsidRPr="00AD5FAB">
        <w:rPr>
          <w:rFonts w:ascii="Times New Roman" w:hAnsi="Times New Roman" w:cs="Times New Roman"/>
          <w:color w:val="000000" w:themeColor="text1"/>
        </w:rPr>
        <w:t>First, sexual selection is usually stronger on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FE4C77">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animals","type":"article-journal","volume":"21"},"uris":["http://www.mendeley.com/documents/?uuid=5c453bd6-3485-4788-8e13-d91577d78023"]},{"id":"ITEM-2","itemData":{"DOI":"10.1038/ncomms12517","ISSN":"20411723","PMID":"27535478","abstract":"Sex-role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Communications","id":"ITEM-2","issued":{"date-parts":[["2016"]]},"publisher":"Nature Publishing Group","title":"Coevolution of parental investment and sexually selected traits drives sex-role divergence","type":"article-journal","volume":"7"},"uris":["http://www.mendeley.com/documents/?uuid=b97bd7b1-f999-4a7e-9460-b14560e619bd"]}],"mendeley":{"formattedCitation":"(Fromhage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B172D1" w:rsidRPr="00B172D1">
        <w:rPr>
          <w:rFonts w:ascii="Times New Roman" w:hAnsi="Times New Roman" w:cs="Times New Roman"/>
          <w:noProof/>
          <w:color w:val="000000" w:themeColor="text1"/>
        </w:rPr>
        <w:t>(Fromhage &amp; Jennions, 2016; Janicke &amp; Morrow, 2018)</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It favours individuals with </w:t>
      </w:r>
      <w:r w:rsidR="00DC55FA">
        <w:rPr>
          <w:rFonts w:ascii="Times New Roman" w:hAnsi="Times New Roman" w:cs="Times New Roman"/>
          <w:color w:val="000000" w:themeColor="text1"/>
        </w:rPr>
        <w:t>the most extreme</w:t>
      </w:r>
      <w:r w:rsidR="00DF5211" w:rsidRPr="00AD5FAB">
        <w:rPr>
          <w:rFonts w:ascii="Times New Roman" w:hAnsi="Times New Roman" w:cs="Times New Roman"/>
          <w:color w:val="000000" w:themeColor="text1"/>
        </w:rPr>
        <w:t xml:space="preserve"> expression of traits </w:t>
      </w:r>
      <w:r w:rsidR="00DF5211" w:rsidRPr="00AD5FAB">
        <w:rPr>
          <w:rFonts w:ascii="Times New Roman" w:hAnsi="Times New Roman" w:cs="Times New Roman"/>
          <w:color w:val="000000" w:themeColor="text1"/>
        </w:rPr>
        <w:lastRenderedPageBreak/>
        <w:t>that increase</w:t>
      </w:r>
      <w:del w:id="5" w:author="Michael Jennions" w:date="2021-01-11T11:38:00Z">
        <w:r w:rsidR="00DF5211" w:rsidRPr="00AD5FAB" w:rsidDel="004341A1">
          <w:rPr>
            <w:rFonts w:ascii="Times New Roman" w:hAnsi="Times New Roman" w:cs="Times New Roman"/>
            <w:color w:val="000000" w:themeColor="text1"/>
          </w:rPr>
          <w:delText>s</w:delText>
        </w:r>
      </w:del>
      <w:r w:rsidR="00DF5211" w:rsidRPr="00AD5FAB">
        <w:rPr>
          <w:rFonts w:ascii="Times New Roman" w:hAnsi="Times New Roman" w:cs="Times New Roman"/>
          <w:color w:val="000000" w:themeColor="text1"/>
        </w:rPr>
        <w:t xml:space="preserve"> the likelihood of obtaining mates (e.g. weapons, ornaments and coercive behaviours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Darwin, 1871)</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or fertilising eggs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(Parker, 1970)</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w:t>
      </w:r>
      <w:ins w:id="6" w:author="Michael Jennions" w:date="2021-01-11T11:38:00Z">
        <w:r w:rsidR="004341A1">
          <w:rPr>
            <w:rFonts w:ascii="Times New Roman" w:hAnsi="Times New Roman" w:cs="Times New Roman"/>
            <w:color w:val="000000" w:themeColor="text1"/>
          </w:rPr>
          <w:t xml:space="preserve">afford to </w:t>
        </w:r>
      </w:ins>
      <w:r w:rsidR="00DF5211" w:rsidRPr="00AD5FAB">
        <w:rPr>
          <w:rFonts w:ascii="Times New Roman" w:hAnsi="Times New Roman" w:cs="Times New Roman"/>
          <w:color w:val="000000" w:themeColor="text1"/>
        </w:rPr>
        <w:t>incur greater costs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Even minor differences in resource acquisition among individuals due to chance or small genetic differences in, say, foraging efficiency therefore translate into differential expression of sexual traits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increasing phenotypic variance among individuals. Stronger sexual selection on males is predicted to yield sexual traits with greater variance among males than equivalent traits in females, or naturally selected traits in either sex</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Wyman &amp; Rowe,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w:t>
      </w:r>
    </w:p>
    <w:p w14:paraId="12436C6F" w14:textId="42455D72" w:rsidR="00DF5211" w:rsidRDefault="00DF5211" w:rsidP="00DF5211">
      <w:pPr>
        <w:spacing w:line="480" w:lineRule="auto"/>
        <w:rPr>
          <w:rFonts w:ascii="Times New Roman" w:hAnsi="Times New Roman" w:cs="Times New Roman"/>
          <w:color w:val="000000" w:themeColor="text1"/>
        </w:rPr>
      </w:pPr>
    </w:p>
    <w:p w14:paraId="7A1EB0C2" w14:textId="1769F00D" w:rsidR="00EB6323" w:rsidRPr="002836A1" w:rsidRDefault="00EB6323" w:rsidP="002836A1">
      <w:pPr>
        <w:pStyle w:val="Heading3"/>
        <w:numPr>
          <w:ilvl w:val="0"/>
          <w:numId w:val="29"/>
        </w:numPr>
        <w:spacing w:line="480" w:lineRule="auto"/>
        <w:rPr>
          <w:rFonts w:ascii="Times New Roman" w:hAnsi="Times New Roman" w:cs="Times New Roman"/>
          <w:i/>
          <w:iCs/>
          <w:color w:val="auto"/>
        </w:rPr>
      </w:pPr>
      <w:bookmarkStart w:id="7" w:name="_Toc61094830"/>
      <w:r w:rsidRPr="002836A1">
        <w:rPr>
          <w:rFonts w:ascii="Times New Roman" w:hAnsi="Times New Roman" w:cs="Times New Roman"/>
          <w:i/>
          <w:iCs/>
          <w:color w:val="auto"/>
        </w:rPr>
        <w:t>Negative frequency-dependent selection</w:t>
      </w:r>
      <w:bookmarkEnd w:id="7"/>
    </w:p>
    <w:p w14:paraId="4927F276" w14:textId="6A6246ED" w:rsidR="00EB6323" w:rsidRPr="00EB6323" w:rsidRDefault="00B172D1" w:rsidP="00EB6323">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EB6323">
        <w:rPr>
          <w:rFonts w:ascii="Times New Roman" w:hAnsi="Times New Roman" w:cs="Times New Roman"/>
          <w:color w:val="000000" w:themeColor="text1"/>
        </w:rPr>
        <w:t xml:space="preserve">Second, negative frequency-dependent selection can maintain variation in traits. This is particularly relevant for behavioural traits that often affect the intensity of competition amongst similar individuals </w:t>
      </w:r>
      <w:r w:rsidR="00EB6323">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(Wolf &amp; McNamara, 2012)</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xml:space="preserve">. For example, there are two foraging morphs in </w:t>
      </w:r>
      <w:r w:rsidR="00EB6323">
        <w:rPr>
          <w:rFonts w:ascii="Times New Roman" w:hAnsi="Times New Roman" w:cs="Times New Roman"/>
          <w:i/>
          <w:iCs/>
          <w:color w:val="000000" w:themeColor="text1"/>
        </w:rPr>
        <w:t>Drosophila melanogaster</w:t>
      </w:r>
      <w:r w:rsidR="00EB6323">
        <w:rPr>
          <w:rFonts w:ascii="Times New Roman" w:hAnsi="Times New Roman" w:cs="Times New Roman"/>
          <w:color w:val="000000" w:themeColor="text1"/>
        </w:rPr>
        <w:t xml:space="preserve"> larvae: ‘rover’ (actively explores) and ‘sitter’ (sedentary feeders). Both morphs have lower fitness when common, as within-morph competition increases with population density at food sources </w:t>
      </w:r>
      <w:r w:rsidR="00EB6323">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 xml:space="preserve">(Fitzpatrick </w:t>
      </w:r>
      <w:r w:rsidR="00EB6323" w:rsidRPr="00EB6323">
        <w:rPr>
          <w:rFonts w:ascii="Times New Roman" w:hAnsi="Times New Roman" w:cs="Times New Roman"/>
          <w:i/>
          <w:noProof/>
          <w:color w:val="000000" w:themeColor="text1"/>
        </w:rPr>
        <w:t>et al.</w:t>
      </w:r>
      <w:r w:rsidR="00EB6323" w:rsidRPr="00EB6323">
        <w:rPr>
          <w:rFonts w:ascii="Times New Roman" w:hAnsi="Times New Roman" w:cs="Times New Roman"/>
          <w:noProof/>
          <w:color w:val="000000" w:themeColor="text1"/>
        </w:rPr>
        <w:t>, 2007)</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Alternative mating tactics that are under negative frequency-dependent selection are usually associated with a suite of morphological traits that differ from those for the dominant mate acquisition tactic. For example, sneaker</w:t>
      </w:r>
      <w:r w:rsidR="006F69E5">
        <w:rPr>
          <w:rFonts w:ascii="Times New Roman" w:hAnsi="Times New Roman" w:cs="Times New Roman"/>
          <w:color w:val="000000" w:themeColor="text1"/>
        </w:rPr>
        <w:t xml:space="preserve"> male</w:t>
      </w:r>
      <w:r w:rsidR="00EB6323">
        <w:rPr>
          <w:rFonts w:ascii="Times New Roman" w:hAnsi="Times New Roman" w:cs="Times New Roman"/>
          <w:color w:val="000000" w:themeColor="text1"/>
        </w:rPr>
        <w:t>s are smaller and</w:t>
      </w:r>
      <w:r w:rsidR="006F69E5">
        <w:rPr>
          <w:rFonts w:ascii="Times New Roman" w:hAnsi="Times New Roman" w:cs="Times New Roman"/>
          <w:color w:val="000000" w:themeColor="text1"/>
        </w:rPr>
        <w:t xml:space="preserve"> more female-like than males using the dominant mating tactic. Sexual selection, which promotes the evolution of alternative male mating tactics, therefore tends to generate higher variation among males than females. </w:t>
      </w:r>
    </w:p>
    <w:p w14:paraId="253DAAFC" w14:textId="2104623F" w:rsidR="00EB6323" w:rsidRDefault="00EB6323" w:rsidP="00EB6323">
      <w:pPr>
        <w:spacing w:line="480" w:lineRule="auto"/>
        <w:rPr>
          <w:rFonts w:ascii="Times New Roman" w:hAnsi="Times New Roman" w:cs="Times New Roman"/>
          <w:color w:val="000000" w:themeColor="text1"/>
        </w:rPr>
      </w:pPr>
    </w:p>
    <w:p w14:paraId="4039D06C" w14:textId="28BE79A6" w:rsidR="006F69E5"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8" w:name="_Toc61094831"/>
      <w:r w:rsidRPr="002836A1">
        <w:rPr>
          <w:rFonts w:ascii="Times New Roman" w:hAnsi="Times New Roman" w:cs="Times New Roman"/>
          <w:i/>
          <w:iCs/>
          <w:color w:val="auto"/>
        </w:rPr>
        <w:t>Life-history trade-offs</w:t>
      </w:r>
      <w:bookmarkEnd w:id="8"/>
    </w:p>
    <w:p w14:paraId="1484F688" w14:textId="46CE976C" w:rsidR="006F69E5" w:rsidRDefault="00B172D1" w:rsidP="006F69E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6F69E5">
        <w:rPr>
          <w:rFonts w:ascii="Times New Roman" w:hAnsi="Times New Roman" w:cs="Times New Roman"/>
          <w:color w:val="000000" w:themeColor="text1"/>
        </w:rPr>
        <w:t xml:space="preserve">Third, individuals with greater life expectancy value their future reproduction more highly. This can result in a life-history trade-off such that these individuals are, for example, less bold or exploratory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 xml:space="preserve">(Wolf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2007)</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Sexual selection often reduces male life expectancy to below that of females due to fighting-associated injuries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Piper et al., 2008)","plainTextFormattedCitation":"(Piper et al., 2008)","previouslyFormattedCitation":"(Piper &lt;i&gt;et al.&lt;/i&gt;, 2008)"},"properties":{"noteIndex":0},"schema":"https://github.com/citation-style-language/schema/raw/master/csl-citation.json"}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Piper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2008)</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the energetic costs of sexual advertising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{"citationItems":[{"id":"ITEM-1","itemData":{"DOI":"10.1038/nature03084","ISBN":"0028-0836","ISSN":"00280836","PMID":"15616562","abstract":"Only high-quality males can bear the costs of an extreme sexual display. As a consequence, such males are not only more attractive, but they often live longer than average. Recent theory predicts, however, that high-quality males should sometimes invest so heavily in sexual displays that they die sooner than lower quality males. We manipulated the phenotypic quality of field crickets, Teleogryllus commodus, by altering the protein content of their diet. Here we show that nymphs and adult females reared on a high-protein diet lived longer than those on a low-protein diet. In contrast, adult males reared on a high-protein diet died sooner than those on low-protein diets because they invested more energy in calling during early adulthood. Our findings uphold the theoretical prediction that the relationship between longevity and sexual advertisement may be dynamic (that is, either positive or negative), depending on local conditions such as resource availability. Moreover, they caution the use of longevity as a proxy for fitness in sexual selection studies, and suggest avenues for future research on the relationship between sexual attractiveness and ageing.","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F.","non-dropping-particle":"","parse-names":false,"suffix":""}],"container-title":"Nature","id":"ITEM-1","issue":"7020","issued":{"date-parts":[["2004"]]},"page":"1024-1027","title":"High-quality male field crickets invest heavily in sexual display but die young","type":"article-journal","volume":"432"},"uris":["http://www.mendeley.com/documents/?uuid=3433561a-b2de-44fb-bca6-0dd6e8b919fe"]}],"mendeley":{"formattedCitation":"(Hunt &lt;i&gt;et al.&lt;/i&gt;, 2004)","manualFormatting":"(e.g. Hunt et al., 2004)","plainTextFormattedCitation":"(Hunt et al., 2004)","previouslyFormattedCitation":"(Hunt &lt;i&gt;et al.&lt;/i&gt;, 2004)"},"properties":{"noteIndex":0},"schema":"https://github.com/citation-style-language/schema/raw/master/csl-citation.json"}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Hunt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2004)</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and ornaments attracting predators </w:t>
      </w:r>
      <w:r w:rsidR="006F69E5">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Lopez-Sepulcre, &amp; Reznick, 2011)","manualFormatting":"(e.g. Poecilia reticulata male colouration; Gordon, Lopez-Sepulcre, &amp; Reznick, 2011)","plainTextFormattedCitation":"(Gordon, Lopez-Sepulcre, &amp; Reznick, 2011)","previouslyFormattedCitation":"(Gordon, Lopez-Sepulcre, &amp; Reznick, 2011)"},"properties":{"noteIndex":0},"schema":"https://github.com/citation-style-language/schema/raw/master/csl-citation.json"}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Pr>
          <w:rFonts w:ascii="Times New Roman" w:hAnsi="Times New Roman" w:cs="Times New Roman"/>
          <w:i/>
          <w:iCs/>
          <w:noProof/>
          <w:color w:val="000000" w:themeColor="text1"/>
        </w:rPr>
        <w:t xml:space="preserve">Poecilia </w:t>
      </w:r>
      <w:r w:rsidR="006F69E5" w:rsidRPr="006F69E5">
        <w:rPr>
          <w:rFonts w:ascii="Times New Roman" w:hAnsi="Times New Roman" w:cs="Times New Roman"/>
          <w:i/>
          <w:iCs/>
          <w:noProof/>
          <w:color w:val="000000" w:themeColor="text1"/>
        </w:rPr>
        <w:t>reticulata</w:t>
      </w:r>
      <w:r w:rsidR="006F69E5">
        <w:rPr>
          <w:rFonts w:ascii="Times New Roman" w:hAnsi="Times New Roman" w:cs="Times New Roman"/>
          <w:noProof/>
          <w:color w:val="000000" w:themeColor="text1"/>
        </w:rPr>
        <w:t xml:space="preserve"> male colouration; </w:t>
      </w:r>
      <w:r w:rsidR="006F69E5" w:rsidRPr="006F69E5">
        <w:rPr>
          <w:rFonts w:ascii="Times New Roman" w:hAnsi="Times New Roman" w:cs="Times New Roman"/>
          <w:noProof/>
          <w:color w:val="000000" w:themeColor="text1"/>
        </w:rPr>
        <w:t>Gordon, Lopez-Sepulcre, &amp; Reznick, 2011)</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Lower life expectancy, in conjunction with condition-dependent trait expression, could lead to greater phenotypic variation among males than females. </w:t>
      </w:r>
    </w:p>
    <w:p w14:paraId="6E7B6E1B" w14:textId="77777777" w:rsidR="006F69E5" w:rsidRPr="006F69E5" w:rsidRDefault="006F69E5" w:rsidP="006F69E5">
      <w:pPr>
        <w:spacing w:line="480" w:lineRule="auto"/>
        <w:rPr>
          <w:rFonts w:ascii="Times New Roman" w:hAnsi="Times New Roman" w:cs="Times New Roman"/>
          <w:color w:val="000000" w:themeColor="text1"/>
        </w:rPr>
      </w:pPr>
    </w:p>
    <w:p w14:paraId="016E7BA9" w14:textId="5A109F3C" w:rsidR="00EB6323"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9" w:name="_Toc61094832"/>
      <w:r w:rsidRPr="002836A1">
        <w:rPr>
          <w:rFonts w:ascii="Times New Roman" w:hAnsi="Times New Roman" w:cs="Times New Roman"/>
          <w:i/>
          <w:iCs/>
          <w:color w:val="auto"/>
        </w:rPr>
        <w:t>Genetic and developmental pathways</w:t>
      </w:r>
      <w:bookmarkEnd w:id="9"/>
    </w:p>
    <w:p w14:paraId="3FA39D57" w14:textId="5EB847C7" w:rsidR="00DF5211" w:rsidRPr="00AD5FAB" w:rsidRDefault="006F69E5" w:rsidP="00DF5211">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Fourth</w:t>
      </w:r>
      <w:r w:rsidR="00DF5211" w:rsidRPr="00AD5FAB">
        <w:rPr>
          <w:rFonts w:ascii="Times New Roman" w:hAnsi="Times New Roman" w:cs="Times New Roman"/>
          <w:color w:val="000000" w:themeColor="text1"/>
        </w:rPr>
        <w:t>, greater male variability might arise from sex determination mechanisms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1973)","plainTextFormattedCitation":"(James, 1973)","previouslyFormattedCitation":"(James, 1973)"},"properties":{"noteIndex":0},"schema":"https://github.com/citation-style-language/schema/raw/master/csl-citation.json"}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(James, 1973)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mammals, for example, XX/XY sex determination means that females have two X chromosomes and males only one. Therefore in mammalian females the phenotypic effects of genes on the X chromosome are averaged across their expression on both chromosomes, often via epigenetic inactivation of one chromosome</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(Amos-Landgraf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contrast, males only express genes on the single, maternally inherited X chromosome. All else being equal, this should create more extreme phenotypes in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1996)","plainTextFormattedCitation":"(Charlesworth, 1996)","previouslyFormattedCitation":"(Charlesworth,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(Charlesworth,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hence greater variation among males than females. However, females are the heterogametic sex in some taxa, including birds, butterflies, and some fish and reptiles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(Beukeboom &amp; Perrin,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If sex determination drives sex differences in variability then taxa with heterogametic females should exhibit greater variability in females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w:t>
      </w:r>
    </w:p>
    <w:p w14:paraId="02D7E33B" w14:textId="54FDD7E4" w:rsidR="00DF5211" w:rsidRDefault="00DF5211" w:rsidP="00DF5211">
      <w:pPr>
        <w:spacing w:line="480" w:lineRule="auto"/>
        <w:rPr>
          <w:rFonts w:ascii="Times New Roman" w:hAnsi="Times New Roman" w:cs="Times New Roman"/>
          <w:i/>
          <w:color w:val="000000" w:themeColor="text1"/>
        </w:rPr>
      </w:pPr>
    </w:p>
    <w:p w14:paraId="0B775ABA" w14:textId="15392D1F" w:rsidR="00247C14" w:rsidRPr="002836A1" w:rsidRDefault="006F69E5" w:rsidP="002836A1">
      <w:pPr>
        <w:pStyle w:val="Heading2"/>
        <w:numPr>
          <w:ilvl w:val="0"/>
          <w:numId w:val="28"/>
        </w:numPr>
        <w:spacing w:line="480" w:lineRule="auto"/>
        <w:rPr>
          <w:rFonts w:ascii="Times New Roman" w:hAnsi="Times New Roman" w:cs="Times New Roman"/>
          <w:i/>
          <w:iCs/>
          <w:color w:val="auto"/>
          <w:sz w:val="24"/>
          <w:szCs w:val="24"/>
        </w:rPr>
      </w:pPr>
      <w:bookmarkStart w:id="10" w:name="_Toc61094833"/>
      <w:r w:rsidRPr="002836A1">
        <w:rPr>
          <w:rFonts w:ascii="Times New Roman" w:hAnsi="Times New Roman" w:cs="Times New Roman"/>
          <w:i/>
          <w:iCs/>
          <w:color w:val="auto"/>
          <w:sz w:val="24"/>
          <w:szCs w:val="24"/>
        </w:rPr>
        <w:lastRenderedPageBreak/>
        <w:t xml:space="preserve">Testing the ‘greater male variability’ hypothesis </w:t>
      </w:r>
      <w:r w:rsidR="00053E0F" w:rsidRPr="002836A1">
        <w:rPr>
          <w:rFonts w:ascii="Times New Roman" w:hAnsi="Times New Roman" w:cs="Times New Roman"/>
          <w:i/>
          <w:iCs/>
          <w:color w:val="auto"/>
          <w:sz w:val="24"/>
          <w:szCs w:val="24"/>
        </w:rPr>
        <w:t>using</w:t>
      </w:r>
      <w:r w:rsidRPr="002836A1">
        <w:rPr>
          <w:rFonts w:ascii="Times New Roman" w:hAnsi="Times New Roman" w:cs="Times New Roman"/>
          <w:i/>
          <w:iCs/>
          <w:color w:val="auto"/>
          <w:sz w:val="24"/>
          <w:szCs w:val="24"/>
        </w:rPr>
        <w:t xml:space="preserve"> animal personalities</w:t>
      </w:r>
      <w:bookmarkEnd w:id="10"/>
    </w:p>
    <w:p w14:paraId="644648B8" w14:textId="45F158BF" w:rsidR="006F69E5" w:rsidRPr="00AD5FAB" w:rsidRDefault="006F69E5" w:rsidP="006F69E5">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Based on the above explanations, s</w:t>
      </w:r>
      <w:r w:rsidRPr="00AD5FAB">
        <w:rPr>
          <w:rFonts w:ascii="Times New Roman" w:hAnsi="Times New Roman" w:cs="Times New Roman"/>
          <w:color w:val="000000" w:themeColor="text1"/>
        </w:rPr>
        <w:t>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985B47">
        <w:rPr>
          <w:rFonts w:ascii="Times New Roman" w:hAnsi="Times New Roman" w:cs="Times New Roman"/>
          <w:noProof/>
          <w:color w:val="000000" w:themeColor="text1"/>
        </w:rPr>
        <w:t>(Budaev, 1999; 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behaviour, but </w:t>
      </w:r>
      <w:ins w:id="11" w:author="Michael Jennions" w:date="2021-01-11T11:40:00Z">
        <w:r w:rsidR="004341A1">
          <w:rPr>
            <w:rFonts w:ascii="Times New Roman" w:hAnsi="Times New Roman" w:cs="Times New Roman"/>
            <w:color w:val="000000" w:themeColor="text1"/>
          </w:rPr>
          <w:t xml:space="preserve">it </w:t>
        </w:r>
      </w:ins>
      <w:r w:rsidRPr="00AD5FAB">
        <w:rPr>
          <w:rFonts w:ascii="Times New Roman" w:hAnsi="Times New Roman" w:cs="Times New Roman"/>
          <w:color w:val="000000" w:themeColor="text1"/>
        </w:rPr>
        <w:t xml:space="preserve">remains untested. </w:t>
      </w:r>
    </w:p>
    <w:p w14:paraId="290E4F0E" w14:textId="77777777" w:rsidR="006F69E5" w:rsidRPr="00AD5FAB" w:rsidRDefault="006F69E5" w:rsidP="00DF5211">
      <w:pPr>
        <w:spacing w:line="480" w:lineRule="auto"/>
        <w:rPr>
          <w:rFonts w:ascii="Times New Roman" w:hAnsi="Times New Roman" w:cs="Times New Roman"/>
          <w:i/>
          <w:color w:val="000000" w:themeColor="text1"/>
        </w:rPr>
      </w:pPr>
    </w:p>
    <w:p w14:paraId="2F3512FF" w14:textId="1F930FAA"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Blanckenhorn, &amp; Szekely, 2007)","plainTextFormattedCitation":"(Fairbairn, Blanckenhorn, &amp; Szekely, 2007)","previouslyFormattedCitation":"(Fairbairn, Blanckenhorn, &amp; Szekely,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(Fairbairn, Blanckenhorn, &amp; Szekely,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 </w:t>
      </w:r>
    </w:p>
    <w:p w14:paraId="1E2933AE" w14:textId="486CCFC8" w:rsidR="00DF5211" w:rsidRDefault="00DF5211" w:rsidP="00DF5211">
      <w:pPr>
        <w:spacing w:line="480" w:lineRule="auto"/>
        <w:rPr>
          <w:rFonts w:ascii="Times New Roman" w:hAnsi="Times New Roman" w:cs="Times New Roman"/>
          <w:b/>
          <w:bCs/>
          <w:color w:val="000000" w:themeColor="text1"/>
        </w:rPr>
      </w:pPr>
    </w:p>
    <w:p w14:paraId="60488436" w14:textId="1CDDEC06" w:rsidR="00220F6C" w:rsidRPr="002836A1" w:rsidRDefault="00220F6C" w:rsidP="002836A1">
      <w:pPr>
        <w:pStyle w:val="Heading1"/>
        <w:numPr>
          <w:ilvl w:val="0"/>
          <w:numId w:val="27"/>
        </w:numPr>
        <w:spacing w:line="480" w:lineRule="auto"/>
        <w:rPr>
          <w:rFonts w:ascii="Times New Roman" w:hAnsi="Times New Roman" w:cs="Times New Roman"/>
          <w:b/>
          <w:bCs/>
          <w:color w:val="auto"/>
          <w:sz w:val="24"/>
          <w:szCs w:val="24"/>
        </w:rPr>
      </w:pPr>
      <w:bookmarkStart w:id="12" w:name="_Toc61094834"/>
      <w:r w:rsidRPr="002836A1">
        <w:rPr>
          <w:rFonts w:ascii="Times New Roman" w:hAnsi="Times New Roman" w:cs="Times New Roman"/>
          <w:b/>
          <w:bCs/>
          <w:color w:val="auto"/>
          <w:sz w:val="24"/>
          <w:szCs w:val="24"/>
        </w:rPr>
        <w:lastRenderedPageBreak/>
        <w:t>Materials and Methods</w:t>
      </w:r>
      <w:bookmarkEnd w:id="12"/>
    </w:p>
    <w:p w14:paraId="2DE4D8D4" w14:textId="7CE4B09A" w:rsidR="00CE0EF9" w:rsidRPr="002836A1" w:rsidRDefault="00CE0EF9" w:rsidP="002836A1">
      <w:pPr>
        <w:pStyle w:val="Heading2"/>
        <w:numPr>
          <w:ilvl w:val="0"/>
          <w:numId w:val="31"/>
        </w:numPr>
        <w:spacing w:line="480" w:lineRule="auto"/>
        <w:rPr>
          <w:rFonts w:ascii="Times New Roman" w:hAnsi="Times New Roman" w:cs="Times New Roman"/>
          <w:i/>
          <w:iCs/>
          <w:color w:val="auto"/>
          <w:sz w:val="24"/>
          <w:szCs w:val="24"/>
        </w:rPr>
      </w:pPr>
      <w:bookmarkStart w:id="13" w:name="_Toc61094835"/>
      <w:r w:rsidRPr="002836A1">
        <w:rPr>
          <w:rFonts w:ascii="Times New Roman" w:hAnsi="Times New Roman" w:cs="Times New Roman"/>
          <w:i/>
          <w:iCs/>
          <w:color w:val="auto"/>
          <w:sz w:val="24"/>
          <w:szCs w:val="24"/>
        </w:rPr>
        <w:t>General approach</w:t>
      </w:r>
      <w:bookmarkEnd w:id="13"/>
    </w:p>
    <w:p w14:paraId="1667E51F" w14:textId="008AF413" w:rsidR="00CE0EF9" w:rsidRPr="00CE0EF9" w:rsidRDefault="00CE0EF9" w:rsidP="00CE0EF9">
      <w:pPr>
        <w:spacing w:line="480" w:lineRule="auto"/>
        <w:ind w:firstLine="720"/>
        <w:contextualSpacing/>
        <w:rPr>
          <w:rFonts w:ascii="Times New Roman" w:hAnsi="Times New Roman" w:cs="Times New Roman"/>
        </w:rPr>
      </w:pPr>
      <w:r>
        <w:rPr>
          <w:rFonts w:ascii="Times New Roman" w:hAnsi="Times New Roman" w:cs="Times New Roman"/>
        </w:rPr>
        <w:t>We conducted a systematic review and meta-analysis to test the generality of the ‘greater male variability’ hypothesis across the animal kingdom. Comparisons of shared behavioural traits often provide conflicting evidence for greater male variability</w:t>
      </w:r>
      <w:r w:rsidR="00EB5863">
        <w:rPr>
          <w:rFonts w:ascii="Times New Roman" w:hAnsi="Times New Roman" w:cs="Times New Roman"/>
        </w:rPr>
        <w:t>;</w:t>
      </w:r>
      <w:r>
        <w:rPr>
          <w:rFonts w:ascii="Times New Roman" w:hAnsi="Times New Roman" w:cs="Times New Roman"/>
        </w:rPr>
        <w:t xml:space="preserve"> therefore we chose to focus on animal personality as a way to compare shared behaviours that are likely very similar, and measured in similar ways, across many different animal species. For this synthesis, we extracted the raw means and error for personality and personality-like behaviours for both males and females from the primary literature (see Figure </w:t>
      </w:r>
      <w:r w:rsidR="00EB5863">
        <w:rPr>
          <w:rFonts w:ascii="Times New Roman" w:hAnsi="Times New Roman" w:cs="Times New Roman"/>
        </w:rPr>
        <w:t>1</w:t>
      </w:r>
      <w:r>
        <w:rPr>
          <w:rFonts w:ascii="Times New Roman" w:hAnsi="Times New Roman" w:cs="Times New Roman"/>
        </w:rPr>
        <w:t xml:space="preserve">). </w:t>
      </w:r>
      <w:r w:rsidRPr="00AD5FAB">
        <w:rPr>
          <w:rFonts w:ascii="Times New Roman" w:hAnsi="Times New Roman" w:cs="Times New Roman"/>
        </w:rPr>
        <w:t>Recently, there has been a push for stricter definitions of personalities in animal behaviour studies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2020)","plainTextFormattedCitation":"(Dingemanse &amp; Wright, 2020)","previouslyFormattedCitation":"(Dingemanse &amp; Wright, 2020)"},"properties":{"noteIndex":0},"schema":"https://github.com/citation-style-language/schema/raw/master/csl-citation.json"}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(Dingemanse &amp; Wright, 2020)</w:t>
      </w:r>
      <w:r w:rsidRPr="00AD5FAB">
        <w:rPr>
          <w:rFonts w:ascii="Times New Roman" w:hAnsi="Times New Roman" w:cs="Times New Roman"/>
        </w:rPr>
        <w:fldChar w:fldCharType="end"/>
      </w:r>
      <w:r w:rsidRPr="00AD5FAB">
        <w:rPr>
          <w:rFonts w:ascii="Times New Roman" w:hAnsi="Times New Roman" w:cs="Times New Roman"/>
        </w:rPr>
        <w:t>. By definition, personality traits are repeatable</w:t>
      </w:r>
      <w:r>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overview","type":"article-journal","volume":"19"},"uris":["http://www.mendeley.com/documents/?uuid=d985c37b-9c60-486d-8eaf-204e8ef39d01"]}],"mendeley":{"formattedCitation":"(Sih, Bell, &amp; Johnson, 2004)","plainTextFormattedCitation":"(Sih, Bell, &amp; Johnson, 2004)","previouslyFormattedCitation":"(Sih &lt;i&gt;et al.&lt;/i&gt;, 2004)"},"properties":{"noteIndex":0},"schema":"https://github.com/citation-style-language/schema/raw/master/csl-citation.json"}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(Sih, Bell, &amp; Johnson, 2004)</w:t>
      </w:r>
      <w:r w:rsidRPr="00AD5FAB">
        <w:rPr>
          <w:rFonts w:ascii="Times New Roman" w:hAnsi="Times New Roman" w:cs="Times New Roman"/>
        </w:rPr>
        <w:fldChar w:fldCharType="end"/>
      </w:r>
      <w:r w:rsidRPr="00AD5FAB">
        <w:rPr>
          <w:rFonts w:ascii="Times New Roman" w:hAnsi="Times New Roman" w:cs="Times New Roman"/>
        </w:rPr>
        <w:t>, but very few of the available studies reported repeatability, or cited previous work that has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and also where the authors interpreted behaviours as ‘personalities’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 xml:space="preserve">(Sih </w:t>
      </w:r>
      <w:r w:rsidRPr="00985B47">
        <w:rPr>
          <w:rFonts w:ascii="Times New Roman" w:hAnsi="Times New Roman" w:cs="Times New Roman"/>
          <w:i/>
          <w:noProof/>
        </w:rPr>
        <w:t>et al.</w:t>
      </w:r>
      <w:r w:rsidRPr="00985B47">
        <w:rPr>
          <w:rFonts w:ascii="Times New Roman" w:hAnsi="Times New Roman" w:cs="Times New Roman"/>
          <w:noProof/>
        </w:rPr>
        <w:t xml:space="preserve">, 2004; Réale </w:t>
      </w:r>
      <w:r w:rsidRPr="00985B47">
        <w:rPr>
          <w:rFonts w:ascii="Times New Roman" w:hAnsi="Times New Roman" w:cs="Times New Roman"/>
          <w:i/>
          <w:noProof/>
        </w:rPr>
        <w:t>et al.</w:t>
      </w:r>
      <w:r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t>
      </w:r>
      <w:r>
        <w:rPr>
          <w:rFonts w:ascii="Times New Roman" w:hAnsi="Times New Roman" w:cs="Times New Roman"/>
        </w:rPr>
        <w:t xml:space="preserve">While including studies that did not explicitly measure the repeatability of personality and personality-like behaviours could introduce potential problems with our interpretation, we decided to include these studies as they allowed us to make much broader comparisons about the ‘greater male variability’ hypothesis in shared behaviours in general. </w:t>
      </w:r>
    </w:p>
    <w:p w14:paraId="1CBEE678" w14:textId="77777777" w:rsidR="00CE0EF9" w:rsidRPr="00CE0EF9" w:rsidRDefault="00CE0EF9" w:rsidP="00CE0EF9">
      <w:pPr>
        <w:spacing w:line="480" w:lineRule="auto"/>
        <w:rPr>
          <w:rFonts w:ascii="Times New Roman" w:hAnsi="Times New Roman" w:cs="Times New Roman"/>
        </w:rPr>
      </w:pPr>
    </w:p>
    <w:p w14:paraId="3083D5E5" w14:textId="0FDBEAE8"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 w:name="_Toc61094836"/>
      <w:r w:rsidRPr="00167EC3">
        <w:rPr>
          <w:rFonts w:ascii="Times New Roman" w:hAnsi="Times New Roman" w:cs="Times New Roman"/>
          <w:i/>
          <w:iCs/>
          <w:color w:val="auto"/>
          <w:sz w:val="24"/>
          <w:szCs w:val="24"/>
        </w:rPr>
        <w:t>Literature search and data collection</w:t>
      </w:r>
      <w:bookmarkEnd w:id="14"/>
      <w:r w:rsidRPr="00167EC3">
        <w:rPr>
          <w:rFonts w:ascii="Times New Roman" w:hAnsi="Times New Roman" w:cs="Times New Roman"/>
          <w:i/>
          <w:iCs/>
          <w:color w:val="auto"/>
          <w:sz w:val="24"/>
          <w:szCs w:val="24"/>
        </w:rPr>
        <w:t xml:space="preserve"> </w:t>
      </w:r>
    </w:p>
    <w:p w14:paraId="4CB181B1" w14:textId="1588354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meta-analysis was pre-registered with the Open Science Foundation (OSF; study details available at: </w:t>
      </w:r>
      <w:hyperlink r:id="rId9" w:history="1">
        <w:r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 xml:space="preserve">). We conducted a systematic search of the literature </w:t>
      </w:r>
      <w:r w:rsidRPr="00AD5FAB">
        <w:rPr>
          <w:rFonts w:ascii="Times New Roman" w:hAnsi="Times New Roman" w:cs="Times New Roman"/>
        </w:rPr>
        <w:lastRenderedPageBreak/>
        <w:t>for empirical studies of animals that quantify personality traits, which were categorised into five types: ‘boldness’, ‘aggression’, ‘activity’, ‘sociality’ and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evolution","type":"article-journal","volume":"82"},"uris":["http://www.mendeley.com/documents/?uuid=e37bd63b-d542-41ef-8233-37410d9d7937"]}],"mendeley":{"formattedCitation":"(Sih &lt;i&gt;et al.&lt;/i&gt;, 2004; Réale &lt;i&gt;et al.&lt;/i&gt;, 2007)","plainTextFormattedCitation":"(Sih et al., 2004; Réale et al., 2007)","previouslyFormattedCitation":"(Sih, Bell, &amp; Johnson,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 xml:space="preserve">(Sih </w:t>
      </w:r>
      <w:r w:rsidR="00FE4C77" w:rsidRPr="00FE4C77">
        <w:rPr>
          <w:rFonts w:ascii="Times New Roman" w:hAnsi="Times New Roman" w:cs="Times New Roman"/>
          <w:i/>
          <w:noProof/>
        </w:rPr>
        <w:t>et al.</w:t>
      </w:r>
      <w:r w:rsidR="00FE4C77" w:rsidRPr="00FE4C77">
        <w:rPr>
          <w:rFonts w:ascii="Times New Roman" w:hAnsi="Times New Roman" w:cs="Times New Roman"/>
          <w:noProof/>
        </w:rPr>
        <w:t xml:space="preserve">, 2004; Réale </w:t>
      </w:r>
      <w:r w:rsidR="00FE4C77" w:rsidRPr="00FE4C77">
        <w:rPr>
          <w:rFonts w:ascii="Times New Roman" w:hAnsi="Times New Roman" w:cs="Times New Roman"/>
          <w:i/>
          <w:noProof/>
        </w:rPr>
        <w:t>et al.</w:t>
      </w:r>
      <w:r w:rsidR="00FE4C77" w:rsidRPr="00FE4C7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We ran primary and secondary keyword searches using the search strings shown in Table S</w:t>
      </w:r>
      <w:r w:rsidR="000928BA">
        <w:rPr>
          <w:rFonts w:ascii="Times New Roman" w:hAnsi="Times New Roman" w:cs="Times New Roman"/>
        </w:rPr>
        <w:t>1 in the Supporting Information</w:t>
      </w:r>
      <w:r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Houston, &amp; McNamara, 2004; Sih &lt;i&gt;et al.&lt;/i&gt;, 2004; Réale &lt;i&gt;et al.&lt;/i&gt;, 2007; Dingemanse &amp; Wolf, 2010; Schuett, Tregenza, &amp; Dall, 2010)","plainTextFormattedCitation":"(Dall, Houston, &amp; McNamara, 2004; Sih et al., 2004; Réale et al., 2007; Dingemanse &amp; Wolf, 2010; Schuett, Tregenza, &amp; Dall, 2010)","previouslyFormattedCitation":"(Dall, Houston, &amp; McNamara, 2004; Sih &lt;i&gt;et al.&lt;/i&gt;, 2004; Réale &lt;i&gt;et al.&lt;/i&gt;, 2007; Dingemanse &amp; Wolf, 2010; Schuett, Tregenza, &amp; Dall,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(Dall, Houston, &amp; McNamara, 2004; 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 Dingemanse &amp; Wolf, 2010; Schuett, Tregenza, &amp; Dall, 2010)</w:t>
      </w:r>
      <w:r w:rsidRPr="00AD5FAB">
        <w:rPr>
          <w:rFonts w:ascii="Times New Roman" w:hAnsi="Times New Roman" w:cs="Times New Roman"/>
        </w:rPr>
        <w:fldChar w:fldCharType="end"/>
      </w:r>
      <w:r w:rsidRPr="00AD5FAB">
        <w:rPr>
          <w:rFonts w:ascii="Times New Roman" w:hAnsi="Times New Roman" w:cs="Times New Roman"/>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AD5FAB">
        <w:rPr>
          <w:rFonts w:ascii="Times New Roman" w:hAnsi="Times New Roman" w:cs="Times New Roman"/>
          <w:i/>
        </w:rPr>
        <w:t>ISI Web of Science</w:t>
      </w:r>
      <w:r w:rsidRPr="00AD5FAB">
        <w:rPr>
          <w:rFonts w:ascii="Times New Roman" w:hAnsi="Times New Roman" w:cs="Times New Roman"/>
        </w:rPr>
        <w:t xml:space="preserve"> and </w:t>
      </w:r>
      <w:r w:rsidRPr="00AD5FAB">
        <w:rPr>
          <w:rFonts w:ascii="Times New Roman" w:hAnsi="Times New Roman" w:cs="Times New Roman"/>
          <w:i/>
        </w:rPr>
        <w:t>SCOPUS</w:t>
      </w:r>
      <w:r w:rsidRPr="00AD5FAB">
        <w:rPr>
          <w:rFonts w:ascii="Times New Roman" w:hAnsi="Times New Roman" w:cs="Times New Roman"/>
        </w:rPr>
        <w:t xml:space="preserve"> databases on 11 December 2018. The PRISMA diagram summarising our search protocol and the number of articles located using each search method is shown in Figure </w:t>
      </w:r>
      <w:r w:rsidR="00EB5863">
        <w:rPr>
          <w:rFonts w:ascii="Times New Roman" w:hAnsi="Times New Roman" w:cs="Times New Roman"/>
        </w:rPr>
        <w:t>1</w:t>
      </w:r>
      <w:r w:rsidRPr="00AD5FAB">
        <w:rPr>
          <w:rFonts w:ascii="Times New Roman" w:hAnsi="Times New Roman" w:cs="Times New Roman"/>
        </w:rPr>
        <w:t xml:space="preserve">. </w:t>
      </w:r>
    </w:p>
    <w:p w14:paraId="50C9326D" w14:textId="77777777" w:rsidR="00220F6C" w:rsidRPr="00AD5FAB" w:rsidRDefault="00220F6C" w:rsidP="00220F6C">
      <w:pPr>
        <w:spacing w:line="480" w:lineRule="auto"/>
        <w:ind w:firstLine="720"/>
        <w:contextualSpacing/>
        <w:rPr>
          <w:rFonts w:ascii="Times New Roman" w:hAnsi="Times New Roman" w:cs="Times New Roman"/>
        </w:rPr>
      </w:pPr>
    </w:p>
    <w:p w14:paraId="51A0523E" w14:textId="5A61E03C" w:rsidR="00220F6C" w:rsidRPr="00AD5FAB" w:rsidRDefault="00220F6C" w:rsidP="00220F6C">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 variances (i.e. standard error or standard deviation) and sample sizes for behavioural measures of personality for both sexes. Raw </w:t>
      </w:r>
      <w:r w:rsidRPr="00AD5FAB">
        <w:rPr>
          <w:rFonts w:ascii="Times New Roman" w:hAnsi="Times New Roman" w:cs="Times New Roman"/>
        </w:rPr>
        <w:lastRenderedPageBreak/>
        <w:t>summary statistics are required to calculate variance-based effect sizes, which also provide greater opportunities to control for sources of non-independence</w:t>
      </w:r>
      <w:r w:rsidR="00E02FED">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985B4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2015; Noble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2017)</w:t>
      </w:r>
      <w:r w:rsidRPr="00AD5FAB">
        <w:rPr>
          <w:rFonts w:ascii="Times New Roman" w:eastAsiaTheme="minorEastAsia" w:hAnsi="Times New Roman" w:cs="Times New Roman"/>
          <w:noProof/>
        </w:rPr>
        <w:fldChar w:fldCharType="end"/>
      </w:r>
      <w:r w:rsidRPr="00AD5FAB">
        <w:rPr>
          <w:rFonts w:ascii="Times New Roman" w:hAnsi="Times New Roman" w:cs="Times New Roman"/>
        </w:rPr>
        <w:t xml:space="preserve">. Consequently, studies that only report principle components or factor loadings were excluded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w:t>
      </w:r>
      <w:r w:rsidR="00E02FED">
        <w:rPr>
          <w:rFonts w:ascii="Times New Roman" w:hAnsi="Times New Roman" w:cs="Times New Roman"/>
          <w:noProof/>
        </w:rPr>
        <w:t xml:space="preserve">e.g. </w:t>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w:t>
      </w:r>
      <w:r w:rsidR="00EB5863">
        <w:rPr>
          <w:rFonts w:ascii="Times New Roman" w:hAnsi="Times New Roman" w:cs="Times New Roman"/>
        </w:rPr>
        <w:t>1</w:t>
      </w:r>
      <w:r w:rsidRPr="00AD5FAB">
        <w:rPr>
          <w:rFonts w:ascii="Times New Roman" w:hAnsi="Times New Roman" w:cs="Times New Roman"/>
        </w:rPr>
        <w:t xml:space="preserve"> and </w:t>
      </w:r>
      <w:r w:rsidR="00795538">
        <w:rPr>
          <w:rFonts w:ascii="Times New Roman" w:hAnsi="Times New Roman" w:cs="Times New Roman"/>
        </w:rPr>
        <w:t>Supporting Information</w:t>
      </w:r>
      <w:r w:rsidRPr="00AD5FAB">
        <w:rPr>
          <w:rFonts w:ascii="Times New Roman" w:hAnsi="Times New Roman" w:cs="Times New Roman"/>
        </w:rPr>
        <w:t xml:space="preserve">). </w:t>
      </w:r>
    </w:p>
    <w:p w14:paraId="0E7FFBC7" w14:textId="77777777" w:rsidR="00220F6C" w:rsidRPr="00AD5FAB" w:rsidRDefault="00220F6C" w:rsidP="00220F6C">
      <w:pPr>
        <w:spacing w:line="480" w:lineRule="auto"/>
        <w:ind w:firstLine="720"/>
        <w:contextualSpacing/>
        <w:rPr>
          <w:rFonts w:ascii="Times New Roman" w:hAnsi="Times New Roman" w:cs="Times New Roman"/>
        </w:rPr>
      </w:pPr>
    </w:p>
    <w:p w14:paraId="5EEAC04E" w14:textId="61AE1030"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In total, we identified 210 eligible articles with suitable data to calculate effect sizes (Figure </w:t>
      </w:r>
      <w:r w:rsidR="00EB5863">
        <w:rPr>
          <w:rFonts w:ascii="Times New Roman" w:hAnsi="Times New Roman" w:cs="Times New Roman"/>
        </w:rPr>
        <w:t>1</w:t>
      </w:r>
      <w:r w:rsidRPr="00AD5FAB">
        <w:rPr>
          <w:rFonts w:ascii="Times New Roman" w:hAnsi="Times New Roman" w:cs="Times New Roman"/>
        </w:rPr>
        <w:t xml:space="preserve">).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r w:rsidRPr="00AD5FAB">
        <w:rPr>
          <w:rFonts w:ascii="Times New Roman" w:hAnsi="Times New Roman" w:cs="Times New Roman"/>
          <w:i/>
          <w:iCs/>
        </w:rPr>
        <w:t>metaDigitise</w:t>
      </w:r>
      <w:r w:rsidRPr="00AD5FAB">
        <w:rPr>
          <w:rFonts w:ascii="Times New Roman" w:hAnsi="Times New Roman" w:cs="Times New Roman"/>
        </w:rPr>
        <w:t xml:space="preserve"> version 1.0.0</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Nakagawa, &amp; Noble, 2019)","plainTextFormattedCitation":"(Pick, Nakagawa, &amp; Noble, 2019)","previouslyFormattedCitation":"(Pick, Nakagawa, &amp; Noble, 2019)"},"properties":{"noteIndex":0},"schema":"https://github.com/citation-style-language/schema/raw/master/csl-citation.json"}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(Pick, Nakagawa, &amp; Noble, 2019)</w:t>
      </w:r>
      <w:r w:rsidRPr="00AD5FAB">
        <w:rPr>
          <w:rFonts w:ascii="Times New Roman" w:hAnsi="Times New Roman" w:cs="Times New Roman"/>
        </w:rPr>
        <w:fldChar w:fldCharType="end"/>
      </w:r>
      <w:r w:rsidRPr="00AD5FAB">
        <w:rPr>
          <w:rFonts w:ascii="Times New Roman" w:hAnsi="Times New Roman" w:cs="Times New Roman"/>
        </w:rPr>
        <w:t xml:space="preserve"> to extract summary statistics from figures. The location of the data in the original article is provided in our raw data files (see </w:t>
      </w:r>
      <w:r w:rsidR="00795538">
        <w:rPr>
          <w:rFonts w:ascii="Times New Roman" w:hAnsi="Times New Roman" w:cs="Times New Roman"/>
        </w:rPr>
        <w:t>Supporting Information</w:t>
      </w:r>
      <w:r w:rsidRPr="00AD5FAB">
        <w:rPr>
          <w:rFonts w:ascii="Times New Roman" w:hAnsi="Times New Roman" w:cs="Times New Roman"/>
        </w:rPr>
        <w:t xml:space="preserve">). </w:t>
      </w:r>
    </w:p>
    <w:p w14:paraId="6EE06752" w14:textId="77777777" w:rsidR="00220F6C" w:rsidRPr="00AD5FAB" w:rsidRDefault="00220F6C" w:rsidP="00220F6C">
      <w:pPr>
        <w:spacing w:line="480" w:lineRule="auto"/>
        <w:contextualSpacing/>
        <w:rPr>
          <w:rFonts w:ascii="Times New Roman" w:hAnsi="Times New Roman" w:cs="Times New Roman"/>
        </w:rPr>
      </w:pPr>
    </w:p>
    <w:p w14:paraId="31E89FB7" w14:textId="502D7191"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w:t>
      </w:r>
      <w:r w:rsidRPr="00AD5FAB">
        <w:rPr>
          <w:rFonts w:ascii="Times New Roman" w:hAnsi="Times New Roman" w:cs="Times New Roman"/>
        </w:rPr>
        <w:lastRenderedPageBreak/>
        <w:t>other taxonomic group, see Table S</w:t>
      </w:r>
      <w:r w:rsidR="000C0972">
        <w:rPr>
          <w:rFonts w:ascii="Times New Roman" w:hAnsi="Times New Roman" w:cs="Times New Roman"/>
        </w:rPr>
        <w:t>2</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4443EAC0" w14:textId="77777777" w:rsidR="00220F6C" w:rsidRPr="00AD5FAB" w:rsidRDefault="00220F6C" w:rsidP="00220F6C">
      <w:pPr>
        <w:spacing w:line="480" w:lineRule="auto"/>
        <w:contextualSpacing/>
        <w:rPr>
          <w:rFonts w:ascii="Times New Roman" w:hAnsi="Times New Roman" w:cs="Times New Roman"/>
        </w:rPr>
      </w:pPr>
    </w:p>
    <w:p w14:paraId="7816A4DD" w14:textId="131F25C3" w:rsidR="00220F6C" w:rsidRPr="00167EC3" w:rsidRDefault="00220F6C" w:rsidP="00167EC3">
      <w:pPr>
        <w:pStyle w:val="Heading2"/>
        <w:numPr>
          <w:ilvl w:val="0"/>
          <w:numId w:val="31"/>
        </w:numPr>
        <w:spacing w:line="480" w:lineRule="auto"/>
        <w:rPr>
          <w:rFonts w:ascii="Times New Roman" w:eastAsiaTheme="minorEastAsia" w:hAnsi="Times New Roman" w:cs="Times New Roman"/>
          <w:i/>
          <w:iCs/>
          <w:noProof/>
          <w:color w:val="auto"/>
          <w:sz w:val="24"/>
          <w:szCs w:val="24"/>
        </w:rPr>
      </w:pPr>
      <w:bookmarkStart w:id="15" w:name="_Toc61094837"/>
      <w:r w:rsidRPr="00167EC3">
        <w:rPr>
          <w:rFonts w:ascii="Times New Roman" w:eastAsiaTheme="minorEastAsia" w:hAnsi="Times New Roman" w:cs="Times New Roman"/>
          <w:i/>
          <w:iCs/>
          <w:noProof/>
          <w:color w:val="auto"/>
          <w:sz w:val="24"/>
          <w:szCs w:val="24"/>
        </w:rPr>
        <w:t>Data transformations</w:t>
      </w:r>
      <w:bookmarkEnd w:id="15"/>
    </w:p>
    <w:p w14:paraId="17BFA78D" w14:textId="77777777" w:rsidR="00220F6C" w:rsidRPr="00AD5FAB" w:rsidRDefault="00220F6C" w:rsidP="00220F6C">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had 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2E8B8A0A" w14:textId="77777777" w:rsidR="00220F6C" w:rsidRPr="00AD5FAB" w:rsidRDefault="00220F6C" w:rsidP="00220F6C">
      <w:pPr>
        <w:contextualSpacing/>
        <w:rPr>
          <w:rFonts w:ascii="Times New Roman" w:eastAsiaTheme="minorEastAsia" w:hAnsi="Times New Roman" w:cs="Times New Roman"/>
          <w:noProof/>
          <w:sz w:val="20"/>
          <w:szCs w:val="20"/>
        </w:rPr>
      </w:pPr>
    </w:p>
    <w:p w14:paraId="3A3B75DA"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ins w:id="16" w:author="Michael Jennions" w:date="2021-01-11T11:31:00Z">
                <w:rPr>
                  <w:rFonts w:ascii="Cambria Math" w:eastAsiaTheme="minorEastAsia" w:hAnsi="Cambria Math" w:cs="Times New Roman"/>
                  <w:i/>
                  <w:noProof/>
                  <w:sz w:val="20"/>
                  <w:szCs w:val="20"/>
                </w:rPr>
              </w:ins>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ins w:id="17" w:author="Michael Jennions" w:date="2021-01-11T11:31:00Z">
                <w:rPr>
                  <w:rFonts w:ascii="Cambria Math" w:eastAsiaTheme="minorEastAsia" w:hAnsi="Cambria Math" w:cs="Times New Roman"/>
                  <w:i/>
                  <w:noProof/>
                  <w:sz w:val="20"/>
                  <w:szCs w:val="20"/>
                </w:rPr>
              </w:ins>
            </m:ctrlPr>
          </m:funcPr>
          <m:fName>
            <m:r>
              <m:rPr>
                <m:sty m:val="p"/>
              </m:rPr>
              <w:rPr>
                <w:rFonts w:ascii="Cambria Math" w:eastAsiaTheme="minorEastAsia" w:hAnsi="Cambria Math" w:cs="Times New Roman"/>
                <w:noProof/>
                <w:sz w:val="20"/>
                <w:szCs w:val="20"/>
              </w:rPr>
              <m:t>log</m:t>
            </m:r>
          </m:fName>
          <m:e>
            <m:d>
              <m:dPr>
                <m:ctrlPr>
                  <w:ins w:id="18" w:author="Michael Jennions" w:date="2021-01-11T11:31:00Z">
                    <w:rPr>
                      <w:rFonts w:ascii="Cambria Math" w:eastAsiaTheme="minorEastAsia" w:hAnsi="Cambria Math" w:cs="Times New Roman"/>
                      <w:i/>
                      <w:noProof/>
                      <w:sz w:val="20"/>
                      <w:szCs w:val="20"/>
                    </w:rPr>
                  </w:ins>
                </m:ctrlPr>
              </m:dPr>
              <m:e>
                <m:acc>
                  <m:accPr>
                    <m:chr m:val="̅"/>
                    <m:ctrlPr>
                      <w:ins w:id="19" w:author="Michael Jennions" w:date="2021-01-11T11:31:00Z">
                        <w:rPr>
                          <w:rFonts w:ascii="Cambria Math" w:eastAsiaTheme="minorEastAsia" w:hAnsi="Cambria Math" w:cs="Times New Roman"/>
                          <w:i/>
                          <w:noProof/>
                          <w:sz w:val="20"/>
                          <w:szCs w:val="20"/>
                        </w:rPr>
                      </w:ins>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ins w:id="20" w:author="Michael Jennions" w:date="2021-01-11T11:31:00Z">
                <w:rPr>
                  <w:rFonts w:ascii="Cambria Math" w:eastAsiaTheme="minorEastAsia" w:hAnsi="Cambria Math" w:cs="Times New Roman"/>
                  <w:i/>
                  <w:noProof/>
                  <w:sz w:val="20"/>
                  <w:szCs w:val="20"/>
                </w:rPr>
              </w:ins>
            </m:ctrlPr>
          </m:radPr>
          <m:deg/>
          <m:e>
            <m:d>
              <m:dPr>
                <m:ctrlPr>
                  <w:ins w:id="21" w:author="Michael Jennions" w:date="2021-01-11T11:31:00Z">
                    <w:rPr>
                      <w:rFonts w:ascii="Cambria Math" w:eastAsiaTheme="minorEastAsia" w:hAnsi="Cambria Math" w:cs="Times New Roman"/>
                      <w:i/>
                      <w:noProof/>
                      <w:sz w:val="20"/>
                      <w:szCs w:val="20"/>
                    </w:rPr>
                  </w:ins>
                </m:ctrlPr>
              </m:dPr>
              <m:e>
                <m:r>
                  <w:rPr>
                    <w:rFonts w:ascii="Cambria Math" w:eastAsiaTheme="minorEastAsia" w:hAnsi="Cambria Math" w:cs="Times New Roman"/>
                    <w:noProof/>
                    <w:sz w:val="20"/>
                    <w:szCs w:val="20"/>
                  </w:rPr>
                  <m:t>1+</m:t>
                </m:r>
                <m:d>
                  <m:dPr>
                    <m:ctrlPr>
                      <w:ins w:id="22" w:author="Michael Jennions" w:date="2021-01-11T11:31:00Z">
                        <w:rPr>
                          <w:rFonts w:ascii="Cambria Math" w:eastAsiaTheme="minorEastAsia" w:hAnsi="Cambria Math" w:cs="Times New Roman"/>
                          <w:i/>
                          <w:noProof/>
                          <w:sz w:val="20"/>
                          <w:szCs w:val="20"/>
                        </w:rPr>
                      </w:ins>
                    </m:ctrlPr>
                  </m:dPr>
                  <m:e>
                    <m:f>
                      <m:fPr>
                        <m:ctrlPr>
                          <w:ins w:id="23" w:author="Michael Jennions" w:date="2021-01-11T11:31:00Z">
                            <w:rPr>
                              <w:rFonts w:ascii="Cambria Math" w:eastAsiaTheme="minorEastAsia" w:hAnsi="Cambria Math" w:cs="Times New Roman"/>
                              <w:i/>
                              <w:noProof/>
                              <w:sz w:val="20"/>
                              <w:szCs w:val="20"/>
                            </w:rPr>
                          </w:ins>
                        </m:ctrlPr>
                      </m:fPr>
                      <m:num>
                        <m:sSup>
                          <m:sSupPr>
                            <m:ctrlPr>
                              <w:ins w:id="24" w:author="Michael Jennions" w:date="2021-01-11T11:31:00Z">
                                <w:rPr>
                                  <w:rFonts w:ascii="Cambria Math" w:eastAsiaTheme="minorEastAsia" w:hAnsi="Cambria Math" w:cs="Times New Roman"/>
                                  <w:i/>
                                  <w:noProof/>
                                  <w:sz w:val="20"/>
                                  <w:szCs w:val="20"/>
                                </w:rPr>
                              </w:ins>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ins w:id="25" w:author="Michael Jennions" w:date="2021-01-11T11:31:00Z">
                                <w:rPr>
                                  <w:rFonts w:ascii="Cambria Math" w:eastAsiaTheme="minorEastAsia" w:hAnsi="Cambria Math" w:cs="Times New Roman"/>
                                  <w:i/>
                                  <w:noProof/>
                                  <w:sz w:val="20"/>
                                  <w:szCs w:val="20"/>
                                </w:rPr>
                              </w:ins>
                            </m:ctrlPr>
                          </m:sSupPr>
                          <m:e>
                            <m:acc>
                              <m:accPr>
                                <m:chr m:val="̅"/>
                                <m:ctrlPr>
                                  <w:ins w:id="26" w:author="Michael Jennions" w:date="2021-01-11T11:31:00Z">
                                    <w:rPr>
                                      <w:rFonts w:ascii="Cambria Math" w:eastAsiaTheme="minorEastAsia" w:hAnsi="Cambria Math" w:cs="Times New Roman"/>
                                      <w:i/>
                                      <w:noProof/>
                                      <w:sz w:val="20"/>
                                      <w:szCs w:val="20"/>
                                    </w:rPr>
                                  </w:ins>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16250C55" w14:textId="77777777" w:rsidR="00220F6C" w:rsidRPr="00AD5FAB" w:rsidRDefault="00220F6C" w:rsidP="00220F6C">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1</w:t>
      </w:r>
      <w:r>
        <w:rPr>
          <w:rFonts w:ascii="Times New Roman" w:eastAsiaTheme="minorEastAsia" w:hAnsi="Times New Roman" w:cs="Times New Roman"/>
          <w:i/>
          <w:noProof/>
          <w:sz w:val="20"/>
          <w:szCs w:val="20"/>
        </w:rPr>
        <w:t>)</w:t>
      </w:r>
    </w:p>
    <w:p w14:paraId="2656CE14"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ins w:id="27" w:author="Michael Jennions" w:date="2021-01-11T11:31:00Z">
                <w:rPr>
                  <w:rFonts w:ascii="Cambria Math" w:eastAsiaTheme="minorEastAsia" w:hAnsi="Cambria Math" w:cs="Times New Roman"/>
                  <w:i/>
                  <w:noProof/>
                  <w:sz w:val="20"/>
                  <w:szCs w:val="20"/>
                </w:rPr>
              </w:ins>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ins w:id="28" w:author="Michael Jennions" w:date="2021-01-11T11:31:00Z">
                    <w:rPr>
                      <w:rFonts w:ascii="Cambria Math" w:eastAsiaTheme="minorEastAsia" w:hAnsi="Cambria Math" w:cs="Times New Roman"/>
                      <w:i/>
                      <w:noProof/>
                      <w:sz w:val="20"/>
                      <w:szCs w:val="20"/>
                    </w:rPr>
                  </w:ins>
                </m:ctrlPr>
              </m:dPr>
              <m:e>
                <m:f>
                  <m:fPr>
                    <m:ctrlPr>
                      <w:ins w:id="29" w:author="Michael Jennions" w:date="2021-01-11T11:31:00Z">
                        <w:rPr>
                          <w:rFonts w:ascii="Cambria Math" w:eastAsiaTheme="minorEastAsia" w:hAnsi="Cambria Math" w:cs="Times New Roman"/>
                          <w:i/>
                          <w:noProof/>
                          <w:sz w:val="20"/>
                          <w:szCs w:val="20"/>
                        </w:rPr>
                      </w:ins>
                    </m:ctrlPr>
                  </m:fPr>
                  <m:num>
                    <m:sSup>
                      <m:sSupPr>
                        <m:ctrlPr>
                          <w:ins w:id="30" w:author="Michael Jennions" w:date="2021-01-11T11:31:00Z">
                            <w:rPr>
                              <w:rFonts w:ascii="Cambria Math" w:eastAsiaTheme="minorEastAsia" w:hAnsi="Cambria Math" w:cs="Times New Roman"/>
                              <w:i/>
                              <w:noProof/>
                              <w:sz w:val="20"/>
                              <w:szCs w:val="20"/>
                            </w:rPr>
                          </w:ins>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ins w:id="31" w:author="Michael Jennions" w:date="2021-01-11T11:31:00Z">
                            <w:rPr>
                              <w:rFonts w:ascii="Cambria Math" w:eastAsiaTheme="minorEastAsia" w:hAnsi="Cambria Math" w:cs="Times New Roman"/>
                              <w:i/>
                              <w:noProof/>
                              <w:sz w:val="20"/>
                              <w:szCs w:val="20"/>
                            </w:rPr>
                          </w:ins>
                        </m:ctrlPr>
                      </m:sSupPr>
                      <m:e>
                        <m:acc>
                          <m:accPr>
                            <m:chr m:val="̅"/>
                            <m:ctrlPr>
                              <w:ins w:id="32" w:author="Michael Jennions" w:date="2021-01-11T11:31:00Z">
                                <w:rPr>
                                  <w:rFonts w:ascii="Cambria Math" w:eastAsiaTheme="minorEastAsia" w:hAnsi="Cambria Math" w:cs="Times New Roman"/>
                                  <w:i/>
                                  <w:noProof/>
                                  <w:sz w:val="20"/>
                                  <w:szCs w:val="20"/>
                                </w:rPr>
                              </w:ins>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2C12B2CF" w14:textId="282D6ADC" w:rsidR="00220F6C" w:rsidRPr="00991BEB" w:rsidRDefault="00220F6C" w:rsidP="00991BE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2</w:t>
      </w:r>
      <w:r>
        <w:rPr>
          <w:rFonts w:ascii="Times New Roman" w:eastAsiaTheme="minorEastAsia" w:hAnsi="Times New Roman" w:cs="Times New Roman"/>
          <w:i/>
          <w:noProof/>
          <w:sz w:val="20"/>
          <w:szCs w:val="20"/>
        </w:rPr>
        <w:t>)</w:t>
      </w:r>
    </w:p>
    <w:p w14:paraId="6462860A" w14:textId="27DE3DC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 mean= log (p/[1-p]); SD=</w:t>
      </w:r>
      <m:oMath>
        <m:r>
          <w:rPr>
            <w:rFonts w:ascii="Cambria Math" w:hAnsi="Cambria Math" w:cs="Times New Roman"/>
          </w:rPr>
          <m:t>√</m:t>
        </m:r>
        <m:sSup>
          <m:sSupPr>
            <m:ctrlPr>
              <w:ins w:id="33" w:author="Michael Jennions" w:date="2021-01-11T11:31:00Z">
                <w:rPr>
                  <w:rFonts w:ascii="Cambria Math" w:hAnsi="Cambria Math" w:cs="Times New Roman"/>
                  <w:i/>
                </w:rPr>
              </w:ins>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ins w:id="34" w:author="Michael Jennions" w:date="2021-01-11T11:3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Pr="00AD5FAB">
        <w:rPr>
          <w:rFonts w:ascii="Times New Roman" w:hAnsi="Times New Roman" w:cs="Times New Roman"/>
        </w:rPr>
        <w:t xml:space="preserve"> to meet normality assumptions before calculating the relevant effect size. Information on which effect sizes are based on transformed values are provided in our raw data and code supplied in the </w:t>
      </w:r>
      <w:r w:rsidR="00795538">
        <w:rPr>
          <w:rFonts w:ascii="Times New Roman" w:hAnsi="Times New Roman" w:cs="Times New Roman"/>
        </w:rPr>
        <w:t>Supporting Information</w:t>
      </w:r>
      <w:r w:rsidRPr="00AD5FAB">
        <w:rPr>
          <w:rFonts w:ascii="Times New Roman" w:hAnsi="Times New Roman" w:cs="Times New Roman"/>
        </w:rPr>
        <w:t>.</w:t>
      </w:r>
    </w:p>
    <w:p w14:paraId="32BD1B7B" w14:textId="77777777" w:rsidR="00220F6C" w:rsidRPr="00AD5FAB" w:rsidRDefault="00220F6C" w:rsidP="00220F6C">
      <w:pPr>
        <w:spacing w:line="480" w:lineRule="auto"/>
        <w:contextualSpacing/>
        <w:rPr>
          <w:rFonts w:ascii="Times New Roman" w:hAnsi="Times New Roman" w:cs="Times New Roman"/>
        </w:rPr>
      </w:pPr>
    </w:p>
    <w:p w14:paraId="2E7B30B0" w14:textId="07DF9DF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35" w:name="_Toc61094838"/>
      <w:r w:rsidRPr="00167EC3">
        <w:rPr>
          <w:rFonts w:ascii="Times New Roman" w:hAnsi="Times New Roman" w:cs="Times New Roman"/>
          <w:i/>
          <w:iCs/>
          <w:color w:val="auto"/>
          <w:sz w:val="24"/>
          <w:szCs w:val="24"/>
        </w:rPr>
        <w:t>Effect sizes and sampling variances</w:t>
      </w:r>
      <w:bookmarkEnd w:id="35"/>
    </w:p>
    <w:p w14:paraId="47078F1A" w14:textId="05F0EEC6"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Hedges &amp; Olkin, 1985)</w:t>
      </w:r>
      <w:r w:rsidRPr="00AD5FAB">
        <w:rPr>
          <w:rFonts w:ascii="Times New Roman" w:hAnsi="Times New Roman" w:cs="Times New Roman"/>
        </w:rPr>
        <w:fldChar w:fldCharType="end"/>
      </w:r>
      <w:r w:rsidRPr="00AD5FAB">
        <w:rPr>
          <w:rFonts w:ascii="Times New Roman" w:hAnsi="Times New Roman" w:cs="Times New Roman"/>
        </w:rPr>
        <w:t xml:space="preserve"> as follows: </w:t>
      </w:r>
    </w:p>
    <w:p w14:paraId="0809B702" w14:textId="77777777" w:rsidR="00220F6C" w:rsidRPr="00AD5FAB" w:rsidRDefault="00220F6C" w:rsidP="00220F6C">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w:lastRenderedPageBreak/>
          <m:t xml:space="preserve">g= </m:t>
        </m:r>
        <m:f>
          <m:fPr>
            <m:ctrlPr>
              <w:ins w:id="36" w:author="Michael Jennions" w:date="2021-01-11T11:31:00Z">
                <w:rPr>
                  <w:rFonts w:ascii="Cambria Math" w:hAnsi="Cambria Math" w:cs="Times New Roman"/>
                  <w:i/>
                  <w:sz w:val="20"/>
                  <w:szCs w:val="20"/>
                </w:rPr>
              </w:ins>
            </m:ctrlPr>
          </m:fPr>
          <m:num>
            <m:sSub>
              <m:sSubPr>
                <m:ctrlPr>
                  <w:ins w:id="37" w:author="Michael Jennions" w:date="2021-01-11T11:31:00Z">
                    <w:rPr>
                      <w:rFonts w:ascii="Cambria Math" w:hAnsi="Cambria Math" w:cs="Times New Roman"/>
                      <w:i/>
                      <w:sz w:val="20"/>
                      <w:szCs w:val="20"/>
                    </w:rPr>
                  </w:ins>
                </m:ctrlPr>
              </m:sSubPr>
              <m:e>
                <m:acc>
                  <m:accPr>
                    <m:chr m:val="̅"/>
                    <m:ctrlPr>
                      <w:ins w:id="38" w:author="Michael Jennions" w:date="2021-01-11T11:31:00Z">
                        <w:rPr>
                          <w:rFonts w:ascii="Cambria Math" w:hAnsi="Cambria Math" w:cs="Times New Roman"/>
                          <w:i/>
                          <w:sz w:val="20"/>
                          <w:szCs w:val="20"/>
                        </w:rPr>
                      </w:ins>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ins w:id="39" w:author="Michael Jennions" w:date="2021-01-11T11:31:00Z">
                    <w:rPr>
                      <w:rFonts w:ascii="Cambria Math" w:hAnsi="Cambria Math" w:cs="Times New Roman"/>
                      <w:i/>
                      <w:sz w:val="20"/>
                      <w:szCs w:val="20"/>
                    </w:rPr>
                  </w:ins>
                </m:ctrlPr>
              </m:sSubPr>
              <m:e>
                <m:acc>
                  <m:accPr>
                    <m:chr m:val="̅"/>
                    <m:ctrlPr>
                      <w:ins w:id="40" w:author="Michael Jennions" w:date="2021-01-11T11:31:00Z">
                        <w:rPr>
                          <w:rFonts w:ascii="Cambria Math" w:hAnsi="Cambria Math" w:cs="Times New Roman"/>
                          <w:i/>
                          <w:sz w:val="20"/>
                          <w:szCs w:val="20"/>
                        </w:rPr>
                      </w:ins>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ins w:id="41" w:author="Michael Jennions" w:date="2021-01-11T11:31:00Z">
                    <w:rPr>
                      <w:rFonts w:ascii="Cambria Math" w:hAnsi="Cambria Math" w:cs="Times New Roman"/>
                      <w:i/>
                      <w:sz w:val="20"/>
                      <w:szCs w:val="20"/>
                    </w:rPr>
                  </w:ins>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Pr="00AD5FAB">
        <w:rPr>
          <w:rFonts w:ascii="Times New Roman" w:eastAsiaTheme="minorEastAsia" w:hAnsi="Times New Roman" w:cs="Times New Roman"/>
          <w:sz w:val="20"/>
          <w:szCs w:val="20"/>
        </w:rPr>
        <w:t xml:space="preserve"> ,</w:t>
      </w:r>
    </w:p>
    <w:p w14:paraId="77BE840A" w14:textId="77777777" w:rsidR="00220F6C" w:rsidRPr="00AD5FAB" w:rsidRDefault="00220F6C" w:rsidP="00220F6C">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3</w:t>
      </w:r>
      <w:r>
        <w:rPr>
          <w:rFonts w:ascii="Times New Roman" w:eastAsiaTheme="minorEastAsia" w:hAnsi="Times New Roman" w:cs="Times New Roman"/>
          <w:i/>
          <w:sz w:val="20"/>
          <w:szCs w:val="20"/>
        </w:rPr>
        <w:t>)</w:t>
      </w:r>
    </w:p>
    <w:p w14:paraId="62DC7C4D" w14:textId="77777777" w:rsidR="00220F6C" w:rsidRPr="00AD5FAB" w:rsidRDefault="00F05610" w:rsidP="00220F6C">
      <w:pPr>
        <w:spacing w:line="480" w:lineRule="auto"/>
        <w:contextualSpacing/>
        <w:jc w:val="center"/>
        <w:rPr>
          <w:rFonts w:ascii="Times New Roman" w:eastAsiaTheme="minorEastAsia" w:hAnsi="Times New Roman" w:cs="Times New Roman"/>
          <w:sz w:val="20"/>
          <w:szCs w:val="20"/>
        </w:rPr>
      </w:pPr>
      <m:oMath>
        <m:sSub>
          <m:sSubPr>
            <m:ctrlPr>
              <w:ins w:id="42"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ins w:id="43" w:author="Michael Jennions" w:date="2021-01-11T11:31:00Z">
                <w:rPr>
                  <w:rFonts w:ascii="Cambria Math" w:eastAsiaTheme="minorEastAsia" w:hAnsi="Cambria Math" w:cs="Times New Roman"/>
                  <w:i/>
                  <w:sz w:val="20"/>
                  <w:szCs w:val="20"/>
                </w:rPr>
              </w:ins>
            </m:ctrlPr>
          </m:radPr>
          <m:deg/>
          <m:e>
            <m:f>
              <m:fPr>
                <m:ctrlPr>
                  <w:ins w:id="44" w:author="Michael Jennions" w:date="2021-01-11T11:31:00Z">
                    <w:rPr>
                      <w:rFonts w:ascii="Cambria Math" w:eastAsiaTheme="minorEastAsia" w:hAnsi="Cambria Math" w:cs="Times New Roman"/>
                      <w:i/>
                      <w:sz w:val="20"/>
                      <w:szCs w:val="20"/>
                    </w:rPr>
                  </w:ins>
                </m:ctrlPr>
              </m:fPr>
              <m:num>
                <m:sSub>
                  <m:sSubPr>
                    <m:ctrlPr>
                      <w:ins w:id="45"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ins w:id="46" w:author="Michael Jennions" w:date="2021-01-11T11:31:00Z">
                        <w:rPr>
                          <w:rFonts w:ascii="Cambria Math" w:eastAsiaTheme="minorEastAsia" w:hAnsi="Cambria Math" w:cs="Times New Roman"/>
                          <w:i/>
                          <w:sz w:val="20"/>
                          <w:szCs w:val="20"/>
                        </w:rPr>
                      </w:ins>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ins w:id="47"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ins w:id="48" w:author="Michael Jennions" w:date="2021-01-11T11:31:00Z">
                        <w:rPr>
                          <w:rFonts w:ascii="Cambria Math" w:eastAsiaTheme="minorEastAsia" w:hAnsi="Cambria Math" w:cs="Times New Roman"/>
                          <w:i/>
                          <w:sz w:val="20"/>
                          <w:szCs w:val="20"/>
                        </w:rPr>
                      </w:ins>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ins w:id="49"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ins w:id="50"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220F6C" w:rsidRPr="00AD5FAB">
        <w:rPr>
          <w:rFonts w:ascii="Times New Roman" w:eastAsiaTheme="minorEastAsia" w:hAnsi="Times New Roman" w:cs="Times New Roman"/>
          <w:sz w:val="20"/>
          <w:szCs w:val="20"/>
        </w:rPr>
        <w:t xml:space="preserve"> ,</w:t>
      </w:r>
    </w:p>
    <w:p w14:paraId="7E2F3B8A" w14:textId="554F3B43" w:rsidR="00220F6C" w:rsidRPr="00AD5FAB" w:rsidRDefault="00220F6C" w:rsidP="00220F6C">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Pr>
          <w:rFonts w:ascii="Times New Roman" w:hAnsi="Times New Roman" w:cs="Times New Roman"/>
          <w:sz w:val="20"/>
          <w:szCs w:val="20"/>
        </w:rPr>
        <w:t>(</w:t>
      </w:r>
      <w:r w:rsidRPr="00AD5FAB">
        <w:rPr>
          <w:rFonts w:ascii="Times New Roman" w:hAnsi="Times New Roman" w:cs="Times New Roman"/>
          <w:i/>
          <w:sz w:val="20"/>
          <w:szCs w:val="20"/>
        </w:rPr>
        <w:t>Eq. 4</w:t>
      </w:r>
      <w:r>
        <w:rPr>
          <w:rFonts w:ascii="Times New Roman" w:hAnsi="Times New Roman" w:cs="Times New Roman"/>
          <w:i/>
          <w:sz w:val="20"/>
          <w:szCs w:val="20"/>
        </w:rPr>
        <w:t>)</w:t>
      </w:r>
    </w:p>
    <w:p w14:paraId="750C15B1" w14:textId="77777777" w:rsidR="00220F6C" w:rsidRPr="00AD5FAB" w:rsidRDefault="00220F6C" w:rsidP="00220F6C">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ins w:id="51" w:author="Michael Jennions" w:date="2021-01-11T11:31:00Z">
                  <w:rPr>
                    <w:rFonts w:ascii="Cambria Math" w:hAnsi="Cambria Math" w:cs="Times New Roman"/>
                    <w:i/>
                    <w:sz w:val="20"/>
                    <w:szCs w:val="20"/>
                  </w:rPr>
                </w:ins>
              </m:ctrlPr>
            </m:fPr>
            <m:num>
              <m:r>
                <w:rPr>
                  <w:rFonts w:ascii="Cambria Math" w:hAnsi="Cambria Math" w:cs="Times New Roman"/>
                  <w:sz w:val="20"/>
                  <w:szCs w:val="20"/>
                </w:rPr>
                <m:t>3</m:t>
              </m:r>
            </m:num>
            <m:den>
              <m:r>
                <w:rPr>
                  <w:rFonts w:ascii="Cambria Math" w:hAnsi="Cambria Math" w:cs="Times New Roman"/>
                  <w:sz w:val="20"/>
                  <w:szCs w:val="20"/>
                </w:rPr>
                <m:t>4</m:t>
              </m:r>
              <m:d>
                <m:dPr>
                  <m:ctrlPr>
                    <w:ins w:id="52" w:author="Michael Jennions" w:date="2021-01-11T11:31:00Z">
                      <w:rPr>
                        <w:rFonts w:ascii="Cambria Math" w:hAnsi="Cambria Math" w:cs="Times New Roman"/>
                        <w:i/>
                        <w:sz w:val="20"/>
                        <w:szCs w:val="20"/>
                      </w:rPr>
                    </w:ins>
                  </m:ctrlPr>
                </m:dPr>
                <m:e>
                  <m:sSub>
                    <m:sSubPr>
                      <m:ctrlPr>
                        <w:ins w:id="53" w:author="Michael Jennions" w:date="2021-01-11T11:31:00Z">
                          <w:rPr>
                            <w:rFonts w:ascii="Cambria Math" w:hAnsi="Cambria Math" w:cs="Times New Roman"/>
                            <w:i/>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ins w:id="54" w:author="Michael Jennions" w:date="2021-01-11T11:31:00Z">
                          <w:rPr>
                            <w:rFonts w:ascii="Cambria Math" w:hAnsi="Cambria Math" w:cs="Times New Roman"/>
                            <w:i/>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6BA90B2E" w14:textId="77777777" w:rsidR="00220F6C" w:rsidRPr="00AD5FAB" w:rsidRDefault="00220F6C" w:rsidP="00220F6C">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5</w:t>
      </w:r>
      <w:r>
        <w:rPr>
          <w:rFonts w:ascii="Times New Roman" w:hAnsi="Times New Roman" w:cs="Times New Roman"/>
          <w:i/>
          <w:sz w:val="20"/>
          <w:szCs w:val="20"/>
        </w:rPr>
        <w:t>)</w:t>
      </w:r>
    </w:p>
    <w:p w14:paraId="4F1EC27F"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ins w:id="55" w:author="Michael Jennions" w:date="2021-01-11T11:31:00Z">
                <w:rPr>
                  <w:rFonts w:ascii="Cambria Math" w:hAnsi="Cambria Math" w:cs="Times New Roman"/>
                  <w:i/>
                </w:rPr>
              </w:ins>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ins w:id="56" w:author="Michael Jennions" w:date="2021-01-11T11:31:00Z">
                <w:rPr>
                  <w:rFonts w:ascii="Cambria Math" w:hAnsi="Cambria Math" w:cs="Times New Roman"/>
                  <w:i/>
                </w:rPr>
              </w:ins>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6A18536F" w14:textId="77777777" w:rsidR="00220F6C" w:rsidRPr="00AD5FAB" w:rsidRDefault="00220F6C" w:rsidP="00220F6C">
      <w:pPr>
        <w:contextualSpacing/>
        <w:rPr>
          <w:rFonts w:ascii="Times New Roman" w:eastAsiaTheme="minorEastAsia" w:hAnsi="Times New Roman" w:cs="Times New Roman"/>
        </w:rPr>
      </w:pPr>
    </w:p>
    <w:p w14:paraId="4245A63C" w14:textId="77777777" w:rsidR="00220F6C" w:rsidRPr="00AD5FAB" w:rsidRDefault="00F05610" w:rsidP="00220F6C">
      <w:pPr>
        <w:contextualSpacing/>
        <w:jc w:val="center"/>
        <w:rPr>
          <w:rFonts w:ascii="Times New Roman" w:hAnsi="Times New Roman" w:cs="Times New Roman"/>
          <w:i/>
          <w:sz w:val="20"/>
          <w:szCs w:val="20"/>
        </w:rPr>
      </w:pPr>
      <m:oMathPara>
        <m:oMath>
          <m:sSub>
            <m:sSubPr>
              <m:ctrlPr>
                <w:ins w:id="57"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ins w:id="58" w:author="Michael Jennions" w:date="2021-01-11T11:31:00Z">
                  <w:rPr>
                    <w:rFonts w:ascii="Cambria Math" w:eastAsiaTheme="minorEastAsia" w:hAnsi="Cambria Math" w:cs="Times New Roman"/>
                    <w:i/>
                    <w:sz w:val="20"/>
                    <w:szCs w:val="20"/>
                  </w:rPr>
                </w:ins>
              </m:ctrlPr>
            </m:dPr>
            <m:e>
              <m:f>
                <m:fPr>
                  <m:ctrlPr>
                    <w:ins w:id="59" w:author="Michael Jennions" w:date="2021-01-11T11:31:00Z">
                      <w:rPr>
                        <w:rFonts w:ascii="Cambria Math" w:eastAsiaTheme="minorEastAsia" w:hAnsi="Cambria Math" w:cs="Times New Roman"/>
                        <w:i/>
                        <w:sz w:val="20"/>
                        <w:szCs w:val="20"/>
                      </w:rPr>
                    </w:ins>
                  </m:ctrlPr>
                </m:fPr>
                <m:num>
                  <m:sSub>
                    <m:sSubPr>
                      <m:ctrlPr>
                        <w:ins w:id="60"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ins w:id="61"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ins w:id="62"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ins w:id="63"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ins w:id="64" w:author="Michael Jennions" w:date="2021-01-11T11:31:00Z">
                      <w:rPr>
                        <w:rFonts w:ascii="Cambria Math" w:eastAsiaTheme="minorEastAsia" w:hAnsi="Cambria Math" w:cs="Times New Roman"/>
                        <w:i/>
                        <w:sz w:val="20"/>
                        <w:szCs w:val="20"/>
                      </w:rPr>
                    </w:ins>
                  </m:ctrlPr>
                </m:fPr>
                <m:num>
                  <m:sSup>
                    <m:sSupPr>
                      <m:ctrlPr>
                        <w:ins w:id="65" w:author="Michael Jennions" w:date="2021-01-11T11:31:00Z">
                          <w:rPr>
                            <w:rFonts w:ascii="Cambria Math" w:eastAsiaTheme="minorEastAsia" w:hAnsi="Cambria Math" w:cs="Times New Roman"/>
                            <w:i/>
                            <w:sz w:val="20"/>
                            <w:szCs w:val="20"/>
                          </w:rPr>
                        </w:ins>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ins w:id="66"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ins w:id="67" w:author="Michael Jennions" w:date="2021-01-11T11:31:00Z">
                          <w:rPr>
                            <w:rFonts w:ascii="Cambria Math" w:eastAsiaTheme="minorEastAsia" w:hAnsi="Cambria Math" w:cs="Times New Roman"/>
                            <w:i/>
                            <w:sz w:val="20"/>
                            <w:szCs w:val="20"/>
                          </w:rPr>
                        </w:ins>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ins w:id="68" w:author="Michael Jennions" w:date="2021-01-11T11:31:00Z">
                  <w:rPr>
                    <w:rFonts w:ascii="Cambria Math" w:hAnsi="Cambria Math" w:cs="Times New Roman"/>
                    <w:i/>
                    <w:sz w:val="20"/>
                    <w:szCs w:val="20"/>
                  </w:rPr>
                </w:ins>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03D913BD" w14:textId="14AFFF01" w:rsidR="00220F6C" w:rsidRDefault="00220F6C" w:rsidP="00220F6C">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6</w:t>
      </w:r>
      <w:r>
        <w:rPr>
          <w:rFonts w:ascii="Times New Roman" w:hAnsi="Times New Roman" w:cs="Times New Roman"/>
          <w:i/>
          <w:sz w:val="20"/>
          <w:szCs w:val="20"/>
        </w:rPr>
        <w:t>)</w:t>
      </w:r>
    </w:p>
    <w:p w14:paraId="3ED6884E" w14:textId="77777777" w:rsidR="00773FDB" w:rsidRPr="00AD5FAB" w:rsidRDefault="00773FDB" w:rsidP="00220F6C">
      <w:pPr>
        <w:contextualSpacing/>
        <w:jc w:val="right"/>
        <w:rPr>
          <w:rFonts w:ascii="Times New Roman" w:hAnsi="Times New Roman" w:cs="Times New Roman"/>
          <w:i/>
          <w:sz w:val="20"/>
          <w:szCs w:val="20"/>
        </w:rPr>
      </w:pPr>
    </w:p>
    <w:p w14:paraId="39D6E831" w14:textId="54877CB6" w:rsidR="00220F6C" w:rsidRPr="00AD5FAB" w:rsidRDefault="00220F6C" w:rsidP="00220F6C">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(Houle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2011; 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049671ED"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1A9D4793" w14:textId="6A82B627" w:rsidR="00220F6C" w:rsidRPr="00AD5FAB" w:rsidRDefault="00220F6C" w:rsidP="00220F6C">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(lnCVR)</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Pr="00AD5FAB">
        <w:rPr>
          <w:rFonts w:ascii="Times New Roman" w:eastAsiaTheme="minorEastAsia" w:hAnsi="Times New Roman" w:cs="Times New Roman"/>
        </w:rPr>
        <w:t xml:space="preserve">In our data set there was a </w:t>
      </w:r>
      <w:r w:rsidRPr="00AD5FAB">
        <w:rPr>
          <w:rFonts w:ascii="Times New Roman" w:eastAsiaTheme="minorEastAsia" w:hAnsi="Times New Roman" w:cs="Times New Roman"/>
        </w:rPr>
        <w:lastRenderedPageBreak/>
        <w:t xml:space="preserve">strong, positive relationship between the mean and variance in personality measurements (males: </w:t>
      </w:r>
      <w:r w:rsidRPr="00AD5FAB">
        <w:rPr>
          <w:rFonts w:ascii="Times New Roman" w:eastAsiaTheme="minorEastAsia" w:hAnsi="Times New Roman" w:cs="Times New Roman"/>
          <w:i/>
          <w:iCs/>
        </w:rPr>
        <w:t xml:space="preserve">r </w:t>
      </w:r>
      <w:r w:rsidRPr="00AD5FAB">
        <w:rPr>
          <w:rFonts w:ascii="Times New Roman" w:eastAsiaTheme="minorEastAsia" w:hAnsi="Times New Roman" w:cs="Times New Roman"/>
        </w:rPr>
        <w:t xml:space="preserve">=0.90; females: </w:t>
      </w:r>
      <w:r w:rsidRPr="00AD5FAB">
        <w:rPr>
          <w:rFonts w:ascii="Times New Roman" w:eastAsiaTheme="minorEastAsia" w:hAnsi="Times New Roman" w:cs="Times New Roman"/>
          <w:i/>
          <w:iCs/>
        </w:rPr>
        <w:t>r</w:t>
      </w:r>
      <w:r w:rsidRPr="00AD5FAB">
        <w:rPr>
          <w:rFonts w:ascii="Times New Roman" w:eastAsiaTheme="minorEastAsia" w:hAnsi="Times New Roman" w:cs="Times New Roman"/>
        </w:rPr>
        <w:t xml:space="preserve"> =0.91). As such, using lnCVR controlled for mean-variance relationships and allowed us to quantify sex differences in variances independent of the mean</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Viechtbauer, &amp; Nakagawa, 2020)","plainTextFormattedCitation":"(Nakagawa et al., 2015; Senior, Viechtbauer, &amp; Nakagawa, 2020)","previouslyFormattedCitation":"(Nakagawa &lt;i&gt;et al.&lt;/i&gt;, 2015; Senior, Viechtbauer, &amp; Nakagawa, 2020)"},"properties":{"noteIndex":0},"schema":"https://github.com/citation-style-language/schema/raw/master/csl-citation.json"}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 Senior, Viechtbauer, &amp; Nakagawa, 2020)</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ins w:id="69" w:author="Michael Jennions" w:date="2021-01-11T11:31:00Z">
                <w:rPr>
                  <w:rFonts w:ascii="Cambria Math" w:hAnsi="Cambria Math" w:cs="Times New Roman"/>
                  <w:sz w:val="20"/>
                  <w:szCs w:val="20"/>
                </w:rPr>
              </w:ins>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1ECF87E7" w14:textId="77777777" w:rsidR="00220F6C" w:rsidRPr="00AD5FAB" w:rsidRDefault="00220F6C" w:rsidP="00220F6C">
      <w:pPr>
        <w:contextualSpacing/>
        <w:rPr>
          <w:rFonts w:ascii="Times New Roman" w:eastAsiaTheme="minorEastAsia" w:hAnsi="Times New Roman" w:cs="Times New Roman"/>
          <w:noProof/>
        </w:rPr>
      </w:pPr>
    </w:p>
    <w:p w14:paraId="1A9D76EC" w14:textId="77777777" w:rsidR="00220F6C" w:rsidRPr="00AD5FAB" w:rsidRDefault="00220F6C" w:rsidP="00220F6C">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ins w:id="70" w:author="Michael Jennions" w:date="2021-01-11T11:31:00Z">
                <w:rPr>
                  <w:rFonts w:ascii="Cambria Math" w:hAnsi="Cambria Math" w:cs="Times New Roman"/>
                  <w:i/>
                  <w:sz w:val="20"/>
                  <w:szCs w:val="20"/>
                </w:rPr>
              </w:ins>
            </m:ctrlPr>
          </m:funcPr>
          <m:fName>
            <m:r>
              <m:rPr>
                <m:sty m:val="p"/>
              </m:rPr>
              <w:rPr>
                <w:rFonts w:ascii="Cambria Math" w:hAnsi="Cambria Math" w:cs="Times New Roman"/>
                <w:sz w:val="20"/>
                <w:szCs w:val="20"/>
              </w:rPr>
              <m:t>ln</m:t>
            </m:r>
          </m:fName>
          <m:e>
            <m:d>
              <m:dPr>
                <m:ctrlPr>
                  <w:ins w:id="71" w:author="Michael Jennions" w:date="2021-01-11T11:31:00Z">
                    <w:rPr>
                      <w:rFonts w:ascii="Cambria Math" w:hAnsi="Cambria Math" w:cs="Times New Roman"/>
                      <w:i/>
                      <w:sz w:val="20"/>
                      <w:szCs w:val="20"/>
                    </w:rPr>
                  </w:ins>
                </m:ctrlPr>
              </m:dPr>
              <m:e>
                <m:f>
                  <m:fPr>
                    <m:ctrlPr>
                      <w:ins w:id="72" w:author="Michael Jennions" w:date="2021-01-11T11:31:00Z">
                        <w:rPr>
                          <w:rFonts w:ascii="Cambria Math" w:hAnsi="Cambria Math" w:cs="Times New Roman"/>
                          <w:sz w:val="20"/>
                          <w:szCs w:val="20"/>
                        </w:rPr>
                      </w:ins>
                    </m:ctrlPr>
                  </m:fPr>
                  <m:num>
                    <m:sSub>
                      <m:sSubPr>
                        <m:ctrlPr>
                          <w:ins w:id="73" w:author="Michael Jennions" w:date="2021-01-11T11:31:00Z">
                            <w:rPr>
                              <w:rFonts w:ascii="Cambria Math" w:hAnsi="Cambria Math" w:cs="Times New Roman"/>
                              <w:sz w:val="20"/>
                              <w:szCs w:val="20"/>
                            </w:rPr>
                          </w:ins>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ins w:id="74" w:author="Michael Jennions" w:date="2021-01-11T11:31:00Z">
                            <w:rPr>
                              <w:rFonts w:ascii="Cambria Math" w:hAnsi="Cambria Math" w:cs="Times New Roman"/>
                              <w:sz w:val="20"/>
                              <w:szCs w:val="20"/>
                            </w:rPr>
                          </w:ins>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ins w:id="75" w:author="Michael Jennions" w:date="2021-01-11T11:31:00Z">
                <w:rPr>
                  <w:rFonts w:ascii="Cambria Math" w:hAnsi="Cambria Math" w:cs="Times New Roman"/>
                  <w:i/>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sSub>
              <m:sSubPr>
                <m:ctrlPr>
                  <w:ins w:id="76" w:author="Michael Jennions" w:date="2021-01-11T11:31:00Z">
                    <w:rPr>
                      <w:rFonts w:ascii="Cambria Math" w:hAnsi="Cambria Math" w:cs="Times New Roman"/>
                      <w:i/>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ins w:id="77" w:author="Michael Jennions" w:date="2021-01-11T11:31:00Z">
                <w:rPr>
                  <w:rFonts w:ascii="Cambria Math" w:hAnsi="Cambria Math" w:cs="Times New Roman"/>
                  <w:i/>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d>
              <m:dPr>
                <m:ctrlPr>
                  <w:ins w:id="78" w:author="Michael Jennions" w:date="2021-01-11T11:31:00Z">
                    <w:rPr>
                      <w:rFonts w:ascii="Cambria Math" w:hAnsi="Cambria Math" w:cs="Times New Roman"/>
                      <w:i/>
                      <w:sz w:val="20"/>
                      <w:szCs w:val="20"/>
                    </w:rPr>
                  </w:ins>
                </m:ctrlPr>
              </m:dPr>
              <m:e>
                <m:sSub>
                  <m:sSubPr>
                    <m:ctrlPr>
                      <w:ins w:id="79" w:author="Michael Jennions" w:date="2021-01-11T11:31:00Z">
                        <w:rPr>
                          <w:rFonts w:ascii="Cambria Math" w:hAnsi="Cambria Math" w:cs="Times New Roman"/>
                          <w:i/>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4E521678" w14:textId="343AA315" w:rsidR="00220F6C" w:rsidRPr="006D1C9C" w:rsidRDefault="00220F6C" w:rsidP="006D1C9C">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7</w:t>
      </w:r>
      <w:r>
        <w:rPr>
          <w:rFonts w:ascii="Times New Roman" w:eastAsiaTheme="minorEastAsia" w:hAnsi="Times New Roman" w:cs="Times New Roman"/>
          <w:i/>
          <w:sz w:val="20"/>
          <w:szCs w:val="20"/>
        </w:rPr>
        <w:t>)</w:t>
      </w:r>
    </w:p>
    <w:p w14:paraId="3E34D95A" w14:textId="77777777" w:rsidR="00220F6C" w:rsidRPr="00AD5FAB" w:rsidRDefault="00F05610" w:rsidP="00220F6C">
      <w:pPr>
        <w:spacing w:line="480" w:lineRule="auto"/>
        <w:contextualSpacing/>
        <w:jc w:val="center"/>
        <w:rPr>
          <w:rFonts w:ascii="Times New Roman" w:eastAsiaTheme="minorEastAsia" w:hAnsi="Times New Roman" w:cs="Times New Roman"/>
          <w:sz w:val="20"/>
          <w:szCs w:val="20"/>
        </w:rPr>
      </w:pPr>
      <m:oMath>
        <m:sSubSup>
          <m:sSubSupPr>
            <m:ctrlPr>
              <w:ins w:id="80" w:author="Michael Jennions" w:date="2021-01-11T11:31:00Z">
                <w:rPr>
                  <w:rFonts w:ascii="Cambria Math" w:hAnsi="Cambria Math" w:cs="Times New Roman"/>
                  <w:sz w:val="20"/>
                  <w:szCs w:val="20"/>
                </w:rPr>
              </w:ins>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ins w:id="81" w:author="Michael Jennions" w:date="2021-01-11T11:31:00Z">
                <w:rPr>
                  <w:rFonts w:ascii="Cambria Math" w:hAnsi="Cambria Math" w:cs="Times New Roman"/>
                  <w:sz w:val="20"/>
                  <w:szCs w:val="20"/>
                </w:rPr>
              </w:ins>
            </m:ctrlPr>
          </m:fPr>
          <m:num>
            <m:r>
              <w:rPr>
                <w:rFonts w:ascii="Cambria Math" w:hAnsi="Cambria Math" w:cs="Times New Roman"/>
                <w:sz w:val="20"/>
                <w:szCs w:val="20"/>
              </w:rPr>
              <m:t>S</m:t>
            </m:r>
            <m:sSubSup>
              <m:sSubSupPr>
                <m:ctrlPr>
                  <w:ins w:id="82" w:author="Michael Jennions" w:date="2021-01-11T11:31:00Z">
                    <w:rPr>
                      <w:rFonts w:ascii="Cambria Math" w:hAnsi="Cambria Math" w:cs="Times New Roman"/>
                      <w:sz w:val="20"/>
                      <w:szCs w:val="20"/>
                    </w:rPr>
                  </w:ins>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ins w:id="83"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ins w:id="84" w:author="Michael Jennions" w:date="2021-01-11T11:31:00Z">
                    <w:rPr>
                      <w:rFonts w:ascii="Cambria Math" w:hAnsi="Cambria Math" w:cs="Times New Roman"/>
                      <w:sz w:val="20"/>
                      <w:szCs w:val="20"/>
                    </w:rPr>
                  </w:ins>
                </m:ctrlPr>
              </m:sSubSupPr>
              <m:e>
                <m:bar>
                  <m:barPr>
                    <m:pos m:val="top"/>
                    <m:ctrlPr>
                      <w:ins w:id="85"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ins w:id="86" w:author="Michael Jennions" w:date="2021-01-11T11:31:00Z">
                <w:rPr>
                  <w:rFonts w:ascii="Cambria Math" w:hAnsi="Cambria Math" w:cs="Times New Roman"/>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d>
              <m:dPr>
                <m:ctrlPr>
                  <w:ins w:id="87" w:author="Michael Jennions" w:date="2021-01-11T11:31:00Z">
                    <w:rPr>
                      <w:rFonts w:ascii="Cambria Math" w:hAnsi="Cambria Math" w:cs="Times New Roman"/>
                      <w:i/>
                      <w:sz w:val="20"/>
                      <w:szCs w:val="20"/>
                    </w:rPr>
                  </w:ins>
                </m:ctrlPr>
              </m:dPr>
              <m:e>
                <m:sSub>
                  <m:sSubPr>
                    <m:ctrlPr>
                      <w:ins w:id="88"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ins w:id="89" w:author="Michael Jennions" w:date="2021-01-11T11:31:00Z">
                <w:rPr>
                  <w:rFonts w:ascii="Cambria Math" w:hAnsi="Cambria Math" w:cs="Times New Roman"/>
                  <w:sz w:val="20"/>
                  <w:szCs w:val="20"/>
                </w:rPr>
              </w:ins>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ins w:id="90" w:author="Michael Jennions" w:date="2021-01-11T11:31:00Z">
                    <w:rPr>
                      <w:rFonts w:ascii="Cambria Math" w:hAnsi="Cambria Math" w:cs="Times New Roman"/>
                      <w:sz w:val="20"/>
                      <w:szCs w:val="20"/>
                    </w:rPr>
                  </w:ins>
                </m:ctrlPr>
              </m:sSubSupPr>
              <m:e>
                <m:bar>
                  <m:barPr>
                    <m:pos m:val="top"/>
                    <m:ctrlPr>
                      <w:ins w:id="91"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ins w:id="92" w:author="Michael Jennions" w:date="2021-01-11T11:31:00Z">
                    <w:rPr>
                      <w:rFonts w:ascii="Cambria Math" w:hAnsi="Cambria Math" w:cs="Times New Roman"/>
                      <w:sz w:val="20"/>
                      <w:szCs w:val="20"/>
                    </w:rPr>
                  </w:ins>
                </m:ctrlPr>
              </m:sSubSupPr>
              <m:e>
                <m:bar>
                  <m:barPr>
                    <m:pos m:val="top"/>
                    <m:ctrlPr>
                      <w:ins w:id="93" w:author="Michael Jennions" w:date="2021-01-11T11:31:00Z">
                        <w:rPr>
                          <w:rFonts w:ascii="Cambria Math" w:hAnsi="Cambria Math" w:cs="Times New Roman"/>
                          <w:sz w:val="20"/>
                          <w:szCs w:val="20"/>
                        </w:rPr>
                      </w:ins>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ins w:id="94" w:author="Michael Jennions" w:date="2021-01-11T11:31:00Z">
                <w:rPr>
                  <w:rFonts w:ascii="Cambria Math" w:hAnsi="Cambria Math" w:cs="Times New Roman"/>
                  <w:sz w:val="20"/>
                  <w:szCs w:val="20"/>
                </w:rPr>
              </w:ins>
            </m:ctrlPr>
          </m:radPr>
          <m:deg/>
          <m:e>
            <m:f>
              <m:fPr>
                <m:ctrlPr>
                  <w:ins w:id="95" w:author="Michael Jennions" w:date="2021-01-11T11:31:00Z">
                    <w:rPr>
                      <w:rFonts w:ascii="Cambria Math" w:hAnsi="Cambria Math" w:cs="Times New Roman"/>
                      <w:sz w:val="20"/>
                      <w:szCs w:val="20"/>
                    </w:rPr>
                  </w:ins>
                </m:ctrlPr>
              </m:fPr>
              <m:num>
                <m:r>
                  <w:rPr>
                    <w:rFonts w:ascii="Cambria Math" w:hAnsi="Cambria Math" w:cs="Times New Roman"/>
                    <w:sz w:val="20"/>
                    <w:szCs w:val="20"/>
                  </w:rPr>
                  <m:t>S</m:t>
                </m:r>
                <m:sSubSup>
                  <m:sSubSupPr>
                    <m:ctrlPr>
                      <w:ins w:id="96" w:author="Michael Jennions" w:date="2021-01-11T11:31:00Z">
                        <w:rPr>
                          <w:rFonts w:ascii="Cambria Math" w:hAnsi="Cambria Math" w:cs="Times New Roman"/>
                          <w:sz w:val="20"/>
                          <w:szCs w:val="20"/>
                        </w:rPr>
                      </w:ins>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ins w:id="97"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ins w:id="98" w:author="Michael Jennions" w:date="2021-01-11T11:31:00Z">
                        <w:rPr>
                          <w:rFonts w:ascii="Cambria Math" w:hAnsi="Cambria Math" w:cs="Times New Roman"/>
                          <w:sz w:val="20"/>
                          <w:szCs w:val="20"/>
                        </w:rPr>
                      </w:ins>
                    </m:ctrlPr>
                  </m:sSubSupPr>
                  <m:e>
                    <m:bar>
                      <m:barPr>
                        <m:pos m:val="top"/>
                        <m:ctrlPr>
                          <w:ins w:id="99"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ins w:id="100" w:author="Michael Jennions" w:date="2021-01-11T11:31:00Z">
                    <w:rPr>
                      <w:rFonts w:ascii="Cambria Math" w:hAnsi="Cambria Math" w:cs="Times New Roman"/>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d>
                  <m:dPr>
                    <m:ctrlPr>
                      <w:ins w:id="101" w:author="Michael Jennions" w:date="2021-01-11T11:31:00Z">
                        <w:rPr>
                          <w:rFonts w:ascii="Cambria Math" w:hAnsi="Cambria Math" w:cs="Times New Roman"/>
                          <w:i/>
                          <w:sz w:val="20"/>
                          <w:szCs w:val="20"/>
                        </w:rPr>
                      </w:ins>
                    </m:ctrlPr>
                  </m:dPr>
                  <m:e>
                    <m:sSub>
                      <m:sSubPr>
                        <m:ctrlPr>
                          <w:ins w:id="102"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ins w:id="103" w:author="Michael Jennions" w:date="2021-01-11T11:31:00Z">
                <w:rPr>
                  <w:rFonts w:ascii="Cambria Math" w:hAnsi="Cambria Math" w:cs="Times New Roman"/>
                  <w:sz w:val="20"/>
                  <w:szCs w:val="20"/>
                </w:rPr>
              </w:ins>
            </m:ctrlPr>
          </m:fPr>
          <m:num>
            <m:r>
              <w:rPr>
                <w:rFonts w:ascii="Cambria Math" w:hAnsi="Cambria Math" w:cs="Times New Roman"/>
                <w:sz w:val="20"/>
                <w:szCs w:val="20"/>
              </w:rPr>
              <m:t>S</m:t>
            </m:r>
            <m:sSubSup>
              <m:sSubSupPr>
                <m:ctrlPr>
                  <w:ins w:id="104" w:author="Michael Jennions" w:date="2021-01-11T11:31:00Z">
                    <w:rPr>
                      <w:rFonts w:ascii="Cambria Math" w:hAnsi="Cambria Math" w:cs="Times New Roman"/>
                      <w:sz w:val="20"/>
                      <w:szCs w:val="20"/>
                    </w:rPr>
                  </w:ins>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ins w:id="105"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ins w:id="106" w:author="Michael Jennions" w:date="2021-01-11T11:31:00Z">
                    <w:rPr>
                      <w:rFonts w:ascii="Cambria Math" w:hAnsi="Cambria Math" w:cs="Times New Roman"/>
                      <w:sz w:val="20"/>
                      <w:szCs w:val="20"/>
                    </w:rPr>
                  </w:ins>
                </m:ctrlPr>
              </m:sSubSupPr>
              <m:e>
                <m:bar>
                  <m:barPr>
                    <m:pos m:val="top"/>
                    <m:ctrlPr>
                      <w:ins w:id="107"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ins w:id="108" w:author="Michael Jennions" w:date="2021-01-11T11:31:00Z">
                <w:rPr>
                  <w:rFonts w:ascii="Cambria Math" w:hAnsi="Cambria Math" w:cs="Times New Roman"/>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sSub>
              <m:sSubPr>
                <m:ctrlPr>
                  <w:ins w:id="109"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ins w:id="110" w:author="Michael Jennions" w:date="2021-01-11T11:31:00Z">
                <w:rPr>
                  <w:rFonts w:ascii="Cambria Math" w:hAnsi="Cambria Math" w:cs="Times New Roman"/>
                  <w:sz w:val="20"/>
                  <w:szCs w:val="20"/>
                </w:rPr>
              </w:ins>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ins w:id="111" w:author="Michael Jennions" w:date="2021-01-11T11:31:00Z">
                    <w:rPr>
                      <w:rFonts w:ascii="Cambria Math" w:hAnsi="Cambria Math" w:cs="Times New Roman"/>
                      <w:sz w:val="20"/>
                      <w:szCs w:val="20"/>
                    </w:rPr>
                  </w:ins>
                </m:ctrlPr>
              </m:sSubSupPr>
              <m:e>
                <m:bar>
                  <m:barPr>
                    <m:pos m:val="top"/>
                    <m:ctrlPr>
                      <w:ins w:id="112"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ins w:id="113" w:author="Michael Jennions" w:date="2021-01-11T11:31:00Z">
                    <w:rPr>
                      <w:rFonts w:ascii="Cambria Math" w:hAnsi="Cambria Math" w:cs="Times New Roman"/>
                      <w:sz w:val="20"/>
                      <w:szCs w:val="20"/>
                    </w:rPr>
                  </w:ins>
                </m:ctrlPr>
              </m:sSubSupPr>
              <m:e>
                <m:bar>
                  <m:barPr>
                    <m:pos m:val="top"/>
                    <m:ctrlPr>
                      <w:ins w:id="114" w:author="Michael Jennions" w:date="2021-01-11T11:31:00Z">
                        <w:rPr>
                          <w:rFonts w:ascii="Cambria Math" w:hAnsi="Cambria Math" w:cs="Times New Roman"/>
                          <w:sz w:val="20"/>
                          <w:szCs w:val="20"/>
                        </w:rPr>
                      </w:ins>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ins w:id="115" w:author="Michael Jennions" w:date="2021-01-11T11:31:00Z">
                <w:rPr>
                  <w:rFonts w:ascii="Cambria Math" w:hAnsi="Cambria Math" w:cs="Times New Roman"/>
                  <w:sz w:val="20"/>
                  <w:szCs w:val="20"/>
                </w:rPr>
              </w:ins>
            </m:ctrlPr>
          </m:radPr>
          <m:deg/>
          <m:e>
            <m:f>
              <m:fPr>
                <m:ctrlPr>
                  <w:ins w:id="116" w:author="Michael Jennions" w:date="2021-01-11T11:31:00Z">
                    <w:rPr>
                      <w:rFonts w:ascii="Cambria Math" w:hAnsi="Cambria Math" w:cs="Times New Roman"/>
                      <w:sz w:val="20"/>
                      <w:szCs w:val="20"/>
                    </w:rPr>
                  </w:ins>
                </m:ctrlPr>
              </m:fPr>
              <m:num>
                <m:r>
                  <w:rPr>
                    <w:rFonts w:ascii="Cambria Math" w:hAnsi="Cambria Math" w:cs="Times New Roman"/>
                    <w:sz w:val="20"/>
                    <w:szCs w:val="20"/>
                  </w:rPr>
                  <m:t>S</m:t>
                </m:r>
                <m:sSubSup>
                  <m:sSubSupPr>
                    <m:ctrlPr>
                      <w:ins w:id="117" w:author="Michael Jennions" w:date="2021-01-11T11:31:00Z">
                        <w:rPr>
                          <w:rFonts w:ascii="Cambria Math" w:hAnsi="Cambria Math" w:cs="Times New Roman"/>
                          <w:sz w:val="20"/>
                          <w:szCs w:val="20"/>
                        </w:rPr>
                      </w:ins>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ins w:id="118"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ins w:id="119" w:author="Michael Jennions" w:date="2021-01-11T11:31:00Z">
                        <w:rPr>
                          <w:rFonts w:ascii="Cambria Math" w:hAnsi="Cambria Math" w:cs="Times New Roman"/>
                          <w:sz w:val="20"/>
                          <w:szCs w:val="20"/>
                        </w:rPr>
                      </w:ins>
                    </m:ctrlPr>
                  </m:sSubSupPr>
                  <m:e>
                    <m:bar>
                      <m:barPr>
                        <m:pos m:val="top"/>
                        <m:ctrlPr>
                          <w:ins w:id="120"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ins w:id="121" w:author="Michael Jennions" w:date="2021-01-11T11:31:00Z">
                    <w:rPr>
                      <w:rFonts w:ascii="Cambria Math" w:hAnsi="Cambria Math" w:cs="Times New Roman"/>
                      <w:sz w:val="20"/>
                      <w:szCs w:val="20"/>
                    </w:rPr>
                  </w:ins>
                </m:ctrlPr>
              </m:fPr>
              <m:num>
                <m:r>
                  <w:rPr>
                    <w:rFonts w:ascii="Cambria Math" w:hAnsi="Cambria Math" w:cs="Times New Roman"/>
                    <w:sz w:val="20"/>
                    <w:szCs w:val="20"/>
                  </w:rPr>
                  <m:t>1</m:t>
                </m:r>
              </m:num>
              <m:den>
                <m:r>
                  <w:rPr>
                    <w:rFonts w:ascii="Cambria Math" w:hAnsi="Cambria Math" w:cs="Times New Roman"/>
                    <w:sz w:val="20"/>
                    <w:szCs w:val="20"/>
                  </w:rPr>
                  <m:t>2(</m:t>
                </m:r>
                <m:sSub>
                  <m:sSubPr>
                    <m:ctrlPr>
                      <w:ins w:id="122" w:author="Michael Jennions" w:date="2021-01-11T11:31:00Z">
                        <w:rPr>
                          <w:rFonts w:ascii="Cambria Math" w:hAnsi="Cambria Math" w:cs="Times New Roman"/>
                          <w:sz w:val="20"/>
                          <w:szCs w:val="20"/>
                        </w:rPr>
                      </w:ins>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220F6C" w:rsidRPr="00AD5FAB">
        <w:rPr>
          <w:rFonts w:ascii="Times New Roman" w:eastAsiaTheme="minorEastAsia" w:hAnsi="Times New Roman" w:cs="Times New Roman"/>
          <w:sz w:val="20"/>
          <w:szCs w:val="20"/>
        </w:rPr>
        <w:t xml:space="preserve">   </w:t>
      </w:r>
    </w:p>
    <w:p w14:paraId="1FF32F64" w14:textId="41963F09" w:rsidR="00220F6C" w:rsidRPr="006D1C9C" w:rsidRDefault="00220F6C" w:rsidP="006D1C9C">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Pr>
          <w:rFonts w:ascii="Times New Roman" w:eastAsiaTheme="minorEastAsia" w:hAnsi="Times New Roman" w:cs="Times New Roman"/>
          <w:i/>
          <w:sz w:val="20"/>
          <w:szCs w:val="20"/>
        </w:rPr>
        <w:t>(</w:t>
      </w:r>
      <w:r w:rsidRPr="00AD5FAB">
        <w:rPr>
          <w:rFonts w:ascii="Times New Roman" w:eastAsiaTheme="minorEastAsia" w:hAnsi="Times New Roman" w:cs="Times New Roman"/>
          <w:i/>
          <w:sz w:val="20"/>
          <w:szCs w:val="20"/>
        </w:rPr>
        <w:t>Eq. 8</w:t>
      </w:r>
      <w:r>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4F6DD4C9" w14:textId="77777777" w:rsidR="00220F6C" w:rsidRPr="00AD5FAB" w:rsidRDefault="00220F6C" w:rsidP="00220F6C">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ins w:id="123" w:author="Michael Jennions" w:date="2021-01-11T11:31:00Z">
                <w:rPr>
                  <w:rFonts w:ascii="Cambria Math" w:eastAsiaTheme="minorEastAsia" w:hAnsi="Cambria Math" w:cs="Times New Roman"/>
                  <w:i/>
                </w:rPr>
              </w:ins>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ins w:id="124" w:author="Michael Jennions" w:date="2021-01-11T11:31:00Z">
                <w:rPr>
                  <w:rFonts w:ascii="Cambria Math" w:eastAsiaTheme="minorEastAsia" w:hAnsi="Cambria Math" w:cs="Times New Roman"/>
                  <w:i/>
                </w:rPr>
              </w:ins>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 xml:space="preserve">, respectively; and </w:t>
      </w:r>
      <m:oMath>
        <m:sSub>
          <m:sSubPr>
            <m:ctrlPr>
              <w:ins w:id="125" w:author="Michael Jennions" w:date="2021-01-11T11:31:00Z">
                <w:rPr>
                  <w:rFonts w:ascii="Cambria Math" w:hAnsi="Cambria Math" w:cs="Times New Roman"/>
                  <w:sz w:val="20"/>
                  <w:szCs w:val="20"/>
                </w:rPr>
              </w:ins>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ins w:id="126" w:author="Michael Jennions" w:date="2021-01-11T11:31:00Z">
                    <w:rPr>
                      <w:rFonts w:ascii="Cambria Math" w:hAnsi="Cambria Math" w:cs="Times New Roman"/>
                      <w:sz w:val="20"/>
                      <w:szCs w:val="20"/>
                    </w:rPr>
                  </w:ins>
                </m:ctrlPr>
              </m:sSubSupPr>
              <m:e>
                <m:bar>
                  <m:barPr>
                    <m:pos m:val="top"/>
                    <m:ctrlPr>
                      <w:ins w:id="127"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ins w:id="128" w:author="Michael Jennions" w:date="2021-01-11T11:31:00Z">
                    <w:rPr>
                      <w:rFonts w:ascii="Cambria Math" w:hAnsi="Cambria Math" w:cs="Times New Roman"/>
                      <w:sz w:val="20"/>
                      <w:szCs w:val="20"/>
                    </w:rPr>
                  </w:ins>
                </m:ctrlPr>
              </m:sSubSupPr>
              <m:e>
                <m:bar>
                  <m:barPr>
                    <m:pos m:val="top"/>
                    <m:ctrlPr>
                      <w:ins w:id="129" w:author="Michael Jennions" w:date="2021-01-11T11:31:00Z">
                        <w:rPr>
                          <w:rFonts w:ascii="Cambria Math" w:hAnsi="Cambria Math" w:cs="Times New Roman"/>
                          <w:sz w:val="20"/>
                          <w:szCs w:val="20"/>
                        </w:rPr>
                      </w:ins>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ins w:id="130" w:author="Michael Jennions" w:date="2021-01-11T11:31:00Z">
                <w:rPr>
                  <w:rFonts w:ascii="Cambria Math" w:hAnsi="Cambria Math" w:cs="Times New Roman"/>
                  <w:sz w:val="20"/>
                  <w:szCs w:val="20"/>
                </w:rPr>
              </w:ins>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ins w:id="131" w:author="Michael Jennions" w:date="2021-01-11T11:31:00Z">
                    <w:rPr>
                      <w:rFonts w:ascii="Cambria Math" w:hAnsi="Cambria Math" w:cs="Times New Roman"/>
                      <w:sz w:val="20"/>
                      <w:szCs w:val="20"/>
                    </w:rPr>
                  </w:ins>
                </m:ctrlPr>
              </m:sSubSupPr>
              <m:e>
                <m:bar>
                  <m:barPr>
                    <m:pos m:val="top"/>
                    <m:ctrlPr>
                      <w:ins w:id="132" w:author="Michael Jennions" w:date="2021-01-11T11:31:00Z">
                        <w:rPr>
                          <w:rFonts w:ascii="Cambria Math" w:hAnsi="Cambria Math" w:cs="Times New Roman"/>
                          <w:sz w:val="20"/>
                          <w:szCs w:val="20"/>
                        </w:rPr>
                      </w:ins>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ins w:id="133" w:author="Michael Jennions" w:date="2021-01-11T11:31:00Z">
                    <w:rPr>
                      <w:rFonts w:ascii="Cambria Math" w:hAnsi="Cambria Math" w:cs="Times New Roman"/>
                      <w:sz w:val="20"/>
                      <w:szCs w:val="20"/>
                    </w:rPr>
                  </w:ins>
                </m:ctrlPr>
              </m:sSubSupPr>
              <m:e>
                <m:bar>
                  <m:barPr>
                    <m:pos m:val="top"/>
                    <m:ctrlPr>
                      <w:ins w:id="134" w:author="Michael Jennions" w:date="2021-01-11T11:31:00Z">
                        <w:rPr>
                          <w:rFonts w:ascii="Cambria Math" w:hAnsi="Cambria Math" w:cs="Times New Roman"/>
                          <w:sz w:val="20"/>
                          <w:szCs w:val="20"/>
                        </w:rPr>
                      </w:ins>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43890B78" w14:textId="77777777" w:rsidR="00220F6C" w:rsidRPr="00AD5FAB" w:rsidRDefault="00220F6C" w:rsidP="00220F6C">
      <w:pPr>
        <w:spacing w:line="480" w:lineRule="auto"/>
        <w:contextualSpacing/>
        <w:rPr>
          <w:rFonts w:ascii="Times New Roman" w:hAnsi="Times New Roman" w:cs="Times New Roman"/>
          <w:i/>
          <w:iCs/>
        </w:rPr>
      </w:pPr>
    </w:p>
    <w:p w14:paraId="72D82A49" w14:textId="7F9DC2E9"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35" w:name="_Toc61094839"/>
      <w:r w:rsidRPr="00167EC3">
        <w:rPr>
          <w:rFonts w:ascii="Times New Roman" w:hAnsi="Times New Roman" w:cs="Times New Roman"/>
          <w:i/>
          <w:iCs/>
          <w:color w:val="auto"/>
          <w:sz w:val="24"/>
          <w:szCs w:val="24"/>
        </w:rPr>
        <w:t>Moderator variables</w:t>
      </w:r>
      <w:bookmarkEnd w:id="135"/>
    </w:p>
    <w:p w14:paraId="16EB4F57" w14:textId="30D3A0AC" w:rsidR="00220F6C" w:rsidRPr="00AD5FAB" w:rsidRDefault="00220F6C" w:rsidP="00773F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&lt;i&gt;et al.&lt;/i&gt;, 2007)","plainTextFormattedCitation":"(Fairbairn et al., 2007)","previouslyFormattedCitation":"(Fairbairn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(Fairbairn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We calculated SSD </w:t>
      </w:r>
      <w:r w:rsidRPr="00AD5FAB">
        <w:rPr>
          <w:rFonts w:ascii="Times New Roman" w:hAnsi="Times New Roman" w:cs="Times New Roman"/>
        </w:rPr>
        <w:lastRenderedPageBreak/>
        <w:t>as the ratio of male to female mean body length, mass or the size of another focal, dimorphic trait (e.g. wing length) using the following index of SSD</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(Lovich &amp; Gibbons, 1992)</w:t>
      </w:r>
      <w:r w:rsidRPr="00AD5FAB">
        <w:rPr>
          <w:rFonts w:ascii="Times New Roman" w:hAnsi="Times New Roman" w:cs="Times New Roman"/>
        </w:rPr>
        <w:fldChar w:fldCharType="end"/>
      </w:r>
      <w:r w:rsidRPr="00AD5FAB">
        <w:rPr>
          <w:rFonts w:ascii="Times New Roman" w:hAnsi="Times New Roman" w:cs="Times New Roman"/>
        </w:rPr>
        <w:t>:</w:t>
      </w:r>
    </w:p>
    <w:p w14:paraId="5C4F734D" w14:textId="77777777" w:rsidR="00220F6C" w:rsidRPr="00AD5FAB" w:rsidRDefault="00220F6C" w:rsidP="00220F6C">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ins w:id="136" w:author="Michael Jennions" w:date="2021-01-11T11:31:00Z">
                  <w:rPr>
                    <w:rFonts w:ascii="Cambria Math" w:hAnsi="Cambria Math" w:cs="Times New Roman"/>
                    <w:i/>
                    <w:sz w:val="20"/>
                    <w:szCs w:val="20"/>
                  </w:rPr>
                </w:ins>
              </m:ctrlPr>
            </m:dPr>
            <m:e>
              <m:f>
                <m:fPr>
                  <m:ctrlPr>
                    <w:ins w:id="137" w:author="Michael Jennions" w:date="2021-01-11T11:31:00Z">
                      <w:rPr>
                        <w:rFonts w:ascii="Cambria Math" w:hAnsi="Cambria Math" w:cs="Times New Roman"/>
                        <w:i/>
                        <w:sz w:val="20"/>
                        <w:szCs w:val="20"/>
                      </w:rPr>
                    </w:ins>
                  </m:ctrlPr>
                </m:fPr>
                <m:num>
                  <m:sSub>
                    <m:sSubPr>
                      <m:ctrlPr>
                        <w:ins w:id="138" w:author="Michael Jennions" w:date="2021-01-11T11:31:00Z">
                          <w:rPr>
                            <w:rFonts w:ascii="Cambria Math" w:hAnsi="Cambria Math" w:cs="Times New Roman"/>
                            <w:i/>
                            <w:sz w:val="20"/>
                            <w:szCs w:val="20"/>
                          </w:rPr>
                        </w:ins>
                      </m:ctrlPr>
                    </m:sSubPr>
                    <m:e>
                      <m:acc>
                        <m:accPr>
                          <m:chr m:val="̅"/>
                          <m:ctrlPr>
                            <w:ins w:id="139" w:author="Michael Jennions" w:date="2021-01-11T11:31:00Z">
                              <w:rPr>
                                <w:rFonts w:ascii="Cambria Math" w:hAnsi="Cambria Math" w:cs="Times New Roman"/>
                                <w:i/>
                                <w:sz w:val="20"/>
                                <w:szCs w:val="20"/>
                              </w:rPr>
                            </w:ins>
                          </m:ctrlPr>
                        </m:accPr>
                        <m:e>
                          <m:r>
                            <w:rPr>
                              <w:rFonts w:ascii="Cambria Math" w:hAnsi="Cambria Math" w:cs="Times New Roman"/>
                              <w:sz w:val="20"/>
                              <w:szCs w:val="20"/>
                            </w:rPr>
                            <m:t>Χ</m:t>
                          </m:r>
                        </m:e>
                      </m:acc>
                    </m:e>
                    <m:sub>
                      <m:sSub>
                        <m:sSubPr>
                          <m:ctrlPr>
                            <w:ins w:id="140" w:author="Michael Jennions" w:date="2021-01-11T11:31:00Z">
                              <w:rPr>
                                <w:rFonts w:ascii="Cambria Math" w:hAnsi="Cambria Math" w:cs="Times New Roman"/>
                                <w:i/>
                                <w:sz w:val="20"/>
                                <w:szCs w:val="20"/>
                              </w:rPr>
                            </w:ins>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ins w:id="141" w:author="Michael Jennions" w:date="2021-01-11T11:31:00Z">
                          <w:rPr>
                            <w:rFonts w:ascii="Cambria Math" w:hAnsi="Cambria Math" w:cs="Times New Roman"/>
                            <w:i/>
                            <w:sz w:val="20"/>
                            <w:szCs w:val="20"/>
                          </w:rPr>
                        </w:ins>
                      </m:ctrlPr>
                    </m:sSubPr>
                    <m:e>
                      <m:acc>
                        <m:accPr>
                          <m:chr m:val="̅"/>
                          <m:ctrlPr>
                            <w:ins w:id="142" w:author="Michael Jennions" w:date="2021-01-11T11:31:00Z">
                              <w:rPr>
                                <w:rFonts w:ascii="Cambria Math" w:hAnsi="Cambria Math" w:cs="Times New Roman"/>
                                <w:i/>
                                <w:sz w:val="20"/>
                                <w:szCs w:val="20"/>
                              </w:rPr>
                            </w:ins>
                          </m:ctrlPr>
                        </m:accPr>
                        <m:e>
                          <m:r>
                            <w:rPr>
                              <w:rFonts w:ascii="Cambria Math" w:hAnsi="Cambria Math" w:cs="Times New Roman"/>
                              <w:sz w:val="20"/>
                              <w:szCs w:val="20"/>
                            </w:rPr>
                            <m:t>Χ</m:t>
                          </m:r>
                        </m:e>
                      </m:acc>
                    </m:e>
                    <m:sub>
                      <m:sSub>
                        <m:sSubPr>
                          <m:ctrlPr>
                            <w:ins w:id="143" w:author="Michael Jennions" w:date="2021-01-11T11:31:00Z">
                              <w:rPr>
                                <w:rFonts w:ascii="Cambria Math" w:hAnsi="Cambria Math" w:cs="Times New Roman"/>
                                <w:i/>
                                <w:sz w:val="20"/>
                                <w:szCs w:val="20"/>
                              </w:rPr>
                            </w:ins>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0471D7AA" w14:textId="422E5821" w:rsidR="00220F6C" w:rsidRDefault="00220F6C" w:rsidP="006D1C9C">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9</w:t>
      </w:r>
      <w:r>
        <w:rPr>
          <w:rFonts w:ascii="Times New Roman" w:hAnsi="Times New Roman" w:cs="Times New Roman"/>
          <w:i/>
          <w:sz w:val="20"/>
        </w:rPr>
        <w:t>)</w:t>
      </w:r>
    </w:p>
    <w:p w14:paraId="06F7C973" w14:textId="77777777" w:rsidR="00B80810" w:rsidRPr="006D1C9C" w:rsidRDefault="00B80810" w:rsidP="006D1C9C">
      <w:pPr>
        <w:contextualSpacing/>
        <w:jc w:val="right"/>
        <w:rPr>
          <w:rFonts w:ascii="Times New Roman" w:hAnsi="Times New Roman" w:cs="Times New Roman"/>
          <w:i/>
          <w:sz w:val="20"/>
        </w:rPr>
      </w:pPr>
    </w:p>
    <w:p w14:paraId="1E6B4CBB" w14:textId="15337EC0"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(Dunning Jr, 2007)</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156B6FB6" w14:textId="77777777" w:rsidR="00220F6C" w:rsidRPr="00AD5FAB" w:rsidRDefault="00220F6C" w:rsidP="00220F6C">
      <w:pPr>
        <w:spacing w:line="480" w:lineRule="auto"/>
        <w:rPr>
          <w:rFonts w:ascii="Times New Roman" w:hAnsi="Times New Roman" w:cs="Times New Roman"/>
        </w:rPr>
      </w:pPr>
    </w:p>
    <w:p w14:paraId="55A9616C" w14:textId="37A3CAB5" w:rsidR="00220F6C" w:rsidRPr="00AD5FAB" w:rsidRDefault="00220F6C" w:rsidP="00220F6C">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The location of data collected for SSD index and mating system are provided in the </w:t>
      </w:r>
      <w:r w:rsidR="00795538">
        <w:rPr>
          <w:rFonts w:ascii="Times New Roman" w:hAnsi="Times New Roman" w:cs="Times New Roman"/>
        </w:rPr>
        <w:t>Supporting Information</w:t>
      </w:r>
      <w:r w:rsidRPr="00AD5FAB">
        <w:rPr>
          <w:rFonts w:ascii="Times New Roman" w:hAnsi="Times New Roman" w:cs="Times New Roman"/>
        </w:rPr>
        <w:t xml:space="preserve">. </w:t>
      </w:r>
    </w:p>
    <w:p w14:paraId="5E0B50F0" w14:textId="77777777" w:rsidR="00220F6C" w:rsidRPr="00AD5FAB" w:rsidRDefault="00220F6C" w:rsidP="00220F6C">
      <w:pPr>
        <w:spacing w:line="480" w:lineRule="auto"/>
        <w:contextualSpacing/>
        <w:rPr>
          <w:rFonts w:ascii="Times New Roman" w:hAnsi="Times New Roman" w:cs="Times New Roman"/>
        </w:rPr>
      </w:pPr>
    </w:p>
    <w:p w14:paraId="732CE5D2" w14:textId="1D3D739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w:t>
      </w:r>
      <w:r w:rsidRPr="00AD5FAB">
        <w:rPr>
          <w:rFonts w:ascii="Times New Roman" w:hAnsi="Times New Roman" w:cs="Times New Roman"/>
        </w:rPr>
        <w:lastRenderedPageBreak/>
        <w:t xml:space="preserve">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 xml:space="preserve">Supplementary Tables </w:t>
      </w:r>
      <w:r w:rsidR="00736640">
        <w:rPr>
          <w:rFonts w:ascii="Times New Roman" w:hAnsi="Times New Roman" w:cs="Times New Roman"/>
          <w:color w:val="000000" w:themeColor="text1"/>
        </w:rPr>
        <w:t>S3-7</w:t>
      </w:r>
      <w:r w:rsidRPr="00AD5FAB">
        <w:rPr>
          <w:rFonts w:ascii="Times New Roman" w:hAnsi="Times New Roman" w:cs="Times New Roman"/>
        </w:rPr>
        <w:t>, but these should be treated as strictly exploratory analyses.</w:t>
      </w:r>
    </w:p>
    <w:p w14:paraId="1C7992F1" w14:textId="77777777" w:rsidR="00220F6C" w:rsidRPr="00AD5FAB" w:rsidRDefault="00220F6C" w:rsidP="00220F6C">
      <w:pPr>
        <w:spacing w:line="480" w:lineRule="auto"/>
        <w:contextualSpacing/>
        <w:rPr>
          <w:rFonts w:ascii="Times New Roman" w:hAnsi="Times New Roman" w:cs="Times New Roman"/>
          <w:i/>
          <w:iCs/>
        </w:rPr>
      </w:pPr>
    </w:p>
    <w:p w14:paraId="45B9E575" w14:textId="364759A0"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4" w:name="_Toc61094840"/>
      <w:r w:rsidRPr="00167EC3">
        <w:rPr>
          <w:rFonts w:ascii="Times New Roman" w:hAnsi="Times New Roman" w:cs="Times New Roman"/>
          <w:i/>
          <w:iCs/>
          <w:color w:val="auto"/>
          <w:sz w:val="24"/>
          <w:szCs w:val="24"/>
        </w:rPr>
        <w:t>Meta-analyses</w:t>
      </w:r>
      <w:bookmarkEnd w:id="144"/>
    </w:p>
    <w:p w14:paraId="07A481F7" w14:textId="0A029BB8"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lnCVR using multi-level meta-analytic (MLMA) models (intercept only models that consider random effects) and then ran multi-level meta-regression (MLMR) models (including fixed effect moderators) in R version 3.5.1</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computing","type":"article"},"uris":["http://www.mendeley.com/documents/?uuid=268e8d0f-301d-4fbd-b25f-0511105793b8"]}],"mendeley":{"formattedCitation":"(R Core Team, 2016)","plainTextFormattedCitation":"(R Core Team, 2016)","previouslyFormattedCitation":"(R Core Team, 2016)"},"properties":{"noteIndex":0},"schema":"https://github.com/citation-style-language/schema/raw/master/csl-citation.json"}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(R Core Team, 2016)</w:t>
      </w:r>
      <w:r w:rsidRPr="00AD5FAB">
        <w:rPr>
          <w:rFonts w:ascii="Times New Roman" w:hAnsi="Times New Roman" w:cs="Times New Roman"/>
        </w:rPr>
        <w:fldChar w:fldCharType="end"/>
      </w:r>
      <w:r w:rsidRPr="00AD5FAB">
        <w:rPr>
          <w:rFonts w:ascii="Times New Roman" w:hAnsi="Times New Roman" w:cs="Times New Roman"/>
        </w:rPr>
        <w:t xml:space="preserve"> using the package </w:t>
      </w:r>
      <w:r w:rsidRPr="00AD5FAB">
        <w:rPr>
          <w:rFonts w:ascii="Times New Roman" w:hAnsi="Times New Roman" w:cs="Times New Roman"/>
          <w:i/>
          <w:iCs/>
        </w:rPr>
        <w:t xml:space="preserve">metafor </w:t>
      </w:r>
      <w:r w:rsidRPr="00AD5FAB">
        <w:rPr>
          <w:rFonts w:ascii="Times New Roman" w:hAnsi="Times New Roman" w:cs="Times New Roman"/>
        </w:rPr>
        <w:t>(version 2.4.0)</w:t>
      </w:r>
      <w:r w:rsidR="00E02FED">
        <w:rPr>
          <w:rFonts w:ascii="Times New Roman" w:hAnsi="Times New Roman" w:cs="Times New Roman"/>
        </w:rPr>
        <w:t xml:space="preserve"> </w:t>
      </w:r>
      <w:r w:rsidRPr="00AD5FAB">
        <w:rPr>
          <w:rFonts w:ascii="Times New Roman" w:hAnsi="Times New Roman" w:cs="Times New Roman"/>
          <w:i/>
          <w:iCs/>
        </w:rPr>
        <w:fldChar w:fldCharType="begin" w:fldLock="1"/>
      </w:r>
      <w:r w:rsidR="00985B47">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package","type":"article-journal","volume":"36"},"uris":["http://www.mendeley.com/documents/?uuid=b8741c23-f2a5-4024-8b88-8f4f7e884078"]}],"mendeley":{"formattedCitation":"(Viechtbauer, 2010)","plainTextFormattedCitation":"(Viechtbauer, 2010)","previouslyFormattedCitation":"(Viechtbauer, 2010)"},"properties":{"noteIndex":0},"schema":"https://github.com/citation-style-language/schema/raw/master/csl-citation.json"}</w:instrText>
      </w:r>
      <w:r w:rsidRPr="00AD5FAB">
        <w:rPr>
          <w:rFonts w:ascii="Times New Roman" w:hAnsi="Times New Roman" w:cs="Times New Roman"/>
          <w:i/>
          <w:iCs/>
        </w:rPr>
        <w:fldChar w:fldCharType="separate"/>
      </w:r>
      <w:r w:rsidR="00985B47" w:rsidRPr="00985B47">
        <w:rPr>
          <w:rFonts w:ascii="Times New Roman" w:hAnsi="Times New Roman" w:cs="Times New Roman"/>
          <w:iCs/>
          <w:noProof/>
        </w:rPr>
        <w:t>(Viechtbauer, 2010)</w:t>
      </w:r>
      <w:r w:rsidRPr="00AD5FAB">
        <w:rPr>
          <w:rFonts w:ascii="Times New Roman" w:hAnsi="Times New Roman" w:cs="Times New Roman"/>
          <w:i/>
          <w:iCs/>
        </w:rPr>
        <w:fldChar w:fldCharType="end"/>
      </w:r>
      <w:r w:rsidRPr="00AD5FAB">
        <w:rPr>
          <w:rFonts w:ascii="Times New Roman" w:hAnsi="Times New Roman" w:cs="Times New Roman"/>
        </w:rPr>
        <w:t>.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Focusing on broad taxonomic groups separately allowed us to construct phylogenies for each group. Even then, phylogenies were better resolved for some groups than others (e.g. mammal and bird phylogenies were better than those for invertebrates – see below).</w:t>
      </w:r>
    </w:p>
    <w:p w14:paraId="4D1A86A5"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0DAC3E56" w14:textId="3473DE0C"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(Dingemanse &amp; Wolf, 2010; Wolf &amp; Weissing, 2010)</w:t>
      </w:r>
      <w:r w:rsidRPr="00AD5FAB">
        <w:rPr>
          <w:rFonts w:ascii="Times New Roman" w:hAnsi="Times New Roman" w:cs="Times New Roman"/>
        </w:rPr>
        <w:fldChar w:fldCharType="end"/>
      </w:r>
      <w:r w:rsidRPr="00AD5FAB">
        <w:rPr>
          <w:rFonts w:ascii="Times New Roman" w:hAnsi="Times New Roman" w:cs="Times New Roman"/>
        </w:rPr>
        <w:t xml:space="preserve">, </w:t>
      </w:r>
      <w:r w:rsidRPr="00AD5FAB">
        <w:rPr>
          <w:rFonts w:ascii="Times New Roman" w:hAnsi="Times New Roman" w:cs="Times New Roman"/>
        </w:rPr>
        <w:lastRenderedPageBreak/>
        <w:t>and greater variance for all five traits in accordance with the ‘greater male variability’ hypothesis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(Feingold, 1992)</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2017)","previouslyFormattedCitation":"(Nakagawa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(Nakagawa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time","type":"article-journal","volume":"491"},"uris":["http://www.mendeley.com/documents/?uuid=0bd29d4e-ed9f-4fdd-9496-e62c1b08013a"]}],"mendeley":{"formattedCitation":"(Jetz &lt;i&gt;et al.&lt;/i&gt;, 2012)","manualFormatting":"; Jetz et al., 2012)","plainTextFormattedCitation":"(Jetz et al., 2012)","previouslyFormattedCitation":"(Jetz &lt;i&gt;et al.&lt;/i&gt;,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 xml:space="preserve">Jetz </w:t>
      </w:r>
      <w:r w:rsidR="00985B47" w:rsidRPr="00985B47">
        <w:rPr>
          <w:rFonts w:ascii="Times New Roman" w:hAnsi="Times New Roman" w:cs="Times New Roman"/>
          <w:i/>
          <w:noProof/>
        </w:rPr>
        <w:t>et al.</w:t>
      </w:r>
      <w:r w:rsidR="00985B47" w:rsidRPr="00985B47">
        <w:rPr>
          <w:rFonts w:ascii="Times New Roman" w:hAnsi="Times New Roman" w:cs="Times New Roman"/>
          <w:noProof/>
        </w:rPr>
        <w:t>, 2012)</w:t>
      </w:r>
      <w:r w:rsidRPr="00AD5FAB">
        <w:rPr>
          <w:rFonts w:ascii="Times New Roman" w:hAnsi="Times New Roman" w:cs="Times New Roman"/>
        </w:rPr>
        <w:fldChar w:fldCharType="end"/>
      </w:r>
      <w:r w:rsidRPr="00AD5FAB">
        <w:rPr>
          <w:rFonts w:ascii="Times New Roman" w:hAnsi="Times New Roman" w:cs="Times New Roman"/>
        </w:rPr>
        <w:t xml:space="preserve"> or using </w:t>
      </w:r>
      <w:r w:rsidRPr="00AD5FAB">
        <w:rPr>
          <w:rFonts w:ascii="Times New Roman" w:hAnsi="Times New Roman" w:cs="Times New Roman"/>
          <w:i/>
        </w:rPr>
        <w:t>TimeTree.org</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(Hinchliff </w:t>
      </w:r>
      <w:r w:rsidR="00985B47" w:rsidRPr="00985B47">
        <w:rPr>
          <w:rFonts w:ascii="Times New Roman" w:hAnsi="Times New Roman" w:cs="Times New Roman"/>
          <w:i/>
          <w:noProof/>
        </w:rPr>
        <w:t>et al.</w:t>
      </w:r>
      <w:r w:rsidR="00985B47" w:rsidRPr="00985B47">
        <w:rPr>
          <w:rFonts w:ascii="Times New Roman" w:hAnsi="Times New Roman" w:cs="Times New Roman"/>
          <w:noProof/>
        </w:rPr>
        <w:t>, 2015)</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(Ericson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2006)</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r w:rsidRPr="00AD5FAB">
        <w:rPr>
          <w:rFonts w:ascii="Times New Roman" w:hAnsi="Times New Roman" w:cs="Times New Roman"/>
          <w:i/>
          <w:iCs/>
        </w:rPr>
        <w:t>phytools</w:t>
      </w:r>
      <w:r w:rsidRPr="00AD5FAB">
        <w:rPr>
          <w:rFonts w:ascii="Times New Roman" w:hAnsi="Times New Roman" w:cs="Times New Roman"/>
        </w:rPr>
        <w:t xml:space="preserve"> packages in R to generate an average tree from these 100 trees, which we then used in our bird taxa models. TimeTree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representation, we substituted the next closest available species (e.g.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lnCVR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 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Higgins &amp; Thompson, 2002; Nakagawa &amp; Santos, 2012)</w:t>
      </w:r>
      <w:r w:rsidRPr="00AD5FAB">
        <w:rPr>
          <w:rFonts w:ascii="Times New Roman" w:hAnsi="Times New Roman" w:cs="Times New Roman"/>
        </w:rPr>
        <w:fldChar w:fldCharType="end"/>
      </w:r>
      <w:r w:rsidRPr="00AD5FAB">
        <w:rPr>
          <w:rFonts w:ascii="Times New Roman" w:hAnsi="Times New Roman" w:cs="Times New Roman"/>
        </w:rPr>
        <w:t>. We partitioned heterogeneity arising among species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meta-analysis","type":"article-journal","volume":"26"},"uris":["http://www.mendeley.com/documents/?uuid=f8720778-415f-4e22-97ba-90f950bc9e1e"]}],"mendeley":{"formattedCitation":"(Nakagawa &amp; Santos, 2012)","manualFormatting":"; Nakagawa &amp; Santos, 2012)","plainTextFormattedCitation":"(Nakagawa &amp; Santos, 2012)","previouslyFormattedCitation":"(Nakagawa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Nakagawa &amp; Santos, 2012)</w:t>
      </w:r>
      <w:r w:rsidRPr="00AD5FAB">
        <w:rPr>
          <w:rFonts w:ascii="Times New Roman" w:hAnsi="Times New Roman" w:cs="Times New Roman"/>
        </w:rPr>
        <w:fldChar w:fldCharType="end"/>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total sampling variance (see </w:t>
      </w:r>
      <w:r w:rsidR="00795538">
        <w:rPr>
          <w:rFonts w:ascii="Times New Roman" w:hAnsi="Times New Roman" w:cs="Times New Roman"/>
        </w:rPr>
        <w:t>Supporting Information</w:t>
      </w:r>
      <w:r w:rsidRPr="00AD5FAB">
        <w:rPr>
          <w:rFonts w:ascii="Times New Roman" w:hAnsi="Times New Roman" w:cs="Times New Roman"/>
        </w:rPr>
        <w:t xml:space="preserve"> for calculations).</w:t>
      </w:r>
    </w:p>
    <w:p w14:paraId="23E02D47"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A35D3EF" w14:textId="316D5B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Next, we fit separate MLMR models for each taxonomic group that included key moderator variables. Our first set of models included personality type as a moderator to provide an estimate of the mean effect size for each of the five personality factors (i.e.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w:t>
      </w:r>
      <w:r w:rsidR="00B80810">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E105B2E"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4486C801" w14:textId="30454E86"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ab/>
        <w:t>The studies included in our meta-analysis varied greatly in their design and there were a number of additional sources of non-independence within studies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individuals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w:t>
      </w:r>
      <w:r w:rsidRPr="00AD5FAB">
        <w:rPr>
          <w:rFonts w:ascii="Times New Roman" w:hAnsi="Times New Roman" w:cs="Times New Roman"/>
        </w:rPr>
        <w:lastRenderedPageBreak/>
        <w:t>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 (Supplementary Tables S</w:t>
      </w:r>
      <w:r w:rsidR="0078527D">
        <w:rPr>
          <w:rFonts w:ascii="Times New Roman" w:hAnsi="Times New Roman" w:cs="Times New Roman"/>
        </w:rPr>
        <w:t>8</w:t>
      </w:r>
      <w:r w:rsidRPr="00AD5FAB">
        <w:rPr>
          <w:rFonts w:ascii="Times New Roman" w:hAnsi="Times New Roman" w:cs="Times New Roman"/>
        </w:rPr>
        <w:t>-S</w:t>
      </w:r>
      <w:r w:rsidR="0078527D">
        <w:rPr>
          <w:rFonts w:ascii="Times New Roman" w:hAnsi="Times New Roman" w:cs="Times New Roman"/>
        </w:rPr>
        <w:t>13</w:t>
      </w:r>
      <w:r w:rsidRPr="00AD5FAB">
        <w:rPr>
          <w:rFonts w:ascii="Times New Roman" w:hAnsi="Times New Roman" w:cs="Times New Roman"/>
        </w:rPr>
        <w:t xml:space="preserve">). The results presented in Tables 1-3 are robust and not due to non-independence. </w:t>
      </w:r>
      <w:r w:rsidRPr="00AD5FAB">
        <w:rPr>
          <w:rFonts w:ascii="Times New Roman" w:hAnsi="Times New Roman" w:cs="Times New Roman"/>
        </w:rPr>
        <w:br/>
      </w:r>
    </w:p>
    <w:p w14:paraId="01B3B57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66456DAB" w14:textId="77777777" w:rsidR="00220F6C" w:rsidRPr="00AD5FAB" w:rsidRDefault="00220F6C" w:rsidP="00220F6C">
      <w:pPr>
        <w:spacing w:line="480" w:lineRule="auto"/>
        <w:contextualSpacing/>
        <w:rPr>
          <w:rFonts w:ascii="Times New Roman" w:hAnsi="Times New Roman" w:cs="Times New Roman"/>
        </w:rPr>
      </w:pPr>
    </w:p>
    <w:p w14:paraId="14B7AF83" w14:textId="1A80338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5" w:name="_Toc61094841"/>
      <w:r w:rsidRPr="00167EC3">
        <w:rPr>
          <w:rFonts w:ascii="Times New Roman" w:hAnsi="Times New Roman" w:cs="Times New Roman"/>
          <w:i/>
          <w:iCs/>
          <w:color w:val="auto"/>
          <w:sz w:val="24"/>
          <w:szCs w:val="24"/>
        </w:rPr>
        <w:t>Publication bias</w:t>
      </w:r>
      <w:bookmarkEnd w:id="145"/>
    </w:p>
    <w:p w14:paraId="65D4EDC2" w14:textId="188EB87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Published studies might disproportionately report certain findings (e.g. greater male variability). To look for publication bias, we first checked for funnel plot asymmetry for both </w:t>
      </w:r>
      <w:r w:rsidRPr="00AD5FAB">
        <w:rPr>
          <w:rFonts w:ascii="Times New Roman" w:hAnsi="Times New Roman" w:cs="Times New Roman"/>
          <w:i/>
        </w:rPr>
        <w:t xml:space="preserve">g </w:t>
      </w:r>
      <w:r w:rsidRPr="00AD5FAB">
        <w:rPr>
          <w:rFonts w:ascii="Times New Roman" w:hAnsi="Times New Roman" w:cs="Times New Roman"/>
        </w:rPr>
        <w:t>and lnCVR. Studies with large error (e.g. low precision) drive funnel plot asymmetry if there is a true non-zero effect and a bias towards publishing significant results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trials","type":"article-journal","volume":"343"},"uris":["http://www.mendeley.com/documents/?uuid=b0bdb36a-2aa5-4609-a173-8ad00f6ff646"]}],"mendeley":{"formattedCitation":"(Sterne &lt;i&gt;et al.&lt;/i&gt;, 2011)","plainTextFormattedCitation":"(Sterne et al., 2011)","previouslyFormattedCitation":"(Sterne &lt;i&gt;et al.&lt;/i&gt;, 2011)"},"properties":{"noteIndex":0},"schema":"https://github.com/citation-style-language/schema/raw/master/csl-citation.json"}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(Sterne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2011)</w:t>
      </w:r>
      <w:r w:rsidRPr="00AD5FAB">
        <w:rPr>
          <w:rFonts w:ascii="Times New Roman" w:hAnsi="Times New Roman" w:cs="Times New Roman"/>
        </w:rPr>
        <w:fldChar w:fldCharType="end"/>
      </w:r>
      <w:r w:rsidRPr="00AD5FAB">
        <w:rPr>
          <w:rFonts w:ascii="Times New Roman" w:hAnsi="Times New Roman" w:cs="Times New Roman"/>
        </w:rPr>
        <w:t>. Visual inspection of funnel plots is misleading, however, as we need to account for additional sources of variation in effect sizes (i.e.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34B21C05" w14:textId="77777777" w:rsidR="00220F6C" w:rsidRPr="00AD5FAB" w:rsidRDefault="00220F6C" w:rsidP="00220F6C">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ins w:id="146" w:author="Michael Jennions" w:date="2021-01-11T11:31:00Z">
                  <w:rPr>
                    <w:rFonts w:ascii="Cambria Math" w:hAnsi="Cambria Math" w:cs="Times New Roman"/>
                    <w:i/>
                    <w:sz w:val="20"/>
                    <w:szCs w:val="20"/>
                  </w:rPr>
                </w:ins>
              </m:ctrlPr>
            </m:fPr>
            <m:num>
              <m:r>
                <w:rPr>
                  <w:rFonts w:ascii="Cambria Math" w:hAnsi="Cambria Math" w:cs="Times New Roman"/>
                  <w:sz w:val="20"/>
                  <w:szCs w:val="20"/>
                </w:rPr>
                <m:t>1</m:t>
              </m:r>
            </m:num>
            <m:den>
              <m:rad>
                <m:radPr>
                  <m:degHide m:val="1"/>
                  <m:ctrlPr>
                    <w:ins w:id="147" w:author="Michael Jennions" w:date="2021-01-11T11:31:00Z">
                      <w:rPr>
                        <w:rFonts w:ascii="Cambria Math" w:hAnsi="Cambria Math" w:cs="Times New Roman"/>
                        <w:i/>
                        <w:sz w:val="20"/>
                        <w:szCs w:val="20"/>
                      </w:rPr>
                    </w:ins>
                  </m:ctrlPr>
                </m:radPr>
                <m:deg/>
                <m:e>
                  <m:sSub>
                    <m:sSubPr>
                      <m:ctrlPr>
                        <w:ins w:id="148" w:author="Michael Jennions" w:date="2021-01-11T11:31:00Z">
                          <w:rPr>
                            <w:rFonts w:ascii="Cambria Math" w:hAnsi="Cambria Math" w:cs="Times New Roman"/>
                            <w:i/>
                            <w:sz w:val="20"/>
                            <w:szCs w:val="20"/>
                          </w:rPr>
                        </w:ins>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FE9BEEA" w14:textId="77777777" w:rsidR="00220F6C" w:rsidRPr="00AD5FAB" w:rsidRDefault="00220F6C" w:rsidP="00220F6C">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10</w:t>
      </w:r>
      <w:r>
        <w:rPr>
          <w:rFonts w:ascii="Times New Roman" w:hAnsi="Times New Roman" w:cs="Times New Roman"/>
          <w:i/>
          <w:sz w:val="20"/>
        </w:rPr>
        <w:t>)</w:t>
      </w:r>
    </w:p>
    <w:p w14:paraId="354DDB5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ins w:id="149" w:author="Michael Jennions" w:date="2021-01-11T11:31:00Z">
                <w:rPr>
                  <w:rFonts w:ascii="Cambria Math" w:hAnsi="Cambria Math" w:cs="Times New Roman"/>
                  <w:i/>
                  <w:sz w:val="22"/>
                </w:rPr>
              </w:ins>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effect sizes’ Hedge’s </w:t>
      </w:r>
      <w:r w:rsidRPr="00AD5FAB">
        <w:rPr>
          <w:rFonts w:ascii="Times New Roman" w:hAnsi="Times New Roman" w:cs="Times New Roman"/>
          <w:i/>
        </w:rPr>
        <w:t xml:space="preserve">g </w:t>
      </w:r>
      <w:r w:rsidRPr="00AD5FAB">
        <w:rPr>
          <w:rFonts w:ascii="Times New Roman" w:hAnsi="Times New Roman" w:cs="Times New Roman"/>
        </w:rPr>
        <w:t xml:space="preserve">(Eq. 3-6) or lnCVR (Eq. 7-8). </w:t>
      </w:r>
    </w:p>
    <w:p w14:paraId="116C0C2B" w14:textId="77777777" w:rsidR="00220F6C" w:rsidRPr="00AD5FAB" w:rsidRDefault="00220F6C" w:rsidP="00DF5211">
      <w:pPr>
        <w:spacing w:line="480" w:lineRule="auto"/>
        <w:rPr>
          <w:rFonts w:ascii="Times New Roman" w:hAnsi="Times New Roman" w:cs="Times New Roman"/>
          <w:b/>
          <w:bCs/>
          <w:color w:val="000000" w:themeColor="text1"/>
        </w:rPr>
      </w:pPr>
    </w:p>
    <w:p w14:paraId="217F9842" w14:textId="6AF6ACBE" w:rsidR="00F51579" w:rsidRPr="00167EC3" w:rsidRDefault="00DF5211" w:rsidP="00167EC3">
      <w:pPr>
        <w:pStyle w:val="Heading1"/>
        <w:numPr>
          <w:ilvl w:val="0"/>
          <w:numId w:val="27"/>
        </w:numPr>
        <w:spacing w:line="480" w:lineRule="auto"/>
        <w:rPr>
          <w:rFonts w:ascii="Times New Roman" w:hAnsi="Times New Roman" w:cs="Times New Roman"/>
          <w:color w:val="auto"/>
          <w:sz w:val="24"/>
          <w:szCs w:val="24"/>
        </w:rPr>
      </w:pPr>
      <w:bookmarkStart w:id="150" w:name="_Toc61094842"/>
      <w:r w:rsidRPr="00167EC3">
        <w:rPr>
          <w:rFonts w:ascii="Times New Roman" w:hAnsi="Times New Roman" w:cs="Times New Roman"/>
          <w:b/>
          <w:bCs/>
          <w:color w:val="auto"/>
          <w:sz w:val="24"/>
          <w:szCs w:val="24"/>
        </w:rPr>
        <w:lastRenderedPageBreak/>
        <w:t>Results</w:t>
      </w:r>
      <w:bookmarkEnd w:id="150"/>
    </w:p>
    <w:p w14:paraId="14F7F180" w14:textId="759E0C69"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51" w:name="_Toc61094843"/>
      <w:r w:rsidRPr="00167EC3">
        <w:rPr>
          <w:rFonts w:ascii="Times New Roman" w:hAnsi="Times New Roman" w:cs="Times New Roman"/>
          <w:i/>
          <w:iCs/>
          <w:color w:val="auto"/>
          <w:sz w:val="24"/>
          <w:szCs w:val="24"/>
        </w:rPr>
        <w:t>Dataset Summary</w:t>
      </w:r>
      <w:bookmarkEnd w:id="151"/>
      <w:r w:rsidRPr="00167EC3">
        <w:rPr>
          <w:rFonts w:ascii="Times New Roman" w:hAnsi="Times New Roman" w:cs="Times New Roman"/>
          <w:i/>
          <w:iCs/>
          <w:color w:val="auto"/>
          <w:sz w:val="24"/>
          <w:szCs w:val="24"/>
        </w:rPr>
        <w:t xml:space="preserve"> </w:t>
      </w:r>
    </w:p>
    <w:p w14:paraId="06F87B45" w14:textId="77777777"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least-studied, of the five personality types (n=814 and 166 effect sizes, respectively) (Table 2). </w:t>
      </w:r>
    </w:p>
    <w:p w14:paraId="059DA949" w14:textId="77777777" w:rsidR="00DF5211" w:rsidRPr="00AD5FAB" w:rsidRDefault="00DF5211" w:rsidP="00DF5211">
      <w:pPr>
        <w:spacing w:line="480" w:lineRule="auto"/>
        <w:ind w:firstLine="720"/>
        <w:rPr>
          <w:rFonts w:ascii="Times New Roman" w:hAnsi="Times New Roman" w:cs="Times New Roman"/>
        </w:rPr>
      </w:pPr>
    </w:p>
    <w:p w14:paraId="5CAC17BC" w14:textId="40EF63ED"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52" w:name="_Toc61094844"/>
      <w:r w:rsidRPr="00167EC3">
        <w:rPr>
          <w:rFonts w:ascii="Times New Roman" w:hAnsi="Times New Roman" w:cs="Times New Roman"/>
          <w:i/>
          <w:iCs/>
          <w:color w:val="auto"/>
          <w:sz w:val="24"/>
          <w:szCs w:val="24"/>
        </w:rPr>
        <w:t>Sex Differences</w:t>
      </w:r>
      <w:bookmarkEnd w:id="152"/>
    </w:p>
    <w:p w14:paraId="51177750" w14:textId="069C24C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Combining all five personality traits, males and females did not differ significantly in their mean personality in any of the five taxa, nor was there a significant sex difference in variability (Table 1 and Table S1</w:t>
      </w:r>
      <w:r w:rsidR="00335FAC">
        <w:rPr>
          <w:rFonts w:ascii="Times New Roman" w:hAnsi="Times New Roman" w:cs="Times New Roman"/>
        </w:rPr>
        <w:t>4</w:t>
      </w:r>
      <w:r w:rsidRPr="00AD5FAB">
        <w:rPr>
          <w:rFonts w:ascii="Times New Roman" w:hAnsi="Times New Roman" w:cs="Times New Roman"/>
        </w:rPr>
        <w:t>). The effect size estimates from our basic 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lnCVR &gt; 0.60), while there was moderate-low heterogeneity for reptiles/amphibians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lnCVR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lnCVR = 0.49). Heterogeneity in the sex difference in 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respectively) explained heterogeneity in the variability of effect sizes for mammals, birds and reptiles/amphibians only (see Table S1</w:t>
      </w:r>
      <w:r w:rsidR="00335FAC">
        <w:rPr>
          <w:rFonts w:ascii="Times New Roman" w:hAnsi="Times New Roman" w:cs="Times New Roman"/>
        </w:rPr>
        <w:t>4</w:t>
      </w:r>
      <w:r w:rsidRPr="00AD5FAB">
        <w:rPr>
          <w:rFonts w:ascii="Times New Roman" w:hAnsi="Times New Roman" w:cs="Times New Roman"/>
        </w:rPr>
        <w:t xml:space="preserve">). </w:t>
      </w:r>
    </w:p>
    <w:p w14:paraId="0C49271C" w14:textId="77777777" w:rsidR="00DF5211" w:rsidRPr="00AD5FAB" w:rsidRDefault="00DF5211" w:rsidP="00DF5211">
      <w:pPr>
        <w:spacing w:line="480" w:lineRule="auto"/>
        <w:ind w:firstLine="720"/>
        <w:rPr>
          <w:rFonts w:ascii="Times New Roman" w:hAnsi="Times New Roman" w:cs="Times New Roman"/>
          <w:highlight w:val="green"/>
        </w:rPr>
      </w:pPr>
    </w:p>
    <w:p w14:paraId="6D6E17FD" w14:textId="0A7D032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The lack of a sex difference in mean and variability in personality could arise if the direction of any difference in sex-specific values varied across the five personality traits. When the traits were analysed separately, we found significant sex differences in mean values in only two cases. Females were significantly more sociable in birds (</w:t>
      </w:r>
      <m:oMath>
        <m:sSub>
          <m:sSubPr>
            <m:ctrlPr>
              <w:ins w:id="153" w:author="Michael Jennions" w:date="2021-01-11T11:31:00Z">
                <w:rPr>
                  <w:rFonts w:ascii="Cambria Math" w:hAnsi="Cambria Math" w:cs="Times New Roman"/>
                  <w:i/>
                </w:rPr>
              </w:ins>
            </m:ctrlPr>
          </m:sSubPr>
          <m:e>
            <m:acc>
              <m:accPr>
                <m:chr m:val="̅"/>
                <m:ctrlPr>
                  <w:ins w:id="154" w:author="Michael Jennions" w:date="2021-01-11T11:31:00Z">
                    <w:rPr>
                      <w:rFonts w:ascii="Cambria Math" w:hAnsi="Cambria Math" w:cs="Times New Roman"/>
                      <w:i/>
                    </w:rPr>
                  </w:ins>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=-0.68, 95% CIs: -1.16, -0.21; </w:t>
      </w:r>
      <w:r w:rsidRPr="00AD5FAB">
        <w:rPr>
          <w:rFonts w:ascii="Times New Roman" w:hAnsi="Times New Roman" w:cs="Times New Roman"/>
          <w:i/>
        </w:rPr>
        <w:t>p</w:t>
      </w:r>
      <w:r w:rsidRPr="00AD5FAB">
        <w:rPr>
          <w:rFonts w:ascii="Times New Roman" w:hAnsi="Times New Roman" w:cs="Times New Roman"/>
        </w:rPr>
        <w:t>=0.005), but less exploratory in reptiles/amphibians (</w:t>
      </w:r>
      <m:oMath>
        <m:sSub>
          <m:sSubPr>
            <m:ctrlPr>
              <w:ins w:id="155" w:author="Michael Jennions" w:date="2021-01-11T11:31:00Z">
                <w:rPr>
                  <w:rFonts w:ascii="Cambria Math" w:hAnsi="Cambria Math" w:cs="Times New Roman"/>
                  <w:i/>
                </w:rPr>
              </w:ins>
            </m:ctrlPr>
          </m:sSubPr>
          <m:e>
            <m:acc>
              <m:accPr>
                <m:chr m:val="̅"/>
                <m:ctrlPr>
                  <w:ins w:id="156" w:author="Michael Jennions" w:date="2021-01-11T11:31:00Z">
                    <w:rPr>
                      <w:rFonts w:ascii="Cambria Math" w:hAnsi="Cambria Math" w:cs="Times New Roman"/>
                      <w:i/>
                    </w:rPr>
                  </w:ins>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95% CIs: </w:t>
      </w:r>
      <w:r w:rsidRPr="00AD5FAB">
        <w:rPr>
          <w:rFonts w:ascii="Times New Roman" w:hAnsi="Times New Roman" w:cs="Times New Roman"/>
        </w:rPr>
        <w:lastRenderedPageBreak/>
        <w:t xml:space="preserve">0.05, 0.45; </w:t>
      </w:r>
      <w:r w:rsidRPr="00AD5FAB">
        <w:rPr>
          <w:rFonts w:ascii="Times New Roman" w:hAnsi="Times New Roman" w:cs="Times New Roman"/>
          <w:i/>
        </w:rPr>
        <w:t>p</w:t>
      </w:r>
      <w:r w:rsidRPr="00AD5FAB">
        <w:rPr>
          <w:rFonts w:ascii="Times New Roman" w:hAnsi="Times New Roman" w:cs="Times New Roman"/>
        </w:rPr>
        <w:t xml:space="preserve">=0.02). While the magnitude of the estimated effect sizes suggest that sex-differences might exist for personality traits in other taxa (e.g., invertebrates and fish) none of the other 23 tests for sex differences in mean personality were statistically significant (Table 2, Figures </w:t>
      </w:r>
      <w:r w:rsidR="00EB5863">
        <w:rPr>
          <w:rFonts w:ascii="Times New Roman" w:hAnsi="Times New Roman" w:cs="Times New Roman"/>
        </w:rPr>
        <w:t>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w:t>
      </w:r>
    </w:p>
    <w:p w14:paraId="339B354E" w14:textId="77777777" w:rsidR="00DF5211" w:rsidRPr="00AD5FAB" w:rsidRDefault="00DF5211" w:rsidP="00DF5211">
      <w:pPr>
        <w:spacing w:line="480" w:lineRule="auto"/>
        <w:rPr>
          <w:rFonts w:ascii="Times New Roman" w:hAnsi="Times New Roman" w:cs="Times New Roman"/>
        </w:rPr>
      </w:pPr>
    </w:p>
    <w:p w14:paraId="6458B67E" w14:textId="0692C134" w:rsidR="00DF5211" w:rsidRPr="00AD5FAB" w:rsidRDefault="00DF5211" w:rsidP="00DF5211">
      <w:pPr>
        <w:spacing w:line="480" w:lineRule="auto"/>
        <w:rPr>
          <w:rFonts w:ascii="Times New Roman" w:hAnsi="Times New Roman" w:cs="Times New Roman"/>
        </w:rPr>
      </w:pPr>
      <w:r w:rsidRPr="00AD5FAB">
        <w:rPr>
          <w:rFonts w:ascii="Times New Roman" w:hAnsi="Times New Roman" w:cs="Times New Roman"/>
        </w:rPr>
        <w:tab/>
        <w:t>There was only a single significant sex difference in variability when traits were analysed separately. Females were more variable in their aggressive behaviour in fish (</w:t>
      </w:r>
      <m:oMath>
        <m:sSub>
          <m:sSubPr>
            <m:ctrlPr>
              <w:ins w:id="157" w:author="Michael Jennions" w:date="2021-01-11T11:31:00Z">
                <w:rPr>
                  <w:rFonts w:ascii="Cambria Math" w:hAnsi="Cambria Math" w:cs="Times New Roman"/>
                  <w:i/>
                </w:rPr>
              </w:ins>
            </m:ctrlPr>
          </m:sSubPr>
          <m:e>
            <m:acc>
              <m:accPr>
                <m:chr m:val="̅"/>
                <m:ctrlPr>
                  <w:ins w:id="158" w:author="Michael Jennions" w:date="2021-01-11T11:31:00Z">
                    <w:rPr>
                      <w:rFonts w:ascii="Cambria Math" w:hAnsi="Cambria Math" w:cs="Times New Roman"/>
                      <w:i/>
                    </w:rPr>
                  </w:ins>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95% CIs: -0.25, -0.01; </w:t>
      </w:r>
      <w:r w:rsidRPr="00AD5FAB">
        <w:rPr>
          <w:rFonts w:ascii="Times New Roman" w:hAnsi="Times New Roman" w:cs="Times New Roman"/>
          <w:i/>
        </w:rPr>
        <w:t>p</w:t>
      </w:r>
      <w:r w:rsidRPr="00AD5FAB">
        <w:rPr>
          <w:rFonts w:ascii="Times New Roman" w:hAnsi="Times New Roman" w:cs="Times New Roman"/>
        </w:rPr>
        <w:t>=0.04). Again, while the magnitude of the estimated effect sizes in other groups were equivalent or even larger for the difference in variance between males and females, none of the 24 other tests were statistically significant (Table 2, Figures</w:t>
      </w:r>
      <w:r w:rsidR="00EB5863">
        <w:rPr>
          <w:rFonts w:ascii="Times New Roman" w:hAnsi="Times New Roman" w:cs="Times New Roman"/>
        </w:rPr>
        <w:t xml:space="preserve"> 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 xml:space="preserve"> and Table S</w:t>
      </w:r>
      <w:r w:rsidR="00335FAC">
        <w:rPr>
          <w:rFonts w:ascii="Times New Roman" w:hAnsi="Times New Roman" w:cs="Times New Roman"/>
        </w:rPr>
        <w:t>15</w:t>
      </w:r>
      <w:r w:rsidRPr="00AD5FAB">
        <w:rPr>
          <w:rFonts w:ascii="Times New Roman" w:hAnsi="Times New Roman" w:cs="Times New Roman"/>
        </w:rPr>
        <w:t xml:space="preserve">). </w:t>
      </w:r>
    </w:p>
    <w:p w14:paraId="3A5DF2B7" w14:textId="77777777" w:rsidR="00DF5211" w:rsidRPr="00AD5FAB" w:rsidRDefault="00DF5211" w:rsidP="00DF5211">
      <w:pPr>
        <w:spacing w:line="480" w:lineRule="auto"/>
        <w:rPr>
          <w:rFonts w:ascii="Times New Roman" w:hAnsi="Times New Roman" w:cs="Times New Roman"/>
        </w:rPr>
      </w:pPr>
    </w:p>
    <w:p w14:paraId="2E74E384" w14:textId="70308FF4"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59" w:name="_Toc61094845"/>
      <w:r w:rsidRPr="00167EC3">
        <w:rPr>
          <w:rFonts w:ascii="Times New Roman" w:hAnsi="Times New Roman" w:cs="Times New Roman"/>
          <w:i/>
          <w:iCs/>
          <w:color w:val="auto"/>
          <w:sz w:val="24"/>
          <w:szCs w:val="24"/>
        </w:rPr>
        <w:t>Sexual Size Dimorphism and Sex Differences in Personality</w:t>
      </w:r>
      <w:bookmarkEnd w:id="159"/>
    </w:p>
    <w:p w14:paraId="55491798" w14:textId="6DEC84F9"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explained the extent of the sex differences in mean personality in only one of the four taxa tested, but its influence depended on the personality trait (Table 3 and Table </w:t>
      </w:r>
      <w:r w:rsidR="00335FAC">
        <w:rPr>
          <w:rFonts w:ascii="Times New Roman" w:hAnsi="Times New Roman" w:cs="Times New Roman"/>
        </w:rPr>
        <w:t>S16</w:t>
      </w:r>
      <w:r w:rsidRPr="00AD5FAB">
        <w:rPr>
          <w:rFonts w:ascii="Times New Roman" w:hAnsi="Times New Roman" w:cs="Times New Roman"/>
        </w:rPr>
        <w:t>). There was no effect of SSD in fish, invertebrates or birds. In mammals, the SSD of a species predicted sex differences in activity and aggression, but not of boldness or exploration. When the sexes were the same size (SSD=0), there were no differences in aggression between males and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w:t>
      </w:r>
      <w:r w:rsidRPr="00AD5FAB">
        <w:rPr>
          <w:rFonts w:ascii="Times New Roman" w:hAnsi="Times New Roman" w:cs="Times New Roman"/>
          <w:lang w:val="en-GB"/>
        </w:rPr>
        <w:t xml:space="preserve">-0.09, 95% CIs: -1.29, 1.10; </w:t>
      </w:r>
      <w:r w:rsidRPr="00AD5FAB">
        <w:rPr>
          <w:rFonts w:ascii="Times New Roman" w:hAnsi="Times New Roman" w:cs="Times New Roman"/>
          <w:i/>
          <w:iCs/>
          <w:lang w:val="en-GB"/>
        </w:rPr>
        <w:t>p</w:t>
      </w:r>
      <w:r w:rsidRPr="00AD5FAB">
        <w:rPr>
          <w:rFonts w:ascii="Times New Roman" w:hAnsi="Times New Roman" w:cs="Times New Roman"/>
          <w:lang w:val="en-GB"/>
        </w:rPr>
        <w:t>=0.88</w:t>
      </w:r>
      <w:r w:rsidRPr="00AD5FAB">
        <w:rPr>
          <w:rFonts w:ascii="Times New Roman" w:hAnsi="Times New Roman" w:cs="Times New Roman"/>
        </w:rPr>
        <w:t>). However, as sexual size dimorphism became more male-biased (SSD&gt;0) males were significantly more aggressive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=1.36, 95% CIs: -0.01, 2.73; </w:t>
      </w:r>
      <w:r w:rsidRPr="00AD5FAB">
        <w:rPr>
          <w:rFonts w:ascii="Times New Roman" w:hAnsi="Times New Roman" w:cs="Times New Roman"/>
          <w:i/>
        </w:rPr>
        <w:t>p</w:t>
      </w:r>
      <w:r w:rsidRPr="00AD5FAB">
        <w:rPr>
          <w:rFonts w:ascii="Times New Roman" w:hAnsi="Times New Roman" w:cs="Times New Roman"/>
        </w:rPr>
        <w:t>=0.05). And when the sexes were the same size (SSD=0) males were no more active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0.44, 95% CIs: -1.74, 2.62; </w:t>
      </w:r>
      <w:r w:rsidRPr="00AD5FAB">
        <w:rPr>
          <w:rFonts w:ascii="Times New Roman" w:hAnsi="Times New Roman" w:cs="Times New Roman"/>
          <w:i/>
        </w:rPr>
        <w:t>p</w:t>
      </w:r>
      <w:r w:rsidRPr="00AD5FAB">
        <w:rPr>
          <w:rFonts w:ascii="Times New Roman" w:hAnsi="Times New Roman" w:cs="Times New Roman"/>
        </w:rPr>
        <w:t>=0.69), but as sexual size dimorphism increased (SSD&gt;0) females were significantly more active than 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=-2.16, 95% CIs: -3.99, -0.32; </w:t>
      </w:r>
      <w:r w:rsidRPr="00AD5FAB">
        <w:rPr>
          <w:rFonts w:ascii="Times New Roman" w:hAnsi="Times New Roman" w:cs="Times New Roman"/>
          <w:i/>
        </w:rPr>
        <w:t>p</w:t>
      </w:r>
      <w:r w:rsidRPr="00AD5FAB">
        <w:rPr>
          <w:rFonts w:ascii="Times New Roman" w:hAnsi="Times New Roman" w:cs="Times New Roman"/>
        </w:rPr>
        <w:t>=0.02).</w:t>
      </w:r>
    </w:p>
    <w:p w14:paraId="701AF77C" w14:textId="77777777" w:rsidR="00DF5211" w:rsidRPr="00AD5FAB" w:rsidRDefault="00DF5211" w:rsidP="00DF5211">
      <w:pPr>
        <w:spacing w:line="480" w:lineRule="auto"/>
        <w:rPr>
          <w:rFonts w:ascii="Times New Roman" w:hAnsi="Times New Roman" w:cs="Times New Roman"/>
        </w:rPr>
      </w:pPr>
    </w:p>
    <w:p w14:paraId="55954502" w14:textId="0D2FF7E6"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lastRenderedPageBreak/>
        <w:t>There were no significant relationships between SSD and sex differences in personality trait variability in any of the four taxa in which we could carry out this test (see Table 3 and Table</w:t>
      </w:r>
      <w:r w:rsidR="00335FAC">
        <w:rPr>
          <w:rFonts w:ascii="Times New Roman" w:hAnsi="Times New Roman" w:cs="Times New Roman"/>
        </w:rPr>
        <w:t xml:space="preserve"> </w:t>
      </w:r>
      <w:r w:rsidRPr="00AD5FAB">
        <w:rPr>
          <w:rFonts w:ascii="Times New Roman" w:hAnsi="Times New Roman" w:cs="Times New Roman"/>
        </w:rPr>
        <w:t>S</w:t>
      </w:r>
      <w:r w:rsidR="00335FAC">
        <w:rPr>
          <w:rFonts w:ascii="Times New Roman" w:hAnsi="Times New Roman" w:cs="Times New Roman"/>
        </w:rPr>
        <w:t>16</w:t>
      </w:r>
      <w:r w:rsidRPr="00AD5FAB">
        <w:rPr>
          <w:rFonts w:ascii="Times New Roman" w:hAnsi="Times New Roman" w:cs="Times New Roman"/>
        </w:rPr>
        <w:t>). When the sexes were the same size, female fish were more variable in their aggressive behaviour than males, but this effect was weak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-0.12, 95% CIs: -0.23, 0.00; </w:t>
      </w:r>
      <w:r w:rsidRPr="00AD5FAB">
        <w:rPr>
          <w:rFonts w:ascii="Times New Roman" w:hAnsi="Times New Roman" w:cs="Times New Roman"/>
          <w:i/>
        </w:rPr>
        <w:t>p</w:t>
      </w:r>
      <w:r w:rsidRPr="00AD5FAB">
        <w:rPr>
          <w:rFonts w:ascii="Times New Roman" w:hAnsi="Times New Roman" w:cs="Times New Roman"/>
        </w:rPr>
        <w:t xml:space="preserve">=0.05). There were no sex differences in variability when the sexes were the same size for any other taxonomic group, nor any effect of SSD on the sex difference in variability. </w:t>
      </w:r>
    </w:p>
    <w:p w14:paraId="5A854C65" w14:textId="77777777" w:rsidR="00DF5211" w:rsidRPr="00AD5FAB" w:rsidRDefault="00DF5211" w:rsidP="00DF5211">
      <w:pPr>
        <w:spacing w:line="480" w:lineRule="auto"/>
        <w:rPr>
          <w:rFonts w:ascii="Times New Roman" w:hAnsi="Times New Roman" w:cs="Times New Roman"/>
        </w:rPr>
      </w:pPr>
    </w:p>
    <w:p w14:paraId="4D193853" w14:textId="0D763596"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60" w:name="_Toc61094846"/>
      <w:r w:rsidRPr="00167EC3">
        <w:rPr>
          <w:rFonts w:ascii="Times New Roman" w:hAnsi="Times New Roman" w:cs="Times New Roman"/>
          <w:i/>
          <w:iCs/>
          <w:color w:val="auto"/>
          <w:sz w:val="24"/>
          <w:szCs w:val="24"/>
        </w:rPr>
        <w:t>Publication Bias</w:t>
      </w:r>
      <w:bookmarkEnd w:id="160"/>
    </w:p>
    <w:p w14:paraId="5B92B1CD" w14:textId="056EEF28" w:rsidR="00DF5211" w:rsidRPr="00AD5FAB" w:rsidRDefault="00DF5211" w:rsidP="00167EC3">
      <w:pPr>
        <w:spacing w:line="480" w:lineRule="auto"/>
        <w:ind w:firstLine="720"/>
        <w:rPr>
          <w:rFonts w:ascii="Times New Roman" w:hAnsi="Times New Roman" w:cs="Times New Roman"/>
        </w:rPr>
      </w:pPr>
      <w:r w:rsidRPr="00AD5FAB">
        <w:rPr>
          <w:rFonts w:ascii="Times New Roman" w:hAnsi="Times New Roman" w:cs="Times New Roman"/>
        </w:rPr>
        <w:t>Overall, we found little evidence that publication bias affected estimates of sex differences in the mean or variance in personality traits. Out of 10 tests, publication bias was only evident for mean personality in invertebrates (</w:t>
      </w:r>
      <w:r w:rsidRPr="00AD5FAB">
        <w:rPr>
          <w:rFonts w:ascii="Times New Roman" w:hAnsi="Times New Roman" w:cs="Times New Roman"/>
          <w:i/>
          <w:iCs/>
        </w:rPr>
        <w:t>p</w:t>
      </w:r>
      <w:r w:rsidRPr="00AD5FAB">
        <w:rPr>
          <w:rFonts w:ascii="Times New Roman" w:hAnsi="Times New Roman" w:cs="Times New Roman"/>
        </w:rPr>
        <w:t xml:space="preserve"> = 0.005). After accounting for this, males were, on average, bolder and more active than females (Supplementary Table S1</w:t>
      </w:r>
      <w:r w:rsidR="00335FAC">
        <w:rPr>
          <w:rFonts w:ascii="Times New Roman" w:hAnsi="Times New Roman" w:cs="Times New Roman"/>
        </w:rPr>
        <w:t>7</w:t>
      </w:r>
      <w:r w:rsidRPr="00AD5FAB">
        <w:rPr>
          <w:rFonts w:ascii="Times New Roman" w:hAnsi="Times New Roman" w:cs="Times New Roman"/>
        </w:rPr>
        <w:t xml:space="preserve">). </w:t>
      </w:r>
    </w:p>
    <w:p w14:paraId="25BBE3A9" w14:textId="77777777" w:rsidR="00DF5211" w:rsidRPr="00AD5FAB" w:rsidRDefault="00DF5211" w:rsidP="00167EC3">
      <w:pPr>
        <w:spacing w:line="480" w:lineRule="auto"/>
        <w:rPr>
          <w:rFonts w:ascii="Times New Roman" w:hAnsi="Times New Roman" w:cs="Times New Roman"/>
        </w:rPr>
      </w:pPr>
    </w:p>
    <w:p w14:paraId="50329A1A" w14:textId="7C5F7506" w:rsidR="00E837AE" w:rsidRPr="00167EC3" w:rsidRDefault="00DF5211" w:rsidP="00E837AE">
      <w:pPr>
        <w:pStyle w:val="Heading1"/>
        <w:numPr>
          <w:ilvl w:val="0"/>
          <w:numId w:val="27"/>
        </w:numPr>
        <w:spacing w:line="480" w:lineRule="auto"/>
        <w:rPr>
          <w:rFonts w:ascii="Times New Roman" w:hAnsi="Times New Roman" w:cs="Times New Roman"/>
          <w:b/>
          <w:bCs/>
          <w:color w:val="auto"/>
          <w:sz w:val="24"/>
          <w:szCs w:val="24"/>
        </w:rPr>
      </w:pPr>
      <w:bookmarkStart w:id="161" w:name="_Toc61094847"/>
      <w:r w:rsidRPr="00167EC3">
        <w:rPr>
          <w:rFonts w:ascii="Times New Roman" w:hAnsi="Times New Roman" w:cs="Times New Roman"/>
          <w:b/>
          <w:bCs/>
          <w:color w:val="auto"/>
          <w:sz w:val="24"/>
          <w:szCs w:val="24"/>
        </w:rPr>
        <w:t>Discussion</w:t>
      </w:r>
      <w:bookmarkEnd w:id="161"/>
      <w:r w:rsidRPr="00167EC3">
        <w:rPr>
          <w:rFonts w:ascii="Times New Roman" w:hAnsi="Times New Roman" w:cs="Times New Roman"/>
          <w:b/>
          <w:bCs/>
          <w:color w:val="auto"/>
          <w:sz w:val="24"/>
          <w:szCs w:val="24"/>
        </w:rPr>
        <w:t xml:space="preserve"> </w:t>
      </w:r>
    </w:p>
    <w:p w14:paraId="678943EC" w14:textId="2FD72C47"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Starting with Darwin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1871)","manualFormatting":"(1871)","plainTextFormattedCitation":"(Darwin, 1871)","previouslyFormattedCitation":"(Darwin, 1871)"},"properties":{"noteIndex":0},"schema":"https://github.com/citation-style-language/schema/raw/master/csl-citation.json"}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(1871)</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1995)","plainTextFormattedCitation":"(Pomiankowski &amp; Moller, 1995)","previouslyFormattedCitation":"(Pomiankowski &amp; Moller, 1995)"},"properties":{"noteIndex":0},"schema":"https://github.com/citation-style-language/schema/raw/master/csl-citation.json"}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fldChar w:fldCharType="begin" w:fldLock="1"/>
      </w:r>
      <w:r w:rsidR="00985B47">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 another cross-species study, variation in body size was significantly greater in males than females in taxa where males are the heterogametic sex, but the pattern was reversed in taxa where males are the homogametic sex</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17FF9A6A" w14:textId="77777777" w:rsidR="00DF5211" w:rsidRPr="00AD5FAB" w:rsidRDefault="00DF5211" w:rsidP="00DF5211">
      <w:pPr>
        <w:spacing w:line="480" w:lineRule="auto"/>
        <w:rPr>
          <w:rFonts w:ascii="Times New Roman" w:hAnsi="Times New Roman" w:cs="Times New Roman"/>
          <w:color w:val="000000" w:themeColor="text1"/>
        </w:rPr>
      </w:pPr>
    </w:p>
    <w:p w14:paraId="43D39AA4" w14:textId="2F968272"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AD5FAB">
        <w:rPr>
          <w:rFonts w:ascii="Times New Roman" w:hAnsi="Times New Roman" w:cs="Times New Roman"/>
          <w:i/>
          <w:color w:val="000000" w:themeColor="text1"/>
        </w:rPr>
        <w:t>Mus musculus</w:t>
      </w:r>
      <w:r w:rsidR="007751FC">
        <w:rPr>
          <w:rFonts w:ascii="Times New Roman" w:hAnsi="Times New Roman" w:cs="Times New Roman"/>
          <w:i/>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main finding is clear: across all examined traits there is no sex difference in trait variability. For specific traits types there is, however, a clear bias towards either females (e.g. immunological traits, eye morphology) or males being more variable (e.g. morphological traits).</w:t>
      </w:r>
    </w:p>
    <w:p w14:paraId="27E06005" w14:textId="77777777" w:rsidR="00DF5211" w:rsidRPr="00AD5FAB" w:rsidRDefault="00DF5211" w:rsidP="00DF5211">
      <w:pPr>
        <w:spacing w:line="480" w:lineRule="auto"/>
        <w:rPr>
          <w:rFonts w:ascii="Times New Roman" w:hAnsi="Times New Roman" w:cs="Times New Roman"/>
          <w:color w:val="000000" w:themeColor="text1"/>
        </w:rPr>
      </w:pPr>
    </w:p>
    <w:p w14:paraId="65D05C82" w14:textId="674E84B9"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 the available empirical data it seems that the ‘greater male variability</w:t>
      </w:r>
      <w:r w:rsidR="00B07317">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hypothesis is, at best, only weakly supported for morphological and physiological traits in animals. In contrast, in humans and chimpanzees, greater male variability has been shown for a range of morphological and physiological traits including brain structure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males","type":"article-journal","volume":"287"},"uris":["http://www.mendeley.com/documents/?uuid=8237500f-ac81-4f0d-bc1d-f59dbf6d4a1b"]}],"mendeley":{"formattedCitation":"(van der Linden, Dunkel, &amp; Madison, 2017; DeCasien &lt;i&gt;et al.&lt;/i&gt;, 2020)","plainTextFormattedCitation":"(van der Linden, Dunkel, &amp; Madison, 2017; DeCasien et al., 2020)","previouslyFormattedCitation":"(van der Linden, Dunkel, &amp; Madison, 2017; DeCasien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(van der Linden, Dunkel, &amp; Madison, 2017; DeCasien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perhaps more notably, for behavioural traits like personality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(Archer &amp; Mehdikhani, 2003; Borkenau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2013; Karwowski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lastRenderedPageBreak/>
        <w:t>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cognitive ability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Question","type":"article-journal","volume":"3"},"uris":["http://www.mendeley.com/documents/?uuid=06e68226-ffff-4c14-b234-d4dc62cfff8d"]}],"mendeley":{"formattedCitation":"(Halpern &amp; LaMay, 2000; Jones, Braithwaite, &amp; Healy, 2003; Arden &amp; Plomin, 2006; Johnson &lt;i&gt;et al.&lt;/i&gt;, 2008)","plainTextFormattedCitation":"(Halpern &amp; LaMay, 2000; Jones, Braithwaite, &amp; Healy, 2003; Arden &amp; Plomin, 2006; Johnson et al., 2008)","previouslyFormattedCitation":"(Halpern &amp; LaMay, 2000; Jones, Braithwaite, &amp; Healy, 2003; Arden &amp; Plomin, 2006; Johnson &lt;i&gt;et al.&lt;/i&gt;,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(Halpern &amp; LaMay, 2000; Jones, Braithwaite, &amp; Healy, 2003; Arden &amp; Plomin, 2006; Johnson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academic achievement</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2009; 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current findings are therefore intriguing, because we show using a larger database of </w:t>
      </w:r>
      <w:r w:rsidRPr="00AD5FAB">
        <w:rPr>
          <w:rFonts w:ascii="Times New Roman" w:hAnsi="Times New Roman" w:cs="Times New Roman"/>
        </w:rPr>
        <w:t xml:space="preserve">226 </w:t>
      </w:r>
      <w:r w:rsidRPr="00AD5FAB">
        <w:rPr>
          <w:rFonts w:ascii="Times New Roman" w:hAnsi="Times New Roman" w:cs="Times New Roman"/>
          <w:color w:val="000000" w:themeColor="text1"/>
        </w:rPr>
        <w:t>species that personality-like behavioural traits are, in general, not more variable in males than females. If anything, the trend is towards greater variation among females (supporting previous work</w:t>
      </w:r>
      <w:r w:rsidRPr="00AD5FAB">
        <w:rPr>
          <w:rFonts w:ascii="Times New Roman" w:hAnsi="Times New Roman" w:cs="Times New Roman"/>
          <w:color w:val="000000" w:themeColor="text1"/>
        </w:rPr>
        <w:fldChar w:fldCharType="begin" w:fldLock="1"/>
      </w:r>
      <w:r w:rsidR="007751FC">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7751FC">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has been hypothesised to arise, at least in mammals, due to the effect of females being at different stages of their oestrus cycle</w:t>
      </w:r>
      <w:ins w:id="162" w:author="Michael Jennions" w:date="2021-01-11T11:44:00Z">
        <w:r w:rsidR="002E52B2">
          <w:rPr>
            <w:rFonts w:ascii="Times New Roman" w:hAnsi="Times New Roman" w:cs="Times New Roman"/>
            <w:color w:val="000000" w:themeColor="text1"/>
          </w:rPr>
          <w:t xml:space="preserve"> when tested</w:t>
        </w:r>
      </w:ins>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findings for animals raises doubts about the extent to which biological factors and evolutionary arguments explain why men have greater trait variation than women for behavioural traits. </w:t>
      </w:r>
    </w:p>
    <w:p w14:paraId="0579C604"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2BAE3250" w14:textId="49CAFC3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Intelligence?","type":"article-journal","volume":"4"},"uris":["http://www.mendeley.com/documents/?uuid=73693120-fa3a-4ecc-8232-32248b482c15"]}],"mendeley":{"formattedCitation":"(Johnson, Deary, &amp; Carothers, 2009)","plainTextFormattedCitation":"(Johnson, Deary, &amp; Carothers, 2009)","previouslyFormattedCitation":"(Johnson, Deary, &amp; Carothers,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(Johnson, Deary, &amp; Carothers,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might partially explain the strength of sex differences in variability found for both traits.</w:t>
      </w:r>
    </w:p>
    <w:p w14:paraId="54CCFD01"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5712F650" w14:textId="51C4B4B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Another major biological explanation for greater variation among men than women in behavioural traits is sexual selection. This is especially relevant for personality as certain traits elevate the likelihood of reproducing. For example, more extraverted men tend to have more mating opportunities in some societies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continuum","type":"article-journal","volume":"26"},"uris":["http://www.mendeley.com/documents/?uuid=2564ae4b-6122-45b8-8ffc-d167263f2249"]}],"mendeley":{"formattedCitation":"(Nettle, 2005)","plainTextFormattedCitation":"(Nettle, 2005)","previouslyFormattedCitation":"(Nettle,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(Nettle,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Similarly, there is evidence that </w:t>
      </w:r>
      <w:r w:rsidRPr="00AC26F3">
        <w:rPr>
          <w:rFonts w:ascii="Times New Roman" w:hAnsi="Times New Roman" w:cs="Times New Roman"/>
          <w:color w:val="000000" w:themeColor="text1"/>
          <w:highlight w:val="yellow"/>
          <w:rPrChange w:id="163" w:author="Michael Jennions" w:date="2021-01-11T11:46:00Z">
            <w:rPr>
              <w:rFonts w:ascii="Times New Roman" w:hAnsi="Times New Roman" w:cs="Times New Roman"/>
              <w:color w:val="000000" w:themeColor="text1"/>
            </w:rPr>
          </w:rPrChange>
        </w:rPr>
        <w:t xml:space="preserve">consistent, </w:t>
      </w:r>
      <w:ins w:id="164" w:author="Michael Jennions" w:date="2021-01-11T11:46:00Z">
        <w:r w:rsidR="002E52B2" w:rsidRPr="00AC26F3">
          <w:rPr>
            <w:rFonts w:ascii="Times New Roman" w:hAnsi="Times New Roman" w:cs="Times New Roman"/>
            <w:color w:val="000000" w:themeColor="text1"/>
            <w:highlight w:val="yellow"/>
            <w:rPrChange w:id="165" w:author="Michael Jennions" w:date="2021-01-11T11:46:00Z">
              <w:rPr>
                <w:rFonts w:ascii="Times New Roman" w:hAnsi="Times New Roman" w:cs="Times New Roman"/>
                <w:color w:val="000000" w:themeColor="text1"/>
              </w:rPr>
            </w:rPrChange>
          </w:rPr>
          <w:t xml:space="preserve">above </w:t>
        </w:r>
      </w:ins>
      <w:r w:rsidRPr="00AC26F3">
        <w:rPr>
          <w:rFonts w:ascii="Times New Roman" w:hAnsi="Times New Roman" w:cs="Times New Roman"/>
          <w:color w:val="000000" w:themeColor="text1"/>
          <w:highlight w:val="yellow"/>
          <w:rPrChange w:id="166" w:author="Michael Jennions" w:date="2021-01-11T11:46:00Z">
            <w:rPr>
              <w:rFonts w:ascii="Times New Roman" w:hAnsi="Times New Roman" w:cs="Times New Roman"/>
              <w:color w:val="000000" w:themeColor="text1"/>
            </w:rPr>
          </w:rPrChange>
        </w:rPr>
        <w:t>average levels</w:t>
      </w:r>
      <w:r w:rsidRPr="00AD5FAB">
        <w:rPr>
          <w:rFonts w:ascii="Times New Roman" w:hAnsi="Times New Roman" w:cs="Times New Roman"/>
          <w:color w:val="000000" w:themeColor="text1"/>
        </w:rPr>
        <w:t xml:space="preserve"> of aggression elevate success during male-male competition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killifish","type":"article-journal","volume":"79"},"uris":["http://www.mendeley.com/documents/?uuid=2f1932b1-654a-4351-b040-326c909b2baa"]}],"mendeley":{"formattedCitation":"(McGhee &amp; Travis, 2010)","plainTextFormattedCitation":"(McGhee &amp; Travis, 2010)","previouslyFormattedCitation":"(McGhee &amp; Travis, 2010)"},"properties":{"noteIndex":0},"schema":"https://github.com/citation-style-language/schema/raw/master/csl-citation.json"}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(McGhee &amp; Travis, 2010)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These behavioural traits are therefore sexually selected. Sexual selection is expected to result in condition-dependent expression of traits which should increase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variance","type":"article-journal","volume":"263"},"uris":["http://www.mendeley.com/documents/?uuid=5b7b0173-d392-42d9-8349-d09f1be2cac3"]}],"mendeley":{"formattedCitation":"(Rowe &amp; Houle, 1996; Wolf &lt;i&gt;et al.&lt;/i&gt;, 2007)","plainTextFormattedCitation":"(Rowe &amp; Houle, 1996; Wolf et al., 2007)","previouslyFormattedCitation":"(Rowe &amp; Houle, 1996; Wolf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(Rowe &amp; Houle, 1996; Wolf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Indeed, there is evidence in humans that some traits under sexual selection show a greater sex difference in variability than other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is therefore relevant that we found no moderating effect of sexual size dimorphism, which is a standard proxy for the level of sexual selection on 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Blanckenhorn, &amp; Puniamoorthy, 2016)","plainTextFormattedCitation":"(Rohner, Blanckenhorn, &amp; Puniamoorthy, 2016)","previouslyFormattedCitation":"(Rohner, Blanckenhorn, &amp; Puniamoorthy,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(Rohner, Blanckenhorn, &amp; Puniamoorthy,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(Janicke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and, in this context, there might therefore be equally strong selection on females as males to be aggressive. Similarly, in group living animals, females often establish social hierarchies where dominance is maintained through aggressive interactions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behaviour","type":"article-journal","volume":"372"},"uris":["http://www.mendeley.com/documents/?uuid=c36b49bb-8f4a-41a4-a69a-45fd5067d958"]}],"mendeley":{"formattedCitation":"(Kappeler, 2017)","plainTextFormattedCitation":"(Kappeler, 2017)","previouslyFormattedCitation":"(Kappeler, 2017)"},"properties":{"noteIndex":0},"schema":"https://github.com/citation-style-language/schema/raw/master/csl-citation.json"}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(Kappeler, 2017)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Pr="00AD5FAB" w:rsidDel="00FF23D4">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0D804AEF" w14:textId="77777777" w:rsidR="00DF5211" w:rsidRPr="00AD5FAB" w:rsidRDefault="00DF5211" w:rsidP="00DF5211">
      <w:pPr>
        <w:spacing w:line="480" w:lineRule="auto"/>
        <w:rPr>
          <w:rFonts w:ascii="Times New Roman" w:hAnsi="Times New Roman" w:cs="Times New Roman"/>
          <w:color w:val="000000" w:themeColor="text1"/>
        </w:rPr>
      </w:pPr>
    </w:p>
    <w:p w14:paraId="699396DE" w14:textId="4E6C2EA8" w:rsidR="004309D4"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Of course, a lack of evidence for greater male variability in animals for personality traits does not preclude biological factors contributing towards greater male variation in a range of behavioural and allied traits in humans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(Snell &amp; Turner,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implications","type":"article-journal","volume":"9"},"uris":["http://www.mendeley.com/documents/?uuid=4ca9a364-4744-41db-a1d7-3c9fc8c9b760"]}],"mendeley":{"formattedCitation":"(Reinhold &amp; Engqvist, 2013; Tarka &lt;i&gt;et al.&lt;/i&gt;, 2018; Zajitschek &lt;i&gt;et al.&lt;/i&gt;, 2020)","plainTextFormattedCitation":"(Reinhold &amp; Engqvist, 2013; Tarka et al., 2018; Zajitschek et al., 2020)","previouslyFormattedCitation":"(Reinhold &amp; Engqvist, 2013; 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(Reinhold &amp; Engqvist, 2013; 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54114BBB" w14:textId="77777777" w:rsidR="004309D4" w:rsidRDefault="004309D4" w:rsidP="004309D4">
      <w:pPr>
        <w:spacing w:line="480" w:lineRule="auto"/>
        <w:ind w:firstLine="720"/>
        <w:rPr>
          <w:rFonts w:ascii="Times New Roman" w:hAnsi="Times New Roman" w:cs="Times New Roman"/>
          <w:color w:val="000000" w:themeColor="text1"/>
        </w:rPr>
      </w:pPr>
    </w:p>
    <w:p w14:paraId="4979C1FF" w14:textId="3328DAF2" w:rsidR="00167EC3" w:rsidRPr="00167EC3" w:rsidRDefault="004309D4" w:rsidP="00167EC3">
      <w:pPr>
        <w:pStyle w:val="Heading1"/>
        <w:numPr>
          <w:ilvl w:val="0"/>
          <w:numId w:val="27"/>
        </w:numPr>
        <w:spacing w:line="480" w:lineRule="auto"/>
      </w:pPr>
      <w:bookmarkStart w:id="167" w:name="_Toc61094848"/>
      <w:r w:rsidRPr="00167EC3">
        <w:rPr>
          <w:rFonts w:ascii="Times New Roman" w:hAnsi="Times New Roman" w:cs="Times New Roman"/>
          <w:b/>
          <w:bCs/>
          <w:color w:val="auto"/>
          <w:sz w:val="24"/>
          <w:szCs w:val="24"/>
        </w:rPr>
        <w:t>Conclusions</w:t>
      </w:r>
      <w:bookmarkEnd w:id="167"/>
      <w:r w:rsidRPr="002A0607">
        <w:t xml:space="preserve"> </w:t>
      </w:r>
    </w:p>
    <w:p w14:paraId="7E825472" w14:textId="0A66146B" w:rsidR="00E837AE" w:rsidRPr="00E837AE" w:rsidRDefault="00E837AE" w:rsidP="002A7F93">
      <w:pPr>
        <w:pStyle w:val="ListParagraph"/>
        <w:numPr>
          <w:ilvl w:val="0"/>
          <w:numId w:val="18"/>
        </w:numPr>
        <w:spacing w:line="480" w:lineRule="auto"/>
        <w:rPr>
          <w:rFonts w:ascii="Times New Roman" w:hAnsi="Times New Roman" w:cs="Times New Roman"/>
          <w:b/>
          <w:bCs/>
          <w:color w:val="FF0000"/>
        </w:rPr>
      </w:pPr>
      <w:r>
        <w:rPr>
          <w:rFonts w:ascii="Times New Roman" w:hAnsi="Times New Roman" w:cs="Times New Roman"/>
          <w:color w:val="000000" w:themeColor="text1"/>
        </w:rPr>
        <w:t>Overall, w</w:t>
      </w:r>
      <w:r w:rsidRPr="00AD5FAB">
        <w:rPr>
          <w:rFonts w:ascii="Times New Roman" w:hAnsi="Times New Roman" w:cs="Times New Roman"/>
          <w:color w:val="000000" w:themeColor="text1"/>
        </w:rPr>
        <w:t xml:space="preserve">e </w:t>
      </w:r>
      <w:r w:rsidR="007F0C46">
        <w:rPr>
          <w:rFonts w:ascii="Times New Roman" w:hAnsi="Times New Roman" w:cs="Times New Roman"/>
          <w:color w:val="000000" w:themeColor="text1"/>
        </w:rPr>
        <w:t>find</w:t>
      </w:r>
      <w:r w:rsidRPr="00AD5FAB">
        <w:rPr>
          <w:rFonts w:ascii="Times New Roman" w:hAnsi="Times New Roman" w:cs="Times New Roman"/>
          <w:color w:val="000000" w:themeColor="text1"/>
        </w:rPr>
        <w:t xml:space="preserve"> little evidence for widespread, consistent male-female differences in personality in animals, either for mean values or levels of variation. Crucially, </w:t>
      </w:r>
      <w:r w:rsidR="007F0C46">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w:t>
      </w:r>
      <w:r>
        <w:rPr>
          <w:rFonts w:ascii="Times New Roman" w:hAnsi="Times New Roman" w:cs="Times New Roman"/>
          <w:color w:val="000000" w:themeColor="text1"/>
        </w:rPr>
        <w:t>to support the</w:t>
      </w:r>
      <w:r w:rsidRPr="00AD5FAB">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5FAB">
        <w:rPr>
          <w:rFonts w:ascii="Times New Roman" w:hAnsi="Times New Roman" w:cs="Times New Roman"/>
          <w:color w:val="000000" w:themeColor="text1"/>
        </w:rPr>
        <w:t>greater male variability</w:t>
      </w:r>
      <w:r>
        <w:rPr>
          <w:rFonts w:ascii="Times New Roman" w:hAnsi="Times New Roman" w:cs="Times New Roman"/>
          <w:color w:val="000000" w:themeColor="text1"/>
        </w:rPr>
        <w:t>’ hypothesis</w:t>
      </w:r>
      <w:r w:rsidRPr="00AD5FAB">
        <w:rPr>
          <w:rFonts w:ascii="Times New Roman" w:hAnsi="Times New Roman" w:cs="Times New Roman"/>
          <w:color w:val="000000" w:themeColor="text1"/>
        </w:rPr>
        <w:t xml:space="preserve"> in any taxa for any of the five personality factors.</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Indeed, the only significant sex difference reveals greater variability among females </w:t>
      </w:r>
      <w:ins w:id="168" w:author="Michael Jennions" w:date="2021-01-11T11:48:00Z">
        <w:r w:rsidR="00793993">
          <w:rPr>
            <w:rFonts w:ascii="Times New Roman" w:hAnsi="Times New Roman" w:cs="Times New Roman"/>
            <w:color w:val="000000" w:themeColor="text1"/>
          </w:rPr>
          <w:t xml:space="preserve">than males </w:t>
        </w:r>
      </w:ins>
      <w:r w:rsidRPr="00AD5FAB">
        <w:rPr>
          <w:rFonts w:ascii="Times New Roman" w:hAnsi="Times New Roman" w:cs="Times New Roman"/>
          <w:color w:val="000000" w:themeColor="text1"/>
        </w:rPr>
        <w:t xml:space="preserve">for aggression in fishes.  </w:t>
      </w:r>
    </w:p>
    <w:p w14:paraId="1FB1D914" w14:textId="78E4F226" w:rsid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The magnitude of </w:t>
      </w:r>
      <w:ins w:id="169" w:author="Michael Jennions" w:date="2021-01-11T11:48:00Z">
        <w:r w:rsidR="00793993">
          <w:rPr>
            <w:rFonts w:ascii="Times New Roman" w:hAnsi="Times New Roman" w:cs="Times New Roman"/>
            <w:color w:val="000000" w:themeColor="text1"/>
          </w:rPr>
          <w:t xml:space="preserve">sexual size dimorphism </w:t>
        </w:r>
      </w:ins>
      <w:ins w:id="170" w:author="Michael Jennions" w:date="2021-01-11T11:49:00Z">
        <w:r w:rsidR="00793993">
          <w:rPr>
            <w:rFonts w:ascii="Times New Roman" w:hAnsi="Times New Roman" w:cs="Times New Roman"/>
            <w:color w:val="000000" w:themeColor="text1"/>
          </w:rPr>
          <w:t>(</w:t>
        </w:r>
      </w:ins>
      <w:r w:rsidRPr="00E837AE">
        <w:rPr>
          <w:rFonts w:ascii="Times New Roman" w:hAnsi="Times New Roman" w:cs="Times New Roman"/>
          <w:color w:val="000000" w:themeColor="text1"/>
        </w:rPr>
        <w:t>SSD</w:t>
      </w:r>
      <w:ins w:id="171" w:author="Michael Jennions" w:date="2021-01-11T11:49:00Z">
        <w:r w:rsidR="00793993">
          <w:rPr>
            <w:rFonts w:ascii="Times New Roman" w:hAnsi="Times New Roman" w:cs="Times New Roman"/>
            <w:color w:val="000000" w:themeColor="text1"/>
          </w:rPr>
          <w:t>)</w:t>
        </w:r>
      </w:ins>
      <w:r w:rsidRPr="00E837AE">
        <w:rPr>
          <w:rFonts w:ascii="Times New Roman" w:hAnsi="Times New Roman" w:cs="Times New Roman"/>
          <w:color w:val="000000" w:themeColor="text1"/>
        </w:rPr>
        <w:t xml:space="preserve">, our proxy for sexual selection, only explained sex differences in mean personality for activity and aggression in mammals, but not for variability in any of the taxa-personality types combinations we tested. </w:t>
      </w:r>
      <w:r w:rsidRPr="00AD5FAB">
        <w:rPr>
          <w:rFonts w:ascii="Times New Roman" w:hAnsi="Times New Roman" w:cs="Times New Roman"/>
          <w:color w:val="000000" w:themeColor="text1"/>
        </w:rPr>
        <w:t>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xml:space="preserve">) explained a large proportion of variance in sex-specific differences in personality variability in mammals it would be valuable to conduct a </w:t>
      </w:r>
      <w:r w:rsidRPr="00AD5FAB">
        <w:rPr>
          <w:rFonts w:ascii="Times New Roman" w:hAnsi="Times New Roman" w:cs="Times New Roman"/>
          <w:color w:val="000000" w:themeColor="text1"/>
        </w:rPr>
        <w:lastRenderedPageBreak/>
        <w:t>more focussed meta-analysis looking at sex-specific variability in behaviour in primates</w:t>
      </w:r>
      <w:ins w:id="172" w:author="Michael Jennions" w:date="2021-01-11T11:49:00Z">
        <w:r w:rsidR="00793993">
          <w:rPr>
            <w:rFonts w:ascii="Times New Roman" w:hAnsi="Times New Roman" w:cs="Times New Roman"/>
            <w:color w:val="000000" w:themeColor="text1"/>
          </w:rPr>
          <w:t xml:space="preserve"> to explore sources of sex differences in </w:t>
        </w:r>
      </w:ins>
      <w:ins w:id="173" w:author="Michael Jennions" w:date="2021-01-11T11:50:00Z">
        <w:r w:rsidR="00793993">
          <w:rPr>
            <w:rFonts w:ascii="Times New Roman" w:hAnsi="Times New Roman" w:cs="Times New Roman"/>
            <w:color w:val="000000" w:themeColor="text1"/>
          </w:rPr>
          <w:t>variability in humans</w:t>
        </w:r>
      </w:ins>
      <w:r w:rsidRPr="00AD5FAB">
        <w:rPr>
          <w:rFonts w:ascii="Times New Roman" w:hAnsi="Times New Roman" w:cs="Times New Roman"/>
          <w:color w:val="000000" w:themeColor="text1"/>
        </w:rPr>
        <w:t>.</w:t>
      </w:r>
      <w:r w:rsidR="007F0C46">
        <w:rPr>
          <w:rFonts w:ascii="Times New Roman" w:hAnsi="Times New Roman" w:cs="Times New Roman"/>
          <w:color w:val="000000" w:themeColor="text1"/>
        </w:rPr>
        <w:t xml:space="preserve"> </w:t>
      </w:r>
    </w:p>
    <w:p w14:paraId="7A722157" w14:textId="70203C2F" w:rsidR="00E837AE" w:rsidRP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Our findings for animals, alongside rather weak evidence for greater male variability in animals for other traits, suggests that accepting evolutionary explanations for greater behavioural variability in men than women is premature. Researchers should not assume that males or men are the more variable sex when measuring shared traits. </w:t>
      </w:r>
    </w:p>
    <w:p w14:paraId="2A37F6D1" w14:textId="77777777" w:rsidR="00E837AE" w:rsidRPr="006F5884" w:rsidRDefault="00E837AE" w:rsidP="006F5884">
      <w:pPr>
        <w:pStyle w:val="ListParagraph"/>
        <w:spacing w:line="480" w:lineRule="auto"/>
        <w:rPr>
          <w:rFonts w:ascii="Times New Roman" w:hAnsi="Times New Roman" w:cs="Times New Roman"/>
          <w:color w:val="000000" w:themeColor="text1"/>
        </w:rPr>
      </w:pPr>
    </w:p>
    <w:p w14:paraId="65FA4780" w14:textId="2CB3DF83" w:rsidR="00B12134" w:rsidRPr="00167EC3" w:rsidRDefault="00B12134" w:rsidP="00167EC3">
      <w:pPr>
        <w:pStyle w:val="Heading1"/>
        <w:numPr>
          <w:ilvl w:val="0"/>
          <w:numId w:val="27"/>
        </w:numPr>
        <w:spacing w:line="480" w:lineRule="auto"/>
        <w:rPr>
          <w:rFonts w:ascii="Times New Roman" w:hAnsi="Times New Roman" w:cs="Times New Roman"/>
          <w:b/>
          <w:bCs/>
          <w:color w:val="auto"/>
          <w:sz w:val="24"/>
          <w:szCs w:val="24"/>
        </w:rPr>
      </w:pPr>
      <w:bookmarkStart w:id="174" w:name="_Toc61094849"/>
      <w:r w:rsidRPr="00167EC3">
        <w:rPr>
          <w:rFonts w:ascii="Times New Roman" w:hAnsi="Times New Roman" w:cs="Times New Roman"/>
          <w:b/>
          <w:bCs/>
          <w:color w:val="auto"/>
          <w:sz w:val="24"/>
          <w:szCs w:val="24"/>
        </w:rPr>
        <w:t>Acknowledgements</w:t>
      </w:r>
      <w:bookmarkEnd w:id="174"/>
    </w:p>
    <w:p w14:paraId="69B096FA" w14:textId="7C7CD777" w:rsidR="00B12134" w:rsidRDefault="00B12134" w:rsidP="00B12134">
      <w:pPr>
        <w:spacing w:line="480" w:lineRule="auto"/>
        <w:rPr>
          <w:rFonts w:ascii="Times New Roman" w:hAnsi="Times New Roman" w:cs="Times New Roman"/>
          <w:bCs/>
        </w:rPr>
      </w:pPr>
      <w:r>
        <w:rPr>
          <w:rFonts w:ascii="Times New Roman" w:hAnsi="Times New Roman" w:cs="Times New Roman"/>
          <w:bCs/>
        </w:rPr>
        <w:t xml:space="preserve">We would like to thank W. Menario-Costa and C. Leon for providing their unpublished data to include in our meta-analysis, and T. Bonnet, R. O’Dea, F. Kar and P. Arnold for helpful meta-analysis discussions and advice. </w:t>
      </w:r>
    </w:p>
    <w:p w14:paraId="2D214EA7" w14:textId="77777777" w:rsidR="00B12134" w:rsidRPr="00B12134" w:rsidRDefault="00B12134" w:rsidP="00B12134">
      <w:pPr>
        <w:spacing w:line="480" w:lineRule="auto"/>
        <w:rPr>
          <w:rFonts w:ascii="Times New Roman" w:hAnsi="Times New Roman" w:cs="Times New Roman"/>
          <w:bCs/>
        </w:rPr>
      </w:pPr>
    </w:p>
    <w:p w14:paraId="1AECEA36" w14:textId="25EEE4A4"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175" w:name="_Toc61094850"/>
      <w:r w:rsidRPr="00167EC3">
        <w:rPr>
          <w:rFonts w:ascii="Times New Roman" w:hAnsi="Times New Roman" w:cs="Times New Roman"/>
          <w:b/>
          <w:bCs/>
          <w:color w:val="auto"/>
          <w:sz w:val="24"/>
          <w:szCs w:val="24"/>
        </w:rPr>
        <w:t>Data availability</w:t>
      </w:r>
      <w:bookmarkEnd w:id="175"/>
    </w:p>
    <w:p w14:paraId="0DE1D51D" w14:textId="1CA655BD" w:rsidR="00DF5211" w:rsidRPr="00AD5FAB" w:rsidRDefault="00DF5211" w:rsidP="00DF5211">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w:t>
      </w:r>
      <w:r w:rsidR="00795538">
        <w:rPr>
          <w:rFonts w:ascii="Times New Roman" w:hAnsi="Times New Roman" w:cs="Times New Roman"/>
        </w:rPr>
        <w:t>Supporting Information</w:t>
      </w:r>
      <w:r>
        <w:rPr>
          <w:rFonts w:ascii="Times New Roman" w:hAnsi="Times New Roman" w:cs="Times New Roman"/>
        </w:rPr>
        <w:t xml:space="preserve">, </w:t>
      </w:r>
      <w:r w:rsidR="005B561E">
        <w:rPr>
          <w:rFonts w:ascii="Times New Roman" w:hAnsi="Times New Roman" w:cs="Times New Roman"/>
        </w:rPr>
        <w:t>and have also been made available at</w:t>
      </w:r>
      <w:r>
        <w:rPr>
          <w:rFonts w:ascii="Times New Roman" w:hAnsi="Times New Roman" w:cs="Times New Roman"/>
        </w:rPr>
        <w:t xml:space="preserve"> the Open Science Foundatio</w:t>
      </w:r>
      <w:r w:rsidR="005B561E">
        <w:rPr>
          <w:rFonts w:ascii="Times New Roman" w:hAnsi="Times New Roman" w:cs="Times New Roman"/>
        </w:rPr>
        <w:t>n</w:t>
      </w:r>
      <w:r>
        <w:rPr>
          <w:rFonts w:ascii="Times New Roman" w:hAnsi="Times New Roman" w:cs="Times New Roman"/>
        </w:rPr>
        <w:t xml:space="preserve">: </w:t>
      </w:r>
      <w:hyperlink r:id="rId10"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2BB9758E" w14:textId="77777777" w:rsidR="00DF5211" w:rsidRPr="00AD5FAB" w:rsidRDefault="00DF5211" w:rsidP="00DF5211">
      <w:pPr>
        <w:spacing w:line="480" w:lineRule="auto"/>
        <w:contextualSpacing/>
        <w:rPr>
          <w:rFonts w:ascii="Times New Roman" w:hAnsi="Times New Roman" w:cs="Times New Roman"/>
        </w:rPr>
      </w:pPr>
    </w:p>
    <w:p w14:paraId="04DF8F06" w14:textId="385DCC70"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176" w:name="_Toc61094851"/>
      <w:r w:rsidRPr="00167EC3">
        <w:rPr>
          <w:rFonts w:ascii="Times New Roman" w:hAnsi="Times New Roman" w:cs="Times New Roman"/>
          <w:b/>
          <w:bCs/>
          <w:color w:val="auto"/>
          <w:sz w:val="24"/>
          <w:szCs w:val="24"/>
        </w:rPr>
        <w:t>Author contributions</w:t>
      </w:r>
      <w:bookmarkEnd w:id="176"/>
    </w:p>
    <w:p w14:paraId="0F7E82C5"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036B6BC7" w14:textId="77777777" w:rsidR="00DF5211" w:rsidRPr="00AD5FAB" w:rsidRDefault="00DF5211" w:rsidP="00DF5211">
      <w:pPr>
        <w:spacing w:line="480" w:lineRule="auto"/>
        <w:contextualSpacing/>
        <w:rPr>
          <w:rFonts w:ascii="Times New Roman" w:hAnsi="Times New Roman" w:cs="Times New Roman"/>
        </w:rPr>
      </w:pPr>
    </w:p>
    <w:p w14:paraId="4B126B36" w14:textId="3EDD4D35"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177" w:name="_Toc61094852"/>
      <w:r w:rsidRPr="00167EC3">
        <w:rPr>
          <w:rFonts w:ascii="Times New Roman" w:hAnsi="Times New Roman" w:cs="Times New Roman"/>
          <w:b/>
          <w:bCs/>
          <w:color w:val="auto"/>
          <w:sz w:val="24"/>
          <w:szCs w:val="24"/>
        </w:rPr>
        <w:lastRenderedPageBreak/>
        <w:t>Competing interests</w:t>
      </w:r>
      <w:bookmarkEnd w:id="177"/>
    </w:p>
    <w:p w14:paraId="1CA7E01E"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LMH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6F4DAF25" w14:textId="77777777" w:rsidR="00DF5211" w:rsidRPr="00AD5FAB" w:rsidRDefault="00DF5211" w:rsidP="00DF5211">
      <w:pPr>
        <w:spacing w:line="480" w:lineRule="auto"/>
        <w:contextualSpacing/>
        <w:rPr>
          <w:rFonts w:ascii="Times New Roman" w:hAnsi="Times New Roman" w:cs="Times New Roman"/>
          <w:color w:val="000000" w:themeColor="text1"/>
        </w:rPr>
      </w:pPr>
    </w:p>
    <w:p w14:paraId="12450CE4" w14:textId="2B3032D8"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178" w:name="_Toc61094853"/>
      <w:r w:rsidRPr="00167EC3">
        <w:rPr>
          <w:rFonts w:ascii="Times New Roman" w:hAnsi="Times New Roman" w:cs="Times New Roman"/>
          <w:b/>
          <w:bCs/>
          <w:color w:val="auto"/>
          <w:sz w:val="24"/>
          <w:szCs w:val="24"/>
        </w:rPr>
        <w:t>References</w:t>
      </w:r>
      <w:bookmarkEnd w:id="178"/>
    </w:p>
    <w:p w14:paraId="73BA1ECD" w14:textId="2571997C" w:rsidR="00E51EEE" w:rsidRPr="00E51EEE" w:rsidRDefault="00E51EEE" w:rsidP="00DF5211">
      <w:pPr>
        <w:spacing w:line="480" w:lineRule="auto"/>
        <w:rPr>
          <w:rFonts w:ascii="Times New Roman" w:hAnsi="Times New Roman" w:cs="Times New Roman"/>
          <w:bCs/>
          <w:color w:val="000000" w:themeColor="text1"/>
        </w:rPr>
      </w:pPr>
      <w:r>
        <w:rPr>
          <w:rFonts w:ascii="Times New Roman" w:hAnsi="Times New Roman" w:cs="Times New Roman"/>
          <w:bCs/>
          <w:i/>
          <w:iCs/>
          <w:color w:val="000000" w:themeColor="text1"/>
        </w:rPr>
        <w:t xml:space="preserve">An asterisk (*) indicates </w:t>
      </w:r>
      <w:r w:rsidR="00EA4987">
        <w:rPr>
          <w:rFonts w:ascii="Times New Roman" w:hAnsi="Times New Roman" w:cs="Times New Roman"/>
          <w:bCs/>
          <w:i/>
          <w:iCs/>
          <w:color w:val="000000" w:themeColor="text1"/>
        </w:rPr>
        <w:t xml:space="preserve">that </w:t>
      </w:r>
      <w:r>
        <w:rPr>
          <w:rFonts w:ascii="Times New Roman" w:hAnsi="Times New Roman" w:cs="Times New Roman"/>
          <w:bCs/>
          <w:i/>
          <w:iCs/>
          <w:color w:val="000000" w:themeColor="text1"/>
        </w:rPr>
        <w:t>a study</w:t>
      </w:r>
      <w:r w:rsidR="00EA4987">
        <w:rPr>
          <w:rFonts w:ascii="Times New Roman" w:hAnsi="Times New Roman" w:cs="Times New Roman"/>
          <w:bCs/>
          <w:i/>
          <w:iCs/>
          <w:color w:val="000000" w:themeColor="text1"/>
        </w:rPr>
        <w:t xml:space="preserve"> was</w:t>
      </w:r>
      <w:r>
        <w:rPr>
          <w:rFonts w:ascii="Times New Roman" w:hAnsi="Times New Roman" w:cs="Times New Roman"/>
          <w:bCs/>
          <w:i/>
          <w:iCs/>
          <w:color w:val="000000" w:themeColor="text1"/>
        </w:rPr>
        <w:t xml:space="preserve"> used in the meta-analysis. </w:t>
      </w:r>
    </w:p>
    <w:p w14:paraId="37C4B9D5" w14:textId="1371BB6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rPr>
        <w:t>*</w:t>
      </w:r>
      <w:r w:rsidRPr="00FE4C77">
        <w:rPr>
          <w:rFonts w:ascii="Times New Roman" w:hAnsi="Times New Roman" w:cs="Times New Roman"/>
          <w:smallCaps/>
          <w:noProof/>
          <w:lang w:val="en-GB"/>
        </w:rPr>
        <w:t>Abondano, L.A.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Link, A.</w:t>
      </w:r>
      <w:r w:rsidRPr="00FE4C77">
        <w:rPr>
          <w:rFonts w:ascii="Times New Roman" w:hAnsi="Times New Roman" w:cs="Times New Roman"/>
          <w:noProof/>
          <w:lang w:val="en-GB"/>
        </w:rPr>
        <w:t xml:space="preserve"> (2012) The social behavior of brown spider monkeys (</w:t>
      </w:r>
      <w:r w:rsidRPr="00FE4C77">
        <w:rPr>
          <w:rFonts w:ascii="Times New Roman" w:hAnsi="Times New Roman" w:cs="Times New Roman"/>
          <w:i/>
          <w:iCs/>
          <w:noProof/>
          <w:lang w:val="en-GB"/>
        </w:rPr>
        <w:t>Ateles hybridus</w:t>
      </w:r>
      <w:r w:rsidRPr="00FE4C77">
        <w:rPr>
          <w:rFonts w:ascii="Times New Roman" w:hAnsi="Times New Roman" w:cs="Times New Roman"/>
          <w:noProof/>
          <w:lang w:val="en-GB"/>
        </w:rPr>
        <w:t xml:space="preserve">) in a fragmented forest in Colombia. </w:t>
      </w:r>
      <w:r w:rsidRPr="00FE4C77">
        <w:rPr>
          <w:rFonts w:ascii="Times New Roman" w:hAnsi="Times New Roman" w:cs="Times New Roman"/>
          <w:i/>
          <w:iCs/>
          <w:noProof/>
          <w:lang w:val="en-GB"/>
        </w:rPr>
        <w:t>International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33</w:t>
      </w:r>
      <w:r w:rsidRPr="00FE4C77">
        <w:rPr>
          <w:rFonts w:ascii="Times New Roman" w:hAnsi="Times New Roman" w:cs="Times New Roman"/>
          <w:noProof/>
          <w:lang w:val="en-GB"/>
        </w:rPr>
        <w:t>, 769–783.</w:t>
      </w:r>
    </w:p>
    <w:p w14:paraId="1119F114" w14:textId="23DE36C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Altschul, D.W.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Hopkins, W.D.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Herrelko, E.S.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Inoue-Murayama,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Matsuzawa,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King, J.E.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Ross, S.R.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 A.</w:t>
      </w:r>
      <w:r w:rsidRPr="00FE4C77">
        <w:rPr>
          <w:rFonts w:ascii="Times New Roman" w:hAnsi="Times New Roman" w:cs="Times New Roman"/>
          <w:noProof/>
          <w:lang w:val="en-GB"/>
        </w:rPr>
        <w:t xml:space="preserve"> (2018) Personality links with lifespan in chimpanzees.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e33781.</w:t>
      </w:r>
    </w:p>
    <w:p w14:paraId="2B4257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Amos-Landgraf,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Cottle,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Plenge, R.M.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Friez,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Schwartz, C.E.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Longshore,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Willard, H.F.</w:t>
      </w:r>
      <w:r w:rsidRPr="00FE4C77">
        <w:rPr>
          <w:rFonts w:ascii="Times New Roman" w:hAnsi="Times New Roman" w:cs="Times New Roman"/>
          <w:noProof/>
          <w:lang w:val="en-GB"/>
        </w:rPr>
        <w:t xml:space="preserve"> (2006) X chromosome-inactivation patterns of 1,005 phenotypically unaffected females. </w:t>
      </w:r>
      <w:r w:rsidRPr="00FE4C77">
        <w:rPr>
          <w:rFonts w:ascii="Times New Roman" w:hAnsi="Times New Roman" w:cs="Times New Roman"/>
          <w:i/>
          <w:iCs/>
          <w:noProof/>
          <w:lang w:val="en-GB"/>
        </w:rPr>
        <w:t>American Journal of Human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493–499.</w:t>
      </w:r>
    </w:p>
    <w:p w14:paraId="2B2EE42F" w14:textId="3166830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Ancillotto,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Russo, D.</w:t>
      </w:r>
      <w:r w:rsidRPr="00FE4C77">
        <w:rPr>
          <w:rFonts w:ascii="Times New Roman" w:hAnsi="Times New Roman" w:cs="Times New Roman"/>
          <w:noProof/>
          <w:lang w:val="en-GB"/>
        </w:rPr>
        <w:t xml:space="preserve"> (2014) Selective aggressiveness in European free-tailed bats (</w:t>
      </w:r>
      <w:r w:rsidRPr="00FE4C77">
        <w:rPr>
          <w:rFonts w:ascii="Times New Roman" w:hAnsi="Times New Roman" w:cs="Times New Roman"/>
          <w:i/>
          <w:iCs/>
          <w:noProof/>
          <w:lang w:val="en-GB"/>
        </w:rPr>
        <w:t>Tadarida teniotis</w:t>
      </w:r>
      <w:r w:rsidRPr="00FE4C77">
        <w:rPr>
          <w:rFonts w:ascii="Times New Roman" w:hAnsi="Times New Roman" w:cs="Times New Roman"/>
          <w:noProof/>
          <w:lang w:val="en-GB"/>
        </w:rPr>
        <w:t xml:space="preserve">): Influence of familiarity, age and sex. </w:t>
      </w:r>
      <w:r w:rsidRPr="00FE4C77">
        <w:rPr>
          <w:rFonts w:ascii="Times New Roman" w:hAnsi="Times New Roman" w:cs="Times New Roman"/>
          <w:i/>
          <w:iCs/>
          <w:noProof/>
          <w:lang w:val="en-GB"/>
        </w:rPr>
        <w:t>Naturwissenschaften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101</w:t>
      </w:r>
      <w:r w:rsidRPr="00FE4C77">
        <w:rPr>
          <w:rFonts w:ascii="Times New Roman" w:hAnsi="Times New Roman" w:cs="Times New Roman"/>
          <w:noProof/>
          <w:lang w:val="en-GB"/>
        </w:rPr>
        <w:t>, 221–228.</w:t>
      </w:r>
    </w:p>
    <w:p w14:paraId="40F4A5F5" w14:textId="0697502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Aragón, P.</w:t>
      </w:r>
      <w:r w:rsidRPr="00FE4C77">
        <w:rPr>
          <w:rFonts w:ascii="Times New Roman" w:hAnsi="Times New Roman" w:cs="Times New Roman"/>
          <w:noProof/>
          <w:lang w:val="en-GB"/>
        </w:rPr>
        <w:t xml:space="preserve"> (2009) Sex-dependent use of information on conspecific feeding activities in an amphibian urodelian. </w:t>
      </w:r>
      <w:r w:rsidRPr="00FE4C77">
        <w:rPr>
          <w:rFonts w:ascii="Times New Roman" w:hAnsi="Times New Roman" w:cs="Times New Roman"/>
          <w:i/>
          <w:iCs/>
          <w:noProof/>
          <w:lang w:val="en-GB"/>
        </w:rPr>
        <w:t>Functional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23</w:t>
      </w:r>
      <w:r w:rsidRPr="00FE4C77">
        <w:rPr>
          <w:rFonts w:ascii="Times New Roman" w:hAnsi="Times New Roman" w:cs="Times New Roman"/>
          <w:noProof/>
          <w:lang w:val="en-GB"/>
        </w:rPr>
        <w:t>, 380–388.</w:t>
      </w:r>
    </w:p>
    <w:p w14:paraId="048F7B67" w14:textId="63AD90C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Archard, G.A.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(2011) Variation in aggressive behaviour in the poeciliid fish </w:t>
      </w:r>
      <w:r w:rsidRPr="00FE4C77">
        <w:rPr>
          <w:rFonts w:ascii="Times New Roman" w:hAnsi="Times New Roman" w:cs="Times New Roman"/>
          <w:i/>
          <w:iCs/>
          <w:noProof/>
          <w:lang w:val="en-GB"/>
        </w:rPr>
        <w:t>Brachyrhaphis episcopi</w:t>
      </w:r>
      <w:r w:rsidRPr="00FE4C77">
        <w:rPr>
          <w:rFonts w:ascii="Times New Roman" w:hAnsi="Times New Roman" w:cs="Times New Roman"/>
          <w:noProof/>
          <w:lang w:val="en-GB"/>
        </w:rPr>
        <w:t xml:space="preserve">: Population and sex differences.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52–57.</w:t>
      </w:r>
    </w:p>
    <w:p w14:paraId="0F7DD8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Archer,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Mehdikhani, M.</w:t>
      </w:r>
      <w:r w:rsidRPr="00FE4C77">
        <w:rPr>
          <w:rFonts w:ascii="Times New Roman" w:hAnsi="Times New Roman" w:cs="Times New Roman"/>
          <w:noProof/>
          <w:lang w:val="en-GB"/>
        </w:rPr>
        <w:t xml:space="preserve"> (2003) Variability among Males in Sexually Selected Attributes. </w:t>
      </w:r>
      <w:r w:rsidRPr="00FE4C77">
        <w:rPr>
          <w:rFonts w:ascii="Times New Roman" w:hAnsi="Times New Roman" w:cs="Times New Roman"/>
          <w:i/>
          <w:iCs/>
          <w:noProof/>
          <w:lang w:val="en-GB"/>
        </w:rPr>
        <w:t>Review of General Psychology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219–236.</w:t>
      </w:r>
    </w:p>
    <w:p w14:paraId="69DE64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Arden,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Plomin, R.</w:t>
      </w:r>
      <w:r w:rsidRPr="00FE4C77">
        <w:rPr>
          <w:rFonts w:ascii="Times New Roman" w:hAnsi="Times New Roman" w:cs="Times New Roman"/>
          <w:noProof/>
          <w:lang w:val="en-GB"/>
        </w:rPr>
        <w:t xml:space="preserve"> (2006) Sex differences in variance of intelligence across childhood.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41</w:t>
      </w:r>
      <w:r w:rsidRPr="00FE4C77">
        <w:rPr>
          <w:rFonts w:ascii="Times New Roman" w:hAnsi="Times New Roman" w:cs="Times New Roman"/>
          <w:noProof/>
          <w:lang w:val="en-GB"/>
        </w:rPr>
        <w:t>, 39–48.</w:t>
      </w:r>
    </w:p>
    <w:p w14:paraId="13D09362" w14:textId="5CB1C5F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(2013a) Disassortative mating for boldness decreases reproductive success in the guppy.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24</w:t>
      </w:r>
      <w:r w:rsidRPr="00FE4C77">
        <w:rPr>
          <w:rFonts w:ascii="Times New Roman" w:hAnsi="Times New Roman" w:cs="Times New Roman"/>
          <w:noProof/>
          <w:lang w:val="en-GB"/>
        </w:rPr>
        <w:t>, 1320–1326.</w:t>
      </w:r>
    </w:p>
    <w:p w14:paraId="43B2DE4F" w14:textId="2E3D8B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(2013b) Aggression and sex differences in lateralization in the zebrafish.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617–622.</w:t>
      </w:r>
    </w:p>
    <w:p w14:paraId="40075005" w14:textId="1B68534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(2015) Effect of hunger level and time of day on boldness and aggression in the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Fish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1852–1859.</w:t>
      </w:r>
    </w:p>
    <w:p w14:paraId="7395A90E" w14:textId="1934928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Baker,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Goodman,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Santo, J.B.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Wong, R.Y.</w:t>
      </w:r>
      <w:r w:rsidRPr="00FE4C77">
        <w:rPr>
          <w:rFonts w:ascii="Times New Roman" w:hAnsi="Times New Roman" w:cs="Times New Roman"/>
          <w:noProof/>
          <w:lang w:val="en-GB"/>
        </w:rPr>
        <w:t xml:space="preserve"> (2018) Repeatability and reliability of exploratory behavior in proactive and reactive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12114.</w:t>
      </w:r>
    </w:p>
    <w:p w14:paraId="4F8364BD" w14:textId="033E418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Barale,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Rubenstein,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Beehner, J.C.</w:t>
      </w:r>
      <w:r w:rsidRPr="00FE4C77">
        <w:rPr>
          <w:rFonts w:ascii="Times New Roman" w:hAnsi="Times New Roman" w:cs="Times New Roman"/>
          <w:noProof/>
          <w:lang w:val="en-GB"/>
        </w:rPr>
        <w:t xml:space="preserve"> (2015) Juvenile social relationships reflect adult patterns of behavior in wild geladas.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77</w:t>
      </w:r>
      <w:r w:rsidRPr="00FE4C77">
        <w:rPr>
          <w:rFonts w:ascii="Times New Roman" w:hAnsi="Times New Roman" w:cs="Times New Roman"/>
          <w:noProof/>
          <w:lang w:val="en-GB"/>
        </w:rPr>
        <w:t>, 1086–1096.</w:t>
      </w:r>
    </w:p>
    <w:p w14:paraId="7EBC7ACD" w14:textId="72A1610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Barbosa,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Camacho-Cervantes,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Ojanguren, A.F.</w:t>
      </w:r>
      <w:r w:rsidRPr="00FE4C77">
        <w:rPr>
          <w:rFonts w:ascii="Times New Roman" w:hAnsi="Times New Roman" w:cs="Times New Roman"/>
          <w:noProof/>
          <w:lang w:val="en-GB"/>
        </w:rPr>
        <w:t xml:space="preserve"> (2016) Phenotype Matching and Early Social Conditions Affect Shoaling and Exploration Decisions.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122</w:t>
      </w:r>
      <w:r w:rsidRPr="00FE4C77">
        <w:rPr>
          <w:rFonts w:ascii="Times New Roman" w:hAnsi="Times New Roman" w:cs="Times New Roman"/>
          <w:noProof/>
          <w:lang w:val="en-GB"/>
        </w:rPr>
        <w:t>, 171–179.</w:t>
      </w:r>
    </w:p>
    <w:p w14:paraId="1FC00A0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Baye,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Monseur, C.</w:t>
      </w:r>
      <w:r w:rsidRPr="00FE4C77">
        <w:rPr>
          <w:rFonts w:ascii="Times New Roman" w:hAnsi="Times New Roman" w:cs="Times New Roman"/>
          <w:noProof/>
          <w:lang w:val="en-GB"/>
        </w:rPr>
        <w:t xml:space="preserve"> (2016) Gender differences in variability and extreme scores in an international context.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1–16. Springer US.</w:t>
      </w:r>
    </w:p>
    <w:p w14:paraId="254C81D6" w14:textId="75E17AAA"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Belgrad, B.A.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Griffen, B.D.</w:t>
      </w:r>
      <w:r w:rsidRPr="00FE4C77">
        <w:rPr>
          <w:rFonts w:ascii="Times New Roman" w:hAnsi="Times New Roman" w:cs="Times New Roman"/>
          <w:noProof/>
          <w:lang w:val="en-GB"/>
        </w:rPr>
        <w:t xml:space="preserve"> (2016) Predator-prey interactions mediated by prey personality and predator hunting mode.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283</w:t>
      </w:r>
      <w:r w:rsidRPr="00FE4C77">
        <w:rPr>
          <w:rFonts w:ascii="Times New Roman" w:hAnsi="Times New Roman" w:cs="Times New Roman"/>
          <w:noProof/>
          <w:lang w:val="en-GB"/>
        </w:rPr>
        <w:t>, 20160408.</w:t>
      </w:r>
    </w:p>
    <w:p w14:paraId="031DAE6F" w14:textId="05EF2DC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Berdal, M.A.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Rosenqvist,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(2018) Innovation as part of a wider behavioural syndrome in the guppy: The effect of sex and body size.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124</w:t>
      </w:r>
      <w:r w:rsidRPr="00FE4C77">
        <w:rPr>
          <w:rFonts w:ascii="Times New Roman" w:hAnsi="Times New Roman" w:cs="Times New Roman"/>
          <w:noProof/>
          <w:lang w:val="en-GB"/>
        </w:rPr>
        <w:t>, 760–</w:t>
      </w:r>
      <w:r w:rsidRPr="00FE4C77">
        <w:rPr>
          <w:rFonts w:ascii="Times New Roman" w:hAnsi="Times New Roman" w:cs="Times New Roman"/>
          <w:noProof/>
          <w:lang w:val="en-GB"/>
        </w:rPr>
        <w:lastRenderedPageBreak/>
        <w:t>772.</w:t>
      </w:r>
    </w:p>
    <w:p w14:paraId="24B99AF0" w14:textId="72F108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Berger,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You,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Minano,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Grieshop,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Lind, M.I.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Maklakov, A.A.</w:t>
      </w:r>
      <w:r w:rsidRPr="00FE4C77">
        <w:rPr>
          <w:rFonts w:ascii="Times New Roman" w:hAnsi="Times New Roman" w:cs="Times New Roman"/>
          <w:noProof/>
          <w:lang w:val="en-GB"/>
        </w:rPr>
        <w:t xml:space="preserve"> (2016) Sexually antagonistic selection on genetic variation underlying both male and female same-sex sexual behavior. </w:t>
      </w:r>
      <w:r w:rsidRPr="00FE4C77">
        <w:rPr>
          <w:rFonts w:ascii="Times New Roman" w:hAnsi="Times New Roman" w:cs="Times New Roman"/>
          <w:i/>
          <w:iCs/>
          <w:noProof/>
          <w:lang w:val="en-GB"/>
        </w:rPr>
        <w:t>BMC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16</w:t>
      </w:r>
      <w:r w:rsidRPr="00FE4C77">
        <w:rPr>
          <w:rFonts w:ascii="Times New Roman" w:hAnsi="Times New Roman" w:cs="Times New Roman"/>
          <w:noProof/>
          <w:lang w:val="en-GB"/>
        </w:rPr>
        <w:t>, 88.</w:t>
      </w:r>
    </w:p>
    <w:p w14:paraId="7F79AF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Beukeboom, L.W.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Perrin, N.</w:t>
      </w:r>
      <w:r w:rsidRPr="00FE4C77">
        <w:rPr>
          <w:rFonts w:ascii="Times New Roman" w:hAnsi="Times New Roman" w:cs="Times New Roman"/>
          <w:noProof/>
          <w:lang w:val="en-GB"/>
        </w:rPr>
        <w:t xml:space="preserve"> (2014) </w:t>
      </w:r>
      <w:r w:rsidRPr="00FE4C77">
        <w:rPr>
          <w:rFonts w:ascii="Times New Roman" w:hAnsi="Times New Roman" w:cs="Times New Roman"/>
          <w:i/>
          <w:iCs/>
          <w:noProof/>
          <w:lang w:val="en-GB"/>
        </w:rPr>
        <w:t>The evolution of sex determination</w:t>
      </w:r>
      <w:r w:rsidRPr="00FE4C77">
        <w:rPr>
          <w:rFonts w:ascii="Times New Roman" w:hAnsi="Times New Roman" w:cs="Times New Roman"/>
          <w:noProof/>
          <w:lang w:val="en-GB"/>
        </w:rPr>
        <w:t>. Oxford University Press, New York.</w:t>
      </w:r>
    </w:p>
    <w:p w14:paraId="7A3C4EBF" w14:textId="11A5EF3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Bize,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Diaz,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Lindström, J.</w:t>
      </w:r>
      <w:r w:rsidRPr="00FE4C77">
        <w:rPr>
          <w:rFonts w:ascii="Times New Roman" w:hAnsi="Times New Roman" w:cs="Times New Roman"/>
          <w:noProof/>
          <w:lang w:val="en-GB"/>
        </w:rPr>
        <w:t xml:space="preserve"> (2012) Experimental evidence that adult antipredator behaviour is heritable and not influenced by behavioural copying in a wild bird.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1380–1388.</w:t>
      </w:r>
    </w:p>
    <w:p w14:paraId="76A5E002" w14:textId="5B50187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Blaszczyk, M.B.</w:t>
      </w:r>
      <w:r w:rsidRPr="00FE4C77">
        <w:rPr>
          <w:rFonts w:ascii="Times New Roman" w:hAnsi="Times New Roman" w:cs="Times New Roman"/>
          <w:noProof/>
          <w:lang w:val="en-GB"/>
        </w:rPr>
        <w:t xml:space="preserve"> (2017) Boldness towards novel objects predicts predator inspection in wild vervet monkeys.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123</w:t>
      </w:r>
      <w:r w:rsidRPr="00FE4C77">
        <w:rPr>
          <w:rFonts w:ascii="Times New Roman" w:hAnsi="Times New Roman" w:cs="Times New Roman"/>
          <w:noProof/>
          <w:lang w:val="en-GB"/>
        </w:rPr>
        <w:t>, 91–100.</w:t>
      </w:r>
    </w:p>
    <w:p w14:paraId="548F98D9" w14:textId="119BB30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Bleakley, B.H.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Welter,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McCauley-Cole,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Shuster, S.M.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A.J.</w:t>
      </w:r>
      <w:r w:rsidRPr="00FE4C77">
        <w:rPr>
          <w:rFonts w:ascii="Times New Roman" w:hAnsi="Times New Roman" w:cs="Times New Roman"/>
          <w:noProof/>
          <w:lang w:val="en-GB"/>
        </w:rPr>
        <w:t xml:space="preserve"> (2013) Cannibalism as an interacting phenotype: Precannibalistic aggression is influenced by social partners in the endangered Socorro Isopod (</w:t>
      </w:r>
      <w:r w:rsidRPr="00FE4C77">
        <w:rPr>
          <w:rFonts w:ascii="Times New Roman" w:hAnsi="Times New Roman" w:cs="Times New Roman"/>
          <w:i/>
          <w:iCs/>
          <w:noProof/>
          <w:lang w:val="en-GB"/>
        </w:rPr>
        <w:t>Thermosphaeroma thermophilum</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832–842.</w:t>
      </w:r>
    </w:p>
    <w:p w14:paraId="23E79A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Borkenau,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Terracciano, A.</w:t>
      </w:r>
      <w:r w:rsidRPr="00FE4C77">
        <w:rPr>
          <w:rFonts w:ascii="Times New Roman" w:hAnsi="Times New Roman" w:cs="Times New Roman"/>
          <w:noProof/>
          <w:lang w:val="en-GB"/>
        </w:rPr>
        <w:t xml:space="preserve"> (2013) Do men vary more than women in personality? A study in 51 cultures. </w:t>
      </w:r>
      <w:r w:rsidRPr="00FE4C77">
        <w:rPr>
          <w:rFonts w:ascii="Times New Roman" w:hAnsi="Times New Roman" w:cs="Times New Roman"/>
          <w:i/>
          <w:iCs/>
          <w:noProof/>
          <w:lang w:val="en-GB"/>
        </w:rPr>
        <w:t>Journal of Research in Personality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47</w:t>
      </w:r>
      <w:r w:rsidRPr="00FE4C77">
        <w:rPr>
          <w:rFonts w:ascii="Times New Roman" w:hAnsi="Times New Roman" w:cs="Times New Roman"/>
          <w:noProof/>
          <w:lang w:val="en-GB"/>
        </w:rPr>
        <w:t>, 135–144.</w:t>
      </w:r>
    </w:p>
    <w:p w14:paraId="072D0EEB" w14:textId="2A1EFAF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Boydston,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Kapheim, K.M.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Horn,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Smale,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Holekamp, K.E.</w:t>
      </w:r>
      <w:r w:rsidRPr="00FE4C77">
        <w:rPr>
          <w:rFonts w:ascii="Times New Roman" w:hAnsi="Times New Roman" w:cs="Times New Roman"/>
          <w:noProof/>
          <w:lang w:val="en-GB"/>
        </w:rPr>
        <w:t xml:space="preserve"> (2005) Sexually dimorphic patterns of space use throughout ontogeny in the spotted hyena (</w:t>
      </w:r>
      <w:r w:rsidRPr="00FE4C77">
        <w:rPr>
          <w:rFonts w:ascii="Times New Roman" w:hAnsi="Times New Roman" w:cs="Times New Roman"/>
          <w:i/>
          <w:iCs/>
          <w:noProof/>
          <w:lang w:val="en-GB"/>
        </w:rPr>
        <w:t>Crocuta crocuta</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 Zool Lond</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267</w:t>
      </w:r>
      <w:r w:rsidRPr="00FE4C77">
        <w:rPr>
          <w:rFonts w:ascii="Times New Roman" w:hAnsi="Times New Roman" w:cs="Times New Roman"/>
          <w:noProof/>
          <w:lang w:val="en-GB"/>
        </w:rPr>
        <w:t>, 271–281.</w:t>
      </w:r>
    </w:p>
    <w:p w14:paraId="66A1FFCC" w14:textId="2E84903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Brodin,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Drotz, M.K.</w:t>
      </w:r>
      <w:r w:rsidRPr="00FE4C77">
        <w:rPr>
          <w:rFonts w:ascii="Times New Roman" w:hAnsi="Times New Roman" w:cs="Times New Roman"/>
          <w:noProof/>
          <w:lang w:val="en-GB"/>
        </w:rPr>
        <w:t xml:space="preserve"> (2014) Individual variation in dispersal associated behavioral traits of the invasive Chinese mitten crab (</w:t>
      </w:r>
      <w:r w:rsidRPr="00FE4C77">
        <w:rPr>
          <w:rFonts w:ascii="Times New Roman" w:hAnsi="Times New Roman" w:cs="Times New Roman"/>
          <w:i/>
          <w:iCs/>
          <w:noProof/>
          <w:lang w:val="en-GB"/>
        </w:rPr>
        <w:t>Eriocheir sinensis</w:t>
      </w:r>
      <w:r w:rsidRPr="00FE4C77">
        <w:rPr>
          <w:rFonts w:ascii="Times New Roman" w:hAnsi="Times New Roman" w:cs="Times New Roman"/>
          <w:noProof/>
          <w:lang w:val="en-GB"/>
        </w:rPr>
        <w:t xml:space="preserve">, H. Milne Edwards, 1854) during initial invasion of Lake Vänern, Sweden. </w:t>
      </w:r>
      <w:r w:rsidRPr="00FE4C77">
        <w:rPr>
          <w:rFonts w:ascii="Times New Roman" w:hAnsi="Times New Roman" w:cs="Times New Roman"/>
          <w:i/>
          <w:iCs/>
          <w:noProof/>
          <w:lang w:val="en-GB"/>
        </w:rPr>
        <w:t>Current Zoology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60</w:t>
      </w:r>
      <w:r w:rsidRPr="00FE4C77">
        <w:rPr>
          <w:rFonts w:ascii="Times New Roman" w:hAnsi="Times New Roman" w:cs="Times New Roman"/>
          <w:noProof/>
          <w:lang w:val="en-GB"/>
        </w:rPr>
        <w:t>, 410–416.</w:t>
      </w:r>
    </w:p>
    <w:p w14:paraId="6FDF1850" w14:textId="3506C0A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Burgess, 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(2007) Heritable and experiential effects on boldness in a tropical poeciliid.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237–243.</w:t>
      </w:r>
    </w:p>
    <w:p w14:paraId="5CB4A1C8" w14:textId="7FC3112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Corey, S.C.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A.K.</w:t>
      </w:r>
      <w:r w:rsidRPr="00FE4C77">
        <w:rPr>
          <w:rFonts w:ascii="Times New Roman" w:hAnsi="Times New Roman" w:cs="Times New Roman"/>
          <w:noProof/>
          <w:lang w:val="en-GB"/>
        </w:rPr>
        <w:t xml:space="preserve"> (1999) Differences in measures of exploration and fear in MHC-congenic C57BL/6J and B6-H-2K mice. </w:t>
      </w:r>
      <w:r w:rsidRPr="00FE4C77">
        <w:rPr>
          <w:rFonts w:ascii="Times New Roman" w:hAnsi="Times New Roman" w:cs="Times New Roman"/>
          <w:i/>
          <w:iCs/>
          <w:noProof/>
          <w:lang w:val="en-GB"/>
        </w:rPr>
        <w:t>Behavior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263–271.</w:t>
      </w:r>
    </w:p>
    <w:p w14:paraId="18AF651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Budaev, S. V</w:t>
      </w:r>
      <w:r w:rsidRPr="00FE4C77">
        <w:rPr>
          <w:rFonts w:ascii="Times New Roman" w:hAnsi="Times New Roman" w:cs="Times New Roman"/>
          <w:noProof/>
          <w:lang w:val="en-GB"/>
        </w:rPr>
        <w:t xml:space="preserve"> (1999) Sex differences in the Big Five personality factors: Testing an evolutionary hypothesis.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801–813.</w:t>
      </w:r>
    </w:p>
    <w:p w14:paraId="1BC56791" w14:textId="1BA9088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Buirski,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Plutchik,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Kellerman, H.</w:t>
      </w:r>
      <w:r w:rsidRPr="00FE4C77">
        <w:rPr>
          <w:rFonts w:ascii="Times New Roman" w:hAnsi="Times New Roman" w:cs="Times New Roman"/>
          <w:noProof/>
          <w:lang w:val="en-GB"/>
        </w:rPr>
        <w:t xml:space="preserve"> (1978) Sex differences, dominance, and personality in the chimpanzee.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123–129.</w:t>
      </w:r>
    </w:p>
    <w:p w14:paraId="7F22DB19" w14:textId="1092AB9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Burtka,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Grindstaff, J.L.</w:t>
      </w:r>
      <w:r w:rsidRPr="00FE4C77">
        <w:rPr>
          <w:rFonts w:ascii="Times New Roman" w:hAnsi="Times New Roman" w:cs="Times New Roman"/>
          <w:noProof/>
          <w:lang w:val="en-GB"/>
        </w:rPr>
        <w:t xml:space="preserve"> (2015) Similar nest defence strategies within pairs increase reproductive success in the eastern bluebird, </w:t>
      </w:r>
      <w:r w:rsidRPr="00FE4C77">
        <w:rPr>
          <w:rFonts w:ascii="Times New Roman" w:hAnsi="Times New Roman" w:cs="Times New Roman"/>
          <w:i/>
          <w:iCs/>
          <w:noProof/>
          <w:lang w:val="en-GB"/>
        </w:rPr>
        <w:t>Sialia sialis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Anim Behav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100</w:t>
      </w:r>
      <w:r w:rsidRPr="00FE4C77">
        <w:rPr>
          <w:rFonts w:ascii="Times New Roman" w:hAnsi="Times New Roman" w:cs="Times New Roman"/>
          <w:noProof/>
          <w:lang w:val="en-GB"/>
        </w:rPr>
        <w:t>, 174–182.</w:t>
      </w:r>
    </w:p>
    <w:p w14:paraId="773C3B79" w14:textId="147B309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Byrnes,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Pouca, C.V.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Chambers, S.L.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(2016) Into the wild: Developing field tests to examine the link between elasmobranch personality and laterality.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153</w:t>
      </w:r>
      <w:r w:rsidRPr="00FE4C77">
        <w:rPr>
          <w:rFonts w:ascii="Times New Roman" w:hAnsi="Times New Roman" w:cs="Times New Roman"/>
          <w:noProof/>
          <w:lang w:val="en-GB"/>
        </w:rPr>
        <w:t>, 1777–1793.</w:t>
      </w:r>
    </w:p>
    <w:p w14:paraId="5CC298A7" w14:textId="6C56273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Callicrate, T.E.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Siewerdt,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Koutsos,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Estévez, I.</w:t>
      </w:r>
      <w:r w:rsidRPr="00FE4C77">
        <w:rPr>
          <w:rFonts w:ascii="Times New Roman" w:hAnsi="Times New Roman" w:cs="Times New Roman"/>
          <w:noProof/>
          <w:lang w:val="en-GB"/>
        </w:rPr>
        <w:t xml:space="preserve"> (2011) Personality traits and the effects of DHA supplementation in the budgerigar (</w:t>
      </w:r>
      <w:r w:rsidRPr="00FE4C77">
        <w:rPr>
          <w:rFonts w:ascii="Times New Roman" w:hAnsi="Times New Roman" w:cs="Times New Roman"/>
          <w:i/>
          <w:iCs/>
          <w:noProof/>
          <w:lang w:val="en-GB"/>
        </w:rPr>
        <w:t>Melopsittacus undulatus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130</w:t>
      </w:r>
      <w:r w:rsidRPr="00FE4C77">
        <w:rPr>
          <w:rFonts w:ascii="Times New Roman" w:hAnsi="Times New Roman" w:cs="Times New Roman"/>
          <w:noProof/>
          <w:lang w:val="en-GB"/>
        </w:rPr>
        <w:t>, 124–134.</w:t>
      </w:r>
    </w:p>
    <w:p w14:paraId="306716B6" w14:textId="4BD451B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Campioni,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Del Mar Delgado,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Lourenço,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Bastianelli,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Fernández, 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Penteriani, V.</w:t>
      </w:r>
      <w:r w:rsidRPr="00FE4C77">
        <w:rPr>
          <w:rFonts w:ascii="Times New Roman" w:hAnsi="Times New Roman" w:cs="Times New Roman"/>
          <w:noProof/>
          <w:lang w:val="en-GB"/>
        </w:rPr>
        <w:t xml:space="preserve"> (2013) Individual and spatio-temporal variations in the home range behaviour of a long-lived, territorial species. </w:t>
      </w:r>
      <w:r w:rsidRPr="00FE4C77">
        <w:rPr>
          <w:rFonts w:ascii="Times New Roman" w:hAnsi="Times New Roman" w:cs="Times New Roman"/>
          <w:i/>
          <w:iCs/>
          <w:noProof/>
          <w:lang w:val="en-GB"/>
        </w:rPr>
        <w:t>Oecologia</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172</w:t>
      </w:r>
      <w:r w:rsidRPr="00FE4C77">
        <w:rPr>
          <w:rFonts w:ascii="Times New Roman" w:hAnsi="Times New Roman" w:cs="Times New Roman"/>
          <w:noProof/>
          <w:lang w:val="en-GB"/>
        </w:rPr>
        <w:t>, 371–385.</w:t>
      </w:r>
    </w:p>
    <w:p w14:paraId="7DDF0800" w14:textId="5834373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Camprasse, E.C.M.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Cherel, 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Arnould, J.P.Y.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Hoskins, A.J.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Bustamante,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Bost, C.-A.</w:t>
      </w:r>
      <w:r w:rsidRPr="00FE4C77">
        <w:rPr>
          <w:rFonts w:ascii="Times New Roman" w:hAnsi="Times New Roman" w:cs="Times New Roman"/>
          <w:noProof/>
          <w:lang w:val="en-GB"/>
        </w:rPr>
        <w:t xml:space="preserve"> (2017) Mate similarity in foraging Kerguelen shags: A combined bio-logging and stable isotope investigation. </w:t>
      </w:r>
      <w:r w:rsidRPr="00FE4C77">
        <w:rPr>
          <w:rFonts w:ascii="Times New Roman" w:hAnsi="Times New Roman" w:cs="Times New Roman"/>
          <w:i/>
          <w:iCs/>
          <w:noProof/>
          <w:lang w:val="en-GB"/>
        </w:rPr>
        <w:t>Marine Ecology Progress Series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578</w:t>
      </w:r>
      <w:r w:rsidRPr="00FE4C77">
        <w:rPr>
          <w:rFonts w:ascii="Times New Roman" w:hAnsi="Times New Roman" w:cs="Times New Roman"/>
          <w:noProof/>
          <w:lang w:val="en-GB"/>
        </w:rPr>
        <w:t>, 183–196.</w:t>
      </w:r>
    </w:p>
    <w:p w14:paraId="7042D791" w14:textId="417D3AD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Capelle, P.M.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McCallum, E.S.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Balshine, S.</w:t>
      </w:r>
      <w:r w:rsidRPr="00FE4C77">
        <w:rPr>
          <w:rFonts w:ascii="Times New Roman" w:hAnsi="Times New Roman" w:cs="Times New Roman"/>
          <w:noProof/>
          <w:lang w:val="en-GB"/>
        </w:rPr>
        <w:t xml:space="preserve"> (2015) Aggression and sociality: conflicting or complementary traits of a successful invader?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152</w:t>
      </w:r>
      <w:r w:rsidRPr="00FE4C77">
        <w:rPr>
          <w:rFonts w:ascii="Times New Roman" w:hAnsi="Times New Roman" w:cs="Times New Roman"/>
          <w:noProof/>
          <w:lang w:val="en-GB"/>
        </w:rPr>
        <w:t>, 127–146.</w:t>
      </w:r>
    </w:p>
    <w:p w14:paraId="4F54C159" w14:textId="3BA7EA7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Carere,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Drent, P.J.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Privitera,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Koolhaas,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Groothuis, T.G.G.</w:t>
      </w:r>
      <w:r w:rsidRPr="00FE4C77">
        <w:rPr>
          <w:rFonts w:ascii="Times New Roman" w:hAnsi="Times New Roman" w:cs="Times New Roman"/>
          <w:noProof/>
          <w:lang w:val="en-GB"/>
        </w:rPr>
        <w:t xml:space="preserve"> (2005) Personalities in great tits, Parus major: Stability and consistency.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795–805.</w:t>
      </w:r>
    </w:p>
    <w:p w14:paraId="018A4DED" w14:textId="4A8EFD4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Carmona-Catot,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Magellan,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García-Berthou, E.</w:t>
      </w:r>
      <w:r w:rsidRPr="00FE4C77">
        <w:rPr>
          <w:rFonts w:ascii="Times New Roman" w:hAnsi="Times New Roman" w:cs="Times New Roman"/>
          <w:noProof/>
          <w:lang w:val="en-GB"/>
        </w:rPr>
        <w:t xml:space="preserve"> (2013) Temperature-Specific Competition between Invasive Mosquitofish and an Endangered Cyprinodontid Fish.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e54734.</w:t>
      </w:r>
    </w:p>
    <w:p w14:paraId="31DC215D" w14:textId="352399A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Carreira, M.B.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Cossio,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Britton, G.B.</w:t>
      </w:r>
      <w:r w:rsidRPr="00FE4C77">
        <w:rPr>
          <w:rFonts w:ascii="Times New Roman" w:hAnsi="Times New Roman" w:cs="Times New Roman"/>
          <w:noProof/>
          <w:lang w:val="en-GB"/>
        </w:rPr>
        <w:t xml:space="preserve"> (2017) Individual and sex differences in high and low responder phenotypes.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136</w:t>
      </w:r>
      <w:r w:rsidRPr="00FE4C77">
        <w:rPr>
          <w:rFonts w:ascii="Times New Roman" w:hAnsi="Times New Roman" w:cs="Times New Roman"/>
          <w:noProof/>
          <w:lang w:val="en-GB"/>
        </w:rPr>
        <w:t>, 20–27.</w:t>
      </w:r>
    </w:p>
    <w:p w14:paraId="64F8C354" w14:textId="684132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(2010) Individual consistency in flight initiation distances in burrowing owls: A new hypothesis on disturbance-induced habitat selection.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167–170.</w:t>
      </w:r>
    </w:p>
    <w:p w14:paraId="366A4AFD" w14:textId="2899ED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(2013) High individual consistency in fear of humans throughout the adult lifespan of rural and urban burrowing owls.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3524.</w:t>
      </w:r>
    </w:p>
    <w:p w14:paraId="26CBA96C" w14:textId="2930762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Cavigelli, S.A.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Michael, K.C.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West, S.G.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Klein, L.C.</w:t>
      </w:r>
      <w:r w:rsidRPr="00FE4C77">
        <w:rPr>
          <w:rFonts w:ascii="Times New Roman" w:hAnsi="Times New Roman" w:cs="Times New Roman"/>
          <w:noProof/>
          <w:lang w:val="en-GB"/>
        </w:rPr>
        <w:t xml:space="preserve"> (2011) Behavioral responses to physical vs. social novelty in male and female laboratory rats.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88</w:t>
      </w:r>
      <w:r w:rsidRPr="00FE4C77">
        <w:rPr>
          <w:rFonts w:ascii="Times New Roman" w:hAnsi="Times New Roman" w:cs="Times New Roman"/>
          <w:noProof/>
          <w:lang w:val="en-GB"/>
        </w:rPr>
        <w:t>, 56–59.</w:t>
      </w:r>
    </w:p>
    <w:p w14:paraId="6E2F6215" w14:textId="790FDAA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Chapman, B.B.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Hegg,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Ljungberg, P.</w:t>
      </w:r>
      <w:r w:rsidRPr="00FE4C77">
        <w:rPr>
          <w:rFonts w:ascii="Times New Roman" w:hAnsi="Times New Roman" w:cs="Times New Roman"/>
          <w:noProof/>
          <w:lang w:val="en-GB"/>
        </w:rPr>
        <w:t xml:space="preserve"> (2013) Sex and the Syndrome: Individual and Population Consistency in Behaviour in Rock Pool Prawn </w:t>
      </w:r>
      <w:r w:rsidRPr="00FE4C77">
        <w:rPr>
          <w:rFonts w:ascii="Times New Roman" w:hAnsi="Times New Roman" w:cs="Times New Roman"/>
          <w:i/>
          <w:iCs/>
          <w:noProof/>
          <w:lang w:val="en-GB"/>
        </w:rPr>
        <w:t>Palaemon elegans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e59437.</w:t>
      </w:r>
    </w:p>
    <w:p w14:paraId="2AD2B5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Charlesworth, B.</w:t>
      </w:r>
      <w:r w:rsidRPr="00FE4C77">
        <w:rPr>
          <w:rFonts w:ascii="Times New Roman" w:hAnsi="Times New Roman" w:cs="Times New Roman"/>
          <w:noProof/>
          <w:lang w:val="en-GB"/>
        </w:rPr>
        <w:t xml:space="preserve"> (1996) The evolution of chromosomal sex determination and dosage compensation.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149–162.</w:t>
      </w:r>
    </w:p>
    <w:p w14:paraId="7080D26F" w14:textId="6960E99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Chen,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Liu,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Zhou,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Gomes-Silva,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Sommer-Trembo,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Plath, M.</w:t>
      </w:r>
      <w:r w:rsidRPr="00FE4C77">
        <w:rPr>
          <w:rFonts w:ascii="Times New Roman" w:hAnsi="Times New Roman" w:cs="Times New Roman"/>
          <w:noProof/>
          <w:lang w:val="en-GB"/>
        </w:rPr>
        <w:t xml:space="preserve"> (2018) Personality differentially affects individual mate choice decisions in female and male Western mosquitofish (</w:t>
      </w:r>
      <w:r w:rsidRPr="00FE4C77">
        <w:rPr>
          <w:rFonts w:ascii="Times New Roman" w:hAnsi="Times New Roman" w:cs="Times New Roman"/>
          <w:i/>
          <w:iCs/>
          <w:noProof/>
          <w:lang w:val="en-GB"/>
        </w:rPr>
        <w:t>Gambusia affinis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e0197197.</w:t>
      </w:r>
    </w:p>
    <w:p w14:paraId="1915D946" w14:textId="3FDD468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Class, 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Brommer, J.E.</w:t>
      </w:r>
      <w:r w:rsidRPr="00FE4C77">
        <w:rPr>
          <w:rFonts w:ascii="Times New Roman" w:hAnsi="Times New Roman" w:cs="Times New Roman"/>
          <w:noProof/>
          <w:lang w:val="en-GB"/>
        </w:rPr>
        <w:t xml:space="preserve"> (2015) A strong genetic correlation underlying a behavioural syndrome disappears during development because of genotype-age interactions.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282</w:t>
      </w:r>
      <w:r w:rsidRPr="00FE4C77">
        <w:rPr>
          <w:rFonts w:ascii="Times New Roman" w:hAnsi="Times New Roman" w:cs="Times New Roman"/>
          <w:noProof/>
          <w:lang w:val="en-GB"/>
        </w:rPr>
        <w:t>, 20142777.</w:t>
      </w:r>
    </w:p>
    <w:p w14:paraId="763D0A19" w14:textId="08A7295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Clipperton-Allen, A.E.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Ingrao, J.C.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Ruggiero,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Batista,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Ovari,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Hammermueller,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Armstrong, J.N.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Bienzle,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Choleris,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P. V</w:t>
      </w:r>
      <w:r w:rsidRPr="00FE4C77">
        <w:rPr>
          <w:rFonts w:ascii="Times New Roman" w:hAnsi="Times New Roman" w:cs="Times New Roman"/>
          <w:noProof/>
          <w:lang w:val="en-GB"/>
        </w:rPr>
        <w:t xml:space="preserve"> (2015) Long-Term Provision of Environmental Resources Alters Behavior but not Physiology or Neuroanatomy of Male and Female BALB/c and C57BL/6 Mice. </w:t>
      </w:r>
      <w:r w:rsidRPr="00FE4C77">
        <w:rPr>
          <w:rFonts w:ascii="Times New Roman" w:hAnsi="Times New Roman" w:cs="Times New Roman"/>
          <w:i/>
          <w:iCs/>
          <w:noProof/>
          <w:lang w:val="en-GB"/>
        </w:rPr>
        <w:t>Journal of the American Association for Laboratory Animal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54</w:t>
      </w:r>
      <w:r w:rsidRPr="00FE4C77">
        <w:rPr>
          <w:rFonts w:ascii="Times New Roman" w:hAnsi="Times New Roman" w:cs="Times New Roman"/>
          <w:noProof/>
          <w:lang w:val="en-GB"/>
        </w:rPr>
        <w:t>, 718–730.</w:t>
      </w:r>
    </w:p>
    <w:p w14:paraId="1EB95FB7" w14:textId="1E72471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Le Cœur,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Pisanu,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Chapuis,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Baudry, E.</w:t>
      </w:r>
      <w:r w:rsidRPr="00FE4C77">
        <w:rPr>
          <w:rFonts w:ascii="Times New Roman" w:hAnsi="Times New Roman" w:cs="Times New Roman"/>
          <w:noProof/>
          <w:lang w:val="en-GB"/>
        </w:rPr>
        <w:t xml:space="preserve"> (2015) Temporally fluctuating selection on a personality trait in a wild rodent population.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1285–1291.</w:t>
      </w:r>
    </w:p>
    <w:p w14:paraId="4899A20F" w14:textId="628980F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Cooper, M.A.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Bernstein, I.S.</w:t>
      </w:r>
      <w:r w:rsidRPr="00FE4C77">
        <w:rPr>
          <w:rFonts w:ascii="Times New Roman" w:hAnsi="Times New Roman" w:cs="Times New Roman"/>
          <w:noProof/>
          <w:lang w:val="en-GB"/>
        </w:rPr>
        <w:t xml:space="preserve"> (2002) Counter aggression and reconciliation in Assamese macaques (</w:t>
      </w:r>
      <w:r w:rsidRPr="00FE4C77">
        <w:rPr>
          <w:rFonts w:ascii="Times New Roman" w:hAnsi="Times New Roman" w:cs="Times New Roman"/>
          <w:i/>
          <w:iCs/>
          <w:noProof/>
          <w:lang w:val="en-GB"/>
        </w:rPr>
        <w:t>Macaca assamensis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215–230.</w:t>
      </w:r>
    </w:p>
    <w:p w14:paraId="48EAE43A" w14:textId="1EB5D81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Costa,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(1992) Four ways five factors are basic.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653–665.</w:t>
      </w:r>
    </w:p>
    <w:p w14:paraId="7642698C" w14:textId="1A54A72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Courtney Jones, S.K.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Munn, A.J.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Byrne, P.G.</w:t>
      </w:r>
      <w:r w:rsidRPr="00FE4C77">
        <w:rPr>
          <w:rFonts w:ascii="Times New Roman" w:hAnsi="Times New Roman" w:cs="Times New Roman"/>
          <w:noProof/>
          <w:lang w:val="en-GB"/>
        </w:rPr>
        <w:t xml:space="preserve"> (2017) Effects of captivity on house mice behaviour in a novel environment: Implications for conservation practices.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189</w:t>
      </w:r>
      <w:r w:rsidRPr="00FE4C77">
        <w:rPr>
          <w:rFonts w:ascii="Times New Roman" w:hAnsi="Times New Roman" w:cs="Times New Roman"/>
          <w:noProof/>
          <w:lang w:val="en-GB"/>
        </w:rPr>
        <w:t>, 98–106.</w:t>
      </w:r>
    </w:p>
    <w:p w14:paraId="6CD80FF3" w14:textId="2EFD6AF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Dahlbom, S.J.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Lagman,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Lundstedt-Enkel,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Sundström, L.F.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Winberg, S.</w:t>
      </w:r>
      <w:r w:rsidRPr="00FE4C77">
        <w:rPr>
          <w:rFonts w:ascii="Times New Roman" w:hAnsi="Times New Roman" w:cs="Times New Roman"/>
          <w:noProof/>
          <w:lang w:val="en-GB"/>
        </w:rPr>
        <w:t xml:space="preserve"> (2011) Boldness predicts social status in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e23565.</w:t>
      </w:r>
    </w:p>
    <w:p w14:paraId="37E8D34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Houston, A.I.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(2004) The behavioural ecology of personality: Consistent individual differences from an adaptive perspective.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734–739.</w:t>
      </w:r>
    </w:p>
    <w:p w14:paraId="79FE9B04" w14:textId="78E5C9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Dammhahn, M.</w:t>
      </w:r>
      <w:r w:rsidRPr="00FE4C77">
        <w:rPr>
          <w:rFonts w:ascii="Times New Roman" w:hAnsi="Times New Roman" w:cs="Times New Roman"/>
          <w:noProof/>
          <w:lang w:val="en-GB"/>
        </w:rPr>
        <w:t xml:space="preserve"> (2012) Are personality differences in a small iteroparous mammal </w:t>
      </w:r>
      <w:r w:rsidRPr="00FE4C77">
        <w:rPr>
          <w:rFonts w:ascii="Times New Roman" w:hAnsi="Times New Roman" w:cs="Times New Roman"/>
          <w:noProof/>
          <w:lang w:val="en-GB"/>
        </w:rPr>
        <w:lastRenderedPageBreak/>
        <w:t xml:space="preserve">maintained by a life-history trade-off?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2645–2651.</w:t>
      </w:r>
    </w:p>
    <w:p w14:paraId="378DE03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Darwin, C.</w:t>
      </w:r>
      <w:r w:rsidRPr="00FE4C77">
        <w:rPr>
          <w:rFonts w:ascii="Times New Roman" w:hAnsi="Times New Roman" w:cs="Times New Roman"/>
          <w:noProof/>
          <w:lang w:val="en-GB"/>
        </w:rPr>
        <w:t xml:space="preserve"> (1871) </w:t>
      </w:r>
      <w:r w:rsidRPr="00FE4C77">
        <w:rPr>
          <w:rFonts w:ascii="Times New Roman" w:hAnsi="Times New Roman" w:cs="Times New Roman"/>
          <w:i/>
          <w:iCs/>
          <w:noProof/>
          <w:lang w:val="en-GB"/>
        </w:rPr>
        <w:t>The descent of man, and selection in relation to sex</w:t>
      </w:r>
      <w:r w:rsidRPr="00FE4C77">
        <w:rPr>
          <w:rFonts w:ascii="Times New Roman" w:hAnsi="Times New Roman" w:cs="Times New Roman"/>
          <w:noProof/>
          <w:lang w:val="en-GB"/>
        </w:rPr>
        <w:t>. Murray, London.</w:t>
      </w:r>
    </w:p>
    <w:p w14:paraId="58DE7577" w14:textId="12772C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Salignon,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Perrot-Minnot, M.-J.</w:t>
      </w:r>
      <w:r w:rsidRPr="00FE4C77">
        <w:rPr>
          <w:rFonts w:ascii="Times New Roman" w:hAnsi="Times New Roman" w:cs="Times New Roman"/>
          <w:noProof/>
          <w:lang w:val="en-GB"/>
        </w:rPr>
        <w:t xml:space="preserve"> (2014) Shaping the antipredator strategy: Flexibility, consistency, and behavioral correlations under varying predation threat.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25</w:t>
      </w:r>
      <w:r w:rsidRPr="00FE4C77">
        <w:rPr>
          <w:rFonts w:ascii="Times New Roman" w:hAnsi="Times New Roman" w:cs="Times New Roman"/>
          <w:noProof/>
          <w:lang w:val="en-GB"/>
        </w:rPr>
        <w:t>, 1148–1156.</w:t>
      </w:r>
    </w:p>
    <w:p w14:paraId="694D42E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Thorpe,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Wilson, 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Starr,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Whalley, L.J.</w:t>
      </w:r>
      <w:r w:rsidRPr="00FE4C77">
        <w:rPr>
          <w:rFonts w:ascii="Times New Roman" w:hAnsi="Times New Roman" w:cs="Times New Roman"/>
          <w:noProof/>
          <w:lang w:val="en-GB"/>
        </w:rPr>
        <w:t xml:space="preserve"> (2003) Population sex differences in IQ at age 11: The Scottish mental survey 1932.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31</w:t>
      </w:r>
      <w:r w:rsidRPr="00FE4C77">
        <w:rPr>
          <w:rFonts w:ascii="Times New Roman" w:hAnsi="Times New Roman" w:cs="Times New Roman"/>
          <w:noProof/>
          <w:lang w:val="en-GB"/>
        </w:rPr>
        <w:t>, 533–542.</w:t>
      </w:r>
    </w:p>
    <w:p w14:paraId="540B73C0" w14:textId="3C86224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Debecker,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Sanmartin-Villar, 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 Guinea-Luengo,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Cordero-Rivera,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Stoks, R.</w:t>
      </w:r>
      <w:r w:rsidRPr="00FE4C77">
        <w:rPr>
          <w:rFonts w:ascii="Times New Roman" w:hAnsi="Times New Roman" w:cs="Times New Roman"/>
          <w:noProof/>
          <w:lang w:val="en-GB"/>
        </w:rPr>
        <w:t xml:space="preserve"> (2016) Integrating the pace-of-life syndrome across species, sexes and individuals: Covariation of life history and personality under pesticide exposure. </w:t>
      </w:r>
      <w:r w:rsidRPr="00FE4C77">
        <w:rPr>
          <w:rFonts w:ascii="Times New Roman" w:hAnsi="Times New Roman" w:cs="Times New Roman"/>
          <w:i/>
          <w:iCs/>
          <w:noProof/>
          <w:lang w:val="en-GB"/>
        </w:rPr>
        <w:t>Journal of Animal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726–738.</w:t>
      </w:r>
    </w:p>
    <w:p w14:paraId="56646790" w14:textId="33ADB8E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Lemaître, J.F.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Bergvall, U.A.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Goulard,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Monestier,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Jäderberg,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Kjellander, P.</w:t>
      </w:r>
      <w:r w:rsidRPr="00FE4C77">
        <w:rPr>
          <w:rFonts w:ascii="Times New Roman" w:hAnsi="Times New Roman" w:cs="Times New Roman"/>
          <w:noProof/>
          <w:lang w:val="en-GB"/>
        </w:rPr>
        <w:t xml:space="preserve"> (2015) Short- and long-term repeatability of docility in the roe deer: Sex and age matter.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109</w:t>
      </w:r>
      <w:r w:rsidRPr="00FE4C77">
        <w:rPr>
          <w:rFonts w:ascii="Times New Roman" w:hAnsi="Times New Roman" w:cs="Times New Roman"/>
          <w:noProof/>
          <w:lang w:val="en-GB"/>
        </w:rPr>
        <w:t>, 53–63.</w:t>
      </w:r>
    </w:p>
    <w:p w14:paraId="64E5DED8" w14:textId="67BC60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Bonnot,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Cargnelutti,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Coulon,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Clobert,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(2014) The link between behavioural type and natal dispersal propensity reveals a dispersal syndrome in a large herbivore.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281</w:t>
      </w:r>
      <w:r w:rsidRPr="00FE4C77">
        <w:rPr>
          <w:rFonts w:ascii="Times New Roman" w:hAnsi="Times New Roman" w:cs="Times New Roman"/>
          <w:noProof/>
          <w:lang w:val="en-GB"/>
        </w:rPr>
        <w:t>, 20140873.</w:t>
      </w:r>
    </w:p>
    <w:p w14:paraId="61A2F502" w14:textId="0278C49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DeCasien, A.R.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Sherwood, C.C.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Schapiro, S.J.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Higham, J.P.</w:t>
      </w:r>
      <w:r w:rsidRPr="00FE4C77">
        <w:rPr>
          <w:rFonts w:ascii="Times New Roman" w:hAnsi="Times New Roman" w:cs="Times New Roman"/>
          <w:noProof/>
          <w:lang w:val="en-GB"/>
        </w:rPr>
        <w:t xml:space="preserve"> (2020) Greater variability in chimpanzee (</w:t>
      </w:r>
      <w:r w:rsidRPr="00FE4C77">
        <w:rPr>
          <w:rFonts w:ascii="Times New Roman" w:hAnsi="Times New Roman" w:cs="Times New Roman"/>
          <w:i/>
          <w:iCs/>
          <w:noProof/>
          <w:lang w:val="en-GB"/>
        </w:rPr>
        <w:t>Pan troglodytes</w:t>
      </w:r>
      <w:r w:rsidRPr="00FE4C77">
        <w:rPr>
          <w:rFonts w:ascii="Times New Roman" w:hAnsi="Times New Roman" w:cs="Times New Roman"/>
          <w:noProof/>
          <w:lang w:val="en-GB"/>
        </w:rPr>
        <w:t xml:space="preserve">) brain structure among males.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287</w:t>
      </w:r>
      <w:r w:rsidRPr="00FE4C77">
        <w:rPr>
          <w:rFonts w:ascii="Times New Roman" w:hAnsi="Times New Roman" w:cs="Times New Roman"/>
          <w:noProof/>
          <w:lang w:val="en-GB"/>
        </w:rPr>
        <w:t>, 20192858.</w:t>
      </w:r>
    </w:p>
    <w:p w14:paraId="439E472F" w14:textId="62AE1DB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Both,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Noordwijk,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Rutten, A.L.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Drent, P.J.</w:t>
      </w:r>
      <w:r w:rsidR="00FE4C77" w:rsidRPr="00FE4C77">
        <w:rPr>
          <w:rFonts w:ascii="Times New Roman" w:hAnsi="Times New Roman" w:cs="Times New Roman"/>
          <w:noProof/>
          <w:lang w:val="en-GB"/>
        </w:rPr>
        <w:t xml:space="preserve"> (2003) Natal dispersal and personalities in great tits (</w:t>
      </w:r>
      <w:r w:rsidR="00FE4C77" w:rsidRPr="00D5398F">
        <w:rPr>
          <w:rFonts w:ascii="Times New Roman" w:hAnsi="Times New Roman" w:cs="Times New Roman"/>
          <w:i/>
          <w:iCs/>
          <w:noProof/>
          <w:lang w:val="en-GB"/>
        </w:rPr>
        <w:t>Parus major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741–747.</w:t>
      </w:r>
    </w:p>
    <w:p w14:paraId="2A1DC0C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(2010) Recent models for adaptive personality differences: A review.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3947–3958.</w:t>
      </w:r>
    </w:p>
    <w:p w14:paraId="5279389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(2020) Criteria for acceptable studies of animal personality and behavioural syndromes.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126</w:t>
      </w:r>
      <w:r w:rsidRPr="00FE4C77">
        <w:rPr>
          <w:rFonts w:ascii="Times New Roman" w:hAnsi="Times New Roman" w:cs="Times New Roman"/>
          <w:noProof/>
          <w:lang w:val="en-GB"/>
        </w:rPr>
        <w:t>, 865–869.</w:t>
      </w:r>
    </w:p>
    <w:p w14:paraId="0F7C7F01" w14:textId="074D214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Duckworth,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Kruuk, L.E.B.</w:t>
      </w:r>
      <w:r w:rsidR="00FE4C77" w:rsidRPr="00FE4C77">
        <w:rPr>
          <w:rFonts w:ascii="Times New Roman" w:hAnsi="Times New Roman" w:cs="Times New Roman"/>
          <w:noProof/>
          <w:lang w:val="en-GB"/>
        </w:rPr>
        <w:t xml:space="preserve"> (2009) Evolution of genetic integration between dispersal and colonization ability in a bird.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w:t>
      </w:r>
      <w:r w:rsidR="00FE4C77" w:rsidRPr="00FE4C77">
        <w:rPr>
          <w:rFonts w:ascii="Times New Roman" w:hAnsi="Times New Roman" w:cs="Times New Roman"/>
          <w:noProof/>
          <w:lang w:val="en-GB"/>
        </w:rPr>
        <w:t>, 968–977.</w:t>
      </w:r>
    </w:p>
    <w:p w14:paraId="3620F8CB" w14:textId="374BDE9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Duggan, M.R.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Lee-Soety, J.Y.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Anderson, M.J.</w:t>
      </w:r>
      <w:r w:rsidR="00FE4C77" w:rsidRPr="00FE4C77">
        <w:rPr>
          <w:rFonts w:ascii="Times New Roman" w:hAnsi="Times New Roman" w:cs="Times New Roman"/>
          <w:noProof/>
          <w:lang w:val="en-GB"/>
        </w:rPr>
        <w:t xml:space="preserve"> (2017) Personality types in budgerigars, </w:t>
      </w:r>
      <w:r w:rsidR="00FE4C77" w:rsidRPr="00D5398F">
        <w:rPr>
          <w:rFonts w:ascii="Times New Roman" w:hAnsi="Times New Roman" w:cs="Times New Roman"/>
          <w:i/>
          <w:iCs/>
          <w:noProof/>
          <w:lang w:val="en-GB"/>
        </w:rPr>
        <w:t>Melopsittacus undulatus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34–40.</w:t>
      </w:r>
    </w:p>
    <w:p w14:paraId="29F55CC3" w14:textId="4D442F2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Dunn, J.C.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Cole, E.F.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Quinn, J.L.</w:t>
      </w:r>
      <w:r w:rsidR="00FE4C77" w:rsidRPr="00FE4C77">
        <w:rPr>
          <w:rFonts w:ascii="Times New Roman" w:hAnsi="Times New Roman" w:cs="Times New Roman"/>
          <w:noProof/>
          <w:lang w:val="en-GB"/>
        </w:rPr>
        <w:t xml:space="preserve"> (2011) Personality and parasites: Sex-dependent associations between avian malaria infection and multiple behavioural traits.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65</w:t>
      </w:r>
      <w:r w:rsidR="00FE4C77" w:rsidRPr="00FE4C77">
        <w:rPr>
          <w:rFonts w:ascii="Times New Roman" w:hAnsi="Times New Roman" w:cs="Times New Roman"/>
          <w:noProof/>
          <w:lang w:val="en-GB"/>
        </w:rPr>
        <w:t>, 1459–1471.</w:t>
      </w:r>
    </w:p>
    <w:p w14:paraId="44F47696" w14:textId="375681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Dunning Jr, J.B.</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CRC Handbook of Avian Body Masses</w:t>
      </w:r>
      <w:r w:rsidR="00D5398F">
        <w:rPr>
          <w:rFonts w:ascii="Times New Roman" w:hAnsi="Times New Roman" w:cs="Times New Roman"/>
          <w:i/>
          <w:iCs/>
          <w:noProof/>
          <w:lang w:val="en-GB"/>
        </w:rPr>
        <w:t xml:space="preserve"> </w:t>
      </w:r>
      <w:r w:rsidRPr="00FE4C77">
        <w:rPr>
          <w:rFonts w:ascii="Times New Roman" w:hAnsi="Times New Roman" w:cs="Times New Roman"/>
          <w:noProof/>
          <w:lang w:val="en-GB"/>
        </w:rPr>
        <w:t>2nd Editio</w:t>
      </w:r>
      <w:r w:rsidR="00D5398F">
        <w:rPr>
          <w:rFonts w:ascii="Times New Roman" w:hAnsi="Times New Roman" w:cs="Times New Roman"/>
          <w:noProof/>
          <w:lang w:val="en-GB"/>
        </w:rPr>
        <w:t>n</w:t>
      </w:r>
      <w:r w:rsidRPr="00FE4C77">
        <w:rPr>
          <w:rFonts w:ascii="Times New Roman" w:hAnsi="Times New Roman" w:cs="Times New Roman"/>
          <w:noProof/>
          <w:lang w:val="en-GB"/>
        </w:rPr>
        <w:t>. CRC Press, Boca Raton.</w:t>
      </w:r>
    </w:p>
    <w:p w14:paraId="717638D9" w14:textId="32E9A78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Ellenberg,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Mattern,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Seddon, P.J.</w:t>
      </w:r>
      <w:r w:rsidR="00FE4C77" w:rsidRPr="00FE4C77">
        <w:rPr>
          <w:rFonts w:ascii="Times New Roman" w:hAnsi="Times New Roman" w:cs="Times New Roman"/>
          <w:noProof/>
          <w:lang w:val="en-GB"/>
        </w:rPr>
        <w:t xml:space="preserve"> (2009) Habituation potential of yellow-eyed penguins depends on sex, character and previous experience with humans.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77</w:t>
      </w:r>
      <w:r w:rsidR="00FE4C77" w:rsidRPr="00FE4C77">
        <w:rPr>
          <w:rFonts w:ascii="Times New Roman" w:hAnsi="Times New Roman" w:cs="Times New Roman"/>
          <w:noProof/>
          <w:lang w:val="en-GB"/>
        </w:rPr>
        <w:t>, 289–296.</w:t>
      </w:r>
    </w:p>
    <w:p w14:paraId="5F6FCD4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Ericson, P.G.P.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Anderson,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Britton,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Elzanowski,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Johansson, U.S.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Källersjö,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Ohlson, J.I.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Parsons, T.J.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Zuccon, 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Mayr, G.</w:t>
      </w:r>
      <w:r w:rsidRPr="00FE4C77">
        <w:rPr>
          <w:rFonts w:ascii="Times New Roman" w:hAnsi="Times New Roman" w:cs="Times New Roman"/>
          <w:noProof/>
          <w:lang w:val="en-GB"/>
        </w:rPr>
        <w:t xml:space="preserve"> (2006) Diversification of Neoaves: Integration of molecular sequence data and fossils.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543–547.</w:t>
      </w:r>
    </w:p>
    <w:p w14:paraId="5F23CF2C" w14:textId="4F95386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Etheredge, 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Avenas,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Armstrong,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Cummings, M.E.</w:t>
      </w:r>
      <w:r w:rsidR="00FE4C77" w:rsidRPr="00FE4C77">
        <w:rPr>
          <w:rFonts w:ascii="Times New Roman" w:hAnsi="Times New Roman" w:cs="Times New Roman"/>
          <w:noProof/>
          <w:lang w:val="en-GB"/>
        </w:rPr>
        <w:t xml:space="preserve"> (2018) Sex-specific cognitive-behavioural profiles emerging from individual variation in numerosity discrimination in </w:t>
      </w:r>
      <w:r w:rsidR="00FE4C77" w:rsidRPr="00D5398F">
        <w:rPr>
          <w:rFonts w:ascii="Times New Roman" w:hAnsi="Times New Roman" w:cs="Times New Roman"/>
          <w:i/>
          <w:iCs/>
          <w:noProof/>
          <w:lang w:val="en-GB"/>
        </w:rPr>
        <w:t>Gambusia affinis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Cognition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37–53.</w:t>
      </w:r>
    </w:p>
    <w:p w14:paraId="7BCFC0C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Fairbairn, D.J.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Szekely, T.</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Sex, size and gender roles</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Oxford University Press, Oxford, UK.</w:t>
      </w:r>
    </w:p>
    <w:p w14:paraId="6C23341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Feingold, A.</w:t>
      </w:r>
      <w:r w:rsidRPr="00FE4C77">
        <w:rPr>
          <w:rFonts w:ascii="Times New Roman" w:hAnsi="Times New Roman" w:cs="Times New Roman"/>
          <w:noProof/>
          <w:lang w:val="en-GB"/>
        </w:rPr>
        <w:t xml:space="preserve"> (1992) Sex Differences in Variability in Intellectual Abilities: A New Look at an Old Controversy. </w:t>
      </w:r>
      <w:r w:rsidRPr="00FE4C77">
        <w:rPr>
          <w:rFonts w:ascii="Times New Roman" w:hAnsi="Times New Roman" w:cs="Times New Roman"/>
          <w:i/>
          <w:iCs/>
          <w:noProof/>
          <w:lang w:val="en-GB"/>
        </w:rPr>
        <w:t>Review of Educational Research</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61–84.</w:t>
      </w:r>
    </w:p>
    <w:p w14:paraId="1D9206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Fitzpatrick,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Feder, 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Sokolowski, M.B.</w:t>
      </w:r>
      <w:r w:rsidRPr="00FE4C77">
        <w:rPr>
          <w:rFonts w:ascii="Times New Roman" w:hAnsi="Times New Roman" w:cs="Times New Roman"/>
          <w:noProof/>
          <w:lang w:val="en-GB"/>
        </w:rPr>
        <w:t xml:space="preserve"> (2007) Maintaining a behaviour polymorphism by frequency-dependent selection on a single gene.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210–212.</w:t>
      </w:r>
    </w:p>
    <w:p w14:paraId="061D074D" w14:textId="0E2A534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Francis, R.C.</w:t>
      </w:r>
      <w:r w:rsidR="00FE4C77" w:rsidRPr="00FE4C77">
        <w:rPr>
          <w:rFonts w:ascii="Times New Roman" w:hAnsi="Times New Roman" w:cs="Times New Roman"/>
          <w:noProof/>
          <w:lang w:val="en-GB"/>
        </w:rPr>
        <w:t xml:space="preserve"> (1990) Temperament in a fish: a longitudinal study of the development of individual differences in aggression and social rank in the Midas Cichlid.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86</w:t>
      </w:r>
      <w:r w:rsidR="00FE4C77" w:rsidRPr="00FE4C77">
        <w:rPr>
          <w:rFonts w:ascii="Times New Roman" w:hAnsi="Times New Roman" w:cs="Times New Roman"/>
          <w:noProof/>
          <w:lang w:val="en-GB"/>
        </w:rPr>
        <w:t>, 311–325.</w:t>
      </w:r>
    </w:p>
    <w:p w14:paraId="22ADDA5C" w14:textId="3FB96EB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François,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Mills, A.D.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Faure, J.M.</w:t>
      </w:r>
      <w:r w:rsidR="00FE4C77" w:rsidRPr="00FE4C77">
        <w:rPr>
          <w:rFonts w:ascii="Times New Roman" w:hAnsi="Times New Roman" w:cs="Times New Roman"/>
          <w:noProof/>
          <w:lang w:val="en-GB"/>
        </w:rPr>
        <w:t xml:space="preserve"> (1999) Inter-individual distances during open-field tests in Japanese quail (</w:t>
      </w:r>
      <w:r w:rsidR="00FE4C77" w:rsidRPr="00D5398F">
        <w:rPr>
          <w:rFonts w:ascii="Times New Roman" w:hAnsi="Times New Roman" w:cs="Times New Roman"/>
          <w:i/>
          <w:iCs/>
          <w:noProof/>
          <w:lang w:val="en-GB"/>
        </w:rPr>
        <w:t>Coturnix japonica</w:t>
      </w:r>
      <w:r w:rsidR="00FE4C77" w:rsidRPr="00FE4C77">
        <w:rPr>
          <w:rFonts w:ascii="Times New Roman" w:hAnsi="Times New Roman" w:cs="Times New Roman"/>
          <w:noProof/>
          <w:lang w:val="en-GB"/>
        </w:rPr>
        <w:t xml:space="preserve">) selected for high or low levels of social reinstatement behaviour.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47</w:t>
      </w:r>
      <w:r w:rsidR="00FE4C77" w:rsidRPr="00FE4C77">
        <w:rPr>
          <w:rFonts w:ascii="Times New Roman" w:hAnsi="Times New Roman" w:cs="Times New Roman"/>
          <w:noProof/>
          <w:lang w:val="en-GB"/>
        </w:rPr>
        <w:t>, 73–80.</w:t>
      </w:r>
    </w:p>
    <w:p w14:paraId="029EB68B" w14:textId="2B88A4FD"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Snowdon, C.T.</w:t>
      </w:r>
      <w:r w:rsidR="00FE4C77" w:rsidRPr="00FE4C77">
        <w:rPr>
          <w:rFonts w:ascii="Times New Roman" w:hAnsi="Times New Roman" w:cs="Times New Roman"/>
          <w:noProof/>
          <w:lang w:val="en-GB"/>
        </w:rPr>
        <w:t xml:space="preserve"> (1981) Sexual dimorphism in responses to unfamiliar intruders in the tamarin, </w:t>
      </w:r>
      <w:r w:rsidR="00FE4C77" w:rsidRPr="00D5398F">
        <w:rPr>
          <w:rFonts w:ascii="Times New Roman" w:hAnsi="Times New Roman" w:cs="Times New Roman"/>
          <w:i/>
          <w:iCs/>
          <w:noProof/>
          <w:lang w:val="en-GB"/>
        </w:rPr>
        <w:t>Saguinus oedipus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822–829.</w:t>
      </w:r>
    </w:p>
    <w:p w14:paraId="1DCDB20A" w14:textId="1496A59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Fresneau,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Kluen,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Brommer, J.E.</w:t>
      </w:r>
      <w:r w:rsidR="00FE4C77" w:rsidRPr="00FE4C77">
        <w:rPr>
          <w:rFonts w:ascii="Times New Roman" w:hAnsi="Times New Roman" w:cs="Times New Roman"/>
          <w:noProof/>
          <w:lang w:val="en-GB"/>
        </w:rPr>
        <w:t xml:space="preserve"> (2014) A sex-specific behavioral syndrome in a wild passerine.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359–367.</w:t>
      </w:r>
    </w:p>
    <w:p w14:paraId="7733DE4F" w14:textId="26009BC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Friel,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Kunc, H.P.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Griffin,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Asher,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Collins, L.M.</w:t>
      </w:r>
      <w:r w:rsidR="00FE4C77" w:rsidRPr="00FE4C77">
        <w:rPr>
          <w:rFonts w:ascii="Times New Roman" w:hAnsi="Times New Roman" w:cs="Times New Roman"/>
          <w:noProof/>
          <w:lang w:val="en-GB"/>
        </w:rPr>
        <w:t xml:space="preserve"> (2016) Acoustic signalling reflects personality in a social mammal.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160178.</w:t>
      </w:r>
    </w:p>
    <w:p w14:paraId="1BE461C8"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Fromhage,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(2016) Coevolution of parental investment and sexually selected traits drives sex-role divergence.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Nature Publishing Group.</w:t>
      </w:r>
    </w:p>
    <w:p w14:paraId="2387EA7C" w14:textId="7992D4E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(2015) Consistent individual differences in haemolymph density reflect risk propensity in a marine invertebrate.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140482.</w:t>
      </w:r>
    </w:p>
    <w:p w14:paraId="303B4CB2" w14:textId="08C9B8D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Gabriel, P.O.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Black, J.M.</w:t>
      </w:r>
      <w:r w:rsidR="00FE4C77" w:rsidRPr="00FE4C77">
        <w:rPr>
          <w:rFonts w:ascii="Times New Roman" w:hAnsi="Times New Roman" w:cs="Times New Roman"/>
          <w:noProof/>
          <w:lang w:val="en-GB"/>
        </w:rPr>
        <w:t xml:space="preserve"> (2010) Behavioural syndromes in Steller’s jays: The role of time frames in the assessment of behavioural traits.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689–</w:t>
      </w:r>
      <w:r w:rsidR="00FE4C77" w:rsidRPr="00FE4C77">
        <w:rPr>
          <w:rFonts w:ascii="Times New Roman" w:hAnsi="Times New Roman" w:cs="Times New Roman"/>
          <w:noProof/>
          <w:lang w:val="en-GB"/>
        </w:rPr>
        <w:lastRenderedPageBreak/>
        <w:t>697.</w:t>
      </w:r>
    </w:p>
    <w:p w14:paraId="6DFA249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Gordon, S.P.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Lopez-Sepulcre,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Reznick, D.N.</w:t>
      </w:r>
      <w:r w:rsidRPr="00FE4C77">
        <w:rPr>
          <w:rFonts w:ascii="Times New Roman" w:hAnsi="Times New Roman" w:cs="Times New Roman"/>
          <w:noProof/>
          <w:lang w:val="en-GB"/>
        </w:rPr>
        <w:t xml:space="preserve"> (2011) Predation-associated differences in sex linkage of wild guppy coloration.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66</w:t>
      </w:r>
      <w:r w:rsidRPr="00FE4C77">
        <w:rPr>
          <w:rFonts w:ascii="Times New Roman" w:hAnsi="Times New Roman" w:cs="Times New Roman"/>
          <w:noProof/>
          <w:lang w:val="en-GB"/>
        </w:rPr>
        <w:t>, 912–918.</w:t>
      </w:r>
    </w:p>
    <w:p w14:paraId="305AFCEA" w14:textId="05FDDB9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Gormally, B.M.G.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Wright-Lichter,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Reed, J.M.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Romero, L.M.</w:t>
      </w:r>
      <w:r w:rsidR="00FE4C77" w:rsidRPr="00FE4C77">
        <w:rPr>
          <w:rFonts w:ascii="Times New Roman" w:hAnsi="Times New Roman" w:cs="Times New Roman"/>
          <w:noProof/>
          <w:lang w:val="en-GB"/>
        </w:rPr>
        <w:t xml:space="preserve"> (2018) Physiological and behavioral responses of house sparrows to repeated stressors.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w:t>
      </w:r>
      <w:r w:rsidR="00FE4C77" w:rsidRPr="00FE4C77">
        <w:rPr>
          <w:rFonts w:ascii="Times New Roman" w:hAnsi="Times New Roman" w:cs="Times New Roman"/>
          <w:noProof/>
          <w:lang w:val="en-GB"/>
        </w:rPr>
        <w:t>, e4961.</w:t>
      </w:r>
    </w:p>
    <w:p w14:paraId="2DA57640" w14:textId="72CC845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Gracceva,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Herde,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Groothuis, T.G.G.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Koolhaas,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Palme,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Eccard, J.A.</w:t>
      </w:r>
      <w:r w:rsidR="00FE4C77" w:rsidRPr="00FE4C77">
        <w:rPr>
          <w:rFonts w:ascii="Times New Roman" w:hAnsi="Times New Roman" w:cs="Times New Roman"/>
          <w:noProof/>
          <w:lang w:val="en-GB"/>
        </w:rPr>
        <w:t xml:space="preserve"> (2014) Turning shy on a winter’s day: Effects of season on personality and stress response in </w:t>
      </w:r>
      <w:r w:rsidR="00FE4C77" w:rsidRPr="00D5398F">
        <w:rPr>
          <w:rFonts w:ascii="Times New Roman" w:hAnsi="Times New Roman" w:cs="Times New Roman"/>
          <w:i/>
          <w:iCs/>
          <w:noProof/>
          <w:lang w:val="en-GB"/>
        </w:rPr>
        <w:t>Microtus arvalis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753–767.</w:t>
      </w:r>
    </w:p>
    <w:p w14:paraId="3FB6358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Gray,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Lyth,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McKenna,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Stothard,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Tymms,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Copping, L.</w:t>
      </w:r>
      <w:r w:rsidRPr="00FE4C77">
        <w:rPr>
          <w:rFonts w:ascii="Times New Roman" w:hAnsi="Times New Roman" w:cs="Times New Roman"/>
          <w:noProof/>
          <w:lang w:val="en-GB"/>
        </w:rPr>
        <w:t xml:space="preserve"> (2019) Sex differences in variability across nations in reading, mathematics and science: a meta-analytic extension of Baye and Monseur (2016).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Springer US.</w:t>
      </w:r>
    </w:p>
    <w:p w14:paraId="4C30C321" w14:textId="1707D64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(2017) Is the behavioural divergence between range-core and range-edge populations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due to evolutionary change or developmental plasticity?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170789.</w:t>
      </w:r>
    </w:p>
    <w:p w14:paraId="05BA9438" w14:textId="6BCFB07A"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(2018) Behavioural divergence during biological invasions: A study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from contrasting environments in Hawai’i.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180197.</w:t>
      </w:r>
    </w:p>
    <w:p w14:paraId="61D4E9E7" w14:textId="6E2C833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Grunst,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Grunst, M.L.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Thys,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Raap,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Daem,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Pinxten,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Eens, M.</w:t>
      </w:r>
      <w:r w:rsidR="00FE4C77" w:rsidRPr="00FE4C77">
        <w:rPr>
          <w:rFonts w:ascii="Times New Roman" w:hAnsi="Times New Roman" w:cs="Times New Roman"/>
          <w:noProof/>
          <w:lang w:val="en-GB"/>
        </w:rPr>
        <w:t xml:space="preserve"> (2018) Variation in personality traits across a metal pollution gradient in a free-living songbird. </w:t>
      </w:r>
      <w:r w:rsidR="00FE4C77" w:rsidRPr="00FE4C77">
        <w:rPr>
          <w:rFonts w:ascii="Times New Roman" w:hAnsi="Times New Roman" w:cs="Times New Roman"/>
          <w:i/>
          <w:iCs/>
          <w:noProof/>
          <w:lang w:val="en-GB"/>
        </w:rPr>
        <w:t>Science of the Total Environment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630</w:t>
      </w:r>
      <w:r w:rsidR="00FE4C77" w:rsidRPr="00FE4C77">
        <w:rPr>
          <w:rFonts w:ascii="Times New Roman" w:hAnsi="Times New Roman" w:cs="Times New Roman"/>
          <w:noProof/>
          <w:lang w:val="en-GB"/>
        </w:rPr>
        <w:t>, 668–678.</w:t>
      </w:r>
    </w:p>
    <w:p w14:paraId="401E40A6" w14:textId="16DF4B06"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Guay, P.J.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Leppitt,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Weston,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Yeager, T.R.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Dongen, W.F.D.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Symonds, M.R.E.</w:t>
      </w:r>
      <w:r w:rsidR="00FE4C77" w:rsidRPr="00FE4C77">
        <w:rPr>
          <w:rFonts w:ascii="Times New Roman" w:hAnsi="Times New Roman" w:cs="Times New Roman"/>
          <w:noProof/>
          <w:lang w:val="en-GB"/>
        </w:rPr>
        <w:t xml:space="preserve"> (2018) Are the big and beautiful less bold? Differences in avian fearfulness between the sexes in relation to body size and colour.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304</w:t>
      </w:r>
      <w:r w:rsidR="00FE4C77" w:rsidRPr="00FE4C77">
        <w:rPr>
          <w:rFonts w:ascii="Times New Roman" w:hAnsi="Times New Roman" w:cs="Times New Roman"/>
          <w:noProof/>
          <w:lang w:val="en-GB"/>
        </w:rPr>
        <w:t>, 252–259.</w:t>
      </w:r>
    </w:p>
    <w:p w14:paraId="63A2F233" w14:textId="2557CF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Guenther,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Finkemeier,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Trillmich, F.</w:t>
      </w:r>
      <w:r w:rsidR="00FE4C77" w:rsidRPr="00FE4C77">
        <w:rPr>
          <w:rFonts w:ascii="Times New Roman" w:hAnsi="Times New Roman" w:cs="Times New Roman"/>
          <w:noProof/>
          <w:lang w:val="en-GB"/>
        </w:rPr>
        <w:t xml:space="preserve"> (2014) The ontogeny of personality in the wild guinea pig.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90</w:t>
      </w:r>
      <w:r w:rsidR="00FE4C77" w:rsidRPr="00FE4C77">
        <w:rPr>
          <w:rFonts w:ascii="Times New Roman" w:hAnsi="Times New Roman" w:cs="Times New Roman"/>
          <w:noProof/>
          <w:lang w:val="en-GB"/>
        </w:rPr>
        <w:t>, 131–139.</w:t>
      </w:r>
    </w:p>
    <w:p w14:paraId="7D327CD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LaMay, M.L.</w:t>
      </w:r>
      <w:r w:rsidRPr="00FE4C77">
        <w:rPr>
          <w:rFonts w:ascii="Times New Roman" w:hAnsi="Times New Roman" w:cs="Times New Roman"/>
          <w:noProof/>
          <w:lang w:val="en-GB"/>
        </w:rPr>
        <w:t xml:space="preserve"> (2000) The Smarter Sex: A Critical Review of Sex Differences in Intelligence. </w:t>
      </w:r>
      <w:r w:rsidRPr="00FE4C77">
        <w:rPr>
          <w:rFonts w:ascii="Times New Roman" w:hAnsi="Times New Roman" w:cs="Times New Roman"/>
          <w:i/>
          <w:iCs/>
          <w:noProof/>
          <w:lang w:val="en-GB"/>
        </w:rPr>
        <w:t>Educational Psychology Review</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w:t>
      </w:r>
      <w:r w:rsidRPr="00FE4C77">
        <w:rPr>
          <w:rFonts w:ascii="Times New Roman" w:hAnsi="Times New Roman" w:cs="Times New Roman"/>
          <w:noProof/>
          <w:lang w:val="en-GB"/>
        </w:rPr>
        <w:t>, 229.</w:t>
      </w:r>
    </w:p>
    <w:p w14:paraId="14EB6C84" w14:textId="71F81F7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Han, 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Jablonski, P.G.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Brooks, R.C.</w:t>
      </w:r>
      <w:r w:rsidR="00FE4C77" w:rsidRPr="00FE4C77">
        <w:rPr>
          <w:rFonts w:ascii="Times New Roman" w:hAnsi="Times New Roman" w:cs="Times New Roman"/>
          <w:noProof/>
          <w:lang w:val="en-GB"/>
        </w:rPr>
        <w:t xml:space="preserve"> (2015) Intimidating courtship and sex differences in predation risk lead to sex-specific behavioural syndromes.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109</w:t>
      </w:r>
      <w:r w:rsidR="00FE4C77" w:rsidRPr="00FE4C77">
        <w:rPr>
          <w:rFonts w:ascii="Times New Roman" w:hAnsi="Times New Roman" w:cs="Times New Roman"/>
          <w:noProof/>
          <w:lang w:val="en-GB"/>
        </w:rPr>
        <w:t>, 177–185. Elsevier Ltd.</w:t>
      </w:r>
    </w:p>
    <w:p w14:paraId="26AED0E8" w14:textId="3FBC626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Hardouin,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Legagneux,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Hingrat,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Robert, A.</w:t>
      </w:r>
      <w:r w:rsidR="00FE4C77" w:rsidRPr="00FE4C77">
        <w:rPr>
          <w:rFonts w:ascii="Times New Roman" w:hAnsi="Times New Roman" w:cs="Times New Roman"/>
          <w:noProof/>
          <w:lang w:val="en-GB"/>
        </w:rPr>
        <w:t xml:space="preserve"> (2015) Sex-specific dispersal responses to inbreeding and kinship.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1–10.</w:t>
      </w:r>
    </w:p>
    <w:p w14:paraId="1B911CAA" w14:textId="72337C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Eroukhmanoff,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Green, K.K.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Svensson, E.I.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(2011) Changes in behavioural trait integration following rapid ecotype divergence in an aquatic isopod. </w:t>
      </w:r>
      <w:r w:rsidR="00FE4C77" w:rsidRPr="00FE4C77">
        <w:rPr>
          <w:rFonts w:ascii="Times New Roman" w:hAnsi="Times New Roman" w:cs="Times New Roman"/>
          <w:i/>
          <w:iCs/>
          <w:noProof/>
          <w:lang w:val="en-GB"/>
        </w:rPr>
        <w:t>Journal of Evolutionary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24</w:t>
      </w:r>
      <w:r w:rsidR="00FE4C77" w:rsidRPr="00FE4C77">
        <w:rPr>
          <w:rFonts w:ascii="Times New Roman" w:hAnsi="Times New Roman" w:cs="Times New Roman"/>
          <w:noProof/>
          <w:lang w:val="en-GB"/>
        </w:rPr>
        <w:t>, 1887–1896.</w:t>
      </w:r>
    </w:p>
    <w:p w14:paraId="29056B11" w14:textId="15EE272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Smith, H.K.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(2010) Picking personalities apart: Estimating the influence of predation, sex and body size on boldness in the guppy </w:t>
      </w:r>
      <w:r w:rsidR="00FE4C77" w:rsidRPr="00D5398F">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119</w:t>
      </w:r>
      <w:r w:rsidR="00FE4C77" w:rsidRPr="00FE4C77">
        <w:rPr>
          <w:rFonts w:ascii="Times New Roman" w:hAnsi="Times New Roman" w:cs="Times New Roman"/>
          <w:noProof/>
          <w:lang w:val="en-GB"/>
        </w:rPr>
        <w:t>, 1711–1718.</w:t>
      </w:r>
    </w:p>
    <w:p w14:paraId="4FE945B0" w14:textId="34D8208A"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Hazlett, B.A.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Bach, C.E.</w:t>
      </w:r>
      <w:r w:rsidR="00FE4C77" w:rsidRPr="00FE4C77">
        <w:rPr>
          <w:rFonts w:ascii="Times New Roman" w:hAnsi="Times New Roman" w:cs="Times New Roman"/>
          <w:noProof/>
          <w:lang w:val="en-GB"/>
        </w:rPr>
        <w:t xml:space="preserve"> (2010) Individuality in the predator defense behaviour of the crab </w:t>
      </w:r>
      <w:r w:rsidR="00FE4C77" w:rsidRPr="00E14D1B">
        <w:rPr>
          <w:rFonts w:ascii="Times New Roman" w:hAnsi="Times New Roman" w:cs="Times New Roman"/>
          <w:i/>
          <w:iCs/>
          <w:noProof/>
          <w:lang w:val="en-GB"/>
        </w:rPr>
        <w:t>Heterozius rotundifrons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147</w:t>
      </w:r>
      <w:r w:rsidR="00FE4C77" w:rsidRPr="00FE4C77">
        <w:rPr>
          <w:rFonts w:ascii="Times New Roman" w:hAnsi="Times New Roman" w:cs="Times New Roman"/>
          <w:noProof/>
          <w:lang w:val="en-GB"/>
        </w:rPr>
        <w:t>, 587–597.</w:t>
      </w:r>
    </w:p>
    <w:p w14:paraId="43235AF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Hedges, L. V.</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Olkin, I.</w:t>
      </w:r>
      <w:r w:rsidRPr="00FE4C77">
        <w:rPr>
          <w:rFonts w:ascii="Times New Roman" w:hAnsi="Times New Roman" w:cs="Times New Roman"/>
          <w:noProof/>
          <w:lang w:val="en-GB"/>
        </w:rPr>
        <w:t xml:space="preserve"> (1985) </w:t>
      </w:r>
      <w:r w:rsidRPr="00FE4C77">
        <w:rPr>
          <w:rFonts w:ascii="Times New Roman" w:hAnsi="Times New Roman" w:cs="Times New Roman"/>
          <w:i/>
          <w:iCs/>
          <w:noProof/>
          <w:lang w:val="en-GB"/>
        </w:rPr>
        <w:t>Statistical Methods for Meta-Analysis</w:t>
      </w:r>
      <w:r w:rsidRPr="00FE4C77">
        <w:rPr>
          <w:rFonts w:ascii="Times New Roman" w:hAnsi="Times New Roman" w:cs="Times New Roman"/>
          <w:noProof/>
          <w:lang w:val="en-GB"/>
        </w:rPr>
        <w:t xml:space="preserve">. In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p. Academic Press, New York.</w:t>
      </w:r>
    </w:p>
    <w:p w14:paraId="3E656A08" w14:textId="6E489A08"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Hegab, 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Qian,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 Q.</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Yukun,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Guo,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Hanafy, A.M.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Su, J.</w:t>
      </w:r>
      <w:r w:rsidR="00FE4C77" w:rsidRPr="00FE4C77">
        <w:rPr>
          <w:rFonts w:ascii="Times New Roman" w:hAnsi="Times New Roman" w:cs="Times New Roman"/>
          <w:noProof/>
          <w:lang w:val="en-GB"/>
        </w:rPr>
        <w:t xml:space="preserve"> (2018) Gender difference in unconditioned and conditioned predator fear responses in Smith’s zokors (</w:t>
      </w:r>
      <w:r w:rsidR="00FE4C77" w:rsidRPr="00E14D1B">
        <w:rPr>
          <w:rFonts w:ascii="Times New Roman" w:hAnsi="Times New Roman" w:cs="Times New Roman"/>
          <w:i/>
          <w:iCs/>
          <w:noProof/>
          <w:lang w:val="en-GB"/>
        </w:rPr>
        <w:t>Eospalax smithii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Global Ecology and Conservation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16</w:t>
      </w:r>
      <w:r w:rsidR="00FE4C77" w:rsidRPr="00FE4C77">
        <w:rPr>
          <w:rFonts w:ascii="Times New Roman" w:hAnsi="Times New Roman" w:cs="Times New Roman"/>
          <w:noProof/>
          <w:lang w:val="en-GB"/>
        </w:rPr>
        <w:t>, e00503.</w:t>
      </w:r>
    </w:p>
    <w:p w14:paraId="53A18681" w14:textId="6C3AC96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Heinen-Kay,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Schmidt, D.A.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Stafford, 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Peterson, M.N.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Kern, E.M.A.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Langerhans, R.B.</w:t>
      </w:r>
      <w:r w:rsidR="00FE4C77" w:rsidRPr="00FE4C77">
        <w:rPr>
          <w:rFonts w:ascii="Times New Roman" w:hAnsi="Times New Roman" w:cs="Times New Roman"/>
          <w:noProof/>
          <w:lang w:val="en-GB"/>
        </w:rPr>
        <w:t xml:space="preserve"> (2016) Predicting multifarious behavioural divergence in </w:t>
      </w:r>
      <w:r w:rsidR="00FE4C77" w:rsidRPr="00FE4C77">
        <w:rPr>
          <w:rFonts w:ascii="Times New Roman" w:hAnsi="Times New Roman" w:cs="Times New Roman"/>
          <w:noProof/>
          <w:lang w:val="en-GB"/>
        </w:rPr>
        <w:lastRenderedPageBreak/>
        <w:t xml:space="preserve">the wild.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3–10.</w:t>
      </w:r>
    </w:p>
    <w:p w14:paraId="76B1D548" w14:textId="2F7527E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Higgins, J.P.T.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Thompson, S.G.</w:t>
      </w:r>
      <w:r w:rsidRPr="00FE4C77">
        <w:rPr>
          <w:rFonts w:ascii="Times New Roman" w:hAnsi="Times New Roman" w:cs="Times New Roman"/>
          <w:noProof/>
          <w:lang w:val="en-GB"/>
        </w:rPr>
        <w:t xml:space="preserve"> (2002) Quantifying heterogeneity in a meta-analysis. </w:t>
      </w:r>
      <w:r w:rsidRPr="00FE4C77">
        <w:rPr>
          <w:rFonts w:ascii="Times New Roman" w:hAnsi="Times New Roman" w:cs="Times New Roman"/>
          <w:i/>
          <w:iCs/>
          <w:noProof/>
          <w:lang w:val="en-GB"/>
        </w:rPr>
        <w:t>Statistics in Medicine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1539–1558.</w:t>
      </w:r>
    </w:p>
    <w:p w14:paraId="1F5023DE" w14:textId="6C4F8C31"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Higgins,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Jones,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Wayne, M.L.</w:t>
      </w:r>
      <w:r w:rsidR="00FE4C77" w:rsidRPr="00FE4C77">
        <w:rPr>
          <w:rFonts w:ascii="Times New Roman" w:hAnsi="Times New Roman" w:cs="Times New Roman"/>
          <w:noProof/>
          <w:lang w:val="en-GB"/>
        </w:rPr>
        <w:t xml:space="preserve"> (2005) Quantitative genetics of natural variation of behavior in </w:t>
      </w:r>
      <w:r w:rsidR="00FE4C77" w:rsidRPr="00E14D1B">
        <w:rPr>
          <w:rFonts w:ascii="Times New Roman" w:hAnsi="Times New Roman" w:cs="Times New Roman"/>
          <w:i/>
          <w:iCs/>
          <w:noProof/>
          <w:lang w:val="en-GB"/>
        </w:rPr>
        <w:t>Drosophila melanogaster</w:t>
      </w:r>
      <w:r w:rsidR="00FE4C77" w:rsidRPr="00FE4C77">
        <w:rPr>
          <w:rFonts w:ascii="Times New Roman" w:hAnsi="Times New Roman" w:cs="Times New Roman"/>
          <w:noProof/>
          <w:lang w:val="en-GB"/>
        </w:rPr>
        <w:t xml:space="preserve">: The possible role of the social environment on creating persistent patterns of group activity.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59</w:t>
      </w:r>
      <w:r w:rsidR="00FE4C77" w:rsidRPr="00FE4C77">
        <w:rPr>
          <w:rFonts w:ascii="Times New Roman" w:hAnsi="Times New Roman" w:cs="Times New Roman"/>
          <w:noProof/>
          <w:lang w:val="en-GB"/>
        </w:rPr>
        <w:t>, 1529–1539.</w:t>
      </w:r>
    </w:p>
    <w:p w14:paraId="607CC71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Hinchliff, C.E., Smith, S.A., Allman, J.F., Burleigh, J.G., Chaudhary, R., Coghill, L.M., Crandall, K.A., Deng, J., Drew, B.T., Gazis, R., Gude, K., Hibbett, D.S., Katz, L.A., Laughinghouse, H.D., McTavish, E.J., et al.</w:t>
      </w:r>
      <w:r w:rsidRPr="00FE4C77">
        <w:rPr>
          <w:rFonts w:ascii="Times New Roman" w:hAnsi="Times New Roman" w:cs="Times New Roman"/>
          <w:noProof/>
          <w:lang w:val="en-GB"/>
        </w:rPr>
        <w:t xml:space="preserve"> (2015) Synthesis of phylogeny and taxonomy into a comprehensive tree of life. </w:t>
      </w:r>
      <w:r w:rsidRPr="00FE4C77">
        <w:rPr>
          <w:rFonts w:ascii="Times New Roman" w:hAnsi="Times New Roman" w:cs="Times New Roman"/>
          <w:i/>
          <w:iCs/>
          <w:noProof/>
          <w:lang w:val="en-GB"/>
        </w:rPr>
        <w:t>Proceedings of the National Academy of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112</w:t>
      </w:r>
      <w:r w:rsidRPr="00FE4C77">
        <w:rPr>
          <w:rFonts w:ascii="Times New Roman" w:hAnsi="Times New Roman" w:cs="Times New Roman"/>
          <w:noProof/>
          <w:lang w:val="en-GB"/>
        </w:rPr>
        <w:t>, 12764–12769.</w:t>
      </w:r>
    </w:p>
    <w:p w14:paraId="2DEF06EA" w14:textId="6B26579F"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Grosser,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Lagisz,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Johnson, S.L.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Robertson, B.C.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(2016) Population differentiation and behavioural association of the two ‘personality’ genes DRD4 and SERT in dunnocks (</w:t>
      </w:r>
      <w:r w:rsidR="00FE4C77" w:rsidRPr="00E14D1B">
        <w:rPr>
          <w:rFonts w:ascii="Times New Roman" w:hAnsi="Times New Roman" w:cs="Times New Roman"/>
          <w:i/>
          <w:iCs/>
          <w:noProof/>
          <w:lang w:val="en-GB"/>
        </w:rPr>
        <w:t>Prunella modularis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Molecular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706–722.</w:t>
      </w:r>
    </w:p>
    <w:p w14:paraId="45E90A03" w14:textId="0947B7F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(2017) Personality-matching habitat choice, rather than behavioural plasticity, is a likely driver of a phenotype-environment covariance.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284</w:t>
      </w:r>
      <w:r w:rsidR="00FE4C77" w:rsidRPr="00FE4C77">
        <w:rPr>
          <w:rFonts w:ascii="Times New Roman" w:hAnsi="Times New Roman" w:cs="Times New Roman"/>
          <w:noProof/>
          <w:lang w:val="en-GB"/>
        </w:rPr>
        <w:t>, 20170943.</w:t>
      </w:r>
    </w:p>
    <w:p w14:paraId="1831E81D" w14:textId="7748F97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Horik, J.O.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Langley, E.J.G.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Whiteside,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Madden, J.R.</w:t>
      </w:r>
      <w:r w:rsidR="00FE4C77" w:rsidRPr="00FE4C77">
        <w:rPr>
          <w:rFonts w:ascii="Times New Roman" w:hAnsi="Times New Roman" w:cs="Times New Roman"/>
          <w:noProof/>
          <w:lang w:val="en-GB"/>
        </w:rPr>
        <w:t xml:space="preserve"> (2017) Differential participation in cognitive tests is driven by personality, sex, body condition and experience.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22–30.</w:t>
      </w:r>
    </w:p>
    <w:p w14:paraId="4DA25DE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Pélabon,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Wagner,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Hansen, T.F.</w:t>
      </w:r>
      <w:r w:rsidRPr="00FE4C77">
        <w:rPr>
          <w:rFonts w:ascii="Times New Roman" w:hAnsi="Times New Roman" w:cs="Times New Roman"/>
          <w:noProof/>
          <w:lang w:val="en-GB"/>
        </w:rPr>
        <w:t xml:space="preserve"> (2011) Measurement and meaning in biology. </w:t>
      </w:r>
      <w:r w:rsidRPr="00FE4C77">
        <w:rPr>
          <w:rFonts w:ascii="Times New Roman" w:hAnsi="Times New Roman" w:cs="Times New Roman"/>
          <w:i/>
          <w:iCs/>
          <w:noProof/>
          <w:lang w:val="en-GB"/>
        </w:rPr>
        <w:t>The Quarterly Review of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3–34.</w:t>
      </w:r>
    </w:p>
    <w:p w14:paraId="68F937B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Hunt,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Smith,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Bentsen, C.L.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Bussière, L.F.</w:t>
      </w:r>
      <w:r w:rsidRPr="00FE4C77">
        <w:rPr>
          <w:rFonts w:ascii="Times New Roman" w:hAnsi="Times New Roman" w:cs="Times New Roman"/>
          <w:noProof/>
          <w:lang w:val="en-GB"/>
        </w:rPr>
        <w:t xml:space="preserve"> (2004) High-quality male field crickets invest heavily in sexual display but die young.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lastRenderedPageBreak/>
        <w:t>432</w:t>
      </w:r>
      <w:r w:rsidRPr="00FE4C77">
        <w:rPr>
          <w:rFonts w:ascii="Times New Roman" w:hAnsi="Times New Roman" w:cs="Times New Roman"/>
          <w:noProof/>
          <w:lang w:val="en-GB"/>
        </w:rPr>
        <w:t>, 1024–1027.</w:t>
      </w:r>
    </w:p>
    <w:p w14:paraId="3BDA53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James, J.W.</w:t>
      </w:r>
      <w:r w:rsidRPr="00FE4C77">
        <w:rPr>
          <w:rFonts w:ascii="Times New Roman" w:hAnsi="Times New Roman" w:cs="Times New Roman"/>
          <w:noProof/>
          <w:lang w:val="en-GB"/>
        </w:rPr>
        <w:t xml:space="preserve"> (1973) 353. Note: Covariances Between Relatives due to Sex-Linked Genes.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584.</w:t>
      </w:r>
    </w:p>
    <w:p w14:paraId="41CD926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Häderer, I.K.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Lajeunesse,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Anthes, N.</w:t>
      </w:r>
      <w:r w:rsidRPr="00FE4C77">
        <w:rPr>
          <w:rFonts w:ascii="Times New Roman" w:hAnsi="Times New Roman" w:cs="Times New Roman"/>
          <w:noProof/>
          <w:lang w:val="en-GB"/>
        </w:rPr>
        <w:t xml:space="preserve"> (2016) Darwinian sex roles confirmed across the animal kingdom. </w:t>
      </w:r>
      <w:r w:rsidRPr="00FE4C77">
        <w:rPr>
          <w:rFonts w:ascii="Times New Roman" w:hAnsi="Times New Roman" w:cs="Times New Roman"/>
          <w:i/>
          <w:iCs/>
          <w:noProof/>
          <w:lang w:val="en-GB"/>
        </w:rPr>
        <w:t>Science Advances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1–11.</w:t>
      </w:r>
    </w:p>
    <w:p w14:paraId="067726D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Morrow, E.H.</w:t>
      </w:r>
      <w:r w:rsidRPr="00FE4C77">
        <w:rPr>
          <w:rFonts w:ascii="Times New Roman" w:hAnsi="Times New Roman" w:cs="Times New Roman"/>
          <w:noProof/>
          <w:lang w:val="en-GB"/>
        </w:rPr>
        <w:t xml:space="preserve"> (2018) Operational sex ratio predicts the opportunity and direction of sexual selection across animals.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384–391.</w:t>
      </w:r>
    </w:p>
    <w:p w14:paraId="241A6F6F" w14:textId="11C4AFD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Jantzen,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Annunziato,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Cooper, K.R.</w:t>
      </w:r>
      <w:r w:rsidR="00FE4C77" w:rsidRPr="00FE4C77">
        <w:rPr>
          <w:rFonts w:ascii="Times New Roman" w:hAnsi="Times New Roman" w:cs="Times New Roman"/>
          <w:noProof/>
          <w:lang w:val="en-GB"/>
        </w:rPr>
        <w:t xml:space="preserve"> (2016) Behavioral, morphometric, and gene expression effects in adult zebrafish (</w:t>
      </w:r>
      <w:r w:rsidR="00FE4C77" w:rsidRPr="00E14D1B">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embryonically exposed to PFOA, PFOS, and PFNA.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180</w:t>
      </w:r>
      <w:r w:rsidR="00FE4C77" w:rsidRPr="00FE4C77">
        <w:rPr>
          <w:rFonts w:ascii="Times New Roman" w:hAnsi="Times New Roman" w:cs="Times New Roman"/>
          <w:noProof/>
          <w:lang w:val="en-GB"/>
        </w:rPr>
        <w:t>, 123–130.</w:t>
      </w:r>
    </w:p>
    <w:p w14:paraId="2531C0EE" w14:textId="727B8F3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Jašarević,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Williams, 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 R.M.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Geary, D.C.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Rosenfield, C.S.</w:t>
      </w:r>
      <w:r w:rsidR="00FE4C77" w:rsidRPr="00FE4C77">
        <w:rPr>
          <w:rFonts w:ascii="Times New Roman" w:hAnsi="Times New Roman" w:cs="Times New Roman"/>
          <w:noProof/>
          <w:lang w:val="en-GB"/>
        </w:rPr>
        <w:t xml:space="preserve"> (2012) Spatial navigation strategies in </w:t>
      </w:r>
      <w:r w:rsidR="00FE4C77" w:rsidRPr="00E14D1B">
        <w:rPr>
          <w:rFonts w:ascii="Times New Roman" w:hAnsi="Times New Roman" w:cs="Times New Roman"/>
          <w:i/>
          <w:iCs/>
          <w:noProof/>
          <w:lang w:val="en-GB"/>
        </w:rPr>
        <w:t>Peromyscus</w:t>
      </w:r>
      <w:r w:rsidR="00FE4C77" w:rsidRPr="00FE4C77">
        <w:rPr>
          <w:rFonts w:ascii="Times New Roman" w:hAnsi="Times New Roman" w:cs="Times New Roman"/>
          <w:noProof/>
          <w:lang w:val="en-GB"/>
        </w:rPr>
        <w:t xml:space="preserve">: a comparative study.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1141–1149.</w:t>
      </w:r>
    </w:p>
    <w:p w14:paraId="00C3288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Jetz,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Thomas, G.H.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Joy, J.B.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Hartmann,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Mooers, A.O.</w:t>
      </w:r>
      <w:r w:rsidRPr="00FE4C77">
        <w:rPr>
          <w:rFonts w:ascii="Times New Roman" w:hAnsi="Times New Roman" w:cs="Times New Roman"/>
          <w:noProof/>
          <w:lang w:val="en-GB"/>
        </w:rPr>
        <w:t xml:space="preserve"> (2012) The global diversity of birds in space and time.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491</w:t>
      </w:r>
      <w:r w:rsidRPr="00FE4C77">
        <w:rPr>
          <w:rFonts w:ascii="Times New Roman" w:hAnsi="Times New Roman" w:cs="Times New Roman"/>
          <w:noProof/>
          <w:lang w:val="en-GB"/>
        </w:rPr>
        <w:t>, 444–448.</w:t>
      </w:r>
    </w:p>
    <w:p w14:paraId="59F59FA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(2008) Sex Differences in Variability in General Intelligence: A New Look at the Old Question.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518–531.</w:t>
      </w:r>
    </w:p>
    <w:p w14:paraId="3EF990E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(2009) A Role for the X Chromosome in Sex Differences in Variability in General Intelligence?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598–611.</w:t>
      </w:r>
    </w:p>
    <w:p w14:paraId="07388958" w14:textId="61BD634B"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Jolles, J.W.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Boogert,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den Bos, R.</w:t>
      </w:r>
      <w:r w:rsidR="00FE4C77" w:rsidRPr="00FE4C77">
        <w:rPr>
          <w:rFonts w:ascii="Times New Roman" w:hAnsi="Times New Roman" w:cs="Times New Roman"/>
          <w:noProof/>
          <w:lang w:val="en-GB"/>
        </w:rPr>
        <w:t xml:space="preserve"> (2015) Sex differences in risk-taking and associative learning in rats.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150485.</w:t>
      </w:r>
    </w:p>
    <w:p w14:paraId="1EF9BAE1" w14:textId="7C413A75"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Jones,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Dirienzo, N.</w:t>
      </w:r>
      <w:r w:rsidR="00FE4C77" w:rsidRPr="00FE4C77">
        <w:rPr>
          <w:rFonts w:ascii="Times New Roman" w:hAnsi="Times New Roman" w:cs="Times New Roman"/>
          <w:noProof/>
          <w:lang w:val="en-GB"/>
        </w:rPr>
        <w:t xml:space="preserve"> (2018) Behavioral variation post-invasion: Resemblance in some, but not all, behavioral patterns among invasive and native praying mantids. </w:t>
      </w:r>
      <w:r w:rsidR="00FE4C77" w:rsidRPr="00FE4C77">
        <w:rPr>
          <w:rFonts w:ascii="Times New Roman" w:hAnsi="Times New Roman" w:cs="Times New Roman"/>
          <w:i/>
          <w:iCs/>
          <w:noProof/>
          <w:lang w:val="en-GB"/>
        </w:rPr>
        <w:lastRenderedPageBreak/>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92–99.</w:t>
      </w:r>
    </w:p>
    <w:p w14:paraId="6D830F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Jones, 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Healy, S.D.</w:t>
      </w:r>
      <w:r w:rsidRPr="00FE4C77">
        <w:rPr>
          <w:rFonts w:ascii="Times New Roman" w:hAnsi="Times New Roman" w:cs="Times New Roman"/>
          <w:noProof/>
          <w:lang w:val="en-GB"/>
        </w:rPr>
        <w:t xml:space="preserve"> (2003) The evolution of sex differences in spatial ability. </w:t>
      </w:r>
      <w:r w:rsidRPr="00FE4C77">
        <w:rPr>
          <w:rFonts w:ascii="Times New Roman" w:hAnsi="Times New Roman" w:cs="Times New Roman"/>
          <w:i/>
          <w:iCs/>
          <w:noProof/>
          <w:lang w:val="en-GB"/>
        </w:rPr>
        <w:t>Behavioral Neuroscience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117</w:t>
      </w:r>
      <w:r w:rsidRPr="00FE4C77">
        <w:rPr>
          <w:rFonts w:ascii="Times New Roman" w:hAnsi="Times New Roman" w:cs="Times New Roman"/>
          <w:noProof/>
          <w:lang w:val="en-GB"/>
        </w:rPr>
        <w:t>, 403–411.</w:t>
      </w:r>
    </w:p>
    <w:p w14:paraId="57EDB97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Ju,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Duan, Y.</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You, X.</w:t>
      </w:r>
      <w:r w:rsidRPr="00FE4C77">
        <w:rPr>
          <w:rFonts w:ascii="Times New Roman" w:hAnsi="Times New Roman" w:cs="Times New Roman"/>
          <w:noProof/>
          <w:lang w:val="en-GB"/>
        </w:rPr>
        <w:t xml:space="preserve"> (2015) Retesting the greater male variability hypothesis in mainland China: A cross-regional study.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85–89. Elsevier Ltd.</w:t>
      </w:r>
    </w:p>
    <w:p w14:paraId="55F1A7C8" w14:textId="393CB0F7"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Kaiser,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(2018) Urbanisation and sex affect the consistency of butterfly personality across metamorphosis.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188.</w:t>
      </w:r>
    </w:p>
    <w:p w14:paraId="32BE866A" w14:textId="058BEFAD"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Kanda, L.L.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Abdulhay,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Erickson, C.</w:t>
      </w:r>
      <w:r w:rsidR="00FE4C77" w:rsidRPr="00FE4C77">
        <w:rPr>
          <w:rFonts w:ascii="Times New Roman" w:hAnsi="Times New Roman" w:cs="Times New Roman"/>
          <w:noProof/>
          <w:lang w:val="en-GB"/>
        </w:rPr>
        <w:t xml:space="preserve"> (2017) Adult wheel access interaction with activity and boldness personality in Siberian dwarf hamsters (</w:t>
      </w:r>
      <w:r w:rsidR="00FE4C77" w:rsidRPr="00E14D1B">
        <w:rPr>
          <w:rFonts w:ascii="Times New Roman" w:hAnsi="Times New Roman" w:cs="Times New Roman"/>
          <w:i/>
          <w:iCs/>
          <w:noProof/>
          <w:lang w:val="en-GB"/>
        </w:rPr>
        <w:t>Phodopus sungorus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82–90.</w:t>
      </w:r>
    </w:p>
    <w:p w14:paraId="5237536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Kappeler, P.M.</w:t>
      </w:r>
      <w:r w:rsidRPr="00FE4C77">
        <w:rPr>
          <w:rFonts w:ascii="Times New Roman" w:hAnsi="Times New Roman" w:cs="Times New Roman"/>
          <w:noProof/>
          <w:lang w:val="en-GB"/>
        </w:rPr>
        <w:t xml:space="preserve"> (2017) Sex roles and adult sex ratios: insights from mammalian biology and consequences for primate behaviour. </w:t>
      </w:r>
      <w:r w:rsidRPr="00FE4C77">
        <w:rPr>
          <w:rFonts w:ascii="Times New Roman" w:hAnsi="Times New Roman" w:cs="Times New Roman"/>
          <w:i/>
          <w:iCs/>
          <w:noProof/>
          <w:lang w:val="en-GB"/>
        </w:rPr>
        <w:t>Phil. Trans.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372</w:t>
      </w:r>
      <w:r w:rsidRPr="00FE4C77">
        <w:rPr>
          <w:rFonts w:ascii="Times New Roman" w:hAnsi="Times New Roman" w:cs="Times New Roman"/>
          <w:noProof/>
          <w:lang w:val="en-GB"/>
        </w:rPr>
        <w:t>, 20160321.</w:t>
      </w:r>
    </w:p>
    <w:p w14:paraId="2F881194" w14:textId="32267F86"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Karino,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Someya, C.</w:t>
      </w:r>
      <w:r w:rsidR="00FE4C77" w:rsidRPr="00FE4C77">
        <w:rPr>
          <w:rFonts w:ascii="Times New Roman" w:hAnsi="Times New Roman" w:cs="Times New Roman"/>
          <w:noProof/>
          <w:lang w:val="en-GB"/>
        </w:rPr>
        <w:t xml:space="preserve"> (2007) The influence of sex, line, and fight experience on aggressiveness of the Siamese fighting fish in intrasexual competition.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283–289.</w:t>
      </w:r>
    </w:p>
    <w:p w14:paraId="12172F3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Karwowski,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Jankowska, D.M.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Gajda,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Marczak,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Groyecka,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Sorokowski, P.</w:t>
      </w:r>
      <w:r w:rsidRPr="00FE4C77">
        <w:rPr>
          <w:rFonts w:ascii="Times New Roman" w:hAnsi="Times New Roman" w:cs="Times New Roman"/>
          <w:noProof/>
          <w:lang w:val="en-GB"/>
        </w:rPr>
        <w:t xml:space="preserve"> (2016) Greater Male Variability in Creativity Outside the WEIRD World. </w:t>
      </w:r>
      <w:r w:rsidRPr="00FE4C77">
        <w:rPr>
          <w:rFonts w:ascii="Times New Roman" w:hAnsi="Times New Roman" w:cs="Times New Roman"/>
          <w:i/>
          <w:iCs/>
          <w:noProof/>
          <w:lang w:val="en-GB"/>
        </w:rPr>
        <w:t>Creativity Research Journal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467–470.</w:t>
      </w:r>
    </w:p>
    <w:p w14:paraId="1E7AF94B" w14:textId="2DA1E10E"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Kashon, E.A.F.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Carlson, B.E.</w:t>
      </w:r>
      <w:r w:rsidR="00FE4C77" w:rsidRPr="00FE4C77">
        <w:rPr>
          <w:rFonts w:ascii="Times New Roman" w:hAnsi="Times New Roman" w:cs="Times New Roman"/>
          <w:noProof/>
          <w:lang w:val="en-GB"/>
        </w:rPr>
        <w:t xml:space="preserve"> (2018) Consistently bolder turtles maintain higher body temperatures in the field but may experience greater predation risk.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9.</w:t>
      </w:r>
    </w:p>
    <w:p w14:paraId="6EBA8171" w14:textId="67D35C34"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de Kerk,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Onorato,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Criffield,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Bolker,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Augustine,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McKinley, S.A.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Oli, M.K.</w:t>
      </w:r>
      <w:r w:rsidR="00FE4C77" w:rsidRPr="00FE4C77">
        <w:rPr>
          <w:rFonts w:ascii="Times New Roman" w:hAnsi="Times New Roman" w:cs="Times New Roman"/>
          <w:noProof/>
          <w:lang w:val="en-GB"/>
        </w:rPr>
        <w:t xml:space="preserve"> (2014) Hidden semi-Markov models reveal multiphasic </w:t>
      </w:r>
      <w:r w:rsidR="00FE4C77" w:rsidRPr="00FE4C77">
        <w:rPr>
          <w:rFonts w:ascii="Times New Roman" w:hAnsi="Times New Roman" w:cs="Times New Roman"/>
          <w:noProof/>
          <w:lang w:val="en-GB"/>
        </w:rPr>
        <w:lastRenderedPageBreak/>
        <w:t xml:space="preserve">movement of the endangered Florida panther.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576–585.</w:t>
      </w:r>
    </w:p>
    <w:p w14:paraId="0404CC08" w14:textId="62F49A3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(2016) Unsociable juvenile male three-spined sticklebacks grow more attractive.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975–980.</w:t>
      </w:r>
    </w:p>
    <w:p w14:paraId="47140BAC" w14:textId="36EE3AB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Kimchi,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Terkel, J.</w:t>
      </w:r>
      <w:r w:rsidR="00FE4C77" w:rsidRPr="00FE4C77">
        <w:rPr>
          <w:rFonts w:ascii="Times New Roman" w:hAnsi="Times New Roman" w:cs="Times New Roman"/>
          <w:noProof/>
          <w:lang w:val="en-GB"/>
        </w:rPr>
        <w:t xml:space="preserve"> (2001) Spatial learning and memory in the blind mole-rat in comparison with the laboratory rat and Levant vole.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61</w:t>
      </w:r>
      <w:r w:rsidR="00FE4C77" w:rsidRPr="00FE4C77">
        <w:rPr>
          <w:rFonts w:ascii="Times New Roman" w:hAnsi="Times New Roman" w:cs="Times New Roman"/>
          <w:noProof/>
          <w:lang w:val="en-GB"/>
        </w:rPr>
        <w:t>, 171–180.</w:t>
      </w:r>
    </w:p>
    <w:p w14:paraId="6710AB3C" w14:textId="50767D9F"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King,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Mamuneas,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James,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Manica, A.</w:t>
      </w:r>
      <w:r w:rsidR="00FE4C77" w:rsidRPr="00FE4C77">
        <w:rPr>
          <w:rFonts w:ascii="Times New Roman" w:hAnsi="Times New Roman" w:cs="Times New Roman"/>
          <w:noProof/>
          <w:lang w:val="en-GB"/>
        </w:rPr>
        <w:t xml:space="preserve"> (2013) Sex-differences and temporal consistency in stickleback fish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e81116.</w:t>
      </w:r>
    </w:p>
    <w:p w14:paraId="05861044" w14:textId="264920D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Kotrschal,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Lievens, E.J.P.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Dahlbom,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Bundsen,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Semenova,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Sundvik,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Maklakov, A.A.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Winberg,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Panula,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Kolm, N.</w:t>
      </w:r>
      <w:r w:rsidR="00FE4C77" w:rsidRPr="00FE4C77">
        <w:rPr>
          <w:rFonts w:ascii="Times New Roman" w:hAnsi="Times New Roman" w:cs="Times New Roman"/>
          <w:noProof/>
          <w:lang w:val="en-GB"/>
        </w:rPr>
        <w:t xml:space="preserve"> (2014) Artificial selection on relative brain size reveals a positive genetic correlation between brain size and proactive personality in the guppy.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1139–1149.</w:t>
      </w:r>
    </w:p>
    <w:p w14:paraId="032AB0A9" w14:textId="2DDCE0E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Kralj-Fišer,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Hebets, E.A.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Kuntner, M.</w:t>
      </w:r>
      <w:r w:rsidR="00FE4C77" w:rsidRPr="00FE4C77">
        <w:rPr>
          <w:rFonts w:ascii="Times New Roman" w:hAnsi="Times New Roman" w:cs="Times New Roman"/>
          <w:noProof/>
          <w:lang w:val="en-GB"/>
        </w:rPr>
        <w:t xml:space="preserve"> (2017) Different patterns of behavioral variation across and within species of spiders with differing degrees of urbanization.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125.</w:t>
      </w:r>
    </w:p>
    <w:p w14:paraId="17C80077" w14:textId="66997A2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Krams, 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Vrublevska,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Sepp,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Abolins-Abols,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Rantala, M.J.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Mierauskas,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Krama, T.</w:t>
      </w:r>
      <w:r w:rsidR="00FE4C77" w:rsidRPr="00FE4C77">
        <w:rPr>
          <w:rFonts w:ascii="Times New Roman" w:hAnsi="Times New Roman" w:cs="Times New Roman"/>
          <w:noProof/>
          <w:lang w:val="en-GB"/>
        </w:rPr>
        <w:t xml:space="preserve"> (2014) Sex-specific associations between nest defence, exploration and breathing rate in breeding pied flycatchers.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492–501.</w:t>
      </w:r>
    </w:p>
    <w:p w14:paraId="6EC68A21" w14:textId="36364D9D"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Krietsch,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Hahn,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Kopp,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Phillips, R.A.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 H.-U.</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Lisovski, S.</w:t>
      </w:r>
      <w:r w:rsidR="00FE4C77" w:rsidRPr="00FE4C77">
        <w:rPr>
          <w:rFonts w:ascii="Times New Roman" w:hAnsi="Times New Roman" w:cs="Times New Roman"/>
          <w:noProof/>
          <w:lang w:val="en-GB"/>
        </w:rPr>
        <w:t xml:space="preserve"> (2017) Consistent variation in individual migration strategies of brown skuas. </w:t>
      </w:r>
      <w:r w:rsidR="00FE4C77" w:rsidRPr="00FE4C77">
        <w:rPr>
          <w:rFonts w:ascii="Times New Roman" w:hAnsi="Times New Roman" w:cs="Times New Roman"/>
          <w:i/>
          <w:iCs/>
          <w:noProof/>
          <w:lang w:val="en-GB"/>
        </w:rPr>
        <w:t>Marine Ecology Progress Series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578</w:t>
      </w:r>
      <w:r w:rsidR="00FE4C77" w:rsidRPr="00FE4C77">
        <w:rPr>
          <w:rFonts w:ascii="Times New Roman" w:hAnsi="Times New Roman" w:cs="Times New Roman"/>
          <w:noProof/>
          <w:lang w:val="en-GB"/>
        </w:rPr>
        <w:t>, 213–225.</w:t>
      </w:r>
    </w:p>
    <w:p w14:paraId="51AE0DF9" w14:textId="21273D08"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Krzyszczyk,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Patterson,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Stanton,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(2017) The transition to independence: sex differences in social and behavioural development of wild bottlenose dolphins.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43–59.</w:t>
      </w:r>
    </w:p>
    <w:p w14:paraId="1D5AD836" w14:textId="2030E32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Kudo,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Shigenobu,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Kadota,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Nozawa,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Shibata, T.F.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Ishikawa,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lastRenderedPageBreak/>
        <w:t>Matsuo, T.</w:t>
      </w:r>
      <w:r w:rsidR="00FE4C77" w:rsidRPr="00FE4C77">
        <w:rPr>
          <w:rFonts w:ascii="Times New Roman" w:hAnsi="Times New Roman" w:cs="Times New Roman"/>
          <w:noProof/>
          <w:lang w:val="en-GB"/>
        </w:rPr>
        <w:t xml:space="preserve"> (2017) Comparative analysis of the brain transcriptome in a hyper-aggressive fruit fly, </w:t>
      </w:r>
      <w:r w:rsidR="00FE4C77" w:rsidRPr="00397FCA">
        <w:rPr>
          <w:rFonts w:ascii="Times New Roman" w:hAnsi="Times New Roman" w:cs="Times New Roman"/>
          <w:i/>
          <w:iCs/>
          <w:noProof/>
          <w:lang w:val="en-GB"/>
        </w:rPr>
        <w:t>Drosophila prolongata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Insect Biochemistry and Molecular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11–20.</w:t>
      </w:r>
    </w:p>
    <w:p w14:paraId="41253F6C" w14:textId="7276D7C3"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Lafaille,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Féron, C.</w:t>
      </w:r>
      <w:r w:rsidR="00FE4C77" w:rsidRPr="00FE4C77">
        <w:rPr>
          <w:rFonts w:ascii="Times New Roman" w:hAnsi="Times New Roman" w:cs="Times New Roman"/>
          <w:noProof/>
          <w:lang w:val="en-GB"/>
        </w:rPr>
        <w:t xml:space="preserve"> (2014) U-shaped relationship between ageing and risk-taking behaviour in a wild-type rodent.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97</w:t>
      </w:r>
      <w:r w:rsidR="00FE4C77" w:rsidRPr="00FE4C77">
        <w:rPr>
          <w:rFonts w:ascii="Times New Roman" w:hAnsi="Times New Roman" w:cs="Times New Roman"/>
          <w:noProof/>
          <w:lang w:val="en-GB"/>
        </w:rPr>
        <w:t>, 45–52.</w:t>
      </w:r>
    </w:p>
    <w:p w14:paraId="4CFEE7BA" w14:textId="44961B8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Lahvis, G.P.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Panksepp, J.B.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Kennedy,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Wilson, C.R.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Merriman, D.K.</w:t>
      </w:r>
      <w:r w:rsidR="00FE4C77" w:rsidRPr="00FE4C77">
        <w:rPr>
          <w:rFonts w:ascii="Times New Roman" w:hAnsi="Times New Roman" w:cs="Times New Roman"/>
          <w:noProof/>
          <w:lang w:val="en-GB"/>
        </w:rPr>
        <w:t xml:space="preserve"> (2015) Social Conditioned Place Preference in the Captive Ground Squirrel (</w:t>
      </w:r>
      <w:r w:rsidR="00FE4C77" w:rsidRPr="00397FCA">
        <w:rPr>
          <w:rFonts w:ascii="Times New Roman" w:hAnsi="Times New Roman" w:cs="Times New Roman"/>
          <w:i/>
          <w:iCs/>
          <w:noProof/>
          <w:lang w:val="en-GB"/>
        </w:rPr>
        <w:t>Ictidomys tridecemlineatus</w:t>
      </w:r>
      <w:r w:rsidR="00FE4C77" w:rsidRPr="00FE4C77">
        <w:rPr>
          <w:rFonts w:ascii="Times New Roman" w:hAnsi="Times New Roman" w:cs="Times New Roman"/>
          <w:noProof/>
          <w:lang w:val="en-GB"/>
        </w:rPr>
        <w:t xml:space="preserve">): Social Reward as a Natural Phenotype. </w:t>
      </w:r>
      <w:r w:rsidR="00FE4C77" w:rsidRPr="00FE4C77">
        <w:rPr>
          <w:rFonts w:ascii="Times New Roman" w:hAnsi="Times New Roman" w:cs="Times New Roman"/>
          <w:i/>
          <w:iCs/>
          <w:noProof/>
          <w:lang w:val="en-GB"/>
        </w:rPr>
        <w:t>J Comp Psychol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291–303.</w:t>
      </w:r>
    </w:p>
    <w:p w14:paraId="6A0CAE13" w14:textId="1D507B81"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Lalanza, J.F.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Caimari,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 Bas,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Torregrosa,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Cigarroa,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Pallàs,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Capdevila,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Arola,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Escorihuela, R.M.</w:t>
      </w:r>
      <w:r w:rsidR="00FE4C77" w:rsidRPr="00FE4C77">
        <w:rPr>
          <w:rFonts w:ascii="Times New Roman" w:hAnsi="Times New Roman" w:cs="Times New Roman"/>
          <w:noProof/>
          <w:lang w:val="en-GB"/>
        </w:rPr>
        <w:t xml:space="preserve"> (2014) Effects of a post-weaning cafeteria diet in young rats: Metabolic syndrome, reduced activity and low anxiety-like behaviour.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e85049.</w:t>
      </w:r>
    </w:p>
    <w:p w14:paraId="037EF12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Lehre,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Lehre, K.P.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Laake,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Danbolt, N.C.</w:t>
      </w:r>
      <w:r w:rsidRPr="00FE4C77">
        <w:rPr>
          <w:rFonts w:ascii="Times New Roman" w:hAnsi="Times New Roman" w:cs="Times New Roman"/>
          <w:noProof/>
          <w:lang w:val="en-GB"/>
        </w:rPr>
        <w:t xml:space="preserve"> (2009) Greater intrasex phenotype variability in males than in females is a fundamental aspect of the gender differences in humans. </w:t>
      </w:r>
      <w:r w:rsidRPr="00FE4C77">
        <w:rPr>
          <w:rFonts w:ascii="Times New Roman" w:hAnsi="Times New Roman" w:cs="Times New Roman"/>
          <w:i/>
          <w:iCs/>
          <w:noProof/>
          <w:lang w:val="en-GB"/>
        </w:rPr>
        <w:t>Developmental Psychobiology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51</w:t>
      </w:r>
      <w:r w:rsidRPr="00FE4C77">
        <w:rPr>
          <w:rFonts w:ascii="Times New Roman" w:hAnsi="Times New Roman" w:cs="Times New Roman"/>
          <w:noProof/>
          <w:lang w:val="en-GB"/>
        </w:rPr>
        <w:t>, 198–206.</w:t>
      </w:r>
    </w:p>
    <w:p w14:paraId="37F58436" w14:textId="72DA71FE" w:rsidR="00FE4C77" w:rsidRPr="00FE4C77" w:rsidRDefault="00BC4949"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Lehtonen, T.K.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Males are quicker to adjust aggression towards heterospecific intruders in a cichlid fish.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145–151.</w:t>
      </w:r>
    </w:p>
    <w:p w14:paraId="60DDE3CE" w14:textId="74D88C9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Liebgold, E.B.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Dibble, C.J.</w:t>
      </w:r>
      <w:r w:rsidR="00FE4C77" w:rsidRPr="00FE4C77">
        <w:rPr>
          <w:rFonts w:ascii="Times New Roman" w:hAnsi="Times New Roman" w:cs="Times New Roman"/>
          <w:noProof/>
          <w:lang w:val="en-GB"/>
        </w:rPr>
        <w:t xml:space="preserve"> (2011) Better the devil you know: Familiarity affects foraging activity of red-backed salamanders, </w:t>
      </w:r>
      <w:r w:rsidR="00FE4C77" w:rsidRPr="001D63EC">
        <w:rPr>
          <w:rFonts w:ascii="Times New Roman" w:hAnsi="Times New Roman" w:cs="Times New Roman"/>
          <w:i/>
          <w:iCs/>
          <w:noProof/>
          <w:lang w:val="en-GB"/>
        </w:rPr>
        <w:t>Plethodon cinereus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1059–1066.</w:t>
      </w:r>
    </w:p>
    <w:p w14:paraId="3B794E0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van der Linden,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Dunkel, C.S.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Madison, G.</w:t>
      </w:r>
      <w:r w:rsidRPr="00FE4C77">
        <w:rPr>
          <w:rFonts w:ascii="Times New Roman" w:hAnsi="Times New Roman" w:cs="Times New Roman"/>
          <w:noProof/>
          <w:lang w:val="en-GB"/>
        </w:rPr>
        <w:t xml:space="preserve"> (2017) Sex differences in brain size and general intelligence (g).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63</w:t>
      </w:r>
      <w:r w:rsidRPr="00FE4C77">
        <w:rPr>
          <w:rFonts w:ascii="Times New Roman" w:hAnsi="Times New Roman" w:cs="Times New Roman"/>
          <w:noProof/>
          <w:lang w:val="en-GB"/>
        </w:rPr>
        <w:t>, 78–88.</w:t>
      </w:r>
    </w:p>
    <w:p w14:paraId="37B2FD25" w14:textId="55A01CD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Linzmaier,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Goebel, 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Ruland,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Jeschke, J.M.</w:t>
      </w:r>
      <w:r w:rsidR="00FE4C77" w:rsidRPr="00FE4C77">
        <w:rPr>
          <w:rFonts w:ascii="Times New Roman" w:hAnsi="Times New Roman" w:cs="Times New Roman"/>
          <w:noProof/>
          <w:lang w:val="en-GB"/>
        </w:rPr>
        <w:t xml:space="preserve"> (2018) Behavioral differences in an over-invasion scenario: marbled vs. spiny-cheek crayfish. </w:t>
      </w:r>
      <w:r w:rsidR="00FE4C77" w:rsidRPr="00FE4C77">
        <w:rPr>
          <w:rFonts w:ascii="Times New Roman" w:hAnsi="Times New Roman" w:cs="Times New Roman"/>
          <w:i/>
          <w:iCs/>
          <w:noProof/>
          <w:lang w:val="en-GB"/>
        </w:rPr>
        <w:t>Ecosphere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noProof/>
          <w:lang w:val="en-GB"/>
        </w:rPr>
        <w:lastRenderedPageBreak/>
        <w:t>e02385.</w:t>
      </w:r>
    </w:p>
    <w:p w14:paraId="68A63A6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Lovich, J.E.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Gibbons, J.W.</w:t>
      </w:r>
      <w:r w:rsidRPr="00FE4C77">
        <w:rPr>
          <w:rFonts w:ascii="Times New Roman" w:hAnsi="Times New Roman" w:cs="Times New Roman"/>
          <w:noProof/>
          <w:lang w:val="en-GB"/>
        </w:rPr>
        <w:t xml:space="preserve"> (1992) A review of techniques for quantifying sexual size dimorphism. </w:t>
      </w:r>
      <w:r w:rsidRPr="00FE4C77">
        <w:rPr>
          <w:rFonts w:ascii="Times New Roman" w:hAnsi="Times New Roman" w:cs="Times New Roman"/>
          <w:i/>
          <w:iCs/>
          <w:noProof/>
          <w:lang w:val="en-GB"/>
        </w:rPr>
        <w:t>Growth Dev Aging</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269–281.</w:t>
      </w:r>
    </w:p>
    <w:p w14:paraId="4C1C3419" w14:textId="621490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Immonen,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Gustavsson,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Kazancioğlu,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Arnqvist, G.</w:t>
      </w:r>
      <w:r w:rsidR="00FE4C77" w:rsidRPr="00FE4C77">
        <w:rPr>
          <w:rFonts w:ascii="Times New Roman" w:hAnsi="Times New Roman" w:cs="Times New Roman"/>
          <w:noProof/>
          <w:lang w:val="en-GB"/>
        </w:rPr>
        <w:t xml:space="preserve"> (2014) The influence of mitonuclear genetic variation on personality in seed beetles.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281</w:t>
      </w:r>
      <w:r w:rsidR="00FE4C77" w:rsidRPr="00FE4C77">
        <w:rPr>
          <w:rFonts w:ascii="Times New Roman" w:hAnsi="Times New Roman" w:cs="Times New Roman"/>
          <w:noProof/>
          <w:lang w:val="en-GB"/>
        </w:rPr>
        <w:t>, 20141039.</w:t>
      </w:r>
    </w:p>
    <w:p w14:paraId="71078E60" w14:textId="6F1B7E72"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Lucon-Xiccato,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Mazzoldi,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(2017) Sex composition modulates the effects of familiarity in new environment.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140</w:t>
      </w:r>
      <w:r w:rsidR="00FE4C77" w:rsidRPr="00FE4C77">
        <w:rPr>
          <w:rFonts w:ascii="Times New Roman" w:hAnsi="Times New Roman" w:cs="Times New Roman"/>
          <w:noProof/>
          <w:lang w:val="en-GB"/>
        </w:rPr>
        <w:t>, 133–138.</w:t>
      </w:r>
    </w:p>
    <w:p w14:paraId="49EDFD4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Machin,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Pekkarinen, T.</w:t>
      </w:r>
      <w:r w:rsidRPr="00FE4C77">
        <w:rPr>
          <w:rFonts w:ascii="Times New Roman" w:hAnsi="Times New Roman" w:cs="Times New Roman"/>
          <w:noProof/>
          <w:lang w:val="en-GB"/>
        </w:rPr>
        <w:t xml:space="preserve"> (2008) Assessment: Global sex differences in test score variability. </w:t>
      </w:r>
      <w:r w:rsidRPr="00FE4C77">
        <w:rPr>
          <w:rFonts w:ascii="Times New Roman" w:hAnsi="Times New Roman" w:cs="Times New Roman"/>
          <w:i/>
          <w:iCs/>
          <w:noProof/>
          <w:lang w:val="en-GB"/>
        </w:rPr>
        <w:t>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322</w:t>
      </w:r>
      <w:r w:rsidRPr="00FE4C77">
        <w:rPr>
          <w:rFonts w:ascii="Times New Roman" w:hAnsi="Times New Roman" w:cs="Times New Roman"/>
          <w:noProof/>
          <w:lang w:val="en-GB"/>
        </w:rPr>
        <w:t>, 1331–1332.</w:t>
      </w:r>
    </w:p>
    <w:p w14:paraId="4A1A3EC5" w14:textId="69C6B46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Macrì,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Adriani,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Chiarotti,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Laviola, G.</w:t>
      </w:r>
      <w:r w:rsidR="00FE4C77" w:rsidRPr="00FE4C77">
        <w:rPr>
          <w:rFonts w:ascii="Times New Roman" w:hAnsi="Times New Roman" w:cs="Times New Roman"/>
          <w:noProof/>
          <w:lang w:val="en-GB"/>
        </w:rPr>
        <w:t xml:space="preserve"> (2002) Risk taking during exploration of a plus-maze is greater in adolescent than in juvenile or adult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541–546.</w:t>
      </w:r>
    </w:p>
    <w:p w14:paraId="6BE6EB53" w14:textId="4F3ED44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Maillet,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Halliday, W.D.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Blouin-Demers, G.</w:t>
      </w:r>
      <w:r w:rsidR="00FE4C77" w:rsidRPr="00FE4C77">
        <w:rPr>
          <w:rFonts w:ascii="Times New Roman" w:hAnsi="Times New Roman" w:cs="Times New Roman"/>
          <w:noProof/>
          <w:lang w:val="en-GB"/>
        </w:rPr>
        <w:t xml:space="preserve"> (2015) Exploratory and defensive behaviours change with sex and body size in eastern garter snakes (</w:t>
      </w:r>
      <w:r w:rsidR="00FE4C77" w:rsidRPr="001D63EC">
        <w:rPr>
          <w:rFonts w:ascii="Times New Roman" w:hAnsi="Times New Roman" w:cs="Times New Roman"/>
          <w:i/>
          <w:iCs/>
          <w:noProof/>
          <w:lang w:val="en-GB"/>
        </w:rPr>
        <w:t>Thamnophis sirtalis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47–54.</w:t>
      </w:r>
    </w:p>
    <w:p w14:paraId="14DEAE3D" w14:textId="01DD9CD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Beal, J.L.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(2011) Zebra finches are bolder in an asocial, rather than social, context.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87</w:t>
      </w:r>
      <w:r w:rsidR="00FE4C77" w:rsidRPr="00FE4C77">
        <w:rPr>
          <w:rFonts w:ascii="Times New Roman" w:hAnsi="Times New Roman" w:cs="Times New Roman"/>
          <w:noProof/>
          <w:lang w:val="en-GB"/>
        </w:rPr>
        <w:t>, 171–175.</w:t>
      </w:r>
    </w:p>
    <w:p w14:paraId="3DCF20F8" w14:textId="1062E5D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(2013) Hatching asynchrony and offspring sex influence the subsequent exploratory behaviour of zebra finches.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85</w:t>
      </w:r>
      <w:r w:rsidR="00FE4C77" w:rsidRPr="00FE4C77">
        <w:rPr>
          <w:rFonts w:ascii="Times New Roman" w:hAnsi="Times New Roman" w:cs="Times New Roman"/>
          <w:noProof/>
          <w:lang w:val="en-GB"/>
        </w:rPr>
        <w:t>, 77–81.</w:t>
      </w:r>
    </w:p>
    <w:p w14:paraId="4E309685" w14:textId="0F398A7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Marentette, J.R.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Balshine, S.</w:t>
      </w:r>
      <w:r w:rsidR="00FE4C77" w:rsidRPr="00FE4C77">
        <w:rPr>
          <w:rFonts w:ascii="Times New Roman" w:hAnsi="Times New Roman" w:cs="Times New Roman"/>
          <w:noProof/>
          <w:lang w:val="en-GB"/>
        </w:rPr>
        <w:t xml:space="preserve"> (2012) Altered Prey Responses in Round Goby from Contaminated Sites.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118</w:t>
      </w:r>
      <w:r w:rsidR="00FE4C77" w:rsidRPr="00FE4C77">
        <w:rPr>
          <w:rFonts w:ascii="Times New Roman" w:hAnsi="Times New Roman" w:cs="Times New Roman"/>
          <w:noProof/>
          <w:lang w:val="en-GB"/>
        </w:rPr>
        <w:t>, 812–820.</w:t>
      </w:r>
    </w:p>
    <w:p w14:paraId="390B50A5" w14:textId="1B0334B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Markham,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Lonsdorf, E.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Pusey, A.E.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Murray, C.M.</w:t>
      </w:r>
      <w:r w:rsidR="00FE4C77" w:rsidRPr="00FE4C77">
        <w:rPr>
          <w:rFonts w:ascii="Times New Roman" w:hAnsi="Times New Roman" w:cs="Times New Roman"/>
          <w:noProof/>
          <w:lang w:val="en-GB"/>
        </w:rPr>
        <w:t xml:space="preserve"> (2015) Maternal rank influences the outcome of aggressive interactions between immature chimpanzees. </w:t>
      </w:r>
      <w:r w:rsidR="00FE4C77" w:rsidRPr="00FE4C77">
        <w:rPr>
          <w:rFonts w:ascii="Times New Roman" w:hAnsi="Times New Roman" w:cs="Times New Roman"/>
          <w:i/>
          <w:iCs/>
          <w:noProof/>
          <w:lang w:val="en-GB"/>
        </w:rPr>
        <w:lastRenderedPageBreak/>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100</w:t>
      </w:r>
      <w:r w:rsidR="00FE4C77" w:rsidRPr="00FE4C77">
        <w:rPr>
          <w:rFonts w:ascii="Times New Roman" w:hAnsi="Times New Roman" w:cs="Times New Roman"/>
          <w:noProof/>
          <w:lang w:val="en-GB"/>
        </w:rPr>
        <w:t>, 192–198.</w:t>
      </w:r>
    </w:p>
    <w:p w14:paraId="0221AC1A" w14:textId="384B0C4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Martins, C.I.M.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Schaedelin, F.C.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Blum,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Mandl,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Urban,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Grill,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Schößwender,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Wagner, R.H.</w:t>
      </w:r>
      <w:r w:rsidR="00FE4C77" w:rsidRPr="00FE4C77">
        <w:rPr>
          <w:rFonts w:ascii="Times New Roman" w:hAnsi="Times New Roman" w:cs="Times New Roman"/>
          <w:noProof/>
          <w:lang w:val="en-GB"/>
        </w:rPr>
        <w:t xml:space="preserve"> (2012) Exploring novelty: A component trait of behavioural syndromes in a colonial fish.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215–231.</w:t>
      </w:r>
    </w:p>
    <w:p w14:paraId="60D412F9" w14:textId="4E752BE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Mathot, K.J.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Nicolaus,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(2015) Does metabolic rate predict risk-taking behaviour? A field experiment in a wild passerine bird.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239–249.</w:t>
      </w:r>
    </w:p>
    <w:p w14:paraId="42E8B6C5" w14:textId="118438E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Mayeaux, D.J.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Mason, W.A.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Mendoza, S.P.</w:t>
      </w:r>
      <w:r w:rsidR="00FE4C77" w:rsidRPr="00FE4C77">
        <w:rPr>
          <w:rFonts w:ascii="Times New Roman" w:hAnsi="Times New Roman" w:cs="Times New Roman"/>
          <w:noProof/>
          <w:lang w:val="en-GB"/>
        </w:rPr>
        <w:t xml:space="preserve"> (2002) Developmental changes in responsiveness to parents and unfamiliar adults in a monogamous monkey (</w:t>
      </w:r>
      <w:r w:rsidR="00FE4C77" w:rsidRPr="001D63EC">
        <w:rPr>
          <w:rFonts w:ascii="Times New Roman" w:hAnsi="Times New Roman" w:cs="Times New Roman"/>
          <w:i/>
          <w:iCs/>
          <w:noProof/>
          <w:lang w:val="en-GB"/>
        </w:rPr>
        <w:t>Callicebus moloch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71–89.</w:t>
      </w:r>
    </w:p>
    <w:p w14:paraId="74B88C03" w14:textId="1AC653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(2014) Nestling activity levels during begging behaviour predicts activity level and body mass in adulthood.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e566.</w:t>
      </w:r>
    </w:p>
    <w:p w14:paraId="66E0573C" w14:textId="604088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(2015) Active but asocial: Exploration and activity is linked to social behaviour in a colonially breeding finch.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152</w:t>
      </w:r>
      <w:r w:rsidR="00FE4C77" w:rsidRPr="00FE4C77">
        <w:rPr>
          <w:rFonts w:ascii="Times New Roman" w:hAnsi="Times New Roman" w:cs="Times New Roman"/>
          <w:noProof/>
          <w:lang w:val="en-GB"/>
        </w:rPr>
        <w:t>, 1145–1167.</w:t>
      </w:r>
    </w:p>
    <w:p w14:paraId="477F7449" w14:textId="0F89594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McDonald,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Schwanz, L.E.</w:t>
      </w:r>
      <w:r w:rsidR="00FE4C77" w:rsidRPr="00FE4C77">
        <w:rPr>
          <w:rFonts w:ascii="Times New Roman" w:hAnsi="Times New Roman" w:cs="Times New Roman"/>
          <w:noProof/>
          <w:lang w:val="en-GB"/>
        </w:rPr>
        <w:t xml:space="preserve"> (2018) Thermal parental effects on offspring behaviour and their fitness consequences.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45–55.</w:t>
      </w:r>
    </w:p>
    <w:p w14:paraId="7F9CE60A" w14:textId="3D765A4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McGhee, K.E.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Travis, J.</w:t>
      </w:r>
      <w:r w:rsidRPr="00FE4C77">
        <w:rPr>
          <w:rFonts w:ascii="Times New Roman" w:hAnsi="Times New Roman" w:cs="Times New Roman"/>
          <w:noProof/>
          <w:lang w:val="en-GB"/>
        </w:rPr>
        <w:t xml:space="preserve"> (2010) Repeatable behavioural type and stable dominance rank in the bluefin killifish.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xml:space="preserve">, 497–507. </w:t>
      </w:r>
    </w:p>
    <w:p w14:paraId="4131FF73" w14:textId="002C38F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Karlsson, 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(2003) The evolution of movements and behaviour at boundaries in different landscapes: A common arena experiment with butterflies.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1815–1821.</w:t>
      </w:r>
    </w:p>
    <w:p w14:paraId="3621B552" w14:textId="68BE4DF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Michelangeli,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Chapple, D.G.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(2016) Are behavioural syndromes sex specific? Personality in a widespread lizard species.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1911–1919.</w:t>
      </w:r>
    </w:p>
    <w:p w14:paraId="4635DCC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Miller,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(2014) The new science of cognitive sex differences. </w:t>
      </w:r>
      <w:r w:rsidRPr="00FE4C77">
        <w:rPr>
          <w:rFonts w:ascii="Times New Roman" w:hAnsi="Times New Roman" w:cs="Times New Roman"/>
          <w:i/>
          <w:iCs/>
          <w:noProof/>
          <w:lang w:val="en-GB"/>
        </w:rPr>
        <w:t xml:space="preserve">Trends </w:t>
      </w:r>
      <w:r w:rsidRPr="00FE4C77">
        <w:rPr>
          <w:rFonts w:ascii="Times New Roman" w:hAnsi="Times New Roman" w:cs="Times New Roman"/>
          <w:i/>
          <w:iCs/>
          <w:noProof/>
          <w:lang w:val="en-GB"/>
        </w:rPr>
        <w:lastRenderedPageBreak/>
        <w:t>in Cognitive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w:t>
      </w:r>
      <w:r w:rsidRPr="00FE4C77">
        <w:rPr>
          <w:rFonts w:ascii="Times New Roman" w:hAnsi="Times New Roman" w:cs="Times New Roman"/>
          <w:noProof/>
          <w:lang w:val="en-GB"/>
        </w:rPr>
        <w:t>, 37–45. Elsevier Ltd.</w:t>
      </w:r>
    </w:p>
    <w:p w14:paraId="1B62F3BE" w14:textId="416E5B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Bergeron,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Dubuc Messier,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(2014) Pulsed resources and the coupling between life-history strategies and exploration patterns in eastern chipmunks (</w:t>
      </w:r>
      <w:r w:rsidR="00FE4C77" w:rsidRPr="001D63EC">
        <w:rPr>
          <w:rFonts w:ascii="Times New Roman" w:hAnsi="Times New Roman" w:cs="Times New Roman"/>
          <w:i/>
          <w:iCs/>
          <w:noProof/>
          <w:lang w:val="en-GB"/>
        </w:rPr>
        <w:t>Tamias striatus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83</w:t>
      </w:r>
      <w:r w:rsidR="00FE4C77" w:rsidRPr="00FE4C77">
        <w:rPr>
          <w:rFonts w:ascii="Times New Roman" w:hAnsi="Times New Roman" w:cs="Times New Roman"/>
          <w:noProof/>
          <w:lang w:val="en-GB"/>
        </w:rPr>
        <w:t>, 720–728.</w:t>
      </w:r>
    </w:p>
    <w:p w14:paraId="3E2D7DC4" w14:textId="31F39A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Thomas,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(2010) Individual variation in temporal activity patterns in open-field 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905–912.</w:t>
      </w:r>
    </w:p>
    <w:p w14:paraId="723E9574" w14:textId="242BB17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Morales,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Cardoso, D.G.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Della Lucia, T.M.C.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Guedes, R.N.C.</w:t>
      </w:r>
      <w:r w:rsidR="00FE4C77" w:rsidRPr="00FE4C77">
        <w:rPr>
          <w:rFonts w:ascii="Times New Roman" w:hAnsi="Times New Roman" w:cs="Times New Roman"/>
          <w:noProof/>
          <w:lang w:val="en-GB"/>
        </w:rPr>
        <w:t xml:space="preserve"> (2013) Weevil x Insecticide: Does ‘Personality’ Matter?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e67283.</w:t>
      </w:r>
    </w:p>
    <w:p w14:paraId="65F86765" w14:textId="3F0E97A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Moretz,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Martins, E.P.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Robison, B.D.</w:t>
      </w:r>
      <w:r w:rsidR="00FE4C77" w:rsidRPr="00FE4C77">
        <w:rPr>
          <w:rFonts w:ascii="Times New Roman" w:hAnsi="Times New Roman" w:cs="Times New Roman"/>
          <w:noProof/>
          <w:lang w:val="en-GB"/>
        </w:rPr>
        <w:t xml:space="preserve"> (2007) Behavioral syndromes and the evolution of correlated behavior in zebrafish.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w:t>
      </w:r>
      <w:r w:rsidR="00FE4C77" w:rsidRPr="00FE4C77">
        <w:rPr>
          <w:rFonts w:ascii="Times New Roman" w:hAnsi="Times New Roman" w:cs="Times New Roman"/>
          <w:noProof/>
          <w:lang w:val="en-GB"/>
        </w:rPr>
        <w:t>, 556–562.</w:t>
      </w:r>
    </w:p>
    <w:p w14:paraId="05A36908" w14:textId="25F965F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Moscicki, M.K.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(2015) Sex, boldness and stress experience affect convict cichlid, </w:t>
      </w:r>
      <w:r w:rsidR="00FE4C77" w:rsidRPr="001D63EC">
        <w:rPr>
          <w:rFonts w:ascii="Times New Roman" w:hAnsi="Times New Roman" w:cs="Times New Roman"/>
          <w:i/>
          <w:iCs/>
          <w:noProof/>
          <w:lang w:val="en-GB"/>
        </w:rPr>
        <w:t>Amatitlania nigrofasciata</w:t>
      </w:r>
      <w:r w:rsidR="00FE4C77" w:rsidRPr="00FE4C77">
        <w:rPr>
          <w:rFonts w:ascii="Times New Roman" w:hAnsi="Times New Roman" w:cs="Times New Roman"/>
          <w:noProof/>
          <w:lang w:val="en-GB"/>
        </w:rPr>
        <w:t xml:space="preserve">, open field behaviour.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105–114.</w:t>
      </w:r>
    </w:p>
    <w:p w14:paraId="69011B7D" w14:textId="69C32A0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Juškauskas, A.</w:t>
      </w:r>
      <w:r w:rsidR="00FE4C77" w:rsidRPr="00FE4C77">
        <w:rPr>
          <w:rFonts w:ascii="Times New Roman" w:hAnsi="Times New Roman" w:cs="Times New Roman"/>
          <w:noProof/>
          <w:lang w:val="en-GB"/>
        </w:rPr>
        <w:t xml:space="preserve"> (2018) Inbreeding affects personality and fitness of a leaf beetle.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xml:space="preserve">, 29–37. </w:t>
      </w:r>
    </w:p>
    <w:p w14:paraId="6A888477" w14:textId="6AEDCC9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Küll, C.L.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Müller, C.</w:t>
      </w:r>
      <w:r w:rsidR="00FE4C77" w:rsidRPr="00FE4C77">
        <w:rPr>
          <w:rFonts w:ascii="Times New Roman" w:hAnsi="Times New Roman" w:cs="Times New Roman"/>
          <w:noProof/>
          <w:lang w:val="en-GB"/>
        </w:rPr>
        <w:t xml:space="preserve"> (2016) Effects of larval versus adult density conditions on reproduction and behavior of a leaf beetle.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2081–2091.</w:t>
      </w:r>
    </w:p>
    <w:p w14:paraId="124EC551" w14:textId="24BB87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Mutzel,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(2013) Parental provisioning behaviour plays a key role in linking personality with reproductive success.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280</w:t>
      </w:r>
      <w:r w:rsidR="00FE4C77" w:rsidRPr="00FE4C77">
        <w:rPr>
          <w:rFonts w:ascii="Times New Roman" w:hAnsi="Times New Roman" w:cs="Times New Roman"/>
          <w:noProof/>
          <w:lang w:val="en-GB"/>
        </w:rPr>
        <w:t>, 20131019.</w:t>
      </w:r>
    </w:p>
    <w:p w14:paraId="72F4601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(2017) Meta-evaluation of meta-analysis: Ten appraisal questions for biologists. </w:t>
      </w:r>
      <w:r w:rsidRPr="00FE4C77">
        <w:rPr>
          <w:rFonts w:ascii="Times New Roman" w:hAnsi="Times New Roman" w:cs="Times New Roman"/>
          <w:i/>
          <w:iCs/>
          <w:noProof/>
          <w:lang w:val="en-GB"/>
        </w:rPr>
        <w:t>BMC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w:t>
      </w:r>
      <w:r w:rsidRPr="00FE4C77">
        <w:rPr>
          <w:rFonts w:ascii="Times New Roman" w:hAnsi="Times New Roman" w:cs="Times New Roman"/>
          <w:noProof/>
          <w:lang w:val="en-GB"/>
        </w:rPr>
        <w:t>, 1–14. BMC Biology.</w:t>
      </w:r>
    </w:p>
    <w:p w14:paraId="2417E80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Poulin,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Mengersen,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(2015) Meta-analysis of variation: Ecological and evolutionary applications and beyond.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143–152.</w:t>
      </w:r>
    </w:p>
    <w:p w14:paraId="442DA7C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Santos, E.S.A.</w:t>
      </w:r>
      <w:r w:rsidRPr="00FE4C77">
        <w:rPr>
          <w:rFonts w:ascii="Times New Roman" w:hAnsi="Times New Roman" w:cs="Times New Roman"/>
          <w:noProof/>
          <w:lang w:val="en-GB"/>
        </w:rPr>
        <w:t xml:space="preserve"> (2012) Methodological issues and advances in biological meta-analysis. </w:t>
      </w:r>
      <w:r w:rsidRPr="00FE4C77">
        <w:rPr>
          <w:rFonts w:ascii="Times New Roman" w:hAnsi="Times New Roman" w:cs="Times New Roman"/>
          <w:i/>
          <w:iCs/>
          <w:noProof/>
          <w:lang w:val="en-GB"/>
        </w:rPr>
        <w:t>Evolutionary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1253–1274.</w:t>
      </w:r>
    </w:p>
    <w:p w14:paraId="2689E5C4" w14:textId="560DAE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A behavioral syndrome in the adzuki bean beetle: Genetic correlation among death feigning, activity, and mating behavior.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116</w:t>
      </w:r>
      <w:r w:rsidR="00FE4C77" w:rsidRPr="00FE4C77">
        <w:rPr>
          <w:rFonts w:ascii="Times New Roman" w:hAnsi="Times New Roman" w:cs="Times New Roman"/>
          <w:noProof/>
          <w:lang w:val="en-GB"/>
        </w:rPr>
        <w:t>, 108–112.</w:t>
      </w:r>
    </w:p>
    <w:p w14:paraId="134068B2" w14:textId="2BE5FA1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Genetic correlation between behavioural traits in relation to death-feigning behaviour. </w:t>
      </w:r>
      <w:r w:rsidR="00FE4C77" w:rsidRPr="00FE4C77">
        <w:rPr>
          <w:rFonts w:ascii="Times New Roman" w:hAnsi="Times New Roman" w:cs="Times New Roman"/>
          <w:i/>
          <w:iCs/>
          <w:noProof/>
          <w:lang w:val="en-GB"/>
        </w:rPr>
        <w:t>Population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329–335.</w:t>
      </w:r>
    </w:p>
    <w:p w14:paraId="28FD3BFF" w14:textId="3A6B82A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Matsumura,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Lewis, 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(2012) Dopaminergic system as the mechanism underlying personality in a beetle.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xml:space="preserve">, 750–755. </w:t>
      </w:r>
    </w:p>
    <w:p w14:paraId="15F37C7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Nettle, D.</w:t>
      </w:r>
      <w:r w:rsidRPr="00FE4C77">
        <w:rPr>
          <w:rFonts w:ascii="Times New Roman" w:hAnsi="Times New Roman" w:cs="Times New Roman"/>
          <w:noProof/>
          <w:lang w:val="en-GB"/>
        </w:rPr>
        <w:t xml:space="preserve"> (2005) An evolutionary approach to the extraversion continuum. </w:t>
      </w:r>
      <w:r w:rsidRPr="00FE4C77">
        <w:rPr>
          <w:rFonts w:ascii="Times New Roman" w:hAnsi="Times New Roman" w:cs="Times New Roman"/>
          <w:i/>
          <w:iCs/>
          <w:noProof/>
          <w:lang w:val="en-GB"/>
        </w:rPr>
        <w:t>Evolution and Human Behavior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363–373.</w:t>
      </w:r>
    </w:p>
    <w:p w14:paraId="38FB422A" w14:textId="65022B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Biogenic amines, caffeine and tonic immobility in Tribolium castaneum.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56</w:t>
      </w:r>
      <w:r w:rsidR="00FE4C77" w:rsidRPr="00FE4C77">
        <w:rPr>
          <w:rFonts w:ascii="Times New Roman" w:hAnsi="Times New Roman" w:cs="Times New Roman"/>
          <w:noProof/>
          <w:lang w:val="en-GB"/>
        </w:rPr>
        <w:t>, 622–628.</w:t>
      </w:r>
    </w:p>
    <w:p w14:paraId="1A262A0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(2017) Nonindependence and sensitivity analyses in ecological and evolutionary meta-analyses. </w:t>
      </w:r>
      <w:r w:rsidRPr="00FE4C77">
        <w:rPr>
          <w:rFonts w:ascii="Times New Roman" w:hAnsi="Times New Roman" w:cs="Times New Roman"/>
          <w:i/>
          <w:iCs/>
          <w:noProof/>
          <w:lang w:val="en-GB"/>
        </w:rPr>
        <w:t>Molecular Ecology</w:t>
      </w:r>
      <w:r w:rsidRPr="00FE4C77">
        <w:rPr>
          <w:rFonts w:ascii="Times New Roman" w:hAnsi="Times New Roman" w:cs="Times New Roman"/>
          <w:noProof/>
          <w:lang w:val="en-GB"/>
        </w:rPr>
        <w:t>, 2410–2425.</w:t>
      </w:r>
    </w:p>
    <w:p w14:paraId="452780DF" w14:textId="20EDBB7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Noer, C.L.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Needham, E.K.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Wiese,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Balsby, T.J.S.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Dabelsteen, T.</w:t>
      </w:r>
      <w:r w:rsidR="00FE4C77" w:rsidRPr="00FE4C77">
        <w:rPr>
          <w:rFonts w:ascii="Times New Roman" w:hAnsi="Times New Roman" w:cs="Times New Roman"/>
          <w:noProof/>
          <w:lang w:val="en-GB"/>
        </w:rPr>
        <w:t xml:space="preserve"> (2015) Context matters: Multiple novelty tests reveal different aspects of shyness-boldness in farmed American mink (</w:t>
      </w:r>
      <w:r w:rsidR="00FE4C77" w:rsidRPr="001D63EC">
        <w:rPr>
          <w:rFonts w:ascii="Times New Roman" w:hAnsi="Times New Roman" w:cs="Times New Roman"/>
          <w:i/>
          <w:iCs/>
          <w:noProof/>
          <w:lang w:val="en-GB"/>
        </w:rPr>
        <w:t>Neovison vison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w:t>
      </w:r>
      <w:r w:rsidR="00FE4C77" w:rsidRPr="00FE4C77">
        <w:rPr>
          <w:rFonts w:ascii="Times New Roman" w:hAnsi="Times New Roman" w:cs="Times New Roman"/>
          <w:noProof/>
          <w:lang w:val="en-GB"/>
        </w:rPr>
        <w:t>, e0130474.</w:t>
      </w:r>
    </w:p>
    <w:p w14:paraId="1787D08B" w14:textId="38D3A25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Nordahl,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Tibblin,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Koch-Schmidt,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Berggren,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Larsson,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Forsman, A.</w:t>
      </w:r>
      <w:r w:rsidR="00FE4C77" w:rsidRPr="00FE4C77">
        <w:rPr>
          <w:rFonts w:ascii="Times New Roman" w:hAnsi="Times New Roman" w:cs="Times New Roman"/>
          <w:noProof/>
          <w:lang w:val="en-GB"/>
        </w:rPr>
        <w:t xml:space="preserve"> (2018) Sun-basking fish benefit from body temperatures that are higher than ambient </w:t>
      </w:r>
      <w:r w:rsidR="00FE4C77" w:rsidRPr="00FE4C77">
        <w:rPr>
          <w:rFonts w:ascii="Times New Roman" w:hAnsi="Times New Roman" w:cs="Times New Roman"/>
          <w:noProof/>
          <w:lang w:val="en-GB"/>
        </w:rPr>
        <w:lastRenderedPageBreak/>
        <w:t xml:space="preserve">water.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285</w:t>
      </w:r>
      <w:r w:rsidR="00FE4C77" w:rsidRPr="00FE4C77">
        <w:rPr>
          <w:rFonts w:ascii="Times New Roman" w:hAnsi="Times New Roman" w:cs="Times New Roman"/>
          <w:noProof/>
          <w:lang w:val="en-GB"/>
        </w:rPr>
        <w:t>, 20180639.</w:t>
      </w:r>
    </w:p>
    <w:p w14:paraId="50581C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(2018) Gender differences in individual variation in academic grades fail to fit expected patterns for STEM.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Springer US.</w:t>
      </w:r>
    </w:p>
    <w:p w14:paraId="5F5194FB" w14:textId="0BE7659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(2015) No evidence for correlational selection on exploratory behaviour and natal dispersal in the great tit. </w:t>
      </w:r>
      <w:r w:rsidR="00FE4C77" w:rsidRPr="00FE4C77">
        <w:rPr>
          <w:rFonts w:ascii="Times New Roman" w:hAnsi="Times New Roman" w:cs="Times New Roman"/>
          <w:i/>
          <w:iCs/>
          <w:noProof/>
          <w:lang w:val="en-GB"/>
        </w:rPr>
        <w:t>Evolutionary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137–156.</w:t>
      </w:r>
    </w:p>
    <w:p w14:paraId="57CD437D" w14:textId="285215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Careau,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(2014) Seasonal- and sex-specific correlations between dispersal and exploratory behaviour in the great tit. </w:t>
      </w:r>
      <w:r w:rsidR="00FE4C77" w:rsidRPr="00FE4C77">
        <w:rPr>
          <w:rFonts w:ascii="Times New Roman" w:hAnsi="Times New Roman" w:cs="Times New Roman"/>
          <w:i/>
          <w:iCs/>
          <w:noProof/>
          <w:lang w:val="en-GB"/>
        </w:rPr>
        <w:t>Oecologia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174</w:t>
      </w:r>
      <w:r w:rsidR="00FE4C77" w:rsidRPr="00FE4C77">
        <w:rPr>
          <w:rFonts w:ascii="Times New Roman" w:hAnsi="Times New Roman" w:cs="Times New Roman"/>
          <w:noProof/>
          <w:lang w:val="en-GB"/>
        </w:rPr>
        <w:t>, 109–120.</w:t>
      </w:r>
    </w:p>
    <w:p w14:paraId="78A2F83C" w14:textId="595AEB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Parker, G.</w:t>
      </w:r>
      <w:r w:rsidRPr="00FE4C77">
        <w:rPr>
          <w:rFonts w:ascii="Times New Roman" w:hAnsi="Times New Roman" w:cs="Times New Roman"/>
          <w:noProof/>
          <w:lang w:val="en-GB"/>
        </w:rPr>
        <w:t xml:space="preserve"> (1970) Sperm competition and its evolutionary consequences in the insects. </w:t>
      </w:r>
      <w:r w:rsidRPr="00FE4C77">
        <w:rPr>
          <w:rFonts w:ascii="Times New Roman" w:hAnsi="Times New Roman" w:cs="Times New Roman"/>
          <w:i/>
          <w:iCs/>
          <w:noProof/>
          <w:lang w:val="en-GB"/>
        </w:rPr>
        <w:t>Biol. Rev.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45</w:t>
      </w:r>
      <w:r w:rsidRPr="00FE4C77">
        <w:rPr>
          <w:rFonts w:ascii="Times New Roman" w:hAnsi="Times New Roman" w:cs="Times New Roman"/>
          <w:noProof/>
          <w:lang w:val="en-GB"/>
        </w:rPr>
        <w:t>, 535–567.</w:t>
      </w:r>
    </w:p>
    <w:p w14:paraId="1F1A103B" w14:textId="33D4040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Patrick, S.C.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Charmantier,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Weimerskirch, H.</w:t>
      </w:r>
      <w:r w:rsidR="00FE4C77" w:rsidRPr="00FE4C77">
        <w:rPr>
          <w:rFonts w:ascii="Times New Roman" w:hAnsi="Times New Roman" w:cs="Times New Roman"/>
          <w:noProof/>
          <w:lang w:val="en-GB"/>
        </w:rPr>
        <w:t xml:space="preserve"> (2013) Differences in boldness are repeatable and heritable in a long-lived marine predator.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4291–4299.</w:t>
      </w:r>
    </w:p>
    <w:p w14:paraId="45ED79C8" w14:textId="7EF80E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Perdue,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Gaalema, D.E.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 A.L.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Dampier, S.M.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Maple, T.L.</w:t>
      </w:r>
      <w:r w:rsidR="00FE4C77" w:rsidRPr="00FE4C77">
        <w:rPr>
          <w:rFonts w:ascii="Times New Roman" w:hAnsi="Times New Roman" w:cs="Times New Roman"/>
          <w:noProof/>
          <w:lang w:val="en-GB"/>
        </w:rPr>
        <w:t xml:space="preserve"> (2011) Factors affecting aggression in a captive flock of Chilean flamingos (</w:t>
      </w:r>
      <w:r w:rsidR="00FE4C77" w:rsidRPr="001D63EC">
        <w:rPr>
          <w:rFonts w:ascii="Times New Roman" w:hAnsi="Times New Roman" w:cs="Times New Roman"/>
          <w:i/>
          <w:iCs/>
          <w:noProof/>
          <w:lang w:val="en-GB"/>
        </w:rPr>
        <w:t>Phoenicopterus chilensis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w:t>
      </w:r>
      <w:r w:rsidR="00FE4C77" w:rsidRPr="00FE4C77">
        <w:rPr>
          <w:rFonts w:ascii="Times New Roman" w:hAnsi="Times New Roman" w:cs="Times New Roman"/>
          <w:noProof/>
          <w:lang w:val="en-GB"/>
        </w:rPr>
        <w:t>, 59–64.</w:t>
      </w:r>
    </w:p>
    <w:p w14:paraId="4265B90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Pick, J.L.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(2019) Reproducible, flexible and high-throughput data extraction from primary literature: The metaDigitise r package.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w:t>
      </w:r>
      <w:r w:rsidRPr="00FE4C77">
        <w:rPr>
          <w:rFonts w:ascii="Times New Roman" w:hAnsi="Times New Roman" w:cs="Times New Roman"/>
          <w:noProof/>
          <w:lang w:val="en-GB"/>
        </w:rPr>
        <w:t>, 426–431.</w:t>
      </w:r>
    </w:p>
    <w:p w14:paraId="53785DC5" w14:textId="5D00A91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Pinho-Neto, C.F.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Miyai, 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Sanches, F.H.C.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Giaquinto, P.C.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Delicio, 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Barcellos, L.J.G.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Volpato, G.L.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Barreto, R.E.</w:t>
      </w:r>
      <w:r w:rsidR="00FE4C77" w:rsidRPr="00FE4C77">
        <w:rPr>
          <w:rFonts w:ascii="Times New Roman" w:hAnsi="Times New Roman" w:cs="Times New Roman"/>
          <w:noProof/>
          <w:lang w:val="en-GB"/>
        </w:rPr>
        <w:t xml:space="preserve"> (2014) Does sex influence intraspecific aggression and dominance in Nile tilapia juveniles?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15–18.</w:t>
      </w:r>
    </w:p>
    <w:p w14:paraId="4BB21D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Pinker, S.</w:t>
      </w:r>
      <w:r w:rsidRPr="00FE4C77">
        <w:rPr>
          <w:rFonts w:ascii="Times New Roman" w:hAnsi="Times New Roman" w:cs="Times New Roman"/>
          <w:noProof/>
          <w:lang w:val="en-GB"/>
        </w:rPr>
        <w:t xml:space="preserve"> (2005) Sex Ed. </w:t>
      </w:r>
      <w:r w:rsidRPr="00FE4C77">
        <w:rPr>
          <w:rFonts w:ascii="Times New Roman" w:hAnsi="Times New Roman" w:cs="Times New Roman"/>
          <w:i/>
          <w:iCs/>
          <w:noProof/>
          <w:lang w:val="en-GB"/>
        </w:rPr>
        <w:t>The New Republic</w:t>
      </w:r>
      <w:r w:rsidRPr="00FE4C77">
        <w:rPr>
          <w:rFonts w:ascii="Times New Roman" w:hAnsi="Times New Roman" w:cs="Times New Roman"/>
          <w:noProof/>
          <w:lang w:val="en-GB"/>
        </w:rPr>
        <w:t>.</w:t>
      </w:r>
    </w:p>
    <w:p w14:paraId="0B29E1F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Piper, W.H.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Walcott,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Mager, J.N.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Spilker, F.J.</w:t>
      </w:r>
      <w:r w:rsidRPr="00FE4C77">
        <w:rPr>
          <w:rFonts w:ascii="Times New Roman" w:hAnsi="Times New Roman" w:cs="Times New Roman"/>
          <w:noProof/>
          <w:lang w:val="en-GB"/>
        </w:rPr>
        <w:t xml:space="preserve"> (2008) Fatal battles in common loons: a preliminary analysis.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75</w:t>
      </w:r>
      <w:r w:rsidRPr="00FE4C77">
        <w:rPr>
          <w:rFonts w:ascii="Times New Roman" w:hAnsi="Times New Roman" w:cs="Times New Roman"/>
          <w:noProof/>
          <w:lang w:val="en-GB"/>
        </w:rPr>
        <w:t>, 1109–1115.</w:t>
      </w:r>
    </w:p>
    <w:p w14:paraId="60CDE82A" w14:textId="208E4B3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Pittet,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Houdelier,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Lumineau, S.</w:t>
      </w:r>
      <w:r w:rsidR="00FE4C77" w:rsidRPr="00FE4C77">
        <w:rPr>
          <w:rFonts w:ascii="Times New Roman" w:hAnsi="Times New Roman" w:cs="Times New Roman"/>
          <w:noProof/>
          <w:lang w:val="en-GB"/>
        </w:rPr>
        <w:t xml:space="preserve"> (2014) Precocial bird mothers shape sex differences in the behavior of their chicks. </w:t>
      </w:r>
      <w:r w:rsidR="00FE4C77" w:rsidRPr="00FE4C77">
        <w:rPr>
          <w:rFonts w:ascii="Times New Roman" w:hAnsi="Times New Roman" w:cs="Times New Roman"/>
          <w:i/>
          <w:iCs/>
          <w:noProof/>
          <w:lang w:val="en-GB"/>
        </w:rPr>
        <w:t>Journal of Experimental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321A</w:t>
      </w:r>
      <w:r w:rsidR="00FE4C77" w:rsidRPr="00FE4C77">
        <w:rPr>
          <w:rFonts w:ascii="Times New Roman" w:hAnsi="Times New Roman" w:cs="Times New Roman"/>
          <w:noProof/>
          <w:lang w:val="en-GB"/>
        </w:rPr>
        <w:t>, 265–275.</w:t>
      </w:r>
    </w:p>
    <w:p w14:paraId="565078A2" w14:textId="409BFF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Piyapong,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Krause,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Chapman, B.B.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Louca,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Croft, D.P.</w:t>
      </w:r>
      <w:r w:rsidR="00FE4C77" w:rsidRPr="00FE4C77">
        <w:rPr>
          <w:rFonts w:ascii="Times New Roman" w:hAnsi="Times New Roman" w:cs="Times New Roman"/>
          <w:noProof/>
          <w:lang w:val="en-GB"/>
        </w:rPr>
        <w:t xml:space="preserve"> (2010) Sex matters: A social context to boldness in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3–8.</w:t>
      </w:r>
    </w:p>
    <w:p w14:paraId="6830D5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Pomiankowski,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Moller, A.P.</w:t>
      </w:r>
      <w:r w:rsidRPr="00FE4C77">
        <w:rPr>
          <w:rFonts w:ascii="Times New Roman" w:hAnsi="Times New Roman" w:cs="Times New Roman"/>
          <w:noProof/>
          <w:lang w:val="en-GB"/>
        </w:rPr>
        <w:t xml:space="preserve"> (1995) A resolution of the lek paradox.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260</w:t>
      </w:r>
      <w:r w:rsidRPr="00FE4C77">
        <w:rPr>
          <w:rFonts w:ascii="Times New Roman" w:hAnsi="Times New Roman" w:cs="Times New Roman"/>
          <w:noProof/>
          <w:lang w:val="en-GB"/>
        </w:rPr>
        <w:t>, 21–29.</w:t>
      </w:r>
    </w:p>
    <w:p w14:paraId="34885DAA" w14:textId="4F4328F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Powell, D.M.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Svoke, J.T.</w:t>
      </w:r>
      <w:r w:rsidR="00FE4C77" w:rsidRPr="00FE4C77">
        <w:rPr>
          <w:rFonts w:ascii="Times New Roman" w:hAnsi="Times New Roman" w:cs="Times New Roman"/>
          <w:noProof/>
          <w:lang w:val="en-GB"/>
        </w:rPr>
        <w:t xml:space="preserve"> (2008) Novel environmental enrichment may provide a tool for rapid assessment of animal personality: A case study with giant pandas (</w:t>
      </w:r>
      <w:r w:rsidR="00FE4C77" w:rsidRPr="001D63EC">
        <w:rPr>
          <w:rFonts w:ascii="Times New Roman" w:hAnsi="Times New Roman" w:cs="Times New Roman"/>
          <w:i/>
          <w:iCs/>
          <w:noProof/>
          <w:lang w:val="en-GB"/>
        </w:rPr>
        <w:t>Ailuropoda melanoleuca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Applied Animal Welfare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301–318.</w:t>
      </w:r>
    </w:p>
    <w:p w14:paraId="6E7E2450" w14:textId="643DA2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Qiao, 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Yan,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Wu,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Tai,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Hao,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Cao,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Wang, J.</w:t>
      </w:r>
      <w:r w:rsidR="00FE4C77" w:rsidRPr="00FE4C77">
        <w:rPr>
          <w:rFonts w:ascii="Times New Roman" w:hAnsi="Times New Roman" w:cs="Times New Roman"/>
          <w:noProof/>
          <w:lang w:val="en-GB"/>
        </w:rPr>
        <w:t xml:space="preserve"> (2014) Sociality and oxytocin and vasopressin in the brain of male and female dominant and subordinate mandarin voles. </w:t>
      </w:r>
      <w:r w:rsidR="00FE4C77" w:rsidRPr="00FE4C77">
        <w:rPr>
          <w:rFonts w:ascii="Times New Roman" w:hAnsi="Times New Roman" w:cs="Times New Roman"/>
          <w:i/>
          <w:iCs/>
          <w:noProof/>
          <w:lang w:val="en-GB"/>
        </w:rPr>
        <w:t>J Comp Physiol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200</w:t>
      </w:r>
      <w:r w:rsidR="00FE4C77" w:rsidRPr="00FE4C77">
        <w:rPr>
          <w:rFonts w:ascii="Times New Roman" w:hAnsi="Times New Roman" w:cs="Times New Roman"/>
          <w:noProof/>
          <w:lang w:val="en-GB"/>
        </w:rPr>
        <w:t>, 149–159.</w:t>
      </w:r>
    </w:p>
    <w:p w14:paraId="7843FDE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 Core Team</w:t>
      </w:r>
      <w:r w:rsidRPr="00FE4C77">
        <w:rPr>
          <w:rFonts w:ascii="Times New Roman" w:hAnsi="Times New Roman" w:cs="Times New Roman"/>
          <w:noProof/>
          <w:lang w:val="en-GB"/>
        </w:rPr>
        <w:t xml:space="preserve"> (2016) R: A language and environment for statistical computing. R Foundation for Statistical Computing, Vienna, Austria.</w:t>
      </w:r>
    </w:p>
    <w:p w14:paraId="637190D0" w14:textId="237E53D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Raihani,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Ridley, A.R.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Browning, L.E.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Nelson-Flower,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Knowles, S.</w:t>
      </w:r>
      <w:r w:rsidR="00FE4C77" w:rsidRPr="00FE4C77">
        <w:rPr>
          <w:rFonts w:ascii="Times New Roman" w:hAnsi="Times New Roman" w:cs="Times New Roman"/>
          <w:noProof/>
          <w:lang w:val="en-GB"/>
        </w:rPr>
        <w:t xml:space="preserve"> (2008) Juvenile female aggression in cooperatively breeding pied babblers: causes and contexts.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114</w:t>
      </w:r>
      <w:r w:rsidR="00FE4C77" w:rsidRPr="00FE4C77">
        <w:rPr>
          <w:rFonts w:ascii="Times New Roman" w:hAnsi="Times New Roman" w:cs="Times New Roman"/>
          <w:noProof/>
          <w:lang w:val="en-GB"/>
        </w:rPr>
        <w:t>, 452–458.</w:t>
      </w:r>
    </w:p>
    <w:p w14:paraId="16CD776C" w14:textId="17079C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Rasmussen, J.E.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Belk, M.C.</w:t>
      </w:r>
      <w:r w:rsidR="00FE4C77" w:rsidRPr="00FE4C77">
        <w:rPr>
          <w:rFonts w:ascii="Times New Roman" w:hAnsi="Times New Roman" w:cs="Times New Roman"/>
          <w:noProof/>
          <w:lang w:val="en-GB"/>
        </w:rPr>
        <w:t xml:space="preserve"> (2017) Predation environment affects boldness temperament of neotropical livebearers.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3059–3066.</w:t>
      </w:r>
    </w:p>
    <w:p w14:paraId="636B2760" w14:textId="14C5866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del Razo,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Bales, K.L.</w:t>
      </w:r>
      <w:r w:rsidR="00FE4C77" w:rsidRPr="00FE4C77">
        <w:rPr>
          <w:rFonts w:ascii="Times New Roman" w:hAnsi="Times New Roman" w:cs="Times New Roman"/>
          <w:noProof/>
          <w:lang w:val="en-GB"/>
        </w:rPr>
        <w:t xml:space="preserve"> (2016) Exploration in a dispersal task: Effects of early </w:t>
      </w:r>
      <w:r w:rsidR="00FE4C77" w:rsidRPr="00FE4C77">
        <w:rPr>
          <w:rFonts w:ascii="Times New Roman" w:hAnsi="Times New Roman" w:cs="Times New Roman"/>
          <w:noProof/>
          <w:lang w:val="en-GB"/>
        </w:rPr>
        <w:lastRenderedPageBreak/>
        <w:t>experience and correlation with other behaviors in prairie voles (</w:t>
      </w:r>
      <w:r w:rsidR="00FE4C77" w:rsidRPr="00D5398F">
        <w:rPr>
          <w:rFonts w:ascii="Times New Roman" w:hAnsi="Times New Roman" w:cs="Times New Roman"/>
          <w:i/>
          <w:iCs/>
          <w:noProof/>
          <w:lang w:val="en-GB"/>
        </w:rPr>
        <w:t>Microtus ochrogaster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132</w:t>
      </w:r>
      <w:r w:rsidR="00FE4C77" w:rsidRPr="00FE4C77">
        <w:rPr>
          <w:rFonts w:ascii="Times New Roman" w:hAnsi="Times New Roman" w:cs="Times New Roman"/>
          <w:noProof/>
          <w:lang w:val="en-GB"/>
        </w:rPr>
        <w:t>, 66–75.</w:t>
      </w:r>
    </w:p>
    <w:p w14:paraId="20D2701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Réale,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Reader,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Sol,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McDougall,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(2007) Integrating animal temperament within ecology and evolution.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82</w:t>
      </w:r>
      <w:r w:rsidRPr="00FE4C77">
        <w:rPr>
          <w:rFonts w:ascii="Times New Roman" w:hAnsi="Times New Roman" w:cs="Times New Roman"/>
          <w:noProof/>
          <w:lang w:val="en-GB"/>
        </w:rPr>
        <w:t>, 291–318.</w:t>
      </w:r>
    </w:p>
    <w:p w14:paraId="44239AAB" w14:textId="371A4AF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Reddon, A.R.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(2008) Aggression, sex and individual differences in cerebral lateralization in a cichlid fish. </w:t>
      </w:r>
      <w:r w:rsidR="00FE4C77" w:rsidRPr="00FE4C77">
        <w:rPr>
          <w:rFonts w:ascii="Times New Roman" w:hAnsi="Times New Roman" w:cs="Times New Roman"/>
          <w:i/>
          <w:iCs/>
          <w:noProof/>
          <w:lang w:val="en-GB"/>
        </w:rPr>
        <w:t>Biology Letters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338–340.</w:t>
      </w:r>
    </w:p>
    <w:p w14:paraId="24F16A5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(2013) The variability is in the sex chromosomes.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67</w:t>
      </w:r>
      <w:r w:rsidRPr="00FE4C77">
        <w:rPr>
          <w:rFonts w:ascii="Times New Roman" w:hAnsi="Times New Roman" w:cs="Times New Roman"/>
          <w:noProof/>
          <w:lang w:val="en-GB"/>
        </w:rPr>
        <w:t>, 3662–3668.</w:t>
      </w:r>
    </w:p>
    <w:p w14:paraId="5C8850E2" w14:textId="30B69A0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Richter, S.H.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Kästner,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Loddenkemper,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Kaiser,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Sachser, N.</w:t>
      </w:r>
      <w:r w:rsidR="00FE4C77" w:rsidRPr="00FE4C77">
        <w:rPr>
          <w:rFonts w:ascii="Times New Roman" w:hAnsi="Times New Roman" w:cs="Times New Roman"/>
          <w:noProof/>
          <w:lang w:val="en-GB"/>
        </w:rPr>
        <w:t xml:space="preserve"> (2016) A time to wean? Impact of weaning age on anxiety-like behaviour and stability of behavioural traits in full adulthood.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e0167652.</w:t>
      </w:r>
    </w:p>
    <w:p w14:paraId="7493D56D" w14:textId="62F21F2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Rieger, N.S.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Marler, C.A.</w:t>
      </w:r>
      <w:r w:rsidR="00FE4C77" w:rsidRPr="00FE4C77">
        <w:rPr>
          <w:rFonts w:ascii="Times New Roman" w:hAnsi="Times New Roman" w:cs="Times New Roman"/>
          <w:noProof/>
          <w:lang w:val="en-GB"/>
        </w:rPr>
        <w:t xml:space="preserve"> (2018) The function of ultrasonic vocalizations during territorial defence by pair-bonded male and female California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97–108.</w:t>
      </w:r>
    </w:p>
    <w:p w14:paraId="666FA2F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Rohner,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Puniamoorthy, N.</w:t>
      </w:r>
      <w:r w:rsidRPr="00FE4C77">
        <w:rPr>
          <w:rFonts w:ascii="Times New Roman" w:hAnsi="Times New Roman" w:cs="Times New Roman"/>
          <w:noProof/>
          <w:lang w:val="en-GB"/>
        </w:rPr>
        <w:t xml:space="preserve"> (2016) Sexual selection on male size drives the evolution of male-biased sexual size dimorphism via the prolongation of male development.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1189–1199.</w:t>
      </w:r>
    </w:p>
    <w:p w14:paraId="63CAEA90" w14:textId="45D5F8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Rokka,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Pihlaja,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Siitari,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Soulsbury, C.D.</w:t>
      </w:r>
      <w:r w:rsidR="00FE4C77" w:rsidRPr="00FE4C77">
        <w:rPr>
          <w:rFonts w:ascii="Times New Roman" w:hAnsi="Times New Roman" w:cs="Times New Roman"/>
          <w:noProof/>
          <w:lang w:val="en-GB"/>
        </w:rPr>
        <w:t xml:space="preserve"> (2014) Sex-specific differences in offspring personalities across the laying order in magpies </w:t>
      </w:r>
      <w:r w:rsidR="00FE4C77" w:rsidRPr="001D63EC">
        <w:rPr>
          <w:rFonts w:ascii="Times New Roman" w:hAnsi="Times New Roman" w:cs="Times New Roman"/>
          <w:i/>
          <w:iCs/>
          <w:noProof/>
          <w:lang w:val="en-GB"/>
        </w:rPr>
        <w:t>Pica pica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79–87.</w:t>
      </w:r>
    </w:p>
    <w:p w14:paraId="7A958F8B" w14:textId="2069A38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Rota,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Jabiol,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Chauvet,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Lecerf, A.</w:t>
      </w:r>
      <w:r w:rsidR="00FE4C77" w:rsidRPr="00FE4C77">
        <w:rPr>
          <w:rFonts w:ascii="Times New Roman" w:hAnsi="Times New Roman" w:cs="Times New Roman"/>
          <w:noProof/>
          <w:lang w:val="en-GB"/>
        </w:rPr>
        <w:t xml:space="preserve"> (2018) Phenotypic determinants of inter-individual variability of litter consumption rate in a detritivore population.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127</w:t>
      </w:r>
      <w:r w:rsidR="00FE4C77" w:rsidRPr="00FE4C77">
        <w:rPr>
          <w:rFonts w:ascii="Times New Roman" w:hAnsi="Times New Roman" w:cs="Times New Roman"/>
          <w:noProof/>
          <w:lang w:val="en-GB"/>
        </w:rPr>
        <w:t>, 1670–1678.</w:t>
      </w:r>
    </w:p>
    <w:p w14:paraId="56B0C3A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(1996) The lek paradox and the capture of genetic variance. </w:t>
      </w:r>
      <w:r w:rsidRPr="00FE4C77">
        <w:rPr>
          <w:rFonts w:ascii="Times New Roman" w:hAnsi="Times New Roman" w:cs="Times New Roman"/>
          <w:i/>
          <w:iCs/>
          <w:noProof/>
          <w:lang w:val="en-GB"/>
        </w:rPr>
        <w:lastRenderedPageBreak/>
        <w:t>Proceedings: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263</w:t>
      </w:r>
      <w:r w:rsidRPr="00FE4C77">
        <w:rPr>
          <w:rFonts w:ascii="Times New Roman" w:hAnsi="Times New Roman" w:cs="Times New Roman"/>
          <w:noProof/>
          <w:lang w:val="en-GB"/>
        </w:rPr>
        <w:t>, 1415–1421.</w:t>
      </w:r>
    </w:p>
    <w:p w14:paraId="564EB6C2" w14:textId="38E2FD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Bhat, A.</w:t>
      </w:r>
      <w:r w:rsidR="00FE4C77" w:rsidRPr="00FE4C77">
        <w:rPr>
          <w:rFonts w:ascii="Times New Roman" w:hAnsi="Times New Roman" w:cs="Times New Roman"/>
          <w:noProof/>
          <w:lang w:val="en-GB"/>
        </w:rPr>
        <w:t xml:space="preserve"> (2018) Population, sex and body size: Determinants of behavioural variations and behavioural correlations among wild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170978.</w:t>
      </w:r>
    </w:p>
    <w:p w14:paraId="24C60932" w14:textId="1684E8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Royauté,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Buddle,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Vincent, C.</w:t>
      </w:r>
      <w:r w:rsidR="00FE4C77" w:rsidRPr="00FE4C77">
        <w:rPr>
          <w:rFonts w:ascii="Times New Roman" w:hAnsi="Times New Roman" w:cs="Times New Roman"/>
          <w:noProof/>
          <w:lang w:val="en-GB"/>
        </w:rPr>
        <w:t xml:space="preserve"> (2015) Under the influence: Sublethal exposure to an insecticide affects personality expression in a jumping spider.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962–970.</w:t>
      </w:r>
    </w:p>
    <w:p w14:paraId="5C5B7909" w14:textId="3117751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Rymer, T.L.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Pillay, N.</w:t>
      </w:r>
      <w:r w:rsidR="00FE4C77" w:rsidRPr="00FE4C77">
        <w:rPr>
          <w:rFonts w:ascii="Times New Roman" w:hAnsi="Times New Roman" w:cs="Times New Roman"/>
          <w:noProof/>
          <w:lang w:val="en-GB"/>
        </w:rPr>
        <w:t xml:space="preserve"> (2012) The development of exploratory behaviour in the african striped mouse Rhabdomys reflects a gene 3 environment compromise. </w:t>
      </w:r>
      <w:r w:rsidR="00FE4C77" w:rsidRPr="00FE4C77">
        <w:rPr>
          <w:rFonts w:ascii="Times New Roman" w:hAnsi="Times New Roman" w:cs="Times New Roman"/>
          <w:i/>
          <w:iCs/>
          <w:noProof/>
          <w:lang w:val="en-GB"/>
        </w:rPr>
        <w:t>Behavior Genetics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42</w:t>
      </w:r>
      <w:r w:rsidR="00FE4C77" w:rsidRPr="00FE4C77">
        <w:rPr>
          <w:rFonts w:ascii="Times New Roman" w:hAnsi="Times New Roman" w:cs="Times New Roman"/>
          <w:noProof/>
          <w:lang w:val="en-GB"/>
        </w:rPr>
        <w:t>, 845–856.</w:t>
      </w:r>
    </w:p>
    <w:p w14:paraId="3C3F3F1D" w14:textId="6224665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Saaristo,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McLennan,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Johnstone, C.P.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Clarke, B.O.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Impacts of antidepressant fluoxetine on the anti-predator behaviours of wild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183</w:t>
      </w:r>
      <w:r w:rsidR="00FE4C77" w:rsidRPr="00FE4C77">
        <w:rPr>
          <w:rFonts w:ascii="Times New Roman" w:hAnsi="Times New Roman" w:cs="Times New Roman"/>
          <w:noProof/>
          <w:lang w:val="en-GB"/>
        </w:rPr>
        <w:t>, 38–45.</w:t>
      </w:r>
    </w:p>
    <w:p w14:paraId="61650424" w14:textId="794D540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Sandri,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Vallarin,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Sammarini,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Regaiolli,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Piccirillo,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Spiezio, C.</w:t>
      </w:r>
      <w:r w:rsidR="00FE4C77" w:rsidRPr="00FE4C77">
        <w:rPr>
          <w:rFonts w:ascii="Times New Roman" w:hAnsi="Times New Roman" w:cs="Times New Roman"/>
          <w:noProof/>
          <w:lang w:val="en-GB"/>
        </w:rPr>
        <w:t xml:space="preserve"> (2017) How to be a great dad: parental care in a flock of greater flamingo (</w:t>
      </w:r>
      <w:r w:rsidR="00FE4C77" w:rsidRPr="001D63EC">
        <w:rPr>
          <w:rFonts w:ascii="Times New Roman" w:hAnsi="Times New Roman" w:cs="Times New Roman"/>
          <w:i/>
          <w:iCs/>
          <w:noProof/>
          <w:lang w:val="en-GB"/>
        </w:rPr>
        <w:t>Phoenicopterus roseus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e3404.</w:t>
      </w:r>
    </w:p>
    <w:p w14:paraId="7B5CB34A" w14:textId="36D05C8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Santicchia,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Gagnaison,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Bisi,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Martinoli,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Bertolino,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Wauters, L.A.</w:t>
      </w:r>
      <w:r w:rsidR="00FE4C77" w:rsidRPr="00FE4C77">
        <w:rPr>
          <w:rFonts w:ascii="Times New Roman" w:hAnsi="Times New Roman" w:cs="Times New Roman"/>
          <w:noProof/>
          <w:lang w:val="en-GB"/>
        </w:rPr>
        <w:t xml:space="preserve"> (2018) Habitat-dependent effects of personality on survival and reproduction in red squirrels.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xml:space="preserve">. </w:t>
      </w:r>
    </w:p>
    <w:p w14:paraId="2E571266" w14:textId="0E866E7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Santillán-Doherty,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Cortés-Sotres,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Arenas-Rosas, R.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Márquez-Arias,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Cruz,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Muñóz-Delgado,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Díaz, J.L.</w:t>
      </w:r>
      <w:r w:rsidR="00FE4C77" w:rsidRPr="00FE4C77">
        <w:rPr>
          <w:rFonts w:ascii="Times New Roman" w:hAnsi="Times New Roman" w:cs="Times New Roman"/>
          <w:noProof/>
          <w:lang w:val="en-GB"/>
        </w:rPr>
        <w:t xml:space="preserve"> (2010) Novelty-Seeking Temperament in Captive Stumptail Macaques (</w:t>
      </w:r>
      <w:r w:rsidR="00FE4C77" w:rsidRPr="001D63EC">
        <w:rPr>
          <w:rFonts w:ascii="Times New Roman" w:hAnsi="Times New Roman" w:cs="Times New Roman"/>
          <w:i/>
          <w:iCs/>
          <w:noProof/>
          <w:lang w:val="en-GB"/>
        </w:rPr>
        <w:t>Macaca arctoides</w:t>
      </w:r>
      <w:r w:rsidR="00FE4C77" w:rsidRPr="00FE4C77">
        <w:rPr>
          <w:rFonts w:ascii="Times New Roman" w:hAnsi="Times New Roman" w:cs="Times New Roman"/>
          <w:noProof/>
          <w:lang w:val="en-GB"/>
        </w:rPr>
        <w:t>) and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211–218.</w:t>
      </w:r>
    </w:p>
    <w:p w14:paraId="5D6997EA" w14:textId="453CC1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Scherer,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Kuhnhardt,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(2018) Predictability is attractive: Female preference for behaviourally consistent males but no preference for the level of male </w:t>
      </w:r>
      <w:r w:rsidR="00FE4C77" w:rsidRPr="00FE4C77">
        <w:rPr>
          <w:rFonts w:ascii="Times New Roman" w:hAnsi="Times New Roman" w:cs="Times New Roman"/>
          <w:noProof/>
          <w:lang w:val="en-GB"/>
        </w:rPr>
        <w:lastRenderedPageBreak/>
        <w:t xml:space="preserve">aggression in a bi-parental cichlid.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w:t>
      </w:r>
      <w:r w:rsidR="00FE4C77" w:rsidRPr="00FE4C77">
        <w:rPr>
          <w:rFonts w:ascii="Times New Roman" w:hAnsi="Times New Roman" w:cs="Times New Roman"/>
          <w:noProof/>
          <w:lang w:val="en-GB"/>
        </w:rPr>
        <w:t>, e0195766.</w:t>
      </w:r>
    </w:p>
    <w:p w14:paraId="36F5C313" w14:textId="3785FE2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Delfs,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Haller,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Kruber,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Roolfs,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Timm,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Willmann,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Drees, C.</w:t>
      </w:r>
      <w:r w:rsidR="00FE4C77" w:rsidRPr="00FE4C77">
        <w:rPr>
          <w:rFonts w:ascii="Times New Roman" w:hAnsi="Times New Roman" w:cs="Times New Roman"/>
          <w:noProof/>
          <w:lang w:val="en-GB"/>
        </w:rPr>
        <w:t xml:space="preserve"> (2018) Ground beetles in city forests: Does urbanization predict a personality trait?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2018</w:t>
      </w:r>
      <w:r w:rsidR="00FE4C77" w:rsidRPr="00FE4C77">
        <w:rPr>
          <w:rFonts w:ascii="Times New Roman" w:hAnsi="Times New Roman" w:cs="Times New Roman"/>
          <w:noProof/>
          <w:lang w:val="en-GB"/>
        </w:rPr>
        <w:t xml:space="preserve">. </w:t>
      </w:r>
    </w:p>
    <w:p w14:paraId="0D498C4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Schuett,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Tregenza,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(2010) Sexual selection and animal personality.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217–246.</w:t>
      </w:r>
    </w:p>
    <w:p w14:paraId="5997CB4C" w14:textId="29A6413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Schürch,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Heg, D.</w:t>
      </w:r>
      <w:r w:rsidR="00FE4C77" w:rsidRPr="00FE4C77">
        <w:rPr>
          <w:rFonts w:ascii="Times New Roman" w:hAnsi="Times New Roman" w:cs="Times New Roman"/>
          <w:noProof/>
          <w:lang w:val="en-GB"/>
        </w:rPr>
        <w:t xml:space="preserve"> (2010) Life history and behavioral type in the highly social cichlid Neolamprologus pulcher. </w:t>
      </w:r>
      <w:r w:rsidR="00FE4C77" w:rsidRPr="00FE4C77">
        <w:rPr>
          <w:rFonts w:ascii="Times New Roman" w:hAnsi="Times New Roman" w:cs="Times New Roman"/>
          <w:i/>
          <w:iCs/>
          <w:noProof/>
          <w:lang w:val="en-GB"/>
        </w:rPr>
        <w:t>Behavioral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xml:space="preserve">, 588–598. </w:t>
      </w:r>
    </w:p>
    <w:p w14:paraId="2F5F0956" w14:textId="28569B9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Schuster,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Carl,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Foerster, K.</w:t>
      </w:r>
      <w:r w:rsidR="00FE4C77" w:rsidRPr="00FE4C77">
        <w:rPr>
          <w:rFonts w:ascii="Times New Roman" w:hAnsi="Times New Roman" w:cs="Times New Roman"/>
          <w:noProof/>
          <w:lang w:val="en-GB"/>
        </w:rPr>
        <w:t xml:space="preserve"> (2017) Repeatability and consistency of individual behaviour in juvenile and adult Eurasian harvest mice. </w:t>
      </w:r>
      <w:r w:rsidR="00FE4C77" w:rsidRPr="00FE4C77">
        <w:rPr>
          <w:rFonts w:ascii="Times New Roman" w:hAnsi="Times New Roman" w:cs="Times New Roman"/>
          <w:i/>
          <w:iCs/>
          <w:noProof/>
          <w:lang w:val="en-GB"/>
        </w:rPr>
        <w:t>Sci Nat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104</w:t>
      </w:r>
      <w:r w:rsidR="00FE4C77" w:rsidRPr="00FE4C77">
        <w:rPr>
          <w:rFonts w:ascii="Times New Roman" w:hAnsi="Times New Roman" w:cs="Times New Roman"/>
          <w:noProof/>
          <w:lang w:val="en-GB"/>
        </w:rPr>
        <w:t>, 10.</w:t>
      </w:r>
    </w:p>
    <w:p w14:paraId="6BF60334" w14:textId="473340E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Scott,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Watson-Capps, J.J.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Sargeant, B.L.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Connor, R.C.</w:t>
      </w:r>
      <w:r w:rsidR="00FE4C77" w:rsidRPr="00FE4C77">
        <w:rPr>
          <w:rFonts w:ascii="Times New Roman" w:hAnsi="Times New Roman" w:cs="Times New Roman"/>
          <w:noProof/>
          <w:lang w:val="en-GB"/>
        </w:rPr>
        <w:t xml:space="preserve"> (2005) Aggression in bottlenose dolphins: Evidence for sexual coercion, male-male competition, and female tolerance through analysis of tooth-rake marks and behaviour.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142</w:t>
      </w:r>
      <w:r w:rsidR="00FE4C77" w:rsidRPr="00FE4C77">
        <w:rPr>
          <w:rFonts w:ascii="Times New Roman" w:hAnsi="Times New Roman" w:cs="Times New Roman"/>
          <w:noProof/>
          <w:lang w:val="en-GB"/>
        </w:rPr>
        <w:t>, 21–44.</w:t>
      </w:r>
    </w:p>
    <w:p w14:paraId="57E5CF5C" w14:textId="5E44C76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Seaver, C.M.S.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(2017) Are there consistent behavioral differences between sexes and male color morphs in </w:t>
      </w:r>
      <w:r w:rsidR="00FE4C77" w:rsidRPr="001D63EC">
        <w:rPr>
          <w:rFonts w:ascii="Times New Roman" w:hAnsi="Times New Roman" w:cs="Times New Roman"/>
          <w:i/>
          <w:iCs/>
          <w:noProof/>
          <w:lang w:val="en-GB"/>
        </w:rPr>
        <w:t>Pelvicachromis pulcher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122</w:t>
      </w:r>
      <w:r w:rsidR="00FE4C77" w:rsidRPr="00FE4C77">
        <w:rPr>
          <w:rFonts w:ascii="Times New Roman" w:hAnsi="Times New Roman" w:cs="Times New Roman"/>
          <w:noProof/>
          <w:lang w:val="en-GB"/>
        </w:rPr>
        <w:t>, 115–125.</w:t>
      </w:r>
    </w:p>
    <w:p w14:paraId="2650E4CD" w14:textId="6E852A4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Selonen,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Hanski, I.K.</w:t>
      </w:r>
      <w:r w:rsidR="00FE4C77" w:rsidRPr="00FE4C77">
        <w:rPr>
          <w:rFonts w:ascii="Times New Roman" w:hAnsi="Times New Roman" w:cs="Times New Roman"/>
          <w:noProof/>
          <w:lang w:val="en-GB"/>
        </w:rPr>
        <w:t xml:space="preserve"> (2006) Habitat exploration and use in dispersing juvenile flying squirrels.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1440–1449.</w:t>
      </w:r>
    </w:p>
    <w:p w14:paraId="086640E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Revisiting and expanding the meta-analysis of variation: The log coefficient of variation ratio. </w:t>
      </w:r>
      <w:r w:rsidRPr="00FE4C77">
        <w:rPr>
          <w:rFonts w:ascii="Times New Roman" w:hAnsi="Times New Roman" w:cs="Times New Roman"/>
          <w:i/>
          <w:iCs/>
          <w:noProof/>
          <w:lang w:val="en-GB"/>
        </w:rPr>
        <w:t>Research Synthesis Methods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w:t>
      </w:r>
      <w:r w:rsidRPr="00FE4C77">
        <w:rPr>
          <w:rFonts w:ascii="Times New Roman" w:hAnsi="Times New Roman" w:cs="Times New Roman"/>
          <w:noProof/>
          <w:lang w:val="en-GB"/>
        </w:rPr>
        <w:t>, 553–567.</w:t>
      </w:r>
    </w:p>
    <w:p w14:paraId="55D57D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Sih,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Bell,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Johnson, J.C.</w:t>
      </w:r>
      <w:r w:rsidRPr="00FE4C77">
        <w:rPr>
          <w:rFonts w:ascii="Times New Roman" w:hAnsi="Times New Roman" w:cs="Times New Roman"/>
          <w:noProof/>
          <w:lang w:val="en-GB"/>
        </w:rPr>
        <w:t xml:space="preserve"> (2004) Behavioral syndromes: an ecological and evolutionary overview. </w:t>
      </w:r>
      <w:r w:rsidRPr="00FE4C77">
        <w:rPr>
          <w:rFonts w:ascii="Times New Roman" w:hAnsi="Times New Roman" w:cs="Times New Roman"/>
          <w:i/>
          <w:iCs/>
          <w:noProof/>
          <w:lang w:val="en-GB"/>
        </w:rPr>
        <w:t>TREE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372–378.</w:t>
      </w:r>
    </w:p>
    <w:p w14:paraId="7A338A3E" w14:textId="6221EBC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Skog, M.</w:t>
      </w:r>
      <w:r w:rsidR="00FE4C77" w:rsidRPr="00FE4C77">
        <w:rPr>
          <w:rFonts w:ascii="Times New Roman" w:hAnsi="Times New Roman" w:cs="Times New Roman"/>
          <w:noProof/>
          <w:lang w:val="en-GB"/>
        </w:rPr>
        <w:t xml:space="preserve"> (2009) Intersexual differences in European lobster (</w:t>
      </w:r>
      <w:r w:rsidR="00FE4C77" w:rsidRPr="001D63EC">
        <w:rPr>
          <w:rFonts w:ascii="Times New Roman" w:hAnsi="Times New Roman" w:cs="Times New Roman"/>
          <w:i/>
          <w:iCs/>
          <w:noProof/>
          <w:lang w:val="en-GB"/>
        </w:rPr>
        <w:t>Homarus gammarus</w:t>
      </w:r>
      <w:r w:rsidR="00FE4C77" w:rsidRPr="00FE4C77">
        <w:rPr>
          <w:rFonts w:ascii="Times New Roman" w:hAnsi="Times New Roman" w:cs="Times New Roman"/>
          <w:noProof/>
          <w:lang w:val="en-GB"/>
        </w:rPr>
        <w:t xml:space="preserve">): Recognition mechanisms and agonistic behaviours.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146</w:t>
      </w:r>
      <w:r w:rsidR="00FE4C77" w:rsidRPr="00FE4C77">
        <w:rPr>
          <w:rFonts w:ascii="Times New Roman" w:hAnsi="Times New Roman" w:cs="Times New Roman"/>
          <w:noProof/>
          <w:lang w:val="en-GB"/>
        </w:rPr>
        <w:t>, 1071–1091.</w:t>
      </w:r>
    </w:p>
    <w:p w14:paraId="264B65FC" w14:textId="47D5873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Slater, K.Y.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Schaffner,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Aureli, F.</w:t>
      </w:r>
      <w:r w:rsidR="00FE4C77" w:rsidRPr="00FE4C77">
        <w:rPr>
          <w:rFonts w:ascii="Times New Roman" w:hAnsi="Times New Roman" w:cs="Times New Roman"/>
          <w:noProof/>
          <w:lang w:val="en-GB"/>
        </w:rPr>
        <w:t xml:space="preserve"> (2009) Sex differences in the social behavior of wild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yucatanensis).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21–29.</w:t>
      </w:r>
    </w:p>
    <w:p w14:paraId="359438F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Smith, B.R.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Blumstein, D.T.</w:t>
      </w:r>
      <w:r w:rsidRPr="00FE4C77">
        <w:rPr>
          <w:rFonts w:ascii="Times New Roman" w:hAnsi="Times New Roman" w:cs="Times New Roman"/>
          <w:noProof/>
          <w:lang w:val="en-GB"/>
        </w:rPr>
        <w:t xml:space="preserve"> (2008) Fitness consequences of personality: A meta-analysis. </w:t>
      </w:r>
      <w:r w:rsidRPr="00FE4C77">
        <w:rPr>
          <w:rFonts w:ascii="Times New Roman" w:hAnsi="Times New Roman" w:cs="Times New Roman"/>
          <w:i/>
          <w:iCs/>
          <w:noProof/>
          <w:lang w:val="en-GB"/>
        </w:rPr>
        <w:t>Behavioral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448–455.</w:t>
      </w:r>
    </w:p>
    <w:p w14:paraId="1259E2A1" w14:textId="453B394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Snekser,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McRobert, S.P.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Clotfelter, E.D.</w:t>
      </w:r>
      <w:r w:rsidR="00FE4C77" w:rsidRPr="00FE4C77">
        <w:rPr>
          <w:rFonts w:ascii="Times New Roman" w:hAnsi="Times New Roman" w:cs="Times New Roman"/>
          <w:noProof/>
          <w:lang w:val="en-GB"/>
        </w:rPr>
        <w:t xml:space="preserve"> (2006) Social partner preferences of male and female fighting fish (</w:t>
      </w:r>
      <w:r w:rsidR="00FE4C77" w:rsidRPr="001D63EC">
        <w:rPr>
          <w:rFonts w:ascii="Times New Roman" w:hAnsi="Times New Roman" w:cs="Times New Roman"/>
          <w:i/>
          <w:iCs/>
          <w:noProof/>
          <w:lang w:val="en-GB"/>
        </w:rPr>
        <w:t>Betta splendens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38–41.</w:t>
      </w:r>
    </w:p>
    <w:p w14:paraId="1D57E2E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Snell, D.M.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J.M.A.</w:t>
      </w:r>
      <w:r w:rsidRPr="00FE4C77">
        <w:rPr>
          <w:rFonts w:ascii="Times New Roman" w:hAnsi="Times New Roman" w:cs="Times New Roman"/>
          <w:noProof/>
          <w:lang w:val="en-GB"/>
        </w:rPr>
        <w:t xml:space="preserve"> (2018) Sex Chromosome Effects on Male–Female Differences in Mammals.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R1313–R1324. The Authors.</w:t>
      </w:r>
    </w:p>
    <w:p w14:paraId="4FA7818B" w14:textId="48971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Sol,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Maspons,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Gonzalez‐Voyer,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Morales-Castilla,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Garamszegi, L.Z.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Møller, A.P.</w:t>
      </w:r>
      <w:r w:rsidR="00FE4C77" w:rsidRPr="00FE4C77">
        <w:rPr>
          <w:rFonts w:ascii="Times New Roman" w:hAnsi="Times New Roman" w:cs="Times New Roman"/>
          <w:noProof/>
          <w:lang w:val="en-GB"/>
        </w:rPr>
        <w:t xml:space="preserve"> (2018) Risk-taking behavior, urbanization and the pace of life in birds. </w:t>
      </w:r>
      <w:r w:rsidR="00FE4C77" w:rsidRPr="00FE4C77">
        <w:rPr>
          <w:rFonts w:ascii="Times New Roman" w:hAnsi="Times New Roman" w:cs="Times New Roman"/>
          <w:i/>
          <w:iCs/>
          <w:noProof/>
          <w:lang w:val="en-GB"/>
        </w:rPr>
        <w:t>Behavioural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59.</w:t>
      </w:r>
    </w:p>
    <w:p w14:paraId="682186FD" w14:textId="50A7EF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Sørensen,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Hanse,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Krohn,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Bertelsen, T.</w:t>
      </w:r>
      <w:r w:rsidR="00FE4C77" w:rsidRPr="00FE4C77">
        <w:rPr>
          <w:rFonts w:ascii="Times New Roman" w:hAnsi="Times New Roman" w:cs="Times New Roman"/>
          <w:noProof/>
          <w:lang w:val="en-GB"/>
        </w:rPr>
        <w:t xml:space="preserve"> (2010) Preferences for limited versus no contact in SD rats.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44</w:t>
      </w:r>
      <w:r w:rsidR="00FE4C77" w:rsidRPr="00FE4C77">
        <w:rPr>
          <w:rFonts w:ascii="Times New Roman" w:hAnsi="Times New Roman" w:cs="Times New Roman"/>
          <w:noProof/>
          <w:lang w:val="en-GB"/>
        </w:rPr>
        <w:t>, 274–277.</w:t>
      </w:r>
    </w:p>
    <w:p w14:paraId="69447B6A" w14:textId="5D6322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Sperry, J.H.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Weatherhead, P.J.</w:t>
      </w:r>
      <w:r w:rsidR="00FE4C77" w:rsidRPr="00FE4C77">
        <w:rPr>
          <w:rFonts w:ascii="Times New Roman" w:hAnsi="Times New Roman" w:cs="Times New Roman"/>
          <w:noProof/>
          <w:lang w:val="en-GB"/>
        </w:rPr>
        <w:t xml:space="preserve"> (2012) Individual and sex-based differences in behaviour and ecology of rat snakes in winter.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287</w:t>
      </w:r>
      <w:r w:rsidR="00FE4C77" w:rsidRPr="00FE4C77">
        <w:rPr>
          <w:rFonts w:ascii="Times New Roman" w:hAnsi="Times New Roman" w:cs="Times New Roman"/>
          <w:noProof/>
          <w:lang w:val="en-GB"/>
        </w:rPr>
        <w:t>, 142–149.</w:t>
      </w:r>
    </w:p>
    <w:p w14:paraId="033F73BE" w14:textId="1F60C78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Stanley, C.R.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Mettke-Hofmann,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Preziosi, R.F.</w:t>
      </w:r>
      <w:r w:rsidR="00FE4C77" w:rsidRPr="00FE4C77">
        <w:rPr>
          <w:rFonts w:ascii="Times New Roman" w:hAnsi="Times New Roman" w:cs="Times New Roman"/>
          <w:noProof/>
          <w:lang w:val="en-GB"/>
        </w:rPr>
        <w:t xml:space="preserve"> (2017) Personality in the cockroach </w:t>
      </w:r>
      <w:r w:rsidR="00FE4C77" w:rsidRPr="001D63EC">
        <w:rPr>
          <w:rFonts w:ascii="Times New Roman" w:hAnsi="Times New Roman" w:cs="Times New Roman"/>
          <w:i/>
          <w:iCs/>
          <w:noProof/>
          <w:lang w:val="en-GB"/>
        </w:rPr>
        <w:t>Diploptera punctata</w:t>
      </w:r>
      <w:r w:rsidR="00FE4C77" w:rsidRPr="00FE4C77">
        <w:rPr>
          <w:rFonts w:ascii="Times New Roman" w:hAnsi="Times New Roman" w:cs="Times New Roman"/>
          <w:noProof/>
          <w:lang w:val="en-GB"/>
        </w:rPr>
        <w:t xml:space="preserve">: Evidence for stability across developmental stages despite age effects on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w:t>
      </w:r>
      <w:r w:rsidR="00FE4C77" w:rsidRPr="00FE4C77">
        <w:rPr>
          <w:rFonts w:ascii="Times New Roman" w:hAnsi="Times New Roman" w:cs="Times New Roman"/>
          <w:noProof/>
          <w:lang w:val="en-GB"/>
        </w:rPr>
        <w:t>, e0176564.</w:t>
      </w:r>
    </w:p>
    <w:p w14:paraId="3447F885" w14:textId="0AE010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Steer,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Doody, J.S.</w:t>
      </w:r>
      <w:r w:rsidR="00FE4C77" w:rsidRPr="00FE4C77">
        <w:rPr>
          <w:rFonts w:ascii="Times New Roman" w:hAnsi="Times New Roman" w:cs="Times New Roman"/>
          <w:noProof/>
          <w:lang w:val="en-GB"/>
        </w:rPr>
        <w:t xml:space="preserve"> (2009) Dichotomies in perceived predation risk of drinking wallabies in response to predatory crocodiles.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78</w:t>
      </w:r>
      <w:r w:rsidR="00FE4C77" w:rsidRPr="00FE4C77">
        <w:rPr>
          <w:rFonts w:ascii="Times New Roman" w:hAnsi="Times New Roman" w:cs="Times New Roman"/>
          <w:noProof/>
          <w:lang w:val="en-GB"/>
        </w:rPr>
        <w:t>, 1071–1078.</w:t>
      </w:r>
    </w:p>
    <w:p w14:paraId="4815DE8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Sterne, J.A.C., Sutton, A.J., Ioannidis, J.P.A., Terrin, N., Jones, D.R., Lau, J., Carpenter, J., Rücker, G., Harbord, R.M., Schmid, C.H., Tetzlaff, J., Deeks, J.J., Peters, J., Macaskill, P., Schwarzer, G., et al.</w:t>
      </w:r>
      <w:r w:rsidRPr="00FE4C77">
        <w:rPr>
          <w:rFonts w:ascii="Times New Roman" w:hAnsi="Times New Roman" w:cs="Times New Roman"/>
          <w:noProof/>
          <w:lang w:val="en-GB"/>
        </w:rPr>
        <w:t xml:space="preserve"> (2011) Recommendations for </w:t>
      </w:r>
      <w:r w:rsidRPr="00FE4C77">
        <w:rPr>
          <w:rFonts w:ascii="Times New Roman" w:hAnsi="Times New Roman" w:cs="Times New Roman"/>
          <w:noProof/>
          <w:lang w:val="en-GB"/>
        </w:rPr>
        <w:lastRenderedPageBreak/>
        <w:t xml:space="preserve">examining and interpreting funnel plot asymmetry in meta-analyses of randomised controlled trials. </w:t>
      </w:r>
      <w:r w:rsidRPr="00FE4C77">
        <w:rPr>
          <w:rFonts w:ascii="Times New Roman" w:hAnsi="Times New Roman" w:cs="Times New Roman"/>
          <w:i/>
          <w:iCs/>
          <w:noProof/>
          <w:lang w:val="en-GB"/>
        </w:rPr>
        <w:t>BMJ</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343</w:t>
      </w:r>
      <w:r w:rsidRPr="00FE4C77">
        <w:rPr>
          <w:rFonts w:ascii="Times New Roman" w:hAnsi="Times New Roman" w:cs="Times New Roman"/>
          <w:noProof/>
          <w:lang w:val="en-GB"/>
        </w:rPr>
        <w:t>, d4002.</w:t>
      </w:r>
    </w:p>
    <w:p w14:paraId="0A060A0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Stewart-Williams,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Halsey, L.G.</w:t>
      </w:r>
      <w:r w:rsidRPr="00FE4C77">
        <w:rPr>
          <w:rFonts w:ascii="Times New Roman" w:hAnsi="Times New Roman" w:cs="Times New Roman"/>
          <w:noProof/>
          <w:lang w:val="en-GB"/>
        </w:rPr>
        <w:t xml:space="preserve"> (2018) Men, Women, and STEM: Why the Differences and What Should Be Done? </w:t>
      </w:r>
      <w:r w:rsidRPr="00FE4C77">
        <w:rPr>
          <w:rFonts w:ascii="Times New Roman" w:hAnsi="Times New Roman" w:cs="Times New Roman"/>
          <w:i/>
          <w:iCs/>
          <w:noProof/>
          <w:lang w:val="en-GB"/>
        </w:rPr>
        <w:t>PsyArXiv</w:t>
      </w:r>
      <w:r w:rsidRPr="00FE4C77">
        <w:rPr>
          <w:rFonts w:ascii="Times New Roman" w:hAnsi="Times New Roman" w:cs="Times New Roman"/>
          <w:noProof/>
          <w:lang w:val="en-GB"/>
        </w:rPr>
        <w:t>.</w:t>
      </w:r>
    </w:p>
    <w:p w14:paraId="24BC72FC" w14:textId="786CBA7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Tanaka, T.</w:t>
      </w:r>
      <w:r w:rsidR="00FE4C77" w:rsidRPr="00FE4C77">
        <w:rPr>
          <w:rFonts w:ascii="Times New Roman" w:hAnsi="Times New Roman" w:cs="Times New Roman"/>
          <w:noProof/>
          <w:lang w:val="en-GB"/>
        </w:rPr>
        <w:t xml:space="preserve"> (2015) Sex differences in exploratory behaviour of laboratory CD-1 mice (</w:t>
      </w:r>
      <w:r w:rsidR="00FE4C77" w:rsidRPr="001D63EC">
        <w:rPr>
          <w:rFonts w:ascii="Times New Roman" w:hAnsi="Times New Roman" w:cs="Times New Roman"/>
          <w:i/>
          <w:iCs/>
          <w:noProof/>
          <w:lang w:val="en-GB"/>
        </w:rPr>
        <w:t>Mus musculus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Scandinavian Journal of Laboratory Animal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41</w:t>
      </w:r>
      <w:r w:rsidR="00FE4C77" w:rsidRPr="00FE4C77">
        <w:rPr>
          <w:rFonts w:ascii="Times New Roman" w:hAnsi="Times New Roman" w:cs="Times New Roman"/>
          <w:noProof/>
          <w:lang w:val="en-GB"/>
        </w:rPr>
        <w:t>, 1–9.</w:t>
      </w:r>
    </w:p>
    <w:p w14:paraId="6C93F45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Tarka,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Guenther,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Niemelä,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(2018) Sex differences in life history, behavior, and physiology along a slow-fast continuum: a meta-analysis.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132. Behavioral Ecology and Sociobiology.</w:t>
      </w:r>
    </w:p>
    <w:p w14:paraId="0312137D" w14:textId="100B0BC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Taylor, J.H.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Mustoe, A.C.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(2014) Behavioral Responses to Social Separation Stressor Change Across Development and Are Dynamically Related to HPA Activity in Marmosets.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76</w:t>
      </w:r>
      <w:r w:rsidR="00FE4C77" w:rsidRPr="00FE4C77">
        <w:rPr>
          <w:rFonts w:ascii="Times New Roman" w:hAnsi="Times New Roman" w:cs="Times New Roman"/>
          <w:noProof/>
          <w:lang w:val="en-GB"/>
        </w:rPr>
        <w:t>, 239–248.</w:t>
      </w:r>
    </w:p>
    <w:p w14:paraId="67826060" w14:textId="56C2F6B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Harrison, 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Schneider, S.R.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Carr, W.J.</w:t>
      </w:r>
      <w:r w:rsidR="00FE4C77" w:rsidRPr="00FE4C77">
        <w:rPr>
          <w:rFonts w:ascii="Times New Roman" w:hAnsi="Times New Roman" w:cs="Times New Roman"/>
          <w:noProof/>
          <w:lang w:val="en-GB"/>
        </w:rPr>
        <w:t xml:space="preserve"> (1988) Sex differences in investigatory and grooming behaviors of laboratory rats (</w:t>
      </w:r>
      <w:r w:rsidR="00FE4C77" w:rsidRPr="001D63EC">
        <w:rPr>
          <w:rFonts w:ascii="Times New Roman" w:hAnsi="Times New Roman" w:cs="Times New Roman"/>
          <w:i/>
          <w:iCs/>
          <w:noProof/>
          <w:lang w:val="en-GB"/>
        </w:rPr>
        <w:t>Rattus norvegicus</w:t>
      </w:r>
      <w:r w:rsidR="00FE4C77" w:rsidRPr="00FE4C77">
        <w:rPr>
          <w:rFonts w:ascii="Times New Roman" w:hAnsi="Times New Roman" w:cs="Times New Roman"/>
          <w:noProof/>
          <w:lang w:val="en-GB"/>
        </w:rPr>
        <w:t xml:space="preserve">) following exposure to novelty.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102</w:t>
      </w:r>
      <w:r w:rsidR="00FE4C77" w:rsidRPr="00FE4C77">
        <w:rPr>
          <w:rFonts w:ascii="Times New Roman" w:hAnsi="Times New Roman" w:cs="Times New Roman"/>
          <w:noProof/>
          <w:lang w:val="en-GB"/>
        </w:rPr>
        <w:t>, 188–192.</w:t>
      </w:r>
    </w:p>
    <w:p w14:paraId="0FB82509" w14:textId="7224274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Thoré, E.S.J.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Steenaerts,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Phillipe,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Grégoir,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Brendock,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Pinceel, T.</w:t>
      </w:r>
      <w:r w:rsidR="00FE4C77" w:rsidRPr="00FE4C77">
        <w:rPr>
          <w:rFonts w:ascii="Times New Roman" w:hAnsi="Times New Roman" w:cs="Times New Roman"/>
          <w:noProof/>
          <w:lang w:val="en-GB"/>
        </w:rPr>
        <w:t xml:space="preserve"> (2018) Individual behavioral variation reflects personality divergence in the upcoming model organism </w:t>
      </w:r>
      <w:r w:rsidR="00FE4C77" w:rsidRPr="001D63EC">
        <w:rPr>
          <w:rFonts w:ascii="Times New Roman" w:hAnsi="Times New Roman" w:cs="Times New Roman"/>
          <w:i/>
          <w:iCs/>
          <w:noProof/>
          <w:lang w:val="en-GB"/>
        </w:rPr>
        <w:t>Nothobranchius furzeri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8448–8457.</w:t>
      </w:r>
    </w:p>
    <w:p w14:paraId="267192CD" w14:textId="17BB4C7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Tierney,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Andrews,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Happer, K.R.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White, M.K.M.</w:t>
      </w:r>
      <w:r w:rsidR="00FE4C77" w:rsidRPr="00FE4C77">
        <w:rPr>
          <w:rFonts w:ascii="Times New Roman" w:hAnsi="Times New Roman" w:cs="Times New Roman"/>
          <w:noProof/>
          <w:lang w:val="en-GB"/>
        </w:rPr>
        <w:t xml:space="preserve"> (2013) Dear enemies and nasty neighbors in crayfish: Effects of social status and sex on responses to familiar and unfamiliar conspecifics.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99</w:t>
      </w:r>
      <w:r w:rsidR="00FE4C77" w:rsidRPr="00FE4C77">
        <w:rPr>
          <w:rFonts w:ascii="Times New Roman" w:hAnsi="Times New Roman" w:cs="Times New Roman"/>
          <w:noProof/>
          <w:lang w:val="en-GB"/>
        </w:rPr>
        <w:t>, 47–51.</w:t>
      </w:r>
    </w:p>
    <w:p w14:paraId="6E1995B7" w14:textId="1291E3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Toscano, B.J.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Gatto,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Griffen, B.D.</w:t>
      </w:r>
      <w:r w:rsidR="00FE4C77" w:rsidRPr="00FE4C77">
        <w:rPr>
          <w:rFonts w:ascii="Times New Roman" w:hAnsi="Times New Roman" w:cs="Times New Roman"/>
          <w:noProof/>
          <w:lang w:val="en-GB"/>
        </w:rPr>
        <w:t xml:space="preserve"> (2014) Effect of predation threat on repeatability of individual crab behavior revealed by mark-recapture.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519–527.</w:t>
      </w:r>
    </w:p>
    <w:p w14:paraId="6691861D" w14:textId="4E1F916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Traisnel,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Pichegru, L.</w:t>
      </w:r>
      <w:r w:rsidR="00FE4C77" w:rsidRPr="00FE4C77">
        <w:rPr>
          <w:rFonts w:ascii="Times New Roman" w:hAnsi="Times New Roman" w:cs="Times New Roman"/>
          <w:noProof/>
          <w:lang w:val="en-GB"/>
        </w:rPr>
        <w:t xml:space="preserve"> (2018) Does it always pay to defend one’s nest? A case study in African penguin.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74–83.</w:t>
      </w:r>
    </w:p>
    <w:p w14:paraId="77D2F174" w14:textId="06914A2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Tran,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Gerlai, R.</w:t>
      </w:r>
      <w:r w:rsidR="00FE4C77" w:rsidRPr="00FE4C77">
        <w:rPr>
          <w:rFonts w:ascii="Times New Roman" w:hAnsi="Times New Roman" w:cs="Times New Roman"/>
          <w:noProof/>
          <w:lang w:val="en-GB"/>
        </w:rPr>
        <w:t xml:space="preserve"> (2013) Individual differences in activity levels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Brain Research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257</w:t>
      </w:r>
      <w:r w:rsidR="00FE4C77" w:rsidRPr="00FE4C77">
        <w:rPr>
          <w:rFonts w:ascii="Times New Roman" w:hAnsi="Times New Roman" w:cs="Times New Roman"/>
          <w:noProof/>
          <w:lang w:val="en-GB"/>
        </w:rPr>
        <w:t>, 224–229.</w:t>
      </w:r>
    </w:p>
    <w:p w14:paraId="7285F70F" w14:textId="17D701E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Troncoso-Palacios,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Labra, A.</w:t>
      </w:r>
      <w:r w:rsidR="00FE4C77" w:rsidRPr="00FE4C77">
        <w:rPr>
          <w:rFonts w:ascii="Times New Roman" w:hAnsi="Times New Roman" w:cs="Times New Roman"/>
          <w:noProof/>
          <w:lang w:val="en-GB"/>
        </w:rPr>
        <w:t xml:space="preserve"> (2012) Is the exploratory behavior of </w:t>
      </w:r>
      <w:r w:rsidR="00FE4C77" w:rsidRPr="001D63EC">
        <w:rPr>
          <w:rFonts w:ascii="Times New Roman" w:hAnsi="Times New Roman" w:cs="Times New Roman"/>
          <w:i/>
          <w:iCs/>
          <w:noProof/>
          <w:lang w:val="en-GB"/>
        </w:rPr>
        <w:t>Liolaemus nitidus</w:t>
      </w:r>
      <w:r w:rsidR="00FE4C77" w:rsidRPr="00FE4C77">
        <w:rPr>
          <w:rFonts w:ascii="Times New Roman" w:hAnsi="Times New Roman" w:cs="Times New Roman"/>
          <w:noProof/>
          <w:lang w:val="en-GB"/>
        </w:rPr>
        <w:t xml:space="preserve"> modulated by sex? </w:t>
      </w:r>
      <w:r w:rsidR="00FE4C77" w:rsidRPr="00FE4C77">
        <w:rPr>
          <w:rFonts w:ascii="Times New Roman" w:hAnsi="Times New Roman" w:cs="Times New Roman"/>
          <w:i/>
          <w:iCs/>
          <w:noProof/>
          <w:lang w:val="en-GB"/>
        </w:rPr>
        <w:t>Acta Herpetologica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69–80.</w:t>
      </w:r>
    </w:p>
    <w:p w14:paraId="1863E779" w14:textId="121DB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Tsai, P.P.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Stelzer, H.D.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Hedrich, H.J.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Hackbarth, H.</w:t>
      </w:r>
      <w:r w:rsidR="00FE4C77" w:rsidRPr="00FE4C77">
        <w:rPr>
          <w:rFonts w:ascii="Times New Roman" w:hAnsi="Times New Roman" w:cs="Times New Roman"/>
          <w:noProof/>
          <w:lang w:val="en-GB"/>
        </w:rPr>
        <w:t xml:space="preserve"> (2003) Are the effects of different enrichment designs on the physiology and behaviour of DBA/2 mice consistent?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314–327.</w:t>
      </w:r>
    </w:p>
    <w:p w14:paraId="4BB3CB86" w14:textId="40CC2A7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Tuliozi,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Fracasso,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(2018) House sparrows’ (</w:t>
      </w:r>
      <w:r w:rsidR="00FE4C77" w:rsidRPr="001D63EC">
        <w:rPr>
          <w:rFonts w:ascii="Times New Roman" w:hAnsi="Times New Roman" w:cs="Times New Roman"/>
          <w:i/>
          <w:iCs/>
          <w:noProof/>
          <w:lang w:val="en-GB"/>
        </w:rPr>
        <w:t>Passer domesticus</w:t>
      </w:r>
      <w:r w:rsidR="00FE4C77" w:rsidRPr="00FE4C77">
        <w:rPr>
          <w:rFonts w:ascii="Times New Roman" w:hAnsi="Times New Roman" w:cs="Times New Roman"/>
          <w:noProof/>
          <w:lang w:val="en-GB"/>
        </w:rPr>
        <w:t xml:space="preserve">) behaviour in a novel environment is modulated by social context and familiarity in a sex-specific manner.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w:t>
      </w:r>
      <w:r w:rsidR="00FE4C77" w:rsidRPr="00FE4C77">
        <w:rPr>
          <w:rFonts w:ascii="Times New Roman" w:hAnsi="Times New Roman" w:cs="Times New Roman"/>
          <w:noProof/>
          <w:lang w:val="en-GB"/>
        </w:rPr>
        <w:t>, 16.</w:t>
      </w:r>
    </w:p>
    <w:p w14:paraId="4B93A0DB" w14:textId="3ADE5B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(2017) Sex-specific phenotypes and metabolism-related gene expression in juvenile sticklebacks.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w:t>
      </w:r>
      <w:r w:rsidR="00FE4C77" w:rsidRPr="00FE4C77">
        <w:rPr>
          <w:rFonts w:ascii="Times New Roman" w:hAnsi="Times New Roman" w:cs="Times New Roman"/>
          <w:noProof/>
          <w:lang w:val="en-GB"/>
        </w:rPr>
        <w:t>, 1553–1563.</w:t>
      </w:r>
    </w:p>
    <w:p w14:paraId="798ECED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(2010) Conducting meta-analyses in R with the metafor package. </w:t>
      </w:r>
      <w:r w:rsidRPr="00FE4C77">
        <w:rPr>
          <w:rFonts w:ascii="Times New Roman" w:hAnsi="Times New Roman" w:cs="Times New Roman"/>
          <w:i/>
          <w:iCs/>
          <w:noProof/>
          <w:lang w:val="en-GB"/>
        </w:rPr>
        <w:t>Journal of Statistical Software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w:t>
      </w:r>
      <w:r w:rsidRPr="00FE4C77">
        <w:rPr>
          <w:rFonts w:ascii="Times New Roman" w:hAnsi="Times New Roman" w:cs="Times New Roman"/>
          <w:noProof/>
          <w:lang w:val="en-GB"/>
        </w:rPr>
        <w:t>, 1–48.</w:t>
      </w:r>
    </w:p>
    <w:p w14:paraId="76A213C6" w14:textId="10F1D22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Walter, G.M.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Uitregt, V.O.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Wilson, R.S.</w:t>
      </w:r>
      <w:r w:rsidR="00FE4C77" w:rsidRPr="00FE4C77">
        <w:rPr>
          <w:rFonts w:ascii="Times New Roman" w:hAnsi="Times New Roman" w:cs="Times New Roman"/>
          <w:noProof/>
          <w:lang w:val="en-GB"/>
        </w:rPr>
        <w:t xml:space="preserve"> (2011) Social control of unreliable signals of strength in male but not female crayfish, </w:t>
      </w:r>
      <w:r w:rsidR="00FE4C77" w:rsidRPr="001D63EC">
        <w:rPr>
          <w:rFonts w:ascii="Times New Roman" w:hAnsi="Times New Roman" w:cs="Times New Roman"/>
          <w:i/>
          <w:iCs/>
          <w:noProof/>
          <w:lang w:val="en-GB"/>
        </w:rPr>
        <w:t>Cherax destructor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Experimental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214</w:t>
      </w:r>
      <w:r w:rsidR="00FE4C77" w:rsidRPr="00FE4C77">
        <w:rPr>
          <w:rFonts w:ascii="Times New Roman" w:hAnsi="Times New Roman" w:cs="Times New Roman"/>
          <w:noProof/>
          <w:lang w:val="en-GB"/>
        </w:rPr>
        <w:t>, 3924–3299.</w:t>
      </w:r>
    </w:p>
    <w:p w14:paraId="42DD94EE" w14:textId="3BF7C65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Hatch, M.I.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(2015) Genetic sources of individual variation in parental care behavior.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69</w:t>
      </w:r>
      <w:r w:rsidR="00FE4C77" w:rsidRPr="00FE4C77">
        <w:rPr>
          <w:rFonts w:ascii="Times New Roman" w:hAnsi="Times New Roman" w:cs="Times New Roman"/>
          <w:noProof/>
          <w:lang w:val="en-GB"/>
        </w:rPr>
        <w:t xml:space="preserve">, 1933–1943. </w:t>
      </w:r>
    </w:p>
    <w:p w14:paraId="49A74DFF" w14:textId="1A086A6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(2014) Parental care syndromes in house sparrows: Positive covariance between provisioning and defense linked to parent identity.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249–257.</w:t>
      </w:r>
    </w:p>
    <w:p w14:paraId="3267F9D1" w14:textId="69A5F6A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Wexler,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Subach,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Pruitt, J.N.</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Scharf, I.</w:t>
      </w:r>
      <w:r w:rsidR="00FE4C77" w:rsidRPr="00FE4C77">
        <w:rPr>
          <w:rFonts w:ascii="Times New Roman" w:hAnsi="Times New Roman" w:cs="Times New Roman"/>
          <w:noProof/>
          <w:lang w:val="en-GB"/>
        </w:rPr>
        <w:t xml:space="preserve"> (2016) Behavioral repeatability of flour beetles before and after metamorphosis and throughout aging.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745–753.</w:t>
      </w:r>
    </w:p>
    <w:p w14:paraId="59E79A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Wierenga, L.M., Doucet, G., Dima, D., Agartz, I., Aghajani, M., Akudjedu, T., Albajes-Eizagirre, A., Alnaes, D., Alpert, K., Andreassen, O.A., Anticevic, A., Asherson, P., Banaschewski, T., Bargallo, N., Baumeister, S., et al.</w:t>
      </w:r>
      <w:r w:rsidRPr="00FE4C77">
        <w:rPr>
          <w:rFonts w:ascii="Times New Roman" w:hAnsi="Times New Roman" w:cs="Times New Roman"/>
          <w:noProof/>
          <w:lang w:val="en-GB"/>
        </w:rPr>
        <w:t xml:space="preserve"> (2020) Greater male than female variability in regional brain structure across the lifespan. </w:t>
      </w:r>
      <w:r w:rsidRPr="00FE4C77">
        <w:rPr>
          <w:rFonts w:ascii="Times New Roman" w:hAnsi="Times New Roman" w:cs="Times New Roman"/>
          <w:i/>
          <w:iCs/>
          <w:noProof/>
          <w:lang w:val="en-GB"/>
        </w:rPr>
        <w:t>bioRxiv</w:t>
      </w:r>
      <w:r w:rsidRPr="00FE4C77">
        <w:rPr>
          <w:rFonts w:ascii="Times New Roman" w:hAnsi="Times New Roman" w:cs="Times New Roman"/>
          <w:noProof/>
          <w:lang w:val="en-GB"/>
        </w:rPr>
        <w:t>, 2020.02.17.952010.</w:t>
      </w:r>
    </w:p>
    <w:p w14:paraId="250C9C84" w14:textId="0A81B39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Szekeres,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Violich,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Gutowsky, L.F.G.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Eliason, E.J.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Cooke, S.J.</w:t>
      </w:r>
      <w:r w:rsidR="00FE4C77" w:rsidRPr="00FE4C77">
        <w:rPr>
          <w:rFonts w:ascii="Times New Roman" w:hAnsi="Times New Roman" w:cs="Times New Roman"/>
          <w:noProof/>
          <w:lang w:val="en-GB"/>
        </w:rPr>
        <w:t xml:space="preserve"> (2017) Activity syndromes and metabolism in giant deep-sea isopods. </w:t>
      </w:r>
      <w:r w:rsidR="00FE4C77" w:rsidRPr="00FE4C77">
        <w:rPr>
          <w:rFonts w:ascii="Times New Roman" w:hAnsi="Times New Roman" w:cs="Times New Roman"/>
          <w:i/>
          <w:iCs/>
          <w:noProof/>
          <w:lang w:val="en-GB"/>
        </w:rPr>
        <w:t>Deep Sea Research Part 1: Oceanographic Research Papers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237–244.</w:t>
      </w:r>
    </w:p>
    <w:p w14:paraId="6FDD409A" w14:textId="3230E5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Whattam,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Bennett,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Visanuvimol,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Lauzon,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Bertram, S.M.</w:t>
      </w:r>
      <w:r w:rsidR="00FE4C77" w:rsidRPr="00FE4C77">
        <w:rPr>
          <w:rFonts w:ascii="Times New Roman" w:hAnsi="Times New Roman" w:cs="Times New Roman"/>
          <w:noProof/>
          <w:lang w:val="en-GB"/>
        </w:rPr>
        <w:t xml:space="preserve"> (2010) Behavioral correlations across activity, mating, exploration, aggression, and antipredator contexts in the European house cricket, </w:t>
      </w:r>
      <w:r w:rsidR="00FE4C77" w:rsidRPr="001D63EC">
        <w:rPr>
          <w:rFonts w:ascii="Times New Roman" w:hAnsi="Times New Roman" w:cs="Times New Roman"/>
          <w:i/>
          <w:iCs/>
          <w:noProof/>
          <w:lang w:val="en-GB"/>
        </w:rPr>
        <w:t>Acheta domesticus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703–715.</w:t>
      </w:r>
    </w:p>
    <w:p w14:paraId="16044D2F" w14:textId="32BCA25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Grimmer,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Rosenthal, G.G.</w:t>
      </w:r>
      <w:r w:rsidR="00FE4C77" w:rsidRPr="00FE4C77">
        <w:rPr>
          <w:rFonts w:ascii="Times New Roman" w:hAnsi="Times New Roman" w:cs="Times New Roman"/>
          <w:noProof/>
          <w:lang w:val="en-GB"/>
        </w:rPr>
        <w:t xml:space="preserve"> (2013) Causes and consequences of contest outcome: aggressiveness, dominance and growth in the sheepshead swordtail, </w:t>
      </w:r>
      <w:r w:rsidR="00FE4C77" w:rsidRPr="001D63EC">
        <w:rPr>
          <w:rFonts w:ascii="Times New Roman" w:hAnsi="Times New Roman" w:cs="Times New Roman"/>
          <w:i/>
          <w:iCs/>
          <w:noProof/>
          <w:lang w:val="en-GB"/>
        </w:rPr>
        <w:t>Xiphophorus birchmanni.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67</w:t>
      </w:r>
      <w:r w:rsidR="00FE4C77" w:rsidRPr="00FE4C77">
        <w:rPr>
          <w:rFonts w:ascii="Times New Roman" w:hAnsi="Times New Roman" w:cs="Times New Roman"/>
          <w:noProof/>
          <w:lang w:val="en-GB"/>
        </w:rPr>
        <w:t>, 1151–1161.</w:t>
      </w:r>
    </w:p>
    <w:p w14:paraId="3E11B3A7" w14:textId="713714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Wiltenmuth, E.B.</w:t>
      </w:r>
      <w:r w:rsidR="00FE4C77" w:rsidRPr="00FE4C77">
        <w:rPr>
          <w:rFonts w:ascii="Times New Roman" w:hAnsi="Times New Roman" w:cs="Times New Roman"/>
          <w:noProof/>
          <w:lang w:val="en-GB"/>
        </w:rPr>
        <w:t xml:space="preserve"> (1996) Agonistic and sensory behaviour of the salamander </w:t>
      </w:r>
      <w:r w:rsidR="00FE4C77" w:rsidRPr="001D63EC">
        <w:rPr>
          <w:rFonts w:ascii="Times New Roman" w:hAnsi="Times New Roman" w:cs="Times New Roman"/>
          <w:i/>
          <w:iCs/>
          <w:noProof/>
          <w:lang w:val="en-GB"/>
        </w:rPr>
        <w:t>Ensatina eschscholtzii</w:t>
      </w:r>
      <w:r w:rsidR="00FE4C77" w:rsidRPr="00FE4C77">
        <w:rPr>
          <w:rFonts w:ascii="Times New Roman" w:hAnsi="Times New Roman" w:cs="Times New Roman"/>
          <w:noProof/>
          <w:lang w:val="en-GB"/>
        </w:rPr>
        <w:t xml:space="preserve"> during asymmetrical contests.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841–850.</w:t>
      </w:r>
    </w:p>
    <w:p w14:paraId="4825F49F" w14:textId="33F2717B"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Winship, K.A.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Eskelinen, H.C.</w:t>
      </w:r>
      <w:r w:rsidR="00FE4C77" w:rsidRPr="00FE4C77">
        <w:rPr>
          <w:rFonts w:ascii="Times New Roman" w:hAnsi="Times New Roman" w:cs="Times New Roman"/>
          <w:noProof/>
          <w:lang w:val="en-GB"/>
        </w:rPr>
        <w:t xml:space="preserve"> (2018) Behavioral responses of two species of dolphins to novel video footage: An exploration of sex differences.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399–407.</w:t>
      </w:r>
    </w:p>
    <w:p w14:paraId="73264143" w14:textId="6BECFE7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Doorn, G.S.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Leimar, 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(2007) Life-history trade-offs favour the evolution of animal personalities.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xml:space="preserve">, 581–584. </w:t>
      </w:r>
    </w:p>
    <w:p w14:paraId="1DA2AED0" w14:textId="15ED945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(2012) On the evolution of personalities via frequency-</w:t>
      </w:r>
      <w:r w:rsidRPr="00FE4C77">
        <w:rPr>
          <w:rFonts w:ascii="Times New Roman" w:hAnsi="Times New Roman" w:cs="Times New Roman"/>
          <w:noProof/>
          <w:lang w:val="en-GB"/>
        </w:rPr>
        <w:lastRenderedPageBreak/>
        <w:t xml:space="preserve">dependent selection. </w:t>
      </w:r>
      <w:r w:rsidRPr="00FE4C77">
        <w:rPr>
          <w:rFonts w:ascii="Times New Roman" w:hAnsi="Times New Roman" w:cs="Times New Roman"/>
          <w:i/>
          <w:iCs/>
          <w:noProof/>
          <w:lang w:val="en-GB"/>
        </w:rPr>
        <w:t>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179</w:t>
      </w:r>
      <w:r w:rsidRPr="00FE4C77">
        <w:rPr>
          <w:rFonts w:ascii="Times New Roman" w:hAnsi="Times New Roman" w:cs="Times New Roman"/>
          <w:noProof/>
          <w:lang w:val="en-GB"/>
        </w:rPr>
        <w:t xml:space="preserve">, 679–692. </w:t>
      </w:r>
    </w:p>
    <w:p w14:paraId="051924A1" w14:textId="216E46B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(2010) An explanatory framework for adaptive personality differences.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xml:space="preserve">, 3959–3968. </w:t>
      </w:r>
    </w:p>
    <w:p w14:paraId="309ED768" w14:textId="43F3A22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Wong, R.Y.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Perrin,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Oxendine, S.E.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Kezios, Z.D.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Sawyer,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Zhou,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Dereje,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Godwin, J.</w:t>
      </w:r>
      <w:r w:rsidR="00FE4C77" w:rsidRPr="00FE4C77">
        <w:rPr>
          <w:rFonts w:ascii="Times New Roman" w:hAnsi="Times New Roman" w:cs="Times New Roman"/>
          <w:noProof/>
          <w:lang w:val="en-GB"/>
        </w:rPr>
        <w:t xml:space="preserve"> (2012) Comparing behavioral responses across multiple assays of stress and anxiety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1205–1240.</w:t>
      </w:r>
    </w:p>
    <w:p w14:paraId="58BA7CFB" w14:textId="47F5B5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Wood, 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Carta,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Milde,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Skillings, E.A.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McAllister, C.J.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Ang, Y.L.M.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Duguid,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Wijesuriya,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Afzal,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Fernandes, J.X.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Leong, T.W.</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Morton, J.</w:t>
      </w:r>
      <w:r w:rsidR="00FE4C77" w:rsidRPr="00FE4C77">
        <w:rPr>
          <w:rFonts w:ascii="Times New Roman" w:hAnsi="Times New Roman" w:cs="Times New Roman"/>
          <w:noProof/>
          <w:lang w:val="en-GB"/>
        </w:rPr>
        <w:t xml:space="preserve"> (2010) Responses to Environmental Enrichment Differ with Sex and Genotype in a Transgenic Mouse Model of Huntington’s Disease.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e9077.</w:t>
      </w:r>
    </w:p>
    <w:p w14:paraId="05599EFA" w14:textId="1EFFC99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Wuerz,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Krüger, O.</w:t>
      </w:r>
      <w:r w:rsidR="00FE4C77" w:rsidRPr="00FE4C77">
        <w:rPr>
          <w:rFonts w:ascii="Times New Roman" w:hAnsi="Times New Roman" w:cs="Times New Roman"/>
          <w:noProof/>
          <w:lang w:val="en-GB"/>
        </w:rPr>
        <w:t xml:space="preserve"> (2015) Personality over ontogeny in zebra finches: Long-term repeatable traits but unstable behavioural syndromes.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12(Suppl 1</w:t>
      </w:r>
      <w:r w:rsidR="00FE4C77" w:rsidRPr="00FE4C77">
        <w:rPr>
          <w:rFonts w:ascii="Times New Roman" w:hAnsi="Times New Roman" w:cs="Times New Roman"/>
          <w:noProof/>
          <w:lang w:val="en-GB"/>
        </w:rPr>
        <w:t>, S9.</w:t>
      </w:r>
    </w:p>
    <w:p w14:paraId="5A347E9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Wyman,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(2014) Male Bias in Distributions of Additive Genetic, Residual, and Phenotypic Variances of Shared Traits. </w:t>
      </w:r>
      <w:r w:rsidRPr="00FE4C77">
        <w:rPr>
          <w:rFonts w:ascii="Times New Roman" w:hAnsi="Times New Roman" w:cs="Times New Roman"/>
          <w:i/>
          <w:iCs/>
          <w:noProof/>
          <w:lang w:val="en-GB"/>
        </w:rPr>
        <w:t>The 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184</w:t>
      </w:r>
      <w:r w:rsidRPr="00FE4C77">
        <w:rPr>
          <w:rFonts w:ascii="Times New Roman" w:hAnsi="Times New Roman" w:cs="Times New Roman"/>
          <w:noProof/>
          <w:lang w:val="en-GB"/>
        </w:rPr>
        <w:t>, 326–337.</w:t>
      </w:r>
    </w:p>
    <w:p w14:paraId="2AEA23CE" w14:textId="201A49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Xuan, I.C.Y.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Hampson, D.R.</w:t>
      </w:r>
      <w:r w:rsidR="00FE4C77" w:rsidRPr="00FE4C77">
        <w:rPr>
          <w:rFonts w:ascii="Times New Roman" w:hAnsi="Times New Roman" w:cs="Times New Roman"/>
          <w:noProof/>
          <w:lang w:val="en-GB"/>
        </w:rPr>
        <w:t xml:space="preserve"> (2014) Gender-Dependent Effects of Maternal Immune Activation on the Behavior of Mouse Offspring.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e104433.</w:t>
      </w:r>
    </w:p>
    <w:p w14:paraId="736C5659" w14:textId="1E48DB8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Yoshida, K.C.S.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Meter, P.E.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Holekamp, K.E.</w:t>
      </w:r>
      <w:r w:rsidR="00FE4C77" w:rsidRPr="00FE4C77">
        <w:rPr>
          <w:rFonts w:ascii="Times New Roman" w:hAnsi="Times New Roman" w:cs="Times New Roman"/>
          <w:noProof/>
          <w:lang w:val="en-GB"/>
        </w:rPr>
        <w:t xml:space="preserve"> (2016) Variation among free-living spotted hyenas in three personality traits.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1665–1722.</w:t>
      </w:r>
    </w:p>
    <w:p w14:paraId="1E397D3C" w14:textId="317199C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C.M.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Cain, K.E.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Svedin,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Backwell, P.R.Y.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Pryke, S.R.</w:t>
      </w:r>
      <w:r w:rsidR="00FE4C77" w:rsidRPr="00FE4C77">
        <w:rPr>
          <w:rFonts w:ascii="Times New Roman" w:hAnsi="Times New Roman" w:cs="Times New Roman"/>
          <w:noProof/>
          <w:lang w:val="en-GB"/>
        </w:rPr>
        <w:t xml:space="preserve"> (2017) Predictors of aggressive response towards simulated intruders depend on context and sex in Crimson Finches (</w:t>
      </w:r>
      <w:r w:rsidR="00FE4C77" w:rsidRPr="001D63EC">
        <w:rPr>
          <w:rFonts w:ascii="Times New Roman" w:hAnsi="Times New Roman" w:cs="Times New Roman"/>
          <w:i/>
          <w:iCs/>
          <w:noProof/>
          <w:lang w:val="en-GB"/>
        </w:rPr>
        <w:t>Neochmia phaeton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41–48.</w:t>
      </w:r>
    </w:p>
    <w:p w14:paraId="1E8625AA" w14:textId="1BEE823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J.K.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Mahe,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Breck, S.</w:t>
      </w:r>
      <w:r w:rsidR="00FE4C77" w:rsidRPr="00FE4C77">
        <w:rPr>
          <w:rFonts w:ascii="Times New Roman" w:hAnsi="Times New Roman" w:cs="Times New Roman"/>
          <w:noProof/>
          <w:lang w:val="en-GB"/>
        </w:rPr>
        <w:t xml:space="preserve"> (2015) Evaluating behavioral syndromes in coyotes (</w:t>
      </w:r>
      <w:r w:rsidR="00FE4C77" w:rsidRPr="001D63EC">
        <w:rPr>
          <w:rFonts w:ascii="Times New Roman" w:hAnsi="Times New Roman" w:cs="Times New Roman"/>
          <w:i/>
          <w:iCs/>
          <w:noProof/>
          <w:lang w:val="en-GB"/>
        </w:rPr>
        <w:t>Canis latrans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137–144.</w:t>
      </w:r>
    </w:p>
    <w:p w14:paraId="1B5FAD7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Zajitschek,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Zajitschek,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Bonduriansky,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Cornwell,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Falster, D.S.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Mason,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Sexual dimorphism in trait variability and its eco-evolutionary and statistical implications.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e63170.</w:t>
      </w:r>
    </w:p>
    <w:p w14:paraId="408DBB37" w14:textId="3081DFB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Balogh,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(2018) The relationship between learning speed and personality is age- and task-dependent in red junglefowl.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168.</w:t>
      </w:r>
    </w:p>
    <w:p w14:paraId="18540DCA" w14:textId="3B2C12E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Malmqvist,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Jansson,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Rosher,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(2017) Early experience affects adult personality in the red junglefowl: A role for cognitive stimulation?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xml:space="preserve">, 78–86. </w:t>
      </w:r>
    </w:p>
    <w:p w14:paraId="43898253" w14:textId="706CA7E4" w:rsidR="00065A2A" w:rsidRDefault="00065A2A" w:rsidP="00FE4C77">
      <w:pPr>
        <w:widowControl w:val="0"/>
        <w:autoSpaceDE w:val="0"/>
        <w:autoSpaceDN w:val="0"/>
        <w:adjustRightInd w:val="0"/>
        <w:spacing w:line="480" w:lineRule="auto"/>
        <w:ind w:left="480" w:hanging="480"/>
      </w:pPr>
    </w:p>
    <w:p w14:paraId="65580AED" w14:textId="2CC959DF" w:rsidR="002A5AF0" w:rsidRPr="00167EC3" w:rsidRDefault="00C72B21" w:rsidP="00FE4C77">
      <w:pPr>
        <w:widowControl w:val="0"/>
        <w:autoSpaceDE w:val="0"/>
        <w:autoSpaceDN w:val="0"/>
        <w:adjustRightInd w:val="0"/>
        <w:spacing w:line="480" w:lineRule="auto"/>
        <w:ind w:left="480" w:hanging="480"/>
        <w:rPr>
          <w:rFonts w:ascii="Times New Roman" w:hAnsi="Times New Roman" w:cs="Times New Roman"/>
          <w:b/>
          <w:bCs/>
        </w:rPr>
      </w:pPr>
      <w:r w:rsidRPr="00167EC3">
        <w:rPr>
          <w:rFonts w:ascii="Times New Roman" w:hAnsi="Times New Roman" w:cs="Times New Roman"/>
          <w:b/>
          <w:bCs/>
        </w:rPr>
        <w:t>Supporting information</w:t>
      </w:r>
    </w:p>
    <w:p w14:paraId="268DF568" w14:textId="029B809E" w:rsidR="002A5AF0" w:rsidRDefault="00C72B21"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2A5AF0">
        <w:rPr>
          <w:rFonts w:ascii="Times New Roman" w:hAnsi="Times New Roman" w:cs="Times New Roman"/>
        </w:rPr>
        <w:t>Supporting information</w:t>
      </w:r>
      <w:r w:rsidR="00C94658">
        <w:rPr>
          <w:rFonts w:ascii="Times New Roman" w:hAnsi="Times New Roman" w:cs="Times New Roman"/>
        </w:rPr>
        <w:t xml:space="preserve"> and methods</w:t>
      </w:r>
    </w:p>
    <w:p w14:paraId="2AC18D0E"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 xml:space="preserve">Table S1 – </w:t>
      </w:r>
      <w:r>
        <w:rPr>
          <w:rFonts w:ascii="Times New Roman" w:hAnsi="Times New Roman" w:cs="Times New Roman"/>
        </w:rPr>
        <w:t xml:space="preserve">keyword search terms </w:t>
      </w:r>
    </w:p>
    <w:p w14:paraId="487EBBF5"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S2 – sensitivity contrast models with score data</w:t>
      </w:r>
    </w:p>
    <w:p w14:paraId="090A2936" w14:textId="09416D6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S3 – exploratory analyses – contrast models with mating system as moderator</w:t>
      </w:r>
    </w:p>
    <w:p w14:paraId="03E8DDE8" w14:textId="3EE8834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S4 – exploratory analyses – contrast models with age as moderator</w:t>
      </w:r>
    </w:p>
    <w:p w14:paraId="79020AB1" w14:textId="0116B67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S5 – exploratory analyses – contrast models with study population as moderator</w:t>
      </w:r>
    </w:p>
    <w:p w14:paraId="5F63D125" w14:textId="4EFCF64C"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S6 - exploratory analyses – contrast models with study environment as moderator</w:t>
      </w:r>
    </w:p>
    <w:p w14:paraId="0C73E65C" w14:textId="03ABD45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S7 - exploratory analyses – contrast models with study type as moderator</w:t>
      </w:r>
    </w:p>
    <w:p w14:paraId="71FEFFC0" w14:textId="7C2E839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S8 – sensitivity analyses – intercept models with </w:t>
      </w:r>
      <w:r>
        <w:rPr>
          <w:rFonts w:ascii="Times New Roman" w:hAnsi="Times New Roman" w:cs="Times New Roman"/>
          <w:b/>
          <w:bCs/>
        </w:rPr>
        <w:t xml:space="preserve">D </w:t>
      </w:r>
      <w:r>
        <w:rPr>
          <w:rFonts w:ascii="Times New Roman" w:hAnsi="Times New Roman" w:cs="Times New Roman"/>
        </w:rPr>
        <w:t>matrix (rho=0.3)</w:t>
      </w:r>
    </w:p>
    <w:p w14:paraId="1F7B8B28" w14:textId="13EE978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S9 – sensitivity analyses – intercept models with </w:t>
      </w:r>
      <w:r>
        <w:rPr>
          <w:rFonts w:ascii="Times New Roman" w:hAnsi="Times New Roman" w:cs="Times New Roman"/>
          <w:b/>
          <w:bCs/>
        </w:rPr>
        <w:t xml:space="preserve">D </w:t>
      </w:r>
      <w:r>
        <w:rPr>
          <w:rFonts w:ascii="Times New Roman" w:hAnsi="Times New Roman" w:cs="Times New Roman"/>
        </w:rPr>
        <w:t>matrix (rho=0.5)</w:t>
      </w:r>
    </w:p>
    <w:p w14:paraId="6E304012" w14:textId="6C960245"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S10 – sensitivity analyses – intercept models with </w:t>
      </w:r>
      <w:r>
        <w:rPr>
          <w:rFonts w:ascii="Times New Roman" w:hAnsi="Times New Roman" w:cs="Times New Roman"/>
          <w:b/>
          <w:bCs/>
        </w:rPr>
        <w:t xml:space="preserve">D </w:t>
      </w:r>
      <w:r>
        <w:rPr>
          <w:rFonts w:ascii="Times New Roman" w:hAnsi="Times New Roman" w:cs="Times New Roman"/>
        </w:rPr>
        <w:t>matrix (rho=0.8)</w:t>
      </w:r>
    </w:p>
    <w:p w14:paraId="51E1F193" w14:textId="0478D8F8"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S11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(rho=0.3)</w:t>
      </w:r>
      <w:r>
        <w:rPr>
          <w:rFonts w:ascii="Times New Roman" w:hAnsi="Times New Roman" w:cs="Times New Roman"/>
        </w:rPr>
        <w:tab/>
      </w:r>
    </w:p>
    <w:p w14:paraId="2B2851D3" w14:textId="649E2750"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lastRenderedPageBreak/>
        <w:tab/>
        <w:t xml:space="preserve">Table S12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(rho=0.5)</w:t>
      </w:r>
      <w:r>
        <w:rPr>
          <w:rFonts w:ascii="Times New Roman" w:hAnsi="Times New Roman" w:cs="Times New Roman"/>
        </w:rPr>
        <w:tab/>
      </w:r>
    </w:p>
    <w:p w14:paraId="22571CA7" w14:textId="6BBC8B9D"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S13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(rho=0.8)</w:t>
      </w:r>
      <w:r>
        <w:rPr>
          <w:rFonts w:ascii="Times New Roman" w:hAnsi="Times New Roman" w:cs="Times New Roman"/>
        </w:rPr>
        <w:tab/>
      </w:r>
    </w:p>
    <w:p w14:paraId="3B4509D6" w14:textId="1C14C152"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S14 – intercept-only model output summaries</w:t>
      </w:r>
    </w:p>
    <w:p w14:paraId="63492AAC" w14:textId="7FFB0F2B"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S15 – multi-level meta-regression model output summaries with personality trait type as moderator</w:t>
      </w:r>
    </w:p>
    <w:p w14:paraId="5D81DA42" w14:textId="3D8E36A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S16 – subset model summaries with SSD and personality traits</w:t>
      </w:r>
    </w:p>
    <w:p w14:paraId="13D3D0A2" w14:textId="10F568C7" w:rsidR="002A5AF0" w:rsidRP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S17 – publication bias model summaries</w:t>
      </w:r>
    </w:p>
    <w:p w14:paraId="2BCB91A3" w14:textId="3203C5BC" w:rsidR="00B47579" w:rsidRDefault="002A5AF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Data files S1</w:t>
      </w:r>
      <w:r>
        <w:rPr>
          <w:rFonts w:ascii="Times New Roman" w:hAnsi="Times New Roman" w:cs="Times New Roman"/>
        </w:rPr>
        <w:t>8</w:t>
      </w:r>
      <w:r w:rsidR="00C72B21" w:rsidRPr="00C72B21">
        <w:rPr>
          <w:rFonts w:ascii="Times New Roman" w:hAnsi="Times New Roman" w:cs="Times New Roman"/>
        </w:rPr>
        <w:t>-</w:t>
      </w:r>
      <w:r>
        <w:rPr>
          <w:rFonts w:ascii="Times New Roman" w:hAnsi="Times New Roman" w:cs="Times New Roman"/>
        </w:rPr>
        <w:t>S20</w:t>
      </w:r>
    </w:p>
    <w:p w14:paraId="2DC20DA9"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11DF217"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1F666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31AA7B8"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F0A9EE2"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7EA2AA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255A63C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C43A09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110483"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575FD0F"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42D5F0"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CD75B6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0E7837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E01FD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127C90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FADCF0C" w14:textId="3CCF20B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Figures and Tables</w:t>
      </w:r>
    </w:p>
    <w:p w14:paraId="7F59E661" w14:textId="77777777" w:rsidR="00B47579" w:rsidRDefault="00B47579" w:rsidP="00B172D1">
      <w:pPr>
        <w:widowControl w:val="0"/>
        <w:autoSpaceDE w:val="0"/>
        <w:autoSpaceDN w:val="0"/>
        <w:adjustRightInd w:val="0"/>
        <w:spacing w:line="480" w:lineRule="auto"/>
        <w:ind w:left="480" w:hanging="480"/>
        <w:rPr>
          <w:rFonts w:ascii="Times New Roman" w:hAnsi="Times New Roman" w:cs="Times New Roman"/>
          <w:b/>
          <w:bCs/>
        </w:rPr>
      </w:pPr>
    </w:p>
    <w:p w14:paraId="6B27906B" w14:textId="259279D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Table 1. </w:t>
      </w:r>
      <w:r>
        <w:rPr>
          <w:rFonts w:ascii="Times New Roman" w:hAnsi="Times New Roman" w:cs="Times New Roman"/>
        </w:rPr>
        <w:t xml:space="preserve">Overall, there were no significant sex differences for either mean personality or for variability. Multi-level meta-analytic models for each taxonomic group for a sex difference in the mean (SMD) and variability (lnCVR) in personality traits. Positive estimates indicate that the mean or variability in personality is greater for males than females. </w:t>
      </w:r>
    </w:p>
    <w:tbl>
      <w:tblPr>
        <w:tblStyle w:val="TableGrid"/>
        <w:tblW w:w="9640" w:type="dxa"/>
        <w:jc w:val="center"/>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B47579" w:rsidRPr="00AD5FAB" w14:paraId="081C8D53" w14:textId="77777777" w:rsidTr="00B47579">
        <w:trPr>
          <w:jc w:val="center"/>
        </w:trPr>
        <w:tc>
          <w:tcPr>
            <w:tcW w:w="2127" w:type="dxa"/>
            <w:tcBorders>
              <w:top w:val="single" w:sz="4" w:space="0" w:color="auto"/>
              <w:bottom w:val="single" w:sz="4" w:space="0" w:color="auto"/>
            </w:tcBorders>
          </w:tcPr>
          <w:p w14:paraId="7C5A4FE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2FB949F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7257167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1204D01C"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5DB07ABE"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5661AA2E"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7BCA9AC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26A085A2"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77335A4F"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B47579" w:rsidRPr="00AD5FAB" w14:paraId="799BC1EA" w14:textId="77777777" w:rsidTr="00B47579">
        <w:trPr>
          <w:jc w:val="center"/>
        </w:trPr>
        <w:tc>
          <w:tcPr>
            <w:tcW w:w="2127" w:type="dxa"/>
            <w:tcBorders>
              <w:top w:val="single" w:sz="4" w:space="0" w:color="auto"/>
            </w:tcBorders>
          </w:tcPr>
          <w:p w14:paraId="4A66701C"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56E7BC8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1338AFD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00BF477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4525711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486FE5B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07CD179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620EE1D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FFA8A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FB5DF4D" w14:textId="77777777" w:rsidTr="00B47579">
        <w:trPr>
          <w:jc w:val="center"/>
        </w:trPr>
        <w:tc>
          <w:tcPr>
            <w:tcW w:w="2127" w:type="dxa"/>
          </w:tcPr>
          <w:p w14:paraId="676B38F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7768C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3A0223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F14D9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5DF2381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305FDEE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68F6C4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DE3A6E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018754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48A0F4F4" w14:textId="77777777" w:rsidTr="00B47579">
        <w:trPr>
          <w:jc w:val="center"/>
        </w:trPr>
        <w:tc>
          <w:tcPr>
            <w:tcW w:w="2127" w:type="dxa"/>
          </w:tcPr>
          <w:p w14:paraId="3F445E5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CE445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1C43E4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73ABA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1A26CC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5D8D12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08121D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A08B9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7BC827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35E222DE" w14:textId="77777777" w:rsidTr="00B47579">
        <w:trPr>
          <w:jc w:val="center"/>
        </w:trPr>
        <w:tc>
          <w:tcPr>
            <w:tcW w:w="2127" w:type="dxa"/>
          </w:tcPr>
          <w:p w14:paraId="61E2142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392CCC8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06AF2A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08F06B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0A558E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0F3B8D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ABA6D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5D1AA8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2C4E06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58AC45E6" w14:textId="77777777" w:rsidTr="00B47579">
        <w:trPr>
          <w:jc w:val="center"/>
        </w:trPr>
        <w:tc>
          <w:tcPr>
            <w:tcW w:w="2127" w:type="dxa"/>
          </w:tcPr>
          <w:p w14:paraId="3F6068C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709F803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32079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679E73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44C32C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0E80D4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7F5C0C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094DA0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0206C4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4554AE41" w14:textId="77777777" w:rsidTr="00B47579">
        <w:trPr>
          <w:jc w:val="center"/>
        </w:trPr>
        <w:tc>
          <w:tcPr>
            <w:tcW w:w="2127" w:type="dxa"/>
          </w:tcPr>
          <w:p w14:paraId="640270A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4CA7CC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5C686EB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2D6B92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12E14C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6841270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26828D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798431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5F6BCA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B47579" w:rsidRPr="00AD5FAB" w14:paraId="250D1708" w14:textId="77777777" w:rsidTr="00B47579">
        <w:trPr>
          <w:jc w:val="center"/>
        </w:trPr>
        <w:tc>
          <w:tcPr>
            <w:tcW w:w="2127" w:type="dxa"/>
          </w:tcPr>
          <w:p w14:paraId="5CADCA61" w14:textId="77777777" w:rsidR="00B47579" w:rsidRPr="00AD5FAB" w:rsidRDefault="00B47579" w:rsidP="00B47579">
            <w:pPr>
              <w:spacing w:line="276" w:lineRule="auto"/>
              <w:rPr>
                <w:rFonts w:ascii="Times New Roman" w:hAnsi="Times New Roman"/>
                <w:i/>
                <w:color w:val="000000" w:themeColor="text1"/>
                <w:sz w:val="18"/>
                <w:szCs w:val="18"/>
              </w:rPr>
            </w:pPr>
          </w:p>
        </w:tc>
        <w:tc>
          <w:tcPr>
            <w:tcW w:w="992" w:type="dxa"/>
          </w:tcPr>
          <w:p w14:paraId="1239D21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F3E8B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2D78068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70A0384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D9BA23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6AB92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5F1901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5D6C768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F3579E5" w14:textId="77777777" w:rsidTr="00B47579">
        <w:trPr>
          <w:jc w:val="center"/>
        </w:trPr>
        <w:tc>
          <w:tcPr>
            <w:tcW w:w="2127" w:type="dxa"/>
          </w:tcPr>
          <w:p w14:paraId="02394189"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lnCVR (Variance)</w:t>
            </w:r>
          </w:p>
        </w:tc>
        <w:tc>
          <w:tcPr>
            <w:tcW w:w="992" w:type="dxa"/>
          </w:tcPr>
          <w:p w14:paraId="6993DE0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8B9109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EBEC9E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185544B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A3AF6F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321B95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1FD1689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FA59AE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E80E7EB" w14:textId="77777777" w:rsidTr="00B47579">
        <w:trPr>
          <w:jc w:val="center"/>
        </w:trPr>
        <w:tc>
          <w:tcPr>
            <w:tcW w:w="2127" w:type="dxa"/>
          </w:tcPr>
          <w:p w14:paraId="519233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70CC23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26ABC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3DB4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7D3D91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3E0F2D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6745111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FAE1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350290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6AFD3FFE" w14:textId="77777777" w:rsidTr="00B47579">
        <w:trPr>
          <w:jc w:val="center"/>
        </w:trPr>
        <w:tc>
          <w:tcPr>
            <w:tcW w:w="2127" w:type="dxa"/>
          </w:tcPr>
          <w:p w14:paraId="724DEA1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219D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23FD57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491B87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402D597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26CEDB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68CCE4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175910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4ED8B74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74DFD4C8" w14:textId="77777777" w:rsidTr="00B47579">
        <w:trPr>
          <w:jc w:val="center"/>
        </w:trPr>
        <w:tc>
          <w:tcPr>
            <w:tcW w:w="2127" w:type="dxa"/>
          </w:tcPr>
          <w:p w14:paraId="108CDB8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06CD8A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16454C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7B9575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2FDC456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0602A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744200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231F65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06794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69C93BFE" w14:textId="77777777" w:rsidTr="00B47579">
        <w:trPr>
          <w:jc w:val="center"/>
        </w:trPr>
        <w:tc>
          <w:tcPr>
            <w:tcW w:w="2127" w:type="dxa"/>
          </w:tcPr>
          <w:p w14:paraId="49F2EA47"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071275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A3BCC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324C3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046CEF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6219A3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C9896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4CC0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32C279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19610272" w14:textId="77777777" w:rsidTr="00B47579">
        <w:trPr>
          <w:jc w:val="center"/>
        </w:trPr>
        <w:tc>
          <w:tcPr>
            <w:tcW w:w="2127" w:type="dxa"/>
          </w:tcPr>
          <w:p w14:paraId="680F680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16857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250B3D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B51F9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52DE24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2F36C3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62ECAAD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2C61DB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412DE9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3FA254E3" w14:textId="222A3D9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8A70A0" w14:textId="60E04306"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6782ACD" w14:textId="7AA03631"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F4BEFEE" w14:textId="4D3E0344"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5F1022AA" w14:textId="0D65024A"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88E1CF2" w14:textId="0663B037"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396BD611" w14:textId="65E245B4"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3498F22B" w14:textId="7E887FC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59AEF20" w14:textId="3FF3EAAD"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0B7EC2D9" w14:textId="04059E1F"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668FB4D8" w14:textId="5F4AEA10"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80259ED" w14:textId="7777777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4395C007" w14:textId="1337B055" w:rsidR="00B47579" w:rsidRDefault="00B47579" w:rsidP="00B172D1">
      <w:pPr>
        <w:widowControl w:val="0"/>
        <w:autoSpaceDE w:val="0"/>
        <w:autoSpaceDN w:val="0"/>
        <w:adjustRightInd w:val="0"/>
        <w:spacing w:line="480" w:lineRule="auto"/>
        <w:ind w:left="480" w:hanging="480"/>
        <w:rPr>
          <w:rFonts w:ascii="Times New Roman" w:hAnsi="Times New Roman" w:cs="Times New Roman"/>
          <w:bCs/>
          <w:color w:val="000000" w:themeColor="text1"/>
        </w:rPr>
      </w:pPr>
      <w:r>
        <w:rPr>
          <w:rFonts w:ascii="Times New Roman" w:hAnsi="Times New Roman" w:cs="Times New Roman"/>
          <w:b/>
          <w:bCs/>
        </w:rPr>
        <w:lastRenderedPageBreak/>
        <w:t xml:space="preserve">Table 2. </w:t>
      </w:r>
      <w:r>
        <w:rPr>
          <w:rFonts w:ascii="Times New Roman" w:hAnsi="Times New Roman" w:cs="Times New Roman"/>
        </w:rPr>
        <w:t xml:space="preserve">Sex differences were significant for some trait types, within some taxa, but there was no consistent pattern. Multi-level meta-regression (MLMR) model summaries for each taxa with personality trait type as a fixed moderator. Values highlighted in bold indicate a significant </w:t>
      </w:r>
      <w:r w:rsidRPr="00B47579">
        <w:rPr>
          <w:rFonts w:ascii="Times New Roman" w:hAnsi="Times New Roman" w:cs="Times New Roman"/>
        </w:rPr>
        <w:t>difference (</w:t>
      </w:r>
      <m:oMath>
        <m:r>
          <m:rPr>
            <m:sty m:val="bi"/>
          </m:rPr>
          <w:rPr>
            <w:rFonts w:ascii="Cambria Math" w:hAnsi="Cambria Math" w:cs="Times New Roman"/>
            <w:color w:val="000000" w:themeColor="text1"/>
          </w:rPr>
          <m:t xml:space="preserve">α </m:t>
        </m:r>
      </m:oMath>
      <w:r w:rsidRPr="00B47579">
        <w:rPr>
          <w:rFonts w:ascii="Times New Roman" w:hAnsi="Times New Roman" w:cs="Times New Roman"/>
          <w:bCs/>
          <w:color w:val="000000" w:themeColor="text1"/>
        </w:rPr>
        <w:t>&lt; 0.05)</w:t>
      </w:r>
      <w:r>
        <w:rPr>
          <w:bCs/>
          <w:color w:val="000000" w:themeColor="text1"/>
        </w:rPr>
        <w:t xml:space="preserve"> </w:t>
      </w:r>
      <w:r>
        <w:rPr>
          <w:rFonts w:ascii="Times New Roman" w:hAnsi="Times New Roman" w:cs="Times New Roman"/>
          <w:bCs/>
          <w:color w:val="000000" w:themeColor="text1"/>
        </w:rPr>
        <w:t xml:space="preserve">between males and females. Positive estimates indicate that the mean and variability are greater for males than females. These models are graphically represented in Figures </w:t>
      </w:r>
      <w:r w:rsidR="00EB5863">
        <w:rPr>
          <w:rFonts w:ascii="Times New Roman" w:hAnsi="Times New Roman" w:cs="Times New Roman"/>
          <w:bCs/>
          <w:color w:val="000000" w:themeColor="text1"/>
        </w:rPr>
        <w:t>2</w:t>
      </w:r>
      <w:r>
        <w:rPr>
          <w:rFonts w:ascii="Times New Roman" w:hAnsi="Times New Roman" w:cs="Times New Roman"/>
          <w:bCs/>
          <w:color w:val="000000" w:themeColor="text1"/>
        </w:rPr>
        <w:t xml:space="preserve"> &amp; </w:t>
      </w:r>
      <w:r w:rsidR="00EB5863">
        <w:rPr>
          <w:rFonts w:ascii="Times New Roman" w:hAnsi="Times New Roman" w:cs="Times New Roman"/>
          <w:bCs/>
          <w:color w:val="000000" w:themeColor="text1"/>
        </w:rPr>
        <w:t>3</w:t>
      </w:r>
      <w:r>
        <w:rPr>
          <w:rFonts w:ascii="Times New Roman" w:hAnsi="Times New Roman" w:cs="Times New Roman"/>
          <w:bCs/>
          <w:color w:val="000000" w:themeColor="text1"/>
        </w:rPr>
        <w:t xml:space="preserve">. </w:t>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B47579" w:rsidRPr="00AD5FAB" w14:paraId="06DBF1F1" w14:textId="77777777" w:rsidTr="00B47579">
        <w:trPr>
          <w:trHeight w:val="518"/>
          <w:jc w:val="center"/>
        </w:trPr>
        <w:tc>
          <w:tcPr>
            <w:tcW w:w="1356" w:type="dxa"/>
            <w:tcBorders>
              <w:top w:val="single" w:sz="4" w:space="0" w:color="auto"/>
              <w:bottom w:val="single" w:sz="4" w:space="0" w:color="auto"/>
            </w:tcBorders>
          </w:tcPr>
          <w:p w14:paraId="1E09EDB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7DF245F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272506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068319B9"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E7E78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04DA986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115DE0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4EF3328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lnCVR </w:t>
            </w:r>
          </w:p>
          <w:p w14:paraId="62E6D85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4D062CE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lnCVR </w:t>
            </w:r>
          </w:p>
          <w:p w14:paraId="00F5E667"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7494A547"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lnCVR</w:t>
            </w:r>
          </w:p>
          <w:p w14:paraId="059586E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5465703C"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528F949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944938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B47579" w:rsidRPr="00AD5FAB" w14:paraId="10A9767A" w14:textId="77777777" w:rsidTr="00B47579">
        <w:trPr>
          <w:jc w:val="center"/>
        </w:trPr>
        <w:tc>
          <w:tcPr>
            <w:tcW w:w="7871" w:type="dxa"/>
            <w:gridSpan w:val="7"/>
            <w:tcBorders>
              <w:top w:val="single" w:sz="4" w:space="0" w:color="auto"/>
            </w:tcBorders>
          </w:tcPr>
          <w:p w14:paraId="3EDD6CD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4FA62A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34BD7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62C091E2"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522C9DE7" w14:textId="77777777" w:rsidTr="00B47579">
        <w:trPr>
          <w:jc w:val="center"/>
        </w:trPr>
        <w:tc>
          <w:tcPr>
            <w:tcW w:w="1356" w:type="dxa"/>
          </w:tcPr>
          <w:p w14:paraId="5032E4F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B8685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02BCCB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1FE18A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2A968C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6C8E6EE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2F425C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FE2A1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544EABB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691E80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B47579" w:rsidRPr="00AD5FAB" w14:paraId="2D2E8FE9" w14:textId="77777777" w:rsidTr="00B47579">
        <w:trPr>
          <w:jc w:val="center"/>
        </w:trPr>
        <w:tc>
          <w:tcPr>
            <w:tcW w:w="1356" w:type="dxa"/>
          </w:tcPr>
          <w:p w14:paraId="14B28CE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0D40F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0257E1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007210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32E5C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33BE0E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1D3D13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4B0ED8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139690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123F9B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B47579" w:rsidRPr="00AD5FAB" w14:paraId="3FBF8B85" w14:textId="77777777" w:rsidTr="00B47579">
        <w:trPr>
          <w:jc w:val="center"/>
        </w:trPr>
        <w:tc>
          <w:tcPr>
            <w:tcW w:w="1356" w:type="dxa"/>
          </w:tcPr>
          <w:p w14:paraId="6E53B87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1CD840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2F1D89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1B3FA3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737158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E6198C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612F4CB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6E9F89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796A34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A7D9B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B47579" w:rsidRPr="00AD5FAB" w14:paraId="65F920E2" w14:textId="77777777" w:rsidTr="00B47579">
        <w:trPr>
          <w:jc w:val="center"/>
        </w:trPr>
        <w:tc>
          <w:tcPr>
            <w:tcW w:w="1356" w:type="dxa"/>
          </w:tcPr>
          <w:p w14:paraId="325843B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7F2A61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17DDEC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37BF76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4723AB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3E6D99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0D9C44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3EF320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10363C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BC6D5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B47579" w:rsidRPr="00AD5FAB" w14:paraId="48512821" w14:textId="77777777" w:rsidTr="00B47579">
        <w:trPr>
          <w:jc w:val="center"/>
        </w:trPr>
        <w:tc>
          <w:tcPr>
            <w:tcW w:w="1356" w:type="dxa"/>
          </w:tcPr>
          <w:p w14:paraId="216F5D5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85C80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1FCA4E3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2F27C9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2479A4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69962C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1317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221E65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32E0C7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189FDF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2158ADB4" w14:textId="77777777" w:rsidTr="00B47579">
        <w:trPr>
          <w:jc w:val="center"/>
        </w:trPr>
        <w:tc>
          <w:tcPr>
            <w:tcW w:w="7871" w:type="dxa"/>
            <w:gridSpan w:val="7"/>
          </w:tcPr>
          <w:p w14:paraId="6C7D5207"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1EC0C0C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3B0F51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6B7B99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7B651A0" w14:textId="77777777" w:rsidTr="00B47579">
        <w:trPr>
          <w:jc w:val="center"/>
        </w:trPr>
        <w:tc>
          <w:tcPr>
            <w:tcW w:w="7871" w:type="dxa"/>
            <w:gridSpan w:val="7"/>
          </w:tcPr>
          <w:p w14:paraId="620C9AE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8A022F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526AC97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5BF51E9"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1F84F113" w14:textId="77777777" w:rsidTr="00B47579">
        <w:trPr>
          <w:jc w:val="center"/>
        </w:trPr>
        <w:tc>
          <w:tcPr>
            <w:tcW w:w="1356" w:type="dxa"/>
          </w:tcPr>
          <w:p w14:paraId="28665C3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9ED66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237E59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414AEC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7257039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0F324A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176B2B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0582E9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0A4262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2FD528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B47579" w:rsidRPr="00AD5FAB" w14:paraId="6EE4FA42" w14:textId="77777777" w:rsidTr="00B47579">
        <w:trPr>
          <w:jc w:val="center"/>
        </w:trPr>
        <w:tc>
          <w:tcPr>
            <w:tcW w:w="1356" w:type="dxa"/>
          </w:tcPr>
          <w:p w14:paraId="4A21230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744A3F3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5F6872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450DEC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424254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5A63A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551FC70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3F2403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639AE4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482FD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1804E6DA" w14:textId="77777777" w:rsidTr="00B47579">
        <w:trPr>
          <w:jc w:val="center"/>
        </w:trPr>
        <w:tc>
          <w:tcPr>
            <w:tcW w:w="1356" w:type="dxa"/>
          </w:tcPr>
          <w:p w14:paraId="6161A6E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7A4C6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61450B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30CA3B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594CF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798FBF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1ABEF6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2B04F3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78083B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ED90E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B47579" w:rsidRPr="00AD5FAB" w14:paraId="6250BB6D" w14:textId="77777777" w:rsidTr="00B47579">
        <w:trPr>
          <w:jc w:val="center"/>
        </w:trPr>
        <w:tc>
          <w:tcPr>
            <w:tcW w:w="1356" w:type="dxa"/>
          </w:tcPr>
          <w:p w14:paraId="0F18E9D4"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49CF191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901A4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F0053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0A86C31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EF771C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25D55F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05B1008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726D802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6DDA147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B47579" w:rsidRPr="00AD5FAB" w14:paraId="7CF16655" w14:textId="77777777" w:rsidTr="00B47579">
        <w:trPr>
          <w:jc w:val="center"/>
        </w:trPr>
        <w:tc>
          <w:tcPr>
            <w:tcW w:w="1356" w:type="dxa"/>
          </w:tcPr>
          <w:p w14:paraId="4E333178"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1CFD9F8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DD330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68FBE74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22E4E7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429FC4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0652A8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2C13CF1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0EFB69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5E0B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09255E5" w14:textId="77777777" w:rsidTr="00B47579">
        <w:trPr>
          <w:jc w:val="center"/>
        </w:trPr>
        <w:tc>
          <w:tcPr>
            <w:tcW w:w="7871" w:type="dxa"/>
            <w:gridSpan w:val="7"/>
          </w:tcPr>
          <w:p w14:paraId="53EFB82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2E77772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38239AC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8F52B7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212A9B67" w14:textId="77777777" w:rsidTr="00B47579">
        <w:trPr>
          <w:jc w:val="center"/>
        </w:trPr>
        <w:tc>
          <w:tcPr>
            <w:tcW w:w="7871" w:type="dxa"/>
            <w:gridSpan w:val="7"/>
          </w:tcPr>
          <w:p w14:paraId="08F5F2D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5E728C08"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2F76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3489AFD0"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705A9B9" w14:textId="77777777" w:rsidTr="00B47579">
        <w:trPr>
          <w:jc w:val="center"/>
        </w:trPr>
        <w:tc>
          <w:tcPr>
            <w:tcW w:w="1356" w:type="dxa"/>
          </w:tcPr>
          <w:p w14:paraId="7A9873E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5A3CC5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7E435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48F0B2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54F98E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04DCF0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2B0A53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624B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8819A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6F0327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1B3B9355" w14:textId="77777777" w:rsidTr="00B47579">
        <w:trPr>
          <w:jc w:val="center"/>
        </w:trPr>
        <w:tc>
          <w:tcPr>
            <w:tcW w:w="1356" w:type="dxa"/>
          </w:tcPr>
          <w:p w14:paraId="5F4D18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BB43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3CB7AE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6DBB6B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4A24C2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7F4BD5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1B4DA45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0CA5CC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4FB2C8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8C010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466CDC06" w14:textId="77777777" w:rsidTr="00B47579">
        <w:trPr>
          <w:jc w:val="center"/>
        </w:trPr>
        <w:tc>
          <w:tcPr>
            <w:tcW w:w="1356" w:type="dxa"/>
          </w:tcPr>
          <w:p w14:paraId="578FECE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47816A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ADEF2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616C2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123B074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7D926D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75782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1E547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295E6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4F0D6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2D976284" w14:textId="77777777" w:rsidTr="00B47579">
        <w:trPr>
          <w:jc w:val="center"/>
        </w:trPr>
        <w:tc>
          <w:tcPr>
            <w:tcW w:w="1356" w:type="dxa"/>
          </w:tcPr>
          <w:p w14:paraId="5941A772"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6C1B56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10581279"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1DC9635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51F470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2983F0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45A81B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D2CA0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14166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3AE9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B47579" w:rsidRPr="00AD5FAB" w14:paraId="0D062003" w14:textId="77777777" w:rsidTr="00B47579">
        <w:trPr>
          <w:jc w:val="center"/>
        </w:trPr>
        <w:tc>
          <w:tcPr>
            <w:tcW w:w="1356" w:type="dxa"/>
          </w:tcPr>
          <w:p w14:paraId="23AB1EB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6C65E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327E0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1BE36F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7F4B41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050E66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470E36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9D15B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7FA20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067336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790D983" w14:textId="77777777" w:rsidTr="00B47579">
        <w:trPr>
          <w:jc w:val="center"/>
        </w:trPr>
        <w:tc>
          <w:tcPr>
            <w:tcW w:w="7871" w:type="dxa"/>
            <w:gridSpan w:val="7"/>
          </w:tcPr>
          <w:p w14:paraId="3F06C24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158A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4040EDF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5F588E1"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17BD711" w14:textId="77777777" w:rsidTr="00B47579">
        <w:trPr>
          <w:jc w:val="center"/>
        </w:trPr>
        <w:tc>
          <w:tcPr>
            <w:tcW w:w="7871" w:type="dxa"/>
            <w:gridSpan w:val="7"/>
          </w:tcPr>
          <w:p w14:paraId="5AF52BC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A9DBCE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063A4B5"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9B28A98"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8239C10" w14:textId="77777777" w:rsidTr="00B47579">
        <w:trPr>
          <w:jc w:val="center"/>
        </w:trPr>
        <w:tc>
          <w:tcPr>
            <w:tcW w:w="1356" w:type="dxa"/>
          </w:tcPr>
          <w:p w14:paraId="06F66598"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5A437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77F074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5EB372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54244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A3FB9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79C648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46C9EF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E9A5C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5D89BCF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B47579" w:rsidRPr="00AD5FAB" w14:paraId="740BE83C" w14:textId="77777777" w:rsidTr="00B47579">
        <w:trPr>
          <w:jc w:val="center"/>
        </w:trPr>
        <w:tc>
          <w:tcPr>
            <w:tcW w:w="1356" w:type="dxa"/>
          </w:tcPr>
          <w:p w14:paraId="5926D21A"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4157037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422BD14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260878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E0C023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1DBDA38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0F36C6E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4378B45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08AAC76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1AB02F1B"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B47579" w:rsidRPr="00AD5FAB" w14:paraId="2974D1BE" w14:textId="77777777" w:rsidTr="00B47579">
        <w:trPr>
          <w:jc w:val="center"/>
        </w:trPr>
        <w:tc>
          <w:tcPr>
            <w:tcW w:w="1356" w:type="dxa"/>
          </w:tcPr>
          <w:p w14:paraId="07D9464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56ABF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B370A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699344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51B02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6D23A5F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BA421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32B05F6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3348CE4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0B1E6E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B47579" w:rsidRPr="00AD5FAB" w14:paraId="6326A897" w14:textId="77777777" w:rsidTr="00B47579">
        <w:trPr>
          <w:jc w:val="center"/>
        </w:trPr>
        <w:tc>
          <w:tcPr>
            <w:tcW w:w="1356" w:type="dxa"/>
          </w:tcPr>
          <w:p w14:paraId="019F3E5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52855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07669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055EE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5505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15FE6F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5D11C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0D1CD2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25C56F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2245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B47579" w:rsidRPr="00AD5FAB" w14:paraId="39996326" w14:textId="77777777" w:rsidTr="00B47579">
        <w:trPr>
          <w:jc w:val="center"/>
        </w:trPr>
        <w:tc>
          <w:tcPr>
            <w:tcW w:w="1356" w:type="dxa"/>
          </w:tcPr>
          <w:p w14:paraId="5D1EA20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B3A42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050D7A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7131C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1EB528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26D154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47AC3C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8BD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511141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DFE233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23591504" w14:textId="77777777" w:rsidTr="00B47579">
        <w:trPr>
          <w:jc w:val="center"/>
        </w:trPr>
        <w:tc>
          <w:tcPr>
            <w:tcW w:w="7871" w:type="dxa"/>
            <w:gridSpan w:val="7"/>
          </w:tcPr>
          <w:p w14:paraId="4C7D79C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4B694E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A2253"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783B8E5"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C4C5CF4" w14:textId="77777777" w:rsidTr="00B47579">
        <w:trPr>
          <w:jc w:val="center"/>
        </w:trPr>
        <w:tc>
          <w:tcPr>
            <w:tcW w:w="7871" w:type="dxa"/>
            <w:gridSpan w:val="7"/>
          </w:tcPr>
          <w:p w14:paraId="2B87FC8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1AF01BE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086BBB6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2801E8CA"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8A67198" w14:textId="77777777" w:rsidTr="00B47579">
        <w:trPr>
          <w:jc w:val="center"/>
        </w:trPr>
        <w:tc>
          <w:tcPr>
            <w:tcW w:w="1356" w:type="dxa"/>
          </w:tcPr>
          <w:p w14:paraId="4896F91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2DF02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2076BBC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060FAB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235E2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084A6F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2A91F4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3C5E8D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1258D3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74AF00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B47579" w:rsidRPr="00AD5FAB" w14:paraId="26D7D85F" w14:textId="77777777" w:rsidTr="00B47579">
        <w:trPr>
          <w:jc w:val="center"/>
        </w:trPr>
        <w:tc>
          <w:tcPr>
            <w:tcW w:w="1356" w:type="dxa"/>
          </w:tcPr>
          <w:p w14:paraId="2460DDB7"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332674F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65613BF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5E4704B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658DD0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C912C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386EDC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101B70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7C6783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63FE1E2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026ADA41" w14:textId="77777777" w:rsidTr="00B47579">
        <w:trPr>
          <w:jc w:val="center"/>
        </w:trPr>
        <w:tc>
          <w:tcPr>
            <w:tcW w:w="1356" w:type="dxa"/>
          </w:tcPr>
          <w:p w14:paraId="4194874F"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7A17B085"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9DBE1D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0372E06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691687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0568E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33B43A9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243949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44C8F4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6C5134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3986E529" w14:textId="77777777" w:rsidTr="00B47579">
        <w:trPr>
          <w:jc w:val="center"/>
        </w:trPr>
        <w:tc>
          <w:tcPr>
            <w:tcW w:w="1356" w:type="dxa"/>
          </w:tcPr>
          <w:p w14:paraId="5843AB5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3710AC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15C22B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551B51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14183C8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0D5C3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3B07CC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44AF31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0FFBF6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502F16B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5E0AD0A1" w14:textId="77777777" w:rsidTr="00B47579">
        <w:trPr>
          <w:jc w:val="center"/>
        </w:trPr>
        <w:tc>
          <w:tcPr>
            <w:tcW w:w="1356" w:type="dxa"/>
          </w:tcPr>
          <w:p w14:paraId="071233B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0566A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6E31BF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93A5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0C2E81D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6F36EF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29A0A3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2B4390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26FCB4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799457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232341B7" w14:textId="740A305E"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5EE72A5" w14:textId="1D93C60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20F221" w14:textId="3E431E33"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EA4D97" w14:textId="7784747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750679" w14:textId="1326A562"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 xml:space="preserve">Table 3. </w:t>
      </w:r>
      <w:r>
        <w:rPr>
          <w:rFonts w:ascii="Times New Roman" w:hAnsi="Times New Roman" w:cs="Times New Roman"/>
        </w:rPr>
        <w:t xml:space="preserve">SSD explains sex differences in mean personality for two traits for mammals.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means when males and females are the same size (SSD=0), and when males are larger than females (SSD&gt;0). Only personality types with 10 or more species, with SSD data, were estimated. </w:t>
      </w:r>
    </w:p>
    <w:tbl>
      <w:tblPr>
        <w:tblStyle w:val="TableGrid"/>
        <w:tblW w:w="10485" w:type="dxa"/>
        <w:jc w:val="center"/>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B47579" w:rsidRPr="00AD5FAB" w14:paraId="649D311E" w14:textId="77777777" w:rsidTr="00B47579">
        <w:trPr>
          <w:trHeight w:val="558"/>
          <w:jc w:val="center"/>
        </w:trPr>
        <w:tc>
          <w:tcPr>
            <w:tcW w:w="1759" w:type="dxa"/>
            <w:tcBorders>
              <w:top w:val="single" w:sz="4" w:space="0" w:color="auto"/>
              <w:bottom w:val="single" w:sz="4" w:space="0" w:color="auto"/>
            </w:tcBorders>
          </w:tcPr>
          <w:p w14:paraId="04CAE18D"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763B9238"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666570C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CA4FEBA"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40CCFD6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132194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A43704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5836CB2D"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lnCVR </w:t>
            </w:r>
          </w:p>
          <w:p w14:paraId="491D5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064A76BE"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lnCVR </w:t>
            </w:r>
          </w:p>
          <w:p w14:paraId="71BA055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086B4B1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lnCVR</w:t>
            </w:r>
          </w:p>
          <w:p w14:paraId="172CC0FF"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2AF4B1F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085CBEA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909F52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3E0F1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B47579" w:rsidRPr="00AD5FAB" w14:paraId="58494E89" w14:textId="77777777" w:rsidTr="00B47579">
        <w:trPr>
          <w:trHeight w:val="126"/>
          <w:jc w:val="center"/>
        </w:trPr>
        <w:tc>
          <w:tcPr>
            <w:tcW w:w="7650" w:type="dxa"/>
            <w:gridSpan w:val="7"/>
            <w:tcBorders>
              <w:top w:val="single" w:sz="4" w:space="0" w:color="auto"/>
            </w:tcBorders>
          </w:tcPr>
          <w:p w14:paraId="7D722F0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208305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5D6F01D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6A7392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6C038327" w14:textId="77777777" w:rsidTr="00B47579">
        <w:trPr>
          <w:trHeight w:val="126"/>
          <w:jc w:val="center"/>
        </w:trPr>
        <w:tc>
          <w:tcPr>
            <w:tcW w:w="1759" w:type="dxa"/>
          </w:tcPr>
          <w:p w14:paraId="0F56B9C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0D220999"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6DD6E12F"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6789C78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BB85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5B1AF4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3425E4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2CC948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0E2BD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57B088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B47579" w:rsidRPr="00AD5FAB" w14:paraId="4F971DCB" w14:textId="77777777" w:rsidTr="00B47579">
        <w:trPr>
          <w:trHeight w:val="115"/>
          <w:jc w:val="center"/>
        </w:trPr>
        <w:tc>
          <w:tcPr>
            <w:tcW w:w="1759" w:type="dxa"/>
          </w:tcPr>
          <w:p w14:paraId="5DCB5405"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C633089"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6449E7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02341A3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23DF0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D821D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43BFBC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DC10CE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217A93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0C48E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5951A80" w14:textId="77777777" w:rsidTr="00B47579">
        <w:trPr>
          <w:trHeight w:val="115"/>
          <w:jc w:val="center"/>
        </w:trPr>
        <w:tc>
          <w:tcPr>
            <w:tcW w:w="1759" w:type="dxa"/>
          </w:tcPr>
          <w:p w14:paraId="735EC69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15F490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2453C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52BCEB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4CA5B69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0C59B71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68D19B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4C5065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35FF48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533579F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B47579" w:rsidRPr="00AD5FAB" w14:paraId="31A66EEB" w14:textId="77777777" w:rsidTr="00B47579">
        <w:trPr>
          <w:trHeight w:val="126"/>
          <w:jc w:val="center"/>
        </w:trPr>
        <w:tc>
          <w:tcPr>
            <w:tcW w:w="1759" w:type="dxa"/>
          </w:tcPr>
          <w:p w14:paraId="04268090"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41EC28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3B1A2B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75F49820"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437D04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E1CCC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1EEB7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5DFAF3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F6D3EC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D0DB35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0E99803" w14:textId="77777777" w:rsidTr="00B47579">
        <w:trPr>
          <w:trHeight w:val="126"/>
          <w:jc w:val="center"/>
        </w:trPr>
        <w:tc>
          <w:tcPr>
            <w:tcW w:w="1759" w:type="dxa"/>
          </w:tcPr>
          <w:p w14:paraId="58FA04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0A8919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893C6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682BF8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DBCB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000C9E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7F27D6E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366B50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4DFE1E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28E69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B47579" w:rsidRPr="00AD5FAB" w14:paraId="0A2CA06D" w14:textId="77777777" w:rsidTr="00B47579">
        <w:trPr>
          <w:trHeight w:val="126"/>
          <w:jc w:val="center"/>
        </w:trPr>
        <w:tc>
          <w:tcPr>
            <w:tcW w:w="1759" w:type="dxa"/>
          </w:tcPr>
          <w:p w14:paraId="0C7967A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88982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E67E67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330244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1CA5B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5B0E9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5AA6E7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4FFF49D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0FC19D0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1B28F35"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C7CB0FB" w14:textId="77777777" w:rsidTr="00B47579">
        <w:trPr>
          <w:trHeight w:val="126"/>
          <w:jc w:val="center"/>
        </w:trPr>
        <w:tc>
          <w:tcPr>
            <w:tcW w:w="1759" w:type="dxa"/>
          </w:tcPr>
          <w:p w14:paraId="6D13239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1249B9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314BA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3D8CE2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60C87C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06502BA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4CA687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2B9D5C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EF1DA4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2F5009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B47579" w:rsidRPr="00AD5FAB" w14:paraId="4F721294" w14:textId="77777777" w:rsidTr="00B47579">
        <w:trPr>
          <w:trHeight w:val="126"/>
          <w:jc w:val="center"/>
        </w:trPr>
        <w:tc>
          <w:tcPr>
            <w:tcW w:w="1759" w:type="dxa"/>
          </w:tcPr>
          <w:p w14:paraId="469E586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43B29C1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361A35E8"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2692D72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6A55C7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77D8C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524F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52C8C30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AEF545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A8445A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7BF4F7B" w14:textId="77777777" w:rsidTr="00B47579">
        <w:trPr>
          <w:trHeight w:val="115"/>
          <w:jc w:val="center"/>
        </w:trPr>
        <w:tc>
          <w:tcPr>
            <w:tcW w:w="7650" w:type="dxa"/>
            <w:gridSpan w:val="7"/>
          </w:tcPr>
          <w:p w14:paraId="663FA6F5" w14:textId="77777777" w:rsidR="00B47579" w:rsidRPr="00AD5FAB" w:rsidRDefault="00B47579" w:rsidP="00B47579">
            <w:pPr>
              <w:spacing w:line="276" w:lineRule="auto"/>
              <w:rPr>
                <w:rFonts w:ascii="Times New Roman" w:hAnsi="Times New Roman"/>
                <w:b/>
                <w:iCs/>
                <w:color w:val="000000" w:themeColor="text1"/>
                <w:sz w:val="18"/>
                <w:szCs w:val="18"/>
              </w:rPr>
            </w:pPr>
          </w:p>
        </w:tc>
        <w:tc>
          <w:tcPr>
            <w:tcW w:w="850" w:type="dxa"/>
          </w:tcPr>
          <w:p w14:paraId="32F4F420"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A463169"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71E2756A"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0D421313" w14:textId="77777777" w:rsidTr="00B47579">
        <w:trPr>
          <w:trHeight w:val="115"/>
          <w:jc w:val="center"/>
        </w:trPr>
        <w:tc>
          <w:tcPr>
            <w:tcW w:w="7650" w:type="dxa"/>
            <w:gridSpan w:val="7"/>
          </w:tcPr>
          <w:p w14:paraId="2158F1C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6C406629"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D9C31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6C1C1AE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12FDA652" w14:textId="77777777" w:rsidTr="00B47579">
        <w:trPr>
          <w:trHeight w:val="126"/>
          <w:jc w:val="center"/>
        </w:trPr>
        <w:tc>
          <w:tcPr>
            <w:tcW w:w="1759" w:type="dxa"/>
          </w:tcPr>
          <w:p w14:paraId="3AE2880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1F8A7E3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18EAD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19F6BC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29A8B9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48EA23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973475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368502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27AFECA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315B6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B47579" w:rsidRPr="00AD5FAB" w14:paraId="59BA9665" w14:textId="77777777" w:rsidTr="00B47579">
        <w:trPr>
          <w:trHeight w:val="126"/>
          <w:jc w:val="center"/>
        </w:trPr>
        <w:tc>
          <w:tcPr>
            <w:tcW w:w="1759" w:type="dxa"/>
          </w:tcPr>
          <w:p w14:paraId="27E24EF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FFB1B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4F491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430D2D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BA556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40EC61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476069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58BD4F1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18FE02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797E861"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483DD6A" w14:textId="77777777" w:rsidTr="00B47579">
        <w:trPr>
          <w:trHeight w:val="115"/>
          <w:jc w:val="center"/>
        </w:trPr>
        <w:tc>
          <w:tcPr>
            <w:tcW w:w="1759" w:type="dxa"/>
          </w:tcPr>
          <w:p w14:paraId="662893A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3DB479C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4FAFBB0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23A6D42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5226E45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912D29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224F3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7E957BC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7BB4A3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1B7C7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2A3158B" w14:textId="77777777" w:rsidTr="00B47579">
        <w:trPr>
          <w:trHeight w:val="115"/>
          <w:jc w:val="center"/>
        </w:trPr>
        <w:tc>
          <w:tcPr>
            <w:tcW w:w="1759" w:type="dxa"/>
          </w:tcPr>
          <w:p w14:paraId="01D21E3A"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74DE4E2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F68A85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D0E62A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BEA723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1C2D47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100AD2A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0A4014D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576CD4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5185C8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6C44F79" w14:textId="77777777" w:rsidTr="00B47579">
        <w:trPr>
          <w:trHeight w:val="126"/>
          <w:jc w:val="center"/>
        </w:trPr>
        <w:tc>
          <w:tcPr>
            <w:tcW w:w="1759" w:type="dxa"/>
          </w:tcPr>
          <w:p w14:paraId="157E2F32"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24E53F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09BDE2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549F91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895C49D"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74A470C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6386A56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3F8371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30A422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23C279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B47579" w:rsidRPr="00AD5FAB" w14:paraId="1A3ADB1A" w14:textId="77777777" w:rsidTr="00B47579">
        <w:trPr>
          <w:trHeight w:val="126"/>
          <w:jc w:val="center"/>
        </w:trPr>
        <w:tc>
          <w:tcPr>
            <w:tcW w:w="1759" w:type="dxa"/>
          </w:tcPr>
          <w:p w14:paraId="6429C7A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1DDEE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2A239A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32EF72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2713B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A3834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1936505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53B57AC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433848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6FE1E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6C051E9A" w14:textId="77777777" w:rsidTr="00B47579">
        <w:trPr>
          <w:trHeight w:val="126"/>
          <w:jc w:val="center"/>
        </w:trPr>
        <w:tc>
          <w:tcPr>
            <w:tcW w:w="1759" w:type="dxa"/>
          </w:tcPr>
          <w:p w14:paraId="5EF4291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57DA58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6E7BBF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1C6B66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5F465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78268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5102B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6F4416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2215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74EABA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B47579" w:rsidRPr="00AD5FAB" w14:paraId="7E835247" w14:textId="77777777" w:rsidTr="00B47579">
        <w:trPr>
          <w:trHeight w:val="115"/>
          <w:jc w:val="center"/>
        </w:trPr>
        <w:tc>
          <w:tcPr>
            <w:tcW w:w="1759" w:type="dxa"/>
          </w:tcPr>
          <w:p w14:paraId="1B73DB9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6BB8A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23B61F3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1CD765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0E5DE3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42E8A7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727759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7BE94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54295C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679ECEF"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34D346C" w14:textId="77777777" w:rsidTr="00B47579">
        <w:trPr>
          <w:trHeight w:val="126"/>
          <w:jc w:val="center"/>
        </w:trPr>
        <w:tc>
          <w:tcPr>
            <w:tcW w:w="1759" w:type="dxa"/>
          </w:tcPr>
          <w:p w14:paraId="0EF87C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6DD1283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C01958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3D185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07EA21F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C26875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D237A7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451ECB6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96D040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6407EC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6BE9FF2" w14:textId="77777777" w:rsidTr="00B47579">
        <w:trPr>
          <w:trHeight w:val="126"/>
          <w:jc w:val="center"/>
        </w:trPr>
        <w:tc>
          <w:tcPr>
            <w:tcW w:w="1759" w:type="dxa"/>
          </w:tcPr>
          <w:p w14:paraId="63E0E4AE"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45B1D20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51D464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5C0E9E4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37DA46E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4BDE1E1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3348DC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3230D59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67E5C0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89CE9B6"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D3C7F30" w14:textId="77777777" w:rsidTr="00B47579">
        <w:trPr>
          <w:trHeight w:val="115"/>
          <w:jc w:val="center"/>
        </w:trPr>
        <w:tc>
          <w:tcPr>
            <w:tcW w:w="1759" w:type="dxa"/>
          </w:tcPr>
          <w:p w14:paraId="5A0ABC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68F0BC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7672B8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2A1215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12CD1C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61BC67B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13E4AA6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46693A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DF93CD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6D9F24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B47579" w:rsidRPr="00AD5FAB" w14:paraId="6A575FA0" w14:textId="77777777" w:rsidTr="00B47579">
        <w:trPr>
          <w:trHeight w:val="126"/>
          <w:jc w:val="center"/>
        </w:trPr>
        <w:tc>
          <w:tcPr>
            <w:tcW w:w="1759" w:type="dxa"/>
          </w:tcPr>
          <w:p w14:paraId="64E81300"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362DDA8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1825BD6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7AE091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142E6D5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5425CED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97DE4D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7DC06C1C"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1134" w:type="dxa"/>
          </w:tcPr>
          <w:p w14:paraId="5A0058DE"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851" w:type="dxa"/>
          </w:tcPr>
          <w:p w14:paraId="5A5E2FA9"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r>
      <w:tr w:rsidR="00B47579" w:rsidRPr="00AD5FAB" w14:paraId="7434A7F5" w14:textId="77777777" w:rsidTr="00B47579">
        <w:trPr>
          <w:trHeight w:val="126"/>
          <w:jc w:val="center"/>
        </w:trPr>
        <w:tc>
          <w:tcPr>
            <w:tcW w:w="1759" w:type="dxa"/>
          </w:tcPr>
          <w:p w14:paraId="34FC7948"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54C5982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3B6BA1B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2B28634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775FE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4AB8E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1492FD1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6604E7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652FFD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7D1045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B47579" w:rsidRPr="00AD5FAB" w14:paraId="3DCE2BB1" w14:textId="77777777" w:rsidTr="00B47579">
        <w:trPr>
          <w:trHeight w:val="126"/>
          <w:jc w:val="center"/>
        </w:trPr>
        <w:tc>
          <w:tcPr>
            <w:tcW w:w="1759" w:type="dxa"/>
          </w:tcPr>
          <w:p w14:paraId="231C45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0EA08E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408DD3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1BF1AA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212D117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5904475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1432B7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78A3F4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4E53A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28FAEFC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bl>
    <w:p w14:paraId="4CA34F05" w14:textId="5491892C"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E482DE8" w14:textId="1CBA42F2"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0A6EC4C" w14:textId="7F85683E"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BFD1905" w14:textId="77C30151"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0F16741E" w14:textId="4BEF545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7DAEBF1C" w14:textId="77777777" w:rsidR="00EB5863" w:rsidRDefault="00EB5863" w:rsidP="00EB5863">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inline distT="0" distB="0" distL="0" distR="0" wp14:anchorId="31C38131" wp14:editId="343FEFD8">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33E6A137" w14:textId="77777777" w:rsidR="00EB5863" w:rsidRPr="00772FC4" w:rsidRDefault="00EB5863" w:rsidP="00EB5863">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i/>
          <w:iCs/>
        </w:rPr>
        <w:t>PRISMA</w:t>
      </w:r>
      <w:r>
        <w:rPr>
          <w:rFonts w:ascii="Times New Roman" w:hAnsi="Times New Roman" w:cs="Times New Roman"/>
        </w:rPr>
        <w:t xml:space="preserve"> diagram demonstrates the process of finding, screening and including/excluding studies for this meta-analysis. See Table S8 for detailed keyword search terms used to locate studies.  </w:t>
      </w:r>
    </w:p>
    <w:p w14:paraId="6FB09D08"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2548E8CC"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183AF495" w14:textId="65D486EC"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anchor distT="0" distB="0" distL="114300" distR="114300" simplePos="0" relativeHeight="251659264" behindDoc="0" locked="0" layoutInCell="1" allowOverlap="1" wp14:anchorId="047613C5" wp14:editId="129753F0">
            <wp:simplePos x="0" y="0"/>
            <wp:positionH relativeFrom="column">
              <wp:posOffset>-107004</wp:posOffset>
            </wp:positionH>
            <wp:positionV relativeFrom="paragraph">
              <wp:posOffset>185487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45B5DBB0" w14:textId="77777777" w:rsidR="002A0B7C" w:rsidRDefault="002A0B7C" w:rsidP="00B172D1">
      <w:pPr>
        <w:widowControl w:val="0"/>
        <w:autoSpaceDE w:val="0"/>
        <w:autoSpaceDN w:val="0"/>
        <w:adjustRightInd w:val="0"/>
        <w:spacing w:line="480" w:lineRule="auto"/>
        <w:ind w:left="480" w:hanging="480"/>
        <w:rPr>
          <w:rFonts w:ascii="Times New Roman" w:hAnsi="Times New Roman" w:cs="Times New Roman"/>
          <w:b/>
          <w:bCs/>
        </w:rPr>
      </w:pPr>
    </w:p>
    <w:p w14:paraId="3AC77074" w14:textId="173E1E9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endotherms. Phylogenetic relationships and orchard plots for a) mammals and b) birds. Node colours reflect SSD ratios for each species (male-biased are blue, female-biased are red, monomorphic species are white and no data are grey) and heatmap data shows </w:t>
      </w:r>
      <w:r>
        <w:rPr>
          <w:rFonts w:ascii="Times New Roman" w:hAnsi="Times New Roman" w:cs="Times New Roman"/>
          <w:i/>
          <w:iCs/>
        </w:rPr>
        <w:t>n</w:t>
      </w:r>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lnCVR meta-regression models with personality trait as a moderator term. Thick bars are 95% CIs and thin bars are prediction intervals. Circle size reflects effect size precision, where larger circles have greater precision. </w:t>
      </w:r>
    </w:p>
    <w:p w14:paraId="78C711E3" w14:textId="6DE0299F" w:rsidR="002A0B7C" w:rsidRDefault="002A0B7C" w:rsidP="00B172D1">
      <w:pPr>
        <w:widowControl w:val="0"/>
        <w:autoSpaceDE w:val="0"/>
        <w:autoSpaceDN w:val="0"/>
        <w:adjustRightInd w:val="0"/>
        <w:spacing w:line="480" w:lineRule="auto"/>
        <w:ind w:left="480" w:hanging="480"/>
        <w:rPr>
          <w:rFonts w:ascii="Times New Roman" w:hAnsi="Times New Roman" w:cs="Times New Roman"/>
        </w:rPr>
      </w:pPr>
    </w:p>
    <w:p w14:paraId="2E118934" w14:textId="1D0E8250" w:rsidR="002A0B7C" w:rsidRP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sidRPr="00AD5FAB">
        <w:rPr>
          <w:b/>
          <w:noProof/>
          <w:color w:val="000000" w:themeColor="text1"/>
        </w:rPr>
        <w:lastRenderedPageBreak/>
        <w:drawing>
          <wp:anchor distT="0" distB="0" distL="114300" distR="114300" simplePos="0" relativeHeight="251661312" behindDoc="0" locked="0" layoutInCell="1" allowOverlap="1" wp14:anchorId="50A9F973" wp14:editId="23D38812">
            <wp:simplePos x="0" y="0"/>
            <wp:positionH relativeFrom="column">
              <wp:posOffset>0</wp:posOffset>
            </wp:positionH>
            <wp:positionV relativeFrom="paragraph">
              <wp:posOffset>349885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649640E3" w14:textId="4FD3BB49"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7831879" w14:textId="7F76FE53" w:rsid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ectotherms. Phylogenetic relationships and orchard plots for c) reptiles and amphibians, d) fish and e) invertebrates. Node colours reflect SSD ratios for each species (male-biased are blue, female-biased are red, monomorphic species are white and no data are grey) and heatmap data shows </w:t>
      </w:r>
      <w:r>
        <w:rPr>
          <w:rFonts w:ascii="Times New Roman" w:hAnsi="Times New Roman" w:cs="Times New Roman"/>
          <w:i/>
          <w:iCs/>
        </w:rPr>
        <w:t>n</w:t>
      </w:r>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lnCVR meta-regression models with personality trait as a moderator term. Thick bars are 95% CIs and thin bars are prediction intervals. Circle size reflects effect size precision, where larger circles have greater precision. Code and data used to generate Figures </w:t>
      </w:r>
      <w:r w:rsidR="00EB5863">
        <w:rPr>
          <w:rFonts w:ascii="Times New Roman" w:hAnsi="Times New Roman" w:cs="Times New Roman"/>
        </w:rPr>
        <w:t>2</w:t>
      </w:r>
      <w:r>
        <w:rPr>
          <w:rFonts w:ascii="Times New Roman" w:hAnsi="Times New Roman" w:cs="Times New Roman"/>
        </w:rPr>
        <w:t xml:space="preserve"> &amp; </w:t>
      </w:r>
      <w:r w:rsidR="00EB5863">
        <w:rPr>
          <w:rFonts w:ascii="Times New Roman" w:hAnsi="Times New Roman" w:cs="Times New Roman"/>
        </w:rPr>
        <w:t>3</w:t>
      </w:r>
      <w:r>
        <w:rPr>
          <w:rFonts w:ascii="Times New Roman" w:hAnsi="Times New Roman" w:cs="Times New Roman"/>
        </w:rPr>
        <w:t xml:space="preserve"> are available in the accompanying Supporting Information. </w:t>
      </w:r>
    </w:p>
    <w:p w14:paraId="1307B6CF" w14:textId="77777777" w:rsidR="0090497C" w:rsidRDefault="0090497C" w:rsidP="00B172D1">
      <w:pPr>
        <w:widowControl w:val="0"/>
        <w:autoSpaceDE w:val="0"/>
        <w:autoSpaceDN w:val="0"/>
        <w:adjustRightInd w:val="0"/>
        <w:spacing w:line="480" w:lineRule="auto"/>
        <w:ind w:left="480" w:hanging="480"/>
        <w:rPr>
          <w:rFonts w:ascii="Times New Roman" w:hAnsi="Times New Roman" w:cs="Times New Roman"/>
        </w:rPr>
      </w:pPr>
    </w:p>
    <w:p w14:paraId="2F627D53" w14:textId="6BB28DE2" w:rsidR="00772FC4" w:rsidRDefault="00772FC4" w:rsidP="00B172D1">
      <w:pPr>
        <w:widowControl w:val="0"/>
        <w:autoSpaceDE w:val="0"/>
        <w:autoSpaceDN w:val="0"/>
        <w:adjustRightInd w:val="0"/>
        <w:spacing w:line="480" w:lineRule="auto"/>
        <w:ind w:left="480" w:hanging="480"/>
        <w:rPr>
          <w:rFonts w:ascii="Times New Roman" w:hAnsi="Times New Roman" w:cs="Times New Roman"/>
        </w:rPr>
      </w:pPr>
    </w:p>
    <w:sectPr w:rsidR="00772FC4" w:rsidSect="00B54352">
      <w:footerReference w:type="even" r:id="rId14"/>
      <w:footerReference w:type="default" r:id="rId1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01646" w14:textId="77777777" w:rsidR="00F05610" w:rsidRDefault="00F05610" w:rsidP="00B54352">
      <w:r>
        <w:separator/>
      </w:r>
    </w:p>
  </w:endnote>
  <w:endnote w:type="continuationSeparator" w:id="0">
    <w:p w14:paraId="60C6BF22" w14:textId="77777777" w:rsidR="00F05610" w:rsidRDefault="00F05610" w:rsidP="00B5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2EFF" w:usb1="D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0347171"/>
      <w:docPartObj>
        <w:docPartGallery w:val="Page Numbers (Bottom of Page)"/>
        <w:docPartUnique/>
      </w:docPartObj>
    </w:sdtPr>
    <w:sdtEndPr>
      <w:rPr>
        <w:rStyle w:val="PageNumber"/>
      </w:rPr>
    </w:sdtEndPr>
    <w:sdtContent>
      <w:p w14:paraId="15BD68BE" w14:textId="168B939F"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256C6C" w14:textId="77777777" w:rsidR="00A86FBD" w:rsidRDefault="00A86FBD" w:rsidP="00B543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4077199"/>
      <w:docPartObj>
        <w:docPartGallery w:val="Page Numbers (Bottom of Page)"/>
        <w:docPartUnique/>
      </w:docPartObj>
    </w:sdtPr>
    <w:sdtEndPr>
      <w:rPr>
        <w:rStyle w:val="PageNumber"/>
      </w:rPr>
    </w:sdtEndPr>
    <w:sdtContent>
      <w:p w14:paraId="1C4D212D" w14:textId="255BD3DC"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0768D3" w14:textId="77777777" w:rsidR="00A86FBD" w:rsidRDefault="00A86FBD" w:rsidP="00B543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6F0F9" w14:textId="77777777" w:rsidR="00F05610" w:rsidRDefault="00F05610" w:rsidP="00B54352">
      <w:r>
        <w:separator/>
      </w:r>
    </w:p>
  </w:footnote>
  <w:footnote w:type="continuationSeparator" w:id="0">
    <w:p w14:paraId="32D3EFAC" w14:textId="77777777" w:rsidR="00F05610" w:rsidRDefault="00F05610" w:rsidP="00B54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B7BE2"/>
    <w:multiLevelType w:val="hybridMultilevel"/>
    <w:tmpl w:val="4E84B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1E7760"/>
    <w:multiLevelType w:val="hybridMultilevel"/>
    <w:tmpl w:val="A5CAD5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A207AE"/>
    <w:multiLevelType w:val="hybridMultilevel"/>
    <w:tmpl w:val="978C41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4D1C4C"/>
    <w:multiLevelType w:val="hybridMultilevel"/>
    <w:tmpl w:val="614C2D92"/>
    <w:lvl w:ilvl="0" w:tplc="B644D4EC">
      <w:start w:val="1"/>
      <w:numFmt w:val="upperRoman"/>
      <w:lvlText w:val="%1."/>
      <w:lvlJc w:val="left"/>
      <w:pPr>
        <w:ind w:left="1080" w:hanging="720"/>
      </w:pPr>
      <w:rPr>
        <w:rFonts w:ascii="Times New Roman" w:hAnsi="Times New Roman" w:cs="Times New Roman" w:hint="default"/>
        <w:b/>
        <w:bCs/>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2C071C"/>
    <w:multiLevelType w:val="hybridMultilevel"/>
    <w:tmpl w:val="6144E114"/>
    <w:lvl w:ilvl="0" w:tplc="950C90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A841E3"/>
    <w:multiLevelType w:val="hybridMultilevel"/>
    <w:tmpl w:val="07988F0A"/>
    <w:lvl w:ilvl="0" w:tplc="23F0FB1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5D2BE4"/>
    <w:multiLevelType w:val="multilevel"/>
    <w:tmpl w:val="7876CC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D12EA"/>
    <w:multiLevelType w:val="hybridMultilevel"/>
    <w:tmpl w:val="92E27ADE"/>
    <w:lvl w:ilvl="0" w:tplc="06CAD4D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016490"/>
    <w:multiLevelType w:val="hybridMultilevel"/>
    <w:tmpl w:val="E9784036"/>
    <w:lvl w:ilvl="0" w:tplc="0EEA8FA0">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0100B5"/>
    <w:multiLevelType w:val="hybridMultilevel"/>
    <w:tmpl w:val="85A6C454"/>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E3947D5"/>
    <w:multiLevelType w:val="hybridMultilevel"/>
    <w:tmpl w:val="2682B96A"/>
    <w:lvl w:ilvl="0" w:tplc="B178D268">
      <w:start w:val="1"/>
      <w:numFmt w:val="upperRoman"/>
      <w:lvlText w:val="%1."/>
      <w:lvlJc w:val="left"/>
      <w:pPr>
        <w:ind w:left="1080" w:hanging="720"/>
      </w:pPr>
      <w:rPr>
        <w:rFonts w:ascii="Times New Roman"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386A9D"/>
    <w:multiLevelType w:val="hybridMultilevel"/>
    <w:tmpl w:val="953A3534"/>
    <w:lvl w:ilvl="0" w:tplc="9E72FFD6">
      <w:start w:val="1"/>
      <w:numFmt w:val="decimal"/>
      <w:lvlText w:val="%1)"/>
      <w:lvlJc w:val="left"/>
      <w:pPr>
        <w:ind w:left="720" w:hanging="360"/>
      </w:pPr>
      <w:rPr>
        <w:rFonts w:hint="default"/>
        <w:b w:val="0"/>
        <w:bCs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4E3487"/>
    <w:multiLevelType w:val="hybridMultilevel"/>
    <w:tmpl w:val="A25078C6"/>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4E44D7"/>
    <w:multiLevelType w:val="hybridMultilevel"/>
    <w:tmpl w:val="59963A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B32D50"/>
    <w:multiLevelType w:val="hybridMultilevel"/>
    <w:tmpl w:val="0088D538"/>
    <w:lvl w:ilvl="0" w:tplc="470C1A5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59D2682"/>
    <w:multiLevelType w:val="hybridMultilevel"/>
    <w:tmpl w:val="24B8FE7C"/>
    <w:lvl w:ilvl="0" w:tplc="CB5C30B8">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7C86092"/>
    <w:multiLevelType w:val="hybridMultilevel"/>
    <w:tmpl w:val="FE326D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570787"/>
    <w:multiLevelType w:val="hybridMultilevel"/>
    <w:tmpl w:val="A9C8F74A"/>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5F432A"/>
    <w:multiLevelType w:val="hybridMultilevel"/>
    <w:tmpl w:val="2472722A"/>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C492C"/>
    <w:multiLevelType w:val="hybridMultilevel"/>
    <w:tmpl w:val="D988D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225611"/>
    <w:multiLevelType w:val="hybridMultilevel"/>
    <w:tmpl w:val="CACA55E2"/>
    <w:lvl w:ilvl="0" w:tplc="0F3267A6">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6"/>
  </w:num>
  <w:num w:numId="3">
    <w:abstractNumId w:val="25"/>
  </w:num>
  <w:num w:numId="4">
    <w:abstractNumId w:val="14"/>
  </w:num>
  <w:num w:numId="5">
    <w:abstractNumId w:val="49"/>
  </w:num>
  <w:num w:numId="6">
    <w:abstractNumId w:val="42"/>
  </w:num>
  <w:num w:numId="7">
    <w:abstractNumId w:val="18"/>
  </w:num>
  <w:num w:numId="8">
    <w:abstractNumId w:val="44"/>
  </w:num>
  <w:num w:numId="9">
    <w:abstractNumId w:val="13"/>
  </w:num>
  <w:num w:numId="10">
    <w:abstractNumId w:val="34"/>
  </w:num>
  <w:num w:numId="11">
    <w:abstractNumId w:val="23"/>
  </w:num>
  <w:num w:numId="12">
    <w:abstractNumId w:val="30"/>
  </w:num>
  <w:num w:numId="13">
    <w:abstractNumId w:val="19"/>
  </w:num>
  <w:num w:numId="14">
    <w:abstractNumId w:val="11"/>
  </w:num>
  <w:num w:numId="15">
    <w:abstractNumId w:val="37"/>
  </w:num>
  <w:num w:numId="16">
    <w:abstractNumId w:val="15"/>
  </w:num>
  <w:num w:numId="17">
    <w:abstractNumId w:val="17"/>
  </w:num>
  <w:num w:numId="18">
    <w:abstractNumId w:val="31"/>
  </w:num>
  <w:num w:numId="19">
    <w:abstractNumId w:val="47"/>
  </w:num>
  <w:num w:numId="20">
    <w:abstractNumId w:val="33"/>
  </w:num>
  <w:num w:numId="21">
    <w:abstractNumId w:val="12"/>
  </w:num>
  <w:num w:numId="22">
    <w:abstractNumId w:val="48"/>
  </w:num>
  <w:num w:numId="23">
    <w:abstractNumId w:val="22"/>
  </w:num>
  <w:num w:numId="24">
    <w:abstractNumId w:val="45"/>
  </w:num>
  <w:num w:numId="25">
    <w:abstractNumId w:val="24"/>
  </w:num>
  <w:num w:numId="26">
    <w:abstractNumId w:val="36"/>
  </w:num>
  <w:num w:numId="27">
    <w:abstractNumId w:val="16"/>
  </w:num>
  <w:num w:numId="28">
    <w:abstractNumId w:val="28"/>
  </w:num>
  <w:num w:numId="29">
    <w:abstractNumId w:val="35"/>
  </w:num>
  <w:num w:numId="30">
    <w:abstractNumId w:val="29"/>
  </w:num>
  <w:num w:numId="31">
    <w:abstractNumId w:val="43"/>
  </w:num>
  <w:num w:numId="32">
    <w:abstractNumId w:val="32"/>
  </w:num>
  <w:num w:numId="33">
    <w:abstractNumId w:val="21"/>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39"/>
  </w:num>
  <w:num w:numId="45">
    <w:abstractNumId w:val="27"/>
  </w:num>
  <w:num w:numId="46">
    <w:abstractNumId w:val="20"/>
  </w:num>
  <w:num w:numId="47">
    <w:abstractNumId w:val="38"/>
  </w:num>
  <w:num w:numId="48">
    <w:abstractNumId w:val="0"/>
  </w:num>
  <w:num w:numId="49">
    <w:abstractNumId w:val="40"/>
  </w:num>
  <w:num w:numId="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hideSpellingErrors/>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52"/>
    <w:rsid w:val="000016E0"/>
    <w:rsid w:val="0000308D"/>
    <w:rsid w:val="000037C2"/>
    <w:rsid w:val="00053E0F"/>
    <w:rsid w:val="000570A1"/>
    <w:rsid w:val="00060C85"/>
    <w:rsid w:val="00061717"/>
    <w:rsid w:val="00065A2A"/>
    <w:rsid w:val="000928BA"/>
    <w:rsid w:val="000A5251"/>
    <w:rsid w:val="000C0972"/>
    <w:rsid w:val="000C29A9"/>
    <w:rsid w:val="00167EC3"/>
    <w:rsid w:val="0018564B"/>
    <w:rsid w:val="001C32D9"/>
    <w:rsid w:val="001D33BF"/>
    <w:rsid w:val="001D63EC"/>
    <w:rsid w:val="00201EF9"/>
    <w:rsid w:val="00220F6C"/>
    <w:rsid w:val="002313DB"/>
    <w:rsid w:val="00247C14"/>
    <w:rsid w:val="00250E50"/>
    <w:rsid w:val="00264AEF"/>
    <w:rsid w:val="002836A1"/>
    <w:rsid w:val="002A0607"/>
    <w:rsid w:val="002A0B7C"/>
    <w:rsid w:val="002A5AF0"/>
    <w:rsid w:val="002A7F93"/>
    <w:rsid w:val="002B0A27"/>
    <w:rsid w:val="002E4426"/>
    <w:rsid w:val="002E52B2"/>
    <w:rsid w:val="003253E8"/>
    <w:rsid w:val="00335FAC"/>
    <w:rsid w:val="00382936"/>
    <w:rsid w:val="00397FCA"/>
    <w:rsid w:val="003B1DBA"/>
    <w:rsid w:val="004073F2"/>
    <w:rsid w:val="004309D4"/>
    <w:rsid w:val="004341A1"/>
    <w:rsid w:val="00454338"/>
    <w:rsid w:val="00493A49"/>
    <w:rsid w:val="004E490E"/>
    <w:rsid w:val="0051577C"/>
    <w:rsid w:val="00530EB0"/>
    <w:rsid w:val="005423D0"/>
    <w:rsid w:val="00544C4F"/>
    <w:rsid w:val="00577514"/>
    <w:rsid w:val="005B460A"/>
    <w:rsid w:val="005B561E"/>
    <w:rsid w:val="005F264B"/>
    <w:rsid w:val="00610782"/>
    <w:rsid w:val="006C1E7C"/>
    <w:rsid w:val="006C52BC"/>
    <w:rsid w:val="006D1B89"/>
    <w:rsid w:val="006D1C9C"/>
    <w:rsid w:val="006D5127"/>
    <w:rsid w:val="006E4502"/>
    <w:rsid w:val="006F5884"/>
    <w:rsid w:val="006F69E5"/>
    <w:rsid w:val="00735D26"/>
    <w:rsid w:val="00736640"/>
    <w:rsid w:val="00764814"/>
    <w:rsid w:val="00772FC4"/>
    <w:rsid w:val="00773FDB"/>
    <w:rsid w:val="007751FC"/>
    <w:rsid w:val="0078527D"/>
    <w:rsid w:val="00792195"/>
    <w:rsid w:val="00793993"/>
    <w:rsid w:val="00795538"/>
    <w:rsid w:val="007E2FEA"/>
    <w:rsid w:val="007E3CED"/>
    <w:rsid w:val="007F0C46"/>
    <w:rsid w:val="007F540C"/>
    <w:rsid w:val="008702A1"/>
    <w:rsid w:val="00883450"/>
    <w:rsid w:val="008B4015"/>
    <w:rsid w:val="008E7D0B"/>
    <w:rsid w:val="0090497C"/>
    <w:rsid w:val="00917F95"/>
    <w:rsid w:val="00951500"/>
    <w:rsid w:val="00952E1A"/>
    <w:rsid w:val="00985B47"/>
    <w:rsid w:val="00991BEB"/>
    <w:rsid w:val="009D56EC"/>
    <w:rsid w:val="009F7DAB"/>
    <w:rsid w:val="00A508E6"/>
    <w:rsid w:val="00A52752"/>
    <w:rsid w:val="00A74DB9"/>
    <w:rsid w:val="00A76412"/>
    <w:rsid w:val="00A86FBD"/>
    <w:rsid w:val="00AB24B8"/>
    <w:rsid w:val="00AC26F3"/>
    <w:rsid w:val="00AE3FC6"/>
    <w:rsid w:val="00B07317"/>
    <w:rsid w:val="00B12134"/>
    <w:rsid w:val="00B172D1"/>
    <w:rsid w:val="00B47579"/>
    <w:rsid w:val="00B54352"/>
    <w:rsid w:val="00B80810"/>
    <w:rsid w:val="00B86AE2"/>
    <w:rsid w:val="00BA5210"/>
    <w:rsid w:val="00BC4949"/>
    <w:rsid w:val="00BE15EA"/>
    <w:rsid w:val="00C21FC3"/>
    <w:rsid w:val="00C23105"/>
    <w:rsid w:val="00C26DB4"/>
    <w:rsid w:val="00C274D7"/>
    <w:rsid w:val="00C72B21"/>
    <w:rsid w:val="00C73B55"/>
    <w:rsid w:val="00C75308"/>
    <w:rsid w:val="00C94658"/>
    <w:rsid w:val="00CC5745"/>
    <w:rsid w:val="00CE0EF9"/>
    <w:rsid w:val="00D31BCF"/>
    <w:rsid w:val="00D5398F"/>
    <w:rsid w:val="00D632B3"/>
    <w:rsid w:val="00D76F6D"/>
    <w:rsid w:val="00DC55FA"/>
    <w:rsid w:val="00DF5211"/>
    <w:rsid w:val="00E02FED"/>
    <w:rsid w:val="00E14D1B"/>
    <w:rsid w:val="00E51EEE"/>
    <w:rsid w:val="00E55B62"/>
    <w:rsid w:val="00E837AE"/>
    <w:rsid w:val="00E96962"/>
    <w:rsid w:val="00EA4987"/>
    <w:rsid w:val="00EA6BC8"/>
    <w:rsid w:val="00EB5863"/>
    <w:rsid w:val="00EB6323"/>
    <w:rsid w:val="00EC64FA"/>
    <w:rsid w:val="00ED2EA9"/>
    <w:rsid w:val="00F015FD"/>
    <w:rsid w:val="00F03B46"/>
    <w:rsid w:val="00F05610"/>
    <w:rsid w:val="00F51579"/>
    <w:rsid w:val="00F52436"/>
    <w:rsid w:val="00F540C1"/>
    <w:rsid w:val="00FE08FC"/>
    <w:rsid w:val="00FE1692"/>
    <w:rsid w:val="00FE4C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19CA6"/>
  <w15:chartTrackingRefBased/>
  <w15:docId w15:val="{AAC18A76-4745-CA41-88D8-0ABBD6F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6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6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36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B54352"/>
  </w:style>
  <w:style w:type="paragraph" w:styleId="Footer">
    <w:name w:val="footer"/>
    <w:basedOn w:val="Normal"/>
    <w:link w:val="FooterChar"/>
    <w:uiPriority w:val="99"/>
    <w:unhideWhenUsed/>
    <w:rsid w:val="00B54352"/>
    <w:pPr>
      <w:tabs>
        <w:tab w:val="center" w:pos="4513"/>
        <w:tab w:val="right" w:pos="9026"/>
      </w:tabs>
    </w:pPr>
  </w:style>
  <w:style w:type="character" w:customStyle="1" w:styleId="FooterChar">
    <w:name w:val="Footer Char"/>
    <w:basedOn w:val="DefaultParagraphFont"/>
    <w:link w:val="Footer"/>
    <w:uiPriority w:val="99"/>
    <w:rsid w:val="00B54352"/>
  </w:style>
  <w:style w:type="character" w:styleId="PageNumber">
    <w:name w:val="page number"/>
    <w:basedOn w:val="DefaultParagraphFont"/>
    <w:uiPriority w:val="99"/>
    <w:unhideWhenUsed/>
    <w:rsid w:val="00B54352"/>
  </w:style>
  <w:style w:type="paragraph" w:customStyle="1" w:styleId="Teaser">
    <w:name w:val="Teaser"/>
    <w:basedOn w:val="Normal"/>
    <w:rsid w:val="00B54352"/>
    <w:pPr>
      <w:spacing w:before="120"/>
    </w:pPr>
    <w:rPr>
      <w:rFonts w:ascii="Times New Roman" w:eastAsia="Times New Roman" w:hAnsi="Times New Roman" w:cs="Times New Roman"/>
      <w:lang w:val="en-US"/>
    </w:rPr>
  </w:style>
  <w:style w:type="paragraph" w:styleId="CommentText">
    <w:name w:val="annotation text"/>
    <w:basedOn w:val="Normal"/>
    <w:link w:val="CommentTextChar"/>
    <w:uiPriority w:val="99"/>
    <w:semiHidden/>
    <w:unhideWhenUsed/>
    <w:rsid w:val="00DF5211"/>
    <w:rPr>
      <w:sz w:val="20"/>
      <w:szCs w:val="20"/>
    </w:rPr>
  </w:style>
  <w:style w:type="character" w:customStyle="1" w:styleId="CommentTextChar">
    <w:name w:val="Comment Text Char"/>
    <w:basedOn w:val="DefaultParagraphFont"/>
    <w:link w:val="CommentText"/>
    <w:uiPriority w:val="99"/>
    <w:semiHidden/>
    <w:rsid w:val="00DF5211"/>
    <w:rPr>
      <w:sz w:val="20"/>
      <w:szCs w:val="20"/>
    </w:rPr>
  </w:style>
  <w:style w:type="paragraph" w:styleId="ListParagraph">
    <w:name w:val="List Paragraph"/>
    <w:basedOn w:val="Normal"/>
    <w:uiPriority w:val="34"/>
    <w:qFormat/>
    <w:rsid w:val="00DF5211"/>
    <w:pPr>
      <w:ind w:left="720"/>
      <w:contextualSpacing/>
    </w:pPr>
  </w:style>
  <w:style w:type="character" w:customStyle="1" w:styleId="BalloonTextChar">
    <w:name w:val="Balloon Text Char"/>
    <w:basedOn w:val="DefaultParagraphFont"/>
    <w:link w:val="BalloonText"/>
    <w:uiPriority w:val="99"/>
    <w:semiHidden/>
    <w:rsid w:val="00DF5211"/>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DF521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F5211"/>
    <w:rPr>
      <w:b/>
      <w:bCs/>
    </w:rPr>
  </w:style>
  <w:style w:type="character" w:customStyle="1" w:styleId="CommentSubjectChar">
    <w:name w:val="Comment Subject Char"/>
    <w:basedOn w:val="CommentTextChar"/>
    <w:link w:val="CommentSubject"/>
    <w:uiPriority w:val="99"/>
    <w:semiHidden/>
    <w:rsid w:val="00DF5211"/>
    <w:rPr>
      <w:b/>
      <w:bCs/>
      <w:sz w:val="20"/>
      <w:szCs w:val="20"/>
    </w:rPr>
  </w:style>
  <w:style w:type="character" w:customStyle="1" w:styleId="apple-converted-space">
    <w:name w:val="apple-converted-space"/>
    <w:basedOn w:val="DefaultParagraphFont"/>
    <w:rsid w:val="00DF5211"/>
  </w:style>
  <w:style w:type="character" w:styleId="Hyperlink">
    <w:name w:val="Hyperlink"/>
    <w:basedOn w:val="DefaultParagraphFont"/>
    <w:uiPriority w:val="99"/>
    <w:unhideWhenUsed/>
    <w:rsid w:val="00DF5211"/>
    <w:rPr>
      <w:color w:val="0000FF"/>
      <w:u w:val="single"/>
    </w:rPr>
  </w:style>
  <w:style w:type="character" w:customStyle="1" w:styleId="cs1-lock-free">
    <w:name w:val="cs1-lock-free"/>
    <w:basedOn w:val="DefaultParagraphFont"/>
    <w:rsid w:val="00DF5211"/>
  </w:style>
  <w:style w:type="paragraph" w:styleId="BodyText">
    <w:name w:val="Body Text"/>
    <w:basedOn w:val="Normal"/>
    <w:link w:val="BodyTextChar"/>
    <w:uiPriority w:val="1"/>
    <w:qFormat/>
    <w:rsid w:val="00DF5211"/>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DF5211"/>
    <w:rPr>
      <w:rFonts w:ascii="Times New Roman" w:hAnsi="Times New Roman" w:cs="Times New Roman"/>
      <w:lang w:val="en-US"/>
    </w:rPr>
  </w:style>
  <w:style w:type="character" w:styleId="Emphasis">
    <w:name w:val="Emphasis"/>
    <w:basedOn w:val="DefaultParagraphFont"/>
    <w:uiPriority w:val="20"/>
    <w:qFormat/>
    <w:rsid w:val="00DF5211"/>
    <w:rPr>
      <w:i/>
      <w:iCs/>
    </w:rPr>
  </w:style>
  <w:style w:type="paragraph" w:styleId="Header">
    <w:name w:val="header"/>
    <w:basedOn w:val="Normal"/>
    <w:link w:val="HeaderChar"/>
    <w:uiPriority w:val="99"/>
    <w:unhideWhenUsed/>
    <w:rsid w:val="00DF5211"/>
    <w:pPr>
      <w:tabs>
        <w:tab w:val="center" w:pos="4513"/>
        <w:tab w:val="right" w:pos="9026"/>
      </w:tabs>
    </w:pPr>
  </w:style>
  <w:style w:type="character" w:customStyle="1" w:styleId="HeaderChar">
    <w:name w:val="Header Char"/>
    <w:basedOn w:val="DefaultParagraphFont"/>
    <w:link w:val="Header"/>
    <w:uiPriority w:val="99"/>
    <w:rsid w:val="00DF5211"/>
  </w:style>
  <w:style w:type="table" w:styleId="TableGrid">
    <w:name w:val="Table Grid"/>
    <w:basedOn w:val="TableNormal"/>
    <w:uiPriority w:val="39"/>
    <w:rsid w:val="00B47579"/>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36A1"/>
    <w:pPr>
      <w:spacing w:before="120" w:after="120"/>
    </w:pPr>
    <w:rPr>
      <w:rFonts w:cstheme="minorHAnsi"/>
      <w:b/>
      <w:bCs/>
      <w:caps/>
      <w:sz w:val="20"/>
      <w:szCs w:val="20"/>
    </w:rPr>
  </w:style>
  <w:style w:type="paragraph" w:styleId="TOC2">
    <w:name w:val="toc 2"/>
    <w:basedOn w:val="Normal"/>
    <w:next w:val="Normal"/>
    <w:autoRedefine/>
    <w:uiPriority w:val="39"/>
    <w:unhideWhenUsed/>
    <w:rsid w:val="002836A1"/>
    <w:pPr>
      <w:ind w:left="240"/>
    </w:pPr>
    <w:rPr>
      <w:rFonts w:cstheme="minorHAnsi"/>
      <w:smallCaps/>
      <w:sz w:val="20"/>
      <w:szCs w:val="20"/>
    </w:rPr>
  </w:style>
  <w:style w:type="paragraph" w:styleId="TOC3">
    <w:name w:val="toc 3"/>
    <w:basedOn w:val="Normal"/>
    <w:next w:val="Normal"/>
    <w:autoRedefine/>
    <w:uiPriority w:val="39"/>
    <w:unhideWhenUsed/>
    <w:rsid w:val="002836A1"/>
    <w:pPr>
      <w:ind w:left="480"/>
    </w:pPr>
    <w:rPr>
      <w:rFonts w:cstheme="minorHAnsi"/>
      <w:i/>
      <w:iCs/>
      <w:sz w:val="20"/>
      <w:szCs w:val="20"/>
    </w:rPr>
  </w:style>
  <w:style w:type="paragraph" w:styleId="TOC4">
    <w:name w:val="toc 4"/>
    <w:basedOn w:val="Normal"/>
    <w:next w:val="Normal"/>
    <w:autoRedefine/>
    <w:uiPriority w:val="39"/>
    <w:unhideWhenUsed/>
    <w:rsid w:val="002836A1"/>
    <w:pPr>
      <w:ind w:left="720"/>
    </w:pPr>
    <w:rPr>
      <w:rFonts w:cstheme="minorHAnsi"/>
      <w:sz w:val="18"/>
      <w:szCs w:val="18"/>
    </w:rPr>
  </w:style>
  <w:style w:type="paragraph" w:styleId="TOC5">
    <w:name w:val="toc 5"/>
    <w:basedOn w:val="Normal"/>
    <w:next w:val="Normal"/>
    <w:autoRedefine/>
    <w:uiPriority w:val="39"/>
    <w:unhideWhenUsed/>
    <w:rsid w:val="002836A1"/>
    <w:pPr>
      <w:ind w:left="960"/>
    </w:pPr>
    <w:rPr>
      <w:rFonts w:cstheme="minorHAnsi"/>
      <w:sz w:val="18"/>
      <w:szCs w:val="18"/>
    </w:rPr>
  </w:style>
  <w:style w:type="paragraph" w:styleId="TOC6">
    <w:name w:val="toc 6"/>
    <w:basedOn w:val="Normal"/>
    <w:next w:val="Normal"/>
    <w:autoRedefine/>
    <w:uiPriority w:val="39"/>
    <w:unhideWhenUsed/>
    <w:rsid w:val="002836A1"/>
    <w:pPr>
      <w:ind w:left="1200"/>
    </w:pPr>
    <w:rPr>
      <w:rFonts w:cstheme="minorHAnsi"/>
      <w:sz w:val="18"/>
      <w:szCs w:val="18"/>
    </w:rPr>
  </w:style>
  <w:style w:type="paragraph" w:styleId="TOC7">
    <w:name w:val="toc 7"/>
    <w:basedOn w:val="Normal"/>
    <w:next w:val="Normal"/>
    <w:autoRedefine/>
    <w:uiPriority w:val="39"/>
    <w:unhideWhenUsed/>
    <w:rsid w:val="002836A1"/>
    <w:pPr>
      <w:ind w:left="1440"/>
    </w:pPr>
    <w:rPr>
      <w:rFonts w:cstheme="minorHAnsi"/>
      <w:sz w:val="18"/>
      <w:szCs w:val="18"/>
    </w:rPr>
  </w:style>
  <w:style w:type="paragraph" w:styleId="TOC8">
    <w:name w:val="toc 8"/>
    <w:basedOn w:val="Normal"/>
    <w:next w:val="Normal"/>
    <w:autoRedefine/>
    <w:uiPriority w:val="39"/>
    <w:unhideWhenUsed/>
    <w:rsid w:val="002836A1"/>
    <w:pPr>
      <w:ind w:left="1680"/>
    </w:pPr>
    <w:rPr>
      <w:rFonts w:cstheme="minorHAnsi"/>
      <w:sz w:val="18"/>
      <w:szCs w:val="18"/>
    </w:rPr>
  </w:style>
  <w:style w:type="paragraph" w:styleId="TOC9">
    <w:name w:val="toc 9"/>
    <w:basedOn w:val="Normal"/>
    <w:next w:val="Normal"/>
    <w:autoRedefine/>
    <w:uiPriority w:val="39"/>
    <w:unhideWhenUsed/>
    <w:rsid w:val="002836A1"/>
    <w:pPr>
      <w:ind w:left="1920"/>
    </w:pPr>
    <w:rPr>
      <w:rFonts w:cstheme="minorHAnsi"/>
      <w:sz w:val="18"/>
      <w:szCs w:val="18"/>
    </w:rPr>
  </w:style>
  <w:style w:type="character" w:customStyle="1" w:styleId="Heading1Char">
    <w:name w:val="Heading 1 Char"/>
    <w:basedOn w:val="DefaultParagraphFont"/>
    <w:link w:val="Heading1"/>
    <w:uiPriority w:val="9"/>
    <w:rsid w:val="002836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36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36A1"/>
    <w:rPr>
      <w:rFonts w:asciiTheme="majorHAnsi" w:eastAsiaTheme="majorEastAsia" w:hAnsiTheme="majorHAnsi" w:cstheme="majorBidi"/>
      <w:color w:val="1F3763" w:themeColor="accent1" w:themeShade="7F"/>
    </w:rPr>
  </w:style>
  <w:style w:type="paragraph" w:customStyle="1" w:styleId="BaseText">
    <w:name w:val="Base_Text"/>
    <w:rsid w:val="0090497C"/>
    <w:pPr>
      <w:spacing w:before="120"/>
    </w:pPr>
    <w:rPr>
      <w:rFonts w:ascii="Times New Roman" w:eastAsia="Times New Roman" w:hAnsi="Times New Roman" w:cs="Times New Roman"/>
      <w:lang w:val="en-US"/>
    </w:rPr>
  </w:style>
  <w:style w:type="paragraph" w:customStyle="1" w:styleId="1stparatext">
    <w:name w:val="1st para text"/>
    <w:basedOn w:val="BaseText"/>
    <w:rsid w:val="0090497C"/>
  </w:style>
  <w:style w:type="paragraph" w:customStyle="1" w:styleId="BaseHeading">
    <w:name w:val="Base_Heading"/>
    <w:rsid w:val="0090497C"/>
    <w:pPr>
      <w:keepNext/>
      <w:spacing w:before="240"/>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90497C"/>
  </w:style>
  <w:style w:type="paragraph" w:customStyle="1" w:styleId="AbstractSummary">
    <w:name w:val="Abstract/Summary"/>
    <w:basedOn w:val="BaseText"/>
    <w:rsid w:val="0090497C"/>
  </w:style>
  <w:style w:type="paragraph" w:customStyle="1" w:styleId="Referencesandnotes">
    <w:name w:val="References and notes"/>
    <w:basedOn w:val="BaseText"/>
    <w:rsid w:val="0090497C"/>
    <w:pPr>
      <w:ind w:left="720" w:hanging="720"/>
    </w:pPr>
  </w:style>
  <w:style w:type="paragraph" w:customStyle="1" w:styleId="Acknowledgement">
    <w:name w:val="Acknowledgement"/>
    <w:basedOn w:val="Referencesandnotes"/>
    <w:rsid w:val="0090497C"/>
  </w:style>
  <w:style w:type="paragraph" w:customStyle="1" w:styleId="Subhead">
    <w:name w:val="Subhead"/>
    <w:basedOn w:val="BaseHeading"/>
    <w:rsid w:val="0090497C"/>
    <w:rPr>
      <w:b/>
      <w:bCs/>
      <w:sz w:val="24"/>
      <w:szCs w:val="24"/>
    </w:rPr>
  </w:style>
  <w:style w:type="paragraph" w:customStyle="1" w:styleId="AppendixHead">
    <w:name w:val="AppendixHead"/>
    <w:basedOn w:val="Subhead"/>
    <w:rsid w:val="0090497C"/>
  </w:style>
  <w:style w:type="paragraph" w:customStyle="1" w:styleId="AppendixSubhead">
    <w:name w:val="AppendixSubhead"/>
    <w:basedOn w:val="Subhead"/>
    <w:rsid w:val="0090497C"/>
  </w:style>
  <w:style w:type="paragraph" w:customStyle="1" w:styleId="Articletype">
    <w:name w:val="Article type"/>
    <w:basedOn w:val="BaseText"/>
    <w:rsid w:val="0090497C"/>
  </w:style>
  <w:style w:type="character" w:customStyle="1" w:styleId="aubase">
    <w:name w:val="au_base"/>
    <w:rsid w:val="0090497C"/>
    <w:rPr>
      <w:sz w:val="24"/>
    </w:rPr>
  </w:style>
  <w:style w:type="character" w:customStyle="1" w:styleId="aucollab">
    <w:name w:val="au_collab"/>
    <w:rsid w:val="0090497C"/>
    <w:rPr>
      <w:sz w:val="24"/>
      <w:bdr w:val="none" w:sz="0" w:space="0" w:color="auto"/>
      <w:shd w:val="clear" w:color="auto" w:fill="C0C0C0"/>
    </w:rPr>
  </w:style>
  <w:style w:type="character" w:customStyle="1" w:styleId="audeg">
    <w:name w:val="au_deg"/>
    <w:rsid w:val="0090497C"/>
    <w:rPr>
      <w:sz w:val="24"/>
      <w:bdr w:val="none" w:sz="0" w:space="0" w:color="auto"/>
      <w:shd w:val="clear" w:color="auto" w:fill="FFFF00"/>
    </w:rPr>
  </w:style>
  <w:style w:type="character" w:customStyle="1" w:styleId="aufname">
    <w:name w:val="au_fname"/>
    <w:rsid w:val="0090497C"/>
    <w:rPr>
      <w:sz w:val="24"/>
      <w:bdr w:val="none" w:sz="0" w:space="0" w:color="auto"/>
      <w:shd w:val="clear" w:color="auto" w:fill="00FFFF"/>
    </w:rPr>
  </w:style>
  <w:style w:type="character" w:customStyle="1" w:styleId="aurole">
    <w:name w:val="au_role"/>
    <w:rsid w:val="0090497C"/>
    <w:rPr>
      <w:sz w:val="24"/>
      <w:bdr w:val="none" w:sz="0" w:space="0" w:color="auto"/>
      <w:shd w:val="clear" w:color="auto" w:fill="808000"/>
    </w:rPr>
  </w:style>
  <w:style w:type="character" w:customStyle="1" w:styleId="ausuffix">
    <w:name w:val="au_suffix"/>
    <w:rsid w:val="0090497C"/>
    <w:rPr>
      <w:sz w:val="24"/>
      <w:bdr w:val="none" w:sz="0" w:space="0" w:color="auto"/>
      <w:shd w:val="clear" w:color="auto" w:fill="FF00FF"/>
    </w:rPr>
  </w:style>
  <w:style w:type="character" w:customStyle="1" w:styleId="ausurname">
    <w:name w:val="au_surname"/>
    <w:rsid w:val="0090497C"/>
    <w:rPr>
      <w:sz w:val="24"/>
      <w:bdr w:val="none" w:sz="0" w:space="0" w:color="auto"/>
      <w:shd w:val="clear" w:color="auto" w:fill="00FF00"/>
    </w:rPr>
  </w:style>
  <w:style w:type="paragraph" w:customStyle="1" w:styleId="AuthorAttribute">
    <w:name w:val="Author Attribute"/>
    <w:basedOn w:val="BaseText"/>
    <w:rsid w:val="0090497C"/>
    <w:pPr>
      <w:spacing w:before="480"/>
    </w:pPr>
  </w:style>
  <w:style w:type="paragraph" w:customStyle="1" w:styleId="Footnote">
    <w:name w:val="Footnote"/>
    <w:basedOn w:val="BaseText"/>
    <w:rsid w:val="0090497C"/>
  </w:style>
  <w:style w:type="paragraph" w:customStyle="1" w:styleId="AuthorFootnote">
    <w:name w:val="AuthorFootnote"/>
    <w:basedOn w:val="Footnote"/>
    <w:rsid w:val="0090497C"/>
    <w:pPr>
      <w:autoSpaceDE w:val="0"/>
      <w:autoSpaceDN w:val="0"/>
      <w:adjustRightInd w:val="0"/>
    </w:pPr>
    <w:rPr>
      <w:lang w:bidi="he-IL"/>
    </w:rPr>
  </w:style>
  <w:style w:type="paragraph" w:customStyle="1" w:styleId="Authors">
    <w:name w:val="Authors"/>
    <w:basedOn w:val="BaseText"/>
    <w:rsid w:val="0090497C"/>
    <w:pPr>
      <w:spacing w:after="360"/>
      <w:jc w:val="center"/>
    </w:pPr>
  </w:style>
  <w:style w:type="character" w:customStyle="1" w:styleId="bibarticle">
    <w:name w:val="bib_article"/>
    <w:rsid w:val="0090497C"/>
    <w:rPr>
      <w:sz w:val="24"/>
      <w:bdr w:val="none" w:sz="0" w:space="0" w:color="auto"/>
      <w:shd w:val="clear" w:color="auto" w:fill="00FFFF"/>
    </w:rPr>
  </w:style>
  <w:style w:type="character" w:customStyle="1" w:styleId="bibbase">
    <w:name w:val="bib_base"/>
    <w:rsid w:val="0090497C"/>
    <w:rPr>
      <w:sz w:val="24"/>
    </w:rPr>
  </w:style>
  <w:style w:type="character" w:customStyle="1" w:styleId="bibcomment">
    <w:name w:val="bib_comment"/>
    <w:rsid w:val="0090497C"/>
    <w:rPr>
      <w:sz w:val="24"/>
    </w:rPr>
  </w:style>
  <w:style w:type="character" w:customStyle="1" w:styleId="bibdeg">
    <w:name w:val="bib_deg"/>
    <w:rsid w:val="0090497C"/>
    <w:rPr>
      <w:sz w:val="24"/>
    </w:rPr>
  </w:style>
  <w:style w:type="character" w:customStyle="1" w:styleId="bibdoi">
    <w:name w:val="bib_doi"/>
    <w:rsid w:val="0090497C"/>
    <w:rPr>
      <w:sz w:val="24"/>
      <w:bdr w:val="none" w:sz="0" w:space="0" w:color="auto"/>
      <w:shd w:val="clear" w:color="auto" w:fill="00FF00"/>
    </w:rPr>
  </w:style>
  <w:style w:type="character" w:customStyle="1" w:styleId="bibetal">
    <w:name w:val="bib_etal"/>
    <w:rsid w:val="0090497C"/>
    <w:rPr>
      <w:sz w:val="24"/>
      <w:bdr w:val="none" w:sz="0" w:space="0" w:color="auto"/>
      <w:shd w:val="clear" w:color="auto" w:fill="008080"/>
    </w:rPr>
  </w:style>
  <w:style w:type="character" w:customStyle="1" w:styleId="bibfname">
    <w:name w:val="bib_fname"/>
    <w:rsid w:val="0090497C"/>
    <w:rPr>
      <w:sz w:val="24"/>
      <w:bdr w:val="none" w:sz="0" w:space="0" w:color="auto"/>
      <w:shd w:val="clear" w:color="auto" w:fill="FFFF00"/>
    </w:rPr>
  </w:style>
  <w:style w:type="character" w:customStyle="1" w:styleId="bibfpage">
    <w:name w:val="bib_fpage"/>
    <w:rsid w:val="0090497C"/>
    <w:rPr>
      <w:sz w:val="24"/>
      <w:bdr w:val="none" w:sz="0" w:space="0" w:color="auto"/>
      <w:shd w:val="clear" w:color="auto" w:fill="808080"/>
    </w:rPr>
  </w:style>
  <w:style w:type="character" w:customStyle="1" w:styleId="bibissue">
    <w:name w:val="bib_issue"/>
    <w:rsid w:val="0090497C"/>
    <w:rPr>
      <w:sz w:val="24"/>
      <w:bdr w:val="none" w:sz="0" w:space="0" w:color="auto"/>
      <w:shd w:val="clear" w:color="auto" w:fill="FFFF00"/>
    </w:rPr>
  </w:style>
  <w:style w:type="character" w:customStyle="1" w:styleId="bibjournal">
    <w:name w:val="bib_journal"/>
    <w:rsid w:val="0090497C"/>
    <w:rPr>
      <w:sz w:val="24"/>
      <w:bdr w:val="none" w:sz="0" w:space="0" w:color="auto"/>
      <w:shd w:val="clear" w:color="auto" w:fill="808000"/>
    </w:rPr>
  </w:style>
  <w:style w:type="character" w:customStyle="1" w:styleId="biblpage">
    <w:name w:val="bib_lpage"/>
    <w:rsid w:val="0090497C"/>
    <w:rPr>
      <w:sz w:val="24"/>
      <w:bdr w:val="none" w:sz="0" w:space="0" w:color="auto"/>
      <w:shd w:val="clear" w:color="auto" w:fill="808080"/>
    </w:rPr>
  </w:style>
  <w:style w:type="character" w:customStyle="1" w:styleId="bibmedline">
    <w:name w:val="bib_medline"/>
    <w:rsid w:val="0090497C"/>
    <w:rPr>
      <w:sz w:val="24"/>
    </w:rPr>
  </w:style>
  <w:style w:type="character" w:customStyle="1" w:styleId="bibnumber">
    <w:name w:val="bib_number"/>
    <w:rsid w:val="0090497C"/>
    <w:rPr>
      <w:sz w:val="24"/>
    </w:rPr>
  </w:style>
  <w:style w:type="character" w:customStyle="1" w:styleId="biborganization">
    <w:name w:val="bib_organization"/>
    <w:rsid w:val="0090497C"/>
    <w:rPr>
      <w:sz w:val="24"/>
      <w:bdr w:val="none" w:sz="0" w:space="0" w:color="auto"/>
      <w:shd w:val="clear" w:color="auto" w:fill="808000"/>
    </w:rPr>
  </w:style>
  <w:style w:type="character" w:customStyle="1" w:styleId="bibsuffix">
    <w:name w:val="bib_suffix"/>
    <w:rsid w:val="0090497C"/>
    <w:rPr>
      <w:sz w:val="24"/>
    </w:rPr>
  </w:style>
  <w:style w:type="character" w:customStyle="1" w:styleId="bibsuppl">
    <w:name w:val="bib_suppl"/>
    <w:rsid w:val="0090497C"/>
    <w:rPr>
      <w:sz w:val="24"/>
      <w:bdr w:val="none" w:sz="0" w:space="0" w:color="auto"/>
      <w:shd w:val="clear" w:color="auto" w:fill="FFFF00"/>
    </w:rPr>
  </w:style>
  <w:style w:type="character" w:customStyle="1" w:styleId="bibsurname">
    <w:name w:val="bib_surname"/>
    <w:rsid w:val="0090497C"/>
    <w:rPr>
      <w:sz w:val="24"/>
      <w:bdr w:val="none" w:sz="0" w:space="0" w:color="auto"/>
      <w:shd w:val="clear" w:color="auto" w:fill="FFFF00"/>
    </w:rPr>
  </w:style>
  <w:style w:type="character" w:customStyle="1" w:styleId="bibunpubl">
    <w:name w:val="bib_unpubl"/>
    <w:rsid w:val="0090497C"/>
    <w:rPr>
      <w:sz w:val="24"/>
    </w:rPr>
  </w:style>
  <w:style w:type="character" w:customStyle="1" w:styleId="biburl">
    <w:name w:val="bib_url"/>
    <w:rsid w:val="0090497C"/>
    <w:rPr>
      <w:sz w:val="24"/>
      <w:bdr w:val="none" w:sz="0" w:space="0" w:color="auto"/>
      <w:shd w:val="clear" w:color="auto" w:fill="00FF00"/>
    </w:rPr>
  </w:style>
  <w:style w:type="character" w:customStyle="1" w:styleId="bibvolume">
    <w:name w:val="bib_volume"/>
    <w:rsid w:val="0090497C"/>
    <w:rPr>
      <w:sz w:val="24"/>
      <w:bdr w:val="none" w:sz="0" w:space="0" w:color="auto"/>
      <w:shd w:val="clear" w:color="auto" w:fill="00FF00"/>
    </w:rPr>
  </w:style>
  <w:style w:type="character" w:customStyle="1" w:styleId="bibyear">
    <w:name w:val="bib_year"/>
    <w:rsid w:val="0090497C"/>
    <w:rPr>
      <w:sz w:val="24"/>
      <w:bdr w:val="none" w:sz="0" w:space="0" w:color="auto"/>
      <w:shd w:val="clear" w:color="auto" w:fill="FF00FF"/>
    </w:rPr>
  </w:style>
  <w:style w:type="paragraph" w:customStyle="1" w:styleId="BookorMeetingInformation">
    <w:name w:val="Book or Meeting Information"/>
    <w:basedOn w:val="BaseText"/>
    <w:rsid w:val="0090497C"/>
  </w:style>
  <w:style w:type="paragraph" w:customStyle="1" w:styleId="BookInformation">
    <w:name w:val="BookInformation"/>
    <w:basedOn w:val="BaseText"/>
    <w:rsid w:val="0090497C"/>
  </w:style>
  <w:style w:type="paragraph" w:customStyle="1" w:styleId="Level2Head">
    <w:name w:val="Level 2 Head"/>
    <w:basedOn w:val="BaseHeading"/>
    <w:rsid w:val="0090497C"/>
    <w:pPr>
      <w:outlineLvl w:val="1"/>
    </w:pPr>
    <w:rPr>
      <w:i/>
      <w:iCs/>
      <w:sz w:val="24"/>
      <w:szCs w:val="24"/>
    </w:rPr>
  </w:style>
  <w:style w:type="paragraph" w:customStyle="1" w:styleId="BoxLevel2Head">
    <w:name w:val="BoxLevel 2 Head"/>
    <w:basedOn w:val="Level2Head"/>
    <w:rsid w:val="0090497C"/>
    <w:pPr>
      <w:shd w:val="clear" w:color="auto" w:fill="E6E6E6"/>
    </w:pPr>
  </w:style>
  <w:style w:type="paragraph" w:customStyle="1" w:styleId="BoxListUnnumbered">
    <w:name w:val="BoxListUnnumbered"/>
    <w:basedOn w:val="BaseText"/>
    <w:rsid w:val="0090497C"/>
    <w:pPr>
      <w:shd w:val="clear" w:color="auto" w:fill="E6E6E6"/>
      <w:ind w:left="1080" w:hanging="360"/>
    </w:pPr>
  </w:style>
  <w:style w:type="paragraph" w:customStyle="1" w:styleId="BoxList">
    <w:name w:val="BoxList"/>
    <w:basedOn w:val="BoxListUnnumbered"/>
    <w:rsid w:val="0090497C"/>
  </w:style>
  <w:style w:type="paragraph" w:customStyle="1" w:styleId="BoxSubhead">
    <w:name w:val="BoxSubhead"/>
    <w:basedOn w:val="Subhead"/>
    <w:rsid w:val="0090497C"/>
    <w:pPr>
      <w:shd w:val="clear" w:color="auto" w:fill="E6E6E6"/>
    </w:pPr>
  </w:style>
  <w:style w:type="paragraph" w:customStyle="1" w:styleId="Paragraph">
    <w:name w:val="Paragraph"/>
    <w:basedOn w:val="BaseText"/>
    <w:rsid w:val="0090497C"/>
    <w:pPr>
      <w:ind w:firstLine="720"/>
    </w:pPr>
  </w:style>
  <w:style w:type="paragraph" w:customStyle="1" w:styleId="BoxText">
    <w:name w:val="BoxText"/>
    <w:basedOn w:val="Paragraph"/>
    <w:rsid w:val="0090497C"/>
    <w:pPr>
      <w:shd w:val="clear" w:color="auto" w:fill="E6E6E6"/>
    </w:pPr>
  </w:style>
  <w:style w:type="paragraph" w:customStyle="1" w:styleId="BoxTitle">
    <w:name w:val="BoxTitle"/>
    <w:basedOn w:val="BaseHeading"/>
    <w:rsid w:val="0090497C"/>
    <w:pPr>
      <w:shd w:val="clear" w:color="auto" w:fill="E6E6E6"/>
    </w:pPr>
    <w:rPr>
      <w:b/>
      <w:sz w:val="24"/>
      <w:szCs w:val="24"/>
    </w:rPr>
  </w:style>
  <w:style w:type="paragraph" w:customStyle="1" w:styleId="BulletedText">
    <w:name w:val="Bulleted Text"/>
    <w:basedOn w:val="BaseText"/>
    <w:rsid w:val="0090497C"/>
    <w:pPr>
      <w:ind w:left="720" w:hanging="720"/>
    </w:pPr>
  </w:style>
  <w:style w:type="paragraph" w:customStyle="1" w:styleId="career-magazine">
    <w:name w:val="career-magazine"/>
    <w:basedOn w:val="BaseText"/>
    <w:rsid w:val="0090497C"/>
    <w:pPr>
      <w:jc w:val="right"/>
    </w:pPr>
    <w:rPr>
      <w:color w:val="FF0000"/>
    </w:rPr>
  </w:style>
  <w:style w:type="paragraph" w:customStyle="1" w:styleId="career-stage">
    <w:name w:val="career-stage"/>
    <w:basedOn w:val="BaseText"/>
    <w:rsid w:val="0090497C"/>
    <w:pPr>
      <w:jc w:val="right"/>
    </w:pPr>
    <w:rPr>
      <w:color w:val="339966"/>
    </w:rPr>
  </w:style>
  <w:style w:type="character" w:customStyle="1" w:styleId="citebase">
    <w:name w:val="cite_base"/>
    <w:rsid w:val="0090497C"/>
    <w:rPr>
      <w:sz w:val="24"/>
    </w:rPr>
  </w:style>
  <w:style w:type="character" w:customStyle="1" w:styleId="citebib">
    <w:name w:val="cite_bib"/>
    <w:rsid w:val="0090497C"/>
    <w:rPr>
      <w:sz w:val="24"/>
      <w:bdr w:val="none" w:sz="0" w:space="0" w:color="auto"/>
      <w:shd w:val="clear" w:color="auto" w:fill="00FFFF"/>
    </w:rPr>
  </w:style>
  <w:style w:type="character" w:customStyle="1" w:styleId="citebox">
    <w:name w:val="cite_box"/>
    <w:rsid w:val="0090497C"/>
    <w:rPr>
      <w:sz w:val="24"/>
    </w:rPr>
  </w:style>
  <w:style w:type="character" w:customStyle="1" w:styleId="citeen">
    <w:name w:val="cite_en"/>
    <w:rsid w:val="0090497C"/>
    <w:rPr>
      <w:sz w:val="24"/>
      <w:shd w:val="clear" w:color="auto" w:fill="FFFF00"/>
      <w:vertAlign w:val="superscript"/>
    </w:rPr>
  </w:style>
  <w:style w:type="character" w:customStyle="1" w:styleId="citeeq">
    <w:name w:val="cite_eq"/>
    <w:rsid w:val="0090497C"/>
    <w:rPr>
      <w:sz w:val="24"/>
      <w:bdr w:val="none" w:sz="0" w:space="0" w:color="auto"/>
      <w:shd w:val="clear" w:color="auto" w:fill="FF99CC"/>
    </w:rPr>
  </w:style>
  <w:style w:type="character" w:customStyle="1" w:styleId="citefig">
    <w:name w:val="cite_fig"/>
    <w:rsid w:val="0090497C"/>
    <w:rPr>
      <w:color w:val="000000"/>
      <w:sz w:val="24"/>
      <w:bdr w:val="none" w:sz="0" w:space="0" w:color="auto"/>
      <w:shd w:val="clear" w:color="auto" w:fill="00FF00"/>
    </w:rPr>
  </w:style>
  <w:style w:type="character" w:customStyle="1" w:styleId="citefn">
    <w:name w:val="cite_fn"/>
    <w:rsid w:val="0090497C"/>
    <w:rPr>
      <w:sz w:val="24"/>
      <w:bdr w:val="none" w:sz="0" w:space="0" w:color="auto"/>
      <w:shd w:val="clear" w:color="auto" w:fill="FF0000"/>
    </w:rPr>
  </w:style>
  <w:style w:type="character" w:customStyle="1" w:styleId="citetbl">
    <w:name w:val="cite_tbl"/>
    <w:rsid w:val="0090497C"/>
    <w:rPr>
      <w:color w:val="000000"/>
      <w:sz w:val="24"/>
      <w:bdr w:val="none" w:sz="0" w:space="0" w:color="auto"/>
      <w:shd w:val="clear" w:color="auto" w:fill="FF00FF"/>
    </w:rPr>
  </w:style>
  <w:style w:type="character" w:styleId="CommentReference">
    <w:name w:val="annotation reference"/>
    <w:uiPriority w:val="99"/>
    <w:rsid w:val="0090497C"/>
    <w:rPr>
      <w:sz w:val="18"/>
      <w:szCs w:val="18"/>
    </w:rPr>
  </w:style>
  <w:style w:type="paragraph" w:customStyle="1" w:styleId="ContinuedParagraph">
    <w:name w:val="ContinuedParagraph"/>
    <w:basedOn w:val="Paragraph"/>
    <w:rsid w:val="0090497C"/>
    <w:pPr>
      <w:ind w:firstLine="0"/>
    </w:pPr>
  </w:style>
  <w:style w:type="character" w:customStyle="1" w:styleId="ContractNumber">
    <w:name w:val="Contract Number"/>
    <w:rsid w:val="0090497C"/>
    <w:rPr>
      <w:sz w:val="24"/>
      <w:szCs w:val="24"/>
      <w:bdr w:val="none" w:sz="0" w:space="0" w:color="auto"/>
      <w:shd w:val="clear" w:color="auto" w:fill="CCFFCC"/>
    </w:rPr>
  </w:style>
  <w:style w:type="character" w:customStyle="1" w:styleId="ContractSponsor">
    <w:name w:val="Contract Sponsor"/>
    <w:rsid w:val="0090497C"/>
    <w:rPr>
      <w:sz w:val="24"/>
      <w:szCs w:val="24"/>
      <w:bdr w:val="none" w:sz="0" w:space="0" w:color="auto"/>
      <w:shd w:val="clear" w:color="auto" w:fill="FFCC99"/>
    </w:rPr>
  </w:style>
  <w:style w:type="paragraph" w:customStyle="1" w:styleId="Correspondence">
    <w:name w:val="Correspondence"/>
    <w:basedOn w:val="BaseText"/>
    <w:rsid w:val="0090497C"/>
    <w:pPr>
      <w:spacing w:before="0" w:after="240"/>
    </w:pPr>
  </w:style>
  <w:style w:type="paragraph" w:customStyle="1" w:styleId="DateAccepted">
    <w:name w:val="Date Accepted"/>
    <w:basedOn w:val="BaseText"/>
    <w:rsid w:val="0090497C"/>
    <w:pPr>
      <w:spacing w:before="360"/>
    </w:pPr>
  </w:style>
  <w:style w:type="paragraph" w:customStyle="1" w:styleId="Deck">
    <w:name w:val="Deck"/>
    <w:basedOn w:val="BaseHeading"/>
    <w:rsid w:val="0090497C"/>
    <w:pPr>
      <w:outlineLvl w:val="1"/>
    </w:pPr>
  </w:style>
  <w:style w:type="paragraph" w:customStyle="1" w:styleId="DefTerm">
    <w:name w:val="DefTerm"/>
    <w:basedOn w:val="BaseText"/>
    <w:rsid w:val="0090497C"/>
    <w:pPr>
      <w:ind w:left="720"/>
    </w:pPr>
  </w:style>
  <w:style w:type="paragraph" w:customStyle="1" w:styleId="Definition">
    <w:name w:val="Definition"/>
    <w:basedOn w:val="DefTerm"/>
    <w:rsid w:val="0090497C"/>
    <w:pPr>
      <w:ind w:left="1080" w:hanging="360"/>
    </w:pPr>
  </w:style>
  <w:style w:type="paragraph" w:customStyle="1" w:styleId="DefListTitle">
    <w:name w:val="DefListTitle"/>
    <w:basedOn w:val="BaseHeading"/>
    <w:rsid w:val="0090497C"/>
  </w:style>
  <w:style w:type="paragraph" w:customStyle="1" w:styleId="discipline">
    <w:name w:val="discipline"/>
    <w:basedOn w:val="BaseText"/>
    <w:rsid w:val="0090497C"/>
    <w:pPr>
      <w:jc w:val="right"/>
    </w:pPr>
    <w:rPr>
      <w:color w:val="993366"/>
    </w:rPr>
  </w:style>
  <w:style w:type="paragraph" w:customStyle="1" w:styleId="Editors">
    <w:name w:val="Editors"/>
    <w:basedOn w:val="Authors"/>
    <w:rsid w:val="0090497C"/>
  </w:style>
  <w:style w:type="character" w:styleId="EndnoteReference">
    <w:name w:val="endnote reference"/>
    <w:semiHidden/>
    <w:rsid w:val="0090497C"/>
    <w:rPr>
      <w:vertAlign w:val="superscript"/>
    </w:rPr>
  </w:style>
  <w:style w:type="paragraph" w:styleId="EndnoteText">
    <w:name w:val="endnote text"/>
    <w:basedOn w:val="Normal"/>
    <w:link w:val="EndnoteTextChar"/>
    <w:semiHidden/>
    <w:rsid w:val="0090497C"/>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90497C"/>
    <w:rPr>
      <w:rFonts w:ascii="Cambria" w:eastAsia="Cambria" w:hAnsi="Cambria" w:cs="Times New Roman"/>
      <w:sz w:val="20"/>
      <w:szCs w:val="20"/>
      <w:lang w:val="en-US"/>
    </w:rPr>
  </w:style>
  <w:style w:type="character" w:customStyle="1" w:styleId="eqno">
    <w:name w:val="eq_no"/>
    <w:rsid w:val="0090497C"/>
    <w:rPr>
      <w:sz w:val="24"/>
    </w:rPr>
  </w:style>
  <w:style w:type="paragraph" w:customStyle="1" w:styleId="Equation">
    <w:name w:val="Equation"/>
    <w:basedOn w:val="BaseText"/>
    <w:rsid w:val="0090497C"/>
    <w:pPr>
      <w:jc w:val="center"/>
    </w:pPr>
  </w:style>
  <w:style w:type="paragraph" w:customStyle="1" w:styleId="FieldCodes">
    <w:name w:val="FieldCodes"/>
    <w:basedOn w:val="BaseText"/>
    <w:rsid w:val="0090497C"/>
  </w:style>
  <w:style w:type="paragraph" w:customStyle="1" w:styleId="Legend">
    <w:name w:val="Legend"/>
    <w:basedOn w:val="BaseHeading"/>
    <w:rsid w:val="0090497C"/>
    <w:rPr>
      <w:sz w:val="24"/>
      <w:szCs w:val="24"/>
    </w:rPr>
  </w:style>
  <w:style w:type="paragraph" w:customStyle="1" w:styleId="FigureCopyright">
    <w:name w:val="FigureCopyright"/>
    <w:basedOn w:val="Legend"/>
    <w:rsid w:val="0090497C"/>
    <w:pPr>
      <w:autoSpaceDE w:val="0"/>
      <w:autoSpaceDN w:val="0"/>
      <w:adjustRightInd w:val="0"/>
      <w:spacing w:before="80"/>
    </w:pPr>
    <w:rPr>
      <w:lang w:bidi="he-IL"/>
    </w:rPr>
  </w:style>
  <w:style w:type="paragraph" w:customStyle="1" w:styleId="FigureCredit">
    <w:name w:val="FigureCredit"/>
    <w:basedOn w:val="FigureCopyright"/>
    <w:rsid w:val="0090497C"/>
  </w:style>
  <w:style w:type="character" w:styleId="FollowedHyperlink">
    <w:name w:val="FollowedHyperlink"/>
    <w:uiPriority w:val="99"/>
    <w:rsid w:val="0090497C"/>
    <w:rPr>
      <w:color w:val="800080"/>
      <w:u w:val="single"/>
    </w:rPr>
  </w:style>
  <w:style w:type="character" w:styleId="FootnoteReference">
    <w:name w:val="footnote reference"/>
    <w:semiHidden/>
    <w:rsid w:val="0090497C"/>
    <w:rPr>
      <w:vertAlign w:val="superscript"/>
    </w:rPr>
  </w:style>
  <w:style w:type="paragraph" w:customStyle="1" w:styleId="Gloss">
    <w:name w:val="Gloss"/>
    <w:basedOn w:val="AbstractSummary"/>
    <w:rsid w:val="0090497C"/>
  </w:style>
  <w:style w:type="paragraph" w:customStyle="1" w:styleId="Glossary">
    <w:name w:val="Glossary"/>
    <w:basedOn w:val="BaseText"/>
    <w:rsid w:val="0090497C"/>
  </w:style>
  <w:style w:type="paragraph" w:customStyle="1" w:styleId="GlossHead">
    <w:name w:val="GlossHead"/>
    <w:basedOn w:val="AbstractHead"/>
    <w:rsid w:val="0090497C"/>
  </w:style>
  <w:style w:type="paragraph" w:customStyle="1" w:styleId="GraphicAltText">
    <w:name w:val="GraphicAltText"/>
    <w:basedOn w:val="Legend"/>
    <w:rsid w:val="0090497C"/>
    <w:pPr>
      <w:autoSpaceDE w:val="0"/>
      <w:autoSpaceDN w:val="0"/>
      <w:adjustRightInd w:val="0"/>
    </w:pPr>
  </w:style>
  <w:style w:type="paragraph" w:customStyle="1" w:styleId="GraphicCredit">
    <w:name w:val="GraphicCredit"/>
    <w:basedOn w:val="FigureCredit"/>
    <w:rsid w:val="0090497C"/>
  </w:style>
  <w:style w:type="paragraph" w:customStyle="1" w:styleId="Head">
    <w:name w:val="Head"/>
    <w:basedOn w:val="BaseHeading"/>
    <w:rsid w:val="0090497C"/>
    <w:pPr>
      <w:spacing w:before="120" w:after="120"/>
      <w:jc w:val="center"/>
    </w:pPr>
    <w:rPr>
      <w:b/>
      <w:bCs/>
    </w:rPr>
  </w:style>
  <w:style w:type="character" w:styleId="HTMLAcronym">
    <w:name w:val="HTML Acronym"/>
    <w:basedOn w:val="DefaultParagraphFont"/>
    <w:rsid w:val="0090497C"/>
  </w:style>
  <w:style w:type="character" w:styleId="HTMLCite">
    <w:name w:val="HTML Cite"/>
    <w:rsid w:val="0090497C"/>
    <w:rPr>
      <w:i/>
      <w:iCs/>
    </w:rPr>
  </w:style>
  <w:style w:type="character" w:styleId="HTMLCode">
    <w:name w:val="HTML Code"/>
    <w:rsid w:val="0090497C"/>
    <w:rPr>
      <w:rFonts w:ascii="Courier New" w:hAnsi="Courier New" w:cs="Courier New"/>
      <w:sz w:val="20"/>
      <w:szCs w:val="20"/>
    </w:rPr>
  </w:style>
  <w:style w:type="character" w:styleId="HTMLDefinition">
    <w:name w:val="HTML Definition"/>
    <w:rsid w:val="0090497C"/>
    <w:rPr>
      <w:i/>
      <w:iCs/>
    </w:rPr>
  </w:style>
  <w:style w:type="character" w:styleId="HTMLKeyboard">
    <w:name w:val="HTML Keyboard"/>
    <w:rsid w:val="0090497C"/>
    <w:rPr>
      <w:rFonts w:ascii="Courier New" w:hAnsi="Courier New" w:cs="Courier New"/>
      <w:sz w:val="20"/>
      <w:szCs w:val="20"/>
    </w:rPr>
  </w:style>
  <w:style w:type="paragraph" w:styleId="HTMLPreformatted">
    <w:name w:val="HTML Preformatted"/>
    <w:basedOn w:val="Normal"/>
    <w:link w:val="HTMLPreformattedChar"/>
    <w:rsid w:val="0090497C"/>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90497C"/>
    <w:rPr>
      <w:rFonts w:ascii="Consolas" w:eastAsia="Times New Roman" w:hAnsi="Consolas" w:cs="Times New Roman"/>
      <w:sz w:val="20"/>
      <w:szCs w:val="20"/>
      <w:lang w:val="en-US"/>
    </w:rPr>
  </w:style>
  <w:style w:type="character" w:styleId="HTMLSample">
    <w:name w:val="HTML Sample"/>
    <w:rsid w:val="0090497C"/>
    <w:rPr>
      <w:rFonts w:ascii="Courier New" w:hAnsi="Courier New" w:cs="Courier New"/>
    </w:rPr>
  </w:style>
  <w:style w:type="character" w:styleId="HTMLTypewriter">
    <w:name w:val="HTML Typewriter"/>
    <w:rsid w:val="0090497C"/>
    <w:rPr>
      <w:rFonts w:ascii="Courier New" w:hAnsi="Courier New" w:cs="Courier New"/>
      <w:sz w:val="20"/>
      <w:szCs w:val="20"/>
    </w:rPr>
  </w:style>
  <w:style w:type="character" w:styleId="HTMLVariable">
    <w:name w:val="HTML Variable"/>
    <w:rsid w:val="0090497C"/>
    <w:rPr>
      <w:i/>
      <w:iCs/>
    </w:rPr>
  </w:style>
  <w:style w:type="paragraph" w:customStyle="1" w:styleId="InstructionsText">
    <w:name w:val="Instructions Text"/>
    <w:basedOn w:val="BaseText"/>
    <w:rsid w:val="0090497C"/>
  </w:style>
  <w:style w:type="paragraph" w:customStyle="1" w:styleId="Overline">
    <w:name w:val="Overline"/>
    <w:basedOn w:val="BaseText"/>
    <w:rsid w:val="0090497C"/>
  </w:style>
  <w:style w:type="paragraph" w:customStyle="1" w:styleId="IssueName">
    <w:name w:val="IssueName"/>
    <w:basedOn w:val="Overline"/>
    <w:rsid w:val="0090497C"/>
  </w:style>
  <w:style w:type="paragraph" w:customStyle="1" w:styleId="Keywords">
    <w:name w:val="Keywords"/>
    <w:basedOn w:val="BaseText"/>
    <w:rsid w:val="0090497C"/>
  </w:style>
  <w:style w:type="paragraph" w:customStyle="1" w:styleId="Level3Head">
    <w:name w:val="Level 3 Head"/>
    <w:basedOn w:val="BaseHeading"/>
    <w:rsid w:val="0090497C"/>
    <w:pPr>
      <w:outlineLvl w:val="2"/>
    </w:pPr>
    <w:rPr>
      <w:sz w:val="24"/>
      <w:szCs w:val="24"/>
      <w:u w:val="single"/>
    </w:rPr>
  </w:style>
  <w:style w:type="paragraph" w:customStyle="1" w:styleId="Level4Head">
    <w:name w:val="Level 4 Head"/>
    <w:basedOn w:val="BaseHeading"/>
    <w:rsid w:val="0090497C"/>
    <w:pPr>
      <w:ind w:left="346"/>
    </w:pPr>
    <w:rPr>
      <w:sz w:val="24"/>
      <w:szCs w:val="24"/>
    </w:rPr>
  </w:style>
  <w:style w:type="paragraph" w:customStyle="1" w:styleId="Literaryquote">
    <w:name w:val="Literary quote"/>
    <w:basedOn w:val="BaseText"/>
    <w:rsid w:val="0090497C"/>
    <w:pPr>
      <w:ind w:left="1440" w:right="1440"/>
    </w:pPr>
  </w:style>
  <w:style w:type="paragraph" w:customStyle="1" w:styleId="MaterialsText">
    <w:name w:val="Materials Text"/>
    <w:basedOn w:val="BaseText"/>
    <w:rsid w:val="0090497C"/>
  </w:style>
  <w:style w:type="paragraph" w:customStyle="1" w:styleId="NoteInProof">
    <w:name w:val="NoteInProof"/>
    <w:basedOn w:val="BaseText"/>
    <w:rsid w:val="0090497C"/>
  </w:style>
  <w:style w:type="paragraph" w:customStyle="1" w:styleId="Notes">
    <w:name w:val="Notes"/>
    <w:basedOn w:val="BaseText"/>
    <w:rsid w:val="0090497C"/>
    <w:rPr>
      <w:i/>
    </w:rPr>
  </w:style>
  <w:style w:type="paragraph" w:customStyle="1" w:styleId="Notes-Helvetica">
    <w:name w:val="Notes-Helvetica"/>
    <w:basedOn w:val="BaseText"/>
    <w:rsid w:val="0090497C"/>
    <w:rPr>
      <w:i/>
    </w:rPr>
  </w:style>
  <w:style w:type="paragraph" w:customStyle="1" w:styleId="NumberedInstructions">
    <w:name w:val="Numbered Instructions"/>
    <w:basedOn w:val="BaseText"/>
    <w:rsid w:val="0090497C"/>
  </w:style>
  <w:style w:type="paragraph" w:customStyle="1" w:styleId="OutlineLevel1">
    <w:name w:val="OutlineLevel1"/>
    <w:basedOn w:val="BaseHeading"/>
    <w:rsid w:val="0090497C"/>
    <w:rPr>
      <w:b/>
      <w:bCs/>
    </w:rPr>
  </w:style>
  <w:style w:type="paragraph" w:customStyle="1" w:styleId="OutlineLevel2">
    <w:name w:val="OutlineLevel2"/>
    <w:basedOn w:val="BaseHeading"/>
    <w:rsid w:val="0090497C"/>
    <w:pPr>
      <w:ind w:left="360"/>
      <w:outlineLvl w:val="1"/>
    </w:pPr>
    <w:rPr>
      <w:b/>
      <w:bCs/>
      <w:sz w:val="24"/>
      <w:szCs w:val="24"/>
    </w:rPr>
  </w:style>
  <w:style w:type="paragraph" w:customStyle="1" w:styleId="OutlineLevel3">
    <w:name w:val="OutlineLevel3"/>
    <w:basedOn w:val="BaseHeading"/>
    <w:rsid w:val="0090497C"/>
    <w:pPr>
      <w:ind w:left="720"/>
      <w:outlineLvl w:val="2"/>
    </w:pPr>
    <w:rPr>
      <w:b/>
      <w:bCs/>
      <w:sz w:val="24"/>
      <w:szCs w:val="24"/>
    </w:rPr>
  </w:style>
  <w:style w:type="paragraph" w:customStyle="1" w:styleId="Preformat">
    <w:name w:val="Preformat"/>
    <w:basedOn w:val="BaseText"/>
    <w:rsid w:val="0090497C"/>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0497C"/>
  </w:style>
  <w:style w:type="paragraph" w:customStyle="1" w:styleId="ProductInformation">
    <w:name w:val="ProductInformation"/>
    <w:basedOn w:val="BaseText"/>
    <w:rsid w:val="0090497C"/>
  </w:style>
  <w:style w:type="paragraph" w:customStyle="1" w:styleId="ProductTitle">
    <w:name w:val="ProductTitle"/>
    <w:basedOn w:val="BaseText"/>
    <w:rsid w:val="0090497C"/>
    <w:rPr>
      <w:b/>
      <w:bCs/>
    </w:rPr>
  </w:style>
  <w:style w:type="paragraph" w:customStyle="1" w:styleId="PublishedOnline">
    <w:name w:val="Published Online"/>
    <w:basedOn w:val="DateAccepted"/>
    <w:rsid w:val="0090497C"/>
  </w:style>
  <w:style w:type="paragraph" w:customStyle="1" w:styleId="RecipeMaterials">
    <w:name w:val="Recipe Materials"/>
    <w:basedOn w:val="BaseText"/>
    <w:rsid w:val="0090497C"/>
  </w:style>
  <w:style w:type="paragraph" w:customStyle="1" w:styleId="Refhead">
    <w:name w:val="Ref head"/>
    <w:basedOn w:val="BaseHeading"/>
    <w:rsid w:val="0090497C"/>
    <w:pPr>
      <w:spacing w:before="120" w:after="120"/>
    </w:pPr>
    <w:rPr>
      <w:b/>
      <w:bCs/>
      <w:sz w:val="24"/>
      <w:szCs w:val="24"/>
    </w:rPr>
  </w:style>
  <w:style w:type="paragraph" w:customStyle="1" w:styleId="ReferenceNote">
    <w:name w:val="Reference Note"/>
    <w:basedOn w:val="Referencesandnotes"/>
    <w:rsid w:val="0090497C"/>
  </w:style>
  <w:style w:type="paragraph" w:customStyle="1" w:styleId="ReferencesandnotesLong">
    <w:name w:val="References and notes Long"/>
    <w:basedOn w:val="BaseText"/>
    <w:rsid w:val="0090497C"/>
    <w:pPr>
      <w:ind w:left="720" w:hanging="720"/>
    </w:pPr>
  </w:style>
  <w:style w:type="paragraph" w:customStyle="1" w:styleId="region">
    <w:name w:val="region"/>
    <w:basedOn w:val="BaseText"/>
    <w:rsid w:val="0090497C"/>
    <w:pPr>
      <w:jc w:val="right"/>
    </w:pPr>
    <w:rPr>
      <w:color w:val="0000FF"/>
    </w:rPr>
  </w:style>
  <w:style w:type="paragraph" w:customStyle="1" w:styleId="RelatedArticle">
    <w:name w:val="RelatedArticle"/>
    <w:basedOn w:val="Referencesandnotes"/>
    <w:rsid w:val="0090497C"/>
  </w:style>
  <w:style w:type="paragraph" w:customStyle="1" w:styleId="RunHead">
    <w:name w:val="RunHead"/>
    <w:basedOn w:val="BaseText"/>
    <w:rsid w:val="0090497C"/>
  </w:style>
  <w:style w:type="paragraph" w:customStyle="1" w:styleId="SOMContent">
    <w:name w:val="SOMContent"/>
    <w:basedOn w:val="1stparatext"/>
    <w:rsid w:val="0090497C"/>
  </w:style>
  <w:style w:type="paragraph" w:customStyle="1" w:styleId="SOMHead">
    <w:name w:val="SOMHead"/>
    <w:basedOn w:val="BaseHeading"/>
    <w:rsid w:val="0090497C"/>
    <w:rPr>
      <w:b/>
      <w:sz w:val="24"/>
      <w:szCs w:val="24"/>
    </w:rPr>
  </w:style>
  <w:style w:type="paragraph" w:customStyle="1" w:styleId="Speaker">
    <w:name w:val="Speaker"/>
    <w:basedOn w:val="Paragraph"/>
    <w:rsid w:val="0090497C"/>
    <w:pPr>
      <w:autoSpaceDE w:val="0"/>
      <w:autoSpaceDN w:val="0"/>
      <w:adjustRightInd w:val="0"/>
    </w:pPr>
    <w:rPr>
      <w:b/>
      <w:lang w:bidi="he-IL"/>
    </w:rPr>
  </w:style>
  <w:style w:type="paragraph" w:customStyle="1" w:styleId="Speech">
    <w:name w:val="Speech"/>
    <w:basedOn w:val="Paragraph"/>
    <w:rsid w:val="0090497C"/>
    <w:pPr>
      <w:autoSpaceDE w:val="0"/>
      <w:autoSpaceDN w:val="0"/>
      <w:adjustRightInd w:val="0"/>
    </w:pPr>
    <w:rPr>
      <w:lang w:bidi="he-IL"/>
    </w:rPr>
  </w:style>
  <w:style w:type="character" w:styleId="Strong">
    <w:name w:val="Strong"/>
    <w:uiPriority w:val="22"/>
    <w:qFormat/>
    <w:rsid w:val="0090497C"/>
    <w:rPr>
      <w:b/>
      <w:bCs/>
    </w:rPr>
  </w:style>
  <w:style w:type="paragraph" w:customStyle="1" w:styleId="SX-Abstract">
    <w:name w:val="SX-Abstract"/>
    <w:basedOn w:val="Normal"/>
    <w:qFormat/>
    <w:rsid w:val="0090497C"/>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90497C"/>
    <w:pPr>
      <w:spacing w:after="160"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90497C"/>
    <w:pPr>
      <w:spacing w:before="21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90497C"/>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90497C"/>
    <w:pPr>
      <w:spacing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90497C"/>
    <w:pPr>
      <w:ind w:firstLine="0"/>
    </w:pPr>
  </w:style>
  <w:style w:type="paragraph" w:customStyle="1" w:styleId="SX-Correspondence">
    <w:name w:val="SX-Correspondence"/>
    <w:basedOn w:val="SX-Affiliation"/>
    <w:qFormat/>
    <w:rsid w:val="0090497C"/>
    <w:pPr>
      <w:spacing w:after="80"/>
    </w:pPr>
  </w:style>
  <w:style w:type="paragraph" w:customStyle="1" w:styleId="SX-Date">
    <w:name w:val="SX-Date"/>
    <w:basedOn w:val="Normal"/>
    <w:qFormat/>
    <w:rsid w:val="0090497C"/>
    <w:pPr>
      <w:spacing w:before="18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90497C"/>
    <w:pPr>
      <w:autoSpaceDE w:val="0"/>
      <w:autoSpaceDN w:val="0"/>
      <w:adjustRightInd w:val="0"/>
      <w:spacing w:line="240" w:lineRule="auto"/>
      <w:jc w:val="center"/>
    </w:pPr>
  </w:style>
  <w:style w:type="paragraph" w:customStyle="1" w:styleId="SX-Legend">
    <w:name w:val="SX-Legend"/>
    <w:basedOn w:val="SX-Authornames"/>
    <w:rsid w:val="0090497C"/>
    <w:pPr>
      <w:jc w:val="both"/>
    </w:pPr>
    <w:rPr>
      <w:sz w:val="18"/>
    </w:rPr>
  </w:style>
  <w:style w:type="paragraph" w:customStyle="1" w:styleId="SX-References">
    <w:name w:val="SX-References"/>
    <w:basedOn w:val="Normal"/>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90497C"/>
    <w:pPr>
      <w:spacing w:before="200" w:line="190" w:lineRule="exact"/>
    </w:pPr>
    <w:rPr>
      <w:rFonts w:ascii="Times New Roman" w:eastAsia="Times New Roman" w:hAnsi="Times New Roman" w:cs="Times New Roman"/>
      <w:b/>
      <w:sz w:val="16"/>
      <w:szCs w:val="20"/>
      <w:lang w:val="en-US"/>
    </w:rPr>
  </w:style>
  <w:style w:type="character" w:customStyle="1" w:styleId="SX-reflink">
    <w:name w:val="SX-reflink"/>
    <w:uiPriority w:val="1"/>
    <w:qFormat/>
    <w:rsid w:val="0090497C"/>
    <w:rPr>
      <w:color w:val="0000FF"/>
      <w:sz w:val="16"/>
      <w:u w:val="words"/>
      <w:bdr w:val="none" w:sz="0" w:space="0" w:color="auto"/>
      <w:shd w:val="clear" w:color="auto" w:fill="FFFFFF"/>
    </w:rPr>
  </w:style>
  <w:style w:type="paragraph" w:customStyle="1" w:styleId="SX-SOMHead">
    <w:name w:val="SX-SOMHead"/>
    <w:basedOn w:val="SX-RefHead"/>
    <w:rsid w:val="0090497C"/>
  </w:style>
  <w:style w:type="paragraph" w:customStyle="1" w:styleId="SX-Tablehead">
    <w:name w:val="SX-Tablehead"/>
    <w:basedOn w:val="Normal"/>
    <w:qFormat/>
    <w:rsid w:val="0090497C"/>
    <w:rPr>
      <w:rFonts w:ascii="Times New Roman" w:eastAsia="Times New Roman" w:hAnsi="Times New Roman" w:cs="Times New Roman"/>
      <w:sz w:val="20"/>
      <w:lang w:val="en-US"/>
    </w:rPr>
  </w:style>
  <w:style w:type="paragraph" w:customStyle="1" w:styleId="SX-Tablelegend">
    <w:name w:val="SX-Tablelegend"/>
    <w:basedOn w:val="Normal"/>
    <w:qFormat/>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90497C"/>
    <w:pPr>
      <w:spacing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90497C"/>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90497C"/>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90497C"/>
    <w:pPr>
      <w:spacing w:before="0"/>
    </w:pPr>
  </w:style>
  <w:style w:type="paragraph" w:customStyle="1" w:styleId="Tabletext">
    <w:name w:val="Table text"/>
    <w:basedOn w:val="BaseText"/>
    <w:rsid w:val="0090497C"/>
    <w:pPr>
      <w:spacing w:before="0"/>
    </w:pPr>
  </w:style>
  <w:style w:type="paragraph" w:customStyle="1" w:styleId="TableLegend">
    <w:name w:val="TableLegend"/>
    <w:basedOn w:val="BaseText"/>
    <w:rsid w:val="0090497C"/>
    <w:pPr>
      <w:spacing w:before="0"/>
    </w:pPr>
  </w:style>
  <w:style w:type="paragraph" w:customStyle="1" w:styleId="TableTitle">
    <w:name w:val="TableTitle"/>
    <w:basedOn w:val="BaseHeading"/>
    <w:rsid w:val="0090497C"/>
  </w:style>
  <w:style w:type="paragraph" w:customStyle="1" w:styleId="TWIS">
    <w:name w:val="TWIS"/>
    <w:basedOn w:val="AbstractSummary"/>
    <w:rsid w:val="0090497C"/>
    <w:pPr>
      <w:autoSpaceDE w:val="0"/>
      <w:autoSpaceDN w:val="0"/>
      <w:adjustRightInd w:val="0"/>
    </w:pPr>
  </w:style>
  <w:style w:type="paragraph" w:customStyle="1" w:styleId="TWISorEC">
    <w:name w:val="TWIS or EC"/>
    <w:basedOn w:val="Normal"/>
    <w:rsid w:val="0090497C"/>
    <w:pPr>
      <w:spacing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90497C"/>
    <w:pPr>
      <w:jc w:val="right"/>
    </w:pPr>
    <w:rPr>
      <w:color w:val="003300"/>
    </w:rPr>
  </w:style>
  <w:style w:type="paragraph" w:customStyle="1" w:styleId="DOI">
    <w:name w:val="DOI"/>
    <w:basedOn w:val="DateAccepted"/>
    <w:qFormat/>
    <w:rsid w:val="0090497C"/>
  </w:style>
  <w:style w:type="character" w:customStyle="1" w:styleId="custom-cit-author">
    <w:name w:val="custom-cit-author"/>
    <w:basedOn w:val="DefaultParagraphFont"/>
    <w:rsid w:val="0090497C"/>
  </w:style>
  <w:style w:type="character" w:customStyle="1" w:styleId="custom-cit-title">
    <w:name w:val="custom-cit-title"/>
    <w:basedOn w:val="DefaultParagraphFont"/>
    <w:rsid w:val="0090497C"/>
  </w:style>
  <w:style w:type="character" w:customStyle="1" w:styleId="custom-cit-jour-title">
    <w:name w:val="custom-cit-jour-title"/>
    <w:basedOn w:val="DefaultParagraphFont"/>
    <w:rsid w:val="0090497C"/>
  </w:style>
  <w:style w:type="character" w:customStyle="1" w:styleId="custom-cit-volume">
    <w:name w:val="custom-cit-volume"/>
    <w:basedOn w:val="DefaultParagraphFont"/>
    <w:rsid w:val="0090497C"/>
  </w:style>
  <w:style w:type="character" w:customStyle="1" w:styleId="custom-cit-volume-sep">
    <w:name w:val="custom-cit-volume-sep"/>
    <w:basedOn w:val="DefaultParagraphFont"/>
    <w:rsid w:val="0090497C"/>
  </w:style>
  <w:style w:type="character" w:customStyle="1" w:styleId="custom-cit-fpage">
    <w:name w:val="custom-cit-fpage"/>
    <w:basedOn w:val="DefaultParagraphFont"/>
    <w:rsid w:val="0090497C"/>
  </w:style>
  <w:style w:type="character" w:customStyle="1" w:styleId="custom-cit-date">
    <w:name w:val="custom-cit-date"/>
    <w:basedOn w:val="DefaultParagraphFont"/>
    <w:rsid w:val="0090497C"/>
  </w:style>
  <w:style w:type="paragraph" w:customStyle="1" w:styleId="MediumList2-Accent21">
    <w:name w:val="Medium List 2 - Accent 21"/>
    <w:hidden/>
    <w:uiPriority w:val="99"/>
    <w:semiHidden/>
    <w:rsid w:val="0090497C"/>
    <w:rPr>
      <w:rFonts w:ascii="Times New Roman" w:eastAsia="Calibri" w:hAnsi="Times New Roman" w:cs="Times New Roman"/>
      <w:sz w:val="20"/>
      <w:szCs w:val="20"/>
      <w:lang w:val="en-US"/>
    </w:rPr>
  </w:style>
  <w:style w:type="character" w:styleId="PlaceholderText">
    <w:name w:val="Placeholder Text"/>
    <w:basedOn w:val="DefaultParagraphFont"/>
    <w:uiPriority w:val="99"/>
    <w:semiHidden/>
    <w:rsid w:val="0090497C"/>
    <w:rPr>
      <w:color w:val="808080"/>
    </w:rPr>
  </w:style>
  <w:style w:type="paragraph" w:styleId="Revision">
    <w:name w:val="Revision"/>
    <w:hidden/>
    <w:uiPriority w:val="99"/>
    <w:semiHidden/>
    <w:rsid w:val="0090497C"/>
  </w:style>
  <w:style w:type="character" w:styleId="UnresolvedMention">
    <w:name w:val="Unresolved Mention"/>
    <w:basedOn w:val="DefaultParagraphFont"/>
    <w:uiPriority w:val="99"/>
    <w:semiHidden/>
    <w:unhideWhenUsed/>
    <w:rsid w:val="0090497C"/>
    <w:rPr>
      <w:color w:val="605E5C"/>
      <w:shd w:val="clear" w:color="auto" w:fill="E1DFDD"/>
    </w:rPr>
  </w:style>
  <w:style w:type="paragraph" w:styleId="NormalWeb">
    <w:name w:val="Normal (Web)"/>
    <w:basedOn w:val="Normal"/>
    <w:uiPriority w:val="99"/>
    <w:semiHidden/>
    <w:unhideWhenUsed/>
    <w:rsid w:val="0090497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uren.harrison@anu.edu.au"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7F800-B8E0-9E40-A1AE-C530117D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58958</Words>
  <Characters>336062</Characters>
  <Application>Microsoft Office Word</Application>
  <DocSecurity>0</DocSecurity>
  <Lines>2800</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dcterms:created xsi:type="dcterms:W3CDTF">2021-01-11T02:56:00Z</dcterms:created>
  <dcterms:modified xsi:type="dcterms:W3CDTF">2021-01-11T02:56:00Z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http://www.zotero.org/styles/biological-reviews</vt:lpwstr>
  </property>
  <property fmtid="{D5CDD505-2E9C-101B-9397-08002B2CF9AE}" pid="5" name="Mendeley Recent Style Name 1_1">
    <vt:lpwstr>Biological Reviews</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Citation Style_1">
    <vt:lpwstr>http://www.zotero.org/styles/biological-reviews</vt:lpwstr>
  </property>
  <property fmtid="{D5CDD505-2E9C-101B-9397-08002B2CF9AE}" pid="24" name="Mendeley Unique User Id_1">
    <vt:lpwstr>fa33ce6e-7210-3a57-bd41-2953a6f14580</vt:lpwstr>
  </property>
</Properties>
</file>