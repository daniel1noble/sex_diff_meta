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bookmarkStart w:id="0" w:name="_GoBack"/>
      <w:bookmarkEnd w:id="0"/>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1B142919" w:rsidR="00251F5D" w:rsidRPr="00251F5D" w:rsidRDefault="00251F5D" w:rsidP="000C6F77">
      <w:pPr>
        <w:rPr>
          <w:rFonts w:ascii="Garamond" w:hAnsi="Garamond"/>
          <w:b/>
        </w:rPr>
      </w:pPr>
      <w:r w:rsidRPr="00251F5D">
        <w:rPr>
          <w:rFonts w:ascii="Garamond" w:hAnsi="Garamond"/>
          <w:b/>
        </w:rPr>
        <w:t>Abstract</w:t>
      </w:r>
      <w:ins w:id="1" w:author="Michael Jennions" w:date="2020-08-04T23:36:00Z">
        <w:r w:rsidR="00C319AA">
          <w:rPr>
            <w:rFonts w:ascii="Garamond" w:hAnsi="Garamond"/>
            <w:b/>
          </w:rPr>
          <w:t xml:space="preserve"> (</w:t>
        </w:r>
        <w:r w:rsidR="00C319AA" w:rsidRPr="00C319AA">
          <w:rPr>
            <w:rFonts w:ascii="Garamond" w:hAnsi="Garamond"/>
            <w:b/>
            <w:highlight w:val="cyan"/>
            <w:rPrChange w:id="2" w:author="Michael Jennions" w:date="2020-08-04T23:36:00Z">
              <w:rPr>
                <w:rFonts w:ascii="Garamond" w:hAnsi="Garamond"/>
                <w:b/>
              </w:rPr>
            </w:rPrChange>
          </w:rPr>
          <w:t>1</w:t>
        </w:r>
      </w:ins>
      <w:ins w:id="3" w:author="Michael Jennions" w:date="2020-08-05T00:16:00Z">
        <w:r w:rsidR="003A0740">
          <w:rPr>
            <w:rFonts w:ascii="Garamond" w:hAnsi="Garamond"/>
            <w:b/>
            <w:highlight w:val="cyan"/>
          </w:rPr>
          <w:t>79</w:t>
        </w:r>
      </w:ins>
      <w:ins w:id="4" w:author="Michael Jennions" w:date="2020-08-04T23:36:00Z">
        <w:r w:rsidR="00C319AA" w:rsidRPr="00C319AA">
          <w:rPr>
            <w:rFonts w:ascii="Garamond" w:hAnsi="Garamond"/>
            <w:b/>
            <w:highlight w:val="cyan"/>
            <w:rPrChange w:id="5" w:author="Michael Jennions" w:date="2020-08-04T23:36:00Z">
              <w:rPr>
                <w:rFonts w:ascii="Garamond" w:hAnsi="Garamond"/>
                <w:b/>
              </w:rPr>
            </w:rPrChange>
          </w:rPr>
          <w:t xml:space="preserve"> words</w:t>
        </w:r>
        <w:r w:rsidR="00C319AA">
          <w:rPr>
            <w:rFonts w:ascii="Garamond" w:hAnsi="Garamond"/>
            <w:b/>
          </w:rPr>
          <w:t>)</w:t>
        </w:r>
      </w:ins>
    </w:p>
    <w:p w14:paraId="67185DC9" w14:textId="77777777" w:rsidR="00251F5D" w:rsidRDefault="00251F5D" w:rsidP="000C6F77">
      <w:pPr>
        <w:rPr>
          <w:rFonts w:ascii="Garamond" w:hAnsi="Garamond"/>
        </w:rPr>
      </w:pPr>
    </w:p>
    <w:p w14:paraId="7062327C" w14:textId="5F45DDF9" w:rsidR="00C319AA" w:rsidRDefault="003E2761" w:rsidP="00B66C35">
      <w:pPr>
        <w:rPr>
          <w:ins w:id="6" w:author="Michael Jennions" w:date="2020-08-04T23:32:00Z"/>
          <w:rFonts w:ascii="Garamond" w:hAnsi="Garamond"/>
          <w:color w:val="2E74B5" w:themeColor="accent5" w:themeShade="BF"/>
        </w:rPr>
      </w:pPr>
      <w:del w:id="7" w:author="Michael Jennions" w:date="2020-08-04T22:56:00Z">
        <w:r w:rsidRPr="00ED19B0" w:rsidDel="00327737">
          <w:rPr>
            <w:rFonts w:ascii="Garamond" w:hAnsi="Garamond"/>
            <w:color w:val="2E74B5" w:themeColor="accent5" w:themeShade="BF"/>
            <w:rPrChange w:id="8" w:author="Michael Jennions" w:date="2020-08-04T23:11:00Z">
              <w:rPr>
                <w:rFonts w:ascii="Garamond" w:hAnsi="Garamond"/>
                <w:color w:val="FF0000"/>
              </w:rPr>
            </w:rPrChange>
          </w:rPr>
          <w:delText>H</w:delText>
        </w:r>
        <w:r w:rsidR="003B6C41" w:rsidRPr="00ED19B0" w:rsidDel="00327737">
          <w:rPr>
            <w:rFonts w:ascii="Garamond" w:hAnsi="Garamond"/>
            <w:color w:val="2E74B5" w:themeColor="accent5" w:themeShade="BF"/>
            <w:rPrChange w:id="9" w:author="Michael Jennions" w:date="2020-08-04T23:11:00Z">
              <w:rPr>
                <w:rFonts w:ascii="Garamond" w:hAnsi="Garamond"/>
                <w:color w:val="FF0000"/>
              </w:rPr>
            </w:rPrChange>
          </w:rPr>
          <w:delText xml:space="preserve">uman </w:delText>
        </w:r>
      </w:del>
      <w:ins w:id="10" w:author="Michael Jennions" w:date="2020-08-04T22:56:00Z">
        <w:r w:rsidR="00327737" w:rsidRPr="00ED19B0">
          <w:rPr>
            <w:rFonts w:ascii="Garamond" w:hAnsi="Garamond"/>
            <w:color w:val="2E74B5" w:themeColor="accent5" w:themeShade="BF"/>
            <w:rPrChange w:id="11" w:author="Michael Jennions" w:date="2020-08-04T23:11:00Z">
              <w:rPr>
                <w:rFonts w:ascii="Garamond" w:hAnsi="Garamond"/>
                <w:color w:val="FF0000"/>
              </w:rPr>
            </w:rPrChange>
          </w:rPr>
          <w:t xml:space="preserve">It is claimed that </w:t>
        </w:r>
      </w:ins>
      <w:ins w:id="12" w:author="Michael Jennions" w:date="2020-08-11T15:37:00Z">
        <w:r w:rsidR="00717EE2">
          <w:rPr>
            <w:rFonts w:ascii="Garamond" w:hAnsi="Garamond"/>
            <w:color w:val="2E74B5" w:themeColor="accent5" w:themeShade="BF"/>
          </w:rPr>
          <w:t xml:space="preserve">there is more variation among </w:t>
        </w:r>
      </w:ins>
      <w:ins w:id="13" w:author="Michael Jennions" w:date="2020-08-04T22:56:00Z">
        <w:r w:rsidR="00327737" w:rsidRPr="00ED19B0">
          <w:rPr>
            <w:rFonts w:ascii="Garamond" w:hAnsi="Garamond"/>
            <w:color w:val="2E74B5" w:themeColor="accent5" w:themeShade="BF"/>
            <w:rPrChange w:id="14" w:author="Michael Jennions" w:date="2020-08-04T23:11:00Z">
              <w:rPr>
                <w:rFonts w:ascii="Garamond" w:hAnsi="Garamond"/>
                <w:color w:val="FF0000"/>
              </w:rPr>
            </w:rPrChange>
          </w:rPr>
          <w:t xml:space="preserve">men than women in </w:t>
        </w:r>
      </w:ins>
      <w:ins w:id="15" w:author="Michael Jennions" w:date="2020-08-04T23:26:00Z">
        <w:r w:rsidR="0006115F">
          <w:rPr>
            <w:rFonts w:ascii="Garamond" w:hAnsi="Garamond"/>
            <w:color w:val="2E74B5" w:themeColor="accent5" w:themeShade="BF"/>
          </w:rPr>
          <w:t>traits</w:t>
        </w:r>
      </w:ins>
      <w:ins w:id="16" w:author="Michael Jennions" w:date="2020-08-04T22:56:00Z">
        <w:r w:rsidR="00327737" w:rsidRPr="00ED19B0">
          <w:rPr>
            <w:rFonts w:ascii="Garamond" w:hAnsi="Garamond"/>
            <w:color w:val="2E74B5" w:themeColor="accent5" w:themeShade="BF"/>
            <w:rPrChange w:id="17" w:author="Michael Jennions" w:date="2020-08-04T23:11:00Z">
              <w:rPr>
                <w:rFonts w:ascii="Garamond" w:hAnsi="Garamond"/>
                <w:color w:val="FF0000"/>
              </w:rPr>
            </w:rPrChange>
          </w:rPr>
          <w:t xml:space="preserve"> ranging from intelligence to </w:t>
        </w:r>
      </w:ins>
      <w:ins w:id="18" w:author="Michael Jennions" w:date="2020-08-04T23:07:00Z">
        <w:r w:rsidR="00097792" w:rsidRPr="00ED19B0">
          <w:rPr>
            <w:rFonts w:ascii="Garamond" w:hAnsi="Garamond"/>
            <w:color w:val="2E74B5" w:themeColor="accent5" w:themeShade="BF"/>
            <w:rPrChange w:id="19" w:author="Michael Jennions" w:date="2020-08-04T23:11:00Z">
              <w:rPr>
                <w:rFonts w:ascii="Garamond" w:hAnsi="Garamond"/>
                <w:color w:val="FF0000"/>
              </w:rPr>
            </w:rPrChange>
          </w:rPr>
          <w:t xml:space="preserve">height </w:t>
        </w:r>
      </w:ins>
      <w:ins w:id="20" w:author="Michael Jennions" w:date="2020-08-04T23:05:00Z">
        <w:r w:rsidR="00097792" w:rsidRPr="00ED19B0">
          <w:rPr>
            <w:rFonts w:ascii="Garamond" w:hAnsi="Garamond"/>
            <w:color w:val="2E74B5" w:themeColor="accent5" w:themeShade="BF"/>
            <w:rPrChange w:id="21" w:author="Michael Jennions" w:date="2020-08-04T23:11:00Z">
              <w:rPr>
                <w:rFonts w:ascii="Garamond" w:hAnsi="Garamond"/>
                <w:color w:val="FF0000"/>
              </w:rPr>
            </w:rPrChange>
          </w:rPr>
          <w:t>(</w:t>
        </w:r>
      </w:ins>
      <w:ins w:id="22" w:author="Michael Jennions" w:date="2020-08-05T01:21:00Z">
        <w:r w:rsidR="00CE5ACE">
          <w:rPr>
            <w:rFonts w:ascii="Garamond" w:hAnsi="Garamond"/>
            <w:color w:val="2E74B5" w:themeColor="accent5" w:themeShade="BF"/>
            <w:highlight w:val="cyan"/>
          </w:rPr>
          <w:t>Hyde 2014</w:t>
        </w:r>
      </w:ins>
      <w:ins w:id="23" w:author="Michael Jennions" w:date="2020-08-04T23:05:00Z">
        <w:r w:rsidR="00097792" w:rsidRPr="00ED19B0">
          <w:rPr>
            <w:rFonts w:ascii="Garamond" w:hAnsi="Garamond"/>
            <w:color w:val="2E74B5" w:themeColor="accent5" w:themeShade="BF"/>
            <w:rPrChange w:id="24" w:author="Michael Jennions" w:date="2020-08-04T23:11:00Z">
              <w:rPr>
                <w:rFonts w:ascii="Garamond" w:hAnsi="Garamond"/>
                <w:color w:val="FF0000"/>
              </w:rPr>
            </w:rPrChange>
          </w:rPr>
          <w:t>)</w:t>
        </w:r>
      </w:ins>
      <w:ins w:id="25" w:author="Michael Jennions" w:date="2020-08-11T20:38:00Z">
        <w:r w:rsidR="001850F7">
          <w:rPr>
            <w:rFonts w:ascii="Garamond" w:hAnsi="Garamond"/>
            <w:color w:val="2E74B5" w:themeColor="accent5" w:themeShade="BF"/>
          </w:rPr>
          <w:t xml:space="preserve">. There is often </w:t>
        </w:r>
      </w:ins>
      <w:ins w:id="26" w:author="Michael Jennions" w:date="2020-08-04T23:27:00Z">
        <w:r w:rsidR="0006115F">
          <w:rPr>
            <w:rFonts w:ascii="Garamond" w:hAnsi="Garamond"/>
            <w:color w:val="2E74B5" w:themeColor="accent5" w:themeShade="BF"/>
          </w:rPr>
          <w:t>a</w:t>
        </w:r>
      </w:ins>
      <w:ins w:id="27" w:author="Michael Jennions" w:date="2020-08-04T23:26:00Z">
        <w:r w:rsidR="0006115F">
          <w:rPr>
            <w:rFonts w:ascii="Garamond" w:hAnsi="Garamond"/>
            <w:color w:val="2E74B5" w:themeColor="accent5" w:themeShade="BF"/>
          </w:rPr>
          <w:t xml:space="preserve"> </w:t>
        </w:r>
      </w:ins>
      <w:ins w:id="28" w:author="Michael Jennions" w:date="2020-08-04T23:27:00Z">
        <w:r w:rsidR="0006115F">
          <w:rPr>
            <w:rFonts w:ascii="Garamond" w:hAnsi="Garamond"/>
            <w:color w:val="2E74B5" w:themeColor="accent5" w:themeShade="BF"/>
          </w:rPr>
          <w:t>strong</w:t>
        </w:r>
      </w:ins>
      <w:ins w:id="29" w:author="Michael Jennions" w:date="2020-08-04T23:05:00Z">
        <w:r w:rsidR="00097792" w:rsidRPr="00ED19B0">
          <w:rPr>
            <w:rFonts w:ascii="Garamond" w:hAnsi="Garamond"/>
            <w:color w:val="2E74B5" w:themeColor="accent5" w:themeShade="BF"/>
            <w:rPrChange w:id="30" w:author="Michael Jennions" w:date="2020-08-04T23:11:00Z">
              <w:rPr>
                <w:rFonts w:ascii="Garamond" w:hAnsi="Garamond"/>
                <w:color w:val="FF0000"/>
              </w:rPr>
            </w:rPrChange>
          </w:rPr>
          <w:t xml:space="preserve"> </w:t>
        </w:r>
      </w:ins>
      <w:ins w:id="31" w:author="Michael Jennions" w:date="2020-08-04T23:26:00Z">
        <w:r w:rsidR="0006115F">
          <w:rPr>
            <w:rFonts w:ascii="Garamond" w:hAnsi="Garamond"/>
            <w:color w:val="2E74B5" w:themeColor="accent5" w:themeShade="BF"/>
          </w:rPr>
          <w:t xml:space="preserve">focus </w:t>
        </w:r>
      </w:ins>
      <w:ins w:id="32" w:author="Michael Jennions" w:date="2020-08-11T20:38:00Z">
        <w:r w:rsidR="001850F7">
          <w:rPr>
            <w:rFonts w:ascii="Garamond" w:hAnsi="Garamond"/>
            <w:color w:val="2E74B5" w:themeColor="accent5" w:themeShade="BF"/>
          </w:rPr>
          <w:t>in such studies on</w:t>
        </w:r>
      </w:ins>
      <w:ins w:id="33" w:author="Michael Jennions" w:date="2020-08-04T23:06:00Z">
        <w:r w:rsidR="00097792" w:rsidRPr="00ED19B0">
          <w:rPr>
            <w:rFonts w:ascii="Garamond" w:hAnsi="Garamond"/>
            <w:color w:val="2E74B5" w:themeColor="accent5" w:themeShade="BF"/>
            <w:rPrChange w:id="34" w:author="Michael Jennions" w:date="2020-08-04T23:11:00Z">
              <w:rPr>
                <w:rFonts w:ascii="Garamond" w:hAnsi="Garamond"/>
                <w:color w:val="FF0000"/>
              </w:rPr>
            </w:rPrChange>
          </w:rPr>
          <w:t xml:space="preserve"> psychological traits (</w:t>
        </w:r>
        <w:r w:rsidR="00097792" w:rsidRPr="00ED19B0">
          <w:rPr>
            <w:rFonts w:ascii="Garamond" w:hAnsi="Garamond"/>
            <w:color w:val="2E74B5" w:themeColor="accent5" w:themeShade="BF"/>
            <w:highlight w:val="cyan"/>
            <w:rPrChange w:id="35" w:author="Michael Jennions" w:date="2020-08-04T23:11:00Z">
              <w:rPr>
                <w:rFonts w:ascii="Garamond" w:hAnsi="Garamond"/>
                <w:color w:val="FF0000"/>
              </w:rPr>
            </w:rPrChange>
          </w:rPr>
          <w:t>REF</w:t>
        </w:r>
        <w:r w:rsidR="00097792" w:rsidRPr="00ED19B0">
          <w:rPr>
            <w:rFonts w:ascii="Garamond" w:hAnsi="Garamond"/>
            <w:color w:val="2E74B5" w:themeColor="accent5" w:themeShade="BF"/>
            <w:rPrChange w:id="36" w:author="Michael Jennions" w:date="2020-08-04T23:11:00Z">
              <w:rPr>
                <w:rFonts w:ascii="Garamond" w:hAnsi="Garamond"/>
                <w:color w:val="FF0000"/>
              </w:rPr>
            </w:rPrChange>
          </w:rPr>
          <w:t>).</w:t>
        </w:r>
      </w:ins>
      <w:ins w:id="37" w:author="Michael Jennions" w:date="2020-08-04T23:08:00Z">
        <w:r w:rsidR="00ED19B0" w:rsidRPr="00ED19B0">
          <w:rPr>
            <w:rFonts w:ascii="Garamond" w:hAnsi="Garamond"/>
            <w:color w:val="2E74B5" w:themeColor="accent5" w:themeShade="BF"/>
            <w:rPrChange w:id="38" w:author="Michael Jennions" w:date="2020-08-04T23:11:00Z">
              <w:rPr>
                <w:rFonts w:ascii="Garamond" w:hAnsi="Garamond"/>
                <w:color w:val="FF0000"/>
              </w:rPr>
            </w:rPrChange>
          </w:rPr>
          <w:t xml:space="preserve"> </w:t>
        </w:r>
      </w:ins>
      <w:ins w:id="39" w:author="Michael Jennions" w:date="2020-08-04T23:11:00Z">
        <w:r w:rsidR="00ED19B0">
          <w:rPr>
            <w:rFonts w:ascii="Garamond" w:hAnsi="Garamond"/>
            <w:color w:val="2E74B5" w:themeColor="accent5" w:themeShade="BF"/>
          </w:rPr>
          <w:t>F</w:t>
        </w:r>
      </w:ins>
      <w:ins w:id="40" w:author="Michael Jennions" w:date="2020-08-04T23:12:00Z">
        <w:r w:rsidR="00ED19B0">
          <w:rPr>
            <w:rFonts w:ascii="Garamond" w:hAnsi="Garamond"/>
            <w:color w:val="2E74B5" w:themeColor="accent5" w:themeShade="BF"/>
          </w:rPr>
          <w:t xml:space="preserve">or </w:t>
        </w:r>
      </w:ins>
      <w:ins w:id="41" w:author="Michael Jennions" w:date="2020-08-04T23:08:00Z">
        <w:r w:rsidR="00ED19B0" w:rsidRPr="00ED19B0">
          <w:rPr>
            <w:rFonts w:ascii="Garamond" w:hAnsi="Garamond"/>
            <w:color w:val="2E74B5" w:themeColor="accent5" w:themeShade="BF"/>
            <w:rPrChange w:id="42" w:author="Michael Jennions" w:date="2020-08-04T23:11:00Z">
              <w:rPr>
                <w:rFonts w:ascii="Garamond" w:hAnsi="Garamond"/>
                <w:color w:val="FF0000"/>
              </w:rPr>
            </w:rPrChange>
          </w:rPr>
          <w:t xml:space="preserve">personality </w:t>
        </w:r>
      </w:ins>
      <w:ins w:id="43" w:author="Michael Jennions" w:date="2020-08-11T20:39:00Z">
        <w:r w:rsidR="001850F7">
          <w:rPr>
            <w:rFonts w:ascii="Garamond" w:hAnsi="Garamond"/>
            <w:color w:val="2E74B5" w:themeColor="accent5" w:themeShade="BF"/>
          </w:rPr>
          <w:t>traits</w:t>
        </w:r>
      </w:ins>
      <w:ins w:id="44" w:author="Michael Jennions" w:date="2020-08-04T23:08:00Z">
        <w:r w:rsidR="00ED19B0" w:rsidRPr="00ED19B0">
          <w:rPr>
            <w:rFonts w:ascii="Garamond" w:hAnsi="Garamond"/>
            <w:color w:val="2E74B5" w:themeColor="accent5" w:themeShade="BF"/>
            <w:rPrChange w:id="45" w:author="Michael Jennions" w:date="2020-08-04T23:11:00Z">
              <w:rPr>
                <w:rFonts w:ascii="Garamond" w:hAnsi="Garamond"/>
                <w:color w:val="FF0000"/>
              </w:rPr>
            </w:rPrChange>
          </w:rPr>
          <w:t xml:space="preserve">, </w:t>
        </w:r>
      </w:ins>
      <w:ins w:id="46" w:author="Michael Jennions" w:date="2020-08-04T23:09:00Z">
        <w:r w:rsidR="00ED19B0" w:rsidRPr="00ED19B0">
          <w:rPr>
            <w:rFonts w:ascii="Garamond" w:hAnsi="Garamond"/>
            <w:color w:val="2E74B5" w:themeColor="accent5" w:themeShade="BF"/>
            <w:rPrChange w:id="47" w:author="Michael Jennions" w:date="2020-08-04T23:11:00Z">
              <w:rPr>
                <w:rFonts w:ascii="Garamond" w:hAnsi="Garamond"/>
                <w:color w:val="FF0000"/>
              </w:rPr>
            </w:rPrChange>
          </w:rPr>
          <w:t xml:space="preserve">greater variability </w:t>
        </w:r>
      </w:ins>
      <w:ins w:id="48" w:author="Michael Jennions" w:date="2020-08-11T20:39:00Z">
        <w:r w:rsidR="001850F7">
          <w:rPr>
            <w:rFonts w:ascii="Garamond" w:hAnsi="Garamond"/>
            <w:color w:val="2E74B5" w:themeColor="accent5" w:themeShade="BF"/>
          </w:rPr>
          <w:t>among</w:t>
        </w:r>
      </w:ins>
      <w:ins w:id="49" w:author="Michael Jennions" w:date="2020-08-04T23:09:00Z">
        <w:r w:rsidR="00ED19B0" w:rsidRPr="00ED19B0">
          <w:rPr>
            <w:rFonts w:ascii="Garamond" w:hAnsi="Garamond"/>
            <w:color w:val="2E74B5" w:themeColor="accent5" w:themeShade="BF"/>
            <w:rPrChange w:id="50" w:author="Michael Jennions" w:date="2020-08-04T23:11:00Z">
              <w:rPr>
                <w:rFonts w:ascii="Garamond" w:hAnsi="Garamond"/>
                <w:color w:val="FF0000"/>
              </w:rPr>
            </w:rPrChange>
          </w:rPr>
          <w:t xml:space="preserve"> men </w:t>
        </w:r>
      </w:ins>
      <w:ins w:id="51" w:author="Michael Jennions" w:date="2020-08-04T23:33:00Z">
        <w:r w:rsidR="00C319AA">
          <w:rPr>
            <w:rFonts w:ascii="Garamond" w:hAnsi="Garamond"/>
            <w:color w:val="2E74B5" w:themeColor="accent5" w:themeShade="BF"/>
          </w:rPr>
          <w:t>i</w:t>
        </w:r>
      </w:ins>
      <w:ins w:id="52" w:author="Michael Jennions" w:date="2020-08-04T23:09:00Z">
        <w:r w:rsidR="00ED19B0" w:rsidRPr="00ED19B0">
          <w:rPr>
            <w:rFonts w:ascii="Garamond" w:hAnsi="Garamond"/>
            <w:color w:val="2E74B5" w:themeColor="accent5" w:themeShade="BF"/>
            <w:rPrChange w:id="53" w:author="Michael Jennions" w:date="2020-08-04T23:11:00Z">
              <w:rPr>
                <w:rFonts w:ascii="Garamond" w:hAnsi="Garamond"/>
                <w:color w:val="FF0000"/>
              </w:rPr>
            </w:rPrChange>
          </w:rPr>
          <w:t xml:space="preserve">s </w:t>
        </w:r>
      </w:ins>
      <w:ins w:id="54" w:author="Michael Jennions" w:date="2020-08-11T20:39:00Z">
        <w:r w:rsidR="001850F7">
          <w:rPr>
            <w:rFonts w:ascii="Garamond" w:hAnsi="Garamond"/>
            <w:color w:val="2E74B5" w:themeColor="accent5" w:themeShade="BF"/>
          </w:rPr>
          <w:t>widely</w:t>
        </w:r>
      </w:ins>
      <w:ins w:id="55" w:author="Michael Jennions" w:date="2020-08-04T23:09:00Z">
        <w:r w:rsidR="00ED19B0" w:rsidRPr="00ED19B0">
          <w:rPr>
            <w:rFonts w:ascii="Garamond" w:hAnsi="Garamond"/>
            <w:color w:val="2E74B5" w:themeColor="accent5" w:themeShade="BF"/>
            <w:rPrChange w:id="56" w:author="Michael Jennions" w:date="2020-08-04T23:11:00Z">
              <w:rPr>
                <w:rFonts w:ascii="Garamond" w:hAnsi="Garamond"/>
                <w:color w:val="FF0000"/>
              </w:rPr>
            </w:rPrChange>
          </w:rPr>
          <w:t xml:space="preserve"> attributed to biological rather than social factors. Thi</w:t>
        </w:r>
      </w:ins>
      <w:ins w:id="57" w:author="Michael Jennions" w:date="2020-08-04T23:17:00Z">
        <w:r w:rsidR="00ED19B0">
          <w:rPr>
            <w:rFonts w:ascii="Garamond" w:hAnsi="Garamond"/>
            <w:color w:val="2E74B5" w:themeColor="accent5" w:themeShade="BF"/>
          </w:rPr>
          <w:t xml:space="preserve">s </w:t>
        </w:r>
      </w:ins>
      <w:ins w:id="58" w:author="Michael Jennions" w:date="2020-08-04T23:10:00Z">
        <w:r w:rsidR="00ED19B0" w:rsidRPr="00ED19B0">
          <w:rPr>
            <w:rFonts w:ascii="Garamond" w:hAnsi="Garamond"/>
            <w:color w:val="2E74B5" w:themeColor="accent5" w:themeShade="BF"/>
            <w:rPrChange w:id="59" w:author="Michael Jennions" w:date="2020-08-04T23:11:00Z">
              <w:rPr>
                <w:rFonts w:ascii="Garamond" w:hAnsi="Garamond"/>
                <w:color w:val="FF0000"/>
              </w:rPr>
            </w:rPrChange>
          </w:rPr>
          <w:t>explanation</w:t>
        </w:r>
      </w:ins>
      <w:ins w:id="60" w:author="Michael Jennions" w:date="2020-08-04T23:09:00Z">
        <w:r w:rsidR="00ED19B0" w:rsidRPr="00ED19B0">
          <w:rPr>
            <w:rFonts w:ascii="Garamond" w:hAnsi="Garamond"/>
            <w:color w:val="2E74B5" w:themeColor="accent5" w:themeShade="BF"/>
            <w:rPrChange w:id="61" w:author="Michael Jennions" w:date="2020-08-04T23:11:00Z">
              <w:rPr>
                <w:rFonts w:ascii="Garamond" w:hAnsi="Garamond"/>
                <w:color w:val="FF0000"/>
              </w:rPr>
            </w:rPrChange>
          </w:rPr>
          <w:t xml:space="preserve"> </w:t>
        </w:r>
      </w:ins>
      <w:ins w:id="62" w:author="Michael Jennions" w:date="2020-08-04T23:20:00Z">
        <w:r w:rsidR="00B66C35">
          <w:rPr>
            <w:rFonts w:ascii="Garamond" w:hAnsi="Garamond"/>
            <w:color w:val="2E74B5" w:themeColor="accent5" w:themeShade="BF"/>
          </w:rPr>
          <w:t>is</w:t>
        </w:r>
      </w:ins>
      <w:ins w:id="63" w:author="Michael Jennions" w:date="2020-08-04T23:13:00Z">
        <w:r w:rsidR="00ED19B0">
          <w:rPr>
            <w:rFonts w:ascii="Garamond" w:hAnsi="Garamond"/>
            <w:color w:val="2E74B5" w:themeColor="accent5" w:themeShade="BF"/>
          </w:rPr>
          <w:t xml:space="preserve"> underpinned by </w:t>
        </w:r>
      </w:ins>
      <w:ins w:id="64" w:author="Michael Jennions" w:date="2020-08-04T23:21:00Z">
        <w:r w:rsidR="00B66C35">
          <w:rPr>
            <w:rFonts w:ascii="Garamond" w:hAnsi="Garamond"/>
            <w:color w:val="2E74B5" w:themeColor="accent5" w:themeShade="BF"/>
          </w:rPr>
          <w:t xml:space="preserve">studies </w:t>
        </w:r>
      </w:ins>
      <w:ins w:id="65" w:author="Michael Jennions" w:date="2020-08-11T20:40:00Z">
        <w:r w:rsidR="001850F7" w:rsidRPr="00BE5420">
          <w:rPr>
            <w:rFonts w:ascii="Garamond" w:hAnsi="Garamond"/>
            <w:color w:val="2E74B5" w:themeColor="accent5" w:themeShade="BF"/>
          </w:rPr>
          <w:t>in animals</w:t>
        </w:r>
        <w:r w:rsidR="001850F7">
          <w:rPr>
            <w:rFonts w:ascii="Garamond" w:hAnsi="Garamond"/>
            <w:color w:val="2E74B5" w:themeColor="accent5" w:themeShade="BF"/>
          </w:rPr>
          <w:t xml:space="preserve"> </w:t>
        </w:r>
      </w:ins>
      <w:ins w:id="66" w:author="Michael Jennions" w:date="2020-08-04T23:21:00Z">
        <w:r w:rsidR="00B66C35">
          <w:rPr>
            <w:rFonts w:ascii="Garamond" w:hAnsi="Garamond"/>
            <w:color w:val="2E74B5" w:themeColor="accent5" w:themeShade="BF"/>
          </w:rPr>
          <w:t>report</w:t>
        </w:r>
      </w:ins>
      <w:ins w:id="67" w:author="Michael Jennions" w:date="2020-08-04T23:33:00Z">
        <w:r w:rsidR="00C319AA">
          <w:rPr>
            <w:rFonts w:ascii="Garamond" w:hAnsi="Garamond"/>
            <w:color w:val="2E74B5" w:themeColor="accent5" w:themeShade="BF"/>
          </w:rPr>
          <w:t>ing</w:t>
        </w:r>
      </w:ins>
      <w:ins w:id="68" w:author="Michael Jennions" w:date="2020-08-04T23:21:00Z">
        <w:r w:rsidR="00B66C35">
          <w:rPr>
            <w:rFonts w:ascii="Garamond" w:hAnsi="Garamond"/>
            <w:color w:val="2E74B5" w:themeColor="accent5" w:themeShade="BF"/>
          </w:rPr>
          <w:t xml:space="preserve"> that</w:t>
        </w:r>
      </w:ins>
      <w:ins w:id="69" w:author="Michael Jennions" w:date="2020-08-04T23:09:00Z">
        <w:r w:rsidR="00ED19B0" w:rsidRPr="00ED19B0">
          <w:rPr>
            <w:rFonts w:ascii="Garamond" w:hAnsi="Garamond"/>
            <w:color w:val="2E74B5" w:themeColor="accent5" w:themeShade="BF"/>
            <w:rPrChange w:id="70" w:author="Michael Jennions" w:date="2020-08-04T23:11:00Z">
              <w:rPr>
                <w:rFonts w:ascii="Garamond" w:hAnsi="Garamond"/>
                <w:color w:val="FF0000"/>
              </w:rPr>
            </w:rPrChange>
          </w:rPr>
          <w:t xml:space="preserve"> </w:t>
        </w:r>
      </w:ins>
      <w:ins w:id="71" w:author="Michael Jennions" w:date="2020-08-11T15:38:00Z">
        <w:r w:rsidR="00717EE2">
          <w:rPr>
            <w:rFonts w:ascii="Garamond" w:hAnsi="Garamond"/>
            <w:color w:val="2E74B5" w:themeColor="accent5" w:themeShade="BF"/>
          </w:rPr>
          <w:t xml:space="preserve">variation </w:t>
        </w:r>
      </w:ins>
      <w:ins w:id="72" w:author="Michael Jennions" w:date="2020-08-11T20:39:00Z">
        <w:r w:rsidR="001850F7">
          <w:rPr>
            <w:rFonts w:ascii="Garamond" w:hAnsi="Garamond"/>
            <w:color w:val="2E74B5" w:themeColor="accent5" w:themeShade="BF"/>
          </w:rPr>
          <w:t xml:space="preserve">in morphology </w:t>
        </w:r>
      </w:ins>
      <w:ins w:id="73" w:author="Michael Jennions" w:date="2020-08-11T15:38:00Z">
        <w:r w:rsidR="00717EE2">
          <w:rPr>
            <w:rFonts w:ascii="Garamond" w:hAnsi="Garamond"/>
            <w:color w:val="2E74B5" w:themeColor="accent5" w:themeShade="BF"/>
          </w:rPr>
          <w:t xml:space="preserve">is greater among </w:t>
        </w:r>
      </w:ins>
      <w:ins w:id="74" w:author="Michael Jennions" w:date="2020-08-04T23:09:00Z">
        <w:r w:rsidR="00ED19B0" w:rsidRPr="00ED19B0">
          <w:rPr>
            <w:rFonts w:ascii="Garamond" w:hAnsi="Garamond"/>
            <w:color w:val="2E74B5" w:themeColor="accent5" w:themeShade="BF"/>
            <w:rPrChange w:id="75" w:author="Michael Jennions" w:date="2020-08-04T23:11:00Z">
              <w:rPr>
                <w:rFonts w:ascii="Garamond" w:hAnsi="Garamond"/>
                <w:color w:val="FF0000"/>
              </w:rPr>
            </w:rPrChange>
          </w:rPr>
          <w:t xml:space="preserve">males than females </w:t>
        </w:r>
      </w:ins>
      <w:ins w:id="76" w:author="Michael Jennions" w:date="2020-08-04T23:17:00Z">
        <w:r w:rsidR="00ED19B0">
          <w:rPr>
            <w:rFonts w:ascii="Garamond" w:hAnsi="Garamond"/>
            <w:color w:val="2E74B5" w:themeColor="accent5" w:themeShade="BF"/>
          </w:rPr>
          <w:t>(</w:t>
        </w:r>
        <w:r w:rsidR="00ED19B0" w:rsidRPr="00ED19B0">
          <w:rPr>
            <w:rFonts w:ascii="Garamond" w:hAnsi="Garamond"/>
            <w:color w:val="2E74B5" w:themeColor="accent5" w:themeShade="BF"/>
            <w:highlight w:val="cyan"/>
            <w:rPrChange w:id="77" w:author="Michael Jennions" w:date="2020-08-04T23:17:00Z">
              <w:rPr>
                <w:rFonts w:ascii="Garamond" w:hAnsi="Garamond"/>
                <w:color w:val="2E74B5" w:themeColor="accent5" w:themeShade="BF"/>
              </w:rPr>
            </w:rPrChange>
          </w:rPr>
          <w:t>REFS</w:t>
        </w:r>
        <w:r w:rsidR="00ED19B0">
          <w:rPr>
            <w:rFonts w:ascii="Garamond" w:hAnsi="Garamond"/>
            <w:color w:val="2E74B5" w:themeColor="accent5" w:themeShade="BF"/>
          </w:rPr>
          <w:t>)</w:t>
        </w:r>
      </w:ins>
      <w:ins w:id="78" w:author="Michael Jennions" w:date="2020-08-11T20:40:00Z">
        <w:r w:rsidR="001850F7">
          <w:rPr>
            <w:rFonts w:ascii="Garamond" w:hAnsi="Garamond"/>
            <w:color w:val="2E74B5" w:themeColor="accent5" w:themeShade="BF"/>
          </w:rPr>
          <w:t>. There is</w:t>
        </w:r>
      </w:ins>
      <w:ins w:id="79" w:author="Michael Jennions" w:date="2020-08-17T14:57:00Z">
        <w:r w:rsidR="0019599D">
          <w:rPr>
            <w:rFonts w:ascii="Garamond" w:hAnsi="Garamond"/>
            <w:color w:val="2E74B5" w:themeColor="accent5" w:themeShade="BF"/>
          </w:rPr>
          <w:t>, however,</w:t>
        </w:r>
      </w:ins>
      <w:ins w:id="80" w:author="Michael Jennions" w:date="2020-08-11T20:40:00Z">
        <w:r w:rsidR="001850F7">
          <w:rPr>
            <w:rFonts w:ascii="Garamond" w:hAnsi="Garamond"/>
            <w:color w:val="2E74B5" w:themeColor="accent5" w:themeShade="BF"/>
          </w:rPr>
          <w:t xml:space="preserve"> less evidence </w:t>
        </w:r>
      </w:ins>
      <w:ins w:id="81" w:author="Michael Jennions" w:date="2020-08-17T14:56:00Z">
        <w:r w:rsidR="00132E2F">
          <w:rPr>
            <w:rFonts w:ascii="Garamond" w:hAnsi="Garamond"/>
            <w:color w:val="2E74B5" w:themeColor="accent5" w:themeShade="BF"/>
          </w:rPr>
          <w:t>for</w:t>
        </w:r>
      </w:ins>
      <w:ins w:id="82" w:author="Michael Jennions" w:date="2020-08-11T20:40:00Z">
        <w:r w:rsidR="001850F7">
          <w:rPr>
            <w:rFonts w:ascii="Garamond" w:hAnsi="Garamond"/>
            <w:color w:val="2E74B5" w:themeColor="accent5" w:themeShade="BF"/>
          </w:rPr>
          <w:t xml:space="preserve"> </w:t>
        </w:r>
      </w:ins>
      <w:ins w:id="83" w:author="Michael Jennions" w:date="2020-08-17T14:56:00Z">
        <w:r w:rsidR="00132E2F">
          <w:rPr>
            <w:rFonts w:ascii="Garamond" w:hAnsi="Garamond"/>
            <w:color w:val="2E74B5" w:themeColor="accent5" w:themeShade="BF"/>
          </w:rPr>
          <w:t>an equivalent</w:t>
        </w:r>
      </w:ins>
      <w:ins w:id="84" w:author="Michael Jennions" w:date="2020-08-11T20:40:00Z">
        <w:r w:rsidR="001850F7">
          <w:rPr>
            <w:rFonts w:ascii="Garamond" w:hAnsi="Garamond"/>
            <w:color w:val="2E74B5" w:themeColor="accent5" w:themeShade="BF"/>
          </w:rPr>
          <w:t xml:space="preserve"> sex difference </w:t>
        </w:r>
      </w:ins>
      <w:ins w:id="85" w:author="Michael Jennions" w:date="2020-08-17T14:56:00Z">
        <w:r w:rsidR="00132E2F">
          <w:rPr>
            <w:rFonts w:ascii="Garamond" w:hAnsi="Garamond"/>
            <w:color w:val="2E74B5" w:themeColor="accent5" w:themeShade="BF"/>
          </w:rPr>
          <w:t xml:space="preserve">in </w:t>
        </w:r>
      </w:ins>
      <w:ins w:id="86" w:author="Michael Jennions" w:date="2020-08-04T23:10:00Z">
        <w:r w:rsidR="00ED19B0" w:rsidRPr="00ED19B0">
          <w:rPr>
            <w:rFonts w:ascii="Garamond" w:hAnsi="Garamond"/>
            <w:color w:val="2E74B5" w:themeColor="accent5" w:themeShade="BF"/>
            <w:rPrChange w:id="87" w:author="Michael Jennions" w:date="2020-08-04T23:11:00Z">
              <w:rPr>
                <w:rFonts w:ascii="Garamond" w:hAnsi="Garamond"/>
                <w:color w:val="FF0000"/>
              </w:rPr>
            </w:rPrChange>
          </w:rPr>
          <w:t>behaviour</w:t>
        </w:r>
      </w:ins>
      <w:ins w:id="88" w:author="Michael Jennions" w:date="2020-08-04T23:34:00Z">
        <w:r w:rsidR="00C319AA">
          <w:rPr>
            <w:rFonts w:ascii="Garamond" w:hAnsi="Garamond"/>
            <w:color w:val="2E74B5" w:themeColor="accent5" w:themeShade="BF"/>
          </w:rPr>
          <w:t xml:space="preserve">s </w:t>
        </w:r>
      </w:ins>
      <w:ins w:id="89" w:author="Michael Jennions" w:date="2020-08-04T23:27:00Z">
        <w:r w:rsidR="0006115F">
          <w:rPr>
            <w:rFonts w:ascii="Garamond" w:hAnsi="Garamond"/>
            <w:color w:val="2E74B5" w:themeColor="accent5" w:themeShade="BF"/>
          </w:rPr>
          <w:t xml:space="preserve">that </w:t>
        </w:r>
      </w:ins>
      <w:ins w:id="90" w:author="Michael Jennions" w:date="2020-08-04T23:10:00Z">
        <w:r w:rsidR="00ED19B0" w:rsidRPr="00ED19B0">
          <w:rPr>
            <w:rFonts w:ascii="Garamond" w:hAnsi="Garamond"/>
            <w:color w:val="2E74B5" w:themeColor="accent5" w:themeShade="BF"/>
            <w:rPrChange w:id="91" w:author="Michael Jennions" w:date="2020-08-04T23:11:00Z">
              <w:rPr>
                <w:rFonts w:ascii="Garamond" w:hAnsi="Garamond"/>
                <w:color w:val="FF0000"/>
              </w:rPr>
            </w:rPrChange>
          </w:rPr>
          <w:t>b</w:t>
        </w:r>
      </w:ins>
      <w:ins w:id="92" w:author="Michael Jennions" w:date="2020-08-04T23:11:00Z">
        <w:r w:rsidR="00ED19B0" w:rsidRPr="00ED19B0">
          <w:rPr>
            <w:rFonts w:ascii="Garamond" w:hAnsi="Garamond"/>
            <w:color w:val="2E74B5" w:themeColor="accent5" w:themeShade="BF"/>
            <w:rPrChange w:id="93" w:author="Michael Jennions" w:date="2020-08-04T23:11:00Z">
              <w:rPr>
                <w:rFonts w:ascii="Garamond" w:hAnsi="Garamond"/>
                <w:color w:val="FF0000"/>
              </w:rPr>
            </w:rPrChange>
          </w:rPr>
          <w:t xml:space="preserve">iologists describe as </w:t>
        </w:r>
      </w:ins>
      <w:ins w:id="94" w:author="Michael Jennions" w:date="2020-08-04T23:12:00Z">
        <w:r w:rsidR="00ED19B0">
          <w:rPr>
            <w:rFonts w:ascii="Garamond" w:hAnsi="Garamond"/>
            <w:color w:val="2E74B5" w:themeColor="accent5" w:themeShade="BF"/>
          </w:rPr>
          <w:t xml:space="preserve">animal </w:t>
        </w:r>
      </w:ins>
      <w:ins w:id="95" w:author="Michael Jennions" w:date="2020-08-04T23:11:00Z">
        <w:r w:rsidR="00ED19B0" w:rsidRPr="00ED19B0">
          <w:rPr>
            <w:rFonts w:ascii="Garamond" w:hAnsi="Garamond"/>
            <w:color w:val="2E74B5" w:themeColor="accent5" w:themeShade="BF"/>
            <w:rPrChange w:id="96" w:author="Michael Jennions" w:date="2020-08-04T23:11:00Z">
              <w:rPr>
                <w:rFonts w:ascii="Garamond" w:hAnsi="Garamond"/>
                <w:color w:val="FF0000"/>
              </w:rPr>
            </w:rPrChange>
          </w:rPr>
          <w:t>personalit</w:t>
        </w:r>
      </w:ins>
      <w:ins w:id="97" w:author="Michael Jennions" w:date="2020-08-04T23:18:00Z">
        <w:r w:rsidR="00403AF0">
          <w:rPr>
            <w:rFonts w:ascii="Garamond" w:hAnsi="Garamond"/>
            <w:color w:val="2E74B5" w:themeColor="accent5" w:themeShade="BF"/>
          </w:rPr>
          <w:t>ies</w:t>
        </w:r>
      </w:ins>
      <w:ins w:id="98" w:author="Michael Jennions" w:date="2020-08-11T20:41:00Z">
        <w:r w:rsidR="00924EFF">
          <w:rPr>
            <w:rFonts w:ascii="Garamond" w:hAnsi="Garamond"/>
            <w:color w:val="2E74B5" w:themeColor="accent5" w:themeShade="BF"/>
          </w:rPr>
          <w:t xml:space="preserve"> (</w:t>
        </w:r>
        <w:r w:rsidR="00924EFF" w:rsidRPr="005D4781">
          <w:rPr>
            <w:rFonts w:ascii="Garamond" w:hAnsi="Garamond"/>
            <w:color w:val="2E74B5" w:themeColor="accent5" w:themeShade="BF"/>
            <w:highlight w:val="cyan"/>
          </w:rPr>
          <w:t>REF</w:t>
        </w:r>
        <w:r w:rsidR="00924EFF">
          <w:rPr>
            <w:rFonts w:ascii="Garamond" w:hAnsi="Garamond"/>
            <w:color w:val="2E74B5" w:themeColor="accent5" w:themeShade="BF"/>
          </w:rPr>
          <w:t>)</w:t>
        </w:r>
      </w:ins>
      <w:ins w:id="99" w:author="Michael Jennions" w:date="2020-08-04T23:09:00Z">
        <w:r w:rsidR="00ED19B0" w:rsidRPr="00ED19B0">
          <w:rPr>
            <w:rFonts w:ascii="Garamond" w:hAnsi="Garamond"/>
            <w:color w:val="2E74B5" w:themeColor="accent5" w:themeShade="BF"/>
            <w:rPrChange w:id="100" w:author="Michael Jennions" w:date="2020-08-04T23:11:00Z">
              <w:rPr>
                <w:rFonts w:ascii="Garamond" w:hAnsi="Garamond"/>
                <w:color w:val="FF0000"/>
              </w:rPr>
            </w:rPrChange>
          </w:rPr>
          <w:t xml:space="preserve">. </w:t>
        </w:r>
      </w:ins>
      <w:ins w:id="101" w:author="Michael Jennions" w:date="2020-08-11T20:40:00Z">
        <w:r w:rsidR="001850F7">
          <w:rPr>
            <w:rFonts w:ascii="Garamond" w:hAnsi="Garamond"/>
            <w:color w:val="2E74B5" w:themeColor="accent5" w:themeShade="BF"/>
          </w:rPr>
          <w:t>W</w:t>
        </w:r>
      </w:ins>
      <w:ins w:id="102" w:author="Michael Jennions" w:date="2020-08-04T23:14:00Z">
        <w:r w:rsidR="00ED19B0">
          <w:rPr>
            <w:rFonts w:ascii="Garamond" w:hAnsi="Garamond"/>
            <w:color w:val="2E74B5" w:themeColor="accent5" w:themeShade="BF"/>
          </w:rPr>
          <w:t xml:space="preserve">e </w:t>
        </w:r>
      </w:ins>
      <w:del w:id="103" w:author="Michael Jennions" w:date="2020-08-04T23:14:00Z">
        <w:r w:rsidR="003B6C41" w:rsidRPr="00ED19B0" w:rsidDel="00ED19B0">
          <w:rPr>
            <w:rFonts w:ascii="Garamond" w:hAnsi="Garamond"/>
            <w:color w:val="2E74B5" w:themeColor="accent5" w:themeShade="BF"/>
            <w:rPrChange w:id="104" w:author="Michael Jennions" w:date="2020-08-04T23:16:00Z">
              <w:rPr>
                <w:rFonts w:ascii="Garamond" w:hAnsi="Garamond"/>
                <w:color w:val="FF0000"/>
              </w:rPr>
            </w:rPrChange>
          </w:rPr>
          <w:delText>and animal</w:delText>
        </w:r>
        <w:r w:rsidRPr="00ED19B0" w:rsidDel="00ED19B0">
          <w:rPr>
            <w:rFonts w:ascii="Garamond" w:hAnsi="Garamond"/>
            <w:color w:val="2E74B5" w:themeColor="accent5" w:themeShade="BF"/>
            <w:rPrChange w:id="105"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06" w:author="Michael Jennions" w:date="2020-08-04T23:16:00Z">
              <w:rPr>
                <w:rFonts w:ascii="Garamond" w:hAnsi="Garamond"/>
                <w:color w:val="FF0000"/>
              </w:rPr>
            </w:rPrChange>
          </w:rPr>
          <w:delText>s</w:delText>
        </w:r>
        <w:r w:rsidRPr="00ED19B0" w:rsidDel="00ED19B0">
          <w:rPr>
            <w:rFonts w:ascii="Garamond" w:hAnsi="Garamond"/>
            <w:color w:val="2E74B5" w:themeColor="accent5" w:themeShade="BF"/>
            <w:rPrChange w:id="107" w:author="Michael Jennions" w:date="2020-08-04T23:16:00Z">
              <w:rPr>
                <w:rFonts w:ascii="Garamond" w:hAnsi="Garamond"/>
                <w:color w:val="FF0000"/>
              </w:rPr>
            </w:rPrChange>
          </w:rPr>
          <w:delText>tudies</w:delText>
        </w:r>
        <w:r w:rsidR="003B6C41" w:rsidRPr="00ED19B0" w:rsidDel="00ED19B0">
          <w:rPr>
            <w:rFonts w:ascii="Garamond" w:hAnsi="Garamond"/>
            <w:color w:val="2E74B5" w:themeColor="accent5" w:themeShade="BF"/>
            <w:rPrChange w:id="108" w:author="Michael Jennions" w:date="2020-08-04T23:16:00Z">
              <w:rPr>
                <w:rFonts w:ascii="Garamond" w:hAnsi="Garamond"/>
                <w:color w:val="FF0000"/>
              </w:rPr>
            </w:rPrChange>
          </w:rPr>
          <w:delText xml:space="preserve"> alike often report ‘greater male variability’</w:delText>
        </w:r>
        <w:r w:rsidR="00453D26" w:rsidRPr="00ED19B0" w:rsidDel="00ED19B0">
          <w:rPr>
            <w:rFonts w:ascii="Garamond" w:hAnsi="Garamond"/>
            <w:color w:val="2E74B5" w:themeColor="accent5" w:themeShade="BF"/>
            <w:rPrChange w:id="109"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10" w:author="Michael Jennions" w:date="2020-08-04T23:16:00Z">
              <w:rPr>
                <w:rFonts w:ascii="Garamond" w:hAnsi="Garamond"/>
                <w:color w:val="FF0000"/>
              </w:rPr>
            </w:rPrChange>
          </w:rPr>
          <w:delText>males have greater representation at the extreme</w:delText>
        </w:r>
        <w:r w:rsidR="004A16EA" w:rsidRPr="00ED19B0" w:rsidDel="00ED19B0">
          <w:rPr>
            <w:rFonts w:ascii="Garamond" w:hAnsi="Garamond"/>
            <w:color w:val="2E74B5" w:themeColor="accent5" w:themeShade="BF"/>
            <w:rPrChange w:id="111" w:author="Michael Jennions" w:date="2020-08-04T23:16:00Z">
              <w:rPr>
                <w:rFonts w:ascii="Garamond" w:hAnsi="Garamond"/>
                <w:color w:val="FF0000"/>
              </w:rPr>
            </w:rPrChange>
          </w:rPr>
          <w:delText xml:space="preserve">s </w:delText>
        </w:r>
        <w:r w:rsidR="003B6C41" w:rsidRPr="00ED19B0" w:rsidDel="00ED19B0">
          <w:rPr>
            <w:rFonts w:ascii="Garamond" w:hAnsi="Garamond"/>
            <w:color w:val="2E74B5" w:themeColor="accent5" w:themeShade="BF"/>
            <w:rPrChange w:id="112" w:author="Michael Jennions" w:date="2020-08-04T23:16:00Z">
              <w:rPr>
                <w:rFonts w:ascii="Garamond" w:hAnsi="Garamond"/>
                <w:color w:val="FF0000"/>
              </w:rPr>
            </w:rPrChange>
          </w:rPr>
          <w:delText xml:space="preserve">of </w:delText>
        </w:r>
        <w:r w:rsidR="00395EDF" w:rsidRPr="00ED19B0" w:rsidDel="00ED19B0">
          <w:rPr>
            <w:rFonts w:ascii="Garamond" w:hAnsi="Garamond"/>
            <w:color w:val="2E74B5" w:themeColor="accent5" w:themeShade="BF"/>
            <w:rPrChange w:id="113" w:author="Michael Jennions" w:date="2020-08-04T23:16:00Z">
              <w:rPr>
                <w:rFonts w:ascii="Garamond" w:hAnsi="Garamond"/>
                <w:color w:val="FF0000"/>
              </w:rPr>
            </w:rPrChange>
          </w:rPr>
          <w:delText>most traits</w:delText>
        </w:r>
        <w:r w:rsidR="003B6C41" w:rsidRPr="00ED19B0" w:rsidDel="00ED19B0">
          <w:rPr>
            <w:rFonts w:ascii="Garamond" w:hAnsi="Garamond"/>
            <w:color w:val="2E74B5" w:themeColor="accent5" w:themeShade="BF"/>
            <w:rPrChange w:id="114" w:author="Michael Jennions" w:date="2020-08-04T23:16:00Z">
              <w:rPr>
                <w:rFonts w:ascii="Garamond" w:hAnsi="Garamond"/>
                <w:color w:val="FF0000"/>
              </w:rPr>
            </w:rPrChange>
          </w:rPr>
          <w:delText xml:space="preserve"> by virtue of their sex chromosomes. </w:delText>
        </w:r>
        <w:r w:rsidR="00F42EDA" w:rsidRPr="00ED19B0" w:rsidDel="00ED19B0">
          <w:rPr>
            <w:rFonts w:ascii="Garamond" w:hAnsi="Garamond"/>
            <w:color w:val="2E74B5" w:themeColor="accent5" w:themeShade="BF"/>
            <w:rPrChange w:id="115" w:author="Michael Jennions" w:date="2020-08-04T23:16:00Z">
              <w:rPr>
                <w:rFonts w:ascii="Garamond" w:hAnsi="Garamond"/>
                <w:color w:val="FF0000"/>
              </w:rPr>
            </w:rPrChange>
          </w:rPr>
          <w:delText>Men</w:delText>
        </w:r>
        <w:r w:rsidR="009F7B32" w:rsidRPr="00ED19B0" w:rsidDel="00ED19B0">
          <w:rPr>
            <w:rFonts w:ascii="Garamond" w:hAnsi="Garamond"/>
            <w:color w:val="2E74B5" w:themeColor="accent5" w:themeShade="BF"/>
            <w:rPrChange w:id="116" w:author="Michael Jennions" w:date="2020-08-04T23:16:00Z">
              <w:rPr>
                <w:rFonts w:ascii="Garamond" w:hAnsi="Garamond"/>
                <w:color w:val="FF0000"/>
              </w:rPr>
            </w:rPrChange>
          </w:rPr>
          <w:delText xml:space="preserve"> </w:delText>
        </w:r>
        <w:r w:rsidR="0095319B" w:rsidRPr="00ED19B0" w:rsidDel="00ED19B0">
          <w:rPr>
            <w:rFonts w:ascii="Garamond" w:hAnsi="Garamond"/>
            <w:color w:val="2E74B5" w:themeColor="accent5" w:themeShade="BF"/>
            <w:rPrChange w:id="117" w:author="Michael Jennions" w:date="2020-08-04T23:16:00Z">
              <w:rPr>
                <w:rFonts w:ascii="Garamond" w:hAnsi="Garamond"/>
                <w:color w:val="FF0000"/>
              </w:rPr>
            </w:rPrChange>
          </w:rPr>
          <w:delText>have</w:delText>
        </w:r>
        <w:r w:rsidR="009F7B32" w:rsidRPr="00ED19B0" w:rsidDel="00ED19B0">
          <w:rPr>
            <w:rFonts w:ascii="Garamond" w:hAnsi="Garamond"/>
            <w:color w:val="2E74B5" w:themeColor="accent5" w:themeShade="BF"/>
            <w:rPrChange w:id="118"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119" w:author="Michael Jennions" w:date="2020-08-04T23:16:00Z">
              <w:rPr>
                <w:rFonts w:ascii="Garamond" w:hAnsi="Garamond"/>
                <w:color w:val="FF0000"/>
              </w:rPr>
            </w:rPrChange>
          </w:rPr>
          <w:delText xml:space="preserve">greater variability for </w:delText>
        </w:r>
        <w:r w:rsidR="00453D26" w:rsidRPr="00ED19B0" w:rsidDel="00ED19B0">
          <w:rPr>
            <w:rFonts w:ascii="Garamond" w:hAnsi="Garamond"/>
            <w:color w:val="2E74B5" w:themeColor="accent5" w:themeShade="BF"/>
            <w:rPrChange w:id="120" w:author="Michael Jennions" w:date="2020-08-04T23:16:00Z">
              <w:rPr>
                <w:rFonts w:ascii="Garamond" w:hAnsi="Garamond"/>
                <w:color w:val="FF0000"/>
              </w:rPr>
            </w:rPrChange>
          </w:rPr>
          <w:delText>personalit</w:delText>
        </w:r>
        <w:r w:rsidR="0095319B" w:rsidRPr="00ED19B0" w:rsidDel="00ED19B0">
          <w:rPr>
            <w:rFonts w:ascii="Garamond" w:hAnsi="Garamond"/>
            <w:color w:val="2E74B5" w:themeColor="accent5" w:themeShade="BF"/>
            <w:rPrChange w:id="121" w:author="Michael Jennions" w:date="2020-08-04T23:16:00Z">
              <w:rPr>
                <w:rFonts w:ascii="Garamond" w:hAnsi="Garamond"/>
                <w:color w:val="FF0000"/>
              </w:rPr>
            </w:rPrChange>
          </w:rPr>
          <w:delText>y traits</w:delText>
        </w:r>
        <w:r w:rsidR="003B6C41" w:rsidRPr="00ED19B0" w:rsidDel="00ED19B0">
          <w:rPr>
            <w:rFonts w:ascii="Garamond" w:hAnsi="Garamond"/>
            <w:color w:val="2E74B5" w:themeColor="accent5" w:themeShade="BF"/>
            <w:rPrChange w:id="122" w:author="Michael Jennions" w:date="2020-08-04T23:16:00Z">
              <w:rPr>
                <w:rFonts w:ascii="Garamond" w:hAnsi="Garamond"/>
                <w:color w:val="FF0000"/>
              </w:rPr>
            </w:rPrChange>
          </w:rPr>
          <w:delText xml:space="preserve"> </w:delText>
        </w:r>
        <w:r w:rsidR="006A7B6C" w:rsidRPr="00ED19B0" w:rsidDel="00ED19B0">
          <w:rPr>
            <w:rFonts w:ascii="Garamond" w:hAnsi="Garamond"/>
            <w:color w:val="2E74B5" w:themeColor="accent5" w:themeShade="BF"/>
            <w:rPrChange w:id="123" w:author="Michael Jennions" w:date="2020-08-04T23:16:00Z">
              <w:rPr>
                <w:rFonts w:ascii="Garamond" w:hAnsi="Garamond"/>
                <w:color w:val="FF0000"/>
              </w:rPr>
            </w:rPrChange>
          </w:rPr>
          <w:delText>that</w:delText>
        </w:r>
        <w:r w:rsidR="003B6C41" w:rsidRPr="00ED19B0" w:rsidDel="00ED19B0">
          <w:rPr>
            <w:rFonts w:ascii="Garamond" w:hAnsi="Garamond"/>
            <w:color w:val="2E74B5" w:themeColor="accent5" w:themeShade="BF"/>
            <w:rPrChange w:id="124" w:author="Michael Jennions" w:date="2020-08-04T23:16:00Z">
              <w:rPr>
                <w:rFonts w:ascii="Garamond" w:hAnsi="Garamond"/>
                <w:color w:val="FF0000"/>
              </w:rPr>
            </w:rPrChange>
          </w:rPr>
          <w:delText xml:space="preserve"> attract </w:delText>
        </w:r>
        <w:r w:rsidR="000A0296" w:rsidRPr="00ED19B0" w:rsidDel="00ED19B0">
          <w:rPr>
            <w:rFonts w:ascii="Garamond" w:hAnsi="Garamond"/>
            <w:color w:val="2E74B5" w:themeColor="accent5" w:themeShade="BF"/>
            <w:rPrChange w:id="125" w:author="Michael Jennions" w:date="2020-08-04T23:16:00Z">
              <w:rPr>
                <w:rFonts w:ascii="Garamond" w:hAnsi="Garamond"/>
                <w:color w:val="FF0000"/>
              </w:rPr>
            </w:rPrChange>
          </w:rPr>
          <w:delText>women</w:delText>
        </w:r>
        <w:r w:rsidR="00E16CA7" w:rsidRPr="00ED19B0" w:rsidDel="00ED19B0">
          <w:rPr>
            <w:rFonts w:ascii="Garamond" w:hAnsi="Garamond"/>
            <w:color w:val="2E74B5" w:themeColor="accent5" w:themeShade="BF"/>
            <w:rPrChange w:id="126" w:author="Michael Jennions" w:date="2020-08-04T23:16:00Z">
              <w:rPr>
                <w:rFonts w:ascii="Garamond" w:hAnsi="Garamond"/>
                <w:color w:val="FF0000"/>
              </w:rPr>
            </w:rPrChange>
          </w:rPr>
          <w:delText xml:space="preserve">, yet it is unclear whether animal personalities show </w:delText>
        </w:r>
        <w:r w:rsidR="00656EC3" w:rsidRPr="00ED19B0" w:rsidDel="00ED19B0">
          <w:rPr>
            <w:rFonts w:ascii="Garamond" w:hAnsi="Garamond"/>
            <w:color w:val="2E74B5" w:themeColor="accent5" w:themeShade="BF"/>
            <w:rPrChange w:id="127" w:author="Michael Jennions" w:date="2020-08-04T23:16:00Z">
              <w:rPr>
                <w:rFonts w:ascii="Garamond" w:hAnsi="Garamond"/>
                <w:color w:val="FF0000"/>
              </w:rPr>
            </w:rPrChange>
          </w:rPr>
          <w:delText>similar</w:delText>
        </w:r>
        <w:r w:rsidR="00E16CA7" w:rsidRPr="00ED19B0" w:rsidDel="00ED19B0">
          <w:rPr>
            <w:rFonts w:ascii="Garamond" w:hAnsi="Garamond"/>
            <w:color w:val="2E74B5" w:themeColor="accent5" w:themeShade="BF"/>
            <w:rPrChange w:id="128" w:author="Michael Jennions" w:date="2020-08-04T23:16:00Z">
              <w:rPr>
                <w:rFonts w:ascii="Garamond" w:hAnsi="Garamond"/>
                <w:color w:val="FF0000"/>
              </w:rPr>
            </w:rPrChange>
          </w:rPr>
          <w:delText xml:space="preserve"> patterns. We </w:delText>
        </w:r>
      </w:del>
      <w:r w:rsidR="00E16CA7" w:rsidRPr="00ED19B0">
        <w:rPr>
          <w:rFonts w:ascii="Garamond" w:hAnsi="Garamond"/>
          <w:color w:val="2E74B5" w:themeColor="accent5" w:themeShade="BF"/>
          <w:rPrChange w:id="129" w:author="Michael Jennions" w:date="2020-08-04T23:16:00Z">
            <w:rPr>
              <w:rFonts w:ascii="Garamond" w:hAnsi="Garamond"/>
              <w:color w:val="FF0000"/>
            </w:rPr>
          </w:rPrChange>
        </w:rPr>
        <w:t xml:space="preserve">conducted </w:t>
      </w:r>
      <w:r w:rsidR="00656EC3" w:rsidRPr="00ED19B0">
        <w:rPr>
          <w:rFonts w:ascii="Garamond" w:hAnsi="Garamond"/>
          <w:color w:val="2E74B5" w:themeColor="accent5" w:themeShade="BF"/>
          <w:rPrChange w:id="130" w:author="Michael Jennions" w:date="2020-08-04T23:16:00Z">
            <w:rPr>
              <w:rFonts w:ascii="Garamond" w:hAnsi="Garamond"/>
              <w:color w:val="FF0000"/>
            </w:rPr>
          </w:rPrChange>
        </w:rPr>
        <w:t xml:space="preserve">a </w:t>
      </w:r>
      <w:ins w:id="131" w:author="Michael Jennions" w:date="2020-08-04T23:27:00Z">
        <w:r w:rsidR="0006115F">
          <w:rPr>
            <w:rFonts w:ascii="Garamond" w:hAnsi="Garamond"/>
            <w:color w:val="2E74B5" w:themeColor="accent5" w:themeShade="BF"/>
          </w:rPr>
          <w:t xml:space="preserve">large </w:t>
        </w:r>
      </w:ins>
      <w:r w:rsidR="00E16CA7" w:rsidRPr="00ED19B0">
        <w:rPr>
          <w:rFonts w:ascii="Garamond" w:hAnsi="Garamond"/>
          <w:color w:val="2E74B5" w:themeColor="accent5" w:themeShade="BF"/>
          <w:rPrChange w:id="132" w:author="Michael Jennions" w:date="2020-08-04T23:16:00Z">
            <w:rPr>
              <w:rFonts w:ascii="Garamond" w:hAnsi="Garamond"/>
              <w:color w:val="FF0000"/>
            </w:rPr>
          </w:rPrChange>
        </w:rPr>
        <w:t xml:space="preserve">meta-analysis of animal personality </w:t>
      </w:r>
      <w:ins w:id="133" w:author="Michael Jennions" w:date="2020-08-04T23:18:00Z">
        <w:r w:rsidR="00403AF0">
          <w:rPr>
            <w:rFonts w:ascii="Garamond" w:hAnsi="Garamond"/>
            <w:color w:val="2E74B5" w:themeColor="accent5" w:themeShade="BF"/>
          </w:rPr>
          <w:t xml:space="preserve">studies </w:t>
        </w:r>
      </w:ins>
      <w:del w:id="134" w:author="Michael Jennions" w:date="2020-08-04T23:14:00Z">
        <w:r w:rsidR="00656EC3" w:rsidRPr="00ED19B0" w:rsidDel="00ED19B0">
          <w:rPr>
            <w:rFonts w:ascii="Garamond" w:hAnsi="Garamond"/>
            <w:color w:val="2E74B5" w:themeColor="accent5" w:themeShade="BF"/>
            <w:rPrChange w:id="135" w:author="Michael Jennions" w:date="2020-08-04T23:16:00Z">
              <w:rPr>
                <w:rFonts w:ascii="Garamond" w:hAnsi="Garamond"/>
                <w:color w:val="FF0000"/>
              </w:rPr>
            </w:rPrChange>
          </w:rPr>
          <w:delText xml:space="preserve">behaviours </w:delText>
        </w:r>
      </w:del>
      <w:r w:rsidR="00E16CA7" w:rsidRPr="00ED19B0">
        <w:rPr>
          <w:rFonts w:ascii="Garamond" w:hAnsi="Garamond"/>
          <w:color w:val="2E74B5" w:themeColor="accent5" w:themeShade="BF"/>
          <w:rPrChange w:id="136" w:author="Michael Jennions" w:date="2020-08-04T23:16:00Z">
            <w:rPr>
              <w:rFonts w:ascii="Garamond" w:hAnsi="Garamond"/>
              <w:color w:val="FF0000"/>
            </w:rPr>
          </w:rPrChange>
        </w:rPr>
        <w:t>(</w:t>
      </w:r>
      <w:del w:id="137" w:author="Michael Jennions" w:date="2020-08-04T23:32:00Z">
        <w:r w:rsidR="00E16CA7" w:rsidRPr="00ED19B0" w:rsidDel="00C319AA">
          <w:rPr>
            <w:rFonts w:ascii="Garamond" w:hAnsi="Garamond"/>
            <w:i/>
            <w:color w:val="2E74B5" w:themeColor="accent5" w:themeShade="BF"/>
            <w:rPrChange w:id="138" w:author="Michael Jennions" w:date="2020-08-04T23:16:00Z">
              <w:rPr>
                <w:rFonts w:ascii="Garamond" w:hAnsi="Garamond"/>
                <w:i/>
                <w:color w:val="FF0000"/>
              </w:rPr>
            </w:rPrChange>
          </w:rPr>
          <w:delText>n</w:delText>
        </w:r>
        <w:r w:rsidR="00E16CA7" w:rsidRPr="00ED19B0" w:rsidDel="00C319AA">
          <w:rPr>
            <w:rFonts w:ascii="Garamond" w:hAnsi="Garamond"/>
            <w:color w:val="2E74B5" w:themeColor="accent5" w:themeShade="BF"/>
            <w:rPrChange w:id="139"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40" w:author="Michael Jennions" w:date="2020-08-04T23:16:00Z">
            <w:rPr>
              <w:rFonts w:ascii="Garamond" w:hAnsi="Garamond"/>
              <w:color w:val="FF0000"/>
            </w:rPr>
          </w:rPrChange>
        </w:rPr>
        <w:t>2,248 effect sizes</w:t>
      </w:r>
      <w:del w:id="141" w:author="Michael Jennions" w:date="2020-08-04T23:18:00Z">
        <w:r w:rsidR="00E16CA7" w:rsidRPr="00ED19B0" w:rsidDel="00403AF0">
          <w:rPr>
            <w:rFonts w:ascii="Garamond" w:hAnsi="Garamond"/>
            <w:color w:val="2E74B5" w:themeColor="accent5" w:themeShade="BF"/>
            <w:rPrChange w:id="142" w:author="Michael Jennions" w:date="2020-08-04T23:16:00Z">
              <w:rPr>
                <w:rFonts w:ascii="Garamond" w:hAnsi="Garamond"/>
                <w:color w:val="FF0000"/>
              </w:rPr>
            </w:rPrChange>
          </w:rPr>
          <w:delText>)</w:delText>
        </w:r>
      </w:del>
      <w:ins w:id="143" w:author="Michael Jennions" w:date="2020-08-04T23:14:00Z">
        <w:r w:rsidR="00ED19B0" w:rsidRPr="00ED19B0">
          <w:rPr>
            <w:rFonts w:ascii="Garamond" w:hAnsi="Garamond"/>
            <w:color w:val="2E74B5" w:themeColor="accent5" w:themeShade="BF"/>
            <w:rPrChange w:id="144" w:author="Michael Jennions" w:date="2020-08-04T23:16:00Z">
              <w:rPr>
                <w:rFonts w:ascii="Garamond" w:hAnsi="Garamond"/>
                <w:color w:val="FF0000"/>
              </w:rPr>
            </w:rPrChange>
          </w:rPr>
          <w:t xml:space="preserve"> from </w:t>
        </w:r>
      </w:ins>
      <w:ins w:id="145" w:author="Michael Jennions" w:date="2020-08-04T23:21:00Z">
        <w:r w:rsidR="00B66C35" w:rsidRPr="00B66C35">
          <w:rPr>
            <w:rFonts w:ascii="Garamond" w:hAnsi="Garamond"/>
            <w:color w:val="2E74B5" w:themeColor="accent5" w:themeShade="BF"/>
            <w:highlight w:val="cyan"/>
            <w:rPrChange w:id="146" w:author="Michael Jennions" w:date="2020-08-04T23:22:00Z">
              <w:rPr>
                <w:rFonts w:ascii="Garamond" w:hAnsi="Garamond"/>
                <w:color w:val="2E74B5" w:themeColor="accent5" w:themeShade="BF"/>
              </w:rPr>
            </w:rPrChange>
          </w:rPr>
          <w:t>XXX</w:t>
        </w:r>
        <w:r w:rsidR="00B66C35">
          <w:rPr>
            <w:rFonts w:ascii="Garamond" w:hAnsi="Garamond"/>
            <w:color w:val="2E74B5" w:themeColor="accent5" w:themeShade="BF"/>
          </w:rPr>
          <w:t xml:space="preserve"> studies of </w:t>
        </w:r>
      </w:ins>
      <w:del w:id="147" w:author="Michael Jennions" w:date="2020-08-04T23:14:00Z">
        <w:r w:rsidR="00E16CA7" w:rsidRPr="00ED19B0" w:rsidDel="00ED19B0">
          <w:rPr>
            <w:rFonts w:ascii="Garamond" w:hAnsi="Garamond"/>
            <w:color w:val="2E74B5" w:themeColor="accent5" w:themeShade="BF"/>
            <w:rPrChange w:id="148" w:author="Michael Jennions" w:date="2020-08-04T23:16:00Z">
              <w:rPr>
                <w:rFonts w:ascii="Garamond" w:hAnsi="Garamond"/>
                <w:color w:val="FF0000"/>
              </w:rPr>
            </w:rPrChange>
          </w:rPr>
          <w:delText xml:space="preserve"> across five taxonomic groups</w:delText>
        </w:r>
        <w:r w:rsidR="00C75B7D" w:rsidRPr="00ED19B0" w:rsidDel="00ED19B0">
          <w:rPr>
            <w:rFonts w:ascii="Garamond" w:hAnsi="Garamond"/>
            <w:color w:val="2E74B5" w:themeColor="accent5" w:themeShade="BF"/>
            <w:rPrChange w:id="149" w:author="Michael Jennions" w:date="2020-08-04T23:16:00Z">
              <w:rPr>
                <w:rFonts w:ascii="Garamond" w:hAnsi="Garamond"/>
                <w:color w:val="FF0000"/>
              </w:rPr>
            </w:rPrChange>
          </w:rPr>
          <w:delText xml:space="preserve"> (</w:delText>
        </w:r>
        <w:r w:rsidR="00C75B7D" w:rsidRPr="00ED19B0" w:rsidDel="00ED19B0">
          <w:rPr>
            <w:rFonts w:ascii="Garamond" w:hAnsi="Garamond"/>
            <w:i/>
            <w:color w:val="2E74B5" w:themeColor="accent5" w:themeShade="BF"/>
            <w:rPrChange w:id="150" w:author="Michael Jennions" w:date="2020-08-04T23:16:00Z">
              <w:rPr>
                <w:rFonts w:ascii="Garamond" w:hAnsi="Garamond"/>
                <w:i/>
                <w:color w:val="FF0000"/>
              </w:rPr>
            </w:rPrChange>
          </w:rPr>
          <w:delText>n</w:delText>
        </w:r>
        <w:r w:rsidR="00C75B7D" w:rsidRPr="00ED19B0" w:rsidDel="00ED19B0">
          <w:rPr>
            <w:rFonts w:ascii="Garamond" w:hAnsi="Garamond"/>
            <w:color w:val="2E74B5" w:themeColor="accent5" w:themeShade="BF"/>
            <w:rPrChange w:id="151" w:author="Michael Jennions" w:date="2020-08-04T23:16:00Z">
              <w:rPr>
                <w:rFonts w:ascii="Garamond" w:hAnsi="Garamond"/>
                <w:color w:val="FF0000"/>
              </w:rPr>
            </w:rPrChange>
          </w:rPr>
          <w:delText>=</w:delText>
        </w:r>
      </w:del>
      <w:r w:rsidR="00C75B7D" w:rsidRPr="00ED19B0">
        <w:rPr>
          <w:rFonts w:ascii="Garamond" w:hAnsi="Garamond"/>
          <w:color w:val="2E74B5" w:themeColor="accent5" w:themeShade="BF"/>
          <w:rPrChange w:id="152" w:author="Michael Jennions" w:date="2020-08-04T23:16:00Z">
            <w:rPr>
              <w:rFonts w:ascii="Garamond" w:hAnsi="Garamond"/>
              <w:color w:val="FF0000"/>
            </w:rPr>
          </w:rPrChange>
        </w:rPr>
        <w:t>231 species</w:t>
      </w:r>
      <w:ins w:id="153" w:author="Michael Jennions" w:date="2020-08-04T23:29:00Z">
        <w:r w:rsidR="00C319AA">
          <w:rPr>
            <w:rFonts w:ascii="Garamond" w:hAnsi="Garamond"/>
            <w:color w:val="2E74B5" w:themeColor="accent5" w:themeShade="BF"/>
          </w:rPr>
          <w:t>, categorised into five taxa</w:t>
        </w:r>
      </w:ins>
      <w:ins w:id="154" w:author="Michael Jennions" w:date="2020-08-04T23:18:00Z">
        <w:r w:rsidR="00403AF0">
          <w:rPr>
            <w:rFonts w:ascii="Garamond" w:hAnsi="Garamond"/>
            <w:color w:val="2E74B5" w:themeColor="accent5" w:themeShade="BF"/>
          </w:rPr>
          <w:t>)</w:t>
        </w:r>
      </w:ins>
      <w:del w:id="155" w:author="Michael Jennions" w:date="2020-08-04T23:14:00Z">
        <w:r w:rsidR="00C75B7D" w:rsidRPr="00ED19B0" w:rsidDel="00ED19B0">
          <w:rPr>
            <w:rFonts w:ascii="Garamond" w:hAnsi="Garamond"/>
            <w:color w:val="2E74B5" w:themeColor="accent5" w:themeShade="BF"/>
            <w:rPrChange w:id="156"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57" w:author="Michael Jennions" w:date="2020-08-04T23:16:00Z">
            <w:rPr>
              <w:rFonts w:ascii="Garamond" w:hAnsi="Garamond"/>
              <w:color w:val="FF0000"/>
            </w:rPr>
          </w:rPrChange>
        </w:rPr>
        <w:t xml:space="preserve"> to </w:t>
      </w:r>
      <w:del w:id="158" w:author="Michael Jennions" w:date="2020-08-04T23:14:00Z">
        <w:r w:rsidR="009D5F50" w:rsidRPr="00ED19B0" w:rsidDel="00ED19B0">
          <w:rPr>
            <w:rFonts w:ascii="Garamond" w:hAnsi="Garamond"/>
            <w:color w:val="2E74B5" w:themeColor="accent5" w:themeShade="BF"/>
            <w:rPrChange w:id="159" w:author="Michael Jennions" w:date="2020-08-04T23:16:00Z">
              <w:rPr>
                <w:rFonts w:ascii="Garamond" w:hAnsi="Garamond"/>
                <w:color w:val="FF0000"/>
              </w:rPr>
            </w:rPrChange>
          </w:rPr>
          <w:delText xml:space="preserve">look </w:delText>
        </w:r>
      </w:del>
      <w:ins w:id="160" w:author="Michael Jennions" w:date="2020-08-04T23:14:00Z">
        <w:r w:rsidR="00ED19B0" w:rsidRPr="00ED19B0">
          <w:rPr>
            <w:rFonts w:ascii="Garamond" w:hAnsi="Garamond"/>
            <w:color w:val="2E74B5" w:themeColor="accent5" w:themeShade="BF"/>
            <w:rPrChange w:id="161" w:author="Michael Jennions" w:date="2020-08-04T23:16:00Z">
              <w:rPr>
                <w:rFonts w:ascii="Garamond" w:hAnsi="Garamond"/>
                <w:color w:val="FF0000"/>
              </w:rPr>
            </w:rPrChange>
          </w:rPr>
          <w:t xml:space="preserve">quantify </w:t>
        </w:r>
      </w:ins>
      <w:del w:id="162" w:author="Michael Jennions" w:date="2020-08-04T23:14:00Z">
        <w:r w:rsidR="009D5F50" w:rsidRPr="00ED19B0" w:rsidDel="00ED19B0">
          <w:rPr>
            <w:rFonts w:ascii="Garamond" w:hAnsi="Garamond"/>
            <w:color w:val="2E74B5" w:themeColor="accent5" w:themeShade="BF"/>
            <w:rPrChange w:id="163" w:author="Michael Jennions" w:date="2020-08-04T23:16:00Z">
              <w:rPr>
                <w:rFonts w:ascii="Garamond" w:hAnsi="Garamond"/>
                <w:color w:val="FF0000"/>
              </w:rPr>
            </w:rPrChange>
          </w:rPr>
          <w:delText>for</w:delText>
        </w:r>
        <w:r w:rsidR="00E16CA7" w:rsidRPr="00ED19B0" w:rsidDel="00ED19B0">
          <w:rPr>
            <w:rFonts w:ascii="Garamond" w:hAnsi="Garamond"/>
            <w:color w:val="2E74B5" w:themeColor="accent5" w:themeShade="BF"/>
            <w:rPrChange w:id="164" w:author="Michael Jennions" w:date="2020-08-04T23:16:00Z">
              <w:rPr>
                <w:rFonts w:ascii="Garamond" w:hAnsi="Garamond"/>
                <w:color w:val="FF0000"/>
              </w:rPr>
            </w:rPrChange>
          </w:rPr>
          <w:delText xml:space="preserve"> </w:delText>
        </w:r>
      </w:del>
      <w:r w:rsidR="00E16CA7" w:rsidRPr="00ED19B0">
        <w:rPr>
          <w:rFonts w:ascii="Garamond" w:hAnsi="Garamond"/>
          <w:color w:val="2E74B5" w:themeColor="accent5" w:themeShade="BF"/>
          <w:rPrChange w:id="165" w:author="Michael Jennions" w:date="2020-08-04T23:16:00Z">
            <w:rPr>
              <w:rFonts w:ascii="Garamond" w:hAnsi="Garamond"/>
              <w:color w:val="FF0000"/>
            </w:rPr>
          </w:rPrChange>
        </w:rPr>
        <w:t xml:space="preserve">sex differences in </w:t>
      </w:r>
      <w:ins w:id="166" w:author="Michael Jennions" w:date="2020-08-04T23:18:00Z">
        <w:r w:rsidR="00403AF0">
          <w:rPr>
            <w:rFonts w:ascii="Garamond" w:hAnsi="Garamond"/>
            <w:color w:val="2E74B5" w:themeColor="accent5" w:themeShade="BF"/>
          </w:rPr>
          <w:t>means and variances for</w:t>
        </w:r>
      </w:ins>
      <w:del w:id="167" w:author="Michael Jennions" w:date="2020-08-04T23:34:00Z">
        <w:r w:rsidR="00E16CA7" w:rsidRPr="00ED19B0" w:rsidDel="00C319AA">
          <w:rPr>
            <w:rFonts w:ascii="Garamond" w:hAnsi="Garamond"/>
            <w:color w:val="2E74B5" w:themeColor="accent5" w:themeShade="BF"/>
            <w:rPrChange w:id="168" w:author="Michael Jennions" w:date="2020-08-04T23:16:00Z">
              <w:rPr>
                <w:rFonts w:ascii="Garamond" w:hAnsi="Garamond"/>
                <w:color w:val="FF0000"/>
              </w:rPr>
            </w:rPrChange>
          </w:rPr>
          <w:delText>personalit</w:delText>
        </w:r>
      </w:del>
      <w:del w:id="169" w:author="Michael Jennions" w:date="2020-08-04T23:22:00Z">
        <w:r w:rsidR="00E16CA7" w:rsidRPr="00ED19B0" w:rsidDel="00B66C35">
          <w:rPr>
            <w:rFonts w:ascii="Garamond" w:hAnsi="Garamond"/>
            <w:color w:val="2E74B5" w:themeColor="accent5" w:themeShade="BF"/>
            <w:rPrChange w:id="170" w:author="Michael Jennions" w:date="2020-08-04T23:16:00Z">
              <w:rPr>
                <w:rFonts w:ascii="Garamond" w:hAnsi="Garamond"/>
                <w:color w:val="FF0000"/>
              </w:rPr>
            </w:rPrChange>
          </w:rPr>
          <w:delText>ies</w:delText>
        </w:r>
      </w:del>
      <w:ins w:id="171" w:author="Michael Jennions" w:date="2020-08-04T23:15:00Z">
        <w:r w:rsidR="00ED19B0" w:rsidRPr="00ED19B0">
          <w:rPr>
            <w:rFonts w:ascii="Garamond" w:hAnsi="Garamond"/>
            <w:color w:val="2E74B5" w:themeColor="accent5" w:themeShade="BF"/>
            <w:rPrChange w:id="172" w:author="Michael Jennions" w:date="2020-08-04T23:16:00Z">
              <w:rPr>
                <w:rFonts w:ascii="Garamond" w:hAnsi="Garamond"/>
                <w:color w:val="FF0000"/>
              </w:rPr>
            </w:rPrChange>
          </w:rPr>
          <w:t xml:space="preserve">: </w:t>
        </w:r>
        <w:r w:rsidR="00ED19B0" w:rsidRPr="00ED19B0">
          <w:rPr>
            <w:rFonts w:ascii="Garamond" w:hAnsi="Garamond"/>
            <w:color w:val="2E74B5" w:themeColor="accent5" w:themeShade="BF"/>
            <w:rPrChange w:id="173" w:author="Michael Jennions" w:date="2020-08-04T23:16:00Z">
              <w:rPr>
                <w:rFonts w:ascii="Garamond" w:hAnsi="Garamond"/>
              </w:rPr>
            </w:rPrChange>
          </w:rPr>
          <w:t>boldness, aggression, activity, sociality and exploration</w:t>
        </w:r>
        <w:r w:rsidR="00ED19B0" w:rsidRPr="00ED19B0">
          <w:rPr>
            <w:rFonts w:ascii="Garamond" w:hAnsi="Garamond"/>
            <w:color w:val="2E74B5" w:themeColor="accent5" w:themeShade="BF"/>
            <w:rPrChange w:id="174" w:author="Michael Jennions" w:date="2020-08-04T23:16:00Z">
              <w:rPr>
                <w:rFonts w:ascii="Garamond" w:hAnsi="Garamond"/>
                <w:color w:val="FF0000"/>
              </w:rPr>
            </w:rPrChange>
          </w:rPr>
          <w:t>.</w:t>
        </w:r>
      </w:ins>
      <w:ins w:id="175" w:author="Michael Jennions" w:date="2020-08-04T23:19:00Z">
        <w:r w:rsidR="00B66C35">
          <w:rPr>
            <w:rFonts w:ascii="Garamond" w:hAnsi="Garamond"/>
            <w:color w:val="2E74B5" w:themeColor="accent5" w:themeShade="BF"/>
          </w:rPr>
          <w:t xml:space="preserve"> </w:t>
        </w:r>
      </w:ins>
      <w:ins w:id="176" w:author="Michael Jennions" w:date="2020-08-04T23:23:00Z">
        <w:r w:rsidR="00B66C35">
          <w:rPr>
            <w:rFonts w:ascii="Garamond" w:hAnsi="Garamond"/>
            <w:color w:val="2E74B5" w:themeColor="accent5" w:themeShade="BF"/>
          </w:rPr>
          <w:t xml:space="preserve">We </w:t>
        </w:r>
      </w:ins>
      <w:ins w:id="177" w:author="Michael Jennions" w:date="2020-08-04T23:28:00Z">
        <w:r w:rsidR="0006115F">
          <w:rPr>
            <w:rFonts w:ascii="Garamond" w:hAnsi="Garamond"/>
            <w:color w:val="2E74B5" w:themeColor="accent5" w:themeShade="BF"/>
          </w:rPr>
          <w:t>then</w:t>
        </w:r>
      </w:ins>
      <w:ins w:id="178" w:author="Michael Jennions" w:date="2020-08-04T23:23:00Z">
        <w:r w:rsidR="00B66C35">
          <w:rPr>
            <w:rFonts w:ascii="Garamond" w:hAnsi="Garamond"/>
            <w:color w:val="2E74B5" w:themeColor="accent5" w:themeShade="BF"/>
          </w:rPr>
          <w:t xml:space="preserve"> </w:t>
        </w:r>
      </w:ins>
      <w:ins w:id="179" w:author="Michael Jennions" w:date="2020-08-04T23:19:00Z">
        <w:r w:rsidR="00B66C35">
          <w:rPr>
            <w:rFonts w:ascii="Garamond" w:hAnsi="Garamond"/>
            <w:color w:val="2E74B5" w:themeColor="accent5" w:themeShade="BF"/>
          </w:rPr>
          <w:t xml:space="preserve">tested </w:t>
        </w:r>
      </w:ins>
      <w:ins w:id="180" w:author="Michael Jennions" w:date="2020-08-04T23:29:00Z">
        <w:r w:rsidR="00C319AA">
          <w:rPr>
            <w:rFonts w:ascii="Garamond" w:hAnsi="Garamond"/>
            <w:color w:val="2E74B5" w:themeColor="accent5" w:themeShade="BF"/>
          </w:rPr>
          <w:t>if</w:t>
        </w:r>
      </w:ins>
      <w:ins w:id="181" w:author="Michael Jennions" w:date="2020-08-04T23:19:00Z">
        <w:r w:rsidR="00B66C35">
          <w:rPr>
            <w:rFonts w:ascii="Garamond" w:hAnsi="Garamond"/>
            <w:color w:val="2E74B5" w:themeColor="accent5" w:themeShade="BF"/>
          </w:rPr>
          <w:t xml:space="preserve"> </w:t>
        </w:r>
      </w:ins>
      <w:ins w:id="182" w:author="Michael Jennions" w:date="2020-08-04T23:34:00Z">
        <w:r w:rsidR="00C319AA">
          <w:rPr>
            <w:rFonts w:ascii="Garamond" w:hAnsi="Garamond"/>
            <w:color w:val="2E74B5" w:themeColor="accent5" w:themeShade="BF"/>
          </w:rPr>
          <w:t xml:space="preserve">greater </w:t>
        </w:r>
      </w:ins>
      <w:ins w:id="183" w:author="Michael Jennions" w:date="2020-08-04T23:19:00Z">
        <w:r w:rsidR="00B66C35" w:rsidRPr="00A43859">
          <w:rPr>
            <w:rFonts w:ascii="Garamond" w:hAnsi="Garamond"/>
            <w:color w:val="2E74B5" w:themeColor="accent5" w:themeShade="BF"/>
          </w:rPr>
          <w:t>sexual size dimorphism</w:t>
        </w:r>
        <w:r w:rsidR="00B66C35">
          <w:rPr>
            <w:rFonts w:ascii="Garamond" w:hAnsi="Garamond"/>
            <w:color w:val="2E74B5" w:themeColor="accent5" w:themeShade="BF"/>
          </w:rPr>
          <w:t xml:space="preserve">, indicative of </w:t>
        </w:r>
      </w:ins>
      <w:ins w:id="184" w:author="Michael Jennions" w:date="2020-08-04T23:34:00Z">
        <w:r w:rsidR="00C319AA">
          <w:rPr>
            <w:rFonts w:ascii="Garamond" w:hAnsi="Garamond"/>
            <w:color w:val="2E74B5" w:themeColor="accent5" w:themeShade="BF"/>
          </w:rPr>
          <w:t>stronger</w:t>
        </w:r>
      </w:ins>
      <w:ins w:id="185" w:author="Michael Jennions" w:date="2020-08-04T23:19:00Z">
        <w:r w:rsidR="00B66C35">
          <w:rPr>
            <w:rFonts w:ascii="Garamond" w:hAnsi="Garamond"/>
            <w:color w:val="2E74B5" w:themeColor="accent5" w:themeShade="BF"/>
          </w:rPr>
          <w:t xml:space="preserve"> sexual selection</w:t>
        </w:r>
      </w:ins>
      <w:ins w:id="186" w:author="Michael Jennions" w:date="2020-08-04T23:20:00Z">
        <w:r w:rsidR="00B66C35">
          <w:rPr>
            <w:rFonts w:ascii="Garamond" w:hAnsi="Garamond"/>
            <w:color w:val="2E74B5" w:themeColor="accent5" w:themeShade="BF"/>
          </w:rPr>
          <w:t xml:space="preserve">, </w:t>
        </w:r>
      </w:ins>
      <w:ins w:id="187" w:author="Michael Jennions" w:date="2020-08-17T14:59:00Z">
        <w:r w:rsidR="0019599D">
          <w:rPr>
            <w:rFonts w:ascii="Garamond" w:hAnsi="Garamond"/>
            <w:color w:val="2E74B5" w:themeColor="accent5" w:themeShade="BF"/>
          </w:rPr>
          <w:t>is correlated with</w:t>
        </w:r>
      </w:ins>
      <w:ins w:id="188" w:author="Michael Jennions" w:date="2020-08-04T23:20:00Z">
        <w:r w:rsidR="00B66C35">
          <w:rPr>
            <w:rFonts w:ascii="Garamond" w:hAnsi="Garamond"/>
            <w:color w:val="2E74B5" w:themeColor="accent5" w:themeShade="BF"/>
          </w:rPr>
          <w:t xml:space="preserve"> </w:t>
        </w:r>
      </w:ins>
      <w:ins w:id="189" w:author="Michael Jennions" w:date="2020-08-17T14:58:00Z">
        <w:r w:rsidR="0019599D">
          <w:rPr>
            <w:rFonts w:ascii="Garamond" w:hAnsi="Garamond"/>
            <w:color w:val="2E74B5" w:themeColor="accent5" w:themeShade="BF"/>
          </w:rPr>
          <w:t xml:space="preserve">a </w:t>
        </w:r>
      </w:ins>
      <w:ins w:id="190" w:author="Michael Jennions" w:date="2020-08-04T23:34:00Z">
        <w:r w:rsidR="00C319AA">
          <w:rPr>
            <w:rFonts w:ascii="Garamond" w:hAnsi="Garamond"/>
            <w:color w:val="2E74B5" w:themeColor="accent5" w:themeShade="BF"/>
          </w:rPr>
          <w:t xml:space="preserve">larger </w:t>
        </w:r>
      </w:ins>
      <w:ins w:id="191" w:author="Michael Jennions" w:date="2020-08-04T23:20:00Z">
        <w:r w:rsidR="00B66C35">
          <w:rPr>
            <w:rFonts w:ascii="Garamond" w:hAnsi="Garamond"/>
            <w:color w:val="2E74B5" w:themeColor="accent5" w:themeShade="BF"/>
          </w:rPr>
          <w:t xml:space="preserve">sex differences in </w:t>
        </w:r>
      </w:ins>
      <w:ins w:id="192" w:author="Michael Jennions" w:date="2020-08-17T14:58:00Z">
        <w:r w:rsidR="0019599D">
          <w:rPr>
            <w:rFonts w:ascii="Garamond" w:hAnsi="Garamond"/>
            <w:color w:val="2E74B5" w:themeColor="accent5" w:themeShade="BF"/>
          </w:rPr>
          <w:t xml:space="preserve">variation in </w:t>
        </w:r>
      </w:ins>
      <w:del w:id="193" w:author="Michael Jennions" w:date="2020-08-04T23:20:00Z">
        <w:r w:rsidR="00E16CA7" w:rsidRPr="00ED19B0" w:rsidDel="00B66C35">
          <w:rPr>
            <w:rFonts w:ascii="Garamond" w:hAnsi="Garamond"/>
            <w:color w:val="2E74B5" w:themeColor="accent5" w:themeShade="BF"/>
            <w:rPrChange w:id="194" w:author="Michael Jennions" w:date="2020-08-04T23:16:00Z">
              <w:rPr>
                <w:rFonts w:ascii="Garamond" w:hAnsi="Garamond"/>
                <w:color w:val="FF0000"/>
              </w:rPr>
            </w:rPrChange>
          </w:rPr>
          <w:delText xml:space="preserve"> </w:delText>
        </w:r>
        <w:r w:rsidR="009D5F50" w:rsidRPr="00ED19B0" w:rsidDel="00B66C35">
          <w:rPr>
            <w:rFonts w:ascii="Garamond" w:hAnsi="Garamond"/>
            <w:color w:val="2E74B5" w:themeColor="accent5" w:themeShade="BF"/>
            <w:rPrChange w:id="195" w:author="Michael Jennions" w:date="2020-08-04T23:16:00Z">
              <w:rPr>
                <w:rFonts w:ascii="Garamond" w:hAnsi="Garamond"/>
                <w:color w:val="FF0000"/>
              </w:rPr>
            </w:rPrChange>
          </w:rPr>
          <w:delText xml:space="preserve">and the influence of </w:delText>
        </w:r>
        <w:r w:rsidR="00E16CA7" w:rsidRPr="00ED19B0" w:rsidDel="00B66C35">
          <w:rPr>
            <w:rFonts w:ascii="Garamond" w:hAnsi="Garamond"/>
            <w:color w:val="2E74B5" w:themeColor="accent5" w:themeShade="BF"/>
            <w:rPrChange w:id="196" w:author="Michael Jennions" w:date="2020-08-04T23:16:00Z">
              <w:rPr>
                <w:rFonts w:ascii="Garamond" w:hAnsi="Garamond"/>
                <w:color w:val="FF0000"/>
              </w:rPr>
            </w:rPrChange>
          </w:rPr>
          <w:delText>sexual selection</w:delText>
        </w:r>
        <w:r w:rsidR="00F5664B" w:rsidRPr="00ED19B0" w:rsidDel="00B66C35">
          <w:rPr>
            <w:rFonts w:ascii="Garamond" w:hAnsi="Garamond"/>
            <w:color w:val="2E74B5" w:themeColor="accent5" w:themeShade="BF"/>
            <w:rPrChange w:id="197" w:author="Michael Jennions" w:date="2020-08-04T23:16:00Z">
              <w:rPr>
                <w:rFonts w:ascii="Garamond" w:hAnsi="Garamond"/>
                <w:color w:val="FF0000"/>
              </w:rPr>
            </w:rPrChange>
          </w:rPr>
          <w:delText xml:space="preserve"> </w:delText>
        </w:r>
        <w:r w:rsidR="00012209" w:rsidRPr="00ED19B0" w:rsidDel="00B66C35">
          <w:rPr>
            <w:rFonts w:ascii="Garamond" w:hAnsi="Garamond"/>
            <w:color w:val="2E74B5" w:themeColor="accent5" w:themeShade="BF"/>
            <w:rPrChange w:id="198" w:author="Michael Jennions" w:date="2020-08-04T23:16:00Z">
              <w:rPr>
                <w:rFonts w:ascii="Garamond" w:hAnsi="Garamond"/>
                <w:color w:val="FF0000"/>
              </w:rPr>
            </w:rPrChange>
          </w:rPr>
          <w:delText>(</w:delText>
        </w:r>
      </w:del>
      <w:del w:id="199" w:author="Michael Jennions" w:date="2020-08-04T23:19:00Z">
        <w:r w:rsidR="00012209" w:rsidRPr="00ED19B0" w:rsidDel="00B66C35">
          <w:rPr>
            <w:rFonts w:ascii="Garamond" w:hAnsi="Garamond"/>
            <w:color w:val="2E74B5" w:themeColor="accent5" w:themeShade="BF"/>
            <w:rPrChange w:id="200" w:author="Michael Jennions" w:date="2020-08-04T23:16:00Z">
              <w:rPr>
                <w:rFonts w:ascii="Garamond" w:hAnsi="Garamond"/>
                <w:color w:val="FF0000"/>
              </w:rPr>
            </w:rPrChange>
          </w:rPr>
          <w:delText>degree of sexual size dimorphism</w:delText>
        </w:r>
      </w:del>
      <w:del w:id="201" w:author="Michael Jennions" w:date="2020-08-04T23:20:00Z">
        <w:r w:rsidR="001C2299" w:rsidRPr="00ED19B0" w:rsidDel="00B66C35">
          <w:rPr>
            <w:rFonts w:ascii="Garamond" w:hAnsi="Garamond"/>
            <w:color w:val="2E74B5" w:themeColor="accent5" w:themeShade="BF"/>
            <w:rPrChange w:id="202" w:author="Michael Jennions" w:date="2020-08-04T23:16:00Z">
              <w:rPr>
                <w:rFonts w:ascii="Garamond" w:hAnsi="Garamond"/>
                <w:color w:val="FF0000"/>
              </w:rPr>
            </w:rPrChange>
          </w:rPr>
          <w:delText>, SSD</w:delText>
        </w:r>
        <w:r w:rsidR="00012209" w:rsidRPr="00ED19B0" w:rsidDel="00B66C35">
          <w:rPr>
            <w:rFonts w:ascii="Garamond" w:hAnsi="Garamond"/>
            <w:color w:val="2E74B5" w:themeColor="accent5" w:themeShade="BF"/>
            <w:rPrChange w:id="203" w:author="Michael Jennions" w:date="2020-08-04T23:16:00Z">
              <w:rPr>
                <w:rFonts w:ascii="Garamond" w:hAnsi="Garamond"/>
                <w:color w:val="FF0000"/>
              </w:rPr>
            </w:rPrChange>
          </w:rPr>
          <w:delText xml:space="preserve">) </w:delText>
        </w:r>
        <w:r w:rsidR="00F5664B" w:rsidRPr="00ED19B0" w:rsidDel="00B66C35">
          <w:rPr>
            <w:rFonts w:ascii="Garamond" w:hAnsi="Garamond"/>
            <w:color w:val="2E74B5" w:themeColor="accent5" w:themeShade="BF"/>
            <w:rPrChange w:id="204" w:author="Michael Jennions" w:date="2020-08-04T23:16:00Z">
              <w:rPr>
                <w:rFonts w:ascii="Garamond" w:hAnsi="Garamond"/>
                <w:color w:val="FF0000"/>
              </w:rPr>
            </w:rPrChange>
          </w:rPr>
          <w:delText xml:space="preserve">on </w:delText>
        </w:r>
        <w:r w:rsidR="00B21578" w:rsidRPr="00ED19B0" w:rsidDel="00B66C35">
          <w:rPr>
            <w:rFonts w:ascii="Garamond" w:hAnsi="Garamond"/>
            <w:color w:val="2E74B5" w:themeColor="accent5" w:themeShade="BF"/>
            <w:rPrChange w:id="205" w:author="Michael Jennions" w:date="2020-08-04T23:16:00Z">
              <w:rPr>
                <w:rFonts w:ascii="Garamond" w:hAnsi="Garamond"/>
                <w:color w:val="FF0000"/>
              </w:rPr>
            </w:rPrChange>
          </w:rPr>
          <w:delText xml:space="preserve">trait </w:delText>
        </w:r>
      </w:del>
      <w:del w:id="206" w:author="Michael Jennions" w:date="2020-08-04T23:30:00Z">
        <w:r w:rsidR="00B21578" w:rsidRPr="00ED19B0" w:rsidDel="00C319AA">
          <w:rPr>
            <w:rFonts w:ascii="Garamond" w:hAnsi="Garamond"/>
            <w:color w:val="2E74B5" w:themeColor="accent5" w:themeShade="BF"/>
            <w:rPrChange w:id="207" w:author="Michael Jennions" w:date="2020-08-04T23:16:00Z">
              <w:rPr>
                <w:rFonts w:ascii="Garamond" w:hAnsi="Garamond"/>
                <w:color w:val="FF0000"/>
              </w:rPr>
            </w:rPrChange>
          </w:rPr>
          <w:delText xml:space="preserve">means and </w:delText>
        </w:r>
        <w:r w:rsidR="00F5664B" w:rsidRPr="00ED19B0" w:rsidDel="00C319AA">
          <w:rPr>
            <w:rFonts w:ascii="Garamond" w:hAnsi="Garamond"/>
            <w:color w:val="2E74B5" w:themeColor="accent5" w:themeShade="BF"/>
            <w:rPrChange w:id="208" w:author="Michael Jennions" w:date="2020-08-04T23:16:00Z">
              <w:rPr>
                <w:rFonts w:ascii="Garamond" w:hAnsi="Garamond"/>
                <w:color w:val="FF0000"/>
              </w:rPr>
            </w:rPrChange>
          </w:rPr>
          <w:delText>variability</w:delText>
        </w:r>
      </w:del>
      <w:ins w:id="209" w:author="Michael Jennions" w:date="2020-08-04T23:30:00Z">
        <w:r w:rsidR="00C319AA">
          <w:rPr>
            <w:rFonts w:ascii="Garamond" w:hAnsi="Garamond"/>
            <w:color w:val="2E74B5" w:themeColor="accent5" w:themeShade="BF"/>
          </w:rPr>
          <w:t>personality</w:t>
        </w:r>
      </w:ins>
      <w:ins w:id="210" w:author="Michael Jennions" w:date="2020-08-11T20:41:00Z">
        <w:r w:rsidR="00924EFF">
          <w:rPr>
            <w:rFonts w:ascii="Garamond" w:hAnsi="Garamond"/>
            <w:color w:val="2E74B5" w:themeColor="accent5" w:themeShade="BF"/>
          </w:rPr>
          <w:t xml:space="preserve"> as </w:t>
        </w:r>
      </w:ins>
      <w:ins w:id="211" w:author="Michael Jennions" w:date="2020-08-17T14:58:00Z">
        <w:r w:rsidR="0019599D">
          <w:rPr>
            <w:rFonts w:ascii="Garamond" w:hAnsi="Garamond"/>
            <w:color w:val="2E74B5" w:themeColor="accent5" w:themeShade="BF"/>
          </w:rPr>
          <w:t xml:space="preserve">theory </w:t>
        </w:r>
      </w:ins>
      <w:ins w:id="212" w:author="Michael Jennions" w:date="2020-08-11T20:41:00Z">
        <w:r w:rsidR="00924EFF">
          <w:rPr>
            <w:rFonts w:ascii="Garamond" w:hAnsi="Garamond"/>
            <w:color w:val="2E74B5" w:themeColor="accent5" w:themeShade="BF"/>
          </w:rPr>
          <w:t>predict</w:t>
        </w:r>
      </w:ins>
      <w:ins w:id="213" w:author="Michael Jennions" w:date="2020-08-17T14:58:00Z">
        <w:r w:rsidR="0019599D">
          <w:rPr>
            <w:rFonts w:ascii="Garamond" w:hAnsi="Garamond"/>
            <w:color w:val="2E74B5" w:themeColor="accent5" w:themeShade="BF"/>
          </w:rPr>
          <w:t xml:space="preserve">s </w:t>
        </w:r>
      </w:ins>
      <w:ins w:id="214" w:author="Michael Jennions" w:date="2020-08-11T20:41:00Z">
        <w:r w:rsidR="00924EFF">
          <w:rPr>
            <w:rFonts w:ascii="Garamond" w:hAnsi="Garamond"/>
            <w:color w:val="2E74B5" w:themeColor="accent5" w:themeShade="BF"/>
          </w:rPr>
          <w:t>(</w:t>
        </w:r>
        <w:r w:rsidR="00924EFF" w:rsidRPr="00924EFF">
          <w:rPr>
            <w:rFonts w:ascii="Garamond" w:hAnsi="Garamond"/>
            <w:color w:val="2E74B5" w:themeColor="accent5" w:themeShade="BF"/>
            <w:highlight w:val="cyan"/>
            <w:rPrChange w:id="215" w:author="Michael Jennions" w:date="2020-08-11T20:41:00Z">
              <w:rPr>
                <w:rFonts w:ascii="Garamond" w:hAnsi="Garamond"/>
                <w:color w:val="2E74B5" w:themeColor="accent5" w:themeShade="BF"/>
              </w:rPr>
            </w:rPrChange>
          </w:rPr>
          <w:t>REF</w:t>
        </w:r>
        <w:r w:rsidR="00924EFF">
          <w:rPr>
            <w:rFonts w:ascii="Garamond" w:hAnsi="Garamond"/>
            <w:color w:val="2E74B5" w:themeColor="accent5" w:themeShade="BF"/>
          </w:rPr>
          <w:t>)</w:t>
        </w:r>
      </w:ins>
      <w:r w:rsidR="00E16CA7" w:rsidRPr="00ED19B0">
        <w:rPr>
          <w:rFonts w:ascii="Garamond" w:hAnsi="Garamond"/>
          <w:color w:val="2E74B5" w:themeColor="accent5" w:themeShade="BF"/>
          <w:rPrChange w:id="216" w:author="Michael Jennions" w:date="2020-08-04T23:16:00Z">
            <w:rPr>
              <w:rFonts w:ascii="Garamond" w:hAnsi="Garamond"/>
              <w:color w:val="FF0000"/>
            </w:rPr>
          </w:rPrChange>
        </w:rPr>
        <w:t>.</w:t>
      </w:r>
      <w:r w:rsidR="00656EC3" w:rsidRPr="00ED19B0">
        <w:rPr>
          <w:rFonts w:ascii="Garamond" w:hAnsi="Garamond"/>
          <w:color w:val="2E74B5" w:themeColor="accent5" w:themeShade="BF"/>
          <w:rPrChange w:id="217" w:author="Michael Jennions" w:date="2020-08-04T23:16:00Z">
            <w:rPr>
              <w:rFonts w:ascii="Garamond" w:hAnsi="Garamond"/>
              <w:color w:val="FF0000"/>
            </w:rPr>
          </w:rPrChange>
        </w:rPr>
        <w:t xml:space="preserve"> </w:t>
      </w:r>
      <w:r w:rsidR="00D80008" w:rsidRPr="00ED19B0">
        <w:rPr>
          <w:rFonts w:ascii="Garamond" w:hAnsi="Garamond"/>
          <w:color w:val="2E74B5" w:themeColor="accent5" w:themeShade="BF"/>
          <w:rPrChange w:id="218" w:author="Michael Jennions" w:date="2020-08-04T23:16:00Z">
            <w:rPr>
              <w:rFonts w:ascii="Garamond" w:hAnsi="Garamond"/>
              <w:color w:val="FF0000"/>
            </w:rPr>
          </w:rPrChange>
        </w:rPr>
        <w:t>W</w:t>
      </w:r>
      <w:r w:rsidR="00971059" w:rsidRPr="00ED19B0">
        <w:rPr>
          <w:rFonts w:ascii="Garamond" w:hAnsi="Garamond"/>
          <w:color w:val="2E74B5" w:themeColor="accent5" w:themeShade="BF"/>
          <w:rPrChange w:id="219" w:author="Michael Jennions" w:date="2020-08-04T23:16:00Z">
            <w:rPr>
              <w:rFonts w:ascii="Garamond" w:hAnsi="Garamond"/>
              <w:color w:val="FF0000"/>
            </w:rPr>
          </w:rPrChange>
        </w:rPr>
        <w:t xml:space="preserve">e found </w:t>
      </w:r>
      <w:del w:id="220" w:author="Michael Jennions" w:date="2020-08-04T23:24:00Z">
        <w:r w:rsidR="00D80008" w:rsidRPr="00ED19B0" w:rsidDel="00B66C35">
          <w:rPr>
            <w:rFonts w:ascii="Garamond" w:hAnsi="Garamond"/>
            <w:color w:val="2E74B5" w:themeColor="accent5" w:themeShade="BF"/>
            <w:rPrChange w:id="221" w:author="Michael Jennions" w:date="2020-08-04T23:16:00Z">
              <w:rPr>
                <w:rFonts w:ascii="Garamond" w:hAnsi="Garamond"/>
                <w:color w:val="FF0000"/>
              </w:rPr>
            </w:rPrChange>
          </w:rPr>
          <w:delText xml:space="preserve">some </w:delText>
        </w:r>
        <w:r w:rsidR="00B63FAA" w:rsidRPr="00ED19B0" w:rsidDel="00B66C35">
          <w:rPr>
            <w:rFonts w:ascii="Garamond" w:hAnsi="Garamond"/>
            <w:color w:val="2E74B5" w:themeColor="accent5" w:themeShade="BF"/>
            <w:rPrChange w:id="222" w:author="Michael Jennions" w:date="2020-08-04T23:16:00Z">
              <w:rPr>
                <w:rFonts w:ascii="Garamond" w:hAnsi="Garamond"/>
                <w:color w:val="FF0000"/>
              </w:rPr>
            </w:rPrChange>
          </w:rPr>
          <w:delText xml:space="preserve">male- and female-biased </w:delText>
        </w:r>
      </w:del>
      <w:r w:rsidR="00D80008" w:rsidRPr="00ED19B0">
        <w:rPr>
          <w:rFonts w:ascii="Garamond" w:hAnsi="Garamond"/>
          <w:color w:val="2E74B5" w:themeColor="accent5" w:themeShade="BF"/>
          <w:rPrChange w:id="223" w:author="Michael Jennions" w:date="2020-08-04T23:16:00Z">
            <w:rPr>
              <w:rFonts w:ascii="Garamond" w:hAnsi="Garamond"/>
              <w:color w:val="FF0000"/>
            </w:rPr>
          </w:rPrChange>
        </w:rPr>
        <w:t xml:space="preserve">sex differences in </w:t>
      </w:r>
      <w:ins w:id="224" w:author="Michael Jennions" w:date="2020-08-04T23:28:00Z">
        <w:r w:rsidR="0006115F">
          <w:rPr>
            <w:rFonts w:ascii="Garamond" w:hAnsi="Garamond"/>
            <w:color w:val="2E74B5" w:themeColor="accent5" w:themeShade="BF"/>
          </w:rPr>
          <w:t xml:space="preserve">average values </w:t>
        </w:r>
      </w:ins>
      <w:del w:id="225" w:author="Michael Jennions" w:date="2020-08-04T23:30:00Z">
        <w:r w:rsidR="00D80008" w:rsidRPr="00ED19B0" w:rsidDel="00C319AA">
          <w:rPr>
            <w:rFonts w:ascii="Garamond" w:hAnsi="Garamond"/>
            <w:color w:val="2E74B5" w:themeColor="accent5" w:themeShade="BF"/>
            <w:rPrChange w:id="226" w:author="Michael Jennions" w:date="2020-08-04T23:16:00Z">
              <w:rPr>
                <w:rFonts w:ascii="Garamond" w:hAnsi="Garamond"/>
                <w:color w:val="FF0000"/>
              </w:rPr>
            </w:rPrChange>
          </w:rPr>
          <w:delText xml:space="preserve">personality </w:delText>
        </w:r>
      </w:del>
      <w:del w:id="227" w:author="Michael Jennions" w:date="2020-08-04T23:28:00Z">
        <w:r w:rsidR="00D80008" w:rsidRPr="00ED19B0" w:rsidDel="0006115F">
          <w:rPr>
            <w:rFonts w:ascii="Garamond" w:hAnsi="Garamond"/>
            <w:color w:val="2E74B5" w:themeColor="accent5" w:themeShade="BF"/>
            <w:rPrChange w:id="228" w:author="Michael Jennions" w:date="2020-08-04T23:16:00Z">
              <w:rPr>
                <w:rFonts w:ascii="Garamond" w:hAnsi="Garamond"/>
                <w:color w:val="FF0000"/>
              </w:rPr>
            </w:rPrChange>
          </w:rPr>
          <w:delText>means</w:delText>
        </w:r>
      </w:del>
      <w:ins w:id="229" w:author="Michael Jennions" w:date="2020-08-04T23:24:00Z">
        <w:r w:rsidR="00B66C35">
          <w:rPr>
            <w:rFonts w:ascii="Garamond" w:hAnsi="Garamond"/>
            <w:color w:val="2E74B5" w:themeColor="accent5" w:themeShade="BF"/>
          </w:rPr>
          <w:t xml:space="preserve">in </w:t>
        </w:r>
      </w:ins>
      <w:ins w:id="230" w:author="Michael Jennions" w:date="2020-08-04T23:25:00Z">
        <w:r w:rsidR="00B66C35">
          <w:rPr>
            <w:rFonts w:ascii="Garamond" w:hAnsi="Garamond"/>
            <w:color w:val="2E74B5" w:themeColor="accent5" w:themeShade="BF"/>
          </w:rPr>
          <w:t xml:space="preserve">four of 25 </w:t>
        </w:r>
      </w:ins>
      <w:ins w:id="231" w:author="Michael Jennions" w:date="2020-08-04T23:29:00Z">
        <w:r w:rsidR="0006115F">
          <w:rPr>
            <w:rFonts w:ascii="Garamond" w:hAnsi="Garamond"/>
            <w:color w:val="2E74B5" w:themeColor="accent5" w:themeShade="BF"/>
          </w:rPr>
          <w:t>tax</w:t>
        </w:r>
      </w:ins>
      <w:ins w:id="232" w:author="Michael Jennions" w:date="2020-08-04T23:35:00Z">
        <w:r w:rsidR="00C319AA">
          <w:rPr>
            <w:rFonts w:ascii="Garamond" w:hAnsi="Garamond"/>
            <w:color w:val="2E74B5" w:themeColor="accent5" w:themeShade="BF"/>
          </w:rPr>
          <w:t>on</w:t>
        </w:r>
      </w:ins>
      <w:ins w:id="233" w:author="Michael Jennions" w:date="2020-08-04T23:30:00Z">
        <w:r w:rsidR="00C319AA">
          <w:rPr>
            <w:rFonts w:ascii="Garamond" w:hAnsi="Garamond"/>
            <w:color w:val="2E74B5" w:themeColor="accent5" w:themeShade="BF"/>
          </w:rPr>
          <w:t>-</w:t>
        </w:r>
      </w:ins>
      <w:ins w:id="234" w:author="Michael Jennions" w:date="2020-08-04T23:29:00Z">
        <w:r w:rsidR="0006115F">
          <w:rPr>
            <w:rFonts w:ascii="Garamond" w:hAnsi="Garamond"/>
            <w:color w:val="2E74B5" w:themeColor="accent5" w:themeShade="BF"/>
          </w:rPr>
          <w:t>specific tests</w:t>
        </w:r>
      </w:ins>
      <w:ins w:id="235" w:author="Michael Jennions" w:date="2020-08-04T23:25:00Z">
        <w:r w:rsidR="00B66C35">
          <w:rPr>
            <w:rFonts w:ascii="Garamond" w:hAnsi="Garamond"/>
            <w:color w:val="2E74B5" w:themeColor="accent5" w:themeShade="BF"/>
          </w:rPr>
          <w:t xml:space="preserve">. There were only two sex </w:t>
        </w:r>
      </w:ins>
      <w:del w:id="236" w:author="Michael Jennions" w:date="2020-08-04T23:25:00Z">
        <w:r w:rsidR="00D80008" w:rsidRPr="00ED19B0" w:rsidDel="00B66C35">
          <w:rPr>
            <w:rFonts w:ascii="Garamond" w:hAnsi="Garamond"/>
            <w:color w:val="2E74B5" w:themeColor="accent5" w:themeShade="BF"/>
            <w:rPrChange w:id="237" w:author="Michael Jennions" w:date="2020-08-04T23:16:00Z">
              <w:rPr>
                <w:rFonts w:ascii="Garamond" w:hAnsi="Garamond"/>
                <w:color w:val="FF0000"/>
              </w:rPr>
            </w:rPrChange>
          </w:rPr>
          <w:delText xml:space="preserve">, but </w:delText>
        </w:r>
      </w:del>
      <w:r w:rsidR="00D80008" w:rsidRPr="00ED19B0">
        <w:rPr>
          <w:rFonts w:ascii="Garamond" w:hAnsi="Garamond"/>
          <w:color w:val="2E74B5" w:themeColor="accent5" w:themeShade="BF"/>
          <w:rPrChange w:id="238" w:author="Michael Jennions" w:date="2020-08-04T23:16:00Z">
            <w:rPr>
              <w:rFonts w:ascii="Garamond" w:hAnsi="Garamond"/>
              <w:color w:val="FF0000"/>
            </w:rPr>
          </w:rPrChange>
        </w:rPr>
        <w:t xml:space="preserve">differences in </w:t>
      </w:r>
      <w:del w:id="239" w:author="Michael Jennions" w:date="2020-08-04T23:35:00Z">
        <w:r w:rsidR="00D80008" w:rsidRPr="00ED19B0" w:rsidDel="00C319AA">
          <w:rPr>
            <w:rFonts w:ascii="Garamond" w:hAnsi="Garamond"/>
            <w:color w:val="2E74B5" w:themeColor="accent5" w:themeShade="BF"/>
            <w:rPrChange w:id="240" w:author="Michael Jennions" w:date="2020-08-04T23:16:00Z">
              <w:rPr>
                <w:rFonts w:ascii="Garamond" w:hAnsi="Garamond"/>
                <w:color w:val="FF0000"/>
              </w:rPr>
            </w:rPrChange>
          </w:rPr>
          <w:delText xml:space="preserve">trait </w:delText>
        </w:r>
      </w:del>
      <w:r w:rsidR="00D80008" w:rsidRPr="00ED19B0">
        <w:rPr>
          <w:rFonts w:ascii="Garamond" w:hAnsi="Garamond"/>
          <w:color w:val="2E74B5" w:themeColor="accent5" w:themeShade="BF"/>
          <w:rPrChange w:id="241" w:author="Michael Jennions" w:date="2020-08-04T23:16:00Z">
            <w:rPr>
              <w:rFonts w:ascii="Garamond" w:hAnsi="Garamond"/>
              <w:color w:val="FF0000"/>
            </w:rPr>
          </w:rPrChange>
        </w:rPr>
        <w:t>variance</w:t>
      </w:r>
      <w:ins w:id="242" w:author="Michael Jennions" w:date="2020-08-09T20:28:00Z">
        <w:r w:rsidR="00CA306D">
          <w:rPr>
            <w:rFonts w:ascii="Garamond" w:hAnsi="Garamond"/>
            <w:color w:val="2E74B5" w:themeColor="accent5" w:themeShade="BF"/>
          </w:rPr>
          <w:t>, but</w:t>
        </w:r>
      </w:ins>
      <w:ins w:id="243" w:author="Michael Jennions" w:date="2020-08-04T23:35:00Z">
        <w:r w:rsidR="00C319AA">
          <w:rPr>
            <w:rFonts w:ascii="Garamond" w:hAnsi="Garamond"/>
            <w:color w:val="2E74B5" w:themeColor="accent5" w:themeShade="BF"/>
          </w:rPr>
          <w:t xml:space="preserve"> i</w:t>
        </w:r>
      </w:ins>
      <w:ins w:id="244" w:author="Michael Jennions" w:date="2020-08-04T23:25:00Z">
        <w:r w:rsidR="00B66C35">
          <w:rPr>
            <w:rFonts w:ascii="Garamond" w:hAnsi="Garamond"/>
            <w:color w:val="2E74B5" w:themeColor="accent5" w:themeShade="BF"/>
          </w:rPr>
          <w:t xml:space="preserve">n both cases </w:t>
        </w:r>
      </w:ins>
      <w:del w:id="245" w:author="Michael Jennions" w:date="2020-08-04T23:25:00Z">
        <w:r w:rsidR="00D80008" w:rsidRPr="00ED19B0" w:rsidDel="00B66C35">
          <w:rPr>
            <w:rFonts w:ascii="Garamond" w:hAnsi="Garamond"/>
            <w:color w:val="2E74B5" w:themeColor="accent5" w:themeShade="BF"/>
            <w:rPrChange w:id="246" w:author="Michael Jennions" w:date="2020-08-04T23:16:00Z">
              <w:rPr>
                <w:rFonts w:ascii="Garamond" w:hAnsi="Garamond"/>
                <w:color w:val="FF0000"/>
              </w:rPr>
            </w:rPrChange>
          </w:rPr>
          <w:delText xml:space="preserve"> </w:delText>
        </w:r>
        <w:r w:rsidR="004A16EA" w:rsidRPr="00ED19B0" w:rsidDel="00B66C35">
          <w:rPr>
            <w:rFonts w:ascii="Garamond" w:hAnsi="Garamond"/>
            <w:color w:val="2E74B5" w:themeColor="accent5" w:themeShade="BF"/>
            <w:rPrChange w:id="247" w:author="Michael Jennions" w:date="2020-08-04T23:16:00Z">
              <w:rPr>
                <w:rFonts w:ascii="Garamond" w:hAnsi="Garamond"/>
                <w:color w:val="FF0000"/>
              </w:rPr>
            </w:rPrChange>
          </w:rPr>
          <w:delText xml:space="preserve">always </w:delText>
        </w:r>
        <w:r w:rsidR="00D80008" w:rsidRPr="00ED19B0" w:rsidDel="00B66C35">
          <w:rPr>
            <w:rFonts w:ascii="Garamond" w:hAnsi="Garamond"/>
            <w:color w:val="2E74B5" w:themeColor="accent5" w:themeShade="BF"/>
            <w:rPrChange w:id="248" w:author="Michael Jennions" w:date="2020-08-04T23:16:00Z">
              <w:rPr>
                <w:rFonts w:ascii="Garamond" w:hAnsi="Garamond"/>
                <w:color w:val="FF0000"/>
              </w:rPr>
            </w:rPrChange>
          </w:rPr>
          <w:delText xml:space="preserve">favoured greater </w:delText>
        </w:r>
      </w:del>
      <w:r w:rsidR="00D80008" w:rsidRPr="00ED19B0">
        <w:rPr>
          <w:rFonts w:ascii="Garamond" w:hAnsi="Garamond"/>
          <w:color w:val="2E74B5" w:themeColor="accent5" w:themeShade="BF"/>
          <w:rPrChange w:id="249" w:author="Michael Jennions" w:date="2020-08-04T23:16:00Z">
            <w:rPr>
              <w:rFonts w:ascii="Garamond" w:hAnsi="Garamond"/>
              <w:color w:val="FF0000"/>
            </w:rPr>
          </w:rPrChange>
        </w:rPr>
        <w:t>female</w:t>
      </w:r>
      <w:ins w:id="250" w:author="Michael Jennions" w:date="2020-08-04T23:25:00Z">
        <w:r w:rsidR="00B66C35">
          <w:rPr>
            <w:rFonts w:ascii="Garamond" w:hAnsi="Garamond"/>
            <w:color w:val="2E74B5" w:themeColor="accent5" w:themeShade="BF"/>
          </w:rPr>
          <w:t xml:space="preserve">s were </w:t>
        </w:r>
        <w:r w:rsidR="00B66C35" w:rsidRPr="003A0740">
          <w:rPr>
            <w:rFonts w:ascii="Garamond" w:hAnsi="Garamond"/>
            <w:color w:val="2E74B5" w:themeColor="accent5" w:themeShade="BF"/>
          </w:rPr>
          <w:t>more</w:t>
        </w:r>
        <w:r w:rsidR="00B66C35">
          <w:rPr>
            <w:rFonts w:ascii="Garamond" w:hAnsi="Garamond"/>
            <w:color w:val="2E74B5" w:themeColor="accent5" w:themeShade="BF"/>
          </w:rPr>
          <w:t xml:space="preserve"> variable</w:t>
        </w:r>
      </w:ins>
      <w:del w:id="251" w:author="Michael Jennions" w:date="2020-08-04T23:25:00Z">
        <w:r w:rsidR="00D80008" w:rsidRPr="00ED19B0" w:rsidDel="00B66C35">
          <w:rPr>
            <w:rFonts w:ascii="Garamond" w:hAnsi="Garamond"/>
            <w:color w:val="2E74B5" w:themeColor="accent5" w:themeShade="BF"/>
            <w:rPrChange w:id="252" w:author="Michael Jennions" w:date="2020-08-04T23:16:00Z">
              <w:rPr>
                <w:rFonts w:ascii="Garamond" w:hAnsi="Garamond"/>
                <w:color w:val="FF0000"/>
              </w:rPr>
            </w:rPrChange>
          </w:rPr>
          <w:delText>, not</w:delText>
        </w:r>
      </w:del>
      <w:del w:id="253" w:author="Michael Jennions" w:date="2020-08-04T23:35:00Z">
        <w:r w:rsidR="00D80008" w:rsidRPr="00ED19B0" w:rsidDel="00C319AA">
          <w:rPr>
            <w:rFonts w:ascii="Garamond" w:hAnsi="Garamond"/>
            <w:color w:val="2E74B5" w:themeColor="accent5" w:themeShade="BF"/>
            <w:rPrChange w:id="254" w:author="Michael Jennions" w:date="2020-08-04T23:16:00Z">
              <w:rPr>
                <w:rFonts w:ascii="Garamond" w:hAnsi="Garamond"/>
                <w:color w:val="FF0000"/>
              </w:rPr>
            </w:rPrChange>
          </w:rPr>
          <w:delText xml:space="preserve"> male</w:delText>
        </w:r>
      </w:del>
      <w:del w:id="255" w:author="Michael Jennions" w:date="2020-08-04T23:26:00Z">
        <w:r w:rsidR="00D80008" w:rsidRPr="00ED19B0" w:rsidDel="00B66C35">
          <w:rPr>
            <w:rFonts w:ascii="Garamond" w:hAnsi="Garamond"/>
            <w:color w:val="2E74B5" w:themeColor="accent5" w:themeShade="BF"/>
            <w:rPrChange w:id="256" w:author="Michael Jennions" w:date="2020-08-04T23:16:00Z">
              <w:rPr>
                <w:rFonts w:ascii="Garamond" w:hAnsi="Garamond"/>
                <w:color w:val="FF0000"/>
              </w:rPr>
            </w:rPrChange>
          </w:rPr>
          <w:delText>, variability</w:delText>
        </w:r>
      </w:del>
      <w:r w:rsidR="00D80008" w:rsidRPr="00ED19B0">
        <w:rPr>
          <w:rFonts w:ascii="Garamond" w:hAnsi="Garamond"/>
          <w:color w:val="2E74B5" w:themeColor="accent5" w:themeShade="BF"/>
          <w:rPrChange w:id="257" w:author="Michael Jennions" w:date="2020-08-04T23:16:00Z">
            <w:rPr>
              <w:rFonts w:ascii="Garamond" w:hAnsi="Garamond"/>
              <w:color w:val="FF0000"/>
            </w:rPr>
          </w:rPrChange>
        </w:rPr>
        <w:t xml:space="preserve">. </w:t>
      </w:r>
      <w:ins w:id="258" w:author="Michael Jennions" w:date="2020-08-05T00:14:00Z">
        <w:r w:rsidR="003A0740">
          <w:rPr>
            <w:rFonts w:ascii="Garamond" w:hAnsi="Garamond"/>
            <w:color w:val="2E74B5" w:themeColor="accent5" w:themeShade="BF"/>
          </w:rPr>
          <w:t xml:space="preserve">There was </w:t>
        </w:r>
      </w:ins>
      <w:ins w:id="259" w:author="Michael Jennions" w:date="2020-08-17T15:00:00Z">
        <w:r w:rsidR="0019599D">
          <w:rPr>
            <w:rFonts w:ascii="Garamond" w:hAnsi="Garamond"/>
            <w:color w:val="2E74B5" w:themeColor="accent5" w:themeShade="BF"/>
          </w:rPr>
          <w:t xml:space="preserve">also </w:t>
        </w:r>
      </w:ins>
      <w:ins w:id="260" w:author="Michael Jennions" w:date="2020-08-05T00:14:00Z">
        <w:r w:rsidR="003A0740">
          <w:rPr>
            <w:rFonts w:ascii="Garamond" w:hAnsi="Garamond"/>
            <w:color w:val="2E74B5" w:themeColor="accent5" w:themeShade="BF"/>
          </w:rPr>
          <w:t xml:space="preserve">no consistent relationship between sexual dimorphism </w:t>
        </w:r>
      </w:ins>
      <w:ins w:id="261" w:author="Michael Jennions" w:date="2020-08-05T00:15:00Z">
        <w:r w:rsidR="003A0740">
          <w:rPr>
            <w:rFonts w:ascii="Garamond" w:hAnsi="Garamond"/>
            <w:color w:val="2E74B5" w:themeColor="accent5" w:themeShade="BF"/>
          </w:rPr>
          <w:t xml:space="preserve">and </w:t>
        </w:r>
      </w:ins>
      <w:ins w:id="262" w:author="Michael Jennions" w:date="2020-08-09T20:29:00Z">
        <w:r w:rsidR="00CA306D">
          <w:rPr>
            <w:rFonts w:ascii="Garamond" w:hAnsi="Garamond"/>
            <w:color w:val="2E74B5" w:themeColor="accent5" w:themeShade="BF"/>
          </w:rPr>
          <w:t xml:space="preserve">the extent of </w:t>
        </w:r>
      </w:ins>
      <w:ins w:id="263" w:author="Michael Jennions" w:date="2020-08-05T00:15:00Z">
        <w:r w:rsidR="003A0740">
          <w:rPr>
            <w:rFonts w:ascii="Garamond" w:hAnsi="Garamond"/>
            <w:color w:val="2E74B5" w:themeColor="accent5" w:themeShade="BF"/>
          </w:rPr>
          <w:t>sex differences in varia</w:t>
        </w:r>
      </w:ins>
      <w:ins w:id="264" w:author="Michael Jennions" w:date="2020-08-17T15:00:00Z">
        <w:r w:rsidR="0019599D">
          <w:rPr>
            <w:rFonts w:ascii="Garamond" w:hAnsi="Garamond"/>
            <w:color w:val="2E74B5" w:themeColor="accent5" w:themeShade="BF"/>
          </w:rPr>
          <w:t>tion</w:t>
        </w:r>
      </w:ins>
      <w:ins w:id="265" w:author="Michael Jennions" w:date="2020-08-05T00:15:00Z">
        <w:r w:rsidR="003A0740">
          <w:rPr>
            <w:rFonts w:ascii="Garamond" w:hAnsi="Garamond"/>
            <w:color w:val="2E74B5" w:themeColor="accent5" w:themeShade="BF"/>
          </w:rPr>
          <w:t>.</w:t>
        </w:r>
      </w:ins>
      <w:ins w:id="266" w:author="Michael Jennions" w:date="2020-08-05T00:14:00Z">
        <w:r w:rsidR="003A0740">
          <w:rPr>
            <w:rFonts w:ascii="Garamond" w:hAnsi="Garamond"/>
            <w:color w:val="2E74B5" w:themeColor="accent5" w:themeShade="BF"/>
          </w:rPr>
          <w:t xml:space="preserve"> </w:t>
        </w:r>
      </w:ins>
      <w:ins w:id="267" w:author="Michael Jennions" w:date="2020-08-11T15:39:00Z">
        <w:r w:rsidR="009839FF">
          <w:rPr>
            <w:rFonts w:ascii="Garamond" w:hAnsi="Garamond"/>
            <w:color w:val="2E74B5" w:themeColor="accent5" w:themeShade="BF"/>
          </w:rPr>
          <w:t xml:space="preserve">Given </w:t>
        </w:r>
      </w:ins>
      <w:ins w:id="268" w:author="Michael Jennions" w:date="2020-08-11T20:41:00Z">
        <w:r w:rsidR="00924EFF">
          <w:rPr>
            <w:rFonts w:ascii="Garamond" w:hAnsi="Garamond"/>
            <w:color w:val="2E74B5" w:themeColor="accent5" w:themeShade="BF"/>
          </w:rPr>
          <w:t>these</w:t>
        </w:r>
      </w:ins>
      <w:ins w:id="269" w:author="Michael Jennions" w:date="2020-08-11T15:39:00Z">
        <w:r w:rsidR="009839FF">
          <w:rPr>
            <w:rFonts w:ascii="Garamond" w:hAnsi="Garamond"/>
            <w:color w:val="2E74B5" w:themeColor="accent5" w:themeShade="BF"/>
          </w:rPr>
          <w:t xml:space="preserve"> findings w</w:t>
        </w:r>
      </w:ins>
      <w:del w:id="270" w:author="Michael Jennions" w:date="2020-08-04T23:31:00Z">
        <w:r w:rsidR="00D80008" w:rsidRPr="00ED19B0" w:rsidDel="00C319AA">
          <w:rPr>
            <w:rFonts w:ascii="Garamond" w:hAnsi="Garamond"/>
            <w:color w:val="2E74B5" w:themeColor="accent5" w:themeShade="BF"/>
            <w:rPrChange w:id="271" w:author="Michael Jennions" w:date="2020-08-04T23:16:00Z">
              <w:rPr>
                <w:rFonts w:ascii="Garamond" w:hAnsi="Garamond"/>
                <w:color w:val="FF0000"/>
              </w:rPr>
            </w:rPrChange>
          </w:rPr>
          <w:delText xml:space="preserve">Finally, SSD </w:delText>
        </w:r>
        <w:r w:rsidR="00B63FAA" w:rsidRPr="00ED19B0" w:rsidDel="00C319AA">
          <w:rPr>
            <w:rFonts w:ascii="Garamond" w:hAnsi="Garamond"/>
            <w:color w:val="2E74B5" w:themeColor="accent5" w:themeShade="BF"/>
            <w:rPrChange w:id="272" w:author="Michael Jennions" w:date="2020-08-04T23:16:00Z">
              <w:rPr>
                <w:rFonts w:ascii="Garamond" w:hAnsi="Garamond"/>
                <w:color w:val="FF0000"/>
              </w:rPr>
            </w:rPrChange>
          </w:rPr>
          <w:delText>had significant interactions</w:delText>
        </w:r>
        <w:r w:rsidR="00D80008" w:rsidRPr="00ED19B0" w:rsidDel="00C319AA">
          <w:rPr>
            <w:rFonts w:ascii="Garamond" w:hAnsi="Garamond"/>
            <w:color w:val="2E74B5" w:themeColor="accent5" w:themeShade="BF"/>
            <w:rPrChange w:id="273" w:author="Michael Jennions" w:date="2020-08-04T23:16:00Z">
              <w:rPr>
                <w:rFonts w:ascii="Garamond" w:hAnsi="Garamond"/>
                <w:color w:val="FF0000"/>
              </w:rPr>
            </w:rPrChange>
          </w:rPr>
          <w:delText xml:space="preserve"> only with </w:delText>
        </w:r>
        <w:r w:rsidR="001C2299" w:rsidRPr="00ED19B0" w:rsidDel="00C319AA">
          <w:rPr>
            <w:rFonts w:ascii="Garamond" w:hAnsi="Garamond"/>
            <w:color w:val="2E74B5" w:themeColor="accent5" w:themeShade="BF"/>
            <w:rPrChange w:id="274" w:author="Michael Jennions" w:date="2020-08-04T23:16:00Z">
              <w:rPr>
                <w:rFonts w:ascii="Garamond" w:hAnsi="Garamond"/>
                <w:color w:val="FF0000"/>
              </w:rPr>
            </w:rPrChange>
          </w:rPr>
          <w:delText xml:space="preserve">mean </w:delText>
        </w:r>
        <w:r w:rsidR="00971059" w:rsidRPr="00ED19B0" w:rsidDel="00C319AA">
          <w:rPr>
            <w:rFonts w:ascii="Garamond" w:hAnsi="Garamond"/>
            <w:color w:val="2E74B5" w:themeColor="accent5" w:themeShade="BF"/>
            <w:rPrChange w:id="275" w:author="Michael Jennions" w:date="2020-08-04T23:16:00Z">
              <w:rPr>
                <w:rFonts w:ascii="Garamond" w:hAnsi="Garamond"/>
                <w:color w:val="FF0000"/>
              </w:rPr>
            </w:rPrChange>
          </w:rPr>
          <w:delText xml:space="preserve">personality </w:delText>
        </w:r>
        <w:r w:rsidR="00591FB5" w:rsidRPr="00ED19B0" w:rsidDel="00C319AA">
          <w:rPr>
            <w:rFonts w:ascii="Garamond" w:hAnsi="Garamond"/>
            <w:color w:val="2E74B5" w:themeColor="accent5" w:themeShade="BF"/>
            <w:rPrChange w:id="276" w:author="Michael Jennions" w:date="2020-08-04T23:16:00Z">
              <w:rPr>
                <w:rFonts w:ascii="Garamond" w:hAnsi="Garamond"/>
                <w:color w:val="FF0000"/>
              </w:rPr>
            </w:rPrChange>
          </w:rPr>
          <w:delText>for</w:delText>
        </w:r>
        <w:r w:rsidR="00D80008" w:rsidRPr="00ED19B0" w:rsidDel="00C319AA">
          <w:rPr>
            <w:rFonts w:ascii="Garamond" w:hAnsi="Garamond"/>
            <w:color w:val="2E74B5" w:themeColor="accent5" w:themeShade="BF"/>
            <w:rPrChange w:id="277" w:author="Michael Jennions" w:date="2020-08-04T23:16:00Z">
              <w:rPr>
                <w:rFonts w:ascii="Garamond" w:hAnsi="Garamond"/>
                <w:color w:val="FF0000"/>
              </w:rPr>
            </w:rPrChange>
          </w:rPr>
          <w:delText xml:space="preserve"> mammals and invertebrates</w:delText>
        </w:r>
        <w:r w:rsidR="00591FB5" w:rsidRPr="00ED19B0" w:rsidDel="00C319AA">
          <w:rPr>
            <w:rFonts w:ascii="Garamond" w:hAnsi="Garamond"/>
            <w:color w:val="2E74B5" w:themeColor="accent5" w:themeShade="BF"/>
            <w:rPrChange w:id="278" w:author="Michael Jennions" w:date="2020-08-04T23:16:00Z">
              <w:rPr>
                <w:rFonts w:ascii="Garamond" w:hAnsi="Garamond"/>
                <w:color w:val="FF0000"/>
              </w:rPr>
            </w:rPrChange>
          </w:rPr>
          <w:delText>,</w:delText>
        </w:r>
        <w:r w:rsidR="00D80008" w:rsidRPr="00ED19B0" w:rsidDel="00C319AA">
          <w:rPr>
            <w:rFonts w:ascii="Garamond" w:hAnsi="Garamond"/>
            <w:color w:val="2E74B5" w:themeColor="accent5" w:themeShade="BF"/>
            <w:rPrChange w:id="279" w:author="Michael Jennions" w:date="2020-08-04T23:16:00Z">
              <w:rPr>
                <w:rFonts w:ascii="Garamond" w:hAnsi="Garamond"/>
                <w:color w:val="FF0000"/>
              </w:rPr>
            </w:rPrChange>
          </w:rPr>
          <w:delText xml:space="preserve"> which could reflect</w:delText>
        </w:r>
        <w:r w:rsidR="00971059" w:rsidRPr="00ED19B0" w:rsidDel="00C319AA">
          <w:rPr>
            <w:rFonts w:ascii="Garamond" w:hAnsi="Garamond"/>
            <w:color w:val="2E74B5" w:themeColor="accent5" w:themeShade="BF"/>
            <w:rPrChange w:id="280" w:author="Michael Jennions" w:date="2020-08-04T23:16:00Z">
              <w:rPr>
                <w:rFonts w:ascii="Garamond" w:hAnsi="Garamond"/>
                <w:color w:val="FF0000"/>
              </w:rPr>
            </w:rPrChange>
          </w:rPr>
          <w:delText xml:space="preserve"> </w:delText>
        </w:r>
        <w:r w:rsidR="004A16EA" w:rsidRPr="00ED19B0" w:rsidDel="00C319AA">
          <w:rPr>
            <w:rFonts w:ascii="Garamond" w:hAnsi="Garamond"/>
            <w:color w:val="2E74B5" w:themeColor="accent5" w:themeShade="BF"/>
            <w:rPrChange w:id="281" w:author="Michael Jennions" w:date="2020-08-04T23:16:00Z">
              <w:rPr>
                <w:rFonts w:ascii="Garamond" w:hAnsi="Garamond"/>
                <w:color w:val="FF0000"/>
              </w:rPr>
            </w:rPrChange>
          </w:rPr>
          <w:delText xml:space="preserve">sex </w:delText>
        </w:r>
        <w:r w:rsidR="00971059" w:rsidRPr="00ED19B0" w:rsidDel="00C319AA">
          <w:rPr>
            <w:rFonts w:ascii="Garamond" w:hAnsi="Garamond"/>
            <w:color w:val="2E74B5" w:themeColor="accent5" w:themeShade="BF"/>
            <w:rPrChange w:id="282" w:author="Michael Jennions" w:date="2020-08-04T23:16:00Z">
              <w:rPr>
                <w:rFonts w:ascii="Garamond" w:hAnsi="Garamond"/>
                <w:color w:val="FF0000"/>
              </w:rPr>
            </w:rPrChange>
          </w:rPr>
          <w:delText>differences in life-histories rather than sexual selectio</w:delText>
        </w:r>
        <w:r w:rsidR="00D80008" w:rsidRPr="00ED19B0" w:rsidDel="00C319AA">
          <w:rPr>
            <w:rFonts w:ascii="Garamond" w:hAnsi="Garamond"/>
            <w:color w:val="2E74B5" w:themeColor="accent5" w:themeShade="BF"/>
            <w:rPrChange w:id="283" w:author="Michael Jennions" w:date="2020-08-04T23:16:00Z">
              <w:rPr>
                <w:rFonts w:ascii="Garamond" w:hAnsi="Garamond"/>
                <w:color w:val="FF0000"/>
              </w:rPr>
            </w:rPrChange>
          </w:rPr>
          <w:delText>n</w:delText>
        </w:r>
        <w:r w:rsidR="00971059" w:rsidRPr="00ED19B0" w:rsidDel="00C319AA">
          <w:rPr>
            <w:rFonts w:ascii="Garamond" w:hAnsi="Garamond"/>
            <w:color w:val="2E74B5" w:themeColor="accent5" w:themeShade="BF"/>
            <w:rPrChange w:id="284" w:author="Michael Jennions" w:date="2020-08-04T23:16:00Z">
              <w:rPr>
                <w:rFonts w:ascii="Garamond" w:hAnsi="Garamond"/>
                <w:color w:val="FF0000"/>
              </w:rPr>
            </w:rPrChange>
          </w:rPr>
          <w:delText>.</w:delText>
        </w:r>
        <w:r w:rsidR="00FC1105" w:rsidRPr="00ED19B0" w:rsidDel="00C319AA">
          <w:rPr>
            <w:rFonts w:ascii="Garamond" w:hAnsi="Garamond"/>
            <w:color w:val="2E74B5" w:themeColor="accent5" w:themeShade="BF"/>
            <w:rPrChange w:id="285" w:author="Michael Jennions" w:date="2020-08-04T23:16:00Z">
              <w:rPr>
                <w:rFonts w:ascii="Garamond" w:hAnsi="Garamond"/>
                <w:color w:val="FF0000"/>
              </w:rPr>
            </w:rPrChange>
          </w:rPr>
          <w:delText xml:space="preserve"> </w:delText>
        </w:r>
      </w:del>
      <w:del w:id="286" w:author="Michael Jennions" w:date="2020-08-11T15:39:00Z">
        <w:r w:rsidR="00FC1105" w:rsidRPr="00ED19B0" w:rsidDel="009839FF">
          <w:rPr>
            <w:rFonts w:ascii="Garamond" w:hAnsi="Garamond"/>
            <w:color w:val="2E74B5" w:themeColor="accent5" w:themeShade="BF"/>
            <w:rPrChange w:id="287" w:author="Michael Jennions" w:date="2020-08-04T23:16:00Z">
              <w:rPr>
                <w:rFonts w:ascii="Garamond" w:hAnsi="Garamond"/>
                <w:color w:val="FF0000"/>
              </w:rPr>
            </w:rPrChange>
          </w:rPr>
          <w:delText>W</w:delText>
        </w:r>
      </w:del>
      <w:r w:rsidR="00FC1105" w:rsidRPr="00ED19B0">
        <w:rPr>
          <w:rFonts w:ascii="Garamond" w:hAnsi="Garamond"/>
          <w:color w:val="2E74B5" w:themeColor="accent5" w:themeShade="BF"/>
          <w:rPrChange w:id="288" w:author="Michael Jennions" w:date="2020-08-04T23:16:00Z">
            <w:rPr>
              <w:rFonts w:ascii="Garamond" w:hAnsi="Garamond"/>
              <w:color w:val="FF0000"/>
            </w:rPr>
          </w:rPrChange>
        </w:rPr>
        <w:t xml:space="preserve">e </w:t>
      </w:r>
      <w:ins w:id="289" w:author="Michael Jennions" w:date="2020-08-04T23:36:00Z">
        <w:r w:rsidR="00C319AA">
          <w:rPr>
            <w:rFonts w:ascii="Garamond" w:hAnsi="Garamond"/>
            <w:color w:val="2E74B5" w:themeColor="accent5" w:themeShade="BF"/>
          </w:rPr>
          <w:t>suggest</w:t>
        </w:r>
      </w:ins>
      <w:ins w:id="290" w:author="Michael Jennions" w:date="2020-08-04T23:31:00Z">
        <w:r w:rsidR="00C319AA">
          <w:rPr>
            <w:rFonts w:ascii="Garamond" w:hAnsi="Garamond"/>
            <w:color w:val="2E74B5" w:themeColor="accent5" w:themeShade="BF"/>
          </w:rPr>
          <w:t xml:space="preserve"> that </w:t>
        </w:r>
      </w:ins>
      <w:del w:id="291" w:author="Michael Jennions" w:date="2020-08-04T23:31:00Z">
        <w:r w:rsidR="00FC1105" w:rsidRPr="00ED19B0" w:rsidDel="00C319AA">
          <w:rPr>
            <w:rFonts w:ascii="Garamond" w:hAnsi="Garamond"/>
            <w:color w:val="2E74B5" w:themeColor="accent5" w:themeShade="BF"/>
            <w:rPrChange w:id="292" w:author="Michael Jennions" w:date="2020-08-04T23:16:00Z">
              <w:rPr>
                <w:rFonts w:ascii="Garamond" w:hAnsi="Garamond"/>
                <w:color w:val="FF0000"/>
              </w:rPr>
            </w:rPrChange>
          </w:rPr>
          <w:delText>suggest</w:delText>
        </w:r>
      </w:del>
      <w:ins w:id="293" w:author="Michael Jennions" w:date="2020-08-11T20:42:00Z">
        <w:r w:rsidR="000B629A">
          <w:rPr>
            <w:rFonts w:ascii="Garamond" w:hAnsi="Garamond"/>
            <w:color w:val="2E74B5" w:themeColor="accent5" w:themeShade="BF"/>
          </w:rPr>
          <w:t xml:space="preserve">caution is required before we </w:t>
        </w:r>
      </w:ins>
      <w:ins w:id="294" w:author="Michael Jennions" w:date="2020-08-04T23:31:00Z">
        <w:r w:rsidR="00C319AA">
          <w:rPr>
            <w:rFonts w:ascii="Garamond" w:hAnsi="Garamond"/>
            <w:color w:val="2E74B5" w:themeColor="accent5" w:themeShade="BF"/>
          </w:rPr>
          <w:t>attribut</w:t>
        </w:r>
      </w:ins>
      <w:ins w:id="295" w:author="Michael Jennions" w:date="2020-08-04T23:32:00Z">
        <w:r w:rsidR="00C319AA">
          <w:rPr>
            <w:rFonts w:ascii="Garamond" w:hAnsi="Garamond"/>
            <w:color w:val="2E74B5" w:themeColor="accent5" w:themeShade="BF"/>
          </w:rPr>
          <w:t xml:space="preserve">e </w:t>
        </w:r>
      </w:ins>
      <w:del w:id="296" w:author="Michael Jennions" w:date="2020-08-04T23:31:00Z">
        <w:r w:rsidR="00FC1105" w:rsidRPr="00ED19B0" w:rsidDel="00C319AA">
          <w:rPr>
            <w:rFonts w:ascii="Garamond" w:hAnsi="Garamond"/>
            <w:color w:val="2E74B5" w:themeColor="accent5" w:themeShade="BF"/>
            <w:rPrChange w:id="297" w:author="Michael Jennions" w:date="2020-08-04T23:16:00Z">
              <w:rPr>
                <w:rFonts w:ascii="Garamond" w:hAnsi="Garamond"/>
                <w:color w:val="FF0000"/>
              </w:rPr>
            </w:rPrChange>
          </w:rPr>
          <w:delText xml:space="preserve"> </w:delText>
        </w:r>
      </w:del>
      <w:del w:id="298" w:author="Michael Jennions" w:date="2020-08-04T23:32:00Z">
        <w:r w:rsidR="00FC1105" w:rsidRPr="00ED19B0" w:rsidDel="00C319AA">
          <w:rPr>
            <w:rFonts w:ascii="Garamond" w:hAnsi="Garamond"/>
            <w:color w:val="2E74B5" w:themeColor="accent5" w:themeShade="BF"/>
            <w:rPrChange w:id="299" w:author="Michael Jennions" w:date="2020-08-04T23:16:00Z">
              <w:rPr>
                <w:rFonts w:ascii="Garamond" w:hAnsi="Garamond"/>
                <w:color w:val="FF0000"/>
              </w:rPr>
            </w:rPrChange>
          </w:rPr>
          <w:delText xml:space="preserve">future studies </w:delText>
        </w:r>
        <w:r w:rsidR="00C153AF" w:rsidRPr="00ED19B0" w:rsidDel="00C319AA">
          <w:rPr>
            <w:rFonts w:ascii="Garamond" w:hAnsi="Garamond"/>
            <w:color w:val="2E74B5" w:themeColor="accent5" w:themeShade="BF"/>
            <w:rPrChange w:id="300" w:author="Michael Jennions" w:date="2020-08-04T23:16:00Z">
              <w:rPr>
                <w:rFonts w:ascii="Garamond" w:hAnsi="Garamond"/>
                <w:color w:val="FF0000"/>
              </w:rPr>
            </w:rPrChange>
          </w:rPr>
          <w:delText>take</w:delText>
        </w:r>
        <w:r w:rsidR="0043282C" w:rsidRPr="00ED19B0" w:rsidDel="00C319AA">
          <w:rPr>
            <w:rFonts w:ascii="Garamond" w:hAnsi="Garamond"/>
            <w:color w:val="2E74B5" w:themeColor="accent5" w:themeShade="BF"/>
            <w:rPrChange w:id="301" w:author="Michael Jennions" w:date="2020-08-04T23:16:00Z">
              <w:rPr>
                <w:rFonts w:ascii="Garamond" w:hAnsi="Garamond"/>
                <w:color w:val="FF0000"/>
              </w:rPr>
            </w:rPrChange>
          </w:rPr>
          <w:delText xml:space="preserve"> caution</w:delText>
        </w:r>
        <w:r w:rsidR="00FC1105" w:rsidRPr="00ED19B0" w:rsidDel="00C319AA">
          <w:rPr>
            <w:rFonts w:ascii="Garamond" w:hAnsi="Garamond"/>
            <w:color w:val="2E74B5" w:themeColor="accent5" w:themeShade="BF"/>
            <w:rPrChange w:id="302" w:author="Michael Jennions" w:date="2020-08-04T23:16:00Z">
              <w:rPr>
                <w:rFonts w:ascii="Garamond" w:hAnsi="Garamond"/>
                <w:color w:val="FF0000"/>
              </w:rPr>
            </w:rPrChange>
          </w:rPr>
          <w:delText xml:space="preserve"> when </w:delText>
        </w:r>
        <w:r w:rsidR="00607C49" w:rsidRPr="00ED19B0" w:rsidDel="00C319AA">
          <w:rPr>
            <w:rFonts w:ascii="Garamond" w:hAnsi="Garamond"/>
            <w:color w:val="2E74B5" w:themeColor="accent5" w:themeShade="BF"/>
            <w:rPrChange w:id="303" w:author="Michael Jennions" w:date="2020-08-04T23:16:00Z">
              <w:rPr>
                <w:rFonts w:ascii="Garamond" w:hAnsi="Garamond"/>
                <w:color w:val="FF0000"/>
              </w:rPr>
            </w:rPrChange>
          </w:rPr>
          <w:delText>discussing</w:delText>
        </w:r>
        <w:r w:rsidR="005F7710" w:rsidRPr="00ED19B0" w:rsidDel="00C319AA">
          <w:rPr>
            <w:rFonts w:ascii="Garamond" w:hAnsi="Garamond"/>
            <w:color w:val="2E74B5" w:themeColor="accent5" w:themeShade="BF"/>
            <w:rPrChange w:id="304"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305" w:author="Michael Jennions" w:date="2020-08-04T23:16:00Z">
            <w:rPr>
              <w:rFonts w:ascii="Garamond" w:hAnsi="Garamond"/>
              <w:color w:val="FF0000"/>
            </w:rPr>
          </w:rPrChange>
        </w:rPr>
        <w:t xml:space="preserve">greater </w:t>
      </w:r>
      <w:del w:id="306" w:author="Michael Jennions" w:date="2020-08-04T23:32:00Z">
        <w:r w:rsidR="00FC1105" w:rsidRPr="00ED19B0" w:rsidDel="00C319AA">
          <w:rPr>
            <w:rFonts w:ascii="Garamond" w:hAnsi="Garamond"/>
            <w:color w:val="2E74B5" w:themeColor="accent5" w:themeShade="BF"/>
            <w:rPrChange w:id="307" w:author="Michael Jennions" w:date="2020-08-04T23:16:00Z">
              <w:rPr>
                <w:rFonts w:ascii="Garamond" w:hAnsi="Garamond"/>
                <w:color w:val="FF0000"/>
              </w:rPr>
            </w:rPrChange>
          </w:rPr>
          <w:delText xml:space="preserve">male </w:delText>
        </w:r>
      </w:del>
      <w:r w:rsidR="00FC1105" w:rsidRPr="00ED19B0">
        <w:rPr>
          <w:rFonts w:ascii="Garamond" w:hAnsi="Garamond"/>
          <w:color w:val="2E74B5" w:themeColor="accent5" w:themeShade="BF"/>
          <w:rPrChange w:id="308" w:author="Michael Jennions" w:date="2020-08-04T23:16:00Z">
            <w:rPr>
              <w:rFonts w:ascii="Garamond" w:hAnsi="Garamond"/>
              <w:color w:val="FF0000"/>
            </w:rPr>
          </w:rPrChange>
        </w:rPr>
        <w:t>variability</w:t>
      </w:r>
      <w:ins w:id="309" w:author="Michael Jennions" w:date="2020-08-04T23:32:00Z">
        <w:r w:rsidR="00C319AA">
          <w:rPr>
            <w:rFonts w:ascii="Garamond" w:hAnsi="Garamond"/>
            <w:color w:val="2E74B5" w:themeColor="accent5" w:themeShade="BF"/>
          </w:rPr>
          <w:t xml:space="preserve"> in men’s </w:t>
        </w:r>
      </w:ins>
      <w:ins w:id="310" w:author="Michael Jennions" w:date="2020-08-11T20:42:00Z">
        <w:r w:rsidR="00924EFF">
          <w:rPr>
            <w:rFonts w:ascii="Garamond" w:hAnsi="Garamond"/>
            <w:color w:val="2E74B5" w:themeColor="accent5" w:themeShade="BF"/>
          </w:rPr>
          <w:t xml:space="preserve">than women’s </w:t>
        </w:r>
      </w:ins>
      <w:ins w:id="311" w:author="Michael Jennions" w:date="2020-08-04T23:32:00Z">
        <w:r w:rsidR="00C319AA">
          <w:rPr>
            <w:rFonts w:ascii="Garamond" w:hAnsi="Garamond"/>
            <w:color w:val="2E74B5" w:themeColor="accent5" w:themeShade="BF"/>
          </w:rPr>
          <w:t>personality to biology.</w:t>
        </w:r>
      </w:ins>
    </w:p>
    <w:p w14:paraId="408D6F95" w14:textId="5E80058F" w:rsidR="000C6F77" w:rsidRPr="00ED19B0" w:rsidDel="00C319AA" w:rsidRDefault="00C319AA" w:rsidP="00B66C35">
      <w:pPr>
        <w:rPr>
          <w:del w:id="312" w:author="Michael Jennions" w:date="2020-08-04T23:32:00Z"/>
          <w:rFonts w:ascii="Garamond" w:hAnsi="Garamond"/>
          <w:color w:val="2E74B5" w:themeColor="accent5" w:themeShade="BF"/>
          <w:rPrChange w:id="313" w:author="Michael Jennions" w:date="2020-08-04T23:16:00Z">
            <w:rPr>
              <w:del w:id="314" w:author="Michael Jennions" w:date="2020-08-04T23:32:00Z"/>
              <w:rFonts w:ascii="Garamond" w:hAnsi="Garamond"/>
              <w:color w:val="FF0000"/>
            </w:rPr>
          </w:rPrChange>
        </w:rPr>
      </w:pPr>
      <w:ins w:id="315" w:author="Michael Jennions" w:date="2020-08-04T23:32:00Z">
        <w:r>
          <w:rPr>
            <w:rFonts w:ascii="Garamond" w:hAnsi="Garamond"/>
            <w:color w:val="2E74B5" w:themeColor="accent5" w:themeShade="BF"/>
          </w:rPr>
          <w:t xml:space="preserve"> </w:t>
        </w:r>
      </w:ins>
      <w:r w:rsidR="00FC1105" w:rsidRPr="00ED19B0">
        <w:rPr>
          <w:rFonts w:ascii="Garamond" w:hAnsi="Garamond"/>
          <w:color w:val="2E74B5" w:themeColor="accent5" w:themeShade="BF"/>
          <w:rPrChange w:id="316" w:author="Michael Jennions" w:date="2020-08-04T23:16:00Z">
            <w:rPr>
              <w:rFonts w:ascii="Garamond" w:hAnsi="Garamond"/>
              <w:color w:val="FF0000"/>
            </w:rPr>
          </w:rPrChange>
        </w:rPr>
        <w:t xml:space="preserve"> </w:t>
      </w:r>
      <w:del w:id="317" w:author="Michael Jennions" w:date="2020-08-04T23:32:00Z">
        <w:r w:rsidR="004A16EA" w:rsidRPr="00ED19B0" w:rsidDel="00C319AA">
          <w:rPr>
            <w:rFonts w:ascii="Garamond" w:hAnsi="Garamond"/>
            <w:color w:val="2E74B5" w:themeColor="accent5" w:themeShade="BF"/>
            <w:rPrChange w:id="318" w:author="Michael Jennions" w:date="2020-08-04T23:16:00Z">
              <w:rPr>
                <w:rFonts w:ascii="Garamond" w:hAnsi="Garamond"/>
                <w:color w:val="FF0000"/>
              </w:rPr>
            </w:rPrChange>
          </w:rPr>
          <w:delText>for</w:delText>
        </w:r>
        <w:r w:rsidR="00370CA8" w:rsidRPr="00ED19B0" w:rsidDel="00C319AA">
          <w:rPr>
            <w:rFonts w:ascii="Garamond" w:hAnsi="Garamond"/>
            <w:color w:val="2E74B5" w:themeColor="accent5" w:themeShade="BF"/>
            <w:rPrChange w:id="319" w:author="Michael Jennions" w:date="2020-08-04T23:16:00Z">
              <w:rPr>
                <w:rFonts w:ascii="Garamond" w:hAnsi="Garamond"/>
                <w:color w:val="FF0000"/>
              </w:rPr>
            </w:rPrChange>
          </w:rPr>
          <w:delText xml:space="preserve"> </w:delText>
        </w:r>
        <w:r w:rsidR="00FC1105" w:rsidRPr="00ED19B0" w:rsidDel="00C319AA">
          <w:rPr>
            <w:rFonts w:ascii="Garamond" w:hAnsi="Garamond"/>
            <w:color w:val="2E74B5" w:themeColor="accent5" w:themeShade="BF"/>
            <w:rPrChange w:id="320" w:author="Michael Jennions" w:date="2020-08-04T23:16:00Z">
              <w:rPr>
                <w:rFonts w:ascii="Garamond" w:hAnsi="Garamond"/>
                <w:color w:val="FF0000"/>
              </w:rPr>
            </w:rPrChange>
          </w:rPr>
          <w:delText xml:space="preserve">shared traits. </w:delText>
        </w:r>
        <w:r w:rsidR="00971059" w:rsidRPr="00ED19B0" w:rsidDel="00C319AA">
          <w:rPr>
            <w:rFonts w:ascii="Garamond" w:hAnsi="Garamond"/>
            <w:color w:val="2E74B5" w:themeColor="accent5" w:themeShade="BF"/>
            <w:rPrChange w:id="321" w:author="Michael Jennions" w:date="2020-08-04T23:16:00Z">
              <w:rPr>
                <w:rFonts w:ascii="Garamond" w:hAnsi="Garamond"/>
                <w:color w:val="FF0000"/>
              </w:rPr>
            </w:rPrChange>
          </w:rPr>
          <w:delText xml:space="preserve"> </w:delText>
        </w:r>
        <w:r w:rsidR="00656EC3" w:rsidRPr="00ED19B0" w:rsidDel="00C319AA">
          <w:rPr>
            <w:rFonts w:ascii="Garamond" w:hAnsi="Garamond"/>
            <w:color w:val="2E74B5" w:themeColor="accent5" w:themeShade="BF"/>
            <w:rPrChange w:id="322" w:author="Michael Jennions" w:date="2020-08-04T23:16:00Z">
              <w:rPr>
                <w:rFonts w:ascii="Garamond" w:hAnsi="Garamond"/>
                <w:color w:val="FF0000"/>
              </w:rPr>
            </w:rPrChange>
          </w:rPr>
          <w:delText xml:space="preserve"> </w:delText>
        </w:r>
        <w:r w:rsidR="00E16CA7" w:rsidRPr="00ED19B0" w:rsidDel="00C319AA">
          <w:rPr>
            <w:rFonts w:ascii="Garamond" w:hAnsi="Garamond"/>
            <w:color w:val="2E74B5" w:themeColor="accent5" w:themeShade="BF"/>
            <w:rPrChange w:id="323" w:author="Michael Jennions" w:date="2020-08-04T23:16:00Z">
              <w:rPr>
                <w:rFonts w:ascii="Garamond" w:hAnsi="Garamond"/>
                <w:color w:val="FF0000"/>
              </w:rPr>
            </w:rPrChange>
          </w:rPr>
          <w:delText xml:space="preserve">  </w:delText>
        </w:r>
        <w:r w:rsidR="00971059" w:rsidRPr="00ED19B0" w:rsidDel="00C319AA">
          <w:rPr>
            <w:rFonts w:ascii="Garamond" w:hAnsi="Garamond"/>
            <w:color w:val="2E74B5" w:themeColor="accent5" w:themeShade="BF"/>
            <w:rPrChange w:id="324" w:author="Michael Jennions" w:date="2020-08-04T23:16:00Z">
              <w:rPr>
                <w:rFonts w:ascii="Garamond" w:hAnsi="Garamond"/>
                <w:color w:val="FF0000"/>
              </w:rPr>
            </w:rPrChange>
          </w:rPr>
          <w:delText xml:space="preserve"> </w:delText>
        </w:r>
      </w:del>
    </w:p>
    <w:p w14:paraId="56FADBDD" w14:textId="77777777" w:rsidR="003B6C41" w:rsidRPr="00ED19B0" w:rsidRDefault="003B6C41" w:rsidP="000C6F77">
      <w:pPr>
        <w:rPr>
          <w:rFonts w:ascii="Garamond" w:hAnsi="Garamond"/>
          <w:b/>
          <w:color w:val="2E74B5" w:themeColor="accent5" w:themeShade="BF"/>
          <w:rPrChange w:id="325" w:author="Michael Jennions" w:date="2020-08-04T23:16:00Z">
            <w:rPr>
              <w:rFonts w:ascii="Garamond" w:hAnsi="Garamond"/>
              <w:b/>
              <w:color w:val="FF0000"/>
            </w:rPr>
          </w:rPrChange>
        </w:rPr>
      </w:pPr>
    </w:p>
    <w:p w14:paraId="24E6FAC6" w14:textId="4827F922" w:rsidR="000C6F77" w:rsidRPr="003F7DA2" w:rsidRDefault="000C6F77" w:rsidP="000C6F77">
      <w:pPr>
        <w:rPr>
          <w:rFonts w:ascii="Garamond" w:hAnsi="Garamond"/>
          <w:b/>
          <w:color w:val="0070C0"/>
          <w:rPrChange w:id="326" w:author="Michael Jennions" w:date="2020-08-09T21:03:00Z">
            <w:rPr>
              <w:rFonts w:ascii="Garamond" w:hAnsi="Garamond"/>
              <w:b/>
              <w:color w:val="FF0000"/>
            </w:rPr>
          </w:rPrChange>
        </w:rPr>
      </w:pPr>
      <w:r w:rsidRPr="003F7DA2">
        <w:rPr>
          <w:rFonts w:ascii="Garamond" w:hAnsi="Garamond"/>
          <w:b/>
          <w:color w:val="0070C0"/>
          <w:rPrChange w:id="327" w:author="Michael Jennions" w:date="2020-08-09T21:03:00Z">
            <w:rPr>
              <w:rFonts w:ascii="Garamond" w:hAnsi="Garamond"/>
              <w:b/>
              <w:color w:val="FF0000"/>
            </w:rPr>
          </w:rPrChange>
        </w:rPr>
        <w:t>Introduction</w:t>
      </w:r>
    </w:p>
    <w:p w14:paraId="574EFBE6" w14:textId="496B2B29" w:rsidR="000C6F77" w:rsidRPr="00814634" w:rsidDel="007A2CB3" w:rsidRDefault="000C6F77" w:rsidP="000C6F77">
      <w:pPr>
        <w:rPr>
          <w:del w:id="328" w:author="Michael Jennions" w:date="2020-08-05T00:24:00Z"/>
          <w:rFonts w:ascii="Garamond" w:hAnsi="Garamond"/>
          <w:i/>
          <w:color w:val="FF0000"/>
        </w:rPr>
      </w:pPr>
    </w:p>
    <w:p w14:paraId="20BF7BC9" w14:textId="6B982E40" w:rsidR="00F2094A" w:rsidRDefault="00370960" w:rsidP="000C6F77">
      <w:pPr>
        <w:rPr>
          <w:ins w:id="329" w:author="Michael Jennions" w:date="2020-08-05T00:17:00Z"/>
          <w:rFonts w:ascii="Garamond" w:hAnsi="Garamond"/>
          <w:i/>
          <w:color w:val="FF0000"/>
        </w:rPr>
      </w:pPr>
      <w:del w:id="330" w:author="Michael Jennions" w:date="2020-08-05T00:24:00Z">
        <w:r w:rsidRPr="00814634" w:rsidDel="007A2CB3">
          <w:rPr>
            <w:rFonts w:ascii="Garamond" w:hAnsi="Garamond"/>
            <w:i/>
            <w:color w:val="FF0000"/>
          </w:rPr>
          <w:delText>These first two paragraphs just won’t work no matter what I try to write  – help!</w:delText>
        </w:r>
      </w:del>
    </w:p>
    <w:p w14:paraId="025335AD" w14:textId="53EE0705" w:rsidR="00F2094A" w:rsidRPr="005B29D7" w:rsidDel="00F2094A" w:rsidRDefault="00F2094A">
      <w:pPr>
        <w:rPr>
          <w:del w:id="331" w:author="Michael Jennions" w:date="2020-08-05T00:17:00Z"/>
          <w:rFonts w:ascii="Garamond" w:hAnsi="Garamond"/>
          <w:color w:val="2E74B5" w:themeColor="accent5" w:themeShade="BF"/>
          <w:rPrChange w:id="332" w:author="Michael Jennions" w:date="2020-08-05T00:36:00Z">
            <w:rPr>
              <w:del w:id="333" w:author="Michael Jennions" w:date="2020-08-05T00:17:00Z"/>
              <w:rFonts w:ascii="Garamond" w:hAnsi="Garamond"/>
              <w:i/>
              <w:color w:val="FF0000"/>
            </w:rPr>
          </w:rPrChange>
        </w:rPr>
      </w:pPr>
      <w:ins w:id="334" w:author="Michael Jennions" w:date="2020-08-05T00:18:00Z">
        <w:r w:rsidRPr="005B29D7">
          <w:rPr>
            <w:rFonts w:ascii="Garamond" w:hAnsi="Garamond"/>
            <w:color w:val="2E74B5" w:themeColor="accent5" w:themeShade="BF"/>
            <w:rPrChange w:id="335" w:author="Michael Jennions" w:date="2020-08-05T00:36:00Z">
              <w:rPr>
                <w:rFonts w:ascii="Garamond" w:hAnsi="Garamond"/>
                <w:color w:val="FF0000"/>
              </w:rPr>
            </w:rPrChange>
          </w:rPr>
          <w:t xml:space="preserve">There have been </w:t>
        </w:r>
      </w:ins>
      <w:ins w:id="336" w:author="Michael Jennions" w:date="2020-08-05T01:00:00Z">
        <w:r w:rsidR="0068698A">
          <w:rPr>
            <w:rFonts w:ascii="Garamond" w:hAnsi="Garamond"/>
            <w:color w:val="2E74B5" w:themeColor="accent5" w:themeShade="BF"/>
          </w:rPr>
          <w:t>numerous</w:t>
        </w:r>
      </w:ins>
      <w:ins w:id="337" w:author="Michael Jennions" w:date="2020-08-05T00:18:00Z">
        <w:r w:rsidRPr="005B29D7">
          <w:rPr>
            <w:rFonts w:ascii="Garamond" w:hAnsi="Garamond"/>
            <w:color w:val="2E74B5" w:themeColor="accent5" w:themeShade="BF"/>
            <w:rPrChange w:id="338" w:author="Michael Jennions" w:date="2020-08-05T00:36:00Z">
              <w:rPr>
                <w:rFonts w:ascii="Garamond" w:hAnsi="Garamond"/>
                <w:color w:val="FF0000"/>
              </w:rPr>
            </w:rPrChange>
          </w:rPr>
          <w:t xml:space="preserve"> studies </w:t>
        </w:r>
      </w:ins>
      <w:ins w:id="339" w:author="Michael Jennions" w:date="2020-08-05T00:29:00Z">
        <w:r w:rsidR="003B4F11" w:rsidRPr="005B29D7">
          <w:rPr>
            <w:rFonts w:ascii="Garamond" w:hAnsi="Garamond"/>
            <w:color w:val="2E74B5" w:themeColor="accent5" w:themeShade="BF"/>
            <w:rPrChange w:id="340" w:author="Michael Jennions" w:date="2020-08-05T00:36:00Z">
              <w:rPr>
                <w:rFonts w:ascii="Garamond" w:hAnsi="Garamond"/>
                <w:color w:val="FF0000"/>
              </w:rPr>
            </w:rPrChange>
          </w:rPr>
          <w:t>quantifying</w:t>
        </w:r>
      </w:ins>
      <w:ins w:id="341" w:author="Michael Jennions" w:date="2020-08-05T00:18:00Z">
        <w:r w:rsidRPr="005B29D7">
          <w:rPr>
            <w:rFonts w:ascii="Garamond" w:hAnsi="Garamond"/>
            <w:color w:val="2E74B5" w:themeColor="accent5" w:themeShade="BF"/>
            <w:rPrChange w:id="342" w:author="Michael Jennions" w:date="2020-08-05T00:36:00Z">
              <w:rPr>
                <w:rFonts w:ascii="Garamond" w:hAnsi="Garamond"/>
                <w:color w:val="FF0000"/>
              </w:rPr>
            </w:rPrChange>
          </w:rPr>
          <w:t xml:space="preserve"> </w:t>
        </w:r>
      </w:ins>
      <w:ins w:id="343" w:author="Michael Jennions" w:date="2020-08-05T00:28:00Z">
        <w:r w:rsidR="003B4F11" w:rsidRPr="005B29D7">
          <w:rPr>
            <w:rFonts w:ascii="Garamond" w:hAnsi="Garamond"/>
            <w:color w:val="2E74B5" w:themeColor="accent5" w:themeShade="BF"/>
            <w:rPrChange w:id="344" w:author="Michael Jennions" w:date="2020-08-05T00:36:00Z">
              <w:rPr>
                <w:rFonts w:ascii="Garamond" w:hAnsi="Garamond"/>
                <w:color w:val="FF0000"/>
              </w:rPr>
            </w:rPrChange>
          </w:rPr>
          <w:t xml:space="preserve">the </w:t>
        </w:r>
      </w:ins>
      <w:ins w:id="345" w:author="Michael Jennions" w:date="2020-08-05T00:24:00Z">
        <w:r w:rsidR="003B4F11" w:rsidRPr="005B29D7">
          <w:rPr>
            <w:rFonts w:ascii="Garamond" w:hAnsi="Garamond"/>
            <w:color w:val="2E74B5" w:themeColor="accent5" w:themeShade="BF"/>
            <w:rPrChange w:id="346" w:author="Michael Jennions" w:date="2020-08-05T00:36:00Z">
              <w:rPr>
                <w:rFonts w:ascii="Garamond" w:hAnsi="Garamond"/>
                <w:color w:val="FF0000"/>
              </w:rPr>
            </w:rPrChange>
          </w:rPr>
          <w:t xml:space="preserve">average </w:t>
        </w:r>
      </w:ins>
      <w:ins w:id="347" w:author="Michael Jennions" w:date="2020-08-05T00:18:00Z">
        <w:r w:rsidRPr="005B29D7">
          <w:rPr>
            <w:rFonts w:ascii="Garamond" w:hAnsi="Garamond"/>
            <w:color w:val="2E74B5" w:themeColor="accent5" w:themeShade="BF"/>
            <w:rPrChange w:id="348" w:author="Michael Jennions" w:date="2020-08-05T00:36:00Z">
              <w:rPr>
                <w:rFonts w:ascii="Garamond" w:hAnsi="Garamond"/>
                <w:color w:val="FF0000"/>
              </w:rPr>
            </w:rPrChange>
          </w:rPr>
          <w:t>differences between men and women in their morphology</w:t>
        </w:r>
      </w:ins>
      <w:ins w:id="349" w:author="Michael Jennions" w:date="2020-08-05T00:20:00Z">
        <w:r w:rsidRPr="005B29D7">
          <w:rPr>
            <w:rFonts w:ascii="Garamond" w:hAnsi="Garamond"/>
            <w:color w:val="2E74B5" w:themeColor="accent5" w:themeShade="BF"/>
            <w:rPrChange w:id="350" w:author="Michael Jennions" w:date="2020-08-05T00:36:00Z">
              <w:rPr>
                <w:rFonts w:ascii="Garamond" w:hAnsi="Garamond"/>
                <w:color w:val="FF0000"/>
              </w:rPr>
            </w:rPrChange>
          </w:rPr>
          <w:t xml:space="preserve"> and </w:t>
        </w:r>
      </w:ins>
      <w:commentRangeStart w:id="351"/>
      <w:ins w:id="352" w:author="Michael Jennions" w:date="2020-08-05T00:18:00Z">
        <w:r w:rsidRPr="005B29D7">
          <w:rPr>
            <w:rFonts w:ascii="Garamond" w:hAnsi="Garamond"/>
            <w:color w:val="2E74B5" w:themeColor="accent5" w:themeShade="BF"/>
            <w:rPrChange w:id="353" w:author="Michael Jennions" w:date="2020-08-05T00:36:00Z">
              <w:rPr>
                <w:rFonts w:ascii="Garamond" w:hAnsi="Garamond"/>
                <w:color w:val="FF0000"/>
              </w:rPr>
            </w:rPrChange>
          </w:rPr>
          <w:t>physiolog</w:t>
        </w:r>
      </w:ins>
      <w:ins w:id="354" w:author="Michael Jennions" w:date="2020-08-05T00:20:00Z">
        <w:r w:rsidRPr="005B29D7">
          <w:rPr>
            <w:rFonts w:ascii="Garamond" w:hAnsi="Garamond"/>
            <w:color w:val="2E74B5" w:themeColor="accent5" w:themeShade="BF"/>
            <w:rPrChange w:id="355" w:author="Michael Jennions" w:date="2020-08-05T00:36:00Z">
              <w:rPr>
                <w:rFonts w:ascii="Garamond" w:hAnsi="Garamond"/>
                <w:color w:val="FF0000"/>
              </w:rPr>
            </w:rPrChange>
          </w:rPr>
          <w:t>y</w:t>
        </w:r>
      </w:ins>
      <w:commentRangeEnd w:id="351"/>
      <w:ins w:id="356" w:author="Michael Jennions" w:date="2020-08-05T00:30:00Z">
        <w:r w:rsidR="003B4F11" w:rsidRPr="005B29D7">
          <w:rPr>
            <w:rStyle w:val="CommentReference"/>
            <w:color w:val="2E74B5" w:themeColor="accent5" w:themeShade="BF"/>
            <w:rPrChange w:id="357" w:author="Michael Jennions" w:date="2020-08-05T00:36:00Z">
              <w:rPr>
                <w:rStyle w:val="CommentReference"/>
              </w:rPr>
            </w:rPrChange>
          </w:rPr>
          <w:commentReference w:id="351"/>
        </w:r>
      </w:ins>
      <w:ins w:id="358" w:author="Michael Jennions" w:date="2020-08-05T00:20:00Z">
        <w:r w:rsidRPr="005B29D7">
          <w:rPr>
            <w:rFonts w:ascii="Garamond" w:hAnsi="Garamond"/>
            <w:color w:val="2E74B5" w:themeColor="accent5" w:themeShade="BF"/>
            <w:rPrChange w:id="359" w:author="Michael Jennions" w:date="2020-08-05T00:36:00Z">
              <w:rPr>
                <w:rFonts w:ascii="Garamond" w:hAnsi="Garamond"/>
                <w:color w:val="FF0000"/>
              </w:rPr>
            </w:rPrChange>
          </w:rPr>
          <w:t xml:space="preserve">. In addition, and </w:t>
        </w:r>
      </w:ins>
      <w:ins w:id="360" w:author="Michael Jennions" w:date="2020-08-11T20:43:00Z">
        <w:r w:rsidR="000B629A">
          <w:rPr>
            <w:rFonts w:ascii="Garamond" w:hAnsi="Garamond"/>
            <w:color w:val="2E74B5" w:themeColor="accent5" w:themeShade="BF"/>
          </w:rPr>
          <w:t>sometimes</w:t>
        </w:r>
      </w:ins>
      <w:ins w:id="361" w:author="Michael Jennions" w:date="2020-08-05T00:21:00Z">
        <w:r w:rsidRPr="005B29D7">
          <w:rPr>
            <w:rFonts w:ascii="Garamond" w:hAnsi="Garamond"/>
            <w:color w:val="2E74B5" w:themeColor="accent5" w:themeShade="BF"/>
            <w:rPrChange w:id="362" w:author="Michael Jennions" w:date="2020-08-05T00:36:00Z">
              <w:rPr>
                <w:rFonts w:ascii="Garamond" w:hAnsi="Garamond"/>
                <w:color w:val="FF0000"/>
              </w:rPr>
            </w:rPrChange>
          </w:rPr>
          <w:t xml:space="preserve"> controversially, many studies have tested for sex differences in behaviour and the underlying </w:t>
        </w:r>
      </w:ins>
      <w:ins w:id="363" w:author="Michael Jennions" w:date="2020-08-05T00:19:00Z">
        <w:r w:rsidRPr="005B29D7">
          <w:rPr>
            <w:rFonts w:ascii="Garamond" w:hAnsi="Garamond"/>
            <w:color w:val="2E74B5" w:themeColor="accent5" w:themeShade="BF"/>
            <w:rPrChange w:id="364" w:author="Michael Jennions" w:date="2020-08-05T00:36:00Z">
              <w:rPr>
                <w:rFonts w:ascii="Garamond" w:hAnsi="Garamond"/>
                <w:color w:val="FF0000"/>
              </w:rPr>
            </w:rPrChange>
          </w:rPr>
          <w:t xml:space="preserve">cognitive abilities, intelligence and </w:t>
        </w:r>
      </w:ins>
      <w:ins w:id="365" w:author="Michael Jennions" w:date="2020-08-05T00:21:00Z">
        <w:r w:rsidRPr="005B29D7">
          <w:rPr>
            <w:rFonts w:ascii="Garamond" w:hAnsi="Garamond"/>
            <w:color w:val="2E74B5" w:themeColor="accent5" w:themeShade="BF"/>
            <w:rPrChange w:id="366" w:author="Michael Jennions" w:date="2020-08-05T00:36:00Z">
              <w:rPr>
                <w:rFonts w:ascii="Garamond" w:hAnsi="Garamond"/>
                <w:color w:val="FF0000"/>
              </w:rPr>
            </w:rPrChange>
          </w:rPr>
          <w:t xml:space="preserve">personalities </w:t>
        </w:r>
      </w:ins>
      <w:ins w:id="367" w:author="Michael Jennions" w:date="2020-08-05T00:22:00Z">
        <w:r w:rsidRPr="005B29D7">
          <w:rPr>
            <w:rFonts w:ascii="Garamond" w:hAnsi="Garamond"/>
            <w:color w:val="2E74B5" w:themeColor="accent5" w:themeShade="BF"/>
            <w:rPrChange w:id="368" w:author="Michael Jennions" w:date="2020-08-05T00:36:00Z">
              <w:rPr>
                <w:rFonts w:ascii="Garamond" w:hAnsi="Garamond"/>
                <w:color w:val="FF0000"/>
              </w:rPr>
            </w:rPrChange>
          </w:rPr>
          <w:t xml:space="preserve">of men and women. </w:t>
        </w:r>
      </w:ins>
      <w:ins w:id="369" w:author="Michael Jennions" w:date="2020-08-05T00:33:00Z">
        <w:r w:rsidR="003B4F11" w:rsidRPr="005B29D7">
          <w:rPr>
            <w:rFonts w:ascii="Garamond" w:hAnsi="Garamond"/>
            <w:color w:val="2E74B5" w:themeColor="accent5" w:themeShade="BF"/>
            <w:rPrChange w:id="370" w:author="Michael Jennions" w:date="2020-08-05T00:36:00Z">
              <w:rPr>
                <w:rFonts w:ascii="Garamond" w:hAnsi="Garamond"/>
                <w:color w:val="FF0000"/>
              </w:rPr>
            </w:rPrChange>
          </w:rPr>
          <w:t xml:space="preserve">In contrast, </w:t>
        </w:r>
      </w:ins>
      <w:ins w:id="371" w:author="Michael Jennions" w:date="2020-08-05T00:34:00Z">
        <w:r w:rsidR="005B29D7" w:rsidRPr="005B29D7">
          <w:rPr>
            <w:rFonts w:ascii="Garamond" w:hAnsi="Garamond"/>
            <w:color w:val="2E74B5" w:themeColor="accent5" w:themeShade="BF"/>
            <w:rPrChange w:id="372" w:author="Michael Jennions" w:date="2020-08-05T00:36:00Z">
              <w:rPr>
                <w:rFonts w:ascii="Garamond" w:hAnsi="Garamond"/>
                <w:color w:val="FF0000"/>
              </w:rPr>
            </w:rPrChange>
          </w:rPr>
          <w:t>far less</w:t>
        </w:r>
      </w:ins>
      <w:ins w:id="373" w:author="Michael Jennions" w:date="2020-08-05T00:33:00Z">
        <w:r w:rsidR="003B4F11" w:rsidRPr="005B29D7">
          <w:rPr>
            <w:rFonts w:ascii="Garamond" w:hAnsi="Garamond"/>
            <w:color w:val="2E74B5" w:themeColor="accent5" w:themeShade="BF"/>
            <w:rPrChange w:id="374" w:author="Michael Jennions" w:date="2020-08-05T00:36:00Z">
              <w:rPr>
                <w:rFonts w:ascii="Garamond" w:hAnsi="Garamond"/>
                <w:color w:val="FF0000"/>
              </w:rPr>
            </w:rPrChange>
          </w:rPr>
          <w:t xml:space="preserve"> </w:t>
        </w:r>
      </w:ins>
      <w:ins w:id="375" w:author="Michael Jennions" w:date="2020-08-05T00:22:00Z">
        <w:r w:rsidRPr="005B29D7">
          <w:rPr>
            <w:rFonts w:ascii="Garamond" w:hAnsi="Garamond"/>
            <w:color w:val="2E74B5" w:themeColor="accent5" w:themeShade="BF"/>
            <w:rPrChange w:id="376" w:author="Michael Jennions" w:date="2020-08-05T00:36:00Z">
              <w:rPr>
                <w:rFonts w:ascii="Garamond" w:hAnsi="Garamond"/>
                <w:color w:val="FF0000"/>
              </w:rPr>
            </w:rPrChange>
          </w:rPr>
          <w:t xml:space="preserve">attention </w:t>
        </w:r>
      </w:ins>
      <w:ins w:id="377" w:author="Michael Jennions" w:date="2020-08-05T01:00:00Z">
        <w:r w:rsidR="0068698A">
          <w:rPr>
            <w:rFonts w:ascii="Garamond" w:hAnsi="Garamond"/>
            <w:color w:val="2E74B5" w:themeColor="accent5" w:themeShade="BF"/>
          </w:rPr>
          <w:t>is</w:t>
        </w:r>
      </w:ins>
      <w:ins w:id="378" w:author="Michael Jennions" w:date="2020-08-05T00:22:00Z">
        <w:r w:rsidRPr="005B29D7">
          <w:rPr>
            <w:rFonts w:ascii="Garamond" w:hAnsi="Garamond"/>
            <w:color w:val="2E74B5" w:themeColor="accent5" w:themeShade="BF"/>
            <w:rPrChange w:id="379" w:author="Michael Jennions" w:date="2020-08-05T00:36:00Z">
              <w:rPr>
                <w:rFonts w:ascii="Garamond" w:hAnsi="Garamond"/>
                <w:color w:val="FF0000"/>
              </w:rPr>
            </w:rPrChange>
          </w:rPr>
          <w:t xml:space="preserve"> given to documenting </w:t>
        </w:r>
      </w:ins>
      <w:ins w:id="380" w:author="Michael Jennions" w:date="2020-08-05T00:40:00Z">
        <w:r w:rsidR="00B86258">
          <w:rPr>
            <w:rFonts w:ascii="Garamond" w:hAnsi="Garamond"/>
            <w:color w:val="2E74B5" w:themeColor="accent5" w:themeShade="BF"/>
          </w:rPr>
          <w:t xml:space="preserve">sex </w:t>
        </w:r>
      </w:ins>
      <w:ins w:id="381" w:author="Michael Jennions" w:date="2020-08-05T00:22:00Z">
        <w:r w:rsidRPr="005B29D7">
          <w:rPr>
            <w:rFonts w:ascii="Garamond" w:hAnsi="Garamond"/>
            <w:color w:val="2E74B5" w:themeColor="accent5" w:themeShade="BF"/>
            <w:rPrChange w:id="382" w:author="Michael Jennions" w:date="2020-08-05T00:36:00Z">
              <w:rPr>
                <w:rFonts w:ascii="Garamond" w:hAnsi="Garamond"/>
                <w:color w:val="FF0000"/>
              </w:rPr>
            </w:rPrChange>
          </w:rPr>
          <w:t xml:space="preserve">differences in </w:t>
        </w:r>
      </w:ins>
      <w:ins w:id="383" w:author="Michael Jennions" w:date="2020-08-11T20:43:00Z">
        <w:r w:rsidR="000B629A">
          <w:rPr>
            <w:rFonts w:ascii="Garamond" w:hAnsi="Garamond"/>
            <w:color w:val="2E74B5" w:themeColor="accent5" w:themeShade="BF"/>
          </w:rPr>
          <w:t xml:space="preserve">the </w:t>
        </w:r>
      </w:ins>
      <w:ins w:id="384" w:author="Michael Jennions" w:date="2020-08-11T20:44:00Z">
        <w:r w:rsidR="000B629A">
          <w:rPr>
            <w:rFonts w:ascii="Garamond" w:hAnsi="Garamond"/>
            <w:color w:val="2E74B5" w:themeColor="accent5" w:themeShade="BF"/>
          </w:rPr>
          <w:t>level</w:t>
        </w:r>
      </w:ins>
      <w:ins w:id="385" w:author="Michael Jennions" w:date="2020-08-11T20:43:00Z">
        <w:r w:rsidR="000B629A">
          <w:rPr>
            <w:rFonts w:ascii="Garamond" w:hAnsi="Garamond"/>
            <w:color w:val="2E74B5" w:themeColor="accent5" w:themeShade="BF"/>
          </w:rPr>
          <w:t xml:space="preserve"> of </w:t>
        </w:r>
      </w:ins>
      <w:ins w:id="386" w:author="Michael Jennions" w:date="2020-08-05T00:22:00Z">
        <w:r w:rsidRPr="005B29D7">
          <w:rPr>
            <w:rFonts w:ascii="Garamond" w:hAnsi="Garamond"/>
            <w:color w:val="2E74B5" w:themeColor="accent5" w:themeShade="BF"/>
            <w:rPrChange w:id="387" w:author="Michael Jennions" w:date="2020-08-05T00:36:00Z">
              <w:rPr>
                <w:rFonts w:ascii="Garamond" w:hAnsi="Garamond"/>
                <w:color w:val="FF0000"/>
              </w:rPr>
            </w:rPrChange>
          </w:rPr>
          <w:t xml:space="preserve">variability </w:t>
        </w:r>
      </w:ins>
      <w:ins w:id="388" w:author="Michael Jennions" w:date="2020-08-05T00:33:00Z">
        <w:r w:rsidR="003B4F11" w:rsidRPr="005B29D7">
          <w:rPr>
            <w:rFonts w:ascii="Garamond" w:hAnsi="Garamond"/>
            <w:color w:val="2E74B5" w:themeColor="accent5" w:themeShade="BF"/>
            <w:rPrChange w:id="389" w:author="Michael Jennions" w:date="2020-08-05T00:36:00Z">
              <w:rPr>
                <w:rFonts w:ascii="Garamond" w:hAnsi="Garamond"/>
                <w:color w:val="FF0000"/>
              </w:rPr>
            </w:rPrChange>
          </w:rPr>
          <w:t xml:space="preserve">among individuals </w:t>
        </w:r>
      </w:ins>
      <w:ins w:id="390" w:author="Michael Jennions" w:date="2020-08-05T00:34:00Z">
        <w:r w:rsidR="005B29D7" w:rsidRPr="005B29D7">
          <w:rPr>
            <w:rFonts w:ascii="Garamond" w:hAnsi="Garamond"/>
            <w:color w:val="2E74B5" w:themeColor="accent5" w:themeShade="BF"/>
            <w:rPrChange w:id="391" w:author="Michael Jennions" w:date="2020-08-05T00:36:00Z">
              <w:rPr>
                <w:rFonts w:ascii="Garamond" w:hAnsi="Garamond"/>
                <w:color w:val="FF0000"/>
              </w:rPr>
            </w:rPrChange>
          </w:rPr>
          <w:t xml:space="preserve">in their </w:t>
        </w:r>
      </w:ins>
      <w:ins w:id="392" w:author="Michael Jennions" w:date="2020-08-05T00:28:00Z">
        <w:r w:rsidR="003B4F11" w:rsidRPr="005B29D7">
          <w:rPr>
            <w:rFonts w:ascii="Garamond" w:hAnsi="Garamond"/>
            <w:color w:val="2E74B5" w:themeColor="accent5" w:themeShade="BF"/>
            <w:rPrChange w:id="393" w:author="Michael Jennions" w:date="2020-08-05T00:36:00Z">
              <w:rPr>
                <w:rFonts w:ascii="Garamond" w:hAnsi="Garamond"/>
                <w:color w:val="FF0000"/>
              </w:rPr>
            </w:rPrChange>
          </w:rPr>
          <w:t xml:space="preserve">morphological and physiological </w:t>
        </w:r>
      </w:ins>
      <w:ins w:id="394" w:author="Michael Jennions" w:date="2020-08-05T00:22:00Z">
        <w:r w:rsidRPr="005B29D7">
          <w:rPr>
            <w:rFonts w:ascii="Garamond" w:hAnsi="Garamond"/>
            <w:color w:val="2E74B5" w:themeColor="accent5" w:themeShade="BF"/>
            <w:rPrChange w:id="395" w:author="Michael Jennions" w:date="2020-08-05T00:36:00Z">
              <w:rPr>
                <w:rFonts w:ascii="Garamond" w:hAnsi="Garamond"/>
                <w:color w:val="FF0000"/>
              </w:rPr>
            </w:rPrChange>
          </w:rPr>
          <w:t>traits</w:t>
        </w:r>
      </w:ins>
      <w:ins w:id="396" w:author="Michael Jennions" w:date="2020-08-05T00:26:00Z">
        <w:r w:rsidR="003B4F11" w:rsidRPr="005B29D7">
          <w:rPr>
            <w:rFonts w:ascii="Garamond" w:hAnsi="Garamond"/>
            <w:color w:val="2E74B5" w:themeColor="accent5" w:themeShade="BF"/>
            <w:rPrChange w:id="397" w:author="Michael Jennions" w:date="2020-08-05T00:36:00Z">
              <w:rPr>
                <w:rFonts w:ascii="Garamond" w:hAnsi="Garamond"/>
                <w:color w:val="FF0000"/>
              </w:rPr>
            </w:rPrChange>
          </w:rPr>
          <w:t xml:space="preserve">, although </w:t>
        </w:r>
      </w:ins>
      <w:ins w:id="398" w:author="Michael Jennions" w:date="2020-08-11T20:44:00Z">
        <w:r w:rsidR="000B629A">
          <w:rPr>
            <w:rFonts w:ascii="Garamond" w:hAnsi="Garamond"/>
            <w:color w:val="2E74B5" w:themeColor="accent5" w:themeShade="BF"/>
          </w:rPr>
          <w:t>a few</w:t>
        </w:r>
      </w:ins>
      <w:ins w:id="399" w:author="Michael Jennions" w:date="2020-08-05T00:26:00Z">
        <w:r w:rsidR="003B4F11" w:rsidRPr="005B29D7">
          <w:rPr>
            <w:rFonts w:ascii="Garamond" w:hAnsi="Garamond"/>
            <w:color w:val="2E74B5" w:themeColor="accent5" w:themeShade="BF"/>
            <w:rPrChange w:id="400" w:author="Michael Jennions" w:date="2020-08-05T00:36:00Z">
              <w:rPr>
                <w:rFonts w:ascii="Garamond" w:hAnsi="Garamond"/>
                <w:color w:val="FF0000"/>
              </w:rPr>
            </w:rPrChange>
          </w:rPr>
          <w:t xml:space="preserve"> studies have done so</w:t>
        </w:r>
      </w:ins>
      <w:ins w:id="401" w:author="Michael Jennions" w:date="2020-08-05T00:27:00Z">
        <w:r w:rsidR="003B4F11" w:rsidRPr="005B29D7">
          <w:rPr>
            <w:rFonts w:ascii="Garamond" w:hAnsi="Garamond"/>
            <w:color w:val="2E74B5" w:themeColor="accent5" w:themeShade="BF"/>
            <w:rPrChange w:id="402" w:author="Michael Jennions" w:date="2020-08-05T00:36:00Z">
              <w:rPr>
                <w:rFonts w:ascii="Garamond" w:hAnsi="Garamond"/>
                <w:color w:val="FF0000"/>
              </w:rPr>
            </w:rPrChange>
          </w:rPr>
          <w:t xml:space="preserve"> (</w:t>
        </w:r>
      </w:ins>
      <w:ins w:id="403" w:author="Michael Jennions" w:date="2020-08-11T20:44:00Z">
        <w:r w:rsidR="000B629A">
          <w:rPr>
            <w:rFonts w:ascii="Garamond" w:hAnsi="Garamond"/>
            <w:color w:val="2E74B5" w:themeColor="accent5" w:themeShade="BF"/>
          </w:rPr>
          <w:t xml:space="preserve">e.g. </w:t>
        </w:r>
      </w:ins>
    </w:p>
    <w:p w14:paraId="3934D08B" w14:textId="2F96FCFD" w:rsidR="005B29D7" w:rsidRPr="005B29D7" w:rsidRDefault="009A1BC7">
      <w:pPr>
        <w:rPr>
          <w:ins w:id="404" w:author="Michael Jennions" w:date="2020-08-05T00:36:00Z"/>
          <w:rFonts w:ascii="Garamond" w:hAnsi="Garamond"/>
          <w:color w:val="2E74B5" w:themeColor="accent5" w:themeShade="BF"/>
          <w:rPrChange w:id="405" w:author="Michael Jennions" w:date="2020-08-05T00:36:00Z">
            <w:rPr>
              <w:ins w:id="406" w:author="Michael Jennions" w:date="2020-08-05T00:36:00Z"/>
              <w:rFonts w:ascii="Garamond" w:hAnsi="Garamond"/>
              <w:color w:val="FF0000"/>
            </w:rPr>
          </w:rPrChange>
        </w:rPr>
      </w:pPr>
      <w:moveFromRangeStart w:id="407" w:author="Michael Jennions" w:date="2020-08-05T00:24:00Z" w:name="move47479458"/>
      <w:moveFrom w:id="408" w:author="Michael Jennions" w:date="2020-08-05T00:24:00Z">
        <w:del w:id="409" w:author="Michael Jennions" w:date="2020-08-05T00:26:00Z">
          <w:r w:rsidRPr="005B29D7" w:rsidDel="003B4F11">
            <w:rPr>
              <w:rFonts w:ascii="Garamond" w:hAnsi="Garamond"/>
              <w:color w:val="2E74B5" w:themeColor="accent5" w:themeShade="BF"/>
              <w:rPrChange w:id="410" w:author="Michael Jennions" w:date="2020-08-05T00:36:00Z">
                <w:rPr>
                  <w:rFonts w:ascii="Garamond" w:hAnsi="Garamond"/>
                  <w:color w:val="FF0000"/>
                </w:rPr>
              </w:rPrChange>
            </w:rPr>
            <w:delTex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w:delText>
          </w:r>
        </w:del>
      </w:moveFrom>
      <w:moveFromRangeEnd w:id="407"/>
      <w:del w:id="411" w:author="Michael Jennions" w:date="2020-08-05T00:26:00Z">
        <w:r w:rsidRPr="005B29D7" w:rsidDel="003B4F11">
          <w:rPr>
            <w:rFonts w:ascii="Garamond" w:hAnsi="Garamond"/>
            <w:color w:val="2E74B5" w:themeColor="accent5" w:themeShade="BF"/>
            <w:rPrChange w:id="412" w:author="Michael Jennions" w:date="2020-08-05T00:36:00Z">
              <w:rPr>
                <w:rFonts w:ascii="Garamond" w:hAnsi="Garamond"/>
                <w:color w:val="FF0000"/>
              </w:rPr>
            </w:rPrChange>
          </w:rPr>
          <w:delText xml:space="preserve">In humans, male-biased </w:delText>
        </w:r>
      </w:del>
      <w:del w:id="413" w:author="Michael Jennions" w:date="2020-08-05T00:27:00Z">
        <w:r w:rsidRPr="005B29D7" w:rsidDel="003B4F11">
          <w:rPr>
            <w:rFonts w:ascii="Garamond" w:hAnsi="Garamond"/>
            <w:color w:val="2E74B5" w:themeColor="accent5" w:themeShade="BF"/>
            <w:rPrChange w:id="414" w:author="Michael Jennions" w:date="2020-08-05T00:36:00Z">
              <w:rPr>
                <w:rFonts w:ascii="Garamond" w:hAnsi="Garamond"/>
                <w:color w:val="FF0000"/>
              </w:rPr>
            </w:rPrChange>
          </w:rPr>
          <w:delText xml:space="preserve">sex differences in variability have been </w:delText>
        </w:r>
      </w:del>
      <w:ins w:id="415" w:author="Michael Jennions" w:date="2020-08-05T00:27:00Z">
        <w:r w:rsidR="003B4F11" w:rsidRPr="005B29D7">
          <w:rPr>
            <w:rFonts w:ascii="Garamond" w:hAnsi="Garamond"/>
            <w:color w:val="2E74B5" w:themeColor="accent5" w:themeShade="BF"/>
            <w:rPrChange w:id="416" w:author="Michael Jennions" w:date="2020-08-05T00:36:00Z">
              <w:rPr>
                <w:rFonts w:ascii="Garamond" w:hAnsi="Garamond"/>
                <w:color w:val="FF0000"/>
              </w:rPr>
            </w:rPrChange>
          </w:rPr>
          <w:fldChar w:fldCharType="begin" w:fldLock="1"/>
        </w:r>
        <w:r w:rsidR="003B4F11" w:rsidRPr="005B29D7">
          <w:rPr>
            <w:rFonts w:ascii="Garamond" w:hAnsi="Garamond"/>
            <w:color w:val="2E74B5" w:themeColor="accent5" w:themeShade="BF"/>
            <w:rPrChange w:id="417" w:author="Michael Jennions" w:date="2020-08-05T00:36:00Z">
              <w:rPr>
                <w:rFonts w:ascii="Garamond" w:hAnsi="Garamond"/>
                <w:color w:val="FF0000"/>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003B4F11" w:rsidRPr="005B29D7">
          <w:rPr>
            <w:rFonts w:ascii="Garamond" w:hAnsi="Garamond"/>
            <w:color w:val="2E74B5" w:themeColor="accent5" w:themeShade="BF"/>
            <w:rPrChange w:id="418" w:author="Michael Jennions" w:date="2020-08-05T00:36:00Z">
              <w:rPr>
                <w:rFonts w:ascii="Garamond" w:hAnsi="Garamond"/>
                <w:color w:val="FF0000"/>
              </w:rPr>
            </w:rPrChange>
          </w:rPr>
          <w:fldChar w:fldCharType="separate"/>
        </w:r>
        <w:r w:rsidR="003B4F11" w:rsidRPr="005B29D7">
          <w:rPr>
            <w:rFonts w:ascii="Garamond" w:hAnsi="Garamond"/>
            <w:noProof/>
            <w:color w:val="2E74B5" w:themeColor="accent5" w:themeShade="BF"/>
            <w:rPrChange w:id="419" w:author="Michael Jennions" w:date="2020-08-05T00:36:00Z">
              <w:rPr>
                <w:rFonts w:ascii="Garamond" w:hAnsi="Garamond"/>
                <w:noProof/>
                <w:color w:val="FF0000"/>
              </w:rPr>
            </w:rPrChange>
          </w:rPr>
          <w:t xml:space="preserve">(Lehre </w:t>
        </w:r>
        <w:r w:rsidR="003B4F11" w:rsidRPr="005B29D7">
          <w:rPr>
            <w:rFonts w:ascii="Garamond" w:hAnsi="Garamond"/>
            <w:i/>
            <w:noProof/>
            <w:color w:val="2E74B5" w:themeColor="accent5" w:themeShade="BF"/>
            <w:rPrChange w:id="420" w:author="Michael Jennions" w:date="2020-08-05T00:36:00Z">
              <w:rPr>
                <w:rFonts w:ascii="Garamond" w:hAnsi="Garamond"/>
                <w:i/>
                <w:noProof/>
                <w:color w:val="FF0000"/>
              </w:rPr>
            </w:rPrChange>
          </w:rPr>
          <w:t>et al.</w:t>
        </w:r>
        <w:r w:rsidR="003B4F11" w:rsidRPr="005B29D7">
          <w:rPr>
            <w:rFonts w:ascii="Garamond" w:hAnsi="Garamond"/>
            <w:noProof/>
            <w:color w:val="2E74B5" w:themeColor="accent5" w:themeShade="BF"/>
            <w:rPrChange w:id="421" w:author="Michael Jennions" w:date="2020-08-05T00:36:00Z">
              <w:rPr>
                <w:rFonts w:ascii="Garamond" w:hAnsi="Garamond"/>
                <w:noProof/>
                <w:color w:val="FF0000"/>
              </w:rPr>
            </w:rPrChange>
          </w:rPr>
          <w:t xml:space="preserve"> 2009)</w:t>
        </w:r>
        <w:r w:rsidR="003B4F11" w:rsidRPr="005B29D7">
          <w:rPr>
            <w:rFonts w:ascii="Garamond" w:hAnsi="Garamond"/>
            <w:color w:val="2E74B5" w:themeColor="accent5" w:themeShade="BF"/>
            <w:rPrChange w:id="422" w:author="Michael Jennions" w:date="2020-08-05T00:36:00Z">
              <w:rPr>
                <w:rFonts w:ascii="Garamond" w:hAnsi="Garamond"/>
                <w:color w:val="FF0000"/>
              </w:rPr>
            </w:rPrChange>
          </w:rPr>
          <w:fldChar w:fldCharType="end"/>
        </w:r>
        <w:r w:rsidR="003B4F11" w:rsidRPr="005B29D7">
          <w:rPr>
            <w:rFonts w:ascii="Garamond" w:hAnsi="Garamond"/>
            <w:color w:val="2E74B5" w:themeColor="accent5" w:themeShade="BF"/>
            <w:rPrChange w:id="423" w:author="Michael Jennions" w:date="2020-08-05T00:36:00Z">
              <w:rPr>
                <w:rFonts w:ascii="Garamond" w:hAnsi="Garamond"/>
                <w:color w:val="FF0000"/>
              </w:rPr>
            </w:rPrChange>
          </w:rPr>
          <w:t>).</w:t>
        </w:r>
      </w:ins>
      <w:ins w:id="424" w:author="Michael Jennions" w:date="2020-08-05T00:28:00Z">
        <w:r w:rsidR="003B4F11" w:rsidRPr="005B29D7">
          <w:rPr>
            <w:rFonts w:ascii="Garamond" w:hAnsi="Garamond"/>
            <w:color w:val="2E74B5" w:themeColor="accent5" w:themeShade="BF"/>
            <w:rPrChange w:id="425" w:author="Michael Jennions" w:date="2020-08-05T00:36:00Z">
              <w:rPr>
                <w:rFonts w:ascii="Garamond" w:hAnsi="Garamond"/>
                <w:color w:val="FF0000"/>
              </w:rPr>
            </w:rPrChange>
          </w:rPr>
          <w:t xml:space="preserve"> Interesting, </w:t>
        </w:r>
      </w:ins>
      <w:ins w:id="426" w:author="Michael Jennions" w:date="2020-08-05T00:31:00Z">
        <w:r w:rsidR="003B4F11" w:rsidRPr="005B29D7">
          <w:rPr>
            <w:rFonts w:ascii="Garamond" w:hAnsi="Garamond"/>
            <w:color w:val="2E74B5" w:themeColor="accent5" w:themeShade="BF"/>
            <w:rPrChange w:id="427" w:author="Michael Jennions" w:date="2020-08-05T00:36:00Z">
              <w:rPr>
                <w:rFonts w:ascii="Garamond" w:hAnsi="Garamond"/>
                <w:color w:val="FF0000"/>
              </w:rPr>
            </w:rPrChange>
          </w:rPr>
          <w:t xml:space="preserve">however, </w:t>
        </w:r>
      </w:ins>
      <w:ins w:id="428" w:author="Michael Jennions" w:date="2020-08-05T01:00:00Z">
        <w:r w:rsidR="0068698A">
          <w:rPr>
            <w:rFonts w:ascii="Garamond" w:hAnsi="Garamond"/>
            <w:color w:val="2E74B5" w:themeColor="accent5" w:themeShade="BF"/>
          </w:rPr>
          <w:t xml:space="preserve">in recent years much </w:t>
        </w:r>
      </w:ins>
      <w:ins w:id="429" w:author="Michael Jennions" w:date="2020-08-05T00:28:00Z">
        <w:r w:rsidR="003B4F11" w:rsidRPr="005B29D7">
          <w:rPr>
            <w:rFonts w:ascii="Garamond" w:hAnsi="Garamond"/>
            <w:color w:val="2E74B5" w:themeColor="accent5" w:themeShade="BF"/>
            <w:rPrChange w:id="430" w:author="Michael Jennions" w:date="2020-08-05T00:36:00Z">
              <w:rPr>
                <w:rFonts w:ascii="Garamond" w:hAnsi="Garamond"/>
                <w:color w:val="FF0000"/>
              </w:rPr>
            </w:rPrChange>
          </w:rPr>
          <w:t xml:space="preserve">attention </w:t>
        </w:r>
      </w:ins>
      <w:ins w:id="431" w:author="Michael Jennions" w:date="2020-08-05T00:32:00Z">
        <w:r w:rsidR="003B4F11" w:rsidRPr="005B29D7">
          <w:rPr>
            <w:rFonts w:ascii="Garamond" w:hAnsi="Garamond"/>
            <w:color w:val="2E74B5" w:themeColor="accent5" w:themeShade="BF"/>
            <w:rPrChange w:id="432" w:author="Michael Jennions" w:date="2020-08-05T00:36:00Z">
              <w:rPr>
                <w:rFonts w:ascii="Garamond" w:hAnsi="Garamond"/>
                <w:color w:val="FF0000"/>
              </w:rPr>
            </w:rPrChange>
          </w:rPr>
          <w:t xml:space="preserve">has been given to sex differences in behavioural variability </w:t>
        </w:r>
      </w:ins>
      <w:ins w:id="433" w:author="Michael Jennions" w:date="2020-08-05T00:35:00Z">
        <w:r w:rsidR="005B29D7" w:rsidRPr="005B29D7">
          <w:rPr>
            <w:rFonts w:ascii="Garamond" w:hAnsi="Garamond"/>
            <w:color w:val="2E74B5" w:themeColor="accent5" w:themeShade="BF"/>
            <w:rPrChange w:id="434" w:author="Michael Jennions" w:date="2020-08-05T00:36:00Z">
              <w:rPr>
                <w:rFonts w:ascii="Garamond" w:hAnsi="Garamond"/>
                <w:color w:val="FF0000"/>
              </w:rPr>
            </w:rPrChange>
          </w:rPr>
          <w:t xml:space="preserve">among individuals </w:t>
        </w:r>
      </w:ins>
      <w:ins w:id="435" w:author="Michael Jennions" w:date="2020-08-05T00:32:00Z">
        <w:r w:rsidR="003B4F11" w:rsidRPr="005B29D7">
          <w:rPr>
            <w:rFonts w:ascii="Garamond" w:hAnsi="Garamond"/>
            <w:color w:val="2E74B5" w:themeColor="accent5" w:themeShade="BF"/>
            <w:rPrChange w:id="436" w:author="Michael Jennions" w:date="2020-08-05T00:36:00Z">
              <w:rPr>
                <w:rFonts w:ascii="Garamond" w:hAnsi="Garamond"/>
                <w:color w:val="FF0000"/>
              </w:rPr>
            </w:rPrChange>
          </w:rPr>
          <w:t xml:space="preserve">and </w:t>
        </w:r>
      </w:ins>
      <w:ins w:id="437" w:author="Michael Jennions" w:date="2020-08-11T15:40:00Z">
        <w:r w:rsidR="003415A1">
          <w:rPr>
            <w:rFonts w:ascii="Garamond" w:hAnsi="Garamond"/>
            <w:color w:val="2E74B5" w:themeColor="accent5" w:themeShade="BF"/>
          </w:rPr>
          <w:t>the</w:t>
        </w:r>
      </w:ins>
      <w:ins w:id="438" w:author="Michael Jennions" w:date="2020-08-05T00:32:00Z">
        <w:r w:rsidR="003B4F11" w:rsidRPr="005B29D7">
          <w:rPr>
            <w:rFonts w:ascii="Garamond" w:hAnsi="Garamond"/>
            <w:color w:val="2E74B5" w:themeColor="accent5" w:themeShade="BF"/>
            <w:rPrChange w:id="439" w:author="Michael Jennions" w:date="2020-08-05T00:36:00Z">
              <w:rPr>
                <w:rFonts w:ascii="Garamond" w:hAnsi="Garamond"/>
                <w:color w:val="FF0000"/>
              </w:rPr>
            </w:rPrChange>
          </w:rPr>
          <w:t xml:space="preserve"> </w:t>
        </w:r>
      </w:ins>
      <w:ins w:id="440" w:author="Michael Jennions" w:date="2020-08-11T20:44:00Z">
        <w:r w:rsidR="000B629A">
          <w:rPr>
            <w:rFonts w:ascii="Garamond" w:hAnsi="Garamond"/>
            <w:color w:val="2E74B5" w:themeColor="accent5" w:themeShade="BF"/>
          </w:rPr>
          <w:t xml:space="preserve">possible </w:t>
        </w:r>
      </w:ins>
      <w:ins w:id="441" w:author="Michael Jennions" w:date="2020-08-05T00:32:00Z">
        <w:r w:rsidR="003B4F11" w:rsidRPr="005B29D7">
          <w:rPr>
            <w:rFonts w:ascii="Garamond" w:hAnsi="Garamond"/>
            <w:color w:val="2E74B5" w:themeColor="accent5" w:themeShade="BF"/>
            <w:rPrChange w:id="442" w:author="Michael Jennions" w:date="2020-08-05T00:36:00Z">
              <w:rPr>
                <w:rFonts w:ascii="Garamond" w:hAnsi="Garamond"/>
                <w:color w:val="FF0000"/>
              </w:rPr>
            </w:rPrChange>
          </w:rPr>
          <w:t xml:space="preserve">underlying causes. For example, there have </w:t>
        </w:r>
      </w:ins>
      <w:ins w:id="443" w:author="Michael Jennions" w:date="2020-08-05T00:33:00Z">
        <w:r w:rsidR="003B4F11" w:rsidRPr="005B29D7">
          <w:rPr>
            <w:rFonts w:ascii="Garamond" w:hAnsi="Garamond"/>
            <w:color w:val="2E74B5" w:themeColor="accent5" w:themeShade="BF"/>
            <w:rPrChange w:id="444" w:author="Michael Jennions" w:date="2020-08-05T00:36:00Z">
              <w:rPr>
                <w:rFonts w:ascii="Garamond" w:hAnsi="Garamond"/>
                <w:color w:val="FF0000"/>
              </w:rPr>
            </w:rPrChange>
          </w:rPr>
          <w:t xml:space="preserve">been studies of sex differences in variability in </w:t>
        </w:r>
      </w:ins>
      <w:ins w:id="445" w:author="Michael Jennions" w:date="2020-08-05T00:42:00Z">
        <w:r w:rsidR="00B86258">
          <w:rPr>
            <w:rFonts w:ascii="Garamond" w:hAnsi="Garamond"/>
            <w:color w:val="2E74B5" w:themeColor="accent5" w:themeShade="BF"/>
          </w:rPr>
          <w:t xml:space="preserve">academic </w:t>
        </w:r>
      </w:ins>
      <w:ins w:id="446" w:author="Michael Jennions" w:date="2020-08-05T00:41:00Z">
        <w:r w:rsidR="00B86258">
          <w:rPr>
            <w:rFonts w:ascii="Garamond" w:hAnsi="Garamond"/>
            <w:color w:val="2E74B5" w:themeColor="accent5" w:themeShade="BF"/>
          </w:rPr>
          <w:t xml:space="preserve">performance </w:t>
        </w:r>
      </w:ins>
      <w:ins w:id="447" w:author="Michael Jennions" w:date="2020-08-05T00:42:00Z">
        <w:r w:rsidR="00B86258">
          <w:rPr>
            <w:rFonts w:ascii="Garamond" w:hAnsi="Garamond"/>
            <w:color w:val="2E74B5" w:themeColor="accent5" w:themeShade="BF"/>
          </w:rPr>
          <w:t>in standardised tests (</w:t>
        </w:r>
        <w:r w:rsidR="00B86258" w:rsidRPr="00B86258">
          <w:rPr>
            <w:rFonts w:ascii="Garamond" w:hAnsi="Garamond"/>
            <w:color w:val="2E74B5" w:themeColor="accent5" w:themeShade="BF"/>
            <w:highlight w:val="cyan"/>
            <w:rPrChange w:id="448" w:author="Michael Jennions" w:date="2020-08-05T00:42:00Z">
              <w:rPr>
                <w:rFonts w:ascii="Garamond" w:hAnsi="Garamond"/>
                <w:color w:val="2E74B5" w:themeColor="accent5" w:themeShade="BF"/>
              </w:rPr>
            </w:rPrChange>
          </w:rPr>
          <w:t>REF</w:t>
        </w:r>
        <w:r w:rsidR="00B86258" w:rsidRPr="00B86258">
          <w:rPr>
            <w:rFonts w:ascii="Garamond" w:hAnsi="Garamond"/>
            <w:color w:val="2E74B5" w:themeColor="accent5" w:themeShade="BF"/>
          </w:rPr>
          <w:t>)</w:t>
        </w:r>
        <w:r w:rsidR="00B86258" w:rsidRPr="00B86258">
          <w:rPr>
            <w:rFonts w:ascii="Garamond" w:hAnsi="Garamond"/>
            <w:color w:val="2E74B5" w:themeColor="accent5" w:themeShade="BF"/>
            <w:rPrChange w:id="449" w:author="Michael Jennions" w:date="2020-08-05T00:43:00Z">
              <w:rPr>
                <w:rFonts w:ascii="Garamond" w:hAnsi="Garamond"/>
                <w:color w:val="2E74B5" w:themeColor="accent5" w:themeShade="BF"/>
                <w:highlight w:val="cyan"/>
              </w:rPr>
            </w:rPrChange>
          </w:rPr>
          <w:t xml:space="preserve"> </w:t>
        </w:r>
      </w:ins>
      <w:ins w:id="450" w:author="Michael Jennions" w:date="2020-08-11T20:44:00Z">
        <w:r w:rsidR="000B629A">
          <w:rPr>
            <w:rFonts w:ascii="Garamond" w:hAnsi="Garamond"/>
            <w:color w:val="2E74B5" w:themeColor="accent5" w:themeShade="BF"/>
          </w:rPr>
          <w:t xml:space="preserve">or </w:t>
        </w:r>
      </w:ins>
      <w:ins w:id="451" w:author="Michael Jennions" w:date="2020-08-11T20:45:00Z">
        <w:r w:rsidR="000B629A">
          <w:rPr>
            <w:rFonts w:ascii="Garamond" w:hAnsi="Garamond"/>
            <w:color w:val="2E74B5" w:themeColor="accent5" w:themeShade="BF"/>
          </w:rPr>
          <w:t>in</w:t>
        </w:r>
      </w:ins>
      <w:ins w:id="452" w:author="Michael Jennions" w:date="2020-08-05T00:42:00Z">
        <w:r w:rsidR="00B86258" w:rsidRPr="00B86258">
          <w:rPr>
            <w:rFonts w:ascii="Garamond" w:hAnsi="Garamond"/>
            <w:color w:val="2E74B5" w:themeColor="accent5" w:themeShade="BF"/>
            <w:rPrChange w:id="453" w:author="Michael Jennions" w:date="2020-08-05T00:43:00Z">
              <w:rPr>
                <w:rFonts w:ascii="Garamond" w:hAnsi="Garamond"/>
                <w:color w:val="2E74B5" w:themeColor="accent5" w:themeShade="BF"/>
                <w:highlight w:val="cyan"/>
              </w:rPr>
            </w:rPrChange>
          </w:rPr>
          <w:t xml:space="preserve"> the classroom </w:t>
        </w:r>
      </w:ins>
      <w:ins w:id="454" w:author="Michael Jennions" w:date="2020-08-05T00:43:00Z">
        <w:r w:rsidR="00B86258">
          <w:rPr>
            <w:rFonts w:ascii="Garamond" w:hAnsi="Garamond"/>
            <w:color w:val="2E74B5" w:themeColor="accent5" w:themeShade="BF"/>
            <w:highlight w:val="cyan"/>
          </w:rPr>
          <w:t>(REF</w:t>
        </w:r>
      </w:ins>
      <w:ins w:id="455" w:author="Michael Jennions" w:date="2020-08-17T15:01:00Z">
        <w:r w:rsidR="00770FA5">
          <w:rPr>
            <w:rFonts w:ascii="Garamond" w:hAnsi="Garamond"/>
            <w:color w:val="2E74B5" w:themeColor="accent5" w:themeShade="BF"/>
            <w:highlight w:val="cyan"/>
          </w:rPr>
          <w:t>; O’Dea et al 2019</w:t>
        </w:r>
      </w:ins>
      <w:ins w:id="456" w:author="Michael Jennions" w:date="2020-08-05T00:43:00Z">
        <w:r w:rsidR="00B86258" w:rsidRPr="00B86258">
          <w:rPr>
            <w:rFonts w:ascii="Garamond" w:hAnsi="Garamond"/>
            <w:color w:val="2E74B5" w:themeColor="accent5" w:themeShade="BF"/>
            <w:rPrChange w:id="457" w:author="Michael Jennions" w:date="2020-08-05T00:43:00Z">
              <w:rPr>
                <w:rFonts w:ascii="Garamond" w:hAnsi="Garamond"/>
                <w:color w:val="2E74B5" w:themeColor="accent5" w:themeShade="BF"/>
                <w:highlight w:val="cyan"/>
              </w:rPr>
            </w:rPrChange>
          </w:rPr>
          <w:t xml:space="preserve">); which </w:t>
        </w:r>
      </w:ins>
      <w:ins w:id="458" w:author="Michael Jennions" w:date="2020-08-05T01:01:00Z">
        <w:r w:rsidR="0068698A">
          <w:rPr>
            <w:rFonts w:ascii="Garamond" w:hAnsi="Garamond"/>
            <w:color w:val="2E74B5" w:themeColor="accent5" w:themeShade="BF"/>
          </w:rPr>
          <w:t>are then linked</w:t>
        </w:r>
      </w:ins>
      <w:ins w:id="459" w:author="Michael Jennions" w:date="2020-08-05T00:44:00Z">
        <w:r w:rsidR="00B86258">
          <w:rPr>
            <w:rFonts w:ascii="Garamond" w:hAnsi="Garamond"/>
            <w:color w:val="2E74B5" w:themeColor="accent5" w:themeShade="BF"/>
          </w:rPr>
          <w:t xml:space="preserve"> </w:t>
        </w:r>
      </w:ins>
      <w:ins w:id="460" w:author="Michael Jennions" w:date="2020-08-05T01:01:00Z">
        <w:r w:rsidR="0068698A">
          <w:rPr>
            <w:rFonts w:ascii="Garamond" w:hAnsi="Garamond"/>
            <w:color w:val="2E74B5" w:themeColor="accent5" w:themeShade="BF"/>
          </w:rPr>
          <w:t>to</w:t>
        </w:r>
      </w:ins>
      <w:ins w:id="461" w:author="Michael Jennions" w:date="2020-08-05T00:44:00Z">
        <w:r w:rsidR="00B86258">
          <w:rPr>
            <w:rFonts w:ascii="Garamond" w:hAnsi="Garamond"/>
            <w:color w:val="2E74B5" w:themeColor="accent5" w:themeShade="BF"/>
          </w:rPr>
          <w:t xml:space="preserve"> </w:t>
        </w:r>
      </w:ins>
      <w:ins w:id="462" w:author="Michael Jennions" w:date="2020-08-05T01:01:00Z">
        <w:r w:rsidR="0068698A">
          <w:rPr>
            <w:rFonts w:ascii="Garamond" w:hAnsi="Garamond"/>
            <w:color w:val="2E74B5" w:themeColor="accent5" w:themeShade="BF"/>
          </w:rPr>
          <w:t xml:space="preserve">reported </w:t>
        </w:r>
      </w:ins>
      <w:ins w:id="463" w:author="Michael Jennions" w:date="2020-08-05T00:44:00Z">
        <w:r w:rsidR="00B86258">
          <w:rPr>
            <w:rFonts w:ascii="Garamond" w:hAnsi="Garamond"/>
            <w:color w:val="2E74B5" w:themeColor="accent5" w:themeShade="BF"/>
          </w:rPr>
          <w:t>sex differences in variability in</w:t>
        </w:r>
      </w:ins>
      <w:ins w:id="464" w:author="Michael Jennions" w:date="2020-08-05T00:43:00Z">
        <w:r w:rsidR="00B86258">
          <w:rPr>
            <w:rFonts w:ascii="Garamond" w:hAnsi="Garamond"/>
            <w:color w:val="2E74B5" w:themeColor="accent5" w:themeShade="BF"/>
          </w:rPr>
          <w:t xml:space="preserve"> </w:t>
        </w:r>
      </w:ins>
      <w:del w:id="465" w:author="Michael Jennions" w:date="2020-08-05T00:35:00Z">
        <w:r w:rsidRPr="005B29D7" w:rsidDel="005B29D7">
          <w:rPr>
            <w:rFonts w:ascii="Garamond" w:hAnsi="Garamond"/>
            <w:color w:val="2E74B5" w:themeColor="accent5" w:themeShade="BF"/>
            <w:rPrChange w:id="466" w:author="Michael Jennions" w:date="2020-08-05T00:36:00Z">
              <w:rPr>
                <w:rFonts w:ascii="Garamond" w:hAnsi="Garamond"/>
                <w:color w:val="FF0000"/>
              </w:rPr>
            </w:rPrChange>
          </w:rPr>
          <w:delText xml:space="preserve">reported for traits like </w:delText>
        </w:r>
      </w:del>
      <w:r w:rsidRPr="005B29D7">
        <w:rPr>
          <w:rFonts w:ascii="Garamond" w:hAnsi="Garamond"/>
          <w:color w:val="2E74B5" w:themeColor="accent5" w:themeShade="BF"/>
          <w:rPrChange w:id="467" w:author="Michael Jennions" w:date="2020-08-05T00:36:00Z">
            <w:rPr>
              <w:rFonts w:ascii="Garamond" w:hAnsi="Garamond"/>
              <w:color w:val="FF0000"/>
            </w:rPr>
          </w:rPrChange>
        </w:rPr>
        <w:t xml:space="preserve">intelligence </w:t>
      </w:r>
      <w:r w:rsidRPr="005B29D7">
        <w:rPr>
          <w:rFonts w:ascii="Garamond" w:hAnsi="Garamond"/>
          <w:color w:val="2E74B5" w:themeColor="accent5" w:themeShade="BF"/>
          <w:rPrChange w:id="468"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69" w:author="Michael Jennions" w:date="2020-08-05T00:36: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5B29D7">
        <w:rPr>
          <w:rFonts w:ascii="Garamond" w:hAnsi="Garamond"/>
          <w:color w:val="2E74B5" w:themeColor="accent5" w:themeShade="BF"/>
          <w:rPrChange w:id="470"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71" w:author="Michael Jennions" w:date="2020-08-05T00:36:00Z">
            <w:rPr>
              <w:rFonts w:ascii="Garamond" w:hAnsi="Garamond"/>
              <w:noProof/>
              <w:color w:val="FF0000"/>
            </w:rPr>
          </w:rPrChange>
        </w:rPr>
        <w:t xml:space="preserve">(Arden &amp; Plomin 2006; Johnson </w:t>
      </w:r>
      <w:r w:rsidRPr="005B29D7">
        <w:rPr>
          <w:rFonts w:ascii="Garamond" w:hAnsi="Garamond"/>
          <w:i/>
          <w:noProof/>
          <w:color w:val="2E74B5" w:themeColor="accent5" w:themeShade="BF"/>
          <w:rPrChange w:id="472"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73" w:author="Michael Jennions" w:date="2020-08-05T00:36:00Z">
            <w:rPr>
              <w:rFonts w:ascii="Garamond" w:hAnsi="Garamond"/>
              <w:noProof/>
              <w:color w:val="FF0000"/>
            </w:rPr>
          </w:rPrChange>
        </w:rPr>
        <w:t xml:space="preserve"> 2008)</w:t>
      </w:r>
      <w:r w:rsidRPr="005B29D7">
        <w:rPr>
          <w:rFonts w:ascii="Garamond" w:hAnsi="Garamond"/>
          <w:color w:val="2E74B5" w:themeColor="accent5" w:themeShade="BF"/>
          <w:rPrChange w:id="474" w:author="Michael Jennions" w:date="2020-08-05T00:36:00Z">
            <w:rPr>
              <w:rFonts w:ascii="Garamond" w:hAnsi="Garamond"/>
              <w:color w:val="FF0000"/>
            </w:rPr>
          </w:rPrChange>
        </w:rPr>
        <w:fldChar w:fldCharType="end"/>
      </w:r>
      <w:r w:rsidRPr="005B29D7">
        <w:rPr>
          <w:rFonts w:ascii="Garamond" w:hAnsi="Garamond"/>
          <w:color w:val="2E74B5" w:themeColor="accent5" w:themeShade="BF"/>
          <w:rPrChange w:id="475" w:author="Michael Jennions" w:date="2020-08-05T00:36:00Z">
            <w:rPr>
              <w:rFonts w:ascii="Garamond" w:hAnsi="Garamond"/>
              <w:color w:val="FF0000"/>
            </w:rPr>
          </w:rPrChange>
        </w:rPr>
        <w:t xml:space="preserve">, </w:t>
      </w:r>
      <w:del w:id="476" w:author="Michael Jennions" w:date="2020-08-05T00:27:00Z">
        <w:r w:rsidRPr="005B29D7" w:rsidDel="003B4F11">
          <w:rPr>
            <w:rFonts w:ascii="Garamond" w:hAnsi="Garamond"/>
            <w:color w:val="2E74B5" w:themeColor="accent5" w:themeShade="BF"/>
            <w:rPrChange w:id="477" w:author="Michael Jennions" w:date="2020-08-05T00:36:00Z">
              <w:rPr>
                <w:rFonts w:ascii="Garamond" w:hAnsi="Garamond"/>
                <w:color w:val="FF0000"/>
              </w:rPr>
            </w:rPrChange>
          </w:rPr>
          <w:delText xml:space="preserve">birth weights and several blood parameters </w:delText>
        </w:r>
        <w:r w:rsidRPr="005B29D7" w:rsidDel="003B4F11">
          <w:rPr>
            <w:rFonts w:ascii="Garamond" w:hAnsi="Garamond"/>
            <w:color w:val="2E74B5" w:themeColor="accent5" w:themeShade="BF"/>
            <w:rPrChange w:id="478" w:author="Michael Jennions" w:date="2020-08-05T00:36:00Z">
              <w:rPr>
                <w:rFonts w:ascii="Garamond" w:hAnsi="Garamond"/>
                <w:color w:val="FF0000"/>
              </w:rPr>
            </w:rPrChange>
          </w:rPr>
          <w:fldChar w:fldCharType="begin" w:fldLock="1"/>
        </w:r>
        <w:r w:rsidRPr="005B29D7" w:rsidDel="003B4F11">
          <w:rPr>
            <w:rFonts w:ascii="Garamond" w:hAnsi="Garamond"/>
            <w:color w:val="2E74B5" w:themeColor="accent5" w:themeShade="BF"/>
            <w:rPrChange w:id="479" w:author="Michael Jennions" w:date="2020-08-05T00:36:00Z">
              <w:rPr>
                <w:rFonts w:ascii="Garamond" w:hAnsi="Garamond"/>
                <w:color w:val="FF0000"/>
              </w:rPr>
            </w:rPrChange>
          </w:rPr>
          <w:del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delInstrText>
        </w:r>
        <w:r w:rsidRPr="005B29D7" w:rsidDel="003B4F11">
          <w:rPr>
            <w:rFonts w:ascii="Garamond" w:hAnsi="Garamond"/>
            <w:color w:val="2E74B5" w:themeColor="accent5" w:themeShade="BF"/>
            <w:rPrChange w:id="480" w:author="Michael Jennions" w:date="2020-08-05T00:36:00Z">
              <w:rPr>
                <w:rFonts w:ascii="Garamond" w:hAnsi="Garamond"/>
                <w:color w:val="FF0000"/>
              </w:rPr>
            </w:rPrChange>
          </w:rPr>
          <w:fldChar w:fldCharType="separate"/>
        </w:r>
        <w:r w:rsidRPr="005B29D7" w:rsidDel="003B4F11">
          <w:rPr>
            <w:rFonts w:ascii="Garamond" w:hAnsi="Garamond"/>
            <w:noProof/>
            <w:color w:val="2E74B5" w:themeColor="accent5" w:themeShade="BF"/>
            <w:rPrChange w:id="481" w:author="Michael Jennions" w:date="2020-08-05T00:36:00Z">
              <w:rPr>
                <w:rFonts w:ascii="Garamond" w:hAnsi="Garamond"/>
                <w:noProof/>
                <w:color w:val="FF0000"/>
              </w:rPr>
            </w:rPrChange>
          </w:rPr>
          <w:delText xml:space="preserve">(Lehre </w:delText>
        </w:r>
        <w:r w:rsidRPr="005B29D7" w:rsidDel="003B4F11">
          <w:rPr>
            <w:rFonts w:ascii="Garamond" w:hAnsi="Garamond"/>
            <w:i/>
            <w:noProof/>
            <w:color w:val="2E74B5" w:themeColor="accent5" w:themeShade="BF"/>
            <w:rPrChange w:id="482" w:author="Michael Jennions" w:date="2020-08-05T00:36:00Z">
              <w:rPr>
                <w:rFonts w:ascii="Garamond" w:hAnsi="Garamond"/>
                <w:i/>
                <w:noProof/>
                <w:color w:val="FF0000"/>
              </w:rPr>
            </w:rPrChange>
          </w:rPr>
          <w:delText>et al.</w:delText>
        </w:r>
        <w:r w:rsidRPr="005B29D7" w:rsidDel="003B4F11">
          <w:rPr>
            <w:rFonts w:ascii="Garamond" w:hAnsi="Garamond"/>
            <w:noProof/>
            <w:color w:val="2E74B5" w:themeColor="accent5" w:themeShade="BF"/>
            <w:rPrChange w:id="483" w:author="Michael Jennions" w:date="2020-08-05T00:36:00Z">
              <w:rPr>
                <w:rFonts w:ascii="Garamond" w:hAnsi="Garamond"/>
                <w:noProof/>
                <w:color w:val="FF0000"/>
              </w:rPr>
            </w:rPrChange>
          </w:rPr>
          <w:delText xml:space="preserve"> 2009)</w:delText>
        </w:r>
        <w:r w:rsidRPr="005B29D7" w:rsidDel="003B4F11">
          <w:rPr>
            <w:rFonts w:ascii="Garamond" w:hAnsi="Garamond"/>
            <w:color w:val="2E74B5" w:themeColor="accent5" w:themeShade="BF"/>
            <w:rPrChange w:id="484" w:author="Michael Jennions" w:date="2020-08-05T00:36:00Z">
              <w:rPr>
                <w:rFonts w:ascii="Garamond" w:hAnsi="Garamond"/>
                <w:color w:val="FF0000"/>
              </w:rPr>
            </w:rPrChange>
          </w:rPr>
          <w:fldChar w:fldCharType="end"/>
        </w:r>
        <w:r w:rsidRPr="005B29D7" w:rsidDel="003B4F11">
          <w:rPr>
            <w:rFonts w:ascii="Garamond" w:hAnsi="Garamond"/>
            <w:color w:val="2E74B5" w:themeColor="accent5" w:themeShade="BF"/>
            <w:rPrChange w:id="485" w:author="Michael Jennions" w:date="2020-08-05T00:36:00Z">
              <w:rPr>
                <w:rFonts w:ascii="Garamond" w:hAnsi="Garamond"/>
                <w:color w:val="FF0000"/>
              </w:rPr>
            </w:rPrChange>
          </w:rPr>
          <w:delText xml:space="preserve">, </w:delText>
        </w:r>
      </w:del>
      <w:del w:id="486" w:author="Michael Jennions" w:date="2020-08-05T00:35:00Z">
        <w:r w:rsidRPr="005B29D7" w:rsidDel="005B29D7">
          <w:rPr>
            <w:rFonts w:ascii="Garamond" w:hAnsi="Garamond"/>
            <w:color w:val="2E74B5" w:themeColor="accent5" w:themeShade="BF"/>
            <w:rPrChange w:id="487" w:author="Michael Jennions" w:date="2020-08-05T00:36:00Z">
              <w:rPr>
                <w:rFonts w:ascii="Garamond" w:hAnsi="Garamond"/>
                <w:color w:val="FF0000"/>
              </w:rPr>
            </w:rPrChange>
          </w:rPr>
          <w:delText xml:space="preserve">and </w:delText>
        </w:r>
      </w:del>
      <w:r w:rsidRPr="005B29D7">
        <w:rPr>
          <w:rFonts w:ascii="Garamond" w:hAnsi="Garamond"/>
          <w:color w:val="2E74B5" w:themeColor="accent5" w:themeShade="BF"/>
          <w:rPrChange w:id="488" w:author="Michael Jennions" w:date="2020-08-05T00:36:00Z">
            <w:rPr>
              <w:rFonts w:ascii="Garamond" w:hAnsi="Garamond"/>
              <w:color w:val="FF0000"/>
            </w:rPr>
          </w:rPrChange>
        </w:rPr>
        <w:t xml:space="preserve">creativity </w:t>
      </w:r>
      <w:r w:rsidRPr="005B29D7">
        <w:rPr>
          <w:rFonts w:ascii="Garamond" w:hAnsi="Garamond"/>
          <w:color w:val="2E74B5" w:themeColor="accent5" w:themeShade="BF"/>
          <w:rPrChange w:id="489"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90" w:author="Michael Jennions" w:date="2020-08-05T00:36:00Z">
            <w:rPr>
              <w:rFonts w:ascii="Garamond" w:hAnsi="Garamond"/>
              <w:color w:val="FF0000"/>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5B29D7">
        <w:rPr>
          <w:rFonts w:ascii="Garamond" w:hAnsi="Garamond"/>
          <w:color w:val="2E74B5" w:themeColor="accent5" w:themeShade="BF"/>
          <w:rPrChange w:id="491"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92" w:author="Michael Jennions" w:date="2020-08-05T00:36:00Z">
            <w:rPr>
              <w:rFonts w:ascii="Garamond" w:hAnsi="Garamond"/>
              <w:noProof/>
              <w:color w:val="FF0000"/>
            </w:rPr>
          </w:rPrChange>
        </w:rPr>
        <w:t xml:space="preserve">(Ju </w:t>
      </w:r>
      <w:r w:rsidRPr="005B29D7">
        <w:rPr>
          <w:rFonts w:ascii="Garamond" w:hAnsi="Garamond"/>
          <w:i/>
          <w:noProof/>
          <w:color w:val="2E74B5" w:themeColor="accent5" w:themeShade="BF"/>
          <w:rPrChange w:id="493"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94" w:author="Michael Jennions" w:date="2020-08-05T00:36:00Z">
            <w:rPr>
              <w:rFonts w:ascii="Garamond" w:hAnsi="Garamond"/>
              <w:noProof/>
              <w:color w:val="FF0000"/>
            </w:rPr>
          </w:rPrChange>
        </w:rPr>
        <w:t xml:space="preserve"> 2015; Karwowski </w:t>
      </w:r>
      <w:r w:rsidRPr="005B29D7">
        <w:rPr>
          <w:rFonts w:ascii="Garamond" w:hAnsi="Garamond"/>
          <w:i/>
          <w:noProof/>
          <w:color w:val="2E74B5" w:themeColor="accent5" w:themeShade="BF"/>
          <w:rPrChange w:id="495"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96" w:author="Michael Jennions" w:date="2020-08-05T00:36:00Z">
            <w:rPr>
              <w:rFonts w:ascii="Garamond" w:hAnsi="Garamond"/>
              <w:noProof/>
              <w:color w:val="FF0000"/>
            </w:rPr>
          </w:rPrChange>
        </w:rPr>
        <w:t xml:space="preserve"> 2016)</w:t>
      </w:r>
      <w:r w:rsidRPr="005B29D7">
        <w:rPr>
          <w:rFonts w:ascii="Garamond" w:hAnsi="Garamond"/>
          <w:color w:val="2E74B5" w:themeColor="accent5" w:themeShade="BF"/>
          <w:rPrChange w:id="497" w:author="Michael Jennions" w:date="2020-08-05T00:36:00Z">
            <w:rPr>
              <w:rFonts w:ascii="Garamond" w:hAnsi="Garamond"/>
              <w:color w:val="FF0000"/>
            </w:rPr>
          </w:rPrChange>
        </w:rPr>
        <w:fldChar w:fldCharType="end"/>
      </w:r>
      <w:ins w:id="498" w:author="Michael Jennions" w:date="2020-08-05T00:44:00Z">
        <w:r w:rsidR="00B86258">
          <w:rPr>
            <w:rFonts w:ascii="Garamond" w:hAnsi="Garamond"/>
            <w:color w:val="2E74B5" w:themeColor="accent5" w:themeShade="BF"/>
          </w:rPr>
          <w:t>,</w:t>
        </w:r>
      </w:ins>
      <w:ins w:id="499" w:author="Michael Jennions" w:date="2020-08-05T00:35:00Z">
        <w:r w:rsidR="005B29D7" w:rsidRPr="005B29D7">
          <w:rPr>
            <w:rFonts w:ascii="Garamond" w:hAnsi="Garamond"/>
            <w:color w:val="2E74B5" w:themeColor="accent5" w:themeShade="BF"/>
            <w:rPrChange w:id="500" w:author="Michael Jennions" w:date="2020-08-05T00:36:00Z">
              <w:rPr>
                <w:rFonts w:ascii="Garamond" w:hAnsi="Garamond"/>
                <w:color w:val="FF0000"/>
              </w:rPr>
            </w:rPrChange>
          </w:rPr>
          <w:t xml:space="preserve"> </w:t>
        </w:r>
      </w:ins>
      <w:del w:id="501" w:author="Michael Jennions" w:date="2020-08-05T00:35:00Z">
        <w:r w:rsidRPr="005B29D7" w:rsidDel="005B29D7">
          <w:rPr>
            <w:rFonts w:ascii="Garamond" w:hAnsi="Garamond"/>
            <w:color w:val="2E74B5" w:themeColor="accent5" w:themeShade="BF"/>
            <w:rPrChange w:id="502"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503" w:author="Michael Jennions" w:date="2020-08-05T00:36:00Z">
              <w:rPr>
                <w:rFonts w:ascii="Garamond" w:hAnsi="Garamond"/>
                <w:color w:val="FF0000"/>
              </w:rPr>
            </w:rPrChange>
          </w:rPr>
          <w:delText>Furthermore</w:delText>
        </w:r>
        <w:r w:rsidRPr="005B29D7" w:rsidDel="005B29D7">
          <w:rPr>
            <w:rFonts w:ascii="Garamond" w:hAnsi="Garamond"/>
            <w:color w:val="2E74B5" w:themeColor="accent5" w:themeShade="BF"/>
            <w:rPrChange w:id="504"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505" w:author="Michael Jennions" w:date="2020-08-05T00:36:00Z">
              <w:rPr>
                <w:rFonts w:ascii="Garamond" w:hAnsi="Garamond"/>
                <w:color w:val="FF0000"/>
              </w:rPr>
            </w:rPrChange>
          </w:rPr>
          <w:delText>there are often more men at the extreme ends of</w:delText>
        </w:r>
        <w:r w:rsidRPr="005B29D7" w:rsidDel="005B29D7">
          <w:rPr>
            <w:rFonts w:ascii="Garamond" w:hAnsi="Garamond"/>
            <w:color w:val="2E74B5" w:themeColor="accent5" w:themeShade="BF"/>
            <w:rPrChange w:id="506" w:author="Michael Jennions" w:date="2020-08-05T00:36:00Z">
              <w:rPr>
                <w:rFonts w:ascii="Garamond" w:hAnsi="Garamond"/>
                <w:color w:val="FF0000"/>
              </w:rPr>
            </w:rPrChange>
          </w:rPr>
          <w:delText xml:space="preserve"> </w:delText>
        </w:r>
      </w:del>
      <w:r w:rsidRPr="005B29D7">
        <w:rPr>
          <w:rFonts w:ascii="Garamond" w:hAnsi="Garamond"/>
          <w:color w:val="2E74B5" w:themeColor="accent5" w:themeShade="BF"/>
          <w:rPrChange w:id="507" w:author="Michael Jennions" w:date="2020-08-05T00:36:00Z">
            <w:rPr>
              <w:rFonts w:ascii="Garamond" w:hAnsi="Garamond"/>
              <w:color w:val="FF0000"/>
            </w:rPr>
          </w:rPrChange>
        </w:rPr>
        <w:t>aggressive</w:t>
      </w:r>
      <w:ins w:id="508" w:author="Michael Jennions" w:date="2020-08-05T00:35:00Z">
        <w:r w:rsidR="005B29D7" w:rsidRPr="005B29D7">
          <w:rPr>
            <w:rFonts w:ascii="Garamond" w:hAnsi="Garamond"/>
            <w:color w:val="2E74B5" w:themeColor="accent5" w:themeShade="BF"/>
            <w:rPrChange w:id="509" w:author="Michael Jennions" w:date="2020-08-05T00:36:00Z">
              <w:rPr>
                <w:rFonts w:ascii="Garamond" w:hAnsi="Garamond"/>
                <w:color w:val="FF0000"/>
              </w:rPr>
            </w:rPrChange>
          </w:rPr>
          <w:t>ness</w:t>
        </w:r>
      </w:ins>
      <w:r w:rsidRPr="005B29D7">
        <w:rPr>
          <w:rFonts w:ascii="Garamond" w:hAnsi="Garamond"/>
          <w:color w:val="2E74B5" w:themeColor="accent5" w:themeShade="BF"/>
          <w:rPrChange w:id="510" w:author="Michael Jennions" w:date="2020-08-05T00:36:00Z">
            <w:rPr>
              <w:rFonts w:ascii="Garamond" w:hAnsi="Garamond"/>
              <w:color w:val="FF0000"/>
            </w:rPr>
          </w:rPrChange>
        </w:rPr>
        <w:t xml:space="preserve"> </w:t>
      </w:r>
      <w:del w:id="511" w:author="Michael Jennions" w:date="2020-08-05T00:35:00Z">
        <w:r w:rsidRPr="005B29D7" w:rsidDel="005B29D7">
          <w:rPr>
            <w:rFonts w:ascii="Garamond" w:hAnsi="Garamond"/>
            <w:color w:val="2E74B5" w:themeColor="accent5" w:themeShade="BF"/>
            <w:rPrChange w:id="512" w:author="Michael Jennions" w:date="2020-08-05T00:36:00Z">
              <w:rPr>
                <w:rFonts w:ascii="Garamond" w:hAnsi="Garamond"/>
                <w:color w:val="FF0000"/>
              </w:rPr>
            </w:rPrChange>
          </w:rPr>
          <w:delText xml:space="preserve">personalities, leading to their overrepresentation in the prison system </w:delText>
        </w:r>
      </w:del>
      <w:r w:rsidRPr="005B29D7">
        <w:rPr>
          <w:rFonts w:ascii="Garamond" w:hAnsi="Garamond"/>
          <w:color w:val="2E74B5" w:themeColor="accent5" w:themeShade="BF"/>
          <w:rPrChange w:id="513"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514" w:author="Michael Jennions" w:date="2020-08-05T00:36:00Z">
            <w:rPr>
              <w:rFonts w:ascii="Garamond" w:hAnsi="Garamond"/>
              <w:color w:val="FF0000"/>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5B29D7">
        <w:rPr>
          <w:rFonts w:ascii="Garamond" w:hAnsi="Garamond"/>
          <w:color w:val="2E74B5" w:themeColor="accent5" w:themeShade="BF"/>
          <w:rPrChange w:id="515"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516" w:author="Michael Jennions" w:date="2020-08-05T00:36:00Z">
            <w:rPr>
              <w:rFonts w:ascii="Garamond" w:hAnsi="Garamond"/>
              <w:noProof/>
              <w:color w:val="FF0000"/>
            </w:rPr>
          </w:rPrChange>
        </w:rPr>
        <w:t xml:space="preserve">(Deary </w:t>
      </w:r>
      <w:r w:rsidRPr="005B29D7">
        <w:rPr>
          <w:rFonts w:ascii="Garamond" w:hAnsi="Garamond"/>
          <w:i/>
          <w:noProof/>
          <w:color w:val="2E74B5" w:themeColor="accent5" w:themeShade="BF"/>
          <w:rPrChange w:id="517"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518" w:author="Michael Jennions" w:date="2020-08-05T00:36:00Z">
            <w:rPr>
              <w:rFonts w:ascii="Garamond" w:hAnsi="Garamond"/>
              <w:noProof/>
              <w:color w:val="FF0000"/>
            </w:rPr>
          </w:rPrChange>
        </w:rPr>
        <w:t xml:space="preserve"> 2003)</w:t>
      </w:r>
      <w:r w:rsidRPr="005B29D7">
        <w:rPr>
          <w:rFonts w:ascii="Garamond" w:hAnsi="Garamond"/>
          <w:color w:val="2E74B5" w:themeColor="accent5" w:themeShade="BF"/>
          <w:rPrChange w:id="519" w:author="Michael Jennions" w:date="2020-08-05T00:36:00Z">
            <w:rPr>
              <w:rFonts w:ascii="Garamond" w:hAnsi="Garamond"/>
              <w:color w:val="FF0000"/>
            </w:rPr>
          </w:rPrChange>
        </w:rPr>
        <w:fldChar w:fldCharType="end"/>
      </w:r>
      <w:ins w:id="520" w:author="Michael Jennions" w:date="2020-08-05T01:11:00Z">
        <w:r w:rsidR="00A10A43">
          <w:rPr>
            <w:rFonts w:ascii="Garamond" w:hAnsi="Garamond"/>
            <w:color w:val="2E74B5" w:themeColor="accent5" w:themeShade="BF"/>
          </w:rPr>
          <w:t xml:space="preserve">, </w:t>
        </w:r>
      </w:ins>
      <w:ins w:id="521" w:author="Michael Jennions" w:date="2020-08-05T00:44:00Z">
        <w:r w:rsidR="00B86258">
          <w:rPr>
            <w:rFonts w:ascii="Garamond" w:hAnsi="Garamond"/>
            <w:color w:val="2E74B5" w:themeColor="accent5" w:themeShade="BF"/>
          </w:rPr>
          <w:t>other personality traits (</w:t>
        </w:r>
      </w:ins>
      <w:ins w:id="522" w:author="Michael Jennions" w:date="2020-08-05T01:22:00Z">
        <w:r w:rsidR="00CE5ACE">
          <w:rPr>
            <w:rFonts w:ascii="Garamond" w:hAnsi="Garamond"/>
            <w:color w:val="2E74B5" w:themeColor="accent5" w:themeShade="BF"/>
            <w:highlight w:val="cyan"/>
          </w:rPr>
          <w:t>Borkenau et al. 2013</w:t>
        </w:r>
      </w:ins>
      <w:ins w:id="523" w:author="Michael Jennions" w:date="2020-08-05T00:44:00Z">
        <w:r w:rsidR="00B86258">
          <w:rPr>
            <w:rFonts w:ascii="Garamond" w:hAnsi="Garamond"/>
            <w:color w:val="2E74B5" w:themeColor="accent5" w:themeShade="BF"/>
          </w:rPr>
          <w:t>)</w:t>
        </w:r>
      </w:ins>
      <w:ins w:id="524" w:author="Michael Jennions" w:date="2020-08-05T01:11:00Z">
        <w:r w:rsidR="00A10A43">
          <w:rPr>
            <w:rFonts w:ascii="Garamond" w:hAnsi="Garamond"/>
            <w:color w:val="2E74B5" w:themeColor="accent5" w:themeShade="BF"/>
          </w:rPr>
          <w:t xml:space="preserve"> and</w:t>
        </w:r>
      </w:ins>
      <w:ins w:id="525" w:author="Michael Jennions" w:date="2020-08-05T01:23:00Z">
        <w:r w:rsidR="00CE5ACE">
          <w:rPr>
            <w:rFonts w:ascii="Garamond" w:hAnsi="Garamond"/>
            <w:color w:val="2E74B5" w:themeColor="accent5" w:themeShade="BF"/>
          </w:rPr>
          <w:t>, ultimately,</w:t>
        </w:r>
      </w:ins>
      <w:ins w:id="526" w:author="Michael Jennions" w:date="2020-08-05T01:11:00Z">
        <w:r w:rsidR="00A10A43">
          <w:rPr>
            <w:rFonts w:ascii="Garamond" w:hAnsi="Garamond"/>
            <w:color w:val="2E74B5" w:themeColor="accent5" w:themeShade="BF"/>
          </w:rPr>
          <w:t xml:space="preserve"> brain structure </w:t>
        </w:r>
      </w:ins>
      <w:ins w:id="527" w:author="Michael Jennions" w:date="2020-08-11T20:45:00Z">
        <w:r w:rsidR="000B629A">
          <w:rPr>
            <w:rFonts w:ascii="Garamond" w:hAnsi="Garamond"/>
            <w:color w:val="2E74B5" w:themeColor="accent5" w:themeShade="BF"/>
          </w:rPr>
          <w:t xml:space="preserve">itself </w:t>
        </w:r>
      </w:ins>
      <w:ins w:id="528" w:author="Michael Jennions" w:date="2020-08-05T01:11:00Z">
        <w:r w:rsidR="00A10A43">
          <w:rPr>
            <w:rFonts w:ascii="Garamond" w:hAnsi="Garamond"/>
            <w:color w:val="2E74B5" w:themeColor="accent5" w:themeShade="BF"/>
          </w:rPr>
          <w:t>(</w:t>
        </w:r>
      </w:ins>
      <w:ins w:id="529" w:author="Michael Jennions" w:date="2020-08-05T01:13:00Z">
        <w:r w:rsidR="00A10A43" w:rsidRPr="00A10A43">
          <w:rPr>
            <w:rFonts w:ascii="Garamond" w:hAnsi="Garamond"/>
            <w:color w:val="2E74B5" w:themeColor="accent5" w:themeShade="BF"/>
            <w:highlight w:val="cyan"/>
            <w:rPrChange w:id="530" w:author="Michael Jennions" w:date="2020-08-05T01:13:00Z">
              <w:rPr>
                <w:rFonts w:ascii="Garamond" w:hAnsi="Garamond"/>
                <w:color w:val="2E74B5" w:themeColor="accent5" w:themeShade="BF"/>
              </w:rPr>
            </w:rPrChange>
          </w:rPr>
          <w:t>Wierenga et al. 2020</w:t>
        </w:r>
        <w:r w:rsidR="00A10A43">
          <w:rPr>
            <w:rFonts w:ascii="Garamond" w:hAnsi="Garamond"/>
            <w:color w:val="2E74B5" w:themeColor="accent5" w:themeShade="BF"/>
          </w:rPr>
          <w:t>)</w:t>
        </w:r>
      </w:ins>
      <w:r w:rsidRPr="005B29D7">
        <w:rPr>
          <w:rFonts w:ascii="Garamond" w:hAnsi="Garamond"/>
          <w:color w:val="2E74B5" w:themeColor="accent5" w:themeShade="BF"/>
          <w:rPrChange w:id="531" w:author="Michael Jennions" w:date="2020-08-05T00:36:00Z">
            <w:rPr>
              <w:rFonts w:ascii="Garamond" w:hAnsi="Garamond"/>
              <w:color w:val="FF0000"/>
            </w:rPr>
          </w:rPrChange>
        </w:rPr>
        <w:t xml:space="preserve">. </w:t>
      </w:r>
      <w:ins w:id="532" w:author="Michael Jennions" w:date="2020-08-05T00:40:00Z">
        <w:r w:rsidR="00B86258">
          <w:rPr>
            <w:rFonts w:ascii="Garamond" w:hAnsi="Garamond"/>
            <w:color w:val="2E74B5" w:themeColor="accent5" w:themeShade="BF"/>
          </w:rPr>
          <w:t xml:space="preserve">The general conclusion of these studies is that </w:t>
        </w:r>
      </w:ins>
      <w:ins w:id="533" w:author="Michael Jennions" w:date="2020-08-05T00:45:00Z">
        <w:r w:rsidR="00B86258">
          <w:rPr>
            <w:rFonts w:ascii="Garamond" w:hAnsi="Garamond"/>
            <w:color w:val="2E74B5" w:themeColor="accent5" w:themeShade="BF"/>
          </w:rPr>
          <w:t>boys</w:t>
        </w:r>
      </w:ins>
      <w:ins w:id="534" w:author="Michael Jennions" w:date="2020-08-17T15:01:00Z">
        <w:r w:rsidR="00770FA5">
          <w:rPr>
            <w:rFonts w:ascii="Garamond" w:hAnsi="Garamond"/>
            <w:color w:val="2E74B5" w:themeColor="accent5" w:themeShade="BF"/>
          </w:rPr>
          <w:t xml:space="preserve"> or </w:t>
        </w:r>
      </w:ins>
      <w:ins w:id="535" w:author="Michael Jennions" w:date="2020-08-05T00:45:00Z">
        <w:r w:rsidR="00B86258">
          <w:rPr>
            <w:rFonts w:ascii="Garamond" w:hAnsi="Garamond"/>
            <w:color w:val="2E74B5" w:themeColor="accent5" w:themeShade="BF"/>
          </w:rPr>
          <w:t>men tend to be more variable than girls</w:t>
        </w:r>
      </w:ins>
      <w:ins w:id="536" w:author="Michael Jennions" w:date="2020-08-17T15:01:00Z">
        <w:r w:rsidR="00770FA5">
          <w:rPr>
            <w:rFonts w:ascii="Garamond" w:hAnsi="Garamond"/>
            <w:color w:val="2E74B5" w:themeColor="accent5" w:themeShade="BF"/>
          </w:rPr>
          <w:t xml:space="preserve"> or</w:t>
        </w:r>
      </w:ins>
      <w:ins w:id="537" w:author="Michael Jennions" w:date="2020-08-17T15:02:00Z">
        <w:r w:rsidR="00770FA5">
          <w:rPr>
            <w:rFonts w:ascii="Garamond" w:hAnsi="Garamond"/>
            <w:color w:val="2E74B5" w:themeColor="accent5" w:themeShade="BF"/>
          </w:rPr>
          <w:t xml:space="preserve"> </w:t>
        </w:r>
      </w:ins>
      <w:ins w:id="538" w:author="Michael Jennions" w:date="2020-08-05T00:45:00Z">
        <w:r w:rsidR="00B86258">
          <w:rPr>
            <w:rFonts w:ascii="Garamond" w:hAnsi="Garamond"/>
            <w:color w:val="2E74B5" w:themeColor="accent5" w:themeShade="BF"/>
          </w:rPr>
          <w:t>women.</w:t>
        </w:r>
        <w:r w:rsidR="00747656">
          <w:rPr>
            <w:rFonts w:ascii="Garamond" w:hAnsi="Garamond"/>
            <w:color w:val="2E74B5" w:themeColor="accent5" w:themeShade="BF"/>
          </w:rPr>
          <w:t xml:space="preserve"> </w:t>
        </w:r>
      </w:ins>
      <w:ins w:id="539" w:author="Michael Jennions" w:date="2020-08-18T19:59:00Z">
        <w:r w:rsidR="00877E28">
          <w:rPr>
            <w:rFonts w:ascii="Garamond" w:hAnsi="Garamond"/>
            <w:color w:val="2E74B5" w:themeColor="accent5" w:themeShade="BF"/>
          </w:rPr>
          <w:t>This is often referred to as the ‘greater male variability hypothesis’.</w:t>
        </w:r>
      </w:ins>
    </w:p>
    <w:p w14:paraId="2EA5B836" w14:textId="5BF8BF96" w:rsidR="00747656" w:rsidRDefault="00747656" w:rsidP="005B29D7">
      <w:pPr>
        <w:rPr>
          <w:ins w:id="540" w:author="Michael Jennions" w:date="2020-08-05T00:45:00Z"/>
          <w:rFonts w:ascii="Garamond" w:hAnsi="Garamond"/>
          <w:color w:val="FF0000"/>
        </w:rPr>
      </w:pPr>
    </w:p>
    <w:p w14:paraId="7E73168F" w14:textId="2A2599DB" w:rsidR="007A2CB3" w:rsidRPr="0068698A" w:rsidDel="0068698A" w:rsidRDefault="00905C30">
      <w:pPr>
        <w:rPr>
          <w:del w:id="541" w:author="Michael Jennions" w:date="2020-08-05T00:58:00Z"/>
          <w:rFonts w:ascii="Garamond" w:hAnsi="Garamond"/>
          <w:color w:val="2E74B5" w:themeColor="accent5" w:themeShade="BF"/>
          <w:rPrChange w:id="542" w:author="Michael Jennions" w:date="2020-08-05T00:59:00Z">
            <w:rPr>
              <w:del w:id="543" w:author="Michael Jennions" w:date="2020-08-05T00:58:00Z"/>
              <w:rFonts w:ascii="Garamond" w:hAnsi="Garamond"/>
              <w:color w:val="FF0000"/>
            </w:rPr>
          </w:rPrChange>
        </w:rPr>
        <w:pPrChange w:id="544" w:author="Michael Jennions" w:date="2020-08-05T01:02:00Z">
          <w:pPr>
            <w:ind w:firstLine="360"/>
          </w:pPr>
        </w:pPrChange>
      </w:pPr>
      <w:ins w:id="545" w:author="Michael Jennions" w:date="2020-08-05T00:54:00Z">
        <w:r>
          <w:rPr>
            <w:rFonts w:ascii="Garamond" w:hAnsi="Garamond"/>
            <w:color w:val="2E74B5" w:themeColor="accent5" w:themeShade="BF"/>
          </w:rPr>
          <w:t>H</w:t>
        </w:r>
      </w:ins>
      <w:ins w:id="546" w:author="Michael Jennions" w:date="2020-08-05T00:47:00Z">
        <w:r w:rsidR="00747656" w:rsidRPr="00905C30">
          <w:rPr>
            <w:rFonts w:ascii="Garamond" w:hAnsi="Garamond"/>
            <w:color w:val="2E74B5" w:themeColor="accent5" w:themeShade="BF"/>
            <w:rPrChange w:id="547" w:author="Michael Jennions" w:date="2020-08-05T00:54:00Z">
              <w:rPr>
                <w:rFonts w:ascii="Garamond" w:hAnsi="Garamond"/>
                <w:color w:val="FF0000"/>
              </w:rPr>
            </w:rPrChange>
          </w:rPr>
          <w:t xml:space="preserve">igher </w:t>
        </w:r>
      </w:ins>
      <w:ins w:id="548" w:author="Michael Jennions" w:date="2020-08-05T00:45:00Z">
        <w:r w:rsidR="00747656" w:rsidRPr="00905C30">
          <w:rPr>
            <w:rFonts w:ascii="Garamond" w:hAnsi="Garamond"/>
            <w:color w:val="2E74B5" w:themeColor="accent5" w:themeShade="BF"/>
            <w:rPrChange w:id="549" w:author="Michael Jennions" w:date="2020-08-05T00:54:00Z">
              <w:rPr>
                <w:rFonts w:ascii="Garamond" w:hAnsi="Garamond"/>
                <w:color w:val="FF0000"/>
              </w:rPr>
            </w:rPrChange>
          </w:rPr>
          <w:t xml:space="preserve">variability </w:t>
        </w:r>
      </w:ins>
      <w:ins w:id="550" w:author="Michael Jennions" w:date="2020-08-11T20:45:00Z">
        <w:r w:rsidR="000B629A">
          <w:rPr>
            <w:rFonts w:ascii="Garamond" w:hAnsi="Garamond"/>
            <w:color w:val="2E74B5" w:themeColor="accent5" w:themeShade="BF"/>
          </w:rPr>
          <w:t>among</w:t>
        </w:r>
        <w:r w:rsidR="000B629A" w:rsidRPr="00C84794">
          <w:rPr>
            <w:rFonts w:ascii="Garamond" w:hAnsi="Garamond"/>
            <w:color w:val="2E74B5" w:themeColor="accent5" w:themeShade="BF"/>
          </w:rPr>
          <w:t xml:space="preserve"> boys</w:t>
        </w:r>
      </w:ins>
      <w:ins w:id="551" w:author="Michael Jennions" w:date="2020-08-17T15:02:00Z">
        <w:r w:rsidR="00770FA5">
          <w:rPr>
            <w:rFonts w:ascii="Garamond" w:hAnsi="Garamond"/>
            <w:color w:val="2E74B5" w:themeColor="accent5" w:themeShade="BF"/>
          </w:rPr>
          <w:t xml:space="preserve"> or </w:t>
        </w:r>
      </w:ins>
      <w:ins w:id="552" w:author="Michael Jennions" w:date="2020-08-11T20:45:00Z">
        <w:r w:rsidR="000B629A" w:rsidRPr="00C84794">
          <w:rPr>
            <w:rFonts w:ascii="Garamond" w:hAnsi="Garamond"/>
            <w:color w:val="2E74B5" w:themeColor="accent5" w:themeShade="BF"/>
          </w:rPr>
          <w:t>men than girls</w:t>
        </w:r>
      </w:ins>
      <w:ins w:id="553" w:author="Michael Jennions" w:date="2020-08-17T15:02:00Z">
        <w:r w:rsidR="00770FA5">
          <w:rPr>
            <w:rFonts w:ascii="Garamond" w:hAnsi="Garamond"/>
            <w:color w:val="2E74B5" w:themeColor="accent5" w:themeShade="BF"/>
          </w:rPr>
          <w:t xml:space="preserve"> or </w:t>
        </w:r>
      </w:ins>
      <w:ins w:id="554" w:author="Michael Jennions" w:date="2020-08-11T20:45:00Z">
        <w:r w:rsidR="000B629A" w:rsidRPr="00C84794">
          <w:rPr>
            <w:rFonts w:ascii="Garamond" w:hAnsi="Garamond"/>
            <w:color w:val="2E74B5" w:themeColor="accent5" w:themeShade="BF"/>
          </w:rPr>
          <w:t>women</w:t>
        </w:r>
        <w:r w:rsidR="000B629A">
          <w:rPr>
            <w:rFonts w:ascii="Garamond" w:hAnsi="Garamond"/>
            <w:color w:val="2E74B5" w:themeColor="accent5" w:themeShade="BF"/>
          </w:rPr>
          <w:t xml:space="preserve"> </w:t>
        </w:r>
      </w:ins>
      <w:ins w:id="555" w:author="Michael Jennions" w:date="2020-08-05T00:46:00Z">
        <w:r w:rsidR="00747656" w:rsidRPr="00905C30">
          <w:rPr>
            <w:rFonts w:ascii="Garamond" w:hAnsi="Garamond"/>
            <w:color w:val="2E74B5" w:themeColor="accent5" w:themeShade="BF"/>
            <w:rPrChange w:id="556" w:author="Michael Jennions" w:date="2020-08-05T00:54:00Z">
              <w:rPr>
                <w:rFonts w:ascii="Garamond" w:hAnsi="Garamond"/>
                <w:color w:val="FF0000"/>
              </w:rPr>
            </w:rPrChange>
          </w:rPr>
          <w:t>in behaviour</w:t>
        </w:r>
      </w:ins>
      <w:ins w:id="557" w:author="Michael Jennions" w:date="2020-08-05T00:55:00Z">
        <w:r>
          <w:rPr>
            <w:rFonts w:ascii="Garamond" w:hAnsi="Garamond"/>
            <w:color w:val="2E74B5" w:themeColor="accent5" w:themeShade="BF"/>
          </w:rPr>
          <w:t xml:space="preserve">, personalities and cognition </w:t>
        </w:r>
      </w:ins>
      <w:ins w:id="558" w:author="Michael Jennions" w:date="2020-08-11T20:46:00Z">
        <w:r w:rsidR="000B629A">
          <w:rPr>
            <w:rFonts w:ascii="Garamond" w:hAnsi="Garamond"/>
            <w:color w:val="2E74B5" w:themeColor="accent5" w:themeShade="BF"/>
          </w:rPr>
          <w:t xml:space="preserve">is likely to be </w:t>
        </w:r>
      </w:ins>
      <w:ins w:id="559" w:author="Michael Jennions" w:date="2020-08-05T01:02:00Z">
        <w:r w:rsidR="0068698A">
          <w:rPr>
            <w:rFonts w:ascii="Garamond" w:hAnsi="Garamond"/>
            <w:color w:val="2E74B5" w:themeColor="accent5" w:themeShade="BF"/>
          </w:rPr>
          <w:t xml:space="preserve">due to both social and </w:t>
        </w:r>
      </w:ins>
      <w:ins w:id="560" w:author="Michael Jennions" w:date="2020-08-05T00:48:00Z">
        <w:r w:rsidR="00747656" w:rsidRPr="00905C30">
          <w:rPr>
            <w:rFonts w:ascii="Garamond" w:hAnsi="Garamond"/>
            <w:color w:val="2E74B5" w:themeColor="accent5" w:themeShade="BF"/>
            <w:rPrChange w:id="561" w:author="Michael Jennions" w:date="2020-08-05T00:54:00Z">
              <w:rPr>
                <w:rFonts w:ascii="Garamond" w:hAnsi="Garamond"/>
                <w:color w:val="FF0000"/>
              </w:rPr>
            </w:rPrChange>
          </w:rPr>
          <w:t>biological differences between the sexes</w:t>
        </w:r>
      </w:ins>
      <w:ins w:id="562" w:author="Michael Jennions" w:date="2020-08-05T00:49:00Z">
        <w:r w:rsidR="00747656" w:rsidRPr="00905C30">
          <w:rPr>
            <w:rFonts w:ascii="Garamond" w:hAnsi="Garamond"/>
            <w:color w:val="2E74B5" w:themeColor="accent5" w:themeShade="BF"/>
            <w:rPrChange w:id="563" w:author="Michael Jennions" w:date="2020-08-05T00:54:00Z">
              <w:rPr>
                <w:rFonts w:ascii="Garamond" w:hAnsi="Garamond"/>
                <w:color w:val="FF0000"/>
              </w:rPr>
            </w:rPrChange>
          </w:rPr>
          <w:t xml:space="preserve">. </w:t>
        </w:r>
      </w:ins>
      <w:ins w:id="564" w:author="Michael Jennions" w:date="2020-08-05T01:02:00Z">
        <w:r w:rsidR="0068698A">
          <w:rPr>
            <w:rFonts w:ascii="Garamond" w:hAnsi="Garamond"/>
            <w:color w:val="2E74B5" w:themeColor="accent5" w:themeShade="BF"/>
          </w:rPr>
          <w:t>Many commentators have, however, argued for the primacy of biolog</w:t>
        </w:r>
      </w:ins>
      <w:ins w:id="565" w:author="Michael Jennions" w:date="2020-08-05T01:03:00Z">
        <w:r w:rsidR="0068698A">
          <w:rPr>
            <w:rFonts w:ascii="Garamond" w:hAnsi="Garamond"/>
            <w:color w:val="2E74B5" w:themeColor="accent5" w:themeShade="BF"/>
          </w:rPr>
          <w:t>ical differences</w:t>
        </w:r>
      </w:ins>
      <w:ins w:id="566" w:author="Michael Jennions" w:date="2020-08-18T19:58:00Z">
        <w:r w:rsidR="00877E28">
          <w:rPr>
            <w:rFonts w:ascii="Garamond" w:hAnsi="Garamond"/>
            <w:color w:val="2E74B5" w:themeColor="accent5" w:themeShade="BF"/>
          </w:rPr>
          <w:t xml:space="preserve"> (</w:t>
        </w:r>
        <w:r w:rsidR="00877E28" w:rsidRPr="00877E28">
          <w:rPr>
            <w:rFonts w:ascii="Garamond" w:hAnsi="Garamond"/>
            <w:color w:val="2E74B5" w:themeColor="accent5" w:themeShade="BF"/>
            <w:highlight w:val="cyan"/>
            <w:rPrChange w:id="567" w:author="Michael Jennions" w:date="2020-08-18T19:58:00Z">
              <w:rPr>
                <w:rFonts w:ascii="Garamond" w:hAnsi="Garamond"/>
                <w:color w:val="2E74B5" w:themeColor="accent5" w:themeShade="BF"/>
              </w:rPr>
            </w:rPrChange>
          </w:rPr>
          <w:t>Jensen 1992, but see Feingold 1992, Miller Halpern 2014</w:t>
        </w:r>
        <w:r w:rsidR="00877E28">
          <w:rPr>
            <w:rFonts w:ascii="Garamond" w:hAnsi="Garamond"/>
            <w:color w:val="2E74B5" w:themeColor="accent5" w:themeShade="BF"/>
          </w:rPr>
          <w:t>)</w:t>
        </w:r>
      </w:ins>
      <w:ins w:id="568" w:author="Michael Jennions" w:date="2020-08-05T01:03:00Z">
        <w:r w:rsidR="0068698A">
          <w:rPr>
            <w:rFonts w:ascii="Garamond" w:hAnsi="Garamond"/>
            <w:color w:val="2E74B5" w:themeColor="accent5" w:themeShade="BF"/>
          </w:rPr>
          <w:t xml:space="preserve">. </w:t>
        </w:r>
      </w:ins>
      <w:ins w:id="569" w:author="Michael Jennions" w:date="2020-08-05T00:49:00Z">
        <w:r w:rsidR="00747656" w:rsidRPr="00905C30">
          <w:rPr>
            <w:rFonts w:ascii="Garamond" w:hAnsi="Garamond"/>
            <w:color w:val="2E74B5" w:themeColor="accent5" w:themeShade="BF"/>
            <w:rPrChange w:id="570" w:author="Michael Jennions" w:date="2020-08-05T00:54:00Z">
              <w:rPr>
                <w:rFonts w:ascii="Garamond" w:hAnsi="Garamond"/>
                <w:color w:val="FF0000"/>
              </w:rPr>
            </w:rPrChange>
          </w:rPr>
          <w:t xml:space="preserve">For example, </w:t>
        </w:r>
      </w:ins>
      <w:ins w:id="571" w:author="Michael Jennions" w:date="2020-08-05T00:52:00Z">
        <w:r w:rsidRPr="00905C30">
          <w:rPr>
            <w:rFonts w:ascii="Garamond" w:hAnsi="Garamond"/>
            <w:color w:val="2E74B5" w:themeColor="accent5" w:themeShade="BF"/>
            <w:rPrChange w:id="572" w:author="Michael Jennions" w:date="2020-08-05T00:54:00Z">
              <w:rPr>
                <w:rFonts w:ascii="Garamond" w:hAnsi="Garamond"/>
                <w:color w:val="FF0000"/>
              </w:rPr>
            </w:rPrChange>
          </w:rPr>
          <w:t>Steve Pinker</w:t>
        </w:r>
      </w:ins>
      <w:ins w:id="573" w:author="Michael Jennions" w:date="2020-08-05T00:49:00Z">
        <w:r w:rsidR="00747656" w:rsidRPr="00905C30">
          <w:rPr>
            <w:rFonts w:ascii="Garamond" w:hAnsi="Garamond"/>
            <w:color w:val="2E74B5" w:themeColor="accent5" w:themeShade="BF"/>
            <w:rPrChange w:id="574" w:author="Michael Jennions" w:date="2020-08-05T00:54:00Z">
              <w:rPr>
                <w:rFonts w:ascii="Garamond" w:hAnsi="Garamond"/>
                <w:color w:val="FF0000"/>
              </w:rPr>
            </w:rPrChange>
          </w:rPr>
          <w:t xml:space="preserve"> </w:t>
        </w:r>
      </w:ins>
      <w:ins w:id="575" w:author="Michael Jennions" w:date="2020-08-05T01:03:00Z">
        <w:r w:rsidR="00AD2D5D">
          <w:rPr>
            <w:rFonts w:ascii="Garamond" w:hAnsi="Garamond"/>
            <w:color w:val="2E74B5" w:themeColor="accent5" w:themeShade="BF"/>
          </w:rPr>
          <w:t>noted</w:t>
        </w:r>
      </w:ins>
      <w:ins w:id="576" w:author="Michael Jennions" w:date="2020-08-05T00:56:00Z">
        <w:r w:rsidR="0068698A">
          <w:rPr>
            <w:rFonts w:ascii="Garamond" w:hAnsi="Garamond"/>
            <w:color w:val="2E74B5" w:themeColor="accent5" w:themeShade="BF"/>
          </w:rPr>
          <w:t xml:space="preserve"> </w:t>
        </w:r>
      </w:ins>
      <w:ins w:id="577" w:author="Michael Jennions" w:date="2020-08-05T00:49:00Z">
        <w:r w:rsidR="00747656" w:rsidRPr="00905C30">
          <w:rPr>
            <w:rFonts w:ascii="Garamond" w:hAnsi="Garamond"/>
            <w:color w:val="2E74B5" w:themeColor="accent5" w:themeShade="BF"/>
            <w:rPrChange w:id="578" w:author="Michael Jennions" w:date="2020-08-05T00:54:00Z">
              <w:rPr>
                <w:rFonts w:ascii="Garamond" w:hAnsi="Garamond"/>
                <w:color w:val="FF0000"/>
              </w:rPr>
            </w:rPrChange>
          </w:rPr>
          <w:t xml:space="preserve">that: </w:t>
        </w:r>
        <w:r w:rsidR="00747656" w:rsidRPr="0068698A">
          <w:rPr>
            <w:rFonts w:ascii="Garamond" w:hAnsi="Garamond" w:cs="Times New Roman"/>
            <w:color w:val="2E74B5" w:themeColor="accent5" w:themeShade="BF"/>
            <w:rPrChange w:id="579" w:author="Michael Jennions" w:date="2020-08-05T00:56:00Z">
              <w:rPr>
                <w:rFonts w:ascii="Garamond" w:hAnsi="Garamond"/>
                <w:color w:val="FF0000"/>
              </w:rPr>
            </w:rPrChange>
          </w:rPr>
          <w:t>“</w:t>
        </w:r>
      </w:ins>
      <w:commentRangeStart w:id="580"/>
      <w:ins w:id="581" w:author="Michael Jennions" w:date="2020-08-05T00:53:00Z">
        <w:r w:rsidRPr="000B629A">
          <w:rPr>
            <w:rFonts w:ascii="Garamond" w:eastAsia="Times New Roman" w:hAnsi="Garamond" w:cs="Times New Roman"/>
            <w:i/>
            <w:color w:val="2E74B5" w:themeColor="accent5" w:themeShade="BF"/>
            <w:spacing w:val="-1"/>
            <w:rPrChange w:id="582" w:author="Michael Jennions" w:date="2020-08-11T20:46:00Z">
              <w:rPr>
                <w:rFonts w:ascii="Times New Roman" w:eastAsia="Times New Roman" w:hAnsi="Times New Roman" w:cs="Times New Roman"/>
                <w:color w:val="000000"/>
                <w:spacing w:val="-1"/>
                <w:sz w:val="27"/>
                <w:szCs w:val="27"/>
              </w:rPr>
            </w:rPrChange>
          </w:rPr>
          <w:t>Since a male can have more offspring than a female—but also has a greater chance of being childless (the victims of other males who impregnate the available females)—natural selection favo</w:t>
        </w:r>
      </w:ins>
      <w:ins w:id="583" w:author="Michael Jennions" w:date="2020-08-09T20:30:00Z">
        <w:r w:rsidR="00A02F5A" w:rsidRPr="000B629A">
          <w:rPr>
            <w:rFonts w:ascii="Garamond" w:eastAsia="Times New Roman" w:hAnsi="Garamond" w:cs="Times New Roman"/>
            <w:i/>
            <w:color w:val="2E74B5" w:themeColor="accent5" w:themeShade="BF"/>
            <w:spacing w:val="-1"/>
            <w:rPrChange w:id="584" w:author="Michael Jennions" w:date="2020-08-11T20:46:00Z">
              <w:rPr>
                <w:rFonts w:ascii="Garamond" w:eastAsia="Times New Roman" w:hAnsi="Garamond" w:cs="Times New Roman"/>
                <w:color w:val="2E74B5" w:themeColor="accent5" w:themeShade="BF"/>
                <w:spacing w:val="-1"/>
              </w:rPr>
            </w:rPrChange>
          </w:rPr>
          <w:t>u</w:t>
        </w:r>
      </w:ins>
      <w:ins w:id="585" w:author="Michael Jennions" w:date="2020-08-05T00:53:00Z">
        <w:r w:rsidRPr="000B629A">
          <w:rPr>
            <w:rFonts w:ascii="Garamond" w:eastAsia="Times New Roman" w:hAnsi="Garamond" w:cs="Times New Roman"/>
            <w:i/>
            <w:color w:val="2E74B5" w:themeColor="accent5" w:themeShade="BF"/>
            <w:spacing w:val="-1"/>
            <w:rPrChange w:id="586" w:author="Michael Jennions" w:date="2020-08-11T20:46:00Z">
              <w:rPr>
                <w:rFonts w:ascii="Times New Roman" w:eastAsia="Times New Roman" w:hAnsi="Times New Roman" w:cs="Times New Roman"/>
                <w:color w:val="000000"/>
                <w:spacing w:val="-1"/>
                <w:sz w:val="27"/>
                <w:szCs w:val="27"/>
              </w:rPr>
            </w:rPrChange>
          </w:rPr>
          <w:t>rs a slightly more conservative and reliable baby-building process for females and a slightly more ambitious and error-prone process for males</w:t>
        </w:r>
      </w:ins>
      <w:ins w:id="587" w:author="Michael Jennions" w:date="2020-08-05T00:54:00Z">
        <w:r w:rsidRPr="0068698A">
          <w:rPr>
            <w:rFonts w:ascii="Garamond" w:eastAsia="Times New Roman" w:hAnsi="Garamond" w:cs="Times New Roman"/>
            <w:color w:val="2E74B5" w:themeColor="accent5" w:themeShade="BF"/>
            <w:spacing w:val="-1"/>
            <w:rPrChange w:id="588" w:author="Michael Jennions" w:date="2020-08-05T00:56:00Z">
              <w:rPr>
                <w:rFonts w:ascii="Times New Roman" w:eastAsia="Times New Roman" w:hAnsi="Times New Roman" w:cs="Times New Roman"/>
                <w:color w:val="000000"/>
                <w:spacing w:val="-1"/>
                <w:sz w:val="27"/>
                <w:szCs w:val="27"/>
              </w:rPr>
            </w:rPrChange>
          </w:rPr>
          <w:t>” (</w:t>
        </w:r>
      </w:ins>
      <w:commentRangeEnd w:id="580"/>
      <w:ins w:id="589" w:author="Michael Jennions" w:date="2020-08-05T01:17:00Z">
        <w:r w:rsidR="004905DE">
          <w:rPr>
            <w:rStyle w:val="CommentReference"/>
          </w:rPr>
          <w:commentReference w:id="580"/>
        </w:r>
      </w:ins>
      <w:ins w:id="590" w:author="Michael Jennions" w:date="2020-08-05T00:54:00Z">
        <w:r w:rsidRPr="0068698A">
          <w:rPr>
            <w:rFonts w:ascii="Garamond" w:eastAsia="Times New Roman" w:hAnsi="Garamond" w:cs="Times New Roman"/>
            <w:color w:val="2E74B5" w:themeColor="accent5" w:themeShade="BF"/>
            <w:spacing w:val="-1"/>
            <w:rPrChange w:id="591" w:author="Michael Jennions" w:date="2020-08-05T00:56:00Z">
              <w:rPr>
                <w:rFonts w:ascii="Times New Roman" w:eastAsia="Times New Roman" w:hAnsi="Times New Roman" w:cs="Times New Roman"/>
                <w:color w:val="000000"/>
                <w:spacing w:val="-1"/>
                <w:sz w:val="27"/>
                <w:szCs w:val="27"/>
              </w:rPr>
            </w:rPrChange>
          </w:rPr>
          <w:t>New Republic 2005)</w:t>
        </w:r>
      </w:ins>
      <w:ins w:id="592" w:author="Michael Jennions" w:date="2020-08-05T00:53:00Z">
        <w:r w:rsidRPr="0068698A">
          <w:rPr>
            <w:rFonts w:ascii="Garamond" w:eastAsia="Times New Roman" w:hAnsi="Garamond" w:cs="Times New Roman"/>
            <w:color w:val="2E74B5" w:themeColor="accent5" w:themeShade="BF"/>
            <w:spacing w:val="-1"/>
            <w:rPrChange w:id="593" w:author="Michael Jennions" w:date="2020-08-05T00:56:00Z">
              <w:rPr>
                <w:rFonts w:ascii="Times New Roman" w:eastAsia="Times New Roman" w:hAnsi="Times New Roman" w:cs="Times New Roman"/>
                <w:color w:val="000000"/>
                <w:spacing w:val="-1"/>
                <w:sz w:val="27"/>
                <w:szCs w:val="27"/>
              </w:rPr>
            </w:rPrChange>
          </w:rPr>
          <w:t>. </w:t>
        </w:r>
      </w:ins>
      <w:ins w:id="594" w:author="Michael Jennions" w:date="2020-08-05T00:57:00Z">
        <w:r w:rsidR="0068698A">
          <w:rPr>
            <w:rFonts w:ascii="Garamond" w:eastAsia="Times New Roman" w:hAnsi="Garamond" w:cs="Times New Roman"/>
            <w:color w:val="2E74B5" w:themeColor="accent5" w:themeShade="BF"/>
            <w:spacing w:val="-1"/>
          </w:rPr>
          <w:t xml:space="preserve">This </w:t>
        </w:r>
        <w:r w:rsidR="0068698A">
          <w:rPr>
            <w:rFonts w:ascii="Garamond" w:eastAsia="Times New Roman" w:hAnsi="Garamond" w:cs="Times New Roman"/>
            <w:color w:val="2E74B5" w:themeColor="accent5" w:themeShade="BF"/>
            <w:spacing w:val="-1"/>
          </w:rPr>
          <w:lastRenderedPageBreak/>
          <w:t xml:space="preserve">line of </w:t>
        </w:r>
      </w:ins>
      <w:ins w:id="595" w:author="Michael Jennions" w:date="2020-08-05T01:03:00Z">
        <w:r w:rsidR="00AD2D5D">
          <w:rPr>
            <w:rFonts w:ascii="Garamond" w:eastAsia="Times New Roman" w:hAnsi="Garamond" w:cs="Times New Roman"/>
            <w:color w:val="2E74B5" w:themeColor="accent5" w:themeShade="BF"/>
            <w:spacing w:val="-1"/>
          </w:rPr>
          <w:t>reasoning</w:t>
        </w:r>
      </w:ins>
      <w:ins w:id="596" w:author="Michael Jennions" w:date="2020-08-05T00:57:00Z">
        <w:r w:rsidR="0068698A">
          <w:rPr>
            <w:rFonts w:ascii="Garamond" w:eastAsia="Times New Roman" w:hAnsi="Garamond" w:cs="Times New Roman"/>
            <w:color w:val="2E74B5" w:themeColor="accent5" w:themeShade="BF"/>
            <w:spacing w:val="-1"/>
          </w:rPr>
          <w:t xml:space="preserve"> is often supported by </w:t>
        </w:r>
      </w:ins>
      <w:ins w:id="597" w:author="Michael Jennions" w:date="2020-08-17T15:02:00Z">
        <w:r w:rsidR="00770FA5">
          <w:rPr>
            <w:rFonts w:ascii="Garamond" w:eastAsia="Times New Roman" w:hAnsi="Garamond" w:cs="Times New Roman"/>
            <w:color w:val="2E74B5" w:themeColor="accent5" w:themeShade="BF"/>
            <w:spacing w:val="-1"/>
          </w:rPr>
          <w:t>reports</w:t>
        </w:r>
      </w:ins>
      <w:ins w:id="598" w:author="Michael Jennions" w:date="2020-08-05T00:57:00Z">
        <w:r w:rsidR="0068698A">
          <w:rPr>
            <w:rFonts w:ascii="Garamond" w:eastAsia="Times New Roman" w:hAnsi="Garamond" w:cs="Times New Roman"/>
            <w:color w:val="2E74B5" w:themeColor="accent5" w:themeShade="BF"/>
            <w:spacing w:val="-1"/>
          </w:rPr>
          <w:t xml:space="preserve"> </w:t>
        </w:r>
      </w:ins>
      <w:ins w:id="599" w:author="Michael Jennions" w:date="2020-08-05T00:58:00Z">
        <w:r w:rsidR="0068698A" w:rsidRPr="0068698A">
          <w:rPr>
            <w:rFonts w:ascii="Garamond" w:eastAsia="Times New Roman" w:hAnsi="Garamond" w:cs="Times New Roman"/>
            <w:color w:val="2E74B5" w:themeColor="accent5" w:themeShade="BF"/>
            <w:spacing w:val="-1"/>
          </w:rPr>
          <w:t>t</w:t>
        </w:r>
      </w:ins>
      <w:del w:id="600" w:author="Michael Jennions" w:date="2020-08-05T00:58:00Z">
        <w:r w:rsidR="00370960" w:rsidRPr="0068698A" w:rsidDel="0068698A">
          <w:rPr>
            <w:rFonts w:ascii="Garamond" w:hAnsi="Garamond"/>
            <w:color w:val="2E74B5" w:themeColor="accent5" w:themeShade="BF"/>
            <w:rPrChange w:id="601" w:author="Michael Jennions" w:date="2020-08-05T00:59:00Z">
              <w:rPr>
                <w:rFonts w:ascii="Garamond" w:hAnsi="Garamond"/>
                <w:color w:val="FF0000"/>
              </w:rPr>
            </w:rPrChange>
          </w:rPr>
          <w:delText xml:space="preserve">Yet the mechanisms behind such widespread greater male variability remain unclear. </w:delText>
        </w:r>
      </w:del>
    </w:p>
    <w:p w14:paraId="0D4367AA" w14:textId="79E28A99" w:rsidR="00370960" w:rsidRPr="00B730F1" w:rsidRDefault="007A2CB3" w:rsidP="0068698A">
      <w:pPr>
        <w:rPr>
          <w:ins w:id="602" w:author="Michael Jennions" w:date="2020-08-05T01:05:00Z"/>
          <w:rFonts w:ascii="Garamond" w:hAnsi="Garamond"/>
          <w:color w:val="2E74B5" w:themeColor="accent5" w:themeShade="BF"/>
          <w:rPrChange w:id="603" w:author="Michael Jennions" w:date="2020-08-05T01:07:00Z">
            <w:rPr>
              <w:ins w:id="604" w:author="Michael Jennions" w:date="2020-08-05T01:05:00Z"/>
              <w:rFonts w:ascii="Garamond" w:hAnsi="Garamond"/>
              <w:color w:val="FF0000"/>
            </w:rPr>
          </w:rPrChange>
        </w:rPr>
      </w:pPr>
      <w:moveToRangeStart w:id="605" w:author="Michael Jennions" w:date="2020-08-05T00:24:00Z" w:name="move47479458"/>
      <w:moveTo w:id="606" w:author="Michael Jennions" w:date="2020-08-05T00:24:00Z">
        <w:del w:id="607" w:author="Michael Jennions" w:date="2020-08-05T00:58:00Z">
          <w:r w:rsidRPr="0068698A" w:rsidDel="0068698A">
            <w:rPr>
              <w:rFonts w:ascii="Garamond" w:hAnsi="Garamond"/>
              <w:color w:val="2E74B5" w:themeColor="accent5" w:themeShade="BF"/>
              <w:rPrChange w:id="608" w:author="Michael Jennions" w:date="2020-08-05T00:59:00Z">
                <w:rPr>
                  <w:rFonts w:ascii="Garamond" w:hAnsi="Garamond"/>
                  <w:color w:val="FF0000"/>
                </w:rPr>
              </w:rPrChange>
            </w:rPr>
            <w:delText>T</w:delText>
          </w:r>
        </w:del>
        <w:r w:rsidRPr="0068698A">
          <w:rPr>
            <w:rFonts w:ascii="Garamond" w:hAnsi="Garamond"/>
            <w:color w:val="2E74B5" w:themeColor="accent5" w:themeShade="BF"/>
            <w:rPrChange w:id="609" w:author="Michael Jennions" w:date="2020-08-05T00:59:00Z">
              <w:rPr>
                <w:rFonts w:ascii="Garamond" w:hAnsi="Garamond"/>
                <w:color w:val="FF0000"/>
              </w:rPr>
            </w:rPrChange>
          </w:rPr>
          <w:t xml:space="preserve">hat </w:t>
        </w:r>
      </w:moveTo>
      <w:ins w:id="610" w:author="Michael Jennions" w:date="2020-08-09T20:30:00Z">
        <w:r w:rsidR="00A02F5A">
          <w:rPr>
            <w:rFonts w:ascii="Garamond" w:hAnsi="Garamond"/>
            <w:color w:val="2E74B5" w:themeColor="accent5" w:themeShade="BF"/>
          </w:rPr>
          <w:t xml:space="preserve">there is </w:t>
        </w:r>
        <w:r w:rsidR="00A02F5A" w:rsidRPr="001645D9">
          <w:rPr>
            <w:rFonts w:ascii="Garamond" w:hAnsi="Garamond"/>
            <w:color w:val="2E74B5" w:themeColor="accent5" w:themeShade="BF"/>
          </w:rPr>
          <w:t>a trend across the animal kingdom</w:t>
        </w:r>
        <w:r w:rsidR="00A02F5A" w:rsidRPr="003F7DA2">
          <w:rPr>
            <w:rFonts w:ascii="Garamond" w:hAnsi="Garamond"/>
            <w:color w:val="2E74B5" w:themeColor="accent5" w:themeShade="BF"/>
          </w:rPr>
          <w:t xml:space="preserve"> </w:t>
        </w:r>
        <w:r w:rsidR="00A02F5A">
          <w:rPr>
            <w:rFonts w:ascii="Garamond" w:hAnsi="Garamond"/>
            <w:color w:val="2E74B5" w:themeColor="accent5" w:themeShade="BF"/>
          </w:rPr>
          <w:t xml:space="preserve">for </w:t>
        </w:r>
      </w:ins>
      <w:moveTo w:id="611" w:author="Michael Jennions" w:date="2020-08-05T00:24:00Z">
        <w:r w:rsidRPr="0068698A">
          <w:rPr>
            <w:rFonts w:ascii="Garamond" w:hAnsi="Garamond"/>
            <w:color w:val="2E74B5" w:themeColor="accent5" w:themeShade="BF"/>
            <w:rPrChange w:id="612" w:author="Michael Jennions" w:date="2020-08-05T00:59:00Z">
              <w:rPr>
                <w:rFonts w:ascii="Garamond" w:hAnsi="Garamond"/>
                <w:color w:val="FF0000"/>
              </w:rPr>
            </w:rPrChange>
          </w:rPr>
          <w:t xml:space="preserve">males </w:t>
        </w:r>
        <w:del w:id="613" w:author="Michael Jennions" w:date="2020-08-05T01:37:00Z">
          <w:r w:rsidRPr="0068698A" w:rsidDel="00181504">
            <w:rPr>
              <w:rFonts w:ascii="Garamond" w:hAnsi="Garamond"/>
              <w:color w:val="2E74B5" w:themeColor="accent5" w:themeShade="BF"/>
              <w:rPrChange w:id="614" w:author="Michael Jennions" w:date="2020-08-05T00:59:00Z">
                <w:rPr>
                  <w:rFonts w:ascii="Garamond" w:hAnsi="Garamond"/>
                  <w:color w:val="FF0000"/>
                </w:rPr>
              </w:rPrChange>
            </w:rPr>
            <w:delText>are</w:delText>
          </w:r>
        </w:del>
      </w:moveTo>
      <w:ins w:id="615" w:author="Michael Jennions" w:date="2020-08-09T20:30:00Z">
        <w:r w:rsidR="00A02F5A">
          <w:rPr>
            <w:rFonts w:ascii="Garamond" w:hAnsi="Garamond"/>
            <w:color w:val="2E74B5" w:themeColor="accent5" w:themeShade="BF"/>
          </w:rPr>
          <w:t>to be</w:t>
        </w:r>
      </w:ins>
      <w:moveTo w:id="616" w:author="Michael Jennions" w:date="2020-08-05T00:24:00Z">
        <w:r w:rsidRPr="0068698A">
          <w:rPr>
            <w:rFonts w:ascii="Garamond" w:hAnsi="Garamond"/>
            <w:color w:val="2E74B5" w:themeColor="accent5" w:themeShade="BF"/>
            <w:rPrChange w:id="617" w:author="Michael Jennions" w:date="2020-08-05T00:59:00Z">
              <w:rPr>
                <w:rFonts w:ascii="Garamond" w:hAnsi="Garamond"/>
                <w:color w:val="FF0000"/>
              </w:rPr>
            </w:rPrChange>
          </w:rPr>
          <w:t xml:space="preserve"> more variable than female</w:t>
        </w:r>
      </w:moveTo>
      <w:ins w:id="618" w:author="Michael Jennions" w:date="2020-08-09T20:30:00Z">
        <w:r w:rsidR="00A02F5A">
          <w:rPr>
            <w:rFonts w:ascii="Garamond" w:hAnsi="Garamond"/>
            <w:color w:val="2E74B5" w:themeColor="accent5" w:themeShade="BF"/>
          </w:rPr>
          <w:t>s</w:t>
        </w:r>
      </w:ins>
      <w:moveTo w:id="619" w:author="Michael Jennions" w:date="2020-08-05T00:24:00Z">
        <w:del w:id="620" w:author="Michael Jennions" w:date="2020-08-09T20:30:00Z">
          <w:r w:rsidRPr="0068698A" w:rsidDel="00A02F5A">
            <w:rPr>
              <w:rFonts w:ascii="Garamond" w:hAnsi="Garamond"/>
              <w:color w:val="2E74B5" w:themeColor="accent5" w:themeShade="BF"/>
              <w:rPrChange w:id="621" w:author="Michael Jennions" w:date="2020-08-05T00:59:00Z">
                <w:rPr>
                  <w:rFonts w:ascii="Garamond" w:hAnsi="Garamond"/>
                  <w:color w:val="FF0000"/>
                </w:rPr>
              </w:rPrChange>
            </w:rPr>
            <w:delText xml:space="preserve">s is a trend </w:delText>
          </w:r>
        </w:del>
        <w:del w:id="622" w:author="Michael Jennions" w:date="2020-08-05T00:58:00Z">
          <w:r w:rsidRPr="0068698A" w:rsidDel="0068698A">
            <w:rPr>
              <w:rFonts w:ascii="Garamond" w:hAnsi="Garamond"/>
              <w:color w:val="2E74B5" w:themeColor="accent5" w:themeShade="BF"/>
              <w:rPrChange w:id="623" w:author="Michael Jennions" w:date="2020-08-05T00:59:00Z">
                <w:rPr>
                  <w:rFonts w:ascii="Garamond" w:hAnsi="Garamond"/>
                  <w:color w:val="FF0000"/>
                </w:rPr>
              </w:rPrChange>
            </w:rPr>
            <w:delText xml:space="preserve">observed </w:delText>
          </w:r>
        </w:del>
        <w:del w:id="624" w:author="Michael Jennions" w:date="2020-08-09T20:30:00Z">
          <w:r w:rsidRPr="0068698A" w:rsidDel="00A02F5A">
            <w:rPr>
              <w:rFonts w:ascii="Garamond" w:hAnsi="Garamond"/>
              <w:color w:val="2E74B5" w:themeColor="accent5" w:themeShade="BF"/>
              <w:rPrChange w:id="625" w:author="Michael Jennions" w:date="2020-08-05T00:59:00Z">
                <w:rPr>
                  <w:rFonts w:ascii="Garamond" w:hAnsi="Garamond"/>
                  <w:color w:val="FF0000"/>
                </w:rPr>
              </w:rPrChange>
            </w:rPr>
            <w:delText>across the animal kingdom</w:delText>
          </w:r>
        </w:del>
        <w:del w:id="626" w:author="Michael Jennions" w:date="2020-08-05T00:59:00Z">
          <w:r w:rsidRPr="0068698A" w:rsidDel="0068698A">
            <w:rPr>
              <w:rFonts w:ascii="Garamond" w:hAnsi="Garamond"/>
              <w:color w:val="2E74B5" w:themeColor="accent5" w:themeShade="BF"/>
              <w:rPrChange w:id="627" w:author="Michael Jennions" w:date="2020-08-05T00:59:00Z">
                <w:rPr>
                  <w:rFonts w:ascii="Garamond" w:hAnsi="Garamond"/>
                  <w:color w:val="FF0000"/>
                </w:rPr>
              </w:rPrChange>
            </w:rPr>
            <w:delText>, consistent with the ‘greater male variability’ hypothesis</w:delText>
          </w:r>
        </w:del>
        <w:r w:rsidRPr="0068698A">
          <w:rPr>
            <w:rFonts w:ascii="Garamond" w:hAnsi="Garamond"/>
            <w:color w:val="2E74B5" w:themeColor="accent5" w:themeShade="BF"/>
            <w:rPrChange w:id="628" w:author="Michael Jennions" w:date="2020-08-05T00:59:00Z">
              <w:rPr>
                <w:rFonts w:ascii="Garamond" w:hAnsi="Garamond"/>
                <w:color w:val="FF0000"/>
              </w:rPr>
            </w:rPrChange>
          </w:rPr>
          <w:t>.</w:t>
        </w:r>
      </w:moveTo>
      <w:ins w:id="629" w:author="Michael Jennions" w:date="2020-08-05T01:36:00Z">
        <w:r w:rsidR="00181504">
          <w:rPr>
            <w:rFonts w:ascii="Garamond" w:hAnsi="Garamond"/>
            <w:color w:val="2E74B5" w:themeColor="accent5" w:themeShade="BF"/>
          </w:rPr>
          <w:t xml:space="preserve"> </w:t>
        </w:r>
      </w:ins>
      <w:ins w:id="630" w:author="Michael Jennions" w:date="2020-08-05T01:37:00Z">
        <w:r w:rsidR="00181504">
          <w:rPr>
            <w:rFonts w:ascii="Garamond" w:hAnsi="Garamond"/>
            <w:color w:val="2E74B5" w:themeColor="accent5" w:themeShade="BF"/>
          </w:rPr>
          <w:t>I</w:t>
        </w:r>
      </w:ins>
      <w:ins w:id="631" w:author="Michael Jennions" w:date="2020-08-09T20:30:00Z">
        <w:r w:rsidR="00A02F5A">
          <w:rPr>
            <w:rFonts w:ascii="Garamond" w:hAnsi="Garamond"/>
            <w:color w:val="2E74B5" w:themeColor="accent5" w:themeShade="BF"/>
          </w:rPr>
          <w:t>t</w:t>
        </w:r>
      </w:ins>
      <w:ins w:id="632" w:author="Michael Jennions" w:date="2020-08-05T01:37:00Z">
        <w:r w:rsidR="00181504">
          <w:rPr>
            <w:rFonts w:ascii="Garamond" w:hAnsi="Garamond"/>
            <w:color w:val="2E74B5" w:themeColor="accent5" w:themeShade="BF"/>
          </w:rPr>
          <w:t xml:space="preserve"> is true that g</w:t>
        </w:r>
      </w:ins>
      <w:ins w:id="633" w:author="Michael Jennions" w:date="2020-08-05T00:59:00Z">
        <w:r w:rsidR="0068698A" w:rsidRPr="00B730F1">
          <w:rPr>
            <w:rFonts w:ascii="Garamond" w:hAnsi="Garamond"/>
            <w:color w:val="2E74B5" w:themeColor="accent5" w:themeShade="BF"/>
            <w:rPrChange w:id="634" w:author="Michael Jennions" w:date="2020-08-05T01:07:00Z">
              <w:rPr>
                <w:rFonts w:ascii="Garamond" w:hAnsi="Garamond"/>
                <w:color w:val="FF0000"/>
              </w:rPr>
            </w:rPrChange>
          </w:rPr>
          <w:t>reater male than female</w:t>
        </w:r>
      </w:ins>
      <w:moveTo w:id="635" w:author="Michael Jennions" w:date="2020-08-05T00:24:00Z">
        <w:del w:id="636" w:author="Michael Jennions" w:date="2020-08-05T00:59:00Z">
          <w:r w:rsidRPr="00B730F1" w:rsidDel="0068698A">
            <w:rPr>
              <w:rFonts w:ascii="Garamond" w:hAnsi="Garamond"/>
              <w:color w:val="2E74B5" w:themeColor="accent5" w:themeShade="BF"/>
              <w:rPrChange w:id="637" w:author="Michael Jennions" w:date="2020-08-05T01:07:00Z">
                <w:rPr>
                  <w:rFonts w:ascii="Garamond" w:hAnsi="Garamond"/>
                  <w:color w:val="FF0000"/>
                </w:rPr>
              </w:rPrChange>
            </w:rPr>
            <w:delText xml:space="preserve"> Male-biased</w:delText>
          </w:r>
        </w:del>
        <w:r w:rsidRPr="00B730F1">
          <w:rPr>
            <w:rFonts w:ascii="Garamond" w:hAnsi="Garamond"/>
            <w:color w:val="2E74B5" w:themeColor="accent5" w:themeShade="BF"/>
            <w:rPrChange w:id="638" w:author="Michael Jennions" w:date="2020-08-05T01:07:00Z">
              <w:rPr>
                <w:rFonts w:ascii="Garamond" w:hAnsi="Garamond"/>
                <w:color w:val="FF0000"/>
              </w:rPr>
            </w:rPrChange>
          </w:rPr>
          <w:t xml:space="preserve"> variability </w:t>
        </w:r>
      </w:moveTo>
      <w:ins w:id="639" w:author="Michael Jennions" w:date="2020-08-05T00:59:00Z">
        <w:r w:rsidR="0068698A" w:rsidRPr="00B730F1">
          <w:rPr>
            <w:rFonts w:ascii="Garamond" w:hAnsi="Garamond"/>
            <w:color w:val="2E74B5" w:themeColor="accent5" w:themeShade="BF"/>
            <w:rPrChange w:id="640" w:author="Michael Jennions" w:date="2020-08-05T01:07:00Z">
              <w:rPr>
                <w:rFonts w:ascii="Garamond" w:hAnsi="Garamond"/>
                <w:color w:val="FF0000"/>
              </w:rPr>
            </w:rPrChange>
          </w:rPr>
          <w:t xml:space="preserve">in animals has been reported for </w:t>
        </w:r>
      </w:ins>
      <w:ins w:id="641" w:author="Michael Jennions" w:date="2020-08-17T15:03:00Z">
        <w:r w:rsidR="00770FA5">
          <w:rPr>
            <w:rFonts w:ascii="Garamond" w:hAnsi="Garamond"/>
            <w:color w:val="2E74B5" w:themeColor="accent5" w:themeShade="BF"/>
          </w:rPr>
          <w:t>some</w:t>
        </w:r>
      </w:ins>
      <w:ins w:id="642" w:author="Michael Jennions" w:date="2020-08-05T00:59:00Z">
        <w:r w:rsidR="0068698A" w:rsidRPr="00B730F1">
          <w:rPr>
            <w:rFonts w:ascii="Garamond" w:hAnsi="Garamond"/>
            <w:color w:val="2E74B5" w:themeColor="accent5" w:themeShade="BF"/>
            <w:rPrChange w:id="643" w:author="Michael Jennions" w:date="2020-08-05T01:07:00Z">
              <w:rPr>
                <w:rFonts w:ascii="Garamond" w:hAnsi="Garamond"/>
                <w:color w:val="FF0000"/>
              </w:rPr>
            </w:rPrChange>
          </w:rPr>
          <w:t xml:space="preserve"> traits</w:t>
        </w:r>
      </w:ins>
      <w:ins w:id="644" w:author="Michael Jennions" w:date="2020-08-05T01:38:00Z">
        <w:r w:rsidR="00181504">
          <w:rPr>
            <w:rFonts w:ascii="Garamond" w:hAnsi="Garamond"/>
            <w:color w:val="2E74B5" w:themeColor="accent5" w:themeShade="BF"/>
          </w:rPr>
          <w:t xml:space="preserve">, but </w:t>
        </w:r>
      </w:ins>
      <w:moveTo w:id="645" w:author="Michael Jennions" w:date="2020-08-05T00:24:00Z">
        <w:del w:id="646" w:author="Michael Jennions" w:date="2020-08-05T01:37:00Z">
          <w:r w:rsidRPr="00B730F1" w:rsidDel="00181504">
            <w:rPr>
              <w:rFonts w:ascii="Garamond" w:hAnsi="Garamond"/>
              <w:color w:val="2E74B5" w:themeColor="accent5" w:themeShade="BF"/>
              <w:rPrChange w:id="647" w:author="Michael Jennions" w:date="2020-08-05T01:07:00Z">
                <w:rPr>
                  <w:rFonts w:ascii="Garamond" w:hAnsi="Garamond"/>
                  <w:color w:val="FF0000"/>
                </w:rPr>
              </w:rPrChange>
            </w:rPr>
            <w:delText xml:space="preserve">than females across a range of </w:delText>
          </w:r>
        </w:del>
        <w:del w:id="648" w:author="Michael Jennions" w:date="2020-08-05T01:03:00Z">
          <w:r w:rsidRPr="00B730F1" w:rsidDel="00AD2D5D">
            <w:rPr>
              <w:rFonts w:ascii="Garamond" w:hAnsi="Garamond"/>
              <w:color w:val="2E74B5" w:themeColor="accent5" w:themeShade="BF"/>
              <w:rPrChange w:id="649" w:author="Michael Jennions" w:date="2020-08-05T01:07:00Z">
                <w:rPr>
                  <w:rFonts w:ascii="Garamond" w:hAnsi="Garamond"/>
                  <w:color w:val="FF0000"/>
                </w:rPr>
              </w:rPrChange>
            </w:rPr>
            <w:delText xml:space="preserve">behavioural, physiological and morphological </w:delText>
          </w:r>
        </w:del>
        <w:del w:id="650" w:author="Michael Jennions" w:date="2020-08-05T01:37:00Z">
          <w:r w:rsidRPr="00B730F1" w:rsidDel="00181504">
            <w:rPr>
              <w:rFonts w:ascii="Garamond" w:hAnsi="Garamond"/>
              <w:color w:val="2E74B5" w:themeColor="accent5" w:themeShade="BF"/>
              <w:rPrChange w:id="651" w:author="Michael Jennions" w:date="2020-08-05T01:07:00Z">
                <w:rPr>
                  <w:rFonts w:ascii="Garamond" w:hAnsi="Garamond"/>
                  <w:color w:val="FF0000"/>
                </w:rPr>
              </w:rPrChange>
            </w:rPr>
            <w:delText>traits</w:delText>
          </w:r>
        </w:del>
      </w:moveTo>
      <w:ins w:id="652" w:author="Michael Jennions" w:date="2020-08-05T01:38:00Z">
        <w:r w:rsidR="00181504">
          <w:rPr>
            <w:rFonts w:ascii="Garamond" w:hAnsi="Garamond"/>
            <w:color w:val="2E74B5" w:themeColor="accent5" w:themeShade="BF"/>
          </w:rPr>
          <w:t>the</w:t>
        </w:r>
      </w:ins>
      <w:ins w:id="653" w:author="Michael Jennions" w:date="2020-08-05T01:03:00Z">
        <w:r w:rsidR="00AD2D5D" w:rsidRPr="00B730F1">
          <w:rPr>
            <w:rFonts w:ascii="Garamond" w:hAnsi="Garamond"/>
            <w:color w:val="2E74B5" w:themeColor="accent5" w:themeShade="BF"/>
            <w:rPrChange w:id="654" w:author="Michael Jennions" w:date="2020-08-05T01:07:00Z">
              <w:rPr>
                <w:rFonts w:ascii="Garamond" w:hAnsi="Garamond"/>
                <w:color w:val="FF0000"/>
              </w:rPr>
            </w:rPrChange>
          </w:rPr>
          <w:t xml:space="preserve"> </w:t>
        </w:r>
      </w:ins>
      <w:ins w:id="655" w:author="Michael Jennions" w:date="2020-08-05T01:04:00Z">
        <w:r w:rsidR="00AD2D5D" w:rsidRPr="00B730F1">
          <w:rPr>
            <w:rFonts w:ascii="Garamond" w:hAnsi="Garamond"/>
            <w:color w:val="2E74B5" w:themeColor="accent5" w:themeShade="BF"/>
            <w:rPrChange w:id="656" w:author="Michael Jennions" w:date="2020-08-05T01:07:00Z">
              <w:rPr>
                <w:rFonts w:ascii="Garamond" w:hAnsi="Garamond"/>
                <w:color w:val="FF0000"/>
              </w:rPr>
            </w:rPrChange>
          </w:rPr>
          <w:t xml:space="preserve">strength of the </w:t>
        </w:r>
      </w:ins>
      <w:ins w:id="657" w:author="Michael Jennions" w:date="2020-08-05T01:03:00Z">
        <w:r w:rsidR="00AD2D5D" w:rsidRPr="00B730F1">
          <w:rPr>
            <w:rFonts w:ascii="Garamond" w:hAnsi="Garamond"/>
            <w:color w:val="2E74B5" w:themeColor="accent5" w:themeShade="BF"/>
            <w:rPrChange w:id="658" w:author="Michael Jennions" w:date="2020-08-05T01:07:00Z">
              <w:rPr>
                <w:rFonts w:ascii="Garamond" w:hAnsi="Garamond"/>
                <w:color w:val="FF0000"/>
              </w:rPr>
            </w:rPrChange>
          </w:rPr>
          <w:t>evidence is m</w:t>
        </w:r>
      </w:ins>
      <w:ins w:id="659" w:author="Michael Jennions" w:date="2020-08-05T01:04:00Z">
        <w:r w:rsidR="00AD2D5D" w:rsidRPr="00B730F1">
          <w:rPr>
            <w:rFonts w:ascii="Garamond" w:hAnsi="Garamond"/>
            <w:color w:val="2E74B5" w:themeColor="accent5" w:themeShade="BF"/>
            <w:rPrChange w:id="660" w:author="Michael Jennions" w:date="2020-08-05T01:07:00Z">
              <w:rPr>
                <w:rFonts w:ascii="Garamond" w:hAnsi="Garamond"/>
                <w:color w:val="FF0000"/>
              </w:rPr>
            </w:rPrChange>
          </w:rPr>
          <w:t xml:space="preserve">ixed. The clearest evidence comes from studies showing greater variability in </w:t>
        </w:r>
      </w:ins>
      <w:ins w:id="661" w:author="Michael Jennions" w:date="2020-08-11T20:47:00Z">
        <w:r w:rsidR="0000423C">
          <w:rPr>
            <w:rFonts w:ascii="Garamond" w:hAnsi="Garamond"/>
            <w:color w:val="2E74B5" w:themeColor="accent5" w:themeShade="BF"/>
          </w:rPr>
          <w:t xml:space="preserve">male than female </w:t>
        </w:r>
      </w:ins>
      <w:ins w:id="662" w:author="Michael Jennions" w:date="2020-08-05T01:04:00Z">
        <w:r w:rsidR="00AD2D5D" w:rsidRPr="00B730F1">
          <w:rPr>
            <w:rFonts w:ascii="Garamond" w:hAnsi="Garamond"/>
            <w:color w:val="2E74B5" w:themeColor="accent5" w:themeShade="BF"/>
            <w:rPrChange w:id="663" w:author="Michael Jennions" w:date="2020-08-05T01:07:00Z">
              <w:rPr>
                <w:rFonts w:ascii="Garamond" w:hAnsi="Garamond"/>
                <w:color w:val="FF0000"/>
              </w:rPr>
            </w:rPrChange>
          </w:rPr>
          <w:t xml:space="preserve">morphology, especially </w:t>
        </w:r>
      </w:ins>
      <w:ins w:id="664" w:author="Michael Jennions" w:date="2020-08-11T20:47:00Z">
        <w:r w:rsidR="0000423C">
          <w:rPr>
            <w:rFonts w:ascii="Garamond" w:hAnsi="Garamond"/>
            <w:color w:val="2E74B5" w:themeColor="accent5" w:themeShade="BF"/>
          </w:rPr>
          <w:t>for</w:t>
        </w:r>
      </w:ins>
      <w:ins w:id="665" w:author="Michael Jennions" w:date="2020-08-05T01:04:00Z">
        <w:r w:rsidR="00AD2D5D" w:rsidRPr="00B730F1">
          <w:rPr>
            <w:rFonts w:ascii="Garamond" w:hAnsi="Garamond"/>
            <w:color w:val="2E74B5" w:themeColor="accent5" w:themeShade="BF"/>
            <w:rPrChange w:id="666" w:author="Michael Jennions" w:date="2020-08-05T01:07:00Z">
              <w:rPr>
                <w:rFonts w:ascii="Garamond" w:hAnsi="Garamond"/>
                <w:color w:val="FF0000"/>
              </w:rPr>
            </w:rPrChange>
          </w:rPr>
          <w:t xml:space="preserve"> traits under sexual selection, including sexual ornaments, </w:t>
        </w:r>
      </w:ins>
      <w:ins w:id="667" w:author="Michael Jennions" w:date="2020-08-05T01:06:00Z">
        <w:r w:rsidR="00AD2D5D" w:rsidRPr="00B730F1">
          <w:rPr>
            <w:rFonts w:ascii="Garamond" w:hAnsi="Garamond"/>
            <w:color w:val="2E74B5" w:themeColor="accent5" w:themeShade="BF"/>
            <w:rPrChange w:id="668" w:author="Michael Jennions" w:date="2020-08-05T01:07:00Z">
              <w:rPr>
                <w:rFonts w:ascii="Garamond" w:hAnsi="Garamond"/>
                <w:color w:val="FF0000"/>
              </w:rPr>
            </w:rPrChange>
          </w:rPr>
          <w:t xml:space="preserve">courtship displays, </w:t>
        </w:r>
      </w:ins>
      <w:ins w:id="669" w:author="Michael Jennions" w:date="2020-08-05T01:05:00Z">
        <w:r w:rsidR="00AD2D5D" w:rsidRPr="00B730F1">
          <w:rPr>
            <w:rFonts w:ascii="Garamond" w:hAnsi="Garamond"/>
            <w:color w:val="2E74B5" w:themeColor="accent5" w:themeShade="BF"/>
            <w:rPrChange w:id="670" w:author="Michael Jennions" w:date="2020-08-05T01:07:00Z">
              <w:rPr>
                <w:rFonts w:ascii="Garamond" w:hAnsi="Garamond"/>
                <w:color w:val="FF0000"/>
              </w:rPr>
            </w:rPrChange>
          </w:rPr>
          <w:t xml:space="preserve">weaponry and body size </w:t>
        </w:r>
      </w:ins>
      <w:moveTo w:id="671" w:author="Michael Jennions" w:date="2020-08-05T00:24:00Z">
        <w:del w:id="672" w:author="Michael Jennions" w:date="2020-08-05T01:05:00Z">
          <w:r w:rsidRPr="00B730F1" w:rsidDel="00AD2D5D">
            <w:rPr>
              <w:rFonts w:ascii="Garamond" w:hAnsi="Garamond"/>
              <w:color w:val="2E74B5" w:themeColor="accent5" w:themeShade="BF"/>
              <w:rPrChange w:id="673" w:author="Michael Jennions" w:date="2020-08-05T01:07:00Z">
                <w:rPr>
                  <w:rFonts w:ascii="Garamond" w:hAnsi="Garamond"/>
                  <w:color w:val="FF0000"/>
                </w:rPr>
              </w:rPrChange>
            </w:rPr>
            <w:delText xml:space="preserve"> </w:delText>
          </w:r>
        </w:del>
        <w:r w:rsidRPr="00B730F1">
          <w:rPr>
            <w:rFonts w:ascii="Garamond" w:hAnsi="Garamond"/>
            <w:color w:val="2E74B5" w:themeColor="accent5" w:themeShade="BF"/>
            <w:rPrChange w:id="674" w:author="Michael Jennions" w:date="2020-08-05T01:07:00Z">
              <w:rPr>
                <w:rFonts w:ascii="Garamond" w:hAnsi="Garamond"/>
                <w:color w:val="FF0000"/>
              </w:rPr>
            </w:rPrChange>
          </w:rPr>
          <w:t>(Pomiankowski &amp; Møller 1995</w:t>
        </w:r>
      </w:moveTo>
      <w:ins w:id="675" w:author="Michael Jennions" w:date="2020-08-05T01:06:00Z">
        <w:r w:rsidR="00AD2D5D" w:rsidRPr="00B730F1">
          <w:rPr>
            <w:rFonts w:ascii="Garamond" w:hAnsi="Garamond"/>
            <w:color w:val="2E74B5" w:themeColor="accent5" w:themeShade="BF"/>
            <w:rPrChange w:id="676" w:author="Michael Jennions" w:date="2020-08-05T01:07:00Z">
              <w:rPr>
                <w:rFonts w:ascii="Garamond" w:hAnsi="Garamond"/>
                <w:color w:val="FF0000"/>
              </w:rPr>
            </w:rPrChange>
          </w:rPr>
          <w:t xml:space="preserve">; </w:t>
        </w:r>
      </w:ins>
      <w:ins w:id="677" w:author="Michael Jennions" w:date="2020-08-05T01:10:00Z">
        <w:r w:rsidR="00A10A43" w:rsidRPr="00A10A43">
          <w:rPr>
            <w:rFonts w:ascii="Garamond" w:hAnsi="Garamond"/>
            <w:color w:val="2E74B5" w:themeColor="accent5" w:themeShade="BF"/>
            <w:highlight w:val="cyan"/>
            <w:rPrChange w:id="678" w:author="Michael Jennions" w:date="2020-08-05T01:10:00Z">
              <w:rPr>
                <w:rFonts w:ascii="Garamond" w:hAnsi="Garamond"/>
                <w:color w:val="2E74B5" w:themeColor="accent5" w:themeShade="BF"/>
              </w:rPr>
            </w:rPrChange>
          </w:rPr>
          <w:t>REF – T Price B J Linn Soc??;</w:t>
        </w:r>
        <w:r w:rsidR="00A10A43">
          <w:rPr>
            <w:rFonts w:ascii="Garamond" w:hAnsi="Garamond"/>
            <w:color w:val="2E74B5" w:themeColor="accent5" w:themeShade="BF"/>
          </w:rPr>
          <w:t xml:space="preserve"> </w:t>
        </w:r>
      </w:ins>
      <w:ins w:id="679" w:author="Michael Jennions" w:date="2020-08-05T01:08:00Z">
        <w:r w:rsidR="00A10A43">
          <w:rPr>
            <w:rFonts w:ascii="Garamond" w:hAnsi="Garamond"/>
            <w:color w:val="2E74B5" w:themeColor="accent5" w:themeShade="BF"/>
            <w:highlight w:val="cyan"/>
          </w:rPr>
          <w:t>Archer &amp; Mehdikhani 2003</w:t>
        </w:r>
      </w:ins>
      <w:ins w:id="680" w:author="Michael Jennions" w:date="2020-08-05T01:34:00Z">
        <w:r w:rsidR="00E14A8C">
          <w:rPr>
            <w:rFonts w:ascii="Garamond" w:hAnsi="Garamond"/>
            <w:color w:val="2E74B5" w:themeColor="accent5" w:themeShade="BF"/>
            <w:highlight w:val="cyan"/>
          </w:rPr>
          <w:t>; Reinhold &amp; Engqvist 2013; Wyman &amp; Rowe 2014</w:t>
        </w:r>
      </w:ins>
      <w:moveTo w:id="681" w:author="Michael Jennions" w:date="2020-08-05T00:24:00Z">
        <w:r w:rsidRPr="00B730F1">
          <w:rPr>
            <w:rFonts w:ascii="Garamond" w:hAnsi="Garamond"/>
            <w:color w:val="2E74B5" w:themeColor="accent5" w:themeShade="BF"/>
            <w:rPrChange w:id="682" w:author="Michael Jennions" w:date="2020-08-05T01:07:00Z">
              <w:rPr>
                <w:rFonts w:ascii="Garamond" w:hAnsi="Garamond"/>
                <w:color w:val="FF0000"/>
              </w:rPr>
            </w:rPrChange>
          </w:rPr>
          <w:t>).</w:t>
        </w:r>
      </w:moveTo>
      <w:moveToRangeEnd w:id="605"/>
      <w:ins w:id="683" w:author="Michael Jennions" w:date="2020-08-05T01:05:00Z">
        <w:r w:rsidR="00AD2D5D" w:rsidRPr="00B730F1">
          <w:rPr>
            <w:rFonts w:ascii="Garamond" w:hAnsi="Garamond"/>
            <w:color w:val="2E74B5" w:themeColor="accent5" w:themeShade="BF"/>
            <w:rPrChange w:id="684" w:author="Michael Jennions" w:date="2020-08-05T01:07:00Z">
              <w:rPr>
                <w:rFonts w:ascii="Garamond" w:hAnsi="Garamond"/>
                <w:color w:val="FF0000"/>
              </w:rPr>
            </w:rPrChange>
          </w:rPr>
          <w:t xml:space="preserve"> </w:t>
        </w:r>
      </w:ins>
      <w:ins w:id="685" w:author="Michael Jennions" w:date="2020-08-05T01:14:00Z">
        <w:r w:rsidR="00A10A43">
          <w:rPr>
            <w:rFonts w:ascii="Garamond" w:hAnsi="Garamond"/>
            <w:color w:val="2E74B5" w:themeColor="accent5" w:themeShade="BF"/>
          </w:rPr>
          <w:t xml:space="preserve">The evidence is, </w:t>
        </w:r>
      </w:ins>
      <w:ins w:id="686" w:author="Michael Jennions" w:date="2020-08-05T01:38:00Z">
        <w:r w:rsidR="007066E5">
          <w:rPr>
            <w:rFonts w:ascii="Garamond" w:hAnsi="Garamond"/>
            <w:color w:val="2E74B5" w:themeColor="accent5" w:themeShade="BF"/>
          </w:rPr>
          <w:t>however, largely absent</w:t>
        </w:r>
      </w:ins>
      <w:ins w:id="687" w:author="Michael Jennions" w:date="2020-08-05T01:14:00Z">
        <w:r w:rsidR="00A10A43">
          <w:rPr>
            <w:rFonts w:ascii="Garamond" w:hAnsi="Garamond"/>
            <w:color w:val="2E74B5" w:themeColor="accent5" w:themeShade="BF"/>
          </w:rPr>
          <w:t xml:space="preserve"> for behaviours that are displayed by both sexes. For example, </w:t>
        </w:r>
      </w:ins>
      <w:ins w:id="688" w:author="Michael Jennions" w:date="2020-08-05T01:38:00Z">
        <w:r w:rsidR="007066E5">
          <w:rPr>
            <w:rFonts w:ascii="Garamond" w:hAnsi="Garamond"/>
            <w:color w:val="2E74B5" w:themeColor="accent5" w:themeShade="BF"/>
          </w:rPr>
          <w:t>i</w:t>
        </w:r>
      </w:ins>
      <w:ins w:id="689" w:author="Michael Jennions" w:date="2020-08-05T01:14:00Z">
        <w:r w:rsidR="00A10A43">
          <w:rPr>
            <w:rFonts w:ascii="Garamond" w:hAnsi="Garamond"/>
            <w:color w:val="2E74B5" w:themeColor="accent5" w:themeShade="BF"/>
          </w:rPr>
          <w:t xml:space="preserve">n </w:t>
        </w:r>
      </w:ins>
      <w:ins w:id="690" w:author="Michael Jennions" w:date="2020-08-05T01:38:00Z">
        <w:r w:rsidR="007066E5">
          <w:rPr>
            <w:rFonts w:ascii="Garamond" w:hAnsi="Garamond"/>
            <w:color w:val="2E74B5" w:themeColor="accent5" w:themeShade="BF"/>
          </w:rPr>
          <w:t xml:space="preserve">a </w:t>
        </w:r>
      </w:ins>
      <w:ins w:id="691" w:author="Michael Jennions" w:date="2020-08-05T01:15:00Z">
        <w:r w:rsidR="00A10A43">
          <w:rPr>
            <w:rFonts w:ascii="Garamond" w:hAnsi="Garamond"/>
            <w:color w:val="2E74B5" w:themeColor="accent5" w:themeShade="BF"/>
          </w:rPr>
          <w:t xml:space="preserve">meta-analysis of data from </w:t>
        </w:r>
      </w:ins>
      <w:ins w:id="692" w:author="Michael Jennions" w:date="2020-08-05T01:17:00Z">
        <w:r w:rsidR="00045055">
          <w:rPr>
            <w:rFonts w:ascii="Garamond" w:hAnsi="Garamond"/>
            <w:color w:val="2E74B5" w:themeColor="accent5" w:themeShade="BF"/>
          </w:rPr>
          <w:t xml:space="preserve">over </w:t>
        </w:r>
      </w:ins>
      <w:ins w:id="693" w:author="Michael Jennions" w:date="2020-08-05T01:15:00Z">
        <w:r w:rsidR="00A10A43">
          <w:rPr>
            <w:rFonts w:ascii="Garamond" w:hAnsi="Garamond"/>
            <w:color w:val="2E74B5" w:themeColor="accent5" w:themeShade="BF"/>
          </w:rPr>
          <w:t>27,000 mice</w:t>
        </w:r>
      </w:ins>
      <w:ins w:id="694" w:author="Michael Jennions" w:date="2020-08-17T15:04:00Z">
        <w:r w:rsidR="00770FA5">
          <w:rPr>
            <w:rFonts w:ascii="Garamond" w:hAnsi="Garamond"/>
            <w:color w:val="2E74B5" w:themeColor="accent5" w:themeShade="BF"/>
          </w:rPr>
          <w:t>, the mamm</w:t>
        </w:r>
      </w:ins>
      <w:ins w:id="695" w:author="Michael Jennions" w:date="2020-08-17T15:05:00Z">
        <w:r w:rsidR="00770FA5">
          <w:rPr>
            <w:rFonts w:ascii="Garamond" w:hAnsi="Garamond"/>
            <w:color w:val="2E74B5" w:themeColor="accent5" w:themeShade="BF"/>
          </w:rPr>
          <w:t>a</w:t>
        </w:r>
      </w:ins>
      <w:ins w:id="696" w:author="Michael Jennions" w:date="2020-08-17T15:04:00Z">
        <w:r w:rsidR="00770FA5">
          <w:rPr>
            <w:rFonts w:ascii="Garamond" w:hAnsi="Garamond"/>
            <w:color w:val="2E74B5" w:themeColor="accent5" w:themeShade="BF"/>
          </w:rPr>
          <w:t>l most intensively studies by biologists and biomedics,</w:t>
        </w:r>
      </w:ins>
      <w:ins w:id="697" w:author="Michael Jennions" w:date="2020-08-05T01:15:00Z">
        <w:r w:rsidR="00A10A43">
          <w:rPr>
            <w:rFonts w:ascii="Garamond" w:hAnsi="Garamond"/>
            <w:color w:val="2E74B5" w:themeColor="accent5" w:themeShade="BF"/>
          </w:rPr>
          <w:t xml:space="preserve"> </w:t>
        </w:r>
      </w:ins>
      <w:ins w:id="698" w:author="Michael Jennions" w:date="2020-08-05T01:39:00Z">
        <w:r w:rsidR="007066E5">
          <w:rPr>
            <w:rFonts w:ascii="Garamond" w:hAnsi="Garamond"/>
            <w:color w:val="2E74B5" w:themeColor="accent5" w:themeShade="BF"/>
          </w:rPr>
          <w:t>t</w:t>
        </w:r>
      </w:ins>
      <w:ins w:id="699" w:author="Michael Jennions" w:date="2020-08-05T01:38:00Z">
        <w:r w:rsidR="007066E5">
          <w:rPr>
            <w:rFonts w:ascii="Garamond" w:hAnsi="Garamond"/>
            <w:color w:val="2E74B5" w:themeColor="accent5" w:themeShade="BF"/>
          </w:rPr>
          <w:t>her</w:t>
        </w:r>
      </w:ins>
      <w:ins w:id="700" w:author="Michael Jennions" w:date="2020-08-05T01:39:00Z">
        <w:r w:rsidR="007066E5">
          <w:rPr>
            <w:rFonts w:ascii="Garamond" w:hAnsi="Garamond"/>
            <w:color w:val="2E74B5" w:themeColor="accent5" w:themeShade="BF"/>
          </w:rPr>
          <w:t>e</w:t>
        </w:r>
      </w:ins>
      <w:ins w:id="701" w:author="Michael Jennions" w:date="2020-08-05T01:38:00Z">
        <w:r w:rsidR="007066E5">
          <w:rPr>
            <w:rFonts w:ascii="Garamond" w:hAnsi="Garamond"/>
            <w:color w:val="2E74B5" w:themeColor="accent5" w:themeShade="BF"/>
          </w:rPr>
          <w:t xml:space="preserve"> was</w:t>
        </w:r>
      </w:ins>
      <w:ins w:id="702" w:author="Michael Jennions" w:date="2020-08-05T01:15:00Z">
        <w:r w:rsidR="00A10A43">
          <w:rPr>
            <w:rFonts w:ascii="Garamond" w:hAnsi="Garamond"/>
            <w:color w:val="2E74B5" w:themeColor="accent5" w:themeShade="BF"/>
          </w:rPr>
          <w:t xml:space="preserve"> no evidence that male beh</w:t>
        </w:r>
      </w:ins>
      <w:ins w:id="703" w:author="Michael Jennions" w:date="2020-08-05T01:16:00Z">
        <w:r w:rsidR="00A10A43">
          <w:rPr>
            <w:rFonts w:ascii="Garamond" w:hAnsi="Garamond"/>
            <w:color w:val="2E74B5" w:themeColor="accent5" w:themeShade="BF"/>
          </w:rPr>
          <w:t>aviour was more variable than that of females (</w:t>
        </w:r>
        <w:r w:rsidR="00A10A43" w:rsidRPr="00A10A43">
          <w:rPr>
            <w:rFonts w:ascii="Garamond" w:hAnsi="Garamond"/>
            <w:color w:val="2E74B5" w:themeColor="accent5" w:themeShade="BF"/>
            <w:highlight w:val="cyan"/>
            <w:rPrChange w:id="704" w:author="Michael Jennions" w:date="2020-08-05T01:16:00Z">
              <w:rPr>
                <w:rFonts w:ascii="Garamond" w:hAnsi="Garamond"/>
                <w:color w:val="2E74B5" w:themeColor="accent5" w:themeShade="BF"/>
              </w:rPr>
            </w:rPrChange>
          </w:rPr>
          <w:t>Zajitschek et al. 2020</w:t>
        </w:r>
        <w:r w:rsidR="00A10A43">
          <w:rPr>
            <w:rFonts w:ascii="Garamond" w:hAnsi="Garamond"/>
            <w:color w:val="2E74B5" w:themeColor="accent5" w:themeShade="BF"/>
          </w:rPr>
          <w:t>).</w:t>
        </w:r>
      </w:ins>
      <w:ins w:id="705" w:author="Michael Jennions" w:date="2020-08-05T01:19:00Z">
        <w:r w:rsidR="00CE5ACE">
          <w:rPr>
            <w:rFonts w:ascii="Garamond" w:hAnsi="Garamond"/>
            <w:color w:val="2E74B5" w:themeColor="accent5" w:themeShade="BF"/>
          </w:rPr>
          <w:t xml:space="preserve"> More generally, there was no consistent pattern </w:t>
        </w:r>
      </w:ins>
      <w:ins w:id="706" w:author="Michael Jennions" w:date="2020-08-05T01:39:00Z">
        <w:r w:rsidR="007066E5">
          <w:rPr>
            <w:rFonts w:ascii="Garamond" w:hAnsi="Garamond"/>
            <w:color w:val="2E74B5" w:themeColor="accent5" w:themeShade="BF"/>
          </w:rPr>
          <w:t>f</w:t>
        </w:r>
      </w:ins>
      <w:ins w:id="707" w:author="Michael Jennions" w:date="2020-08-05T01:19:00Z">
        <w:r w:rsidR="00CE5ACE">
          <w:rPr>
            <w:rFonts w:ascii="Garamond" w:hAnsi="Garamond"/>
            <w:color w:val="2E74B5" w:themeColor="accent5" w:themeShade="BF"/>
          </w:rPr>
          <w:t>or male</w:t>
        </w:r>
      </w:ins>
      <w:ins w:id="708" w:author="Michael Jennions" w:date="2020-08-17T15:05:00Z">
        <w:r w:rsidR="00770FA5">
          <w:rPr>
            <w:rFonts w:ascii="Garamond" w:hAnsi="Garamond"/>
            <w:color w:val="2E74B5" w:themeColor="accent5" w:themeShade="BF"/>
          </w:rPr>
          <w:t>s</w:t>
        </w:r>
      </w:ins>
      <w:ins w:id="709" w:author="Michael Jennions" w:date="2020-08-17T15:04:00Z">
        <w:r w:rsidR="00770FA5">
          <w:rPr>
            <w:rFonts w:ascii="Garamond" w:hAnsi="Garamond"/>
            <w:color w:val="2E74B5" w:themeColor="accent5" w:themeShade="BF"/>
          </w:rPr>
          <w:t xml:space="preserve"> </w:t>
        </w:r>
      </w:ins>
      <w:ins w:id="710" w:author="Michael Jennions" w:date="2020-08-05T01:19:00Z">
        <w:r w:rsidR="00CE5ACE">
          <w:rPr>
            <w:rFonts w:ascii="Garamond" w:hAnsi="Garamond"/>
            <w:color w:val="2E74B5" w:themeColor="accent5" w:themeShade="BF"/>
          </w:rPr>
          <w:t>to be more variable than female</w:t>
        </w:r>
      </w:ins>
      <w:ins w:id="711" w:author="Michael Jennions" w:date="2020-08-17T15:05:00Z">
        <w:r w:rsidR="00770FA5">
          <w:rPr>
            <w:rFonts w:ascii="Garamond" w:hAnsi="Garamond"/>
            <w:color w:val="2E74B5" w:themeColor="accent5" w:themeShade="BF"/>
          </w:rPr>
          <w:t xml:space="preserve">s </w:t>
        </w:r>
      </w:ins>
      <w:ins w:id="712" w:author="Michael Jennions" w:date="2020-08-11T20:48:00Z">
        <w:r w:rsidR="0000423C">
          <w:rPr>
            <w:rFonts w:ascii="Garamond" w:hAnsi="Garamond"/>
            <w:color w:val="2E74B5" w:themeColor="accent5" w:themeShade="BF"/>
          </w:rPr>
          <w:t>for the full panoply of traits measured i</w:t>
        </w:r>
      </w:ins>
      <w:ins w:id="713" w:author="Michael Jennions" w:date="2020-08-11T20:49:00Z">
        <w:r w:rsidR="0000423C">
          <w:rPr>
            <w:rFonts w:ascii="Garamond" w:hAnsi="Garamond"/>
            <w:color w:val="2E74B5" w:themeColor="accent5" w:themeShade="BF"/>
          </w:rPr>
          <w:t>n the laboratory</w:t>
        </w:r>
      </w:ins>
      <w:ins w:id="714" w:author="Michael Jennions" w:date="2020-08-11T15:41:00Z">
        <w:r w:rsidR="003415A1">
          <w:rPr>
            <w:rFonts w:ascii="Garamond" w:hAnsi="Garamond"/>
            <w:color w:val="2E74B5" w:themeColor="accent5" w:themeShade="BF"/>
          </w:rPr>
          <w:t xml:space="preserve">. The type of trait being measured determined </w:t>
        </w:r>
      </w:ins>
      <w:ins w:id="715" w:author="Michael Jennions" w:date="2020-08-05T01:20:00Z">
        <w:r w:rsidR="00CE5ACE">
          <w:rPr>
            <w:rFonts w:ascii="Garamond" w:hAnsi="Garamond"/>
            <w:color w:val="2E74B5" w:themeColor="accent5" w:themeShade="BF"/>
          </w:rPr>
          <w:t>which sex was more variable</w:t>
        </w:r>
      </w:ins>
      <w:ins w:id="716" w:author="Michael Jennions" w:date="2020-08-05T01:19:00Z">
        <w:r w:rsidR="00CE5ACE">
          <w:rPr>
            <w:rFonts w:ascii="Garamond" w:hAnsi="Garamond"/>
            <w:color w:val="2E74B5" w:themeColor="accent5" w:themeShade="BF"/>
          </w:rPr>
          <w:t>.</w:t>
        </w:r>
      </w:ins>
      <w:ins w:id="717" w:author="Michael Jennions" w:date="2020-08-05T01:20:00Z">
        <w:r w:rsidR="00CE5ACE">
          <w:rPr>
            <w:rFonts w:ascii="Garamond" w:hAnsi="Garamond"/>
            <w:color w:val="2E74B5" w:themeColor="accent5" w:themeShade="BF"/>
          </w:rPr>
          <w:t xml:space="preserve"> </w:t>
        </w:r>
      </w:ins>
      <w:ins w:id="718" w:author="Michael Jennions" w:date="2020-08-05T01:19:00Z">
        <w:r w:rsidR="00CE5ACE">
          <w:rPr>
            <w:rFonts w:ascii="Garamond" w:hAnsi="Garamond"/>
            <w:color w:val="2E74B5" w:themeColor="accent5" w:themeShade="BF"/>
          </w:rPr>
          <w:t xml:space="preserve"> </w:t>
        </w:r>
      </w:ins>
      <w:commentRangeStart w:id="719"/>
      <w:ins w:id="720" w:author="Michael Jennions" w:date="2020-08-05T01:26:00Z">
        <w:r w:rsidR="00CE5ACE">
          <w:rPr>
            <w:rFonts w:ascii="Garamond" w:hAnsi="Garamond"/>
            <w:color w:val="2E74B5" w:themeColor="accent5" w:themeShade="BF"/>
          </w:rPr>
          <w:t>More broadly, there</w:t>
        </w:r>
      </w:ins>
      <w:ins w:id="721" w:author="Michael Jennions" w:date="2020-08-05T01:27:00Z">
        <w:r w:rsidR="00CE5ACE">
          <w:rPr>
            <w:rFonts w:ascii="Garamond" w:hAnsi="Garamond"/>
            <w:color w:val="2E74B5" w:themeColor="accent5" w:themeShade="BF"/>
          </w:rPr>
          <w:t xml:space="preserve"> is </w:t>
        </w:r>
      </w:ins>
      <w:ins w:id="722" w:author="Michael Jennions" w:date="2020-08-09T23:01:00Z">
        <w:r w:rsidR="00BF2812">
          <w:rPr>
            <w:rFonts w:ascii="Garamond" w:hAnsi="Garamond"/>
            <w:color w:val="2E74B5" w:themeColor="accent5" w:themeShade="BF"/>
          </w:rPr>
          <w:t>only weak</w:t>
        </w:r>
      </w:ins>
      <w:ins w:id="723" w:author="Michael Jennions" w:date="2020-08-05T01:39:00Z">
        <w:r w:rsidR="007066E5">
          <w:rPr>
            <w:rFonts w:ascii="Garamond" w:hAnsi="Garamond"/>
            <w:color w:val="2E74B5" w:themeColor="accent5" w:themeShade="BF"/>
          </w:rPr>
          <w:t xml:space="preserve"> </w:t>
        </w:r>
      </w:ins>
      <w:ins w:id="724" w:author="Michael Jennions" w:date="2020-08-05T01:28:00Z">
        <w:r w:rsidR="00E14A8C">
          <w:rPr>
            <w:rFonts w:ascii="Garamond" w:hAnsi="Garamond"/>
            <w:color w:val="2E74B5" w:themeColor="accent5" w:themeShade="BF"/>
          </w:rPr>
          <w:t>e</w:t>
        </w:r>
      </w:ins>
      <w:ins w:id="725" w:author="Michael Jennions" w:date="2020-08-05T01:27:00Z">
        <w:r w:rsidR="00CE5ACE">
          <w:rPr>
            <w:rFonts w:ascii="Garamond" w:hAnsi="Garamond"/>
            <w:color w:val="2E74B5" w:themeColor="accent5" w:themeShade="BF"/>
          </w:rPr>
          <w:t xml:space="preserve">vidence </w:t>
        </w:r>
      </w:ins>
      <w:ins w:id="726" w:author="Michael Jennions" w:date="2020-08-05T01:28:00Z">
        <w:r w:rsidR="00E14A8C">
          <w:rPr>
            <w:rFonts w:ascii="Garamond" w:hAnsi="Garamond"/>
            <w:color w:val="2E74B5" w:themeColor="accent5" w:themeShade="BF"/>
          </w:rPr>
          <w:t xml:space="preserve">from a </w:t>
        </w:r>
      </w:ins>
      <w:ins w:id="727" w:author="Michael Jennions" w:date="2020-08-05T01:39:00Z">
        <w:r w:rsidR="007066E5">
          <w:rPr>
            <w:rFonts w:ascii="Garamond" w:hAnsi="Garamond"/>
            <w:color w:val="2E74B5" w:themeColor="accent5" w:themeShade="BF"/>
          </w:rPr>
          <w:t>small</w:t>
        </w:r>
      </w:ins>
      <w:ins w:id="728" w:author="Michael Jennions" w:date="2020-08-11T20:49:00Z">
        <w:r w:rsidR="0000423C">
          <w:rPr>
            <w:rFonts w:ascii="Garamond" w:hAnsi="Garamond"/>
            <w:color w:val="2E74B5" w:themeColor="accent5" w:themeShade="BF"/>
          </w:rPr>
          <w:t xml:space="preserve"> </w:t>
        </w:r>
      </w:ins>
      <w:ins w:id="729" w:author="Michael Jennions" w:date="2020-08-05T01:28:00Z">
        <w:r w:rsidR="00E14A8C">
          <w:rPr>
            <w:rFonts w:ascii="Garamond" w:hAnsi="Garamond"/>
            <w:color w:val="2E74B5" w:themeColor="accent5" w:themeShade="BF"/>
          </w:rPr>
          <w:t xml:space="preserve">meta-analysis </w:t>
        </w:r>
      </w:ins>
      <w:ins w:id="730" w:author="Michael Jennions" w:date="2020-08-11T15:42:00Z">
        <w:r w:rsidR="003415A1">
          <w:rPr>
            <w:rFonts w:ascii="Garamond" w:hAnsi="Garamond"/>
            <w:color w:val="2E74B5" w:themeColor="accent5" w:themeShade="BF"/>
          </w:rPr>
          <w:t xml:space="preserve">in animals </w:t>
        </w:r>
      </w:ins>
      <w:ins w:id="731" w:author="Michael Jennions" w:date="2020-08-05T01:34:00Z">
        <w:r w:rsidR="00E14A8C">
          <w:rPr>
            <w:rFonts w:ascii="Garamond" w:hAnsi="Garamond"/>
            <w:color w:val="2E74B5" w:themeColor="accent5" w:themeShade="BF"/>
          </w:rPr>
          <w:t>(n = 96 effect s</w:t>
        </w:r>
      </w:ins>
      <w:ins w:id="732" w:author="Michael Jennions" w:date="2020-08-05T01:35:00Z">
        <w:r w:rsidR="00E14A8C">
          <w:rPr>
            <w:rFonts w:ascii="Garamond" w:hAnsi="Garamond"/>
            <w:color w:val="2E74B5" w:themeColor="accent5" w:themeShade="BF"/>
          </w:rPr>
          <w:t xml:space="preserve">izes) </w:t>
        </w:r>
      </w:ins>
      <w:ins w:id="733" w:author="Michael Jennions" w:date="2020-08-05T01:30:00Z">
        <w:r w:rsidR="00E14A8C">
          <w:rPr>
            <w:rFonts w:ascii="Garamond" w:hAnsi="Garamond"/>
            <w:color w:val="2E74B5" w:themeColor="accent5" w:themeShade="BF"/>
          </w:rPr>
          <w:t>that</w:t>
        </w:r>
      </w:ins>
      <w:ins w:id="734" w:author="Michael Jennions" w:date="2020-08-05T01:31:00Z">
        <w:r w:rsidR="00E14A8C">
          <w:rPr>
            <w:rFonts w:ascii="Garamond" w:hAnsi="Garamond"/>
            <w:color w:val="2E74B5" w:themeColor="accent5" w:themeShade="BF"/>
          </w:rPr>
          <w:t xml:space="preserve"> </w:t>
        </w:r>
      </w:ins>
      <w:ins w:id="735" w:author="Michael Jennions" w:date="2020-08-05T01:40:00Z">
        <w:r w:rsidR="007066E5">
          <w:rPr>
            <w:rFonts w:ascii="Garamond" w:hAnsi="Garamond"/>
            <w:color w:val="2E74B5" w:themeColor="accent5" w:themeShade="BF"/>
          </w:rPr>
          <w:t>behaviour is</w:t>
        </w:r>
      </w:ins>
      <w:ins w:id="736" w:author="Michael Jennions" w:date="2020-08-05T01:31:00Z">
        <w:r w:rsidR="00E14A8C">
          <w:rPr>
            <w:rFonts w:ascii="Garamond" w:hAnsi="Garamond"/>
            <w:color w:val="2E74B5" w:themeColor="accent5" w:themeShade="BF"/>
          </w:rPr>
          <w:t xml:space="preserve"> more </w:t>
        </w:r>
      </w:ins>
      <w:ins w:id="737" w:author="Michael Jennions" w:date="2020-08-05T01:32:00Z">
        <w:r w:rsidR="00E14A8C">
          <w:rPr>
            <w:rFonts w:ascii="Garamond" w:hAnsi="Garamond"/>
            <w:color w:val="2E74B5" w:themeColor="accent5" w:themeShade="BF"/>
          </w:rPr>
          <w:t xml:space="preserve">variable </w:t>
        </w:r>
      </w:ins>
      <w:ins w:id="738" w:author="Michael Jennions" w:date="2020-08-11T20:49:00Z">
        <w:r w:rsidR="0000423C">
          <w:rPr>
            <w:rFonts w:ascii="Garamond" w:hAnsi="Garamond"/>
            <w:color w:val="2E74B5" w:themeColor="accent5" w:themeShade="BF"/>
          </w:rPr>
          <w:t xml:space="preserve">among males </w:t>
        </w:r>
      </w:ins>
      <w:ins w:id="739" w:author="Michael Jennions" w:date="2020-08-05T01:32:00Z">
        <w:r w:rsidR="00E14A8C">
          <w:rPr>
            <w:rFonts w:ascii="Garamond" w:hAnsi="Garamond"/>
            <w:color w:val="2E74B5" w:themeColor="accent5" w:themeShade="BF"/>
          </w:rPr>
          <w:t>than females</w:t>
        </w:r>
      </w:ins>
      <w:ins w:id="740" w:author="Michael Jennions" w:date="2020-08-05T01:40:00Z">
        <w:r w:rsidR="007066E5">
          <w:rPr>
            <w:rFonts w:ascii="Garamond" w:hAnsi="Garamond"/>
            <w:color w:val="2E74B5" w:themeColor="accent5" w:themeShade="BF"/>
          </w:rPr>
          <w:t xml:space="preserve"> </w:t>
        </w:r>
      </w:ins>
      <w:ins w:id="741" w:author="Michael Jennions" w:date="2020-08-09T20:31:00Z">
        <w:r w:rsidR="00A02F5A">
          <w:rPr>
            <w:rFonts w:ascii="Garamond" w:hAnsi="Garamond"/>
            <w:color w:val="2E74B5" w:themeColor="accent5" w:themeShade="BF"/>
          </w:rPr>
          <w:t>(</w:t>
        </w:r>
      </w:ins>
      <w:ins w:id="742" w:author="Michael Jennions" w:date="2020-08-09T23:00:00Z">
        <w:r w:rsidR="00BF2812">
          <w:rPr>
            <w:rFonts w:ascii="Garamond" w:hAnsi="Garamond"/>
            <w:color w:val="2E74B5" w:themeColor="accent5" w:themeShade="BF"/>
            <w:highlight w:val="cyan"/>
          </w:rPr>
          <w:t>Ta</w:t>
        </w:r>
      </w:ins>
      <w:ins w:id="743" w:author="Michael Jennions" w:date="2020-08-09T23:01:00Z">
        <w:r w:rsidR="00BF2812">
          <w:rPr>
            <w:rFonts w:ascii="Garamond" w:hAnsi="Garamond"/>
            <w:color w:val="2E74B5" w:themeColor="accent5" w:themeShade="BF"/>
            <w:highlight w:val="cyan"/>
          </w:rPr>
          <w:t>r</w:t>
        </w:r>
      </w:ins>
      <w:ins w:id="744" w:author="Michael Jennions" w:date="2020-08-09T23:00:00Z">
        <w:r w:rsidR="00BF2812">
          <w:rPr>
            <w:rFonts w:ascii="Garamond" w:hAnsi="Garamond"/>
            <w:color w:val="2E74B5" w:themeColor="accent5" w:themeShade="BF"/>
            <w:highlight w:val="cyan"/>
          </w:rPr>
          <w:t>ka et al. 2018</w:t>
        </w:r>
      </w:ins>
      <w:ins w:id="745" w:author="Michael Jennions" w:date="2020-08-09T20:31:00Z">
        <w:r w:rsidR="00A02F5A">
          <w:rPr>
            <w:rFonts w:ascii="Garamond" w:hAnsi="Garamond"/>
            <w:color w:val="2E74B5" w:themeColor="accent5" w:themeShade="BF"/>
          </w:rPr>
          <w:t>)</w:t>
        </w:r>
      </w:ins>
      <w:ins w:id="746" w:author="Michael Jennions" w:date="2020-08-05T01:32:00Z">
        <w:r w:rsidR="00E14A8C">
          <w:rPr>
            <w:rFonts w:ascii="Garamond" w:hAnsi="Garamond"/>
            <w:color w:val="2E74B5" w:themeColor="accent5" w:themeShade="BF"/>
          </w:rPr>
          <w:t>.</w:t>
        </w:r>
      </w:ins>
      <w:ins w:id="747" w:author="Michael Jennions" w:date="2020-08-05T01:30:00Z">
        <w:r w:rsidR="00E14A8C">
          <w:rPr>
            <w:rFonts w:ascii="Garamond" w:hAnsi="Garamond"/>
            <w:color w:val="2E74B5" w:themeColor="accent5" w:themeShade="BF"/>
          </w:rPr>
          <w:t xml:space="preserve">  </w:t>
        </w:r>
      </w:ins>
    </w:p>
    <w:commentRangeEnd w:id="719"/>
    <w:p w14:paraId="69684748" w14:textId="0EB26F29" w:rsidR="00AD2D5D" w:rsidRDefault="002C42E2" w:rsidP="0068698A">
      <w:pPr>
        <w:rPr>
          <w:ins w:id="748" w:author="Michael Jennions" w:date="2020-08-05T01:05:00Z"/>
          <w:rFonts w:ascii="Garamond" w:hAnsi="Garamond"/>
          <w:color w:val="FF0000"/>
        </w:rPr>
      </w:pPr>
      <w:ins w:id="749" w:author="Michael Jennions" w:date="2020-08-18T18:28:00Z">
        <w:r>
          <w:rPr>
            <w:rStyle w:val="CommentReference"/>
          </w:rPr>
          <w:commentReference w:id="719"/>
        </w:r>
      </w:ins>
    </w:p>
    <w:p w14:paraId="2C4935C5" w14:textId="08B73A72" w:rsidR="007066E5" w:rsidRPr="00FA4751" w:rsidDel="00CA306D" w:rsidRDefault="007066E5">
      <w:pPr>
        <w:rPr>
          <w:del w:id="750" w:author="Michael Jennions" w:date="2020-08-09T20:23:00Z"/>
          <w:rFonts w:ascii="Garamond" w:hAnsi="Garamond"/>
          <w:color w:val="0070C0"/>
          <w:rPrChange w:id="751" w:author="Michael Jennions" w:date="2020-08-09T22:13:00Z">
            <w:rPr>
              <w:del w:id="752" w:author="Michael Jennions" w:date="2020-08-09T20:23:00Z"/>
              <w:rFonts w:ascii="Garamond" w:hAnsi="Garamond"/>
              <w:color w:val="FF0000"/>
            </w:rPr>
          </w:rPrChange>
        </w:rPr>
        <w:pPrChange w:id="753" w:author="Michael Jennions" w:date="2020-08-05T00:59:00Z">
          <w:pPr>
            <w:ind w:firstLine="360"/>
          </w:pPr>
        </w:pPrChange>
      </w:pPr>
    </w:p>
    <w:p w14:paraId="2C1D4C98" w14:textId="1EB73C82" w:rsidR="009A1BC7" w:rsidRPr="00FA4751" w:rsidRDefault="00A728C9">
      <w:pPr>
        <w:ind w:firstLine="360"/>
        <w:rPr>
          <w:ins w:id="754" w:author="Michael Jennions" w:date="2020-08-09T21:08:00Z"/>
          <w:rFonts w:ascii="Garamond" w:hAnsi="Garamond"/>
          <w:color w:val="0070C0"/>
          <w:rPrChange w:id="755" w:author="Michael Jennions" w:date="2020-08-09T22:13:00Z">
            <w:rPr>
              <w:ins w:id="756" w:author="Michael Jennions" w:date="2020-08-09T21:08:00Z"/>
              <w:rFonts w:ascii="Garamond" w:hAnsi="Garamond"/>
              <w:color w:val="FF0000"/>
            </w:rPr>
          </w:rPrChange>
        </w:rPr>
      </w:pPr>
      <w:del w:id="757" w:author="Michael Jennions" w:date="2020-08-09T20:33:00Z">
        <w:r w:rsidRPr="00FA4751" w:rsidDel="00A02F5A">
          <w:rPr>
            <w:rFonts w:ascii="Garamond" w:hAnsi="Garamond"/>
            <w:color w:val="0070C0"/>
            <w:rPrChange w:id="758" w:author="Michael Jennions" w:date="2020-08-09T22:13:00Z">
              <w:rPr>
                <w:rFonts w:ascii="Garamond" w:hAnsi="Garamond"/>
                <w:color w:val="FF0000"/>
              </w:rPr>
            </w:rPrChange>
          </w:rPr>
          <w:delText>In the realm of</w:delText>
        </w:r>
      </w:del>
      <w:ins w:id="759" w:author="Michael Jennions" w:date="2020-08-09T20:33:00Z">
        <w:r w:rsidR="00A02F5A" w:rsidRPr="00FA4751">
          <w:rPr>
            <w:rFonts w:ascii="Garamond" w:hAnsi="Garamond"/>
            <w:color w:val="0070C0"/>
            <w:rPrChange w:id="760" w:author="Michael Jennions" w:date="2020-08-09T22:13:00Z">
              <w:rPr>
                <w:rFonts w:ascii="Garamond" w:hAnsi="Garamond"/>
                <w:color w:val="FF0000"/>
              </w:rPr>
            </w:rPrChange>
          </w:rPr>
          <w:t>H</w:t>
        </w:r>
      </w:ins>
      <w:del w:id="761" w:author="Michael Jennions" w:date="2020-08-09T20:33:00Z">
        <w:r w:rsidRPr="00FA4751" w:rsidDel="00A02F5A">
          <w:rPr>
            <w:rFonts w:ascii="Garamond" w:hAnsi="Garamond"/>
            <w:color w:val="0070C0"/>
            <w:rPrChange w:id="762" w:author="Michael Jennions" w:date="2020-08-09T22:13:00Z">
              <w:rPr>
                <w:rFonts w:ascii="Garamond" w:hAnsi="Garamond"/>
                <w:color w:val="FF0000"/>
              </w:rPr>
            </w:rPrChange>
          </w:rPr>
          <w:delText xml:space="preserve"> h</w:delText>
        </w:r>
      </w:del>
      <w:r w:rsidRPr="00FA4751">
        <w:rPr>
          <w:rFonts w:ascii="Garamond" w:hAnsi="Garamond"/>
          <w:color w:val="0070C0"/>
          <w:rPrChange w:id="763" w:author="Michael Jennions" w:date="2020-08-09T22:13:00Z">
            <w:rPr>
              <w:rFonts w:ascii="Garamond" w:hAnsi="Garamond"/>
              <w:color w:val="FF0000"/>
            </w:rPr>
          </w:rPrChange>
        </w:rPr>
        <w:t>uman personality</w:t>
      </w:r>
      <w:ins w:id="764" w:author="Michael Jennions" w:date="2020-08-09T20:33:00Z">
        <w:r w:rsidR="00A02F5A" w:rsidRPr="00FA4751">
          <w:rPr>
            <w:rFonts w:ascii="Garamond" w:hAnsi="Garamond"/>
            <w:color w:val="0070C0"/>
            <w:rPrChange w:id="765" w:author="Michael Jennions" w:date="2020-08-09T22:13:00Z">
              <w:rPr>
                <w:rFonts w:ascii="Garamond" w:hAnsi="Garamond"/>
                <w:color w:val="FF0000"/>
              </w:rPr>
            </w:rPrChange>
          </w:rPr>
          <w:t xml:space="preserve"> is </w:t>
        </w:r>
      </w:ins>
      <w:ins w:id="766" w:author="Michael Jennions" w:date="2020-08-17T15:05:00Z">
        <w:r w:rsidR="00770FA5">
          <w:rPr>
            <w:rFonts w:ascii="Garamond" w:hAnsi="Garamond"/>
            <w:color w:val="0070C0"/>
          </w:rPr>
          <w:t xml:space="preserve">often </w:t>
        </w:r>
      </w:ins>
      <w:ins w:id="767" w:author="Michael Jennions" w:date="2020-08-09T21:03:00Z">
        <w:r w:rsidR="003F7DA2" w:rsidRPr="00FA4751">
          <w:rPr>
            <w:rFonts w:ascii="Garamond" w:hAnsi="Garamond"/>
            <w:color w:val="0070C0"/>
            <w:rPrChange w:id="768" w:author="Michael Jennions" w:date="2020-08-09T22:13:00Z">
              <w:rPr>
                <w:rFonts w:ascii="Garamond" w:hAnsi="Garamond"/>
                <w:color w:val="FF0000"/>
              </w:rPr>
            </w:rPrChange>
          </w:rPr>
          <w:t>quantified</w:t>
        </w:r>
      </w:ins>
      <w:ins w:id="769" w:author="Michael Jennions" w:date="2020-08-09T20:33:00Z">
        <w:r w:rsidR="00A02F5A" w:rsidRPr="00FA4751">
          <w:rPr>
            <w:rFonts w:ascii="Garamond" w:hAnsi="Garamond"/>
            <w:color w:val="0070C0"/>
            <w:rPrChange w:id="770" w:author="Michael Jennions" w:date="2020-08-09T22:13:00Z">
              <w:rPr>
                <w:rFonts w:ascii="Garamond" w:hAnsi="Garamond"/>
                <w:color w:val="FF0000"/>
              </w:rPr>
            </w:rPrChange>
          </w:rPr>
          <w:t xml:space="preserve"> by classifying individuals based on their scor</w:t>
        </w:r>
      </w:ins>
      <w:ins w:id="771" w:author="Michael Jennions" w:date="2020-08-09T20:34:00Z">
        <w:r w:rsidR="00A02F5A" w:rsidRPr="00FA4751">
          <w:rPr>
            <w:rFonts w:ascii="Garamond" w:hAnsi="Garamond"/>
            <w:color w:val="0070C0"/>
            <w:rPrChange w:id="772" w:author="Michael Jennions" w:date="2020-08-09T22:13:00Z">
              <w:rPr>
                <w:rFonts w:ascii="Garamond" w:hAnsi="Garamond"/>
                <w:color w:val="FF0000"/>
              </w:rPr>
            </w:rPrChange>
          </w:rPr>
          <w:t>e</w:t>
        </w:r>
      </w:ins>
      <w:ins w:id="773" w:author="Michael Jennions" w:date="2020-08-09T20:37:00Z">
        <w:r w:rsidR="00A02F5A" w:rsidRPr="00FA4751">
          <w:rPr>
            <w:rFonts w:ascii="Garamond" w:hAnsi="Garamond"/>
            <w:color w:val="0070C0"/>
            <w:rPrChange w:id="774" w:author="Michael Jennions" w:date="2020-08-09T22:13:00Z">
              <w:rPr>
                <w:rFonts w:ascii="Garamond" w:hAnsi="Garamond"/>
                <w:color w:val="FF0000"/>
              </w:rPr>
            </w:rPrChange>
          </w:rPr>
          <w:t>s for</w:t>
        </w:r>
      </w:ins>
      <w:ins w:id="775" w:author="Michael Jennions" w:date="2020-08-09T20:34:00Z">
        <w:r w:rsidR="00A02F5A" w:rsidRPr="00FA4751">
          <w:rPr>
            <w:rFonts w:ascii="Garamond" w:hAnsi="Garamond"/>
            <w:color w:val="0070C0"/>
            <w:rPrChange w:id="776" w:author="Michael Jennions" w:date="2020-08-09T22:13:00Z">
              <w:rPr>
                <w:rFonts w:ascii="Garamond" w:hAnsi="Garamond"/>
                <w:color w:val="FF0000"/>
              </w:rPr>
            </w:rPrChange>
          </w:rPr>
          <w:t xml:space="preserve"> five </w:t>
        </w:r>
      </w:ins>
      <w:ins w:id="777" w:author="Michael Jennions" w:date="2020-08-09T21:03:00Z">
        <w:r w:rsidR="003F7DA2" w:rsidRPr="00FA4751">
          <w:rPr>
            <w:rFonts w:ascii="Garamond" w:hAnsi="Garamond"/>
            <w:color w:val="0070C0"/>
            <w:rPrChange w:id="778" w:author="Michael Jennions" w:date="2020-08-09T22:13:00Z">
              <w:rPr>
                <w:rFonts w:ascii="Garamond" w:hAnsi="Garamond"/>
                <w:color w:val="FF0000"/>
              </w:rPr>
            </w:rPrChange>
          </w:rPr>
          <w:t>uncorrelated</w:t>
        </w:r>
      </w:ins>
      <w:ins w:id="779" w:author="Michael Jennions" w:date="2020-08-09T20:34:00Z">
        <w:r w:rsidR="00A02F5A" w:rsidRPr="00FA4751">
          <w:rPr>
            <w:rFonts w:ascii="Garamond" w:hAnsi="Garamond"/>
            <w:color w:val="0070C0"/>
            <w:rPrChange w:id="780" w:author="Michael Jennions" w:date="2020-08-09T22:13:00Z">
              <w:rPr>
                <w:rFonts w:ascii="Garamond" w:hAnsi="Garamond"/>
                <w:color w:val="FF0000"/>
              </w:rPr>
            </w:rPrChange>
          </w:rPr>
          <w:t xml:space="preserve"> components of behaviour</w:t>
        </w:r>
      </w:ins>
      <w:del w:id="781" w:author="Michael Jennions" w:date="2020-08-09T20:34:00Z">
        <w:r w:rsidRPr="00FA4751" w:rsidDel="00A02F5A">
          <w:rPr>
            <w:rFonts w:ascii="Garamond" w:hAnsi="Garamond"/>
            <w:color w:val="0070C0"/>
            <w:rPrChange w:id="782" w:author="Michael Jennions" w:date="2020-08-09T22:13:00Z">
              <w:rPr>
                <w:rFonts w:ascii="Garamond" w:hAnsi="Garamond"/>
                <w:color w:val="FF0000"/>
              </w:rPr>
            </w:rPrChange>
          </w:rPr>
          <w:delText>, our behavioural quirks can be categorised into one of five factors</w:delText>
        </w:r>
      </w:del>
      <w:r w:rsidRPr="00FA4751">
        <w:rPr>
          <w:rFonts w:ascii="Garamond" w:hAnsi="Garamond"/>
          <w:color w:val="0070C0"/>
          <w:rPrChange w:id="783" w:author="Michael Jennions" w:date="2020-08-09T22:13:00Z">
            <w:rPr>
              <w:rFonts w:ascii="Garamond" w:hAnsi="Garamond"/>
              <w:color w:val="FF0000"/>
            </w:rPr>
          </w:rPrChange>
        </w:rPr>
        <w:t xml:space="preserve">: </w:t>
      </w:r>
      <w:del w:id="784" w:author="Michael Jennions" w:date="2020-08-09T20:34:00Z">
        <w:r w:rsidRPr="00FA4751" w:rsidDel="00A02F5A">
          <w:rPr>
            <w:rFonts w:ascii="Garamond" w:hAnsi="Garamond"/>
            <w:color w:val="0070C0"/>
            <w:rPrChange w:id="785" w:author="Michael Jennions" w:date="2020-08-09T22:13:00Z">
              <w:rPr>
                <w:rFonts w:ascii="Garamond" w:hAnsi="Garamond"/>
                <w:color w:val="FF0000"/>
              </w:rPr>
            </w:rPrChange>
          </w:rPr>
          <w:delText>Extraversion</w:delText>
        </w:r>
      </w:del>
      <w:ins w:id="786" w:author="Michael Jennions" w:date="2020-08-09T20:34:00Z">
        <w:r w:rsidR="00A02F5A" w:rsidRPr="00FA4751">
          <w:rPr>
            <w:rFonts w:ascii="Garamond" w:hAnsi="Garamond"/>
            <w:color w:val="0070C0"/>
            <w:rPrChange w:id="787" w:author="Michael Jennions" w:date="2020-08-09T22:13:00Z">
              <w:rPr>
                <w:rFonts w:ascii="Garamond" w:hAnsi="Garamond"/>
                <w:color w:val="FF0000"/>
              </w:rPr>
            </w:rPrChange>
          </w:rPr>
          <w:t>extraversion</w:t>
        </w:r>
      </w:ins>
      <w:r w:rsidRPr="00FA4751">
        <w:rPr>
          <w:rFonts w:ascii="Garamond" w:hAnsi="Garamond"/>
          <w:color w:val="0070C0"/>
          <w:rPrChange w:id="788" w:author="Michael Jennions" w:date="2020-08-09T22:13:00Z">
            <w:rPr>
              <w:rFonts w:ascii="Garamond" w:hAnsi="Garamond"/>
              <w:color w:val="FF0000"/>
            </w:rPr>
          </w:rPrChange>
        </w:rPr>
        <w:t xml:space="preserve">, </w:t>
      </w:r>
      <w:del w:id="789" w:author="Michael Jennions" w:date="2020-08-09T20:34:00Z">
        <w:r w:rsidRPr="00FA4751" w:rsidDel="00A02F5A">
          <w:rPr>
            <w:rFonts w:ascii="Garamond" w:hAnsi="Garamond"/>
            <w:color w:val="0070C0"/>
            <w:rPrChange w:id="790" w:author="Michael Jennions" w:date="2020-08-09T22:13:00Z">
              <w:rPr>
                <w:rFonts w:ascii="Garamond" w:hAnsi="Garamond"/>
                <w:color w:val="FF0000"/>
              </w:rPr>
            </w:rPrChange>
          </w:rPr>
          <w:delText>Neuroticism</w:delText>
        </w:r>
      </w:del>
      <w:ins w:id="791" w:author="Michael Jennions" w:date="2020-08-09T20:34:00Z">
        <w:r w:rsidR="00A02F5A" w:rsidRPr="00FA4751">
          <w:rPr>
            <w:rFonts w:ascii="Garamond" w:hAnsi="Garamond"/>
            <w:color w:val="0070C0"/>
            <w:rPrChange w:id="792" w:author="Michael Jennions" w:date="2020-08-09T22:13:00Z">
              <w:rPr>
                <w:rFonts w:ascii="Garamond" w:hAnsi="Garamond"/>
                <w:color w:val="FF0000"/>
              </w:rPr>
            </w:rPrChange>
          </w:rPr>
          <w:t>neuroticism</w:t>
        </w:r>
      </w:ins>
      <w:r w:rsidRPr="00FA4751">
        <w:rPr>
          <w:rFonts w:ascii="Garamond" w:hAnsi="Garamond"/>
          <w:color w:val="0070C0"/>
          <w:rPrChange w:id="793" w:author="Michael Jennions" w:date="2020-08-09T22:13:00Z">
            <w:rPr>
              <w:rFonts w:ascii="Garamond" w:hAnsi="Garamond"/>
              <w:color w:val="FF0000"/>
            </w:rPr>
          </w:rPrChange>
        </w:rPr>
        <w:t xml:space="preserve">, </w:t>
      </w:r>
      <w:del w:id="794" w:author="Michael Jennions" w:date="2020-08-09T20:34:00Z">
        <w:r w:rsidRPr="00FA4751" w:rsidDel="00A02F5A">
          <w:rPr>
            <w:rFonts w:ascii="Garamond" w:hAnsi="Garamond"/>
            <w:color w:val="0070C0"/>
            <w:rPrChange w:id="795" w:author="Michael Jennions" w:date="2020-08-09T22:13:00Z">
              <w:rPr>
                <w:rFonts w:ascii="Garamond" w:hAnsi="Garamond"/>
                <w:color w:val="FF0000"/>
              </w:rPr>
            </w:rPrChange>
          </w:rPr>
          <w:delText>Openness</w:delText>
        </w:r>
      </w:del>
      <w:ins w:id="796" w:author="Michael Jennions" w:date="2020-08-09T20:34:00Z">
        <w:r w:rsidR="00A02F5A" w:rsidRPr="00FA4751">
          <w:rPr>
            <w:rFonts w:ascii="Garamond" w:hAnsi="Garamond"/>
            <w:color w:val="0070C0"/>
            <w:rPrChange w:id="797" w:author="Michael Jennions" w:date="2020-08-09T22:13:00Z">
              <w:rPr>
                <w:rFonts w:ascii="Garamond" w:hAnsi="Garamond"/>
                <w:color w:val="FF0000"/>
              </w:rPr>
            </w:rPrChange>
          </w:rPr>
          <w:t>openness</w:t>
        </w:r>
      </w:ins>
      <w:r w:rsidRPr="00FA4751">
        <w:rPr>
          <w:rFonts w:ascii="Garamond" w:hAnsi="Garamond"/>
          <w:color w:val="0070C0"/>
          <w:rPrChange w:id="798" w:author="Michael Jennions" w:date="2020-08-09T22:13:00Z">
            <w:rPr>
              <w:rFonts w:ascii="Garamond" w:hAnsi="Garamond"/>
              <w:color w:val="FF0000"/>
            </w:rPr>
          </w:rPrChange>
        </w:rPr>
        <w:t xml:space="preserve">, </w:t>
      </w:r>
      <w:del w:id="799" w:author="Michael Jennions" w:date="2020-08-09T20:34:00Z">
        <w:r w:rsidRPr="00FA4751" w:rsidDel="00A02F5A">
          <w:rPr>
            <w:rFonts w:ascii="Garamond" w:hAnsi="Garamond"/>
            <w:color w:val="0070C0"/>
            <w:rPrChange w:id="800" w:author="Michael Jennions" w:date="2020-08-09T22:13:00Z">
              <w:rPr>
                <w:rFonts w:ascii="Garamond" w:hAnsi="Garamond"/>
                <w:color w:val="FF0000"/>
              </w:rPr>
            </w:rPrChange>
          </w:rPr>
          <w:delText xml:space="preserve">Conscientiousness </w:delText>
        </w:r>
      </w:del>
      <w:ins w:id="801" w:author="Michael Jennions" w:date="2020-08-09T20:34:00Z">
        <w:r w:rsidR="00A02F5A" w:rsidRPr="00FA4751">
          <w:rPr>
            <w:rFonts w:ascii="Garamond" w:hAnsi="Garamond"/>
            <w:color w:val="0070C0"/>
            <w:rPrChange w:id="802" w:author="Michael Jennions" w:date="2020-08-09T22:13:00Z">
              <w:rPr>
                <w:rFonts w:ascii="Garamond" w:hAnsi="Garamond"/>
                <w:color w:val="FF0000"/>
              </w:rPr>
            </w:rPrChange>
          </w:rPr>
          <w:t xml:space="preserve">conscientiousness </w:t>
        </w:r>
      </w:ins>
      <w:r w:rsidRPr="00FA4751">
        <w:rPr>
          <w:rFonts w:ascii="Garamond" w:hAnsi="Garamond"/>
          <w:color w:val="0070C0"/>
          <w:rPrChange w:id="803" w:author="Michael Jennions" w:date="2020-08-09T22:13:00Z">
            <w:rPr>
              <w:rFonts w:ascii="Garamond" w:hAnsi="Garamond"/>
              <w:color w:val="FF0000"/>
            </w:rPr>
          </w:rPrChange>
        </w:rPr>
        <w:t xml:space="preserve">and </w:t>
      </w:r>
      <w:del w:id="804" w:author="Michael Jennions" w:date="2020-08-09T20:34:00Z">
        <w:r w:rsidRPr="00FA4751" w:rsidDel="00A02F5A">
          <w:rPr>
            <w:rFonts w:ascii="Garamond" w:hAnsi="Garamond"/>
            <w:color w:val="0070C0"/>
            <w:rPrChange w:id="805" w:author="Michael Jennions" w:date="2020-08-09T22:13:00Z">
              <w:rPr>
                <w:rFonts w:ascii="Garamond" w:hAnsi="Garamond"/>
                <w:color w:val="FF0000"/>
              </w:rPr>
            </w:rPrChange>
          </w:rPr>
          <w:delText xml:space="preserve">Agreeableness </w:delText>
        </w:r>
      </w:del>
      <w:ins w:id="806" w:author="Michael Jennions" w:date="2020-08-09T20:34:00Z">
        <w:r w:rsidR="00A02F5A" w:rsidRPr="00FA4751">
          <w:rPr>
            <w:rFonts w:ascii="Garamond" w:hAnsi="Garamond"/>
            <w:color w:val="0070C0"/>
            <w:rPrChange w:id="807" w:author="Michael Jennions" w:date="2020-08-09T22:13:00Z">
              <w:rPr>
                <w:rFonts w:ascii="Garamond" w:hAnsi="Garamond"/>
                <w:color w:val="FF0000"/>
              </w:rPr>
            </w:rPrChange>
          </w:rPr>
          <w:t xml:space="preserve">agreeableness </w:t>
        </w:r>
      </w:ins>
      <w:r w:rsidRPr="00FA4751">
        <w:rPr>
          <w:rFonts w:ascii="Garamond" w:hAnsi="Garamond"/>
          <w:color w:val="0070C0"/>
          <w:rPrChange w:id="808" w:author="Michael Jennions" w:date="2020-08-09T22:13:00Z">
            <w:rPr>
              <w:rFonts w:ascii="Garamond" w:hAnsi="Garamond"/>
              <w:color w:val="FF0000"/>
            </w:rPr>
          </w:rPrChange>
        </w:rPr>
        <w:fldChar w:fldCharType="begin" w:fldLock="1"/>
      </w:r>
      <w:r w:rsidRPr="00FA4751">
        <w:rPr>
          <w:rFonts w:ascii="Garamond" w:hAnsi="Garamond"/>
          <w:color w:val="0070C0"/>
          <w:rPrChange w:id="809" w:author="Michael Jennions" w:date="2020-08-09T22:13:00Z">
            <w:rPr>
              <w:rFonts w:ascii="Garamond" w:hAnsi="Garamond"/>
              <w:color w:val="FF0000"/>
            </w:rPr>
          </w:rPrChange>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FA4751">
        <w:rPr>
          <w:rFonts w:ascii="Garamond" w:hAnsi="Garamond"/>
          <w:color w:val="0070C0"/>
          <w:rPrChange w:id="810" w:author="Michael Jennions" w:date="2020-08-09T22:13:00Z">
            <w:rPr>
              <w:rFonts w:ascii="Garamond" w:hAnsi="Garamond"/>
              <w:color w:val="FF0000"/>
            </w:rPr>
          </w:rPrChange>
        </w:rPr>
        <w:fldChar w:fldCharType="separate"/>
      </w:r>
      <w:r w:rsidRPr="00FA4751">
        <w:rPr>
          <w:rFonts w:ascii="Garamond" w:hAnsi="Garamond"/>
          <w:noProof/>
          <w:color w:val="0070C0"/>
          <w:rPrChange w:id="811" w:author="Michael Jennions" w:date="2020-08-09T22:13:00Z">
            <w:rPr>
              <w:rFonts w:ascii="Garamond" w:hAnsi="Garamond"/>
              <w:noProof/>
              <w:color w:val="FF0000"/>
            </w:rPr>
          </w:rPrChange>
        </w:rPr>
        <w:t>(Costa &amp; McCrae 1992)</w:t>
      </w:r>
      <w:r w:rsidRPr="00FA4751">
        <w:rPr>
          <w:rFonts w:ascii="Garamond" w:hAnsi="Garamond"/>
          <w:color w:val="0070C0"/>
          <w:rPrChange w:id="812" w:author="Michael Jennions" w:date="2020-08-09T22:13:00Z">
            <w:rPr>
              <w:rFonts w:ascii="Garamond" w:hAnsi="Garamond"/>
              <w:color w:val="FF0000"/>
            </w:rPr>
          </w:rPrChange>
        </w:rPr>
        <w:fldChar w:fldCharType="end"/>
      </w:r>
      <w:r w:rsidRPr="00FA4751">
        <w:rPr>
          <w:rFonts w:ascii="Garamond" w:hAnsi="Garamond"/>
          <w:color w:val="0070C0"/>
          <w:rPrChange w:id="813" w:author="Michael Jennions" w:date="2020-08-09T22:13:00Z">
            <w:rPr>
              <w:rFonts w:ascii="Garamond" w:hAnsi="Garamond"/>
              <w:color w:val="FF0000"/>
            </w:rPr>
          </w:rPrChange>
        </w:rPr>
        <w:t xml:space="preserve">. </w:t>
      </w:r>
      <w:ins w:id="814" w:author="Michael Jennions" w:date="2020-08-09T21:59:00Z">
        <w:r w:rsidR="00AC378A" w:rsidRPr="00FA4751">
          <w:rPr>
            <w:rFonts w:ascii="Garamond" w:hAnsi="Garamond"/>
            <w:color w:val="0070C0"/>
            <w:rPrChange w:id="815" w:author="Michael Jennions" w:date="2020-08-09T22:13:00Z">
              <w:rPr>
                <w:rFonts w:ascii="Garamond" w:hAnsi="Garamond"/>
                <w:color w:val="FF0000"/>
              </w:rPr>
            </w:rPrChange>
          </w:rPr>
          <w:t xml:space="preserve">As with most biological traits, these ‘Big Five’ factors are assumed to have differential costs and benefits arising from more extreme </w:t>
        </w:r>
      </w:ins>
      <w:ins w:id="816" w:author="Michael Jennions" w:date="2020-08-11T20:50:00Z">
        <w:r w:rsidR="004E013C">
          <w:rPr>
            <w:rFonts w:ascii="Garamond" w:hAnsi="Garamond"/>
            <w:color w:val="0070C0"/>
          </w:rPr>
          <w:t>values</w:t>
        </w:r>
      </w:ins>
      <w:ins w:id="817" w:author="Michael Jennions" w:date="2020-08-09T21:59:00Z">
        <w:r w:rsidR="00AC378A" w:rsidRPr="00FA4751">
          <w:rPr>
            <w:rFonts w:ascii="Garamond" w:hAnsi="Garamond"/>
            <w:color w:val="0070C0"/>
            <w:rPrChange w:id="818" w:author="Michael Jennions" w:date="2020-08-09T22:13:00Z">
              <w:rPr>
                <w:rFonts w:ascii="Garamond" w:hAnsi="Garamond"/>
                <w:color w:val="FF0000"/>
              </w:rPr>
            </w:rPrChange>
          </w:rPr>
          <w:t xml:space="preserve">. </w:t>
        </w:r>
      </w:ins>
      <w:ins w:id="819" w:author="Michael Jennions" w:date="2020-08-09T20:40:00Z">
        <w:r w:rsidR="00A02F5A" w:rsidRPr="00FA4751">
          <w:rPr>
            <w:rFonts w:ascii="Garamond" w:hAnsi="Garamond"/>
            <w:color w:val="0070C0"/>
            <w:rPrChange w:id="820" w:author="Michael Jennions" w:date="2020-08-09T22:13:00Z">
              <w:rPr>
                <w:rFonts w:ascii="Garamond" w:hAnsi="Garamond"/>
                <w:color w:val="FF0000"/>
              </w:rPr>
            </w:rPrChange>
          </w:rPr>
          <w:t xml:space="preserve">Individuals show </w:t>
        </w:r>
      </w:ins>
      <w:ins w:id="821" w:author="Michael Jennions" w:date="2020-08-09T20:41:00Z">
        <w:r w:rsidR="00A02F5A" w:rsidRPr="00FA4751">
          <w:rPr>
            <w:rFonts w:ascii="Garamond" w:hAnsi="Garamond"/>
            <w:color w:val="0070C0"/>
            <w:rPrChange w:id="822" w:author="Michael Jennions" w:date="2020-08-09T22:13:00Z">
              <w:rPr>
                <w:rFonts w:ascii="Garamond" w:hAnsi="Garamond"/>
                <w:color w:val="FF0000"/>
              </w:rPr>
            </w:rPrChange>
          </w:rPr>
          <w:t>repeatability</w:t>
        </w:r>
      </w:ins>
      <w:ins w:id="823" w:author="Michael Jennions" w:date="2020-08-09T20:40:00Z">
        <w:r w:rsidR="00A02F5A" w:rsidRPr="00FA4751">
          <w:rPr>
            <w:rFonts w:ascii="Garamond" w:hAnsi="Garamond"/>
            <w:color w:val="0070C0"/>
            <w:rPrChange w:id="824" w:author="Michael Jennions" w:date="2020-08-09T22:13:00Z">
              <w:rPr>
                <w:rFonts w:ascii="Garamond" w:hAnsi="Garamond"/>
                <w:color w:val="FF0000"/>
              </w:rPr>
            </w:rPrChange>
          </w:rPr>
          <w:t xml:space="preserve"> in their </w:t>
        </w:r>
      </w:ins>
      <w:ins w:id="825" w:author="Michael Jennions" w:date="2020-08-11T20:50:00Z">
        <w:r w:rsidR="004E013C">
          <w:rPr>
            <w:rFonts w:ascii="Garamond" w:hAnsi="Garamond"/>
            <w:color w:val="0070C0"/>
          </w:rPr>
          <w:t>behaviour</w:t>
        </w:r>
      </w:ins>
      <w:ins w:id="826" w:author="Michael Jennions" w:date="2020-08-09T20:40:00Z">
        <w:r w:rsidR="00A02F5A" w:rsidRPr="00FA4751">
          <w:rPr>
            <w:rFonts w:ascii="Garamond" w:hAnsi="Garamond"/>
            <w:color w:val="0070C0"/>
            <w:rPrChange w:id="827" w:author="Michael Jennions" w:date="2020-08-09T22:13:00Z">
              <w:rPr>
                <w:rFonts w:ascii="Garamond" w:hAnsi="Garamond"/>
                <w:color w:val="FF0000"/>
              </w:rPr>
            </w:rPrChange>
          </w:rPr>
          <w:t xml:space="preserve"> over time and </w:t>
        </w:r>
      </w:ins>
      <w:ins w:id="828" w:author="Michael Jennions" w:date="2020-08-09T20:41:00Z">
        <w:r w:rsidR="00A02F5A" w:rsidRPr="00FA4751">
          <w:rPr>
            <w:rFonts w:ascii="Garamond" w:hAnsi="Garamond"/>
            <w:color w:val="0070C0"/>
            <w:rPrChange w:id="829" w:author="Michael Jennions" w:date="2020-08-09T22:13:00Z">
              <w:rPr>
                <w:rFonts w:ascii="Garamond" w:hAnsi="Garamond"/>
                <w:color w:val="FF0000"/>
              </w:rPr>
            </w:rPrChange>
          </w:rPr>
          <w:t>across</w:t>
        </w:r>
      </w:ins>
      <w:ins w:id="830" w:author="Michael Jennions" w:date="2020-08-09T20:40:00Z">
        <w:r w:rsidR="00A02F5A" w:rsidRPr="00FA4751">
          <w:rPr>
            <w:rFonts w:ascii="Garamond" w:hAnsi="Garamond"/>
            <w:color w:val="0070C0"/>
            <w:rPrChange w:id="831" w:author="Michael Jennions" w:date="2020-08-09T22:13:00Z">
              <w:rPr>
                <w:rFonts w:ascii="Garamond" w:hAnsi="Garamond"/>
                <w:color w:val="FF0000"/>
              </w:rPr>
            </w:rPrChange>
          </w:rPr>
          <w:t xml:space="preserve"> </w:t>
        </w:r>
      </w:ins>
      <w:ins w:id="832" w:author="Michael Jennions" w:date="2020-08-09T21:09:00Z">
        <w:r w:rsidR="003F7DA2" w:rsidRPr="00FA4751">
          <w:rPr>
            <w:rFonts w:ascii="Garamond" w:hAnsi="Garamond"/>
            <w:color w:val="0070C0"/>
            <w:rPrChange w:id="833" w:author="Michael Jennions" w:date="2020-08-09T22:13:00Z">
              <w:rPr>
                <w:rFonts w:ascii="Garamond" w:hAnsi="Garamond"/>
                <w:color w:val="FF0000"/>
              </w:rPr>
            </w:rPrChange>
          </w:rPr>
          <w:t xml:space="preserve">a </w:t>
        </w:r>
      </w:ins>
      <w:ins w:id="834" w:author="Michael Jennions" w:date="2020-08-09T21:18:00Z">
        <w:r w:rsidR="00D5578C" w:rsidRPr="00FA4751">
          <w:rPr>
            <w:rFonts w:ascii="Garamond" w:hAnsi="Garamond"/>
            <w:color w:val="0070C0"/>
            <w:rPrChange w:id="835" w:author="Michael Jennions" w:date="2020-08-09T22:13:00Z">
              <w:rPr>
                <w:rFonts w:ascii="Garamond" w:hAnsi="Garamond"/>
                <w:color w:val="FF0000"/>
              </w:rPr>
            </w:rPrChange>
          </w:rPr>
          <w:t xml:space="preserve">wide </w:t>
        </w:r>
      </w:ins>
      <w:ins w:id="836" w:author="Michael Jennions" w:date="2020-08-09T21:09:00Z">
        <w:r w:rsidR="003F7DA2" w:rsidRPr="00FA4751">
          <w:rPr>
            <w:rFonts w:ascii="Garamond" w:hAnsi="Garamond"/>
            <w:color w:val="0070C0"/>
            <w:rPrChange w:id="837" w:author="Michael Jennions" w:date="2020-08-09T22:13:00Z">
              <w:rPr>
                <w:rFonts w:ascii="Garamond" w:hAnsi="Garamond"/>
                <w:color w:val="FF0000"/>
              </w:rPr>
            </w:rPrChange>
          </w:rPr>
          <w:t xml:space="preserve">range of social </w:t>
        </w:r>
      </w:ins>
      <w:ins w:id="838" w:author="Michael Jennions" w:date="2020-08-11T20:50:00Z">
        <w:r w:rsidR="004E013C">
          <w:rPr>
            <w:rFonts w:ascii="Garamond" w:hAnsi="Garamond"/>
            <w:color w:val="0070C0"/>
          </w:rPr>
          <w:t xml:space="preserve">situations </w:t>
        </w:r>
      </w:ins>
      <w:ins w:id="839" w:author="Michael Jennions" w:date="2020-08-09T21:18:00Z">
        <w:r w:rsidR="00D5578C" w:rsidRPr="00FA4751">
          <w:rPr>
            <w:rFonts w:ascii="Garamond" w:hAnsi="Garamond"/>
            <w:color w:val="0070C0"/>
            <w:rPrChange w:id="840" w:author="Michael Jennions" w:date="2020-08-09T22:13:00Z">
              <w:rPr>
                <w:rFonts w:ascii="Garamond" w:hAnsi="Garamond"/>
                <w:color w:val="FF0000"/>
              </w:rPr>
            </w:rPrChange>
          </w:rPr>
          <w:t xml:space="preserve">and test </w:t>
        </w:r>
      </w:ins>
      <w:ins w:id="841" w:author="Michael Jennions" w:date="2020-08-11T20:50:00Z">
        <w:r w:rsidR="004E013C">
          <w:rPr>
            <w:rFonts w:ascii="Garamond" w:hAnsi="Garamond"/>
            <w:color w:val="0070C0"/>
          </w:rPr>
          <w:t>conditions</w:t>
        </w:r>
      </w:ins>
      <w:ins w:id="842" w:author="Michael Jennions" w:date="2020-08-09T20:40:00Z">
        <w:r w:rsidR="00A02F5A" w:rsidRPr="00FA4751">
          <w:rPr>
            <w:rFonts w:ascii="Garamond" w:hAnsi="Garamond"/>
            <w:color w:val="0070C0"/>
            <w:rPrChange w:id="843" w:author="Michael Jennions" w:date="2020-08-09T22:13:00Z">
              <w:rPr>
                <w:rFonts w:ascii="Garamond" w:hAnsi="Garamond"/>
                <w:color w:val="FF0000"/>
              </w:rPr>
            </w:rPrChange>
          </w:rPr>
          <w:t xml:space="preserve">. </w:t>
        </w:r>
      </w:ins>
      <w:del w:id="844" w:author="Michael Jennions" w:date="2020-08-09T20:35:00Z">
        <w:r w:rsidRPr="00FA4751" w:rsidDel="00A02F5A">
          <w:rPr>
            <w:rFonts w:ascii="Garamond" w:hAnsi="Garamond"/>
            <w:color w:val="0070C0"/>
            <w:rPrChange w:id="845" w:author="Michael Jennions" w:date="2020-08-09T22:13:00Z">
              <w:rPr>
                <w:rFonts w:ascii="Garamond" w:hAnsi="Garamond"/>
                <w:color w:val="FF0000"/>
              </w:rPr>
            </w:rPrChange>
          </w:rPr>
          <w:delText xml:space="preserve">Like </w:delText>
        </w:r>
      </w:del>
      <w:del w:id="846" w:author="Michael Jennions" w:date="2020-08-09T21:59:00Z">
        <w:r w:rsidRPr="00FA4751" w:rsidDel="00AC378A">
          <w:rPr>
            <w:rFonts w:ascii="Garamond" w:hAnsi="Garamond"/>
            <w:color w:val="0070C0"/>
            <w:rPrChange w:id="847" w:author="Michael Jennions" w:date="2020-08-09T22:13:00Z">
              <w:rPr>
                <w:rFonts w:ascii="Garamond" w:hAnsi="Garamond"/>
                <w:color w:val="FF0000"/>
              </w:rPr>
            </w:rPrChange>
          </w:rPr>
          <w:delText xml:space="preserve">most biological traits, these ‘Big Five’ factors </w:delText>
        </w:r>
      </w:del>
      <w:del w:id="848" w:author="Michael Jennions" w:date="2020-08-09T20:35:00Z">
        <w:r w:rsidRPr="00FA4751" w:rsidDel="00A02F5A">
          <w:rPr>
            <w:rFonts w:ascii="Garamond" w:hAnsi="Garamond"/>
            <w:color w:val="0070C0"/>
            <w:rPrChange w:id="849" w:author="Michael Jennions" w:date="2020-08-09T22:13:00Z">
              <w:rPr>
                <w:rFonts w:ascii="Garamond" w:hAnsi="Garamond"/>
                <w:color w:val="FF0000"/>
              </w:rPr>
            </w:rPrChange>
          </w:rPr>
          <w:delText xml:space="preserve">are continuous and </w:delText>
        </w:r>
      </w:del>
      <w:del w:id="850" w:author="Michael Jennions" w:date="2020-08-09T20:36:00Z">
        <w:r w:rsidRPr="00FA4751" w:rsidDel="00A02F5A">
          <w:rPr>
            <w:rFonts w:ascii="Garamond" w:hAnsi="Garamond"/>
            <w:color w:val="0070C0"/>
            <w:rPrChange w:id="851" w:author="Michael Jennions" w:date="2020-08-09T22:13:00Z">
              <w:rPr>
                <w:rFonts w:ascii="Garamond" w:hAnsi="Garamond"/>
                <w:color w:val="FF0000"/>
              </w:rPr>
            </w:rPrChange>
          </w:rPr>
          <w:delText xml:space="preserve">there are costs and benefits </w:delText>
        </w:r>
      </w:del>
      <w:del w:id="852" w:author="Michael Jennions" w:date="2020-08-09T21:18:00Z">
        <w:r w:rsidRPr="00FA4751" w:rsidDel="00D5578C">
          <w:rPr>
            <w:rFonts w:ascii="Garamond" w:hAnsi="Garamond"/>
            <w:color w:val="0070C0"/>
            <w:rPrChange w:id="853" w:author="Michael Jennions" w:date="2020-08-09T22:13:00Z">
              <w:rPr>
                <w:rFonts w:ascii="Garamond" w:hAnsi="Garamond"/>
                <w:color w:val="FF0000"/>
              </w:rPr>
            </w:rPrChange>
          </w:rPr>
          <w:delText>associated with</w:delText>
        </w:r>
      </w:del>
      <w:del w:id="854" w:author="Michael Jennions" w:date="2020-08-09T21:59:00Z">
        <w:r w:rsidRPr="00FA4751" w:rsidDel="00AC378A">
          <w:rPr>
            <w:rFonts w:ascii="Garamond" w:hAnsi="Garamond"/>
            <w:color w:val="0070C0"/>
            <w:rPrChange w:id="855" w:author="Michael Jennions" w:date="2020-08-09T22:13:00Z">
              <w:rPr>
                <w:rFonts w:ascii="Garamond" w:hAnsi="Garamond"/>
                <w:color w:val="FF0000"/>
              </w:rPr>
            </w:rPrChange>
          </w:rPr>
          <w:delText xml:space="preserve"> </w:delText>
        </w:r>
      </w:del>
      <w:ins w:id="856" w:author="Michael Jennions" w:date="2020-08-09T20:58:00Z">
        <w:r w:rsidR="003F7DA2" w:rsidRPr="00FA4751">
          <w:rPr>
            <w:rFonts w:ascii="Garamond" w:hAnsi="Garamond"/>
            <w:color w:val="0070C0"/>
            <w:rPrChange w:id="857" w:author="Michael Jennions" w:date="2020-08-09T22:13:00Z">
              <w:rPr>
                <w:rFonts w:ascii="Garamond" w:hAnsi="Garamond"/>
                <w:color w:val="FF0000"/>
              </w:rPr>
            </w:rPrChange>
          </w:rPr>
          <w:t>If we assume that there is an optimal, intermediate level of trait expression t</w:t>
        </w:r>
      </w:ins>
      <w:ins w:id="858" w:author="Michael Jennions" w:date="2020-08-09T20:43:00Z">
        <w:r w:rsidR="00A02F5A" w:rsidRPr="00FA4751">
          <w:rPr>
            <w:rFonts w:ascii="Garamond" w:hAnsi="Garamond"/>
            <w:color w:val="0070C0"/>
            <w:rPrChange w:id="859" w:author="Michael Jennions" w:date="2020-08-09T22:13:00Z">
              <w:rPr>
                <w:rFonts w:ascii="Garamond" w:hAnsi="Garamond"/>
                <w:color w:val="FF0000"/>
              </w:rPr>
            </w:rPrChange>
          </w:rPr>
          <w:t>his</w:t>
        </w:r>
      </w:ins>
      <w:ins w:id="860" w:author="Michael Jennions" w:date="2020-08-09T20:59:00Z">
        <w:r w:rsidR="003F7DA2" w:rsidRPr="00FA4751">
          <w:rPr>
            <w:rFonts w:ascii="Garamond" w:hAnsi="Garamond"/>
            <w:color w:val="0070C0"/>
            <w:rPrChange w:id="861" w:author="Michael Jennions" w:date="2020-08-09T22:13:00Z">
              <w:rPr>
                <w:rFonts w:ascii="Garamond" w:hAnsi="Garamond"/>
                <w:color w:val="FF0000"/>
              </w:rPr>
            </w:rPrChange>
          </w:rPr>
          <w:t xml:space="preserve"> </w:t>
        </w:r>
      </w:ins>
      <w:ins w:id="862" w:author="Michael Jennions" w:date="2020-08-09T21:59:00Z">
        <w:r w:rsidR="00AC378A" w:rsidRPr="00FA4751">
          <w:rPr>
            <w:rFonts w:ascii="Garamond" w:hAnsi="Garamond"/>
            <w:color w:val="0070C0"/>
            <w:rPrChange w:id="863" w:author="Michael Jennions" w:date="2020-08-09T22:13:00Z">
              <w:rPr>
                <w:rFonts w:ascii="Garamond" w:hAnsi="Garamond"/>
                <w:color w:val="FF0000"/>
              </w:rPr>
            </w:rPrChange>
          </w:rPr>
          <w:t>begs the</w:t>
        </w:r>
      </w:ins>
      <w:ins w:id="864" w:author="Michael Jennions" w:date="2020-08-09T20:43:00Z">
        <w:r w:rsidR="00A02F5A" w:rsidRPr="00FA4751">
          <w:rPr>
            <w:rFonts w:ascii="Garamond" w:hAnsi="Garamond"/>
            <w:color w:val="0070C0"/>
            <w:rPrChange w:id="865" w:author="Michael Jennions" w:date="2020-08-09T22:13:00Z">
              <w:rPr>
                <w:rFonts w:ascii="Garamond" w:hAnsi="Garamond"/>
                <w:color w:val="FF0000"/>
              </w:rPr>
            </w:rPrChange>
          </w:rPr>
          <w:t xml:space="preserve"> question </w:t>
        </w:r>
      </w:ins>
      <w:ins w:id="866" w:author="Michael Jennions" w:date="2020-08-09T21:59:00Z">
        <w:r w:rsidR="00AC378A" w:rsidRPr="00FA4751">
          <w:rPr>
            <w:rFonts w:ascii="Garamond" w:hAnsi="Garamond"/>
            <w:color w:val="0070C0"/>
            <w:rPrChange w:id="867" w:author="Michael Jennions" w:date="2020-08-09T22:13:00Z">
              <w:rPr>
                <w:rFonts w:ascii="Garamond" w:hAnsi="Garamond"/>
                <w:color w:val="FF0000"/>
              </w:rPr>
            </w:rPrChange>
          </w:rPr>
          <w:t>of</w:t>
        </w:r>
      </w:ins>
      <w:ins w:id="868" w:author="Michael Jennions" w:date="2020-08-09T20:43:00Z">
        <w:r w:rsidR="00A02F5A" w:rsidRPr="00FA4751">
          <w:rPr>
            <w:rFonts w:ascii="Garamond" w:hAnsi="Garamond"/>
            <w:color w:val="0070C0"/>
            <w:rPrChange w:id="869" w:author="Michael Jennions" w:date="2020-08-09T22:13:00Z">
              <w:rPr>
                <w:rFonts w:ascii="Garamond" w:hAnsi="Garamond"/>
                <w:color w:val="FF0000"/>
              </w:rPr>
            </w:rPrChange>
          </w:rPr>
          <w:t xml:space="preserve"> </w:t>
        </w:r>
      </w:ins>
      <w:ins w:id="870" w:author="Michael Jennions" w:date="2020-08-09T21:00:00Z">
        <w:r w:rsidR="003F7DA2" w:rsidRPr="00FA4751">
          <w:rPr>
            <w:rFonts w:ascii="Garamond" w:hAnsi="Garamond"/>
            <w:color w:val="0070C0"/>
            <w:rPrChange w:id="871" w:author="Michael Jennions" w:date="2020-08-09T22:13:00Z">
              <w:rPr>
                <w:rFonts w:ascii="Garamond" w:hAnsi="Garamond"/>
                <w:color w:val="FF0000"/>
              </w:rPr>
            </w:rPrChange>
          </w:rPr>
          <w:t xml:space="preserve">what processes </w:t>
        </w:r>
      </w:ins>
      <w:ins w:id="872" w:author="Michael Jennions" w:date="2020-08-09T20:43:00Z">
        <w:r w:rsidR="00A02F5A" w:rsidRPr="00FA4751">
          <w:rPr>
            <w:rFonts w:ascii="Garamond" w:hAnsi="Garamond"/>
            <w:color w:val="0070C0"/>
            <w:rPrChange w:id="873" w:author="Michael Jennions" w:date="2020-08-09T22:13:00Z">
              <w:rPr>
                <w:rFonts w:ascii="Garamond" w:hAnsi="Garamond"/>
                <w:color w:val="FF0000"/>
              </w:rPr>
            </w:rPrChange>
          </w:rPr>
          <w:t>maint</w:t>
        </w:r>
      </w:ins>
      <w:ins w:id="874" w:author="Michael Jennions" w:date="2020-08-09T21:01:00Z">
        <w:r w:rsidR="003F7DA2" w:rsidRPr="00FA4751">
          <w:rPr>
            <w:rFonts w:ascii="Garamond" w:hAnsi="Garamond"/>
            <w:color w:val="0070C0"/>
            <w:rPrChange w:id="875" w:author="Michael Jennions" w:date="2020-08-09T22:13:00Z">
              <w:rPr>
                <w:rFonts w:ascii="Garamond" w:hAnsi="Garamond"/>
                <w:color w:val="FF0000"/>
              </w:rPr>
            </w:rPrChange>
          </w:rPr>
          <w:t>ai</w:t>
        </w:r>
      </w:ins>
      <w:ins w:id="876" w:author="Michael Jennions" w:date="2020-08-09T20:43:00Z">
        <w:r w:rsidR="00A02F5A" w:rsidRPr="00FA4751">
          <w:rPr>
            <w:rFonts w:ascii="Garamond" w:hAnsi="Garamond"/>
            <w:color w:val="0070C0"/>
            <w:rPrChange w:id="877" w:author="Michael Jennions" w:date="2020-08-09T22:13:00Z">
              <w:rPr>
                <w:rFonts w:ascii="Garamond" w:hAnsi="Garamond"/>
                <w:color w:val="FF0000"/>
              </w:rPr>
            </w:rPrChange>
          </w:rPr>
          <w:t>n</w:t>
        </w:r>
      </w:ins>
      <w:ins w:id="878" w:author="Michael Jennions" w:date="2020-08-09T21:01:00Z">
        <w:r w:rsidR="003F7DA2" w:rsidRPr="00FA4751">
          <w:rPr>
            <w:rFonts w:ascii="Garamond" w:hAnsi="Garamond"/>
            <w:color w:val="0070C0"/>
            <w:rPrChange w:id="879" w:author="Michael Jennions" w:date="2020-08-09T22:13:00Z">
              <w:rPr>
                <w:rFonts w:ascii="Garamond" w:hAnsi="Garamond"/>
                <w:color w:val="FF0000"/>
              </w:rPr>
            </w:rPrChange>
          </w:rPr>
          <w:t xml:space="preserve"> </w:t>
        </w:r>
      </w:ins>
      <w:ins w:id="880" w:author="Michael Jennions" w:date="2020-08-09T20:42:00Z">
        <w:r w:rsidR="00A02F5A" w:rsidRPr="00FA4751">
          <w:rPr>
            <w:rFonts w:ascii="Garamond" w:hAnsi="Garamond"/>
            <w:color w:val="0070C0"/>
            <w:rPrChange w:id="881" w:author="Michael Jennions" w:date="2020-08-09T22:13:00Z">
              <w:rPr>
                <w:rFonts w:ascii="Garamond" w:hAnsi="Garamond"/>
                <w:color w:val="FF0000"/>
              </w:rPr>
            </w:rPrChange>
          </w:rPr>
          <w:t>variation among individuals</w:t>
        </w:r>
      </w:ins>
      <w:ins w:id="882" w:author="Michael Jennions" w:date="2020-08-09T20:44:00Z">
        <w:r w:rsidR="00A02F5A" w:rsidRPr="00FA4751">
          <w:rPr>
            <w:rFonts w:ascii="Garamond" w:hAnsi="Garamond"/>
            <w:color w:val="0070C0"/>
            <w:rPrChange w:id="883" w:author="Michael Jennions" w:date="2020-08-09T22:13:00Z">
              <w:rPr>
                <w:rFonts w:ascii="Garamond" w:hAnsi="Garamond"/>
                <w:color w:val="FF0000"/>
              </w:rPr>
            </w:rPrChange>
          </w:rPr>
          <w:t xml:space="preserve">. </w:t>
        </w:r>
      </w:ins>
      <w:del w:id="884" w:author="Michael Jennions" w:date="2020-08-09T20:36:00Z">
        <w:r w:rsidRPr="00FA4751" w:rsidDel="00A02F5A">
          <w:rPr>
            <w:rFonts w:ascii="Garamond" w:hAnsi="Garamond"/>
            <w:color w:val="0070C0"/>
            <w:rPrChange w:id="885" w:author="Michael Jennions" w:date="2020-08-09T22:13:00Z">
              <w:rPr>
                <w:rFonts w:ascii="Garamond" w:hAnsi="Garamond"/>
                <w:color w:val="FF0000"/>
              </w:rPr>
            </w:rPrChange>
          </w:rPr>
          <w:delText>personalities that fall at their extremes.</w:delText>
        </w:r>
      </w:del>
      <w:del w:id="886" w:author="Michael Jennions" w:date="2020-08-09T20:42:00Z">
        <w:r w:rsidRPr="00FA4751" w:rsidDel="00A02F5A">
          <w:rPr>
            <w:rFonts w:ascii="Garamond" w:hAnsi="Garamond"/>
            <w:color w:val="0070C0"/>
            <w:rPrChange w:id="887" w:author="Michael Jennions" w:date="2020-08-09T22:13:00Z">
              <w:rPr>
                <w:rFonts w:ascii="Garamond" w:hAnsi="Garamond"/>
                <w:color w:val="FF0000"/>
              </w:rPr>
            </w:rPrChange>
          </w:rPr>
          <w:delText xml:space="preserve"> </w:delText>
        </w:r>
      </w:del>
      <w:del w:id="888" w:author="Michael Jennions" w:date="2020-08-09T20:44:00Z">
        <w:r w:rsidRPr="00FA4751" w:rsidDel="00A02F5A">
          <w:rPr>
            <w:rFonts w:ascii="Garamond" w:hAnsi="Garamond"/>
            <w:color w:val="0070C0"/>
            <w:rPrChange w:id="889" w:author="Michael Jennions" w:date="2020-08-09T22:13:00Z">
              <w:rPr>
                <w:rFonts w:ascii="Garamond" w:hAnsi="Garamond"/>
                <w:color w:val="FF0000"/>
              </w:rPr>
            </w:rPrChange>
          </w:rPr>
          <w:delText xml:space="preserve">For example, </w:delText>
        </w:r>
      </w:del>
      <w:del w:id="890" w:author="Michael Jennions" w:date="2020-08-09T20:36:00Z">
        <w:r w:rsidRPr="00FA4751" w:rsidDel="00A02F5A">
          <w:rPr>
            <w:rFonts w:ascii="Garamond" w:hAnsi="Garamond"/>
            <w:color w:val="0070C0"/>
            <w:rPrChange w:id="891" w:author="Michael Jennions" w:date="2020-08-09T22:13:00Z">
              <w:rPr>
                <w:rFonts w:ascii="Garamond" w:hAnsi="Garamond"/>
                <w:color w:val="FF0000"/>
              </w:rPr>
            </w:rPrChange>
          </w:rPr>
          <w:delText xml:space="preserve">… </w:delText>
        </w:r>
      </w:del>
      <w:ins w:id="892" w:author="Michael Jennions" w:date="2020-08-09T20:38:00Z">
        <w:r w:rsidR="00A02F5A" w:rsidRPr="00FA4751">
          <w:rPr>
            <w:rFonts w:ascii="Garamond" w:hAnsi="Garamond"/>
            <w:color w:val="0070C0"/>
            <w:rPrChange w:id="893" w:author="Michael Jennions" w:date="2020-08-09T22:13:00Z">
              <w:rPr>
                <w:rFonts w:ascii="Garamond" w:hAnsi="Garamond"/>
                <w:color w:val="FF0000"/>
              </w:rPr>
            </w:rPrChange>
          </w:rPr>
          <w:t xml:space="preserve">In the last </w:t>
        </w:r>
      </w:ins>
      <w:ins w:id="894" w:author="Michael Jennions" w:date="2020-08-09T20:39:00Z">
        <w:r w:rsidR="00A02F5A" w:rsidRPr="00FA4751">
          <w:rPr>
            <w:rFonts w:ascii="Garamond" w:hAnsi="Garamond"/>
            <w:color w:val="0070C0"/>
            <w:rPrChange w:id="895" w:author="Michael Jennions" w:date="2020-08-09T22:13:00Z">
              <w:rPr>
                <w:rFonts w:ascii="Garamond" w:hAnsi="Garamond"/>
                <w:color w:val="FF0000"/>
              </w:rPr>
            </w:rPrChange>
          </w:rPr>
          <w:t xml:space="preserve">15 years, biologists have </w:t>
        </w:r>
      </w:ins>
      <w:ins w:id="896" w:author="Michael Jennions" w:date="2020-08-09T21:59:00Z">
        <w:r w:rsidR="00AC378A" w:rsidRPr="00FA4751">
          <w:rPr>
            <w:rFonts w:ascii="Garamond" w:hAnsi="Garamond"/>
            <w:color w:val="0070C0"/>
            <w:rPrChange w:id="897" w:author="Michael Jennions" w:date="2020-08-09T22:13:00Z">
              <w:rPr>
                <w:rFonts w:ascii="Garamond" w:hAnsi="Garamond"/>
                <w:color w:val="FF0000"/>
              </w:rPr>
            </w:rPrChange>
          </w:rPr>
          <w:t xml:space="preserve">also </w:t>
        </w:r>
      </w:ins>
      <w:ins w:id="898" w:author="Michael Jennions" w:date="2020-08-09T21:04:00Z">
        <w:r w:rsidR="003F7DA2" w:rsidRPr="00FA4751">
          <w:rPr>
            <w:rFonts w:ascii="Garamond" w:hAnsi="Garamond"/>
            <w:color w:val="0070C0"/>
            <w:rPrChange w:id="899" w:author="Michael Jennions" w:date="2020-08-09T22:13:00Z">
              <w:rPr>
                <w:rFonts w:ascii="Garamond" w:hAnsi="Garamond"/>
                <w:color w:val="FF0000"/>
              </w:rPr>
            </w:rPrChange>
          </w:rPr>
          <w:t xml:space="preserve">started to </w:t>
        </w:r>
      </w:ins>
      <w:ins w:id="900" w:author="Michael Jennions" w:date="2020-08-09T20:39:00Z">
        <w:r w:rsidR="00A02F5A" w:rsidRPr="00FA4751">
          <w:rPr>
            <w:rFonts w:ascii="Garamond" w:hAnsi="Garamond"/>
            <w:color w:val="0070C0"/>
            <w:rPrChange w:id="901" w:author="Michael Jennions" w:date="2020-08-09T22:13:00Z">
              <w:rPr>
                <w:rFonts w:ascii="Garamond" w:hAnsi="Garamond"/>
                <w:color w:val="FF0000"/>
              </w:rPr>
            </w:rPrChange>
          </w:rPr>
          <w:t>pa</w:t>
        </w:r>
      </w:ins>
      <w:ins w:id="902" w:author="Michael Jennions" w:date="2020-08-09T21:04:00Z">
        <w:r w:rsidR="003F7DA2" w:rsidRPr="00FA4751">
          <w:rPr>
            <w:rFonts w:ascii="Garamond" w:hAnsi="Garamond"/>
            <w:color w:val="0070C0"/>
            <w:rPrChange w:id="903" w:author="Michael Jennions" w:date="2020-08-09T22:13:00Z">
              <w:rPr>
                <w:rFonts w:ascii="Garamond" w:hAnsi="Garamond"/>
                <w:color w:val="FF0000"/>
              </w:rPr>
            </w:rPrChange>
          </w:rPr>
          <w:t>y</w:t>
        </w:r>
      </w:ins>
      <w:ins w:id="904" w:author="Michael Jennions" w:date="2020-08-09T20:39:00Z">
        <w:r w:rsidR="00A02F5A" w:rsidRPr="00FA4751">
          <w:rPr>
            <w:rFonts w:ascii="Garamond" w:hAnsi="Garamond"/>
            <w:color w:val="0070C0"/>
            <w:rPrChange w:id="905" w:author="Michael Jennions" w:date="2020-08-09T22:13:00Z">
              <w:rPr>
                <w:rFonts w:ascii="Garamond" w:hAnsi="Garamond"/>
                <w:color w:val="FF0000"/>
              </w:rPr>
            </w:rPrChange>
          </w:rPr>
          <w:t xml:space="preserve"> </w:t>
        </w:r>
      </w:ins>
      <w:ins w:id="906" w:author="Michael Jennions" w:date="2020-08-09T20:59:00Z">
        <w:r w:rsidR="003F7DA2" w:rsidRPr="00FA4751">
          <w:rPr>
            <w:rFonts w:ascii="Garamond" w:hAnsi="Garamond"/>
            <w:color w:val="0070C0"/>
            <w:rPrChange w:id="907" w:author="Michael Jennions" w:date="2020-08-09T22:13:00Z">
              <w:rPr>
                <w:rFonts w:ascii="Garamond" w:hAnsi="Garamond"/>
                <w:color w:val="FF0000"/>
              </w:rPr>
            </w:rPrChange>
          </w:rPr>
          <w:t xml:space="preserve">attention to quantifying </w:t>
        </w:r>
      </w:ins>
      <w:ins w:id="908" w:author="Michael Jennions" w:date="2020-08-09T20:41:00Z">
        <w:r w:rsidR="00A02F5A" w:rsidRPr="00FA4751">
          <w:rPr>
            <w:rFonts w:ascii="Garamond" w:hAnsi="Garamond"/>
            <w:color w:val="0070C0"/>
            <w:rPrChange w:id="909" w:author="Michael Jennions" w:date="2020-08-09T22:13:00Z">
              <w:rPr>
                <w:rFonts w:ascii="Garamond" w:hAnsi="Garamond"/>
                <w:color w:val="FF0000"/>
              </w:rPr>
            </w:rPrChange>
          </w:rPr>
          <w:t xml:space="preserve">repeatable differences in behaviours </w:t>
        </w:r>
      </w:ins>
      <w:ins w:id="910" w:author="Michael Jennions" w:date="2020-08-09T21:04:00Z">
        <w:r w:rsidR="003F7DA2" w:rsidRPr="00FA4751">
          <w:rPr>
            <w:rFonts w:ascii="Garamond" w:hAnsi="Garamond"/>
            <w:color w:val="0070C0"/>
            <w:rPrChange w:id="911" w:author="Michael Jennions" w:date="2020-08-09T22:13:00Z">
              <w:rPr>
                <w:rFonts w:ascii="Garamond" w:hAnsi="Garamond"/>
                <w:color w:val="FF0000"/>
              </w:rPr>
            </w:rPrChange>
          </w:rPr>
          <w:t>in</w:t>
        </w:r>
      </w:ins>
      <w:ins w:id="912" w:author="Michael Jennions" w:date="2020-08-09T20:41:00Z">
        <w:r w:rsidR="00A02F5A" w:rsidRPr="00FA4751">
          <w:rPr>
            <w:rFonts w:ascii="Garamond" w:hAnsi="Garamond"/>
            <w:color w:val="0070C0"/>
            <w:rPrChange w:id="913" w:author="Michael Jennions" w:date="2020-08-09T22:13:00Z">
              <w:rPr>
                <w:rFonts w:ascii="Garamond" w:hAnsi="Garamond"/>
                <w:color w:val="FF0000"/>
              </w:rPr>
            </w:rPrChange>
          </w:rPr>
          <w:t xml:space="preserve"> animals</w:t>
        </w:r>
      </w:ins>
      <w:ins w:id="914" w:author="Michael Jennions" w:date="2020-08-09T20:45:00Z">
        <w:r w:rsidR="00A02F5A" w:rsidRPr="00FA4751">
          <w:rPr>
            <w:rFonts w:ascii="Garamond" w:hAnsi="Garamond"/>
            <w:color w:val="0070C0"/>
            <w:rPrChange w:id="915" w:author="Michael Jennions" w:date="2020-08-09T22:13:00Z">
              <w:rPr>
                <w:rFonts w:ascii="Garamond" w:hAnsi="Garamond"/>
                <w:color w:val="FF0000"/>
              </w:rPr>
            </w:rPrChange>
          </w:rPr>
          <w:t xml:space="preserve">. </w:t>
        </w:r>
      </w:ins>
      <w:ins w:id="916" w:author="Michael Jennions" w:date="2020-08-09T21:05:00Z">
        <w:r w:rsidR="003F7DA2" w:rsidRPr="00FA4751">
          <w:rPr>
            <w:rFonts w:ascii="Garamond" w:hAnsi="Garamond"/>
            <w:color w:val="0070C0"/>
            <w:rPrChange w:id="917" w:author="Michael Jennions" w:date="2020-08-09T22:13:00Z">
              <w:rPr>
                <w:rFonts w:ascii="Garamond" w:hAnsi="Garamond"/>
                <w:color w:val="FF0000"/>
              </w:rPr>
            </w:rPrChange>
          </w:rPr>
          <w:t>Evidence for</w:t>
        </w:r>
      </w:ins>
      <w:ins w:id="918" w:author="Michael Jennions" w:date="2020-08-09T21:00:00Z">
        <w:r w:rsidR="003F7DA2" w:rsidRPr="00FA4751">
          <w:rPr>
            <w:rFonts w:ascii="Garamond" w:hAnsi="Garamond"/>
            <w:color w:val="0070C0"/>
            <w:rPrChange w:id="919" w:author="Michael Jennions" w:date="2020-08-09T22:13:00Z">
              <w:rPr>
                <w:rFonts w:ascii="Garamond" w:hAnsi="Garamond"/>
                <w:color w:val="FF0000"/>
              </w:rPr>
            </w:rPrChange>
          </w:rPr>
          <w:t xml:space="preserve"> consistent d</w:t>
        </w:r>
      </w:ins>
      <w:ins w:id="920" w:author="Michael Jennions" w:date="2020-08-09T20:45:00Z">
        <w:r w:rsidR="00A02F5A" w:rsidRPr="00FA4751">
          <w:rPr>
            <w:rFonts w:ascii="Garamond" w:hAnsi="Garamond"/>
            <w:color w:val="0070C0"/>
            <w:rPrChange w:id="921" w:author="Michael Jennions" w:date="2020-08-09T22:13:00Z">
              <w:rPr>
                <w:rFonts w:ascii="Garamond" w:hAnsi="Garamond"/>
                <w:color w:val="FF0000"/>
              </w:rPr>
            </w:rPrChange>
          </w:rPr>
          <w:t xml:space="preserve">ifference </w:t>
        </w:r>
      </w:ins>
      <w:ins w:id="922" w:author="Michael Jennions" w:date="2020-08-09T20:46:00Z">
        <w:r w:rsidR="00A02F5A" w:rsidRPr="00FA4751">
          <w:rPr>
            <w:rFonts w:ascii="Garamond" w:hAnsi="Garamond"/>
            <w:color w:val="0070C0"/>
            <w:rPrChange w:id="923" w:author="Michael Jennions" w:date="2020-08-09T22:13:00Z">
              <w:rPr>
                <w:rFonts w:ascii="Garamond" w:hAnsi="Garamond"/>
                <w:color w:val="FF0000"/>
              </w:rPr>
            </w:rPrChange>
          </w:rPr>
          <w:t>among individual</w:t>
        </w:r>
      </w:ins>
      <w:ins w:id="924" w:author="Michael Jennions" w:date="2020-08-17T15:06:00Z">
        <w:r w:rsidR="00770FA5">
          <w:rPr>
            <w:rFonts w:ascii="Garamond" w:hAnsi="Garamond"/>
            <w:color w:val="0070C0"/>
          </w:rPr>
          <w:t xml:space="preserve"> animals</w:t>
        </w:r>
      </w:ins>
      <w:ins w:id="925" w:author="Michael Jennions" w:date="2020-08-09T20:46:00Z">
        <w:r w:rsidR="00A02F5A" w:rsidRPr="00FA4751">
          <w:rPr>
            <w:rFonts w:ascii="Garamond" w:hAnsi="Garamond"/>
            <w:color w:val="0070C0"/>
            <w:rPrChange w:id="926" w:author="Michael Jennions" w:date="2020-08-09T22:13:00Z">
              <w:rPr>
                <w:rFonts w:ascii="Garamond" w:hAnsi="Garamond"/>
                <w:color w:val="FF0000"/>
              </w:rPr>
            </w:rPrChange>
          </w:rPr>
          <w:t xml:space="preserve"> are considered akin to </w:t>
        </w:r>
      </w:ins>
      <w:ins w:id="927" w:author="Michael Jennions" w:date="2020-08-09T21:05:00Z">
        <w:r w:rsidR="003F7DA2" w:rsidRPr="00FA4751">
          <w:rPr>
            <w:rFonts w:ascii="Garamond" w:hAnsi="Garamond"/>
            <w:color w:val="0070C0"/>
            <w:rPrChange w:id="928" w:author="Michael Jennions" w:date="2020-08-09T22:13:00Z">
              <w:rPr>
                <w:rFonts w:ascii="Garamond" w:hAnsi="Garamond"/>
                <w:color w:val="FF0000"/>
              </w:rPr>
            </w:rPrChange>
          </w:rPr>
          <w:t xml:space="preserve">that </w:t>
        </w:r>
      </w:ins>
      <w:ins w:id="929" w:author="Michael Jennions" w:date="2020-08-09T22:00:00Z">
        <w:r w:rsidR="00AC378A" w:rsidRPr="00FA4751">
          <w:rPr>
            <w:rFonts w:ascii="Garamond" w:hAnsi="Garamond"/>
            <w:color w:val="0070C0"/>
            <w:rPrChange w:id="930" w:author="Michael Jennions" w:date="2020-08-09T22:13:00Z">
              <w:rPr>
                <w:rFonts w:ascii="Garamond" w:hAnsi="Garamond"/>
                <w:color w:val="FF0000"/>
              </w:rPr>
            </w:rPrChange>
          </w:rPr>
          <w:t xml:space="preserve">for </w:t>
        </w:r>
      </w:ins>
      <w:ins w:id="931" w:author="Michael Jennions" w:date="2020-08-09T21:00:00Z">
        <w:r w:rsidR="003F7DA2" w:rsidRPr="00FA4751">
          <w:rPr>
            <w:rFonts w:ascii="Garamond" w:hAnsi="Garamond"/>
            <w:color w:val="0070C0"/>
            <w:rPrChange w:id="932" w:author="Michael Jennions" w:date="2020-08-09T22:13:00Z">
              <w:rPr>
                <w:rFonts w:ascii="Garamond" w:hAnsi="Garamond"/>
                <w:color w:val="FF0000"/>
              </w:rPr>
            </w:rPrChange>
          </w:rPr>
          <w:t xml:space="preserve">variation in </w:t>
        </w:r>
      </w:ins>
      <w:del w:id="933" w:author="Michael Jennions" w:date="2020-08-09T20:45:00Z">
        <w:r w:rsidRPr="00FA4751" w:rsidDel="00A02F5A">
          <w:rPr>
            <w:rFonts w:ascii="Garamond" w:hAnsi="Garamond"/>
            <w:color w:val="0070C0"/>
            <w:rPrChange w:id="934" w:author="Michael Jennions" w:date="2020-08-09T22:13:00Z">
              <w:rPr>
                <w:rFonts w:ascii="Garamond" w:hAnsi="Garamond"/>
                <w:color w:val="FF0000"/>
              </w:rPr>
            </w:rPrChange>
          </w:rPr>
          <w:delText xml:space="preserve">Like human personalities, consistent </w:delText>
        </w:r>
      </w:del>
      <w:del w:id="935" w:author="Michael Jennions" w:date="2020-08-09T20:46:00Z">
        <w:r w:rsidRPr="00FA4751" w:rsidDel="00A02F5A">
          <w:rPr>
            <w:rFonts w:ascii="Garamond" w:hAnsi="Garamond"/>
            <w:color w:val="0070C0"/>
            <w:rPrChange w:id="936" w:author="Michael Jennions" w:date="2020-08-09T22:13:00Z">
              <w:rPr>
                <w:rFonts w:ascii="Garamond" w:hAnsi="Garamond"/>
                <w:color w:val="FF0000"/>
              </w:rPr>
            </w:rPrChange>
          </w:rPr>
          <w:delText xml:space="preserve">animal behaviours, </w:delText>
        </w:r>
      </w:del>
      <w:del w:id="937" w:author="Michael Jennions" w:date="2020-08-09T20:45:00Z">
        <w:r w:rsidRPr="00FA4751" w:rsidDel="00A02F5A">
          <w:rPr>
            <w:rFonts w:ascii="Garamond" w:hAnsi="Garamond"/>
            <w:color w:val="0070C0"/>
            <w:rPrChange w:id="938" w:author="Michael Jennions" w:date="2020-08-09T22:13:00Z">
              <w:rPr>
                <w:rFonts w:ascii="Garamond" w:hAnsi="Garamond"/>
                <w:color w:val="FF0000"/>
              </w:rPr>
            </w:rPrChange>
          </w:rPr>
          <w:delText xml:space="preserve">or </w:delText>
        </w:r>
      </w:del>
      <w:r w:rsidRPr="00FA4751">
        <w:rPr>
          <w:rFonts w:ascii="Garamond" w:hAnsi="Garamond"/>
          <w:color w:val="0070C0"/>
          <w:rPrChange w:id="939" w:author="Michael Jennions" w:date="2020-08-09T22:13:00Z">
            <w:rPr>
              <w:rFonts w:ascii="Garamond" w:hAnsi="Garamond"/>
              <w:color w:val="FF0000"/>
            </w:rPr>
          </w:rPrChange>
        </w:rPr>
        <w:t>personalit</w:t>
      </w:r>
      <w:ins w:id="940" w:author="Michael Jennions" w:date="2020-08-09T20:46:00Z">
        <w:r w:rsidR="00A02F5A" w:rsidRPr="00FA4751">
          <w:rPr>
            <w:rFonts w:ascii="Garamond" w:hAnsi="Garamond"/>
            <w:color w:val="0070C0"/>
            <w:rPrChange w:id="941" w:author="Michael Jennions" w:date="2020-08-09T22:13:00Z">
              <w:rPr>
                <w:rFonts w:ascii="Garamond" w:hAnsi="Garamond"/>
                <w:color w:val="FF0000"/>
              </w:rPr>
            </w:rPrChange>
          </w:rPr>
          <w:t>y</w:t>
        </w:r>
      </w:ins>
      <w:ins w:id="942" w:author="Michael Jennions" w:date="2020-08-11T20:51:00Z">
        <w:r w:rsidR="004E013C">
          <w:rPr>
            <w:rFonts w:ascii="Garamond" w:hAnsi="Garamond"/>
            <w:color w:val="0070C0"/>
          </w:rPr>
          <w:t xml:space="preserve"> in humans</w:t>
        </w:r>
      </w:ins>
      <w:ins w:id="943" w:author="Michael Jennions" w:date="2020-08-09T20:46:00Z">
        <w:r w:rsidR="00A02F5A" w:rsidRPr="00FA4751">
          <w:rPr>
            <w:rFonts w:ascii="Garamond" w:hAnsi="Garamond"/>
            <w:color w:val="0070C0"/>
            <w:rPrChange w:id="944" w:author="Michael Jennions" w:date="2020-08-09T22:13:00Z">
              <w:rPr>
                <w:rFonts w:ascii="Garamond" w:hAnsi="Garamond"/>
                <w:color w:val="FF0000"/>
              </w:rPr>
            </w:rPrChange>
          </w:rPr>
          <w:t xml:space="preserve">. </w:t>
        </w:r>
      </w:ins>
      <w:ins w:id="945" w:author="Michael Jennions" w:date="2020-08-11T15:44:00Z">
        <w:r w:rsidR="00A6366C">
          <w:rPr>
            <w:rFonts w:ascii="Garamond" w:hAnsi="Garamond"/>
            <w:color w:val="0070C0"/>
          </w:rPr>
          <w:t>Indeed, evolutionary b</w:t>
        </w:r>
      </w:ins>
      <w:ins w:id="946" w:author="Michael Jennions" w:date="2020-08-09T20:46:00Z">
        <w:r w:rsidR="00A02F5A" w:rsidRPr="00FA4751">
          <w:rPr>
            <w:rFonts w:ascii="Garamond" w:hAnsi="Garamond"/>
            <w:color w:val="0070C0"/>
            <w:rPrChange w:id="947" w:author="Michael Jennions" w:date="2020-08-09T22:13:00Z">
              <w:rPr>
                <w:rFonts w:ascii="Garamond" w:hAnsi="Garamond"/>
                <w:color w:val="FF0000"/>
              </w:rPr>
            </w:rPrChange>
          </w:rPr>
          <w:t xml:space="preserve">iologists have </w:t>
        </w:r>
      </w:ins>
      <w:del w:id="948" w:author="Michael Jennions" w:date="2020-08-09T20:46:00Z">
        <w:r w:rsidRPr="00FA4751" w:rsidDel="00A02F5A">
          <w:rPr>
            <w:rFonts w:ascii="Garamond" w:hAnsi="Garamond"/>
            <w:color w:val="0070C0"/>
            <w:rPrChange w:id="949" w:author="Michael Jennions" w:date="2020-08-09T22:13:00Z">
              <w:rPr>
                <w:rFonts w:ascii="Garamond" w:hAnsi="Garamond"/>
                <w:color w:val="FF0000"/>
              </w:rPr>
            </w:rPrChange>
          </w:rPr>
          <w:delText xml:space="preserve">ies, can be </w:delText>
        </w:r>
      </w:del>
      <w:ins w:id="950" w:author="Michael Jennions" w:date="2020-08-09T20:46:00Z">
        <w:r w:rsidR="00A02F5A" w:rsidRPr="00FA4751">
          <w:rPr>
            <w:rFonts w:ascii="Garamond" w:hAnsi="Garamond"/>
            <w:color w:val="0070C0"/>
            <w:rPrChange w:id="951" w:author="Michael Jennions" w:date="2020-08-09T22:13:00Z">
              <w:rPr>
                <w:rFonts w:ascii="Garamond" w:hAnsi="Garamond"/>
                <w:color w:val="FF0000"/>
              </w:rPr>
            </w:rPrChange>
          </w:rPr>
          <w:t>g</w:t>
        </w:r>
      </w:ins>
      <w:del w:id="952" w:author="Michael Jennions" w:date="2020-08-09T20:46:00Z">
        <w:r w:rsidRPr="00FA4751" w:rsidDel="00A02F5A">
          <w:rPr>
            <w:rFonts w:ascii="Garamond" w:hAnsi="Garamond"/>
            <w:color w:val="0070C0"/>
            <w:rPrChange w:id="953" w:author="Michael Jennions" w:date="2020-08-09T22:13:00Z">
              <w:rPr>
                <w:rFonts w:ascii="Garamond" w:hAnsi="Garamond"/>
                <w:color w:val="FF0000"/>
              </w:rPr>
            </w:rPrChange>
          </w:rPr>
          <w:delText>g</w:delText>
        </w:r>
      </w:del>
      <w:r w:rsidRPr="00FA4751">
        <w:rPr>
          <w:rFonts w:ascii="Garamond" w:hAnsi="Garamond"/>
          <w:color w:val="0070C0"/>
          <w:rPrChange w:id="954" w:author="Michael Jennions" w:date="2020-08-09T22:13:00Z">
            <w:rPr>
              <w:rFonts w:ascii="Garamond" w:hAnsi="Garamond"/>
              <w:color w:val="FF0000"/>
            </w:rPr>
          </w:rPrChange>
        </w:rPr>
        <w:t xml:space="preserve">rouped </w:t>
      </w:r>
      <w:ins w:id="955" w:author="Michael Jennions" w:date="2020-08-09T21:00:00Z">
        <w:r w:rsidR="003F7DA2" w:rsidRPr="00FA4751">
          <w:rPr>
            <w:rFonts w:ascii="Garamond" w:hAnsi="Garamond"/>
            <w:color w:val="0070C0"/>
            <w:rPrChange w:id="956" w:author="Michael Jennions" w:date="2020-08-09T22:13:00Z">
              <w:rPr>
                <w:rFonts w:ascii="Garamond" w:hAnsi="Garamond"/>
                <w:color w:val="FF0000"/>
              </w:rPr>
            </w:rPrChange>
          </w:rPr>
          <w:t xml:space="preserve">animal </w:t>
        </w:r>
      </w:ins>
      <w:del w:id="957" w:author="Michael Jennions" w:date="2020-08-09T20:47:00Z">
        <w:r w:rsidRPr="00FA4751" w:rsidDel="00A02F5A">
          <w:rPr>
            <w:rFonts w:ascii="Garamond" w:hAnsi="Garamond"/>
            <w:color w:val="0070C0"/>
            <w:rPrChange w:id="958" w:author="Michael Jennions" w:date="2020-08-09T22:13:00Z">
              <w:rPr>
                <w:rFonts w:ascii="Garamond" w:hAnsi="Garamond"/>
                <w:color w:val="FF0000"/>
              </w:rPr>
            </w:rPrChange>
          </w:rPr>
          <w:delText xml:space="preserve">into </w:delText>
        </w:r>
      </w:del>
      <w:ins w:id="959" w:author="Michael Jennions" w:date="2020-08-09T20:47:00Z">
        <w:r w:rsidR="00A02F5A" w:rsidRPr="00FA4751">
          <w:rPr>
            <w:rFonts w:ascii="Garamond" w:hAnsi="Garamond"/>
            <w:color w:val="0070C0"/>
            <w:rPrChange w:id="960" w:author="Michael Jennions" w:date="2020-08-09T22:13:00Z">
              <w:rPr>
                <w:rFonts w:ascii="Garamond" w:hAnsi="Garamond"/>
                <w:color w:val="FF0000"/>
              </w:rPr>
            </w:rPrChange>
          </w:rPr>
          <w:t xml:space="preserve">behavioural </w:t>
        </w:r>
      </w:ins>
      <w:r w:rsidRPr="00FA4751">
        <w:rPr>
          <w:rFonts w:ascii="Garamond" w:hAnsi="Garamond"/>
          <w:color w:val="0070C0"/>
          <w:rPrChange w:id="961" w:author="Michael Jennions" w:date="2020-08-09T22:13:00Z">
            <w:rPr>
              <w:rFonts w:ascii="Garamond" w:hAnsi="Garamond"/>
              <w:color w:val="FF0000"/>
            </w:rPr>
          </w:rPrChange>
        </w:rPr>
        <w:t>trait</w:t>
      </w:r>
      <w:ins w:id="962" w:author="Michael Jennions" w:date="2020-08-09T20:47:00Z">
        <w:r w:rsidR="00A02F5A" w:rsidRPr="00FA4751">
          <w:rPr>
            <w:rFonts w:ascii="Garamond" w:hAnsi="Garamond"/>
            <w:color w:val="0070C0"/>
            <w:rPrChange w:id="963" w:author="Michael Jennions" w:date="2020-08-09T22:13:00Z">
              <w:rPr>
                <w:rFonts w:ascii="Garamond" w:hAnsi="Garamond"/>
                <w:color w:val="FF0000"/>
              </w:rPr>
            </w:rPrChange>
          </w:rPr>
          <w:t>s</w:t>
        </w:r>
      </w:ins>
      <w:r w:rsidRPr="00FA4751">
        <w:rPr>
          <w:rFonts w:ascii="Garamond" w:hAnsi="Garamond"/>
          <w:color w:val="0070C0"/>
          <w:rPrChange w:id="964" w:author="Michael Jennions" w:date="2020-08-09T22:13:00Z">
            <w:rPr>
              <w:rFonts w:ascii="Garamond" w:hAnsi="Garamond"/>
              <w:color w:val="FF0000"/>
            </w:rPr>
          </w:rPrChange>
        </w:rPr>
        <w:t xml:space="preserve"> </w:t>
      </w:r>
      <w:ins w:id="965" w:author="Michael Jennions" w:date="2020-08-09T20:47:00Z">
        <w:r w:rsidR="00A02F5A" w:rsidRPr="00FA4751">
          <w:rPr>
            <w:rFonts w:ascii="Garamond" w:hAnsi="Garamond"/>
            <w:color w:val="0070C0"/>
            <w:rPrChange w:id="966" w:author="Michael Jennions" w:date="2020-08-09T22:13:00Z">
              <w:rPr>
                <w:rFonts w:ascii="Garamond" w:hAnsi="Garamond"/>
                <w:color w:val="FF0000"/>
              </w:rPr>
            </w:rPrChange>
          </w:rPr>
          <w:t xml:space="preserve">into five </w:t>
        </w:r>
      </w:ins>
      <w:del w:id="967" w:author="Michael Jennions" w:date="2020-08-11T20:51:00Z">
        <w:r w:rsidRPr="00FA4751" w:rsidDel="004E013C">
          <w:rPr>
            <w:rFonts w:ascii="Garamond" w:hAnsi="Garamond"/>
            <w:color w:val="0070C0"/>
            <w:rPrChange w:id="968" w:author="Michael Jennions" w:date="2020-08-09T22:13:00Z">
              <w:rPr>
                <w:rFonts w:ascii="Garamond" w:hAnsi="Garamond"/>
                <w:color w:val="FF0000"/>
              </w:rPr>
            </w:rPrChange>
          </w:rPr>
          <w:delText xml:space="preserve">types </w:delText>
        </w:r>
      </w:del>
      <w:ins w:id="969" w:author="Michael Jennions" w:date="2020-08-11T20:51:00Z">
        <w:r w:rsidR="004E013C">
          <w:rPr>
            <w:rFonts w:ascii="Garamond" w:hAnsi="Garamond"/>
            <w:color w:val="0070C0"/>
          </w:rPr>
          <w:t>factors</w:t>
        </w:r>
        <w:r w:rsidR="004E013C" w:rsidRPr="00FA4751">
          <w:rPr>
            <w:rFonts w:ascii="Garamond" w:hAnsi="Garamond"/>
            <w:color w:val="0070C0"/>
            <w:rPrChange w:id="970" w:author="Michael Jennions" w:date="2020-08-09T22:13:00Z">
              <w:rPr>
                <w:rFonts w:ascii="Garamond" w:hAnsi="Garamond"/>
                <w:color w:val="FF0000"/>
              </w:rPr>
            </w:rPrChange>
          </w:rPr>
          <w:t xml:space="preserve"> </w:t>
        </w:r>
      </w:ins>
      <w:r w:rsidRPr="00FA4751">
        <w:rPr>
          <w:rFonts w:ascii="Garamond" w:hAnsi="Garamond"/>
          <w:color w:val="0070C0"/>
          <w:rPrChange w:id="971" w:author="Michael Jennions" w:date="2020-08-09T22:13:00Z">
            <w:rPr>
              <w:rFonts w:ascii="Garamond" w:hAnsi="Garamond"/>
              <w:color w:val="FF0000"/>
            </w:rPr>
          </w:rPrChange>
        </w:rPr>
        <w:t xml:space="preserve">that </w:t>
      </w:r>
      <w:ins w:id="972" w:author="Michael Jennions" w:date="2020-08-11T20:51:00Z">
        <w:r w:rsidR="004E013C">
          <w:rPr>
            <w:rFonts w:ascii="Garamond" w:hAnsi="Garamond"/>
            <w:color w:val="0070C0"/>
          </w:rPr>
          <w:t xml:space="preserve">loosely </w:t>
        </w:r>
      </w:ins>
      <w:r w:rsidRPr="00FA4751">
        <w:rPr>
          <w:rFonts w:ascii="Garamond" w:hAnsi="Garamond"/>
          <w:color w:val="0070C0"/>
          <w:rPrChange w:id="973" w:author="Michael Jennions" w:date="2020-08-09T22:13:00Z">
            <w:rPr>
              <w:rFonts w:ascii="Garamond" w:hAnsi="Garamond"/>
              <w:color w:val="FF0000"/>
            </w:rPr>
          </w:rPrChange>
        </w:rPr>
        <w:t>resemble th</w:t>
      </w:r>
      <w:ins w:id="974" w:author="Michael Jennions" w:date="2020-08-09T20:47:00Z">
        <w:r w:rsidR="00A02F5A" w:rsidRPr="00FA4751">
          <w:rPr>
            <w:rFonts w:ascii="Garamond" w:hAnsi="Garamond"/>
            <w:color w:val="0070C0"/>
            <w:rPrChange w:id="975" w:author="Michael Jennions" w:date="2020-08-09T22:13:00Z">
              <w:rPr>
                <w:rFonts w:ascii="Garamond" w:hAnsi="Garamond"/>
                <w:color w:val="FF0000"/>
              </w:rPr>
            </w:rPrChange>
          </w:rPr>
          <w:t>ose</w:t>
        </w:r>
      </w:ins>
      <w:del w:id="976" w:author="Michael Jennions" w:date="2020-08-09T20:47:00Z">
        <w:r w:rsidRPr="00FA4751" w:rsidDel="00A02F5A">
          <w:rPr>
            <w:rFonts w:ascii="Garamond" w:hAnsi="Garamond"/>
            <w:color w:val="0070C0"/>
            <w:rPrChange w:id="977" w:author="Michael Jennions" w:date="2020-08-09T22:13:00Z">
              <w:rPr>
                <w:rFonts w:ascii="Garamond" w:hAnsi="Garamond"/>
                <w:color w:val="FF0000"/>
              </w:rPr>
            </w:rPrChange>
          </w:rPr>
          <w:delText>e</w:delText>
        </w:r>
      </w:del>
      <w:r w:rsidRPr="00FA4751">
        <w:rPr>
          <w:rFonts w:ascii="Garamond" w:hAnsi="Garamond"/>
          <w:color w:val="0070C0"/>
          <w:rPrChange w:id="978" w:author="Michael Jennions" w:date="2020-08-09T22:13:00Z">
            <w:rPr>
              <w:rFonts w:ascii="Garamond" w:hAnsi="Garamond"/>
              <w:color w:val="FF0000"/>
            </w:rPr>
          </w:rPrChange>
        </w:rPr>
        <w:t xml:space="preserve"> </w:t>
      </w:r>
      <w:ins w:id="979" w:author="Michael Jennions" w:date="2020-08-09T20:47:00Z">
        <w:r w:rsidR="00A02F5A" w:rsidRPr="00FA4751">
          <w:rPr>
            <w:rFonts w:ascii="Garamond" w:hAnsi="Garamond"/>
            <w:color w:val="0070C0"/>
            <w:rPrChange w:id="980" w:author="Michael Jennions" w:date="2020-08-09T22:13:00Z">
              <w:rPr>
                <w:rFonts w:ascii="Garamond" w:hAnsi="Garamond"/>
                <w:color w:val="FF0000"/>
              </w:rPr>
            </w:rPrChange>
          </w:rPr>
          <w:t xml:space="preserve">in </w:t>
        </w:r>
      </w:ins>
      <w:r w:rsidRPr="00FA4751">
        <w:rPr>
          <w:rFonts w:ascii="Garamond" w:hAnsi="Garamond"/>
          <w:color w:val="0070C0"/>
          <w:rPrChange w:id="981" w:author="Michael Jennions" w:date="2020-08-09T22:13:00Z">
            <w:rPr>
              <w:rFonts w:ascii="Garamond" w:hAnsi="Garamond"/>
              <w:color w:val="FF0000"/>
            </w:rPr>
          </w:rPrChange>
        </w:rPr>
        <w:t>human</w:t>
      </w:r>
      <w:ins w:id="982" w:author="Michael Jennions" w:date="2020-08-09T20:47:00Z">
        <w:r w:rsidR="00A02F5A" w:rsidRPr="00FA4751">
          <w:rPr>
            <w:rFonts w:ascii="Garamond" w:hAnsi="Garamond"/>
            <w:color w:val="0070C0"/>
            <w:rPrChange w:id="983" w:author="Michael Jennions" w:date="2020-08-09T22:13:00Z">
              <w:rPr>
                <w:rFonts w:ascii="Garamond" w:hAnsi="Garamond"/>
                <w:color w:val="FF0000"/>
              </w:rPr>
            </w:rPrChange>
          </w:rPr>
          <w:t>s</w:t>
        </w:r>
      </w:ins>
      <w:del w:id="984" w:author="Michael Jennions" w:date="2020-08-09T20:47:00Z">
        <w:r w:rsidRPr="00FA4751" w:rsidDel="00A02F5A">
          <w:rPr>
            <w:rFonts w:ascii="Garamond" w:hAnsi="Garamond"/>
            <w:color w:val="0070C0"/>
            <w:rPrChange w:id="985" w:author="Michael Jennions" w:date="2020-08-09T22:13:00Z">
              <w:rPr>
                <w:rFonts w:ascii="Garamond" w:hAnsi="Garamond"/>
                <w:color w:val="FF0000"/>
              </w:rPr>
            </w:rPrChange>
          </w:rPr>
          <w:delText xml:space="preserve"> ‘big five’</w:delText>
        </w:r>
      </w:del>
      <w:r w:rsidRPr="00FA4751">
        <w:rPr>
          <w:rFonts w:ascii="Garamond" w:hAnsi="Garamond"/>
          <w:color w:val="0070C0"/>
          <w:rPrChange w:id="986" w:author="Michael Jennions" w:date="2020-08-09T22:13:00Z">
            <w:rPr>
              <w:rFonts w:ascii="Garamond" w:hAnsi="Garamond"/>
              <w:color w:val="FF0000"/>
            </w:rPr>
          </w:rPrChange>
        </w:rPr>
        <w:t xml:space="preserve">: </w:t>
      </w:r>
      <w:ins w:id="987" w:author="Michael Jennions" w:date="2020-08-09T20:47:00Z">
        <w:r w:rsidR="00A02F5A" w:rsidRPr="00FA4751">
          <w:rPr>
            <w:rFonts w:ascii="Garamond" w:hAnsi="Garamond"/>
            <w:color w:val="0070C0"/>
            <w:rPrChange w:id="988" w:author="Michael Jennions" w:date="2020-08-09T22:13:00Z">
              <w:rPr>
                <w:rFonts w:ascii="Garamond" w:hAnsi="Garamond"/>
                <w:color w:val="FF0000"/>
              </w:rPr>
            </w:rPrChange>
          </w:rPr>
          <w:t>a</w:t>
        </w:r>
      </w:ins>
      <w:del w:id="989" w:author="Michael Jennions" w:date="2020-08-09T20:47:00Z">
        <w:r w:rsidRPr="00FA4751" w:rsidDel="00A02F5A">
          <w:rPr>
            <w:rFonts w:ascii="Garamond" w:hAnsi="Garamond"/>
            <w:color w:val="0070C0"/>
            <w:rPrChange w:id="990" w:author="Michael Jennions" w:date="2020-08-09T22:13:00Z">
              <w:rPr>
                <w:rFonts w:ascii="Garamond" w:hAnsi="Garamond"/>
                <w:color w:val="FF0000"/>
              </w:rPr>
            </w:rPrChange>
          </w:rPr>
          <w:delText>A</w:delText>
        </w:r>
      </w:del>
      <w:r w:rsidRPr="00FA4751">
        <w:rPr>
          <w:rFonts w:ascii="Garamond" w:hAnsi="Garamond"/>
          <w:color w:val="0070C0"/>
          <w:rPrChange w:id="991" w:author="Michael Jennions" w:date="2020-08-09T22:13:00Z">
            <w:rPr>
              <w:rFonts w:ascii="Garamond" w:hAnsi="Garamond"/>
              <w:color w:val="FF0000"/>
            </w:rPr>
          </w:rPrChange>
        </w:rPr>
        <w:t xml:space="preserve">ctivity, </w:t>
      </w:r>
      <w:ins w:id="992" w:author="Michael Jennions" w:date="2020-08-09T20:47:00Z">
        <w:r w:rsidR="00A02F5A" w:rsidRPr="00FA4751">
          <w:rPr>
            <w:rFonts w:ascii="Garamond" w:hAnsi="Garamond"/>
            <w:color w:val="0070C0"/>
            <w:rPrChange w:id="993" w:author="Michael Jennions" w:date="2020-08-09T22:13:00Z">
              <w:rPr>
                <w:rFonts w:ascii="Garamond" w:hAnsi="Garamond"/>
                <w:color w:val="FF0000"/>
              </w:rPr>
            </w:rPrChange>
          </w:rPr>
          <w:t>a</w:t>
        </w:r>
      </w:ins>
      <w:del w:id="994" w:author="Michael Jennions" w:date="2020-08-09T20:47:00Z">
        <w:r w:rsidRPr="00FA4751" w:rsidDel="00A02F5A">
          <w:rPr>
            <w:rFonts w:ascii="Garamond" w:hAnsi="Garamond"/>
            <w:color w:val="0070C0"/>
            <w:rPrChange w:id="995" w:author="Michael Jennions" w:date="2020-08-09T22:13:00Z">
              <w:rPr>
                <w:rFonts w:ascii="Garamond" w:hAnsi="Garamond"/>
                <w:color w:val="FF0000"/>
              </w:rPr>
            </w:rPrChange>
          </w:rPr>
          <w:delText>A</w:delText>
        </w:r>
      </w:del>
      <w:r w:rsidRPr="00FA4751">
        <w:rPr>
          <w:rFonts w:ascii="Garamond" w:hAnsi="Garamond"/>
          <w:color w:val="0070C0"/>
          <w:rPrChange w:id="996" w:author="Michael Jennions" w:date="2020-08-09T22:13:00Z">
            <w:rPr>
              <w:rFonts w:ascii="Garamond" w:hAnsi="Garamond"/>
              <w:color w:val="FF0000"/>
            </w:rPr>
          </w:rPrChange>
        </w:rPr>
        <w:t xml:space="preserve">ggression, </w:t>
      </w:r>
      <w:ins w:id="997" w:author="Michael Jennions" w:date="2020-08-09T20:47:00Z">
        <w:r w:rsidR="00A02F5A" w:rsidRPr="00FA4751">
          <w:rPr>
            <w:rFonts w:ascii="Garamond" w:hAnsi="Garamond"/>
            <w:color w:val="0070C0"/>
            <w:rPrChange w:id="998" w:author="Michael Jennions" w:date="2020-08-09T22:13:00Z">
              <w:rPr>
                <w:rFonts w:ascii="Garamond" w:hAnsi="Garamond"/>
                <w:color w:val="FF0000"/>
              </w:rPr>
            </w:rPrChange>
          </w:rPr>
          <w:t>b</w:t>
        </w:r>
      </w:ins>
      <w:del w:id="999" w:author="Michael Jennions" w:date="2020-08-09T20:47:00Z">
        <w:r w:rsidRPr="00FA4751" w:rsidDel="00A02F5A">
          <w:rPr>
            <w:rFonts w:ascii="Garamond" w:hAnsi="Garamond"/>
            <w:color w:val="0070C0"/>
            <w:rPrChange w:id="1000" w:author="Michael Jennions" w:date="2020-08-09T22:13:00Z">
              <w:rPr>
                <w:rFonts w:ascii="Garamond" w:hAnsi="Garamond"/>
                <w:color w:val="FF0000"/>
              </w:rPr>
            </w:rPrChange>
          </w:rPr>
          <w:delText>B</w:delText>
        </w:r>
      </w:del>
      <w:r w:rsidRPr="00FA4751">
        <w:rPr>
          <w:rFonts w:ascii="Garamond" w:hAnsi="Garamond"/>
          <w:color w:val="0070C0"/>
          <w:rPrChange w:id="1001" w:author="Michael Jennions" w:date="2020-08-09T22:13:00Z">
            <w:rPr>
              <w:rFonts w:ascii="Garamond" w:hAnsi="Garamond"/>
              <w:color w:val="FF0000"/>
            </w:rPr>
          </w:rPrChange>
        </w:rPr>
        <w:t xml:space="preserve">oldness, </w:t>
      </w:r>
      <w:ins w:id="1002" w:author="Michael Jennions" w:date="2020-08-09T20:47:00Z">
        <w:r w:rsidR="00A02F5A" w:rsidRPr="00FA4751">
          <w:rPr>
            <w:rFonts w:ascii="Garamond" w:hAnsi="Garamond"/>
            <w:color w:val="0070C0"/>
            <w:rPrChange w:id="1003" w:author="Michael Jennions" w:date="2020-08-09T22:13:00Z">
              <w:rPr>
                <w:rFonts w:ascii="Garamond" w:hAnsi="Garamond"/>
                <w:color w:val="FF0000"/>
              </w:rPr>
            </w:rPrChange>
          </w:rPr>
          <w:t>e</w:t>
        </w:r>
      </w:ins>
      <w:del w:id="1004" w:author="Michael Jennions" w:date="2020-08-09T20:47:00Z">
        <w:r w:rsidRPr="00FA4751" w:rsidDel="00A02F5A">
          <w:rPr>
            <w:rFonts w:ascii="Garamond" w:hAnsi="Garamond"/>
            <w:color w:val="0070C0"/>
            <w:rPrChange w:id="1005" w:author="Michael Jennions" w:date="2020-08-09T22:13:00Z">
              <w:rPr>
                <w:rFonts w:ascii="Garamond" w:hAnsi="Garamond"/>
                <w:color w:val="FF0000"/>
              </w:rPr>
            </w:rPrChange>
          </w:rPr>
          <w:delText>E</w:delText>
        </w:r>
      </w:del>
      <w:r w:rsidRPr="00FA4751">
        <w:rPr>
          <w:rFonts w:ascii="Garamond" w:hAnsi="Garamond"/>
          <w:color w:val="0070C0"/>
          <w:rPrChange w:id="1006" w:author="Michael Jennions" w:date="2020-08-09T22:13:00Z">
            <w:rPr>
              <w:rFonts w:ascii="Garamond" w:hAnsi="Garamond"/>
              <w:color w:val="FF0000"/>
            </w:rPr>
          </w:rPrChange>
        </w:rPr>
        <w:t xml:space="preserve">xploration and </w:t>
      </w:r>
      <w:ins w:id="1007" w:author="Michael Jennions" w:date="2020-08-09T20:47:00Z">
        <w:r w:rsidR="00A02F5A" w:rsidRPr="00FA4751">
          <w:rPr>
            <w:rFonts w:ascii="Garamond" w:hAnsi="Garamond"/>
            <w:color w:val="0070C0"/>
            <w:rPrChange w:id="1008" w:author="Michael Jennions" w:date="2020-08-09T22:13:00Z">
              <w:rPr>
                <w:rFonts w:ascii="Garamond" w:hAnsi="Garamond"/>
                <w:color w:val="FF0000"/>
              </w:rPr>
            </w:rPrChange>
          </w:rPr>
          <w:t>s</w:t>
        </w:r>
      </w:ins>
      <w:del w:id="1009" w:author="Michael Jennions" w:date="2020-08-09T20:47:00Z">
        <w:r w:rsidRPr="00FA4751" w:rsidDel="00A02F5A">
          <w:rPr>
            <w:rFonts w:ascii="Garamond" w:hAnsi="Garamond"/>
            <w:color w:val="0070C0"/>
            <w:rPrChange w:id="1010" w:author="Michael Jennions" w:date="2020-08-09T22:13:00Z">
              <w:rPr>
                <w:rFonts w:ascii="Garamond" w:hAnsi="Garamond"/>
                <w:color w:val="FF0000"/>
              </w:rPr>
            </w:rPrChange>
          </w:rPr>
          <w:delText>S</w:delText>
        </w:r>
      </w:del>
      <w:r w:rsidRPr="00FA4751">
        <w:rPr>
          <w:rFonts w:ascii="Garamond" w:hAnsi="Garamond"/>
          <w:color w:val="0070C0"/>
          <w:rPrChange w:id="1011" w:author="Michael Jennions" w:date="2020-08-09T22:13:00Z">
            <w:rPr>
              <w:rFonts w:ascii="Garamond" w:hAnsi="Garamond"/>
              <w:color w:val="FF0000"/>
            </w:rPr>
          </w:rPrChange>
        </w:rPr>
        <w:t>oc</w:t>
      </w:r>
      <w:del w:id="1012" w:author="Michael Jennions" w:date="2020-08-09T20:48:00Z">
        <w:r w:rsidRPr="00FA4751" w:rsidDel="00A02F5A">
          <w:rPr>
            <w:rFonts w:ascii="Garamond" w:hAnsi="Garamond"/>
            <w:color w:val="0070C0"/>
            <w:rPrChange w:id="1013" w:author="Michael Jennions" w:date="2020-08-09T22:13:00Z">
              <w:rPr>
                <w:rFonts w:ascii="Garamond" w:hAnsi="Garamond"/>
                <w:color w:val="FF0000"/>
              </w:rPr>
            </w:rPrChange>
          </w:rPr>
          <w:delText>i</w:delText>
        </w:r>
      </w:del>
      <w:del w:id="1014" w:author="Michael Jennions" w:date="2020-08-09T20:47:00Z">
        <w:r w:rsidRPr="00FA4751" w:rsidDel="00A02F5A">
          <w:rPr>
            <w:rFonts w:ascii="Garamond" w:hAnsi="Garamond"/>
            <w:color w:val="0070C0"/>
            <w:rPrChange w:id="1015" w:author="Michael Jennions" w:date="2020-08-09T22:13:00Z">
              <w:rPr>
                <w:rFonts w:ascii="Garamond" w:hAnsi="Garamond"/>
                <w:color w:val="FF0000"/>
              </w:rPr>
            </w:rPrChange>
          </w:rPr>
          <w:delText>ality/Soc</w:delText>
        </w:r>
      </w:del>
      <w:r w:rsidRPr="00FA4751">
        <w:rPr>
          <w:rFonts w:ascii="Garamond" w:hAnsi="Garamond"/>
          <w:color w:val="0070C0"/>
          <w:rPrChange w:id="1016" w:author="Michael Jennions" w:date="2020-08-09T22:13:00Z">
            <w:rPr>
              <w:rFonts w:ascii="Garamond" w:hAnsi="Garamond"/>
              <w:color w:val="FF0000"/>
            </w:rPr>
          </w:rPrChange>
        </w:rPr>
        <w:t xml:space="preserve">iability (Reale </w:t>
      </w:r>
      <w:r w:rsidRPr="00FA4751">
        <w:rPr>
          <w:rFonts w:ascii="Garamond" w:hAnsi="Garamond"/>
          <w:i/>
          <w:color w:val="0070C0"/>
          <w:rPrChange w:id="1017" w:author="Michael Jennions" w:date="2020-08-09T22:13:00Z">
            <w:rPr>
              <w:rFonts w:ascii="Garamond" w:hAnsi="Garamond"/>
              <w:i/>
              <w:color w:val="FF0000"/>
            </w:rPr>
          </w:rPrChange>
        </w:rPr>
        <w:t>et al</w:t>
      </w:r>
      <w:r w:rsidRPr="00FA4751">
        <w:rPr>
          <w:rFonts w:ascii="Garamond" w:hAnsi="Garamond"/>
          <w:color w:val="0070C0"/>
          <w:rPrChange w:id="1018" w:author="Michael Jennions" w:date="2020-08-09T22:13:00Z">
            <w:rPr>
              <w:rFonts w:ascii="Garamond" w:hAnsi="Garamond"/>
              <w:color w:val="FF0000"/>
            </w:rPr>
          </w:rPrChange>
        </w:rPr>
        <w:t xml:space="preserve">. 2007). For </w:t>
      </w:r>
      <w:ins w:id="1019" w:author="Michael Jennions" w:date="2020-08-09T21:01:00Z">
        <w:r w:rsidR="003F7DA2" w:rsidRPr="00FA4751">
          <w:rPr>
            <w:rFonts w:ascii="Garamond" w:hAnsi="Garamond"/>
            <w:color w:val="0070C0"/>
            <w:rPrChange w:id="1020" w:author="Michael Jennions" w:date="2020-08-09T22:13:00Z">
              <w:rPr>
                <w:rFonts w:ascii="Garamond" w:hAnsi="Garamond"/>
                <w:color w:val="FF0000"/>
              </w:rPr>
            </w:rPrChange>
          </w:rPr>
          <w:t>wild animals</w:t>
        </w:r>
      </w:ins>
      <w:del w:id="1021" w:author="Michael Jennions" w:date="2020-08-09T21:01:00Z">
        <w:r w:rsidRPr="00FA4751" w:rsidDel="003F7DA2">
          <w:rPr>
            <w:rFonts w:ascii="Garamond" w:hAnsi="Garamond"/>
            <w:color w:val="0070C0"/>
            <w:rPrChange w:id="1022" w:author="Michael Jennions" w:date="2020-08-09T22:13:00Z">
              <w:rPr>
                <w:rFonts w:ascii="Garamond" w:hAnsi="Garamond"/>
                <w:color w:val="FF0000"/>
              </w:rPr>
            </w:rPrChange>
          </w:rPr>
          <w:delText>organisms living in the wild</w:delText>
        </w:r>
      </w:del>
      <w:r w:rsidRPr="00FA4751">
        <w:rPr>
          <w:rFonts w:ascii="Garamond" w:hAnsi="Garamond"/>
          <w:color w:val="0070C0"/>
          <w:rPrChange w:id="1023" w:author="Michael Jennions" w:date="2020-08-09T22:13:00Z">
            <w:rPr>
              <w:rFonts w:ascii="Garamond" w:hAnsi="Garamond"/>
              <w:color w:val="FF0000"/>
            </w:rPr>
          </w:rPrChange>
        </w:rPr>
        <w:t>, consistent and predictable (i.e. repeatable) behaviour</w:t>
      </w:r>
      <w:ins w:id="1024" w:author="Michael Jennions" w:date="2020-08-11T15:44:00Z">
        <w:r w:rsidR="00A6366C">
          <w:rPr>
            <w:rFonts w:ascii="Garamond" w:hAnsi="Garamond"/>
            <w:color w:val="0070C0"/>
          </w:rPr>
          <w:t>s</w:t>
        </w:r>
      </w:ins>
      <w:r w:rsidRPr="00FA4751">
        <w:rPr>
          <w:rFonts w:ascii="Garamond" w:hAnsi="Garamond"/>
          <w:color w:val="0070C0"/>
          <w:rPrChange w:id="1025" w:author="Michael Jennions" w:date="2020-08-09T22:13:00Z">
            <w:rPr>
              <w:rFonts w:ascii="Garamond" w:hAnsi="Garamond"/>
              <w:color w:val="FF0000"/>
            </w:rPr>
          </w:rPrChange>
        </w:rPr>
        <w:t xml:space="preserve"> </w:t>
      </w:r>
      <w:del w:id="1026" w:author="Michael Jennions" w:date="2020-08-09T21:01:00Z">
        <w:r w:rsidRPr="00FA4751" w:rsidDel="003F7DA2">
          <w:rPr>
            <w:rFonts w:ascii="Garamond" w:hAnsi="Garamond"/>
            <w:color w:val="0070C0"/>
            <w:rPrChange w:id="1027" w:author="Michael Jennions" w:date="2020-08-09T22:13:00Z">
              <w:rPr>
                <w:rFonts w:ascii="Garamond" w:hAnsi="Garamond"/>
                <w:color w:val="FF0000"/>
              </w:rPr>
            </w:rPrChange>
          </w:rPr>
          <w:delText xml:space="preserve">across </w:delText>
        </w:r>
      </w:del>
      <w:ins w:id="1028" w:author="Michael Jennions" w:date="2020-08-09T21:01:00Z">
        <w:r w:rsidR="003F7DA2" w:rsidRPr="00FA4751">
          <w:rPr>
            <w:rFonts w:ascii="Garamond" w:hAnsi="Garamond"/>
            <w:color w:val="0070C0"/>
            <w:rPrChange w:id="1029" w:author="Michael Jennions" w:date="2020-08-09T22:13:00Z">
              <w:rPr>
                <w:rFonts w:ascii="Garamond" w:hAnsi="Garamond"/>
                <w:color w:val="FF0000"/>
              </w:rPr>
            </w:rPrChange>
          </w:rPr>
          <w:t xml:space="preserve">that do not change with age, or </w:t>
        </w:r>
      </w:ins>
      <w:ins w:id="1030" w:author="Michael Jennions" w:date="2020-08-09T21:05:00Z">
        <w:r w:rsidR="003F7DA2" w:rsidRPr="00FA4751">
          <w:rPr>
            <w:rFonts w:ascii="Garamond" w:hAnsi="Garamond"/>
            <w:color w:val="0070C0"/>
            <w:rPrChange w:id="1031" w:author="Michael Jennions" w:date="2020-08-09T22:13:00Z">
              <w:rPr>
                <w:rFonts w:ascii="Garamond" w:hAnsi="Garamond"/>
                <w:color w:val="FF0000"/>
              </w:rPr>
            </w:rPrChange>
          </w:rPr>
          <w:t xml:space="preserve">do not </w:t>
        </w:r>
      </w:ins>
      <w:ins w:id="1032" w:author="Michael Jennions" w:date="2020-08-09T21:02:00Z">
        <w:r w:rsidR="003F7DA2" w:rsidRPr="00FA4751">
          <w:rPr>
            <w:rFonts w:ascii="Garamond" w:hAnsi="Garamond"/>
            <w:color w:val="0070C0"/>
            <w:rPrChange w:id="1033" w:author="Michael Jennions" w:date="2020-08-09T22:13:00Z">
              <w:rPr>
                <w:rFonts w:ascii="Garamond" w:hAnsi="Garamond"/>
                <w:color w:val="FF0000"/>
              </w:rPr>
            </w:rPrChange>
          </w:rPr>
          <w:t>vary depending on the</w:t>
        </w:r>
      </w:ins>
      <w:del w:id="1034" w:author="Michael Jennions" w:date="2020-08-09T21:02:00Z">
        <w:r w:rsidRPr="00FA4751" w:rsidDel="003F7DA2">
          <w:rPr>
            <w:rFonts w:ascii="Garamond" w:hAnsi="Garamond"/>
            <w:color w:val="0070C0"/>
            <w:rPrChange w:id="1035" w:author="Michael Jennions" w:date="2020-08-09T22:13:00Z">
              <w:rPr>
                <w:rFonts w:ascii="Garamond" w:hAnsi="Garamond"/>
                <w:color w:val="FF0000"/>
              </w:rPr>
            </w:rPrChange>
          </w:rPr>
          <w:delText>time and</w:delText>
        </w:r>
      </w:del>
      <w:r w:rsidRPr="00FA4751">
        <w:rPr>
          <w:rFonts w:ascii="Garamond" w:hAnsi="Garamond"/>
          <w:color w:val="0070C0"/>
          <w:rPrChange w:id="1036" w:author="Michael Jennions" w:date="2020-08-09T22:13:00Z">
            <w:rPr>
              <w:rFonts w:ascii="Garamond" w:hAnsi="Garamond"/>
              <w:color w:val="FF0000"/>
            </w:rPr>
          </w:rPrChange>
        </w:rPr>
        <w:t xml:space="preserve"> </w:t>
      </w:r>
      <w:ins w:id="1037" w:author="Michael Jennions" w:date="2020-08-11T20:51:00Z">
        <w:r w:rsidR="004E013C">
          <w:rPr>
            <w:rFonts w:ascii="Garamond" w:hAnsi="Garamond"/>
            <w:color w:val="0070C0"/>
          </w:rPr>
          <w:t xml:space="preserve">immediate </w:t>
        </w:r>
      </w:ins>
      <w:r w:rsidRPr="00FA4751">
        <w:rPr>
          <w:rFonts w:ascii="Garamond" w:hAnsi="Garamond"/>
          <w:color w:val="0070C0"/>
          <w:rPrChange w:id="1038" w:author="Michael Jennions" w:date="2020-08-09T22:13:00Z">
            <w:rPr>
              <w:rFonts w:ascii="Garamond" w:hAnsi="Garamond"/>
              <w:color w:val="FF0000"/>
            </w:rPr>
          </w:rPrChange>
        </w:rPr>
        <w:t>context</w:t>
      </w:r>
      <w:ins w:id="1039" w:author="Michael Jennions" w:date="2020-08-11T15:44:00Z">
        <w:r w:rsidR="00A6366C">
          <w:rPr>
            <w:rFonts w:ascii="Garamond" w:hAnsi="Garamond"/>
            <w:color w:val="0070C0"/>
          </w:rPr>
          <w:t>,</w:t>
        </w:r>
      </w:ins>
      <w:del w:id="1040" w:author="Michael Jennions" w:date="2020-08-09T21:02:00Z">
        <w:r w:rsidRPr="00FA4751" w:rsidDel="003F7DA2">
          <w:rPr>
            <w:rFonts w:ascii="Garamond" w:hAnsi="Garamond"/>
            <w:color w:val="0070C0"/>
            <w:rPrChange w:id="1041" w:author="Michael Jennions" w:date="2020-08-09T22:13:00Z">
              <w:rPr>
                <w:rFonts w:ascii="Garamond" w:hAnsi="Garamond"/>
                <w:color w:val="FF0000"/>
              </w:rPr>
            </w:rPrChange>
          </w:rPr>
          <w:delText>s</w:delText>
        </w:r>
      </w:del>
      <w:r w:rsidRPr="00FA4751">
        <w:rPr>
          <w:rFonts w:ascii="Garamond" w:hAnsi="Garamond"/>
          <w:color w:val="0070C0"/>
          <w:rPrChange w:id="1042" w:author="Michael Jennions" w:date="2020-08-09T22:13:00Z">
            <w:rPr>
              <w:rFonts w:ascii="Garamond" w:hAnsi="Garamond"/>
              <w:color w:val="FF0000"/>
            </w:rPr>
          </w:rPrChange>
        </w:rPr>
        <w:t xml:space="preserve"> </w:t>
      </w:r>
      <w:ins w:id="1043" w:author="Michael Jennions" w:date="2020-08-11T20:51:00Z">
        <w:r w:rsidR="004E013C">
          <w:rPr>
            <w:rFonts w:ascii="Garamond" w:hAnsi="Garamond"/>
            <w:color w:val="0070C0"/>
          </w:rPr>
          <w:t xml:space="preserve">would </w:t>
        </w:r>
      </w:ins>
      <w:ins w:id="1044" w:author="Michael Jennions" w:date="2020-08-09T21:02:00Z">
        <w:r w:rsidR="003F7DA2" w:rsidRPr="00FA4751">
          <w:rPr>
            <w:rFonts w:ascii="Garamond" w:hAnsi="Garamond"/>
            <w:color w:val="0070C0"/>
            <w:rPrChange w:id="1045" w:author="Michael Jennions" w:date="2020-08-09T22:13:00Z">
              <w:rPr>
                <w:rFonts w:ascii="Garamond" w:hAnsi="Garamond"/>
                <w:color w:val="FF0000"/>
              </w:rPr>
            </w:rPrChange>
          </w:rPr>
          <w:t xml:space="preserve">appear to be </w:t>
        </w:r>
      </w:ins>
      <w:del w:id="1046" w:author="Michael Jennions" w:date="2020-08-09T21:02:00Z">
        <w:r w:rsidRPr="00FA4751" w:rsidDel="003F7DA2">
          <w:rPr>
            <w:rFonts w:ascii="Garamond" w:hAnsi="Garamond"/>
            <w:color w:val="0070C0"/>
            <w:rPrChange w:id="1047" w:author="Michael Jennions" w:date="2020-08-09T22:13:00Z">
              <w:rPr>
                <w:rFonts w:ascii="Garamond" w:hAnsi="Garamond"/>
                <w:color w:val="FF0000"/>
              </w:rPr>
            </w:rPrChange>
          </w:rPr>
          <w:delText xml:space="preserve">seems </w:delText>
        </w:r>
      </w:del>
      <w:r w:rsidRPr="00FA4751">
        <w:rPr>
          <w:rFonts w:ascii="Garamond" w:hAnsi="Garamond"/>
          <w:color w:val="0070C0"/>
          <w:rPrChange w:id="1048" w:author="Michael Jennions" w:date="2020-08-09T22:13:00Z">
            <w:rPr>
              <w:rFonts w:ascii="Garamond" w:hAnsi="Garamond"/>
              <w:color w:val="FF0000"/>
            </w:rPr>
          </w:rPrChange>
        </w:rPr>
        <w:t>maladaptive</w:t>
      </w:r>
      <w:ins w:id="1049" w:author="Michael Jennions" w:date="2020-08-09T21:02:00Z">
        <w:r w:rsidR="003F7DA2" w:rsidRPr="00FA4751">
          <w:rPr>
            <w:rFonts w:ascii="Garamond" w:hAnsi="Garamond"/>
            <w:color w:val="0070C0"/>
            <w:rPrChange w:id="1050" w:author="Michael Jennions" w:date="2020-08-09T22:13:00Z">
              <w:rPr>
                <w:rFonts w:ascii="Garamond" w:hAnsi="Garamond"/>
                <w:color w:val="FF0000"/>
              </w:rPr>
            </w:rPrChange>
          </w:rPr>
          <w:t xml:space="preserve">. For example, </w:t>
        </w:r>
        <w:commentRangeStart w:id="1051"/>
        <w:r w:rsidR="003F7DA2" w:rsidRPr="001E19C9">
          <w:rPr>
            <w:rFonts w:ascii="Garamond" w:hAnsi="Garamond"/>
            <w:color w:val="0070C0"/>
            <w:highlight w:val="cyan"/>
            <w:rPrChange w:id="1052" w:author="Michael Jennions" w:date="2020-08-09T22:57:00Z">
              <w:rPr>
                <w:rFonts w:ascii="Garamond" w:hAnsi="Garamond"/>
                <w:color w:val="FF0000"/>
              </w:rPr>
            </w:rPrChange>
          </w:rPr>
          <w:t>XXXX</w:t>
        </w:r>
      </w:ins>
      <w:commentRangeEnd w:id="1051"/>
      <w:ins w:id="1053" w:author="Michael Jennions" w:date="2020-08-09T21:10:00Z">
        <w:r w:rsidR="003F7DA2" w:rsidRPr="001E19C9">
          <w:rPr>
            <w:rStyle w:val="CommentReference"/>
            <w:color w:val="0070C0"/>
            <w:highlight w:val="cyan"/>
            <w:rPrChange w:id="1054" w:author="Michael Jennions" w:date="2020-08-09T22:57:00Z">
              <w:rPr>
                <w:rStyle w:val="CommentReference"/>
              </w:rPr>
            </w:rPrChange>
          </w:rPr>
          <w:commentReference w:id="1051"/>
        </w:r>
      </w:ins>
      <w:ins w:id="1055" w:author="Michael Jennions" w:date="2020-08-09T21:02:00Z">
        <w:r w:rsidR="003F7DA2" w:rsidRPr="00FA4751">
          <w:rPr>
            <w:rFonts w:ascii="Garamond" w:hAnsi="Garamond"/>
            <w:color w:val="0070C0"/>
            <w:rPrChange w:id="1056" w:author="Michael Jennions" w:date="2020-08-09T22:13:00Z">
              <w:rPr>
                <w:rFonts w:ascii="Garamond" w:hAnsi="Garamond"/>
                <w:color w:val="FF0000"/>
              </w:rPr>
            </w:rPrChange>
          </w:rPr>
          <w:t xml:space="preserve">. </w:t>
        </w:r>
      </w:ins>
      <w:ins w:id="1057" w:author="Michael Jennions" w:date="2020-08-09T21:12:00Z">
        <w:r w:rsidR="003F7DA2" w:rsidRPr="00FA4751">
          <w:rPr>
            <w:rFonts w:ascii="Garamond" w:hAnsi="Garamond"/>
            <w:color w:val="0070C0"/>
            <w:rPrChange w:id="1058" w:author="Michael Jennions" w:date="2020-08-09T22:13:00Z">
              <w:rPr>
                <w:rFonts w:ascii="Garamond" w:hAnsi="Garamond"/>
                <w:color w:val="FF0000"/>
              </w:rPr>
            </w:rPrChange>
          </w:rPr>
          <w:t>More generally</w:t>
        </w:r>
      </w:ins>
      <w:ins w:id="1059" w:author="Michael Jennions" w:date="2020-08-09T21:02:00Z">
        <w:r w:rsidR="003F7DA2" w:rsidRPr="00FA4751">
          <w:rPr>
            <w:rFonts w:ascii="Garamond" w:hAnsi="Garamond"/>
            <w:color w:val="0070C0"/>
            <w:rPrChange w:id="1060" w:author="Michael Jennions" w:date="2020-08-09T22:13:00Z">
              <w:rPr>
                <w:rFonts w:ascii="Garamond" w:hAnsi="Garamond"/>
                <w:color w:val="FF0000"/>
              </w:rPr>
            </w:rPrChange>
          </w:rPr>
          <w:t xml:space="preserve">, </w:t>
        </w:r>
      </w:ins>
      <w:del w:id="1061" w:author="Michael Jennions" w:date="2020-08-09T21:05:00Z">
        <w:r w:rsidRPr="00FA4751" w:rsidDel="003F7DA2">
          <w:rPr>
            <w:rFonts w:ascii="Garamond" w:hAnsi="Garamond"/>
            <w:color w:val="0070C0"/>
            <w:rPrChange w:id="1062" w:author="Michael Jennions" w:date="2020-08-09T22:13:00Z">
              <w:rPr>
                <w:rFonts w:ascii="Garamond" w:hAnsi="Garamond"/>
                <w:color w:val="FF0000"/>
              </w:rPr>
            </w:rPrChange>
          </w:rPr>
          <w:delText xml:space="preserve">, especially when there is such </w:delText>
        </w:r>
      </w:del>
      <w:del w:id="1063" w:author="Michael Jennions" w:date="2020-08-09T21:06:00Z">
        <w:r w:rsidRPr="00FA4751" w:rsidDel="003F7DA2">
          <w:rPr>
            <w:rFonts w:ascii="Garamond" w:hAnsi="Garamond"/>
            <w:color w:val="0070C0"/>
            <w:rPrChange w:id="1064" w:author="Michael Jennions" w:date="2020-08-09T22:13:00Z">
              <w:rPr>
                <w:rFonts w:ascii="Garamond" w:hAnsi="Garamond"/>
                <w:color w:val="FF0000"/>
              </w:rPr>
            </w:rPrChange>
          </w:rPr>
          <w:delText xml:space="preserve">large </w:delText>
        </w:r>
      </w:del>
      <w:ins w:id="1065" w:author="Michael Jennions" w:date="2020-08-09T21:06:00Z">
        <w:r w:rsidR="003F7DA2" w:rsidRPr="00FA4751">
          <w:rPr>
            <w:rFonts w:ascii="Garamond" w:hAnsi="Garamond"/>
            <w:color w:val="0070C0"/>
            <w:rPrChange w:id="1066" w:author="Michael Jennions" w:date="2020-08-09T22:13:00Z">
              <w:rPr>
                <w:rFonts w:ascii="Garamond" w:hAnsi="Garamond"/>
                <w:color w:val="FF0000"/>
              </w:rPr>
            </w:rPrChange>
          </w:rPr>
          <w:t xml:space="preserve">variation </w:t>
        </w:r>
      </w:ins>
      <w:del w:id="1067" w:author="Michael Jennions" w:date="2020-08-09T21:06:00Z">
        <w:r w:rsidRPr="00FA4751" w:rsidDel="003F7DA2">
          <w:rPr>
            <w:rFonts w:ascii="Garamond" w:hAnsi="Garamond"/>
            <w:color w:val="0070C0"/>
            <w:rPrChange w:id="1068" w:author="Michael Jennions" w:date="2020-08-09T22:13:00Z">
              <w:rPr>
                <w:rFonts w:ascii="Garamond" w:hAnsi="Garamond"/>
                <w:color w:val="FF0000"/>
              </w:rPr>
            </w:rPrChange>
          </w:rPr>
          <w:delText>inter-individual variation</w:delText>
        </w:r>
      </w:del>
      <w:del w:id="1069" w:author="Michael Jennions" w:date="2020-08-09T21:12:00Z">
        <w:r w:rsidRPr="00FA4751" w:rsidDel="003F7DA2">
          <w:rPr>
            <w:rFonts w:ascii="Garamond" w:hAnsi="Garamond"/>
            <w:color w:val="0070C0"/>
            <w:rPrChange w:id="1070" w:author="Michael Jennions" w:date="2020-08-09T22:13:00Z">
              <w:rPr>
                <w:rFonts w:ascii="Garamond" w:hAnsi="Garamond"/>
                <w:color w:val="FF0000"/>
              </w:rPr>
            </w:rPrChange>
          </w:rPr>
          <w:delText xml:space="preserve"> </w:delText>
        </w:r>
      </w:del>
      <w:r w:rsidRPr="00FA4751">
        <w:rPr>
          <w:rFonts w:ascii="Garamond" w:hAnsi="Garamond"/>
          <w:color w:val="0070C0"/>
          <w:rPrChange w:id="1071" w:author="Michael Jennions" w:date="2020-08-09T22:13:00Z">
            <w:rPr>
              <w:rFonts w:ascii="Garamond" w:hAnsi="Garamond"/>
              <w:color w:val="FF0000"/>
            </w:rPr>
          </w:rPrChange>
        </w:rPr>
        <w:t xml:space="preserve">in </w:t>
      </w:r>
      <w:ins w:id="1072" w:author="Michael Jennions" w:date="2020-08-09T21:06:00Z">
        <w:r w:rsidR="003F7DA2" w:rsidRPr="00FA4751">
          <w:rPr>
            <w:rFonts w:ascii="Garamond" w:hAnsi="Garamond"/>
            <w:color w:val="0070C0"/>
            <w:rPrChange w:id="1073" w:author="Michael Jennions" w:date="2020-08-09T22:13:00Z">
              <w:rPr>
                <w:rFonts w:ascii="Garamond" w:hAnsi="Garamond"/>
                <w:color w:val="FF0000"/>
              </w:rPr>
            </w:rPrChange>
          </w:rPr>
          <w:t xml:space="preserve">personality among individuals </w:t>
        </w:r>
      </w:ins>
      <w:del w:id="1074" w:author="Michael Jennions" w:date="2020-08-09T21:06:00Z">
        <w:r w:rsidRPr="00FA4751" w:rsidDel="003F7DA2">
          <w:rPr>
            <w:rFonts w:ascii="Garamond" w:hAnsi="Garamond"/>
            <w:color w:val="0070C0"/>
            <w:rPrChange w:id="1075" w:author="Michael Jennions" w:date="2020-08-09T22:13:00Z">
              <w:rPr>
                <w:rFonts w:ascii="Garamond" w:hAnsi="Garamond"/>
                <w:color w:val="FF0000"/>
              </w:rPr>
            </w:rPrChange>
          </w:rPr>
          <w:delText>response to</w:delText>
        </w:r>
      </w:del>
      <w:del w:id="1076" w:author="Michael Jennions" w:date="2020-08-09T22:01:00Z">
        <w:r w:rsidRPr="00FA4751" w:rsidDel="00AC378A">
          <w:rPr>
            <w:rFonts w:ascii="Garamond" w:hAnsi="Garamond"/>
            <w:color w:val="0070C0"/>
            <w:rPrChange w:id="1077" w:author="Michael Jennions" w:date="2020-08-09T22:13:00Z">
              <w:rPr>
                <w:rFonts w:ascii="Garamond" w:hAnsi="Garamond"/>
                <w:color w:val="FF0000"/>
              </w:rPr>
            </w:rPrChange>
          </w:rPr>
          <w:delText xml:space="preserve"> the same environmental conditions</w:delText>
        </w:r>
      </w:del>
      <w:ins w:id="1078" w:author="Michael Jennions" w:date="2020-08-09T21:06:00Z">
        <w:r w:rsidR="003F7DA2" w:rsidRPr="00FA4751">
          <w:rPr>
            <w:rFonts w:ascii="Garamond" w:hAnsi="Garamond"/>
            <w:color w:val="0070C0"/>
            <w:rPrChange w:id="1079" w:author="Michael Jennions" w:date="2020-08-09T22:13:00Z">
              <w:rPr>
                <w:rFonts w:ascii="Garamond" w:hAnsi="Garamond"/>
                <w:color w:val="FF0000"/>
              </w:rPr>
            </w:rPrChange>
          </w:rPr>
          <w:t xml:space="preserve">raises </w:t>
        </w:r>
      </w:ins>
      <w:ins w:id="1080" w:author="Michael Jennions" w:date="2020-08-09T21:07:00Z">
        <w:r w:rsidR="003F7DA2" w:rsidRPr="00FA4751">
          <w:rPr>
            <w:rFonts w:ascii="Garamond" w:hAnsi="Garamond"/>
            <w:color w:val="0070C0"/>
            <w:rPrChange w:id="1081" w:author="Michael Jennions" w:date="2020-08-09T22:13:00Z">
              <w:rPr>
                <w:rFonts w:ascii="Garamond" w:hAnsi="Garamond"/>
                <w:color w:val="FF0000"/>
              </w:rPr>
            </w:rPrChange>
          </w:rPr>
          <w:t xml:space="preserve">evolutionary </w:t>
        </w:r>
      </w:ins>
      <w:ins w:id="1082" w:author="Michael Jennions" w:date="2020-08-09T21:06:00Z">
        <w:r w:rsidR="003F7DA2" w:rsidRPr="00FA4751">
          <w:rPr>
            <w:rFonts w:ascii="Garamond" w:hAnsi="Garamond"/>
            <w:color w:val="0070C0"/>
            <w:rPrChange w:id="1083" w:author="Michael Jennions" w:date="2020-08-09T22:13:00Z">
              <w:rPr>
                <w:rFonts w:ascii="Garamond" w:hAnsi="Garamond"/>
                <w:color w:val="FF0000"/>
              </w:rPr>
            </w:rPrChange>
          </w:rPr>
          <w:t xml:space="preserve">questions about how </w:t>
        </w:r>
      </w:ins>
      <w:ins w:id="1084" w:author="Michael Jennions" w:date="2020-08-09T22:01:00Z">
        <w:r w:rsidR="00AC378A" w:rsidRPr="00FA4751">
          <w:rPr>
            <w:rFonts w:ascii="Garamond" w:hAnsi="Garamond"/>
            <w:color w:val="0070C0"/>
            <w:rPrChange w:id="1085" w:author="Michael Jennions" w:date="2020-08-09T22:13:00Z">
              <w:rPr>
                <w:rFonts w:ascii="Garamond" w:hAnsi="Garamond"/>
                <w:color w:val="FF0000"/>
              </w:rPr>
            </w:rPrChange>
          </w:rPr>
          <w:t>it</w:t>
        </w:r>
      </w:ins>
      <w:ins w:id="1086" w:author="Michael Jennions" w:date="2020-08-09T21:07:00Z">
        <w:r w:rsidR="003F7DA2" w:rsidRPr="00FA4751">
          <w:rPr>
            <w:rFonts w:ascii="Garamond" w:hAnsi="Garamond"/>
            <w:color w:val="0070C0"/>
            <w:rPrChange w:id="1087" w:author="Michael Jennions" w:date="2020-08-09T22:13:00Z">
              <w:rPr>
                <w:rFonts w:ascii="Garamond" w:hAnsi="Garamond"/>
                <w:color w:val="FF0000"/>
              </w:rPr>
            </w:rPrChange>
          </w:rPr>
          <w:t xml:space="preserve"> </w:t>
        </w:r>
      </w:ins>
      <w:ins w:id="1088" w:author="Michael Jennions" w:date="2020-08-09T21:06:00Z">
        <w:r w:rsidR="003F7DA2" w:rsidRPr="00FA4751">
          <w:rPr>
            <w:rFonts w:ascii="Garamond" w:hAnsi="Garamond"/>
            <w:color w:val="0070C0"/>
            <w:rPrChange w:id="1089" w:author="Michael Jennions" w:date="2020-08-09T22:13:00Z">
              <w:rPr>
                <w:rFonts w:ascii="Garamond" w:hAnsi="Garamond"/>
                <w:color w:val="FF0000"/>
              </w:rPr>
            </w:rPrChange>
          </w:rPr>
          <w:t>is maint</w:t>
        </w:r>
      </w:ins>
      <w:ins w:id="1090" w:author="Michael Jennions" w:date="2020-08-09T21:07:00Z">
        <w:r w:rsidR="003F7DA2" w:rsidRPr="00FA4751">
          <w:rPr>
            <w:rFonts w:ascii="Garamond" w:hAnsi="Garamond"/>
            <w:color w:val="0070C0"/>
            <w:rPrChange w:id="1091" w:author="Michael Jennions" w:date="2020-08-09T22:13:00Z">
              <w:rPr>
                <w:rFonts w:ascii="Garamond" w:hAnsi="Garamond"/>
                <w:color w:val="FF0000"/>
              </w:rPr>
            </w:rPrChange>
          </w:rPr>
          <w:t>ained in the face of natural selection</w:t>
        </w:r>
      </w:ins>
      <w:ins w:id="1092" w:author="Michael Jennions" w:date="2020-08-09T22:01:00Z">
        <w:r w:rsidR="00AC378A" w:rsidRPr="00FA4751">
          <w:rPr>
            <w:rFonts w:ascii="Garamond" w:hAnsi="Garamond"/>
            <w:color w:val="0070C0"/>
            <w:rPrChange w:id="1093" w:author="Michael Jennions" w:date="2020-08-09T22:13:00Z">
              <w:rPr>
                <w:rFonts w:ascii="Garamond" w:hAnsi="Garamond"/>
                <w:color w:val="FF0000"/>
              </w:rPr>
            </w:rPrChange>
          </w:rPr>
          <w:t>,</w:t>
        </w:r>
      </w:ins>
      <w:r w:rsidRPr="00FA4751">
        <w:rPr>
          <w:rFonts w:ascii="Garamond" w:hAnsi="Garamond"/>
          <w:color w:val="0070C0"/>
          <w:rPrChange w:id="1094" w:author="Michael Jennions" w:date="2020-08-09T22:13:00Z">
            <w:rPr>
              <w:rFonts w:ascii="Garamond" w:hAnsi="Garamond"/>
              <w:color w:val="FF0000"/>
            </w:rPr>
          </w:rPrChange>
        </w:rPr>
        <w:t xml:space="preserve"> </w:t>
      </w:r>
      <w:ins w:id="1095" w:author="Michael Jennions" w:date="2020-08-09T21:12:00Z">
        <w:r w:rsidR="003F7DA2" w:rsidRPr="00FA4751">
          <w:rPr>
            <w:rFonts w:ascii="Garamond" w:hAnsi="Garamond"/>
            <w:color w:val="0070C0"/>
            <w:rPrChange w:id="1096" w:author="Michael Jennions" w:date="2020-08-09T22:13:00Z">
              <w:rPr>
                <w:rFonts w:ascii="Garamond" w:hAnsi="Garamond"/>
                <w:color w:val="FF0000"/>
              </w:rPr>
            </w:rPrChange>
          </w:rPr>
          <w:t xml:space="preserve">which should lead to </w:t>
        </w:r>
      </w:ins>
      <w:ins w:id="1097" w:author="Michael Jennions" w:date="2020-08-09T21:13:00Z">
        <w:r w:rsidR="003F7DA2" w:rsidRPr="00FA4751">
          <w:rPr>
            <w:rFonts w:ascii="Garamond" w:hAnsi="Garamond"/>
            <w:color w:val="0070C0"/>
            <w:rPrChange w:id="1098" w:author="Michael Jennions" w:date="2020-08-09T22:13:00Z">
              <w:rPr>
                <w:rFonts w:ascii="Garamond" w:hAnsi="Garamond"/>
                <w:color w:val="FF0000"/>
              </w:rPr>
            </w:rPrChange>
          </w:rPr>
          <w:t>convergence on</w:t>
        </w:r>
      </w:ins>
      <w:ins w:id="1099" w:author="Michael Jennions" w:date="2020-08-09T21:12:00Z">
        <w:r w:rsidR="003F7DA2" w:rsidRPr="00FA4751">
          <w:rPr>
            <w:rFonts w:ascii="Garamond" w:hAnsi="Garamond"/>
            <w:color w:val="0070C0"/>
            <w:rPrChange w:id="1100" w:author="Michael Jennions" w:date="2020-08-09T22:13:00Z">
              <w:rPr>
                <w:rFonts w:ascii="Garamond" w:hAnsi="Garamond"/>
                <w:color w:val="FF0000"/>
              </w:rPr>
            </w:rPrChange>
          </w:rPr>
          <w:t xml:space="preserve"> an optimal phenotype </w:t>
        </w:r>
      </w:ins>
      <w:ins w:id="1101" w:author="Michael Jennions" w:date="2020-08-09T21:22:00Z">
        <w:r w:rsidR="00D5578C" w:rsidRPr="00FA4751">
          <w:rPr>
            <w:rFonts w:ascii="Garamond" w:hAnsi="Garamond"/>
            <w:color w:val="0070C0"/>
            <w:rPrChange w:id="1102" w:author="Michael Jennions" w:date="2020-08-09T22:13:00Z">
              <w:rPr>
                <w:rFonts w:ascii="Garamond" w:hAnsi="Garamond"/>
                <w:color w:val="FF0000"/>
              </w:rPr>
            </w:rPrChange>
          </w:rPr>
          <w:fldChar w:fldCharType="begin" w:fldLock="1"/>
        </w:r>
        <w:r w:rsidR="00D5578C" w:rsidRPr="00FA4751">
          <w:rPr>
            <w:rFonts w:ascii="Garamond" w:hAnsi="Garamond"/>
            <w:color w:val="0070C0"/>
            <w:rPrChange w:id="1103" w:author="Michael Jennions" w:date="2020-08-09T22:13:00Z">
              <w:rPr>
                <w:rFonts w:ascii="Garamond" w:hAnsi="Garamond"/>
                <w:color w:val="FF0000"/>
              </w:rPr>
            </w:rPrChange>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FA4751">
          <w:rPr>
            <w:rFonts w:ascii="Garamond" w:hAnsi="Garamond"/>
            <w:color w:val="0070C0"/>
            <w:rPrChange w:id="1104" w:author="Michael Jennions" w:date="2020-08-09T22:13:00Z">
              <w:rPr>
                <w:rFonts w:ascii="Garamond" w:hAnsi="Garamond"/>
                <w:color w:val="FF0000"/>
              </w:rPr>
            </w:rPrChange>
          </w:rPr>
          <w:fldChar w:fldCharType="separate"/>
        </w:r>
        <w:r w:rsidR="00D5578C" w:rsidRPr="00FA4751">
          <w:rPr>
            <w:rFonts w:ascii="Garamond" w:hAnsi="Garamond"/>
            <w:noProof/>
            <w:color w:val="0070C0"/>
            <w:rPrChange w:id="1105" w:author="Michael Jennions" w:date="2020-08-09T22:13:00Z">
              <w:rPr>
                <w:rFonts w:ascii="Garamond" w:hAnsi="Garamond"/>
                <w:noProof/>
                <w:color w:val="FF0000"/>
              </w:rPr>
            </w:rPrChange>
          </w:rPr>
          <w:t>(Smith &amp; Blumstein 2008; Dingemanse &amp; Wolf 2010)</w:t>
        </w:r>
        <w:r w:rsidR="00D5578C" w:rsidRPr="00FA4751">
          <w:rPr>
            <w:rFonts w:ascii="Garamond" w:hAnsi="Garamond"/>
            <w:color w:val="0070C0"/>
            <w:rPrChange w:id="1106" w:author="Michael Jennions" w:date="2020-08-09T22:13:00Z">
              <w:rPr>
                <w:rFonts w:ascii="Garamond" w:hAnsi="Garamond"/>
                <w:color w:val="FF0000"/>
              </w:rPr>
            </w:rPrChange>
          </w:rPr>
          <w:fldChar w:fldCharType="end"/>
        </w:r>
        <w:r w:rsidR="00D5578C" w:rsidRPr="00FA4751">
          <w:rPr>
            <w:rFonts w:ascii="Garamond" w:hAnsi="Garamond"/>
            <w:color w:val="0070C0"/>
            <w:rPrChange w:id="1107" w:author="Michael Jennions" w:date="2020-08-09T22:13:00Z">
              <w:rPr>
                <w:rFonts w:ascii="Garamond" w:hAnsi="Garamond"/>
                <w:color w:val="FF0000"/>
              </w:rPr>
            </w:rPrChange>
          </w:rPr>
          <w:t>.</w:t>
        </w:r>
      </w:ins>
      <w:r w:rsidRPr="00FA4751">
        <w:rPr>
          <w:rFonts w:ascii="Garamond" w:hAnsi="Garamond"/>
          <w:color w:val="0070C0"/>
          <w:rPrChange w:id="1108" w:author="Michael Jennions" w:date="2020-08-09T22:13:00Z">
            <w:rPr>
              <w:rFonts w:ascii="Garamond" w:hAnsi="Garamond"/>
              <w:color w:val="FF0000"/>
            </w:rPr>
          </w:rPrChange>
        </w:rPr>
        <w:fldChar w:fldCharType="begin" w:fldLock="1"/>
      </w:r>
      <w:r w:rsidRPr="00FA4751">
        <w:rPr>
          <w:rFonts w:ascii="Garamond" w:hAnsi="Garamond"/>
          <w:color w:val="0070C0"/>
          <w:rPrChange w:id="1109" w:author="Michael Jennions" w:date="2020-08-09T22:13:00Z">
            <w:rPr>
              <w:rFonts w:ascii="Garamond" w:hAnsi="Garamond"/>
              <w:color w:val="FF0000"/>
            </w:rPr>
          </w:rPrChange>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FA4751">
        <w:rPr>
          <w:rFonts w:ascii="Garamond" w:hAnsi="Garamond"/>
          <w:color w:val="0070C0"/>
          <w:rPrChange w:id="1110" w:author="Michael Jennions" w:date="2020-08-09T22:13:00Z">
            <w:rPr>
              <w:rFonts w:ascii="Garamond" w:hAnsi="Garamond"/>
              <w:color w:val="FF0000"/>
            </w:rPr>
          </w:rPrChange>
        </w:rPr>
        <w:fldChar w:fldCharType="separate"/>
      </w:r>
      <w:r w:rsidRPr="00FA4751">
        <w:rPr>
          <w:rFonts w:ascii="Garamond" w:hAnsi="Garamond"/>
          <w:noProof/>
          <w:color w:val="0070C0"/>
          <w:rPrChange w:id="1111" w:author="Michael Jennions" w:date="2020-08-09T22:13:00Z">
            <w:rPr>
              <w:rFonts w:ascii="Garamond" w:hAnsi="Garamond"/>
              <w:noProof/>
              <w:color w:val="FF0000"/>
            </w:rPr>
          </w:rPrChange>
        </w:rPr>
        <w:t xml:space="preserve">(Dingemanse </w:t>
      </w:r>
      <w:r w:rsidRPr="00FA4751">
        <w:rPr>
          <w:rFonts w:ascii="Garamond" w:hAnsi="Garamond"/>
          <w:i/>
          <w:noProof/>
          <w:color w:val="0070C0"/>
          <w:rPrChange w:id="1112" w:author="Michael Jennions" w:date="2020-08-09T22:13:00Z">
            <w:rPr>
              <w:rFonts w:ascii="Garamond" w:hAnsi="Garamond"/>
              <w:i/>
              <w:noProof/>
              <w:color w:val="FF0000"/>
            </w:rPr>
          </w:rPrChange>
        </w:rPr>
        <w:t>et al.</w:t>
      </w:r>
      <w:r w:rsidRPr="00FA4751">
        <w:rPr>
          <w:rFonts w:ascii="Garamond" w:hAnsi="Garamond"/>
          <w:noProof/>
          <w:color w:val="0070C0"/>
          <w:rPrChange w:id="1113" w:author="Michael Jennions" w:date="2020-08-09T22:13:00Z">
            <w:rPr>
              <w:rFonts w:ascii="Garamond" w:hAnsi="Garamond"/>
              <w:noProof/>
              <w:color w:val="FF0000"/>
            </w:rPr>
          </w:rPrChange>
        </w:rPr>
        <w:t xml:space="preserve"> 2010)</w:t>
      </w:r>
      <w:r w:rsidRPr="00FA4751">
        <w:rPr>
          <w:rFonts w:ascii="Garamond" w:hAnsi="Garamond"/>
          <w:color w:val="0070C0"/>
          <w:rPrChange w:id="1114" w:author="Michael Jennions" w:date="2020-08-09T22:13:00Z">
            <w:rPr>
              <w:rFonts w:ascii="Garamond" w:hAnsi="Garamond"/>
              <w:color w:val="FF0000"/>
            </w:rPr>
          </w:rPrChange>
        </w:rPr>
        <w:fldChar w:fldCharType="end"/>
      </w:r>
      <w:r w:rsidRPr="00FA4751">
        <w:rPr>
          <w:rFonts w:ascii="Garamond" w:hAnsi="Garamond"/>
          <w:color w:val="0070C0"/>
          <w:rPrChange w:id="1115" w:author="Michael Jennions" w:date="2020-08-09T22:13:00Z">
            <w:rPr>
              <w:rFonts w:ascii="Garamond" w:hAnsi="Garamond"/>
              <w:color w:val="FF0000"/>
            </w:rPr>
          </w:rPrChange>
        </w:rPr>
        <w:t xml:space="preserve">. </w:t>
      </w:r>
      <w:ins w:id="1116" w:author="Michael Jennions" w:date="2020-08-09T21:13:00Z">
        <w:r w:rsidR="003F7DA2" w:rsidRPr="00FA4751">
          <w:rPr>
            <w:rFonts w:ascii="Garamond" w:hAnsi="Garamond"/>
            <w:color w:val="0070C0"/>
            <w:rPrChange w:id="1117" w:author="Michael Jennions" w:date="2020-08-09T22:13:00Z">
              <w:rPr>
                <w:rFonts w:ascii="Garamond" w:hAnsi="Garamond"/>
                <w:color w:val="FF0000"/>
              </w:rPr>
            </w:rPrChange>
          </w:rPr>
          <w:t xml:space="preserve">The </w:t>
        </w:r>
      </w:ins>
      <w:ins w:id="1118" w:author="Michael Jennions" w:date="2020-08-09T22:28:00Z">
        <w:r w:rsidR="00665F28">
          <w:rPr>
            <w:rFonts w:ascii="Garamond" w:hAnsi="Garamond"/>
            <w:color w:val="0070C0"/>
          </w:rPr>
          <w:t>four</w:t>
        </w:r>
      </w:ins>
      <w:ins w:id="1119" w:author="Michael Jennions" w:date="2020-08-09T21:13:00Z">
        <w:r w:rsidR="003F7DA2" w:rsidRPr="00FA4751">
          <w:rPr>
            <w:rFonts w:ascii="Garamond" w:hAnsi="Garamond"/>
            <w:color w:val="0070C0"/>
            <w:rPrChange w:id="1120" w:author="Michael Jennions" w:date="2020-08-09T22:13:00Z">
              <w:rPr>
                <w:rFonts w:ascii="Garamond" w:hAnsi="Garamond"/>
                <w:color w:val="FF0000"/>
              </w:rPr>
            </w:rPrChange>
          </w:rPr>
          <w:t xml:space="preserve"> main</w:t>
        </w:r>
      </w:ins>
      <w:ins w:id="1121" w:author="Michael Jennions" w:date="2020-08-17T15:06:00Z">
        <w:r w:rsidR="00770FA5">
          <w:rPr>
            <w:rFonts w:ascii="Garamond" w:hAnsi="Garamond"/>
            <w:color w:val="0070C0"/>
          </w:rPr>
          <w:t>, non mutually-excl</w:t>
        </w:r>
      </w:ins>
      <w:ins w:id="1122" w:author="Michael Jennions" w:date="2020-08-17T15:07:00Z">
        <w:r w:rsidR="00770FA5">
          <w:rPr>
            <w:rFonts w:ascii="Garamond" w:hAnsi="Garamond"/>
            <w:color w:val="0070C0"/>
          </w:rPr>
          <w:t>usive</w:t>
        </w:r>
      </w:ins>
      <w:ins w:id="1123" w:author="Michael Jennions" w:date="2020-08-09T21:13:00Z">
        <w:r w:rsidR="003F7DA2" w:rsidRPr="00FA4751">
          <w:rPr>
            <w:rFonts w:ascii="Garamond" w:hAnsi="Garamond"/>
            <w:color w:val="0070C0"/>
            <w:rPrChange w:id="1124" w:author="Michael Jennions" w:date="2020-08-09T22:13:00Z">
              <w:rPr>
                <w:rFonts w:ascii="Garamond" w:hAnsi="Garamond"/>
                <w:color w:val="FF0000"/>
              </w:rPr>
            </w:rPrChange>
          </w:rPr>
          <w:t xml:space="preserve"> explanations invoked by biologists are: </w:t>
        </w:r>
      </w:ins>
      <w:ins w:id="1125" w:author="Michael Jennions" w:date="2020-08-09T21:19:00Z">
        <w:r w:rsidR="00D5578C" w:rsidRPr="00FA4751">
          <w:rPr>
            <w:rFonts w:ascii="Garamond" w:hAnsi="Garamond"/>
            <w:color w:val="0070C0"/>
            <w:rPrChange w:id="1126" w:author="Michael Jennions" w:date="2020-08-09T22:13:00Z">
              <w:rPr>
                <w:rFonts w:ascii="Garamond" w:hAnsi="Garamond"/>
                <w:color w:val="FF0000"/>
              </w:rPr>
            </w:rPrChange>
          </w:rPr>
          <w:t>(</w:t>
        </w:r>
      </w:ins>
      <w:ins w:id="1127" w:author="Michael Jennions" w:date="2020-08-09T21:20:00Z">
        <w:r w:rsidR="00D5578C" w:rsidRPr="00FA4751">
          <w:rPr>
            <w:rFonts w:ascii="Garamond" w:hAnsi="Garamond"/>
            <w:color w:val="0070C0"/>
            <w:rPrChange w:id="1128" w:author="Michael Jennions" w:date="2020-08-09T22:13:00Z">
              <w:rPr>
                <w:rFonts w:ascii="Garamond" w:hAnsi="Garamond"/>
                <w:color w:val="FF0000"/>
              </w:rPr>
            </w:rPrChange>
          </w:rPr>
          <w:t>a</w:t>
        </w:r>
      </w:ins>
      <w:ins w:id="1129" w:author="Michael Jennions" w:date="2020-08-09T21:19:00Z">
        <w:r w:rsidR="00D5578C" w:rsidRPr="00FA4751">
          <w:rPr>
            <w:rFonts w:ascii="Garamond" w:hAnsi="Garamond"/>
            <w:color w:val="0070C0"/>
            <w:rPrChange w:id="1130" w:author="Michael Jennions" w:date="2020-08-09T22:13:00Z">
              <w:rPr>
                <w:rFonts w:ascii="Garamond" w:hAnsi="Garamond"/>
                <w:color w:val="FF0000"/>
              </w:rPr>
            </w:rPrChange>
          </w:rPr>
          <w:t>) non-linear selection favour</w:t>
        </w:r>
      </w:ins>
      <w:ins w:id="1131" w:author="Michael Jennions" w:date="2020-08-11T15:45:00Z">
        <w:r w:rsidR="00403519">
          <w:rPr>
            <w:rFonts w:ascii="Garamond" w:hAnsi="Garamond"/>
            <w:color w:val="0070C0"/>
          </w:rPr>
          <w:t>s</w:t>
        </w:r>
      </w:ins>
      <w:ins w:id="1132" w:author="Michael Jennions" w:date="2020-08-09T21:19:00Z">
        <w:r w:rsidR="00D5578C" w:rsidRPr="00FA4751">
          <w:rPr>
            <w:rFonts w:ascii="Garamond" w:hAnsi="Garamond"/>
            <w:color w:val="0070C0"/>
            <w:rPrChange w:id="1133" w:author="Michael Jennions" w:date="2020-08-09T22:13:00Z">
              <w:rPr>
                <w:rFonts w:ascii="Garamond" w:hAnsi="Garamond"/>
                <w:color w:val="FF0000"/>
              </w:rPr>
            </w:rPrChange>
          </w:rPr>
          <w:t xml:space="preserve"> extreme trait expression; </w:t>
        </w:r>
      </w:ins>
      <w:ins w:id="1134" w:author="Michael Jennions" w:date="2020-08-09T21:14:00Z">
        <w:r w:rsidR="003F7DA2" w:rsidRPr="00FA4751">
          <w:rPr>
            <w:rFonts w:ascii="Garamond" w:hAnsi="Garamond"/>
            <w:color w:val="0070C0"/>
            <w:rPrChange w:id="1135" w:author="Michael Jennions" w:date="2020-08-09T22:13:00Z">
              <w:rPr>
                <w:rFonts w:ascii="Garamond" w:hAnsi="Garamond"/>
                <w:color w:val="FF0000"/>
              </w:rPr>
            </w:rPrChange>
          </w:rPr>
          <w:t>(</w:t>
        </w:r>
      </w:ins>
      <w:ins w:id="1136" w:author="Michael Jennions" w:date="2020-08-09T21:20:00Z">
        <w:r w:rsidR="00D5578C" w:rsidRPr="00FA4751">
          <w:rPr>
            <w:rFonts w:ascii="Garamond" w:hAnsi="Garamond"/>
            <w:color w:val="0070C0"/>
            <w:rPrChange w:id="1137" w:author="Michael Jennions" w:date="2020-08-09T22:13:00Z">
              <w:rPr>
                <w:rFonts w:ascii="Garamond" w:hAnsi="Garamond"/>
                <w:color w:val="FF0000"/>
              </w:rPr>
            </w:rPrChange>
          </w:rPr>
          <w:t>b</w:t>
        </w:r>
      </w:ins>
      <w:ins w:id="1138" w:author="Michael Jennions" w:date="2020-08-09T21:14:00Z">
        <w:r w:rsidR="003F7DA2" w:rsidRPr="00FA4751">
          <w:rPr>
            <w:rFonts w:ascii="Garamond" w:hAnsi="Garamond"/>
            <w:color w:val="0070C0"/>
            <w:rPrChange w:id="1139" w:author="Michael Jennions" w:date="2020-08-09T22:13:00Z">
              <w:rPr>
                <w:rFonts w:ascii="Garamond" w:hAnsi="Garamond"/>
                <w:color w:val="FF0000"/>
              </w:rPr>
            </w:rPrChange>
          </w:rPr>
          <w:t>) negative frequency-depende</w:t>
        </w:r>
      </w:ins>
      <w:ins w:id="1140" w:author="Michael Jennions" w:date="2020-08-09T21:15:00Z">
        <w:r w:rsidR="003F7DA2" w:rsidRPr="00FA4751">
          <w:rPr>
            <w:rFonts w:ascii="Garamond" w:hAnsi="Garamond"/>
            <w:color w:val="0070C0"/>
            <w:rPrChange w:id="1141" w:author="Michael Jennions" w:date="2020-08-09T22:13:00Z">
              <w:rPr>
                <w:rFonts w:ascii="Garamond" w:hAnsi="Garamond"/>
                <w:color w:val="FF0000"/>
              </w:rPr>
            </w:rPrChange>
          </w:rPr>
          <w:t>nt selection</w:t>
        </w:r>
      </w:ins>
      <w:ins w:id="1142" w:author="Michael Jennions" w:date="2020-08-09T21:20:00Z">
        <w:r w:rsidR="00D5578C" w:rsidRPr="00FA4751">
          <w:rPr>
            <w:rFonts w:ascii="Garamond" w:hAnsi="Garamond"/>
            <w:color w:val="0070C0"/>
            <w:rPrChange w:id="1143" w:author="Michael Jennions" w:date="2020-08-09T22:13:00Z">
              <w:rPr>
                <w:rFonts w:ascii="Garamond" w:hAnsi="Garamond"/>
                <w:color w:val="FF0000"/>
              </w:rPr>
            </w:rPrChange>
          </w:rPr>
          <w:t xml:space="preserve">; </w:t>
        </w:r>
      </w:ins>
      <w:ins w:id="1144" w:author="Michael Jennions" w:date="2020-08-09T22:27:00Z">
        <w:r w:rsidR="00665F28">
          <w:rPr>
            <w:rFonts w:ascii="Garamond" w:hAnsi="Garamond"/>
            <w:color w:val="0070C0"/>
          </w:rPr>
          <w:t xml:space="preserve">(c) </w:t>
        </w:r>
      </w:ins>
      <w:ins w:id="1145" w:author="Michael Jennions" w:date="2020-08-09T22:28:00Z">
        <w:r w:rsidR="00665F28">
          <w:rPr>
            <w:rFonts w:ascii="Garamond" w:hAnsi="Garamond"/>
            <w:color w:val="0070C0"/>
          </w:rPr>
          <w:t xml:space="preserve">life-history trade-offs; </w:t>
        </w:r>
      </w:ins>
      <w:ins w:id="1146" w:author="Michael Jennions" w:date="2020-08-09T21:20:00Z">
        <w:r w:rsidR="00D5578C" w:rsidRPr="00FA4751">
          <w:rPr>
            <w:rFonts w:ascii="Garamond" w:hAnsi="Garamond"/>
            <w:color w:val="0070C0"/>
            <w:rPrChange w:id="1147" w:author="Michael Jennions" w:date="2020-08-09T22:13:00Z">
              <w:rPr>
                <w:rFonts w:ascii="Garamond" w:hAnsi="Garamond"/>
                <w:color w:val="FF0000"/>
              </w:rPr>
            </w:rPrChange>
          </w:rPr>
          <w:t>and (</w:t>
        </w:r>
      </w:ins>
      <w:ins w:id="1148" w:author="Michael Jennions" w:date="2020-08-09T22:28:00Z">
        <w:r w:rsidR="00665F28">
          <w:rPr>
            <w:rFonts w:ascii="Garamond" w:hAnsi="Garamond"/>
            <w:color w:val="0070C0"/>
          </w:rPr>
          <w:t>d</w:t>
        </w:r>
      </w:ins>
      <w:ins w:id="1149" w:author="Michael Jennions" w:date="2020-08-09T21:20:00Z">
        <w:r w:rsidR="00D5578C" w:rsidRPr="00FA4751">
          <w:rPr>
            <w:rFonts w:ascii="Garamond" w:hAnsi="Garamond"/>
            <w:color w:val="0070C0"/>
            <w:rPrChange w:id="1150" w:author="Michael Jennions" w:date="2020-08-09T22:13:00Z">
              <w:rPr>
                <w:rFonts w:ascii="Garamond" w:hAnsi="Garamond"/>
                <w:color w:val="FF0000"/>
              </w:rPr>
            </w:rPrChange>
          </w:rPr>
          <w:t>) developmental or genetic constraints</w:t>
        </w:r>
      </w:ins>
      <w:ins w:id="1151" w:author="Michael Jennions" w:date="2020-08-09T21:15:00Z">
        <w:r w:rsidR="003F7DA2" w:rsidRPr="00FA4751">
          <w:rPr>
            <w:rFonts w:ascii="Garamond" w:hAnsi="Garamond"/>
            <w:color w:val="0070C0"/>
            <w:rPrChange w:id="1152" w:author="Michael Jennions" w:date="2020-08-09T22:13:00Z">
              <w:rPr>
                <w:rFonts w:ascii="Garamond" w:hAnsi="Garamond"/>
                <w:color w:val="FF0000"/>
              </w:rPr>
            </w:rPrChange>
          </w:rPr>
          <w:t>.</w:t>
        </w:r>
      </w:ins>
      <w:ins w:id="1153" w:author="Michael Jennions" w:date="2020-08-09T21:14:00Z">
        <w:r w:rsidR="003F7DA2" w:rsidRPr="00FA4751">
          <w:rPr>
            <w:rFonts w:ascii="Garamond" w:hAnsi="Garamond"/>
            <w:color w:val="0070C0"/>
            <w:rPrChange w:id="1154" w:author="Michael Jennions" w:date="2020-08-09T22:13:00Z">
              <w:rPr>
                <w:rFonts w:ascii="Garamond" w:hAnsi="Garamond"/>
                <w:color w:val="FF0000"/>
              </w:rPr>
            </w:rPrChange>
          </w:rPr>
          <w:t xml:space="preserve"> </w:t>
        </w:r>
      </w:ins>
      <w:ins w:id="1155" w:author="Michael Jennions" w:date="2020-08-09T21:15:00Z">
        <w:r w:rsidR="003F7DA2" w:rsidRPr="00FA4751">
          <w:rPr>
            <w:rFonts w:ascii="Garamond" w:hAnsi="Garamond"/>
            <w:color w:val="0070C0"/>
            <w:rPrChange w:id="1156" w:author="Michael Jennions" w:date="2020-08-09T22:13:00Z">
              <w:rPr>
                <w:rFonts w:ascii="Garamond" w:hAnsi="Garamond"/>
                <w:color w:val="FF0000"/>
              </w:rPr>
            </w:rPrChange>
          </w:rPr>
          <w:t>Each explanation could potentially appl</w:t>
        </w:r>
      </w:ins>
      <w:ins w:id="1157" w:author="Michael Jennions" w:date="2020-08-09T21:21:00Z">
        <w:r w:rsidR="00D5578C" w:rsidRPr="00FA4751">
          <w:rPr>
            <w:rFonts w:ascii="Garamond" w:hAnsi="Garamond"/>
            <w:color w:val="0070C0"/>
            <w:rPrChange w:id="1158" w:author="Michael Jennions" w:date="2020-08-09T22:13:00Z">
              <w:rPr>
                <w:rFonts w:ascii="Garamond" w:hAnsi="Garamond"/>
                <w:color w:val="FF0000"/>
              </w:rPr>
            </w:rPrChange>
          </w:rPr>
          <w:t>y</w:t>
        </w:r>
      </w:ins>
      <w:ins w:id="1159" w:author="Michael Jennions" w:date="2020-08-09T21:15:00Z">
        <w:r w:rsidR="003F7DA2" w:rsidRPr="00FA4751">
          <w:rPr>
            <w:rFonts w:ascii="Garamond" w:hAnsi="Garamond"/>
            <w:color w:val="0070C0"/>
            <w:rPrChange w:id="1160" w:author="Michael Jennions" w:date="2020-08-09T22:13:00Z">
              <w:rPr>
                <w:rFonts w:ascii="Garamond" w:hAnsi="Garamond"/>
                <w:color w:val="FF0000"/>
              </w:rPr>
            </w:rPrChange>
          </w:rPr>
          <w:t xml:space="preserve"> to both </w:t>
        </w:r>
      </w:ins>
      <w:moveFromRangeStart w:id="1161" w:author="Michael Jennions" w:date="2020-08-09T21:08:00Z" w:name="move47899739"/>
      <w:moveFrom w:id="1162" w:author="Michael Jennions" w:date="2020-08-09T21:08:00Z">
        <w:del w:id="1163" w:author="Michael Jennions" w:date="2020-08-09T21:15:00Z">
          <w:r w:rsidRPr="00FA4751" w:rsidDel="003F7DA2">
            <w:rPr>
              <w:rFonts w:ascii="Garamond" w:hAnsi="Garamond"/>
              <w:color w:val="0070C0"/>
              <w:rPrChange w:id="1164" w:author="Michael Jennions" w:date="2020-08-09T22:13:00Z">
                <w:rPr>
                  <w:rFonts w:ascii="Garamond" w:hAnsi="Garamond"/>
                  <w:color w:val="FF0000"/>
                </w:rPr>
              </w:rPrChange>
            </w:rPr>
            <w:delText xml:space="preserve">However, the consistency of personality within individuals, and its persistence across generations, suggests that low intra-individual variation can be adaptive </w:delText>
          </w:r>
          <w:r w:rsidRPr="00FA4751" w:rsidDel="003F7DA2">
            <w:rPr>
              <w:rFonts w:ascii="Garamond" w:hAnsi="Garamond"/>
              <w:color w:val="0070C0"/>
              <w:rPrChange w:id="1165" w:author="Michael Jennions" w:date="2020-08-09T22:13:00Z">
                <w:rPr>
                  <w:rFonts w:ascii="Garamond" w:hAnsi="Garamond"/>
                  <w:color w:val="FF0000"/>
                </w:rPr>
              </w:rPrChange>
            </w:rPr>
            <w:fldChar w:fldCharType="begin" w:fldLock="1"/>
          </w:r>
          <w:r w:rsidRPr="00FA4751" w:rsidDel="003F7DA2">
            <w:rPr>
              <w:rFonts w:ascii="Garamond" w:hAnsi="Garamond"/>
              <w:color w:val="0070C0"/>
              <w:rPrChange w:id="1166" w:author="Michael Jennions" w:date="2020-08-09T22:13:00Z">
                <w:rPr>
                  <w:rFonts w:ascii="Garamond" w:hAnsi="Garamond"/>
                  <w:color w:val="FF0000"/>
                </w:rPr>
              </w:rPrChange>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FA4751" w:rsidDel="003F7DA2">
            <w:rPr>
              <w:rFonts w:ascii="Garamond" w:hAnsi="Garamond"/>
              <w:color w:val="0070C0"/>
              <w:rPrChange w:id="1167" w:author="Michael Jennions" w:date="2020-08-09T22:13:00Z">
                <w:rPr>
                  <w:rFonts w:ascii="Garamond" w:hAnsi="Garamond"/>
                  <w:color w:val="FF0000"/>
                </w:rPr>
              </w:rPrChange>
            </w:rPr>
            <w:fldChar w:fldCharType="separate"/>
          </w:r>
          <w:r w:rsidRPr="00FA4751" w:rsidDel="003F7DA2">
            <w:rPr>
              <w:rFonts w:ascii="Garamond" w:hAnsi="Garamond"/>
              <w:noProof/>
              <w:color w:val="0070C0"/>
              <w:rPrChange w:id="1168" w:author="Michael Jennions" w:date="2020-08-09T22:13:00Z">
                <w:rPr>
                  <w:rFonts w:ascii="Garamond" w:hAnsi="Garamond"/>
                  <w:noProof/>
                  <w:color w:val="FF0000"/>
                </w:rPr>
              </w:rPrChange>
            </w:rPr>
            <w:delText>(Smith &amp; Blumstein 2008; Dingemanse &amp; Wolf 2010)</w:delText>
          </w:r>
          <w:r w:rsidRPr="00FA4751" w:rsidDel="003F7DA2">
            <w:rPr>
              <w:rFonts w:ascii="Garamond" w:hAnsi="Garamond"/>
              <w:color w:val="0070C0"/>
              <w:rPrChange w:id="1169" w:author="Michael Jennions" w:date="2020-08-09T22:13:00Z">
                <w:rPr>
                  <w:rFonts w:ascii="Garamond" w:hAnsi="Garamond"/>
                  <w:color w:val="FF0000"/>
                </w:rPr>
              </w:rPrChange>
            </w:rPr>
            <w:fldChar w:fldCharType="end"/>
          </w:r>
          <w:r w:rsidRPr="00FA4751" w:rsidDel="003F7DA2">
            <w:rPr>
              <w:rFonts w:ascii="Garamond" w:hAnsi="Garamond"/>
              <w:color w:val="0070C0"/>
              <w:rPrChange w:id="1170" w:author="Michael Jennions" w:date="2020-08-09T22:13:00Z">
                <w:rPr>
                  <w:rFonts w:ascii="Garamond" w:hAnsi="Garamond"/>
                  <w:color w:val="FF0000"/>
                </w:rPr>
              </w:rPrChange>
            </w:rPr>
            <w:delText xml:space="preserve">. </w:delText>
          </w:r>
        </w:del>
      </w:moveFrom>
      <w:moveFromRangeEnd w:id="1161"/>
      <w:del w:id="1171" w:author="Michael Jennions" w:date="2020-08-09T21:15:00Z">
        <w:r w:rsidRPr="00FA4751" w:rsidDel="003F7DA2">
          <w:rPr>
            <w:rFonts w:ascii="Garamond" w:hAnsi="Garamond"/>
            <w:color w:val="0070C0"/>
            <w:rPrChange w:id="1172" w:author="Michael Jennions" w:date="2020-08-09T22:13:00Z">
              <w:rPr>
                <w:rFonts w:ascii="Garamond" w:hAnsi="Garamond"/>
                <w:color w:val="FF0000"/>
              </w:rPr>
            </w:rPrChange>
          </w:rPr>
          <w:delText xml:space="preserve">On the surface, </w:delText>
        </w:r>
      </w:del>
      <w:r w:rsidRPr="00FA4751">
        <w:rPr>
          <w:rFonts w:ascii="Garamond" w:hAnsi="Garamond"/>
          <w:color w:val="0070C0"/>
          <w:rPrChange w:id="1173" w:author="Michael Jennions" w:date="2020-08-09T22:13:00Z">
            <w:rPr>
              <w:rFonts w:ascii="Garamond" w:hAnsi="Garamond"/>
              <w:color w:val="FF0000"/>
            </w:rPr>
          </w:rPrChange>
        </w:rPr>
        <w:t xml:space="preserve">human and animal </w:t>
      </w:r>
      <w:del w:id="1174" w:author="Michael Jennions" w:date="2020-08-09T21:16:00Z">
        <w:r w:rsidRPr="00FA4751" w:rsidDel="003F7DA2">
          <w:rPr>
            <w:rFonts w:ascii="Garamond" w:hAnsi="Garamond"/>
            <w:color w:val="0070C0"/>
            <w:rPrChange w:id="1175" w:author="Michael Jennions" w:date="2020-08-09T22:13:00Z">
              <w:rPr>
                <w:rFonts w:ascii="Garamond" w:hAnsi="Garamond"/>
                <w:color w:val="FF0000"/>
              </w:rPr>
            </w:rPrChange>
          </w:rPr>
          <w:delText>personalit</w:delText>
        </w:r>
      </w:del>
      <w:ins w:id="1176" w:author="Michael Jennions" w:date="2020-08-09T21:16:00Z">
        <w:r w:rsidR="003F7DA2" w:rsidRPr="00FA4751">
          <w:rPr>
            <w:rFonts w:ascii="Garamond" w:hAnsi="Garamond"/>
            <w:color w:val="0070C0"/>
            <w:rPrChange w:id="1177" w:author="Michael Jennions" w:date="2020-08-09T22:13:00Z">
              <w:rPr>
                <w:rFonts w:ascii="Garamond" w:hAnsi="Garamond"/>
                <w:color w:val="FF0000"/>
              </w:rPr>
            </w:rPrChange>
          </w:rPr>
          <w:t xml:space="preserve">personalities. </w:t>
        </w:r>
      </w:ins>
      <w:ins w:id="1178" w:author="Michael Jennions" w:date="2020-08-09T22:02:00Z">
        <w:r w:rsidR="00AC378A" w:rsidRPr="00FA4751">
          <w:rPr>
            <w:rFonts w:ascii="Garamond" w:hAnsi="Garamond"/>
            <w:color w:val="0070C0"/>
            <w:rPrChange w:id="1179" w:author="Michael Jennions" w:date="2020-08-09T22:13:00Z">
              <w:rPr>
                <w:rFonts w:ascii="Garamond" w:hAnsi="Garamond"/>
                <w:color w:val="FF0000"/>
              </w:rPr>
            </w:rPrChange>
          </w:rPr>
          <w:t>Crucially</w:t>
        </w:r>
      </w:ins>
      <w:ins w:id="1180" w:author="Michael Jennions" w:date="2020-08-09T21:16:00Z">
        <w:r w:rsidR="003F7DA2" w:rsidRPr="00FA4751">
          <w:rPr>
            <w:rFonts w:ascii="Garamond" w:hAnsi="Garamond"/>
            <w:color w:val="0070C0"/>
            <w:rPrChange w:id="1181" w:author="Michael Jennions" w:date="2020-08-09T22:13:00Z">
              <w:rPr>
                <w:rFonts w:ascii="Garamond" w:hAnsi="Garamond"/>
                <w:color w:val="FF0000"/>
              </w:rPr>
            </w:rPrChange>
          </w:rPr>
          <w:t>, the</w:t>
        </w:r>
      </w:ins>
      <w:ins w:id="1182" w:author="Michael Jennions" w:date="2020-08-11T20:52:00Z">
        <w:r w:rsidR="004E013C">
          <w:rPr>
            <w:rFonts w:ascii="Garamond" w:hAnsi="Garamond"/>
            <w:color w:val="0070C0"/>
          </w:rPr>
          <w:t>se explanations</w:t>
        </w:r>
      </w:ins>
      <w:ins w:id="1183" w:author="Michael Jennions" w:date="2020-08-09T21:16:00Z">
        <w:r w:rsidR="003F7DA2" w:rsidRPr="00FA4751">
          <w:rPr>
            <w:rFonts w:ascii="Garamond" w:hAnsi="Garamond"/>
            <w:color w:val="0070C0"/>
            <w:rPrChange w:id="1184" w:author="Michael Jennions" w:date="2020-08-09T22:13:00Z">
              <w:rPr>
                <w:rFonts w:ascii="Garamond" w:hAnsi="Garamond"/>
                <w:color w:val="FF0000"/>
              </w:rPr>
            </w:rPrChange>
          </w:rPr>
          <w:t xml:space="preserve"> </w:t>
        </w:r>
      </w:ins>
      <w:ins w:id="1185" w:author="Michael Jennions" w:date="2020-08-09T21:21:00Z">
        <w:r w:rsidR="00D5578C" w:rsidRPr="00FA4751">
          <w:rPr>
            <w:rFonts w:ascii="Garamond" w:hAnsi="Garamond"/>
            <w:color w:val="0070C0"/>
            <w:rPrChange w:id="1186" w:author="Michael Jennions" w:date="2020-08-09T22:13:00Z">
              <w:rPr>
                <w:rFonts w:ascii="Garamond" w:hAnsi="Garamond"/>
                <w:color w:val="FF0000"/>
              </w:rPr>
            </w:rPrChange>
          </w:rPr>
          <w:t>might</w:t>
        </w:r>
      </w:ins>
      <w:ins w:id="1187" w:author="Michael Jennions" w:date="2020-08-09T21:16:00Z">
        <w:r w:rsidR="003F7DA2" w:rsidRPr="00FA4751">
          <w:rPr>
            <w:rFonts w:ascii="Garamond" w:hAnsi="Garamond"/>
            <w:color w:val="0070C0"/>
            <w:rPrChange w:id="1188" w:author="Michael Jennions" w:date="2020-08-09T22:13:00Z">
              <w:rPr>
                <w:rFonts w:ascii="Garamond" w:hAnsi="Garamond"/>
                <w:color w:val="FF0000"/>
              </w:rPr>
            </w:rPrChange>
          </w:rPr>
          <w:t xml:space="preserve"> </w:t>
        </w:r>
      </w:ins>
      <w:ins w:id="1189" w:author="Michael Jennions" w:date="2020-08-17T15:07:00Z">
        <w:r w:rsidR="00770FA5">
          <w:rPr>
            <w:rFonts w:ascii="Garamond" w:hAnsi="Garamond"/>
            <w:color w:val="0070C0"/>
          </w:rPr>
          <w:t>partially</w:t>
        </w:r>
      </w:ins>
      <w:ins w:id="1190" w:author="Michael Jennions" w:date="2020-08-09T22:02:00Z">
        <w:r w:rsidR="00AC378A" w:rsidRPr="00FA4751">
          <w:rPr>
            <w:rFonts w:ascii="Garamond" w:hAnsi="Garamond"/>
            <w:color w:val="0070C0"/>
            <w:rPrChange w:id="1191" w:author="Michael Jennions" w:date="2020-08-09T22:13:00Z">
              <w:rPr>
                <w:rFonts w:ascii="Garamond" w:hAnsi="Garamond"/>
                <w:color w:val="FF0000"/>
              </w:rPr>
            </w:rPrChange>
          </w:rPr>
          <w:t xml:space="preserve"> </w:t>
        </w:r>
      </w:ins>
      <w:ins w:id="1192" w:author="Michael Jennions" w:date="2020-08-11T20:52:00Z">
        <w:r w:rsidR="004E013C">
          <w:rPr>
            <w:rFonts w:ascii="Garamond" w:hAnsi="Garamond"/>
            <w:color w:val="0070C0"/>
          </w:rPr>
          <w:t>account for</w:t>
        </w:r>
      </w:ins>
      <w:ins w:id="1193" w:author="Michael Jennions" w:date="2020-08-09T21:16:00Z">
        <w:r w:rsidR="003F7DA2" w:rsidRPr="00FA4751">
          <w:rPr>
            <w:rFonts w:ascii="Garamond" w:hAnsi="Garamond"/>
            <w:color w:val="0070C0"/>
            <w:rPrChange w:id="1194" w:author="Michael Jennions" w:date="2020-08-09T22:13:00Z">
              <w:rPr>
                <w:rFonts w:ascii="Garamond" w:hAnsi="Garamond"/>
                <w:color w:val="FF0000"/>
              </w:rPr>
            </w:rPrChange>
          </w:rPr>
          <w:t xml:space="preserve"> </w:t>
        </w:r>
      </w:ins>
      <w:del w:id="1195" w:author="Michael Jennions" w:date="2020-08-09T21:16:00Z">
        <w:r w:rsidRPr="00FA4751" w:rsidDel="003F7DA2">
          <w:rPr>
            <w:rFonts w:ascii="Garamond" w:hAnsi="Garamond"/>
            <w:color w:val="0070C0"/>
            <w:rPrChange w:id="1196" w:author="Michael Jennions" w:date="2020-08-09T22:13:00Z">
              <w:rPr>
                <w:rFonts w:ascii="Garamond" w:hAnsi="Garamond"/>
                <w:color w:val="FF0000"/>
              </w:rPr>
            </w:rPrChange>
          </w:rPr>
          <w:delText xml:space="preserve">y dimensions seem to share </w:delText>
        </w:r>
        <w:r w:rsidR="00370960" w:rsidRPr="00FA4751" w:rsidDel="003F7DA2">
          <w:rPr>
            <w:rFonts w:ascii="Garamond" w:hAnsi="Garamond"/>
            <w:color w:val="0070C0"/>
            <w:rPrChange w:id="1197" w:author="Michael Jennions" w:date="2020-08-09T22:13:00Z">
              <w:rPr>
                <w:rFonts w:ascii="Garamond" w:hAnsi="Garamond"/>
                <w:color w:val="FF0000"/>
              </w:rPr>
            </w:rPrChange>
          </w:rPr>
          <w:delText>behavioural traits</w:delText>
        </w:r>
        <w:r w:rsidRPr="00FA4751" w:rsidDel="003F7DA2">
          <w:rPr>
            <w:rFonts w:ascii="Garamond" w:hAnsi="Garamond"/>
            <w:color w:val="0070C0"/>
            <w:rPrChange w:id="1198" w:author="Michael Jennions" w:date="2020-08-09T22:13:00Z">
              <w:rPr>
                <w:rFonts w:ascii="Garamond" w:hAnsi="Garamond"/>
                <w:color w:val="FF0000"/>
              </w:rPr>
            </w:rPrChange>
          </w:rPr>
          <w:delText xml:space="preserve">, so it’s possible that the </w:delText>
        </w:r>
        <w:r w:rsidR="009A1BC7" w:rsidRPr="00FA4751" w:rsidDel="003F7DA2">
          <w:rPr>
            <w:rFonts w:ascii="Garamond" w:hAnsi="Garamond"/>
            <w:color w:val="0070C0"/>
            <w:rPrChange w:id="1199" w:author="Michael Jennions" w:date="2020-08-09T22:13:00Z">
              <w:rPr>
                <w:rFonts w:ascii="Garamond" w:hAnsi="Garamond"/>
                <w:color w:val="FF0000"/>
              </w:rPr>
            </w:rPrChange>
          </w:rPr>
          <w:delText xml:space="preserve">mechanisms behind such widespread, </w:delText>
        </w:r>
      </w:del>
      <w:r w:rsidR="009A1BC7" w:rsidRPr="00FA4751">
        <w:rPr>
          <w:rFonts w:ascii="Garamond" w:hAnsi="Garamond"/>
          <w:color w:val="0070C0"/>
          <w:rPrChange w:id="1200" w:author="Michael Jennions" w:date="2020-08-09T22:13:00Z">
            <w:rPr>
              <w:rFonts w:ascii="Garamond" w:hAnsi="Garamond"/>
              <w:color w:val="FF0000"/>
            </w:rPr>
          </w:rPrChange>
        </w:rPr>
        <w:t>sex</w:t>
      </w:r>
      <w:ins w:id="1201" w:author="Michael Jennions" w:date="2020-08-09T21:16:00Z">
        <w:r w:rsidR="003F7DA2" w:rsidRPr="00FA4751">
          <w:rPr>
            <w:rFonts w:ascii="Garamond" w:hAnsi="Garamond"/>
            <w:color w:val="0070C0"/>
            <w:rPrChange w:id="1202" w:author="Michael Jennions" w:date="2020-08-09T22:13:00Z">
              <w:rPr>
                <w:rFonts w:ascii="Garamond" w:hAnsi="Garamond"/>
                <w:color w:val="FF0000"/>
              </w:rPr>
            </w:rPrChange>
          </w:rPr>
          <w:t xml:space="preserve"> differences in the magnitude o</w:t>
        </w:r>
      </w:ins>
      <w:ins w:id="1203" w:author="Michael Jennions" w:date="2020-08-09T21:17:00Z">
        <w:r w:rsidR="003F7DA2" w:rsidRPr="00FA4751">
          <w:rPr>
            <w:rFonts w:ascii="Garamond" w:hAnsi="Garamond"/>
            <w:color w:val="0070C0"/>
            <w:rPrChange w:id="1204" w:author="Michael Jennions" w:date="2020-08-09T22:13:00Z">
              <w:rPr>
                <w:rFonts w:ascii="Garamond" w:hAnsi="Garamond"/>
                <w:color w:val="FF0000"/>
              </w:rPr>
            </w:rPrChange>
          </w:rPr>
          <w:t xml:space="preserve">f </w:t>
        </w:r>
      </w:ins>
      <w:del w:id="1205" w:author="Michael Jennions" w:date="2020-08-09T21:17:00Z">
        <w:r w:rsidR="009A1BC7" w:rsidRPr="00FA4751" w:rsidDel="003F7DA2">
          <w:rPr>
            <w:rFonts w:ascii="Garamond" w:hAnsi="Garamond"/>
            <w:color w:val="0070C0"/>
            <w:rPrChange w:id="1206" w:author="Michael Jennions" w:date="2020-08-09T22:13:00Z">
              <w:rPr>
                <w:rFonts w:ascii="Garamond" w:hAnsi="Garamond"/>
                <w:color w:val="FF0000"/>
              </w:rPr>
            </w:rPrChange>
          </w:rPr>
          <w:delText xml:space="preserve">-biased </w:delText>
        </w:r>
      </w:del>
      <w:r w:rsidR="009A1BC7" w:rsidRPr="00FA4751">
        <w:rPr>
          <w:rFonts w:ascii="Garamond" w:hAnsi="Garamond"/>
          <w:color w:val="0070C0"/>
          <w:rPrChange w:id="1207" w:author="Michael Jennions" w:date="2020-08-09T22:13:00Z">
            <w:rPr>
              <w:rFonts w:ascii="Garamond" w:hAnsi="Garamond"/>
              <w:color w:val="FF0000"/>
            </w:rPr>
          </w:rPrChange>
        </w:rPr>
        <w:t xml:space="preserve">variation </w:t>
      </w:r>
      <w:r w:rsidR="00370960" w:rsidRPr="00FA4751">
        <w:rPr>
          <w:rFonts w:ascii="Garamond" w:hAnsi="Garamond"/>
          <w:color w:val="0070C0"/>
          <w:rPrChange w:id="1208" w:author="Michael Jennions" w:date="2020-08-09T22:13:00Z">
            <w:rPr>
              <w:rFonts w:ascii="Garamond" w:hAnsi="Garamond"/>
              <w:color w:val="FF0000"/>
            </w:rPr>
          </w:rPrChange>
        </w:rPr>
        <w:t xml:space="preserve">in </w:t>
      </w:r>
      <w:del w:id="1209" w:author="Michael Jennions" w:date="2020-08-09T21:17:00Z">
        <w:r w:rsidR="00370960" w:rsidRPr="00FA4751" w:rsidDel="003F7DA2">
          <w:rPr>
            <w:rFonts w:ascii="Garamond" w:hAnsi="Garamond"/>
            <w:color w:val="0070C0"/>
            <w:rPrChange w:id="1210" w:author="Michael Jennions" w:date="2020-08-09T22:13:00Z">
              <w:rPr>
                <w:rFonts w:ascii="Garamond" w:hAnsi="Garamond"/>
                <w:color w:val="FF0000"/>
              </w:rPr>
            </w:rPrChange>
          </w:rPr>
          <w:delText xml:space="preserve">human </w:delText>
        </w:r>
      </w:del>
      <w:r w:rsidR="00370960" w:rsidRPr="00FA4751">
        <w:rPr>
          <w:rFonts w:ascii="Garamond" w:hAnsi="Garamond"/>
          <w:color w:val="0070C0"/>
          <w:rPrChange w:id="1211" w:author="Michael Jennions" w:date="2020-08-09T22:13:00Z">
            <w:rPr>
              <w:rFonts w:ascii="Garamond" w:hAnsi="Garamond"/>
              <w:color w:val="FF0000"/>
            </w:rPr>
          </w:rPrChange>
        </w:rPr>
        <w:t>personalit</w:t>
      </w:r>
      <w:ins w:id="1212" w:author="Michael Jennions" w:date="2020-08-09T21:17:00Z">
        <w:r w:rsidR="003F7DA2" w:rsidRPr="00FA4751">
          <w:rPr>
            <w:rFonts w:ascii="Garamond" w:hAnsi="Garamond"/>
            <w:color w:val="0070C0"/>
            <w:rPrChange w:id="1213" w:author="Michael Jennions" w:date="2020-08-09T22:13:00Z">
              <w:rPr>
                <w:rFonts w:ascii="Garamond" w:hAnsi="Garamond"/>
                <w:color w:val="FF0000"/>
              </w:rPr>
            </w:rPrChange>
          </w:rPr>
          <w:t>y</w:t>
        </w:r>
      </w:ins>
      <w:r w:rsidR="00D5578C" w:rsidRPr="00FA4751">
        <w:rPr>
          <w:rFonts w:ascii="Garamond" w:hAnsi="Garamond"/>
          <w:color w:val="0070C0"/>
          <w:rPrChange w:id="1214" w:author="Michael Jennions" w:date="2020-08-09T22:13:00Z">
            <w:rPr>
              <w:rFonts w:ascii="Garamond" w:hAnsi="Garamond"/>
              <w:color w:val="FF0000"/>
            </w:rPr>
          </w:rPrChange>
        </w:rPr>
        <w:t xml:space="preserve">: specifically why </w:t>
      </w:r>
      <w:del w:id="1215" w:author="Michael Jennions" w:date="2020-08-09T21:23:00Z">
        <w:r w:rsidR="00D5578C" w:rsidRPr="00FA4751" w:rsidDel="0003765F">
          <w:rPr>
            <w:rFonts w:ascii="Garamond" w:hAnsi="Garamond"/>
            <w:color w:val="0070C0"/>
            <w:rPrChange w:id="1216" w:author="Michael Jennions" w:date="2020-08-09T22:13:00Z">
              <w:rPr>
                <w:rFonts w:ascii="Garamond" w:hAnsi="Garamond"/>
                <w:color w:val="FF0000"/>
              </w:rPr>
            </w:rPrChange>
          </w:rPr>
          <w:delText xml:space="preserve"> </w:delText>
        </w:r>
      </w:del>
      <w:r w:rsidR="00D5578C" w:rsidRPr="00FA4751">
        <w:rPr>
          <w:rFonts w:ascii="Garamond" w:hAnsi="Garamond"/>
          <w:color w:val="0070C0"/>
          <w:rPrChange w:id="1217" w:author="Michael Jennions" w:date="2020-08-09T22:13:00Z">
            <w:rPr>
              <w:rFonts w:ascii="Garamond" w:hAnsi="Garamond"/>
              <w:color w:val="FF0000"/>
            </w:rPr>
          </w:rPrChange>
        </w:rPr>
        <w:t xml:space="preserve">males are more variable </w:t>
      </w:r>
      <w:ins w:id="1218" w:author="Michael Jennions" w:date="2020-08-09T22:28:00Z">
        <w:r w:rsidR="00D94780" w:rsidRPr="00510ED7">
          <w:rPr>
            <w:rFonts w:ascii="Garamond" w:hAnsi="Garamond"/>
            <w:color w:val="0070C0"/>
          </w:rPr>
          <w:t>than females</w:t>
        </w:r>
      </w:ins>
      <w:del w:id="1219" w:author="Michael Jennions" w:date="2020-08-09T22:28:00Z">
        <w:r w:rsidR="00D5578C" w:rsidRPr="00FA4751" w:rsidDel="00D94780">
          <w:rPr>
            <w:rFonts w:ascii="Garamond" w:hAnsi="Garamond"/>
            <w:color w:val="0070C0"/>
            <w:rPrChange w:id="1220" w:author="Michael Jennions" w:date="2020-08-09T22:13:00Z">
              <w:rPr>
                <w:rFonts w:ascii="Garamond" w:hAnsi="Garamond"/>
                <w:color w:val="FF0000"/>
              </w:rPr>
            </w:rPrChange>
          </w:rPr>
          <w:delText>than females</w:delText>
        </w:r>
      </w:del>
      <w:del w:id="1221" w:author="Michael Jennions" w:date="2020-08-09T21:17:00Z">
        <w:r w:rsidR="00370960" w:rsidRPr="00FA4751" w:rsidDel="003F7DA2">
          <w:rPr>
            <w:rFonts w:ascii="Garamond" w:hAnsi="Garamond"/>
            <w:color w:val="0070C0"/>
            <w:rPrChange w:id="1222" w:author="Michael Jennions" w:date="2020-08-09T22:13:00Z">
              <w:rPr>
                <w:rFonts w:ascii="Garamond" w:hAnsi="Garamond"/>
                <w:color w:val="FF0000"/>
              </w:rPr>
            </w:rPrChange>
          </w:rPr>
          <w:delText xml:space="preserve">ies </w:delText>
        </w:r>
        <w:r w:rsidR="009A1BC7" w:rsidRPr="00FA4751" w:rsidDel="003F7DA2">
          <w:rPr>
            <w:rFonts w:ascii="Garamond" w:hAnsi="Garamond"/>
            <w:color w:val="0070C0"/>
            <w:rPrChange w:id="1223" w:author="Michael Jennions" w:date="2020-08-09T22:13:00Z">
              <w:rPr>
                <w:rFonts w:ascii="Garamond" w:hAnsi="Garamond"/>
                <w:color w:val="FF0000"/>
              </w:rPr>
            </w:rPrChange>
          </w:rPr>
          <w:delText xml:space="preserve">might also </w:delText>
        </w:r>
        <w:r w:rsidR="00BC7475" w:rsidRPr="00FA4751" w:rsidDel="003F7DA2">
          <w:rPr>
            <w:rFonts w:ascii="Garamond" w:hAnsi="Garamond"/>
            <w:color w:val="0070C0"/>
            <w:rPrChange w:id="1224" w:author="Michael Jennions" w:date="2020-08-09T22:13:00Z">
              <w:rPr>
                <w:rFonts w:ascii="Garamond" w:hAnsi="Garamond"/>
                <w:color w:val="FF0000"/>
              </w:rPr>
            </w:rPrChange>
          </w:rPr>
          <w:delText>drive</w:delText>
        </w:r>
        <w:r w:rsidR="009A1BC7" w:rsidRPr="00FA4751" w:rsidDel="003F7DA2">
          <w:rPr>
            <w:rFonts w:ascii="Garamond" w:hAnsi="Garamond"/>
            <w:color w:val="0070C0"/>
            <w:rPrChange w:id="1225" w:author="Michael Jennions" w:date="2020-08-09T22:13:00Z">
              <w:rPr>
                <w:rFonts w:ascii="Garamond" w:hAnsi="Garamond"/>
                <w:color w:val="FF0000"/>
              </w:rPr>
            </w:rPrChange>
          </w:rPr>
          <w:delText xml:space="preserve"> sex differences in animal personalities</w:delText>
        </w:r>
      </w:del>
      <w:r w:rsidR="009A1BC7" w:rsidRPr="00FA4751">
        <w:rPr>
          <w:rFonts w:ascii="Garamond" w:hAnsi="Garamond"/>
          <w:color w:val="0070C0"/>
          <w:rPrChange w:id="1226" w:author="Michael Jennions" w:date="2020-08-09T22:13:00Z">
            <w:rPr>
              <w:rFonts w:ascii="Garamond" w:hAnsi="Garamond"/>
              <w:color w:val="FF0000"/>
            </w:rPr>
          </w:rPrChange>
        </w:rPr>
        <w:t xml:space="preserve">.  </w:t>
      </w:r>
    </w:p>
    <w:p w14:paraId="79C37FB1" w14:textId="146505E0" w:rsidR="003F7DA2" w:rsidRPr="00814634" w:rsidDel="00D5578C" w:rsidRDefault="003F7DA2" w:rsidP="003F7DA2">
      <w:pPr>
        <w:ind w:firstLine="360"/>
        <w:rPr>
          <w:del w:id="1227" w:author="Michael Jennions" w:date="2020-08-09T21:22:00Z"/>
          <w:rFonts w:ascii="Garamond" w:hAnsi="Garamond"/>
          <w:color w:val="FF0000"/>
        </w:rPr>
      </w:pPr>
    </w:p>
    <w:p w14:paraId="3C6A2240" w14:textId="240CF35C" w:rsidR="007C43C5" w:rsidRPr="001145B7" w:rsidRDefault="003F7DA2" w:rsidP="00D5578C">
      <w:pPr>
        <w:rPr>
          <w:rFonts w:ascii="Garamond" w:hAnsi="Garamond"/>
          <w:color w:val="0070C0"/>
          <w:rPrChange w:id="1228" w:author="Michael Jennions" w:date="2020-08-09T22:19:00Z">
            <w:rPr>
              <w:rFonts w:ascii="Garamond" w:hAnsi="Garamond"/>
              <w:color w:val="FF0000"/>
            </w:rPr>
          </w:rPrChange>
        </w:rPr>
      </w:pPr>
      <w:moveToRangeStart w:id="1229" w:author="Michael Jennions" w:date="2020-08-09T21:08:00Z" w:name="move47899739"/>
      <w:moveTo w:id="1230" w:author="Michael Jennions" w:date="2020-08-09T21:08:00Z">
        <w:del w:id="1231" w:author="Michael Jennions" w:date="2020-08-09T21:22:00Z">
          <w:r w:rsidRPr="00814634" w:rsidDel="00D5578C">
            <w:rPr>
              <w:rFonts w:ascii="Garamond" w:hAnsi="Garamond"/>
              <w:color w:val="FF0000"/>
            </w:rPr>
            <w:delText xml:space="preserve">However, the consistency of personality within individuals, and its persistence across generations, suggests that low intra-individual variation can be adaptive </w:delText>
          </w:r>
          <w:r w:rsidRPr="00814634" w:rsidDel="00D5578C">
            <w:rPr>
              <w:rFonts w:ascii="Garamond" w:hAnsi="Garamond"/>
              <w:color w:val="FF0000"/>
            </w:rPr>
            <w:fldChar w:fldCharType="begin" w:fldLock="1"/>
          </w:r>
          <w:r w:rsidRPr="00814634" w:rsidDel="00D5578C">
            <w:rPr>
              <w:rFonts w:ascii="Garamond" w:hAnsi="Garamond"/>
              <w:color w:val="FF0000"/>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delInstrText>
          </w:r>
          <w:r w:rsidRPr="00814634" w:rsidDel="00D5578C">
            <w:rPr>
              <w:rFonts w:ascii="Garamond" w:hAnsi="Garamond"/>
              <w:color w:val="FF0000"/>
            </w:rPr>
            <w:fldChar w:fldCharType="separate"/>
          </w:r>
          <w:r w:rsidRPr="00814634" w:rsidDel="00D5578C">
            <w:rPr>
              <w:rFonts w:ascii="Garamond" w:hAnsi="Garamond"/>
              <w:noProof/>
              <w:color w:val="FF0000"/>
            </w:rPr>
            <w:delText>(Smith &amp; Blumstein 2008; Dingemanse &amp; Wolf 2010)</w:delText>
          </w:r>
          <w:r w:rsidRPr="00814634" w:rsidDel="00D5578C">
            <w:rPr>
              <w:rFonts w:ascii="Garamond" w:hAnsi="Garamond"/>
              <w:color w:val="FF0000"/>
            </w:rPr>
            <w:fldChar w:fldCharType="end"/>
          </w:r>
        </w:del>
      </w:moveTo>
      <w:moveToRangeEnd w:id="1229"/>
    </w:p>
    <w:p w14:paraId="1A5E2D4F" w14:textId="43CFCE2D" w:rsidR="008C0681" w:rsidRPr="001145B7" w:rsidRDefault="00D5578C" w:rsidP="00A641C1">
      <w:pPr>
        <w:ind w:firstLine="360"/>
        <w:rPr>
          <w:ins w:id="1232" w:author="Michael Jennions" w:date="2020-08-09T22:05:00Z"/>
          <w:rFonts w:ascii="Garamond" w:hAnsi="Garamond"/>
          <w:color w:val="0070C0"/>
          <w:rPrChange w:id="1233" w:author="Michael Jennions" w:date="2020-08-09T22:19:00Z">
            <w:rPr>
              <w:ins w:id="1234" w:author="Michael Jennions" w:date="2020-08-09T22:05:00Z"/>
              <w:rFonts w:ascii="Garamond" w:hAnsi="Garamond"/>
              <w:color w:val="FF0000"/>
            </w:rPr>
          </w:rPrChange>
        </w:rPr>
      </w:pPr>
      <w:r w:rsidRPr="001145B7">
        <w:rPr>
          <w:rFonts w:ascii="Garamond" w:hAnsi="Garamond"/>
          <w:color w:val="0070C0"/>
          <w:rPrChange w:id="1235" w:author="Michael Jennions" w:date="2020-08-09T22:19:00Z">
            <w:rPr>
              <w:rFonts w:ascii="Garamond" w:hAnsi="Garamond"/>
              <w:color w:val="FF0000"/>
            </w:rPr>
          </w:rPrChange>
        </w:rPr>
        <w:t>First</w:t>
      </w:r>
      <w:r w:rsidR="007C43C5" w:rsidRPr="001145B7">
        <w:rPr>
          <w:rFonts w:ascii="Garamond" w:hAnsi="Garamond"/>
          <w:color w:val="0070C0"/>
          <w:rPrChange w:id="1236" w:author="Michael Jennions" w:date="2020-08-09T22:19:00Z">
            <w:rPr>
              <w:rFonts w:ascii="Garamond" w:hAnsi="Garamond"/>
              <w:color w:val="FF0000"/>
            </w:rPr>
          </w:rPrChange>
        </w:rPr>
        <w:t xml:space="preserve">, </w:t>
      </w:r>
      <w:del w:id="1237" w:author="Michael Jennions" w:date="2020-08-09T21:23:00Z">
        <w:r w:rsidR="007C43C5" w:rsidRPr="001145B7" w:rsidDel="0003765F">
          <w:rPr>
            <w:rFonts w:ascii="Garamond" w:hAnsi="Garamond"/>
            <w:color w:val="0070C0"/>
            <w:rPrChange w:id="1238" w:author="Michael Jennions" w:date="2020-08-09T22:19:00Z">
              <w:rPr>
                <w:rFonts w:ascii="Garamond" w:hAnsi="Garamond"/>
                <w:color w:val="FF0000"/>
              </w:rPr>
            </w:rPrChange>
          </w:rPr>
          <w:delText xml:space="preserve">under </w:delText>
        </w:r>
      </w:del>
      <w:r w:rsidR="007C43C5" w:rsidRPr="001145B7">
        <w:rPr>
          <w:rFonts w:ascii="Garamond" w:hAnsi="Garamond"/>
          <w:color w:val="0070C0"/>
          <w:rPrChange w:id="1239" w:author="Michael Jennions" w:date="2020-08-09T22:19:00Z">
            <w:rPr>
              <w:rFonts w:ascii="Garamond" w:hAnsi="Garamond"/>
              <w:color w:val="FF0000"/>
            </w:rPr>
          </w:rPrChange>
        </w:rPr>
        <w:t>sexual selection</w:t>
      </w:r>
      <w:ins w:id="1240" w:author="Michael Jennions" w:date="2020-08-09T21:24:00Z">
        <w:r w:rsidR="0003765F" w:rsidRPr="001145B7">
          <w:rPr>
            <w:rFonts w:ascii="Garamond" w:hAnsi="Garamond"/>
            <w:color w:val="0070C0"/>
            <w:rPrChange w:id="1241" w:author="Michael Jennions" w:date="2020-08-09T22:19:00Z">
              <w:rPr>
                <w:rFonts w:ascii="Garamond" w:hAnsi="Garamond"/>
                <w:color w:val="FF0000"/>
              </w:rPr>
            </w:rPrChange>
          </w:rPr>
          <w:t xml:space="preserve"> is usually stronger on males than females</w:t>
        </w:r>
      </w:ins>
      <w:ins w:id="1242" w:author="Michael Jennions" w:date="2020-08-09T21:30:00Z">
        <w:r w:rsidR="007C11CB" w:rsidRPr="001145B7">
          <w:rPr>
            <w:rFonts w:ascii="Garamond" w:hAnsi="Garamond"/>
            <w:color w:val="0070C0"/>
            <w:rPrChange w:id="1243" w:author="Michael Jennions" w:date="2020-08-09T22:19:00Z">
              <w:rPr>
                <w:rFonts w:ascii="Garamond" w:hAnsi="Garamond"/>
                <w:color w:val="FF0000"/>
              </w:rPr>
            </w:rPrChange>
          </w:rPr>
          <w:t xml:space="preserve"> (</w:t>
        </w:r>
        <w:r w:rsidR="007C11CB" w:rsidRPr="001145B7">
          <w:rPr>
            <w:rFonts w:ascii="Garamond" w:hAnsi="Garamond"/>
            <w:color w:val="0070C0"/>
            <w:highlight w:val="cyan"/>
            <w:rPrChange w:id="1244" w:author="Michael Jennions" w:date="2020-08-09T22:19:00Z">
              <w:rPr>
                <w:rFonts w:ascii="Garamond" w:hAnsi="Garamond"/>
                <w:color w:val="FF0000"/>
              </w:rPr>
            </w:rPrChange>
          </w:rPr>
          <w:t>Fromhage &amp; Jennions 2016</w:t>
        </w:r>
      </w:ins>
      <w:ins w:id="1245" w:author="Michael Jennions" w:date="2020-08-09T22:21:00Z">
        <w:r w:rsidR="001145B7">
          <w:rPr>
            <w:rFonts w:ascii="Garamond" w:hAnsi="Garamond"/>
            <w:color w:val="0070C0"/>
            <w:highlight w:val="cyan"/>
          </w:rPr>
          <w:t>; Janicke REF</w:t>
        </w:r>
      </w:ins>
      <w:ins w:id="1246" w:author="Michael Jennions" w:date="2020-08-09T21:30:00Z">
        <w:r w:rsidR="007C11CB" w:rsidRPr="001145B7">
          <w:rPr>
            <w:rFonts w:ascii="Garamond" w:hAnsi="Garamond"/>
            <w:color w:val="0070C0"/>
            <w:rPrChange w:id="1247" w:author="Michael Jennions" w:date="2020-08-09T22:19:00Z">
              <w:rPr>
                <w:rFonts w:ascii="Garamond" w:hAnsi="Garamond"/>
                <w:color w:val="FF0000"/>
              </w:rPr>
            </w:rPrChange>
          </w:rPr>
          <w:t>)</w:t>
        </w:r>
      </w:ins>
      <w:ins w:id="1248" w:author="Michael Jennions" w:date="2020-08-09T21:50:00Z">
        <w:r w:rsidR="00CC68E6" w:rsidRPr="001145B7">
          <w:rPr>
            <w:rFonts w:ascii="Garamond" w:hAnsi="Garamond"/>
            <w:color w:val="0070C0"/>
            <w:rPrChange w:id="1249" w:author="Michael Jennions" w:date="2020-08-09T22:19:00Z">
              <w:rPr>
                <w:rFonts w:ascii="Garamond" w:hAnsi="Garamond"/>
                <w:color w:val="FF0000"/>
              </w:rPr>
            </w:rPrChange>
          </w:rPr>
          <w:t xml:space="preserve">. </w:t>
        </w:r>
      </w:ins>
      <w:ins w:id="1250" w:author="Michael Jennions" w:date="2020-08-09T21:51:00Z">
        <w:r w:rsidR="00CC68E6" w:rsidRPr="001145B7">
          <w:rPr>
            <w:rFonts w:ascii="Garamond" w:hAnsi="Garamond"/>
            <w:color w:val="0070C0"/>
            <w:rPrChange w:id="1251" w:author="Michael Jennions" w:date="2020-08-09T22:19:00Z">
              <w:rPr>
                <w:rFonts w:ascii="Garamond" w:hAnsi="Garamond"/>
                <w:color w:val="FF0000"/>
              </w:rPr>
            </w:rPrChange>
          </w:rPr>
          <w:t>It</w:t>
        </w:r>
      </w:ins>
      <w:del w:id="1252" w:author="Michael Jennions" w:date="2020-08-09T21:50:00Z">
        <w:r w:rsidR="007C43C5" w:rsidRPr="001145B7" w:rsidDel="00CC68E6">
          <w:rPr>
            <w:rFonts w:ascii="Garamond" w:hAnsi="Garamond"/>
            <w:color w:val="0070C0"/>
            <w:rPrChange w:id="1253" w:author="Michael Jennions" w:date="2020-08-09T22:19:00Z">
              <w:rPr>
                <w:rFonts w:ascii="Garamond" w:hAnsi="Garamond"/>
                <w:color w:val="FF0000"/>
              </w:rPr>
            </w:rPrChange>
          </w:rPr>
          <w:delText xml:space="preserve">, </w:delText>
        </w:r>
      </w:del>
      <w:ins w:id="1254" w:author="Michael Jennions" w:date="2020-08-09T21:24:00Z">
        <w:r w:rsidR="0003765F" w:rsidRPr="001145B7">
          <w:rPr>
            <w:rFonts w:ascii="Garamond" w:hAnsi="Garamond"/>
            <w:color w:val="0070C0"/>
            <w:rPrChange w:id="1255" w:author="Michael Jennions" w:date="2020-08-09T22:19:00Z">
              <w:rPr>
                <w:rFonts w:ascii="Garamond" w:hAnsi="Garamond"/>
                <w:color w:val="FF0000"/>
              </w:rPr>
            </w:rPrChange>
          </w:rPr>
          <w:t xml:space="preserve"> tends to favour individuals with the most extreme expression of </w:t>
        </w:r>
      </w:ins>
      <w:ins w:id="1256" w:author="Michael Jennions" w:date="2020-08-11T20:53:00Z">
        <w:r w:rsidR="004F14E3">
          <w:rPr>
            <w:rFonts w:ascii="Garamond" w:hAnsi="Garamond"/>
            <w:color w:val="0070C0"/>
          </w:rPr>
          <w:t xml:space="preserve">any </w:t>
        </w:r>
      </w:ins>
      <w:ins w:id="1257" w:author="Michael Jennions" w:date="2020-08-09T21:24:00Z">
        <w:r w:rsidR="0003765F" w:rsidRPr="001145B7">
          <w:rPr>
            <w:rFonts w:ascii="Garamond" w:hAnsi="Garamond"/>
            <w:color w:val="0070C0"/>
            <w:rPrChange w:id="1258" w:author="Michael Jennions" w:date="2020-08-09T22:19:00Z">
              <w:rPr>
                <w:rFonts w:ascii="Garamond" w:hAnsi="Garamond"/>
                <w:color w:val="FF0000"/>
              </w:rPr>
            </w:rPrChange>
          </w:rPr>
          <w:t>trait that increase</w:t>
        </w:r>
      </w:ins>
      <w:ins w:id="1259" w:author="Michael Jennions" w:date="2020-08-11T20:53:00Z">
        <w:r w:rsidR="004F14E3">
          <w:rPr>
            <w:rFonts w:ascii="Garamond" w:hAnsi="Garamond"/>
            <w:color w:val="0070C0"/>
          </w:rPr>
          <w:t>s</w:t>
        </w:r>
      </w:ins>
      <w:ins w:id="1260" w:author="Michael Jennions" w:date="2020-08-09T21:24:00Z">
        <w:r w:rsidR="0003765F" w:rsidRPr="001145B7">
          <w:rPr>
            <w:rFonts w:ascii="Garamond" w:hAnsi="Garamond"/>
            <w:color w:val="0070C0"/>
            <w:rPrChange w:id="1261" w:author="Michael Jennions" w:date="2020-08-09T22:19:00Z">
              <w:rPr>
                <w:rFonts w:ascii="Garamond" w:hAnsi="Garamond"/>
                <w:color w:val="FF0000"/>
              </w:rPr>
            </w:rPrChange>
          </w:rPr>
          <w:t xml:space="preserve"> the likelihood of obtaining mates </w:t>
        </w:r>
      </w:ins>
      <w:ins w:id="1262" w:author="Michael Jennions" w:date="2020-08-09T21:25:00Z">
        <w:r w:rsidR="0003765F" w:rsidRPr="001145B7">
          <w:rPr>
            <w:rFonts w:ascii="Garamond" w:hAnsi="Garamond"/>
            <w:color w:val="0070C0"/>
            <w:rPrChange w:id="1263" w:author="Michael Jennions" w:date="2020-08-09T22:19:00Z">
              <w:rPr>
                <w:rFonts w:ascii="Garamond" w:hAnsi="Garamond"/>
                <w:color w:val="FF0000"/>
              </w:rPr>
            </w:rPrChange>
          </w:rPr>
          <w:t>or fertilizing eggs</w:t>
        </w:r>
      </w:ins>
      <w:ins w:id="1264" w:author="Michael Jennions" w:date="2020-08-09T21:51:00Z">
        <w:r w:rsidR="00CC68E6" w:rsidRPr="001145B7">
          <w:rPr>
            <w:rFonts w:ascii="Garamond" w:hAnsi="Garamond"/>
            <w:color w:val="0070C0"/>
            <w:rPrChange w:id="1265" w:author="Michael Jennions" w:date="2020-08-09T22:19:00Z">
              <w:rPr>
                <w:rFonts w:ascii="Garamond" w:hAnsi="Garamond"/>
                <w:color w:val="FF0000"/>
              </w:rPr>
            </w:rPrChange>
          </w:rPr>
          <w:t>,</w:t>
        </w:r>
      </w:ins>
      <w:ins w:id="1266" w:author="Michael Jennions" w:date="2020-08-09T21:25:00Z">
        <w:r w:rsidR="0003765F" w:rsidRPr="001145B7">
          <w:rPr>
            <w:rFonts w:ascii="Garamond" w:hAnsi="Garamond"/>
            <w:color w:val="0070C0"/>
            <w:rPrChange w:id="1267" w:author="Michael Jennions" w:date="2020-08-09T22:19:00Z">
              <w:rPr>
                <w:rFonts w:ascii="Garamond" w:hAnsi="Garamond"/>
                <w:color w:val="FF0000"/>
              </w:rPr>
            </w:rPrChange>
          </w:rPr>
          <w:t xml:space="preserve"> because </w:t>
        </w:r>
      </w:ins>
      <w:ins w:id="1268" w:author="Michael Jennions" w:date="2020-08-11T20:53:00Z">
        <w:r w:rsidR="004F14E3">
          <w:rPr>
            <w:rFonts w:ascii="Garamond" w:hAnsi="Garamond"/>
            <w:color w:val="0070C0"/>
          </w:rPr>
          <w:t>success under</w:t>
        </w:r>
      </w:ins>
      <w:ins w:id="1269" w:author="Michael Jennions" w:date="2020-08-09T21:26:00Z">
        <w:r w:rsidR="007C11CB" w:rsidRPr="001145B7">
          <w:rPr>
            <w:rFonts w:ascii="Garamond" w:hAnsi="Garamond"/>
            <w:color w:val="0070C0"/>
            <w:rPrChange w:id="1270" w:author="Michael Jennions" w:date="2020-08-09T22:19:00Z">
              <w:rPr>
                <w:rFonts w:ascii="Garamond" w:hAnsi="Garamond"/>
                <w:color w:val="FF0000"/>
              </w:rPr>
            </w:rPrChange>
          </w:rPr>
          <w:t xml:space="preserve"> sexual </w:t>
        </w:r>
      </w:ins>
      <w:ins w:id="1271" w:author="Michael Jennions" w:date="2020-08-09T21:25:00Z">
        <w:r w:rsidR="0003765F" w:rsidRPr="001145B7">
          <w:rPr>
            <w:rFonts w:ascii="Garamond" w:hAnsi="Garamond"/>
            <w:color w:val="0070C0"/>
            <w:rPrChange w:id="1272" w:author="Michael Jennions" w:date="2020-08-09T22:19:00Z">
              <w:rPr>
                <w:rFonts w:ascii="Garamond" w:hAnsi="Garamond"/>
                <w:color w:val="FF0000"/>
              </w:rPr>
            </w:rPrChange>
          </w:rPr>
          <w:t xml:space="preserve">competition is </w:t>
        </w:r>
      </w:ins>
      <w:ins w:id="1273" w:author="Michael Jennions" w:date="2020-08-09T21:31:00Z">
        <w:r w:rsidR="007C11CB" w:rsidRPr="001145B7">
          <w:rPr>
            <w:rFonts w:ascii="Garamond" w:hAnsi="Garamond"/>
            <w:color w:val="0070C0"/>
            <w:rPrChange w:id="1274" w:author="Michael Jennions" w:date="2020-08-09T22:19:00Z">
              <w:rPr>
                <w:rFonts w:ascii="Garamond" w:hAnsi="Garamond"/>
                <w:color w:val="FF0000"/>
              </w:rPr>
            </w:rPrChange>
          </w:rPr>
          <w:t>determined</w:t>
        </w:r>
      </w:ins>
      <w:ins w:id="1275" w:author="Michael Jennions" w:date="2020-08-09T21:25:00Z">
        <w:r w:rsidR="0003765F" w:rsidRPr="001145B7">
          <w:rPr>
            <w:rFonts w:ascii="Garamond" w:hAnsi="Garamond"/>
            <w:color w:val="0070C0"/>
            <w:rPrChange w:id="1276" w:author="Michael Jennions" w:date="2020-08-09T22:19:00Z">
              <w:rPr>
                <w:rFonts w:ascii="Garamond" w:hAnsi="Garamond"/>
                <w:color w:val="FF0000"/>
              </w:rPr>
            </w:rPrChange>
          </w:rPr>
          <w:t xml:space="preserve"> by relative advantage</w:t>
        </w:r>
      </w:ins>
      <w:ins w:id="1277" w:author="Michael Jennions" w:date="2020-08-09T21:51:00Z">
        <w:r w:rsidR="00CC68E6" w:rsidRPr="001145B7">
          <w:rPr>
            <w:rFonts w:ascii="Garamond" w:hAnsi="Garamond"/>
            <w:color w:val="0070C0"/>
            <w:rPrChange w:id="1278" w:author="Michael Jennions" w:date="2020-08-09T22:19:00Z">
              <w:rPr>
                <w:rFonts w:ascii="Garamond" w:hAnsi="Garamond"/>
                <w:color w:val="FF0000"/>
              </w:rPr>
            </w:rPrChange>
          </w:rPr>
          <w:t xml:space="preserve">. </w:t>
        </w:r>
      </w:ins>
      <w:ins w:id="1279" w:author="Michael Jennions" w:date="2020-08-11T20:53:00Z">
        <w:r w:rsidR="004F14E3">
          <w:rPr>
            <w:rFonts w:ascii="Garamond" w:hAnsi="Garamond"/>
            <w:color w:val="0070C0"/>
          </w:rPr>
          <w:t xml:space="preserve">Competition </w:t>
        </w:r>
      </w:ins>
      <w:ins w:id="1280" w:author="Michael Jennions" w:date="2020-08-09T21:31:00Z">
        <w:r w:rsidR="007C11CB" w:rsidRPr="001145B7">
          <w:rPr>
            <w:rFonts w:ascii="Garamond" w:hAnsi="Garamond"/>
            <w:color w:val="0070C0"/>
            <w:rPrChange w:id="1281" w:author="Michael Jennions" w:date="2020-08-09T22:19:00Z">
              <w:rPr>
                <w:rFonts w:ascii="Garamond" w:hAnsi="Garamond"/>
                <w:color w:val="FF0000"/>
              </w:rPr>
            </w:rPrChange>
          </w:rPr>
          <w:t>generat</w:t>
        </w:r>
      </w:ins>
      <w:ins w:id="1282" w:author="Michael Jennions" w:date="2020-08-09T21:51:00Z">
        <w:r w:rsidR="00CC68E6" w:rsidRPr="001145B7">
          <w:rPr>
            <w:rFonts w:ascii="Garamond" w:hAnsi="Garamond"/>
            <w:color w:val="0070C0"/>
            <w:rPrChange w:id="1283" w:author="Michael Jennions" w:date="2020-08-09T22:19:00Z">
              <w:rPr>
                <w:rFonts w:ascii="Garamond" w:hAnsi="Garamond"/>
                <w:color w:val="FF0000"/>
              </w:rPr>
            </w:rPrChange>
          </w:rPr>
          <w:t xml:space="preserve">es </w:t>
        </w:r>
      </w:ins>
      <w:ins w:id="1284" w:author="Michael Jennions" w:date="2020-08-09T21:26:00Z">
        <w:r w:rsidR="007C11CB" w:rsidRPr="001145B7">
          <w:rPr>
            <w:rFonts w:ascii="Garamond" w:hAnsi="Garamond"/>
            <w:color w:val="0070C0"/>
            <w:rPrChange w:id="1285" w:author="Michael Jennions" w:date="2020-08-09T22:19:00Z">
              <w:rPr>
                <w:rFonts w:ascii="Garamond" w:hAnsi="Garamond"/>
                <w:color w:val="FF0000"/>
              </w:rPr>
            </w:rPrChange>
          </w:rPr>
          <w:t xml:space="preserve">strong directional selection on traits </w:t>
        </w:r>
      </w:ins>
      <w:ins w:id="1286" w:author="Michael Jennions" w:date="2020-08-09T21:31:00Z">
        <w:r w:rsidR="007C11CB" w:rsidRPr="001145B7">
          <w:rPr>
            <w:rFonts w:ascii="Garamond" w:hAnsi="Garamond"/>
            <w:color w:val="0070C0"/>
            <w:rPrChange w:id="1287" w:author="Michael Jennions" w:date="2020-08-09T22:19:00Z">
              <w:rPr>
                <w:rFonts w:ascii="Garamond" w:hAnsi="Garamond"/>
                <w:color w:val="FF0000"/>
              </w:rPr>
            </w:rPrChange>
          </w:rPr>
          <w:t xml:space="preserve">that </w:t>
        </w:r>
      </w:ins>
      <w:del w:id="1288" w:author="Michael Jennions" w:date="2020-08-09T21:26:00Z">
        <w:r w:rsidR="007C43C5" w:rsidRPr="001145B7" w:rsidDel="007C11CB">
          <w:rPr>
            <w:rFonts w:ascii="Garamond" w:hAnsi="Garamond"/>
            <w:color w:val="0070C0"/>
            <w:rPrChange w:id="1289" w:author="Michael Jennions" w:date="2020-08-09T22:19:00Z">
              <w:rPr>
                <w:rFonts w:ascii="Garamond" w:hAnsi="Garamond"/>
                <w:color w:val="FF0000"/>
              </w:rPr>
            </w:rPrChange>
          </w:rPr>
          <w:delText xml:space="preserve">the sex with the greatest variation in their mating success (often males) should also have greater variation in traits </w:delText>
        </w:r>
      </w:del>
      <w:del w:id="1290" w:author="Michael Jennions" w:date="2020-08-09T21:31:00Z">
        <w:r w:rsidR="007C43C5" w:rsidRPr="001145B7" w:rsidDel="007C11CB">
          <w:rPr>
            <w:rFonts w:ascii="Garamond" w:hAnsi="Garamond"/>
            <w:color w:val="0070C0"/>
            <w:rPrChange w:id="1291" w:author="Michael Jennions" w:date="2020-08-09T22:19:00Z">
              <w:rPr>
                <w:rFonts w:ascii="Garamond" w:hAnsi="Garamond"/>
                <w:color w:val="FF0000"/>
              </w:rPr>
            </w:rPrChange>
          </w:rPr>
          <w:delText xml:space="preserve">used to </w:delText>
        </w:r>
      </w:del>
      <w:del w:id="1292" w:author="Michael Jennions" w:date="2020-08-09T21:27:00Z">
        <w:r w:rsidR="007C43C5" w:rsidRPr="001145B7" w:rsidDel="007C11CB">
          <w:rPr>
            <w:rFonts w:ascii="Garamond" w:hAnsi="Garamond"/>
            <w:color w:val="0070C0"/>
            <w:rPrChange w:id="1293" w:author="Michael Jennions" w:date="2020-08-09T22:19:00Z">
              <w:rPr>
                <w:rFonts w:ascii="Garamond" w:hAnsi="Garamond"/>
                <w:color w:val="FF0000"/>
              </w:rPr>
            </w:rPrChange>
          </w:rPr>
          <w:delText xml:space="preserve">obtain </w:delText>
        </w:r>
      </w:del>
      <w:ins w:id="1294" w:author="Michael Jennions" w:date="2020-08-09T21:51:00Z">
        <w:r w:rsidR="00CC68E6" w:rsidRPr="001145B7">
          <w:rPr>
            <w:rFonts w:ascii="Garamond" w:hAnsi="Garamond"/>
            <w:color w:val="0070C0"/>
            <w:rPrChange w:id="1295" w:author="Michael Jennions" w:date="2020-08-09T22:19:00Z">
              <w:rPr>
                <w:rFonts w:ascii="Garamond" w:hAnsi="Garamond"/>
                <w:color w:val="FF0000"/>
              </w:rPr>
            </w:rPrChange>
          </w:rPr>
          <w:t>improve</w:t>
        </w:r>
      </w:ins>
      <w:ins w:id="1296" w:author="Michael Jennions" w:date="2020-08-09T21:27:00Z">
        <w:r w:rsidR="007C11CB" w:rsidRPr="001145B7">
          <w:rPr>
            <w:rFonts w:ascii="Garamond" w:hAnsi="Garamond"/>
            <w:color w:val="0070C0"/>
            <w:rPrChange w:id="1297" w:author="Michael Jennions" w:date="2020-08-09T22:19:00Z">
              <w:rPr>
                <w:rFonts w:ascii="Garamond" w:hAnsi="Garamond"/>
                <w:color w:val="FF0000"/>
              </w:rPr>
            </w:rPrChange>
          </w:rPr>
          <w:t xml:space="preserve"> </w:t>
        </w:r>
      </w:ins>
      <w:ins w:id="1298" w:author="Michael Jennions" w:date="2020-08-11T15:46:00Z">
        <w:r w:rsidR="00403519">
          <w:rPr>
            <w:rFonts w:ascii="Garamond" w:hAnsi="Garamond"/>
            <w:color w:val="0070C0"/>
          </w:rPr>
          <w:t xml:space="preserve">the </w:t>
        </w:r>
      </w:ins>
      <w:ins w:id="1299" w:author="Michael Jennions" w:date="2020-08-09T21:27:00Z">
        <w:r w:rsidR="007C11CB" w:rsidRPr="001145B7">
          <w:rPr>
            <w:rFonts w:ascii="Garamond" w:hAnsi="Garamond"/>
            <w:color w:val="0070C0"/>
            <w:rPrChange w:id="1300" w:author="Michael Jennions" w:date="2020-08-09T22:19:00Z">
              <w:rPr>
                <w:rFonts w:ascii="Garamond" w:hAnsi="Garamond"/>
                <w:color w:val="FF0000"/>
              </w:rPr>
            </w:rPrChange>
          </w:rPr>
          <w:t xml:space="preserve">access </w:t>
        </w:r>
      </w:ins>
      <w:ins w:id="1301" w:author="Michael Jennions" w:date="2020-08-09T21:31:00Z">
        <w:r w:rsidR="007C11CB" w:rsidRPr="001145B7">
          <w:rPr>
            <w:rFonts w:ascii="Garamond" w:hAnsi="Garamond"/>
            <w:color w:val="0070C0"/>
            <w:rPrChange w:id="1302" w:author="Michael Jennions" w:date="2020-08-09T22:19:00Z">
              <w:rPr>
                <w:rFonts w:ascii="Garamond" w:hAnsi="Garamond"/>
                <w:color w:val="FF0000"/>
              </w:rPr>
            </w:rPrChange>
          </w:rPr>
          <w:t xml:space="preserve">of individuals </w:t>
        </w:r>
      </w:ins>
      <w:ins w:id="1303" w:author="Michael Jennions" w:date="2020-08-09T21:27:00Z">
        <w:r w:rsidR="007C11CB" w:rsidRPr="001145B7">
          <w:rPr>
            <w:rFonts w:ascii="Garamond" w:hAnsi="Garamond"/>
            <w:color w:val="0070C0"/>
            <w:rPrChange w:id="1304" w:author="Michael Jennions" w:date="2020-08-09T22:19:00Z">
              <w:rPr>
                <w:rFonts w:ascii="Garamond" w:hAnsi="Garamond"/>
                <w:color w:val="FF0000"/>
              </w:rPr>
            </w:rPrChange>
          </w:rPr>
          <w:t xml:space="preserve">to </w:t>
        </w:r>
      </w:ins>
      <w:del w:id="1305" w:author="Michael Jennions" w:date="2020-08-09T21:26:00Z">
        <w:r w:rsidR="007C43C5" w:rsidRPr="001145B7" w:rsidDel="007C11CB">
          <w:rPr>
            <w:rFonts w:ascii="Garamond" w:hAnsi="Garamond"/>
            <w:color w:val="0070C0"/>
            <w:rPrChange w:id="1306" w:author="Michael Jennions" w:date="2020-08-09T22:19:00Z">
              <w:rPr>
                <w:rFonts w:ascii="Garamond" w:hAnsi="Garamond"/>
                <w:color w:val="FF0000"/>
              </w:rPr>
            </w:rPrChange>
          </w:rPr>
          <w:delText xml:space="preserve">matings </w:delText>
        </w:r>
      </w:del>
      <w:ins w:id="1307" w:author="Michael Jennions" w:date="2020-08-09T21:26:00Z">
        <w:r w:rsidR="007C11CB" w:rsidRPr="001145B7">
          <w:rPr>
            <w:rFonts w:ascii="Garamond" w:hAnsi="Garamond"/>
            <w:color w:val="0070C0"/>
            <w:rPrChange w:id="1308" w:author="Michael Jennions" w:date="2020-08-09T22:19:00Z">
              <w:rPr>
                <w:rFonts w:ascii="Garamond" w:hAnsi="Garamond"/>
                <w:color w:val="FF0000"/>
              </w:rPr>
            </w:rPrChange>
          </w:rPr>
          <w:t xml:space="preserve">mates </w:t>
        </w:r>
      </w:ins>
      <w:r w:rsidR="007C43C5" w:rsidRPr="001145B7">
        <w:rPr>
          <w:rFonts w:ascii="Garamond" w:hAnsi="Garamond"/>
          <w:color w:val="0070C0"/>
          <w:rPrChange w:id="1309" w:author="Michael Jennions" w:date="2020-08-09T22:19:00Z">
            <w:rPr>
              <w:rFonts w:ascii="Garamond" w:hAnsi="Garamond"/>
              <w:color w:val="FF0000"/>
            </w:rPr>
          </w:rPrChange>
        </w:rPr>
        <w:t>(e.g. weapons, ornaments</w:t>
      </w:r>
      <w:ins w:id="1310" w:author="Michael Jennions" w:date="2020-08-09T21:31:00Z">
        <w:r w:rsidR="007C11CB" w:rsidRPr="001145B7">
          <w:rPr>
            <w:rFonts w:ascii="Garamond" w:hAnsi="Garamond"/>
            <w:color w:val="0070C0"/>
            <w:rPrChange w:id="1311" w:author="Michael Jennions" w:date="2020-08-09T22:19:00Z">
              <w:rPr>
                <w:rFonts w:ascii="Garamond" w:hAnsi="Garamond"/>
                <w:color w:val="FF0000"/>
              </w:rPr>
            </w:rPrChange>
          </w:rPr>
          <w:t xml:space="preserve"> and coercive behaviours</w:t>
        </w:r>
      </w:ins>
      <w:r w:rsidR="007C43C5" w:rsidRPr="001145B7">
        <w:rPr>
          <w:rFonts w:ascii="Garamond" w:hAnsi="Garamond"/>
          <w:color w:val="0070C0"/>
          <w:rPrChange w:id="1312" w:author="Michael Jennions" w:date="2020-08-09T22:19:00Z">
            <w:rPr>
              <w:rFonts w:ascii="Garamond" w:hAnsi="Garamond"/>
              <w:color w:val="FF0000"/>
            </w:rPr>
          </w:rPrChange>
        </w:rPr>
        <w:t>) (</w:t>
      </w:r>
      <w:r w:rsidR="007C43C5" w:rsidRPr="001145B7">
        <w:rPr>
          <w:rFonts w:ascii="Garamond" w:hAnsi="Garamond"/>
          <w:color w:val="0070C0"/>
          <w:rPrChange w:id="1313"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314" w:author="Michael Jennions" w:date="2020-08-09T22:19:00Z">
            <w:rPr>
              <w:rFonts w:ascii="Garamond" w:hAnsi="Garamond"/>
              <w:color w:val="FF0000"/>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1145B7">
        <w:rPr>
          <w:rFonts w:ascii="Garamond" w:hAnsi="Garamond"/>
          <w:color w:val="0070C0"/>
          <w:rPrChange w:id="1315"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316" w:author="Michael Jennions" w:date="2020-08-09T22:19:00Z">
            <w:rPr>
              <w:rFonts w:ascii="Garamond" w:hAnsi="Garamond"/>
              <w:noProof/>
              <w:color w:val="FF0000"/>
            </w:rPr>
          </w:rPrChange>
        </w:rPr>
        <w:t>Darwin 1871)</w:t>
      </w:r>
      <w:r w:rsidR="007C43C5" w:rsidRPr="001145B7">
        <w:rPr>
          <w:rFonts w:ascii="Garamond" w:hAnsi="Garamond"/>
          <w:color w:val="0070C0"/>
          <w:rPrChange w:id="1317" w:author="Michael Jennions" w:date="2020-08-09T22:19:00Z">
            <w:rPr>
              <w:rFonts w:ascii="Garamond" w:hAnsi="Garamond"/>
              <w:color w:val="FF0000"/>
            </w:rPr>
          </w:rPrChange>
        </w:rPr>
        <w:fldChar w:fldCharType="end"/>
      </w:r>
      <w:ins w:id="1318" w:author="Michael Jennions" w:date="2020-08-09T21:27:00Z">
        <w:r w:rsidR="007C11CB" w:rsidRPr="001145B7">
          <w:rPr>
            <w:rFonts w:ascii="Garamond" w:hAnsi="Garamond"/>
            <w:color w:val="0070C0"/>
            <w:rPrChange w:id="1319" w:author="Michael Jennions" w:date="2020-08-09T22:19:00Z">
              <w:rPr>
                <w:rFonts w:ascii="Garamond" w:hAnsi="Garamond"/>
                <w:color w:val="FF0000"/>
              </w:rPr>
            </w:rPrChange>
          </w:rPr>
          <w:t xml:space="preserve">, or </w:t>
        </w:r>
      </w:ins>
      <w:ins w:id="1320" w:author="Michael Jennions" w:date="2020-08-09T22:15:00Z">
        <w:r w:rsidR="00FA4751" w:rsidRPr="001145B7">
          <w:rPr>
            <w:rFonts w:ascii="Garamond" w:hAnsi="Garamond"/>
            <w:color w:val="0070C0"/>
            <w:rPrChange w:id="1321" w:author="Michael Jennions" w:date="2020-08-09T22:19:00Z">
              <w:rPr>
                <w:rFonts w:ascii="Garamond" w:hAnsi="Garamond"/>
                <w:color w:val="FF0000"/>
              </w:rPr>
            </w:rPrChange>
          </w:rPr>
          <w:t xml:space="preserve">of </w:t>
        </w:r>
      </w:ins>
      <w:ins w:id="1322" w:author="Michael Jennions" w:date="2020-08-09T21:27:00Z">
        <w:r w:rsidR="007C11CB" w:rsidRPr="001145B7">
          <w:rPr>
            <w:rFonts w:ascii="Garamond" w:hAnsi="Garamond"/>
            <w:color w:val="0070C0"/>
            <w:rPrChange w:id="1323" w:author="Michael Jennions" w:date="2020-08-09T22:19:00Z">
              <w:rPr>
                <w:rFonts w:ascii="Garamond" w:hAnsi="Garamond"/>
                <w:color w:val="FF0000"/>
              </w:rPr>
            </w:rPrChange>
          </w:rPr>
          <w:t>sperm to eggs (</w:t>
        </w:r>
        <w:r w:rsidR="007C11CB" w:rsidRPr="001145B7">
          <w:rPr>
            <w:rFonts w:ascii="Garamond" w:hAnsi="Garamond"/>
            <w:color w:val="0070C0"/>
            <w:highlight w:val="cyan"/>
            <w:rPrChange w:id="1324" w:author="Michael Jennions" w:date="2020-08-09T22:19:00Z">
              <w:rPr>
                <w:rFonts w:ascii="Garamond" w:hAnsi="Garamond"/>
                <w:color w:val="FF0000"/>
              </w:rPr>
            </w:rPrChange>
          </w:rPr>
          <w:t>REF</w:t>
        </w:r>
        <w:r w:rsidR="007C11CB" w:rsidRPr="001145B7">
          <w:rPr>
            <w:rFonts w:ascii="Garamond" w:hAnsi="Garamond"/>
            <w:color w:val="0070C0"/>
            <w:rPrChange w:id="1325" w:author="Michael Jennions" w:date="2020-08-09T22:19:00Z">
              <w:rPr>
                <w:rFonts w:ascii="Garamond" w:hAnsi="Garamond"/>
                <w:color w:val="FF0000"/>
              </w:rPr>
            </w:rPrChange>
          </w:rPr>
          <w:t>)</w:t>
        </w:r>
      </w:ins>
      <w:r w:rsidR="007C43C5" w:rsidRPr="001145B7">
        <w:rPr>
          <w:rFonts w:ascii="Garamond" w:hAnsi="Garamond"/>
          <w:color w:val="0070C0"/>
          <w:rPrChange w:id="1326" w:author="Michael Jennions" w:date="2020-08-09T22:19:00Z">
            <w:rPr>
              <w:rFonts w:ascii="Garamond" w:hAnsi="Garamond"/>
              <w:color w:val="FF0000"/>
            </w:rPr>
          </w:rPrChange>
        </w:rPr>
        <w:t>.</w:t>
      </w:r>
      <w:ins w:id="1327" w:author="Michael Jennions" w:date="2020-08-09T21:27:00Z">
        <w:r w:rsidR="007C11CB" w:rsidRPr="001145B7">
          <w:rPr>
            <w:rFonts w:ascii="Garamond" w:hAnsi="Garamond"/>
            <w:color w:val="0070C0"/>
            <w:rPrChange w:id="1328" w:author="Michael Jennions" w:date="2020-08-09T22:19:00Z">
              <w:rPr>
                <w:rFonts w:ascii="Garamond" w:hAnsi="Garamond"/>
                <w:color w:val="FF0000"/>
              </w:rPr>
            </w:rPrChange>
          </w:rPr>
          <w:t xml:space="preserve"> </w:t>
        </w:r>
      </w:ins>
      <w:ins w:id="1329" w:author="Michael Jennions" w:date="2020-08-09T21:51:00Z">
        <w:r w:rsidR="00CC68E6" w:rsidRPr="001145B7">
          <w:rPr>
            <w:rFonts w:ascii="Garamond" w:hAnsi="Garamond"/>
            <w:color w:val="0070C0"/>
            <w:rPrChange w:id="1330" w:author="Michael Jennions" w:date="2020-08-09T22:19:00Z">
              <w:rPr>
                <w:rFonts w:ascii="Garamond" w:hAnsi="Garamond"/>
                <w:color w:val="FF0000"/>
              </w:rPr>
            </w:rPrChange>
          </w:rPr>
          <w:t xml:space="preserve">Sexual selection </w:t>
        </w:r>
      </w:ins>
      <w:ins w:id="1331" w:author="Michael Jennions" w:date="2020-08-17T15:08:00Z">
        <w:r w:rsidR="00770FA5">
          <w:rPr>
            <w:rFonts w:ascii="Garamond" w:hAnsi="Garamond"/>
            <w:color w:val="0070C0"/>
          </w:rPr>
          <w:t xml:space="preserve">also </w:t>
        </w:r>
      </w:ins>
      <w:ins w:id="1332" w:author="Michael Jennions" w:date="2020-08-11T20:54:00Z">
        <w:r w:rsidR="004F14E3">
          <w:rPr>
            <w:rFonts w:ascii="Garamond" w:hAnsi="Garamond"/>
            <w:color w:val="0070C0"/>
          </w:rPr>
          <w:t xml:space="preserve">tends to </w:t>
        </w:r>
      </w:ins>
      <w:ins w:id="1333" w:author="Michael Jennions" w:date="2020-08-09T21:51:00Z">
        <w:r w:rsidR="00CC68E6" w:rsidRPr="001145B7">
          <w:rPr>
            <w:rFonts w:ascii="Garamond" w:hAnsi="Garamond"/>
            <w:color w:val="0070C0"/>
            <w:rPrChange w:id="1334" w:author="Michael Jennions" w:date="2020-08-09T22:19:00Z">
              <w:rPr>
                <w:rFonts w:ascii="Garamond" w:hAnsi="Garamond"/>
                <w:color w:val="FF0000"/>
              </w:rPr>
            </w:rPrChange>
          </w:rPr>
          <w:t>favours</w:t>
        </w:r>
      </w:ins>
      <w:ins w:id="1335" w:author="Michael Jennions" w:date="2020-08-09T21:28:00Z">
        <w:r w:rsidR="007C11CB" w:rsidRPr="001145B7">
          <w:rPr>
            <w:rFonts w:ascii="Garamond" w:hAnsi="Garamond"/>
            <w:color w:val="0070C0"/>
            <w:rPrChange w:id="1336" w:author="Michael Jennions" w:date="2020-08-09T22:19:00Z">
              <w:rPr>
                <w:rFonts w:ascii="Garamond" w:hAnsi="Garamond"/>
                <w:color w:val="FF0000"/>
              </w:rPr>
            </w:rPrChange>
          </w:rPr>
          <w:t xml:space="preserve"> condition-dependent expression of </w:t>
        </w:r>
      </w:ins>
      <w:ins w:id="1337" w:author="Michael Jennions" w:date="2020-08-17T15:08:00Z">
        <w:r w:rsidR="00770FA5">
          <w:rPr>
            <w:rFonts w:ascii="Garamond" w:hAnsi="Garamond"/>
            <w:color w:val="0070C0"/>
          </w:rPr>
          <w:t xml:space="preserve">these costly </w:t>
        </w:r>
      </w:ins>
      <w:ins w:id="1338" w:author="Michael Jennions" w:date="2020-08-09T21:28:00Z">
        <w:r w:rsidR="007C11CB" w:rsidRPr="001145B7">
          <w:rPr>
            <w:rFonts w:ascii="Garamond" w:hAnsi="Garamond"/>
            <w:color w:val="0070C0"/>
            <w:rPrChange w:id="1339" w:author="Michael Jennions" w:date="2020-08-09T22:19:00Z">
              <w:rPr>
                <w:rFonts w:ascii="Garamond" w:hAnsi="Garamond"/>
                <w:color w:val="FF0000"/>
              </w:rPr>
            </w:rPrChange>
          </w:rPr>
          <w:t>traits</w:t>
        </w:r>
      </w:ins>
      <w:ins w:id="1340" w:author="Michael Jennions" w:date="2020-08-11T20:54:00Z">
        <w:r w:rsidR="004F14E3">
          <w:rPr>
            <w:rFonts w:ascii="Garamond" w:hAnsi="Garamond"/>
            <w:color w:val="0070C0"/>
          </w:rPr>
          <w:t xml:space="preserve"> </w:t>
        </w:r>
      </w:ins>
      <w:ins w:id="1341" w:author="Michael Jennions" w:date="2020-08-17T15:08:00Z">
        <w:r w:rsidR="00770FA5">
          <w:rPr>
            <w:rFonts w:ascii="Garamond" w:hAnsi="Garamond"/>
            <w:color w:val="0070C0"/>
          </w:rPr>
          <w:t xml:space="preserve">because individuals in better condition can incur greater costs </w:t>
        </w:r>
      </w:ins>
      <w:ins w:id="1342" w:author="Michael Jennions" w:date="2020-08-11T20:54:00Z">
        <w:r w:rsidR="004F14E3">
          <w:rPr>
            <w:rFonts w:ascii="Garamond" w:hAnsi="Garamond"/>
            <w:color w:val="0070C0"/>
          </w:rPr>
          <w:t>(</w:t>
        </w:r>
        <w:r w:rsidR="004F14E3" w:rsidRPr="004F14E3">
          <w:rPr>
            <w:rFonts w:ascii="Garamond" w:hAnsi="Garamond"/>
            <w:color w:val="0070C0"/>
            <w:highlight w:val="cyan"/>
            <w:rPrChange w:id="1343" w:author="Michael Jennions" w:date="2020-08-11T20:54:00Z">
              <w:rPr>
                <w:rFonts w:ascii="Garamond" w:hAnsi="Garamond"/>
                <w:color w:val="0070C0"/>
              </w:rPr>
            </w:rPrChange>
          </w:rPr>
          <w:t>REF</w:t>
        </w:r>
        <w:r w:rsidR="004F14E3">
          <w:rPr>
            <w:rFonts w:ascii="Garamond" w:hAnsi="Garamond"/>
            <w:color w:val="0070C0"/>
          </w:rPr>
          <w:t>)</w:t>
        </w:r>
      </w:ins>
      <w:ins w:id="1344" w:author="Michael Jennions" w:date="2020-08-11T15:46:00Z">
        <w:r w:rsidR="00403519">
          <w:rPr>
            <w:rFonts w:ascii="Garamond" w:hAnsi="Garamond"/>
            <w:color w:val="0070C0"/>
          </w:rPr>
          <w:t>.</w:t>
        </w:r>
      </w:ins>
      <w:ins w:id="1345" w:author="Michael Jennions" w:date="2020-08-09T21:28:00Z">
        <w:r w:rsidR="007C11CB" w:rsidRPr="001145B7">
          <w:rPr>
            <w:rFonts w:ascii="Garamond" w:hAnsi="Garamond"/>
            <w:color w:val="0070C0"/>
            <w:rPrChange w:id="1346" w:author="Michael Jennions" w:date="2020-08-09T22:19:00Z">
              <w:rPr>
                <w:rFonts w:ascii="Garamond" w:hAnsi="Garamond"/>
                <w:color w:val="FF0000"/>
              </w:rPr>
            </w:rPrChange>
          </w:rPr>
          <w:t xml:space="preserve"> </w:t>
        </w:r>
      </w:ins>
      <w:ins w:id="1347" w:author="Michael Jennions" w:date="2020-08-11T15:46:00Z">
        <w:r w:rsidR="00403519">
          <w:rPr>
            <w:rFonts w:ascii="Garamond" w:hAnsi="Garamond"/>
            <w:color w:val="0070C0"/>
          </w:rPr>
          <w:t>E</w:t>
        </w:r>
      </w:ins>
      <w:ins w:id="1348" w:author="Michael Jennions" w:date="2020-08-09T21:28:00Z">
        <w:r w:rsidR="007C11CB" w:rsidRPr="001145B7">
          <w:rPr>
            <w:rFonts w:ascii="Garamond" w:hAnsi="Garamond"/>
            <w:color w:val="0070C0"/>
            <w:rPrChange w:id="1349" w:author="Michael Jennions" w:date="2020-08-09T22:19:00Z">
              <w:rPr>
                <w:rFonts w:ascii="Garamond" w:hAnsi="Garamond"/>
                <w:color w:val="FF0000"/>
              </w:rPr>
            </w:rPrChange>
          </w:rPr>
          <w:t xml:space="preserve">ven </w:t>
        </w:r>
      </w:ins>
      <w:ins w:id="1350" w:author="Michael Jennions" w:date="2020-08-11T15:47:00Z">
        <w:r w:rsidR="00403519">
          <w:rPr>
            <w:rFonts w:ascii="Garamond" w:hAnsi="Garamond"/>
            <w:color w:val="0070C0"/>
          </w:rPr>
          <w:t>minor</w:t>
        </w:r>
      </w:ins>
      <w:ins w:id="1351" w:author="Michael Jennions" w:date="2020-08-09T21:28:00Z">
        <w:r w:rsidR="007C11CB" w:rsidRPr="001145B7">
          <w:rPr>
            <w:rFonts w:ascii="Garamond" w:hAnsi="Garamond"/>
            <w:color w:val="0070C0"/>
            <w:rPrChange w:id="1352" w:author="Michael Jennions" w:date="2020-08-09T22:19:00Z">
              <w:rPr>
                <w:rFonts w:ascii="Garamond" w:hAnsi="Garamond"/>
                <w:color w:val="FF0000"/>
              </w:rPr>
            </w:rPrChange>
          </w:rPr>
          <w:t xml:space="preserve"> </w:t>
        </w:r>
      </w:ins>
      <w:ins w:id="1353" w:author="Michael Jennions" w:date="2020-08-09T21:29:00Z">
        <w:r w:rsidR="007C11CB" w:rsidRPr="001145B7">
          <w:rPr>
            <w:rFonts w:ascii="Garamond" w:hAnsi="Garamond"/>
            <w:color w:val="0070C0"/>
            <w:rPrChange w:id="1354" w:author="Michael Jennions" w:date="2020-08-09T22:19:00Z">
              <w:rPr>
                <w:rFonts w:ascii="Garamond" w:hAnsi="Garamond"/>
                <w:color w:val="FF0000"/>
              </w:rPr>
            </w:rPrChange>
          </w:rPr>
          <w:t xml:space="preserve">differences in resources acquisition </w:t>
        </w:r>
      </w:ins>
      <w:ins w:id="1355" w:author="Michael Jennions" w:date="2020-08-09T21:32:00Z">
        <w:r w:rsidR="007C11CB" w:rsidRPr="001145B7">
          <w:rPr>
            <w:rFonts w:ascii="Garamond" w:hAnsi="Garamond"/>
            <w:color w:val="0070C0"/>
            <w:rPrChange w:id="1356" w:author="Michael Jennions" w:date="2020-08-09T22:19:00Z">
              <w:rPr>
                <w:rFonts w:ascii="Garamond" w:hAnsi="Garamond"/>
                <w:color w:val="FF0000"/>
              </w:rPr>
            </w:rPrChange>
          </w:rPr>
          <w:t>among individuals due to chance events or small genetic differences</w:t>
        </w:r>
      </w:ins>
      <w:ins w:id="1357" w:author="Michael Jennions" w:date="2020-08-11T15:47:00Z">
        <w:r w:rsidR="00403519">
          <w:rPr>
            <w:rFonts w:ascii="Garamond" w:hAnsi="Garamond"/>
            <w:color w:val="0070C0"/>
          </w:rPr>
          <w:t xml:space="preserve"> in</w:t>
        </w:r>
      </w:ins>
      <w:ins w:id="1358" w:author="Michael Jennions" w:date="2020-08-11T20:54:00Z">
        <w:r w:rsidR="004F14E3">
          <w:rPr>
            <w:rFonts w:ascii="Garamond" w:hAnsi="Garamond"/>
            <w:color w:val="0070C0"/>
          </w:rPr>
          <w:t>, say,</w:t>
        </w:r>
      </w:ins>
      <w:ins w:id="1359" w:author="Michael Jennions" w:date="2020-08-11T15:47:00Z">
        <w:r w:rsidR="00403519">
          <w:rPr>
            <w:rFonts w:ascii="Garamond" w:hAnsi="Garamond"/>
            <w:color w:val="0070C0"/>
          </w:rPr>
          <w:t xml:space="preserve"> their foraging efficiency</w:t>
        </w:r>
      </w:ins>
      <w:ins w:id="1360" w:author="Michael Jennions" w:date="2020-08-09T21:32:00Z">
        <w:r w:rsidR="007C11CB" w:rsidRPr="001145B7">
          <w:rPr>
            <w:rFonts w:ascii="Garamond" w:hAnsi="Garamond"/>
            <w:color w:val="0070C0"/>
            <w:rPrChange w:id="1361" w:author="Michael Jennions" w:date="2020-08-09T22:19:00Z">
              <w:rPr>
                <w:rFonts w:ascii="Garamond" w:hAnsi="Garamond"/>
                <w:color w:val="FF0000"/>
              </w:rPr>
            </w:rPrChange>
          </w:rPr>
          <w:t xml:space="preserve"> </w:t>
        </w:r>
      </w:ins>
      <w:ins w:id="1362" w:author="Michael Jennions" w:date="2020-08-17T15:08:00Z">
        <w:r w:rsidR="00770FA5">
          <w:rPr>
            <w:rFonts w:ascii="Garamond" w:hAnsi="Garamond"/>
            <w:color w:val="0070C0"/>
          </w:rPr>
          <w:t xml:space="preserve">therefore </w:t>
        </w:r>
      </w:ins>
      <w:ins w:id="1363" w:author="Michael Jennions" w:date="2020-08-09T21:29:00Z">
        <w:r w:rsidR="007C11CB" w:rsidRPr="001145B7">
          <w:rPr>
            <w:rFonts w:ascii="Garamond" w:hAnsi="Garamond"/>
            <w:color w:val="0070C0"/>
            <w:rPrChange w:id="1364" w:author="Michael Jennions" w:date="2020-08-09T22:19:00Z">
              <w:rPr>
                <w:rFonts w:ascii="Garamond" w:hAnsi="Garamond"/>
                <w:color w:val="FF0000"/>
              </w:rPr>
            </w:rPrChange>
          </w:rPr>
          <w:t xml:space="preserve">translate into differential </w:t>
        </w:r>
      </w:ins>
      <w:ins w:id="1365" w:author="Michael Jennions" w:date="2020-08-09T21:52:00Z">
        <w:r w:rsidR="00CC68E6" w:rsidRPr="001145B7">
          <w:rPr>
            <w:rFonts w:ascii="Garamond" w:hAnsi="Garamond"/>
            <w:color w:val="0070C0"/>
            <w:rPrChange w:id="1366" w:author="Michael Jennions" w:date="2020-08-09T22:19:00Z">
              <w:rPr>
                <w:rFonts w:ascii="Garamond" w:hAnsi="Garamond"/>
                <w:color w:val="FF0000"/>
              </w:rPr>
            </w:rPrChange>
          </w:rPr>
          <w:t xml:space="preserve">expression of </w:t>
        </w:r>
      </w:ins>
      <w:ins w:id="1367" w:author="Michael Jennions" w:date="2020-08-09T21:29:00Z">
        <w:r w:rsidR="007C11CB" w:rsidRPr="001145B7">
          <w:rPr>
            <w:rFonts w:ascii="Garamond" w:hAnsi="Garamond"/>
            <w:color w:val="0070C0"/>
            <w:rPrChange w:id="1368" w:author="Michael Jennions" w:date="2020-08-09T22:19:00Z">
              <w:rPr>
                <w:rFonts w:ascii="Garamond" w:hAnsi="Garamond"/>
                <w:color w:val="FF0000"/>
              </w:rPr>
            </w:rPrChange>
          </w:rPr>
          <w:t>sexual traits (</w:t>
        </w:r>
      </w:ins>
      <w:ins w:id="1369" w:author="Michael Jennions" w:date="2020-08-09T21:52:00Z">
        <w:r w:rsidR="00CC68E6" w:rsidRPr="001145B7">
          <w:rPr>
            <w:rFonts w:ascii="Garamond" w:hAnsi="Garamond"/>
            <w:color w:val="0070C0"/>
            <w:highlight w:val="cyan"/>
            <w:rPrChange w:id="1370" w:author="Michael Jennions" w:date="2020-08-09T22:19:00Z">
              <w:rPr>
                <w:rFonts w:ascii="Garamond" w:hAnsi="Garamond"/>
                <w:color w:val="FF0000"/>
                <w:highlight w:val="cyan"/>
              </w:rPr>
            </w:rPrChange>
          </w:rPr>
          <w:t>Rowe &amp; Houle 1992</w:t>
        </w:r>
      </w:ins>
      <w:ins w:id="1371" w:author="Michael Jennions" w:date="2020-08-09T21:29:00Z">
        <w:r w:rsidR="007C11CB" w:rsidRPr="001145B7">
          <w:rPr>
            <w:rFonts w:ascii="Garamond" w:hAnsi="Garamond"/>
            <w:color w:val="0070C0"/>
            <w:rPrChange w:id="1372" w:author="Michael Jennions" w:date="2020-08-09T22:19:00Z">
              <w:rPr>
                <w:rFonts w:ascii="Garamond" w:hAnsi="Garamond"/>
                <w:color w:val="FF0000"/>
              </w:rPr>
            </w:rPrChange>
          </w:rPr>
          <w:t>)</w:t>
        </w:r>
      </w:ins>
      <w:ins w:id="1373" w:author="Michael Jennions" w:date="2020-08-09T22:20:00Z">
        <w:r w:rsidR="001145B7">
          <w:rPr>
            <w:rFonts w:ascii="Garamond" w:hAnsi="Garamond"/>
            <w:color w:val="0070C0"/>
          </w:rPr>
          <w:t xml:space="preserve">, increasing </w:t>
        </w:r>
      </w:ins>
      <w:ins w:id="1374" w:author="Michael Jennions" w:date="2020-08-11T20:54:00Z">
        <w:r w:rsidR="004F14E3">
          <w:rPr>
            <w:rFonts w:ascii="Garamond" w:hAnsi="Garamond"/>
            <w:color w:val="0070C0"/>
          </w:rPr>
          <w:t>ph</w:t>
        </w:r>
      </w:ins>
      <w:ins w:id="1375" w:author="Michael Jennions" w:date="2020-08-11T20:55:00Z">
        <w:r w:rsidR="004F14E3">
          <w:rPr>
            <w:rFonts w:ascii="Garamond" w:hAnsi="Garamond"/>
            <w:color w:val="0070C0"/>
          </w:rPr>
          <w:t>e</w:t>
        </w:r>
      </w:ins>
      <w:ins w:id="1376" w:author="Michael Jennions" w:date="2020-08-11T20:54:00Z">
        <w:r w:rsidR="004F14E3">
          <w:rPr>
            <w:rFonts w:ascii="Garamond" w:hAnsi="Garamond"/>
            <w:color w:val="0070C0"/>
          </w:rPr>
          <w:t>n</w:t>
        </w:r>
      </w:ins>
      <w:ins w:id="1377" w:author="Michael Jennions" w:date="2020-08-11T20:55:00Z">
        <w:r w:rsidR="004F14E3">
          <w:rPr>
            <w:rFonts w:ascii="Garamond" w:hAnsi="Garamond"/>
            <w:color w:val="0070C0"/>
          </w:rPr>
          <w:t xml:space="preserve">otypic </w:t>
        </w:r>
      </w:ins>
      <w:ins w:id="1378" w:author="Michael Jennions" w:date="2020-08-09T22:20:00Z">
        <w:r w:rsidR="001145B7">
          <w:rPr>
            <w:rFonts w:ascii="Garamond" w:hAnsi="Garamond"/>
            <w:color w:val="0070C0"/>
          </w:rPr>
          <w:t>variance among individuals</w:t>
        </w:r>
      </w:ins>
      <w:ins w:id="1379" w:author="Michael Jennions" w:date="2020-08-09T21:29:00Z">
        <w:r w:rsidR="007C11CB" w:rsidRPr="001145B7">
          <w:rPr>
            <w:rFonts w:ascii="Garamond" w:hAnsi="Garamond"/>
            <w:color w:val="0070C0"/>
            <w:rPrChange w:id="1380" w:author="Michael Jennions" w:date="2020-08-09T22:19:00Z">
              <w:rPr>
                <w:rFonts w:ascii="Garamond" w:hAnsi="Garamond"/>
                <w:color w:val="FF0000"/>
              </w:rPr>
            </w:rPrChange>
          </w:rPr>
          <w:t>. A</w:t>
        </w:r>
      </w:ins>
      <w:ins w:id="1381" w:author="Michael Jennions" w:date="2020-08-09T22:02:00Z">
        <w:r w:rsidR="00AC378A" w:rsidRPr="001145B7">
          <w:rPr>
            <w:rFonts w:ascii="Garamond" w:hAnsi="Garamond"/>
            <w:color w:val="0070C0"/>
            <w:rPrChange w:id="1382" w:author="Michael Jennions" w:date="2020-08-09T22:19:00Z">
              <w:rPr>
                <w:rFonts w:ascii="Garamond" w:hAnsi="Garamond"/>
                <w:color w:val="FF0000"/>
              </w:rPr>
            </w:rPrChange>
          </w:rPr>
          <w:t xml:space="preserve"> more </w:t>
        </w:r>
      </w:ins>
      <w:ins w:id="1383" w:author="Michael Jennions" w:date="2020-08-09T21:34:00Z">
        <w:r w:rsidR="007C11CB" w:rsidRPr="001145B7">
          <w:rPr>
            <w:rFonts w:ascii="Garamond" w:hAnsi="Garamond"/>
            <w:color w:val="0070C0"/>
            <w:rPrChange w:id="1384" w:author="Michael Jennions" w:date="2020-08-09T22:19:00Z">
              <w:rPr>
                <w:rFonts w:ascii="Garamond" w:hAnsi="Garamond"/>
                <w:color w:val="FF0000"/>
              </w:rPr>
            </w:rPrChange>
          </w:rPr>
          <w:t xml:space="preserve">controversial </w:t>
        </w:r>
      </w:ins>
      <w:ins w:id="1385" w:author="Michael Jennions" w:date="2020-08-09T21:29:00Z">
        <w:r w:rsidR="007C11CB" w:rsidRPr="001145B7">
          <w:rPr>
            <w:rFonts w:ascii="Garamond" w:hAnsi="Garamond"/>
            <w:color w:val="0070C0"/>
            <w:rPrChange w:id="1386" w:author="Michael Jennions" w:date="2020-08-09T22:19:00Z">
              <w:rPr>
                <w:rFonts w:ascii="Garamond" w:hAnsi="Garamond"/>
                <w:color w:val="FF0000"/>
              </w:rPr>
            </w:rPrChange>
          </w:rPr>
          <w:t xml:space="preserve">suggestion is that </w:t>
        </w:r>
      </w:ins>
      <w:ins w:id="1387" w:author="Michael Jennions" w:date="2020-08-09T21:35:00Z">
        <w:r w:rsidR="007C11CB" w:rsidRPr="001145B7">
          <w:rPr>
            <w:rFonts w:ascii="Garamond" w:hAnsi="Garamond"/>
            <w:color w:val="0070C0"/>
            <w:rPrChange w:id="1388" w:author="Michael Jennions" w:date="2020-08-09T22:19:00Z">
              <w:rPr>
                <w:rFonts w:ascii="Garamond" w:hAnsi="Garamond"/>
                <w:color w:val="FF0000"/>
              </w:rPr>
            </w:rPrChange>
          </w:rPr>
          <w:t xml:space="preserve">sexual </w:t>
        </w:r>
      </w:ins>
      <w:ins w:id="1389" w:author="Michael Jennions" w:date="2020-08-09T21:33:00Z">
        <w:r w:rsidR="007C11CB" w:rsidRPr="001145B7">
          <w:rPr>
            <w:rFonts w:ascii="Garamond" w:hAnsi="Garamond"/>
            <w:color w:val="0070C0"/>
            <w:rPrChange w:id="1390" w:author="Michael Jennions" w:date="2020-08-09T22:19:00Z">
              <w:rPr>
                <w:rFonts w:ascii="Garamond" w:hAnsi="Garamond"/>
                <w:color w:val="FF0000"/>
              </w:rPr>
            </w:rPrChange>
          </w:rPr>
          <w:t xml:space="preserve">selection </w:t>
        </w:r>
        <w:r w:rsidR="007C11CB" w:rsidRPr="001145B7">
          <w:rPr>
            <w:rFonts w:ascii="Garamond" w:hAnsi="Garamond"/>
            <w:color w:val="0070C0"/>
            <w:rPrChange w:id="1391" w:author="Michael Jennions" w:date="2020-08-09T22:19:00Z">
              <w:rPr>
                <w:rFonts w:ascii="Garamond" w:hAnsi="Garamond"/>
                <w:color w:val="FF0000"/>
              </w:rPr>
            </w:rPrChange>
          </w:rPr>
          <w:lastRenderedPageBreak/>
          <w:t>favour</w:t>
        </w:r>
      </w:ins>
      <w:ins w:id="1392" w:author="Michael Jennions" w:date="2020-08-09T21:53:00Z">
        <w:r w:rsidR="00CC68E6" w:rsidRPr="001145B7">
          <w:rPr>
            <w:rFonts w:ascii="Garamond" w:hAnsi="Garamond"/>
            <w:color w:val="0070C0"/>
            <w:rPrChange w:id="1393" w:author="Michael Jennions" w:date="2020-08-09T22:19:00Z">
              <w:rPr>
                <w:rFonts w:ascii="Garamond" w:hAnsi="Garamond"/>
                <w:color w:val="FF0000"/>
              </w:rPr>
            </w:rPrChange>
          </w:rPr>
          <w:t>s</w:t>
        </w:r>
      </w:ins>
      <w:ins w:id="1394" w:author="Michael Jennions" w:date="2020-08-09T21:33:00Z">
        <w:r w:rsidR="007C11CB" w:rsidRPr="001145B7">
          <w:rPr>
            <w:rFonts w:ascii="Garamond" w:hAnsi="Garamond"/>
            <w:color w:val="0070C0"/>
            <w:rPrChange w:id="1395" w:author="Michael Jennions" w:date="2020-08-09T22:19:00Z">
              <w:rPr>
                <w:rFonts w:ascii="Garamond" w:hAnsi="Garamond"/>
                <w:color w:val="FF0000"/>
              </w:rPr>
            </w:rPrChange>
          </w:rPr>
          <w:t xml:space="preserve"> developmental process that increase variation </w:t>
        </w:r>
      </w:ins>
      <w:ins w:id="1396" w:author="Michael Jennions" w:date="2020-08-09T21:34:00Z">
        <w:r w:rsidR="007C11CB" w:rsidRPr="001145B7">
          <w:rPr>
            <w:rFonts w:ascii="Garamond" w:hAnsi="Garamond"/>
            <w:color w:val="0070C0"/>
            <w:rPrChange w:id="1397" w:author="Michael Jennions" w:date="2020-08-09T22:19:00Z">
              <w:rPr>
                <w:rFonts w:ascii="Garamond" w:hAnsi="Garamond"/>
                <w:color w:val="FF0000"/>
              </w:rPr>
            </w:rPrChange>
          </w:rPr>
          <w:t xml:space="preserve">in </w:t>
        </w:r>
      </w:ins>
      <w:ins w:id="1398" w:author="Michael Jennions" w:date="2020-08-09T21:53:00Z">
        <w:r w:rsidR="00CC68E6" w:rsidRPr="001145B7">
          <w:rPr>
            <w:rFonts w:ascii="Garamond" w:hAnsi="Garamond"/>
            <w:color w:val="0070C0"/>
            <w:rPrChange w:id="1399" w:author="Michael Jennions" w:date="2020-08-09T22:19:00Z">
              <w:rPr>
                <w:rFonts w:ascii="Garamond" w:hAnsi="Garamond"/>
                <w:color w:val="FF0000"/>
              </w:rPr>
            </w:rPrChange>
          </w:rPr>
          <w:t xml:space="preserve">the </w:t>
        </w:r>
      </w:ins>
      <w:ins w:id="1400" w:author="Michael Jennions" w:date="2020-08-09T21:34:00Z">
        <w:r w:rsidR="007C11CB" w:rsidRPr="001145B7">
          <w:rPr>
            <w:rFonts w:ascii="Garamond" w:hAnsi="Garamond"/>
            <w:color w:val="0070C0"/>
            <w:rPrChange w:id="1401" w:author="Michael Jennions" w:date="2020-08-09T22:19:00Z">
              <w:rPr>
                <w:rFonts w:ascii="Garamond" w:hAnsi="Garamond"/>
                <w:color w:val="FF0000"/>
              </w:rPr>
            </w:rPrChange>
          </w:rPr>
          <w:t xml:space="preserve">outcome </w:t>
        </w:r>
      </w:ins>
      <w:ins w:id="1402" w:author="Michael Jennions" w:date="2020-08-09T21:53:00Z">
        <w:r w:rsidR="00CC68E6" w:rsidRPr="001145B7">
          <w:rPr>
            <w:rFonts w:ascii="Garamond" w:hAnsi="Garamond"/>
            <w:color w:val="0070C0"/>
            <w:rPrChange w:id="1403" w:author="Michael Jennions" w:date="2020-08-09T22:19:00Z">
              <w:rPr>
                <w:rFonts w:ascii="Garamond" w:hAnsi="Garamond"/>
                <w:color w:val="FF0000"/>
              </w:rPr>
            </w:rPrChange>
          </w:rPr>
          <w:t>due to</w:t>
        </w:r>
      </w:ins>
      <w:ins w:id="1404" w:author="Michael Jennions" w:date="2020-08-09T21:34:00Z">
        <w:r w:rsidR="007C11CB" w:rsidRPr="001145B7">
          <w:rPr>
            <w:rFonts w:ascii="Garamond" w:hAnsi="Garamond"/>
            <w:color w:val="0070C0"/>
            <w:rPrChange w:id="1405" w:author="Michael Jennions" w:date="2020-08-09T22:19:00Z">
              <w:rPr>
                <w:rFonts w:ascii="Garamond" w:hAnsi="Garamond"/>
                <w:color w:val="FF0000"/>
              </w:rPr>
            </w:rPrChange>
          </w:rPr>
          <w:t xml:space="preserve"> non-linear payoffs </w:t>
        </w:r>
      </w:ins>
      <w:ins w:id="1406" w:author="Michael Jennions" w:date="2020-08-09T21:53:00Z">
        <w:r w:rsidR="00CC68E6" w:rsidRPr="001145B7">
          <w:rPr>
            <w:rFonts w:ascii="Garamond" w:hAnsi="Garamond"/>
            <w:color w:val="0070C0"/>
            <w:rPrChange w:id="1407" w:author="Michael Jennions" w:date="2020-08-09T22:19:00Z">
              <w:rPr>
                <w:rFonts w:ascii="Garamond" w:hAnsi="Garamond"/>
                <w:color w:val="FF0000"/>
              </w:rPr>
            </w:rPrChange>
          </w:rPr>
          <w:t>of</w:t>
        </w:r>
      </w:ins>
      <w:ins w:id="1408" w:author="Michael Jennions" w:date="2020-08-09T21:35:00Z">
        <w:r w:rsidR="007C11CB" w:rsidRPr="001145B7">
          <w:rPr>
            <w:rFonts w:ascii="Garamond" w:hAnsi="Garamond"/>
            <w:color w:val="0070C0"/>
            <w:rPrChange w:id="1409" w:author="Michael Jennions" w:date="2020-08-09T22:19:00Z">
              <w:rPr>
                <w:rFonts w:ascii="Garamond" w:hAnsi="Garamond"/>
                <w:color w:val="FF0000"/>
              </w:rPr>
            </w:rPrChange>
          </w:rPr>
          <w:t xml:space="preserve"> sexual trait expression</w:t>
        </w:r>
      </w:ins>
      <w:ins w:id="1410" w:author="Michael Jennions" w:date="2020-08-09T21:54:00Z">
        <w:r w:rsidR="00CC68E6" w:rsidRPr="001145B7">
          <w:rPr>
            <w:rFonts w:ascii="Garamond" w:hAnsi="Garamond"/>
            <w:color w:val="0070C0"/>
            <w:rPrChange w:id="1411" w:author="Michael Jennions" w:date="2020-08-09T22:19:00Z">
              <w:rPr>
                <w:rFonts w:ascii="Garamond" w:hAnsi="Garamond"/>
                <w:color w:val="FF0000"/>
              </w:rPr>
            </w:rPrChange>
          </w:rPr>
          <w:t xml:space="preserve">. That is, </w:t>
        </w:r>
      </w:ins>
      <w:ins w:id="1412" w:author="Michael Jennions" w:date="2020-08-09T21:36:00Z">
        <w:r w:rsidR="007C11CB" w:rsidRPr="001145B7">
          <w:rPr>
            <w:rFonts w:ascii="Garamond" w:hAnsi="Garamond"/>
            <w:color w:val="0070C0"/>
            <w:rPrChange w:id="1413" w:author="Michael Jennions" w:date="2020-08-09T22:19:00Z">
              <w:rPr>
                <w:rFonts w:ascii="Garamond" w:hAnsi="Garamond"/>
                <w:color w:val="FF0000"/>
              </w:rPr>
            </w:rPrChange>
          </w:rPr>
          <w:t xml:space="preserve">the reward </w:t>
        </w:r>
      </w:ins>
      <w:ins w:id="1414" w:author="Michael Jennions" w:date="2020-08-09T22:02:00Z">
        <w:r w:rsidR="00AC378A" w:rsidRPr="001145B7">
          <w:rPr>
            <w:rFonts w:ascii="Garamond" w:hAnsi="Garamond"/>
            <w:color w:val="0070C0"/>
            <w:rPrChange w:id="1415" w:author="Michael Jennions" w:date="2020-08-09T22:19:00Z">
              <w:rPr>
                <w:rFonts w:ascii="Garamond" w:hAnsi="Garamond"/>
                <w:color w:val="FF0000"/>
              </w:rPr>
            </w:rPrChange>
          </w:rPr>
          <w:t xml:space="preserve">of developing </w:t>
        </w:r>
      </w:ins>
      <w:ins w:id="1416" w:author="Michael Jennions" w:date="2020-08-09T21:36:00Z">
        <w:r w:rsidR="007C11CB" w:rsidRPr="001145B7">
          <w:rPr>
            <w:rFonts w:ascii="Garamond" w:hAnsi="Garamond"/>
            <w:color w:val="0070C0"/>
            <w:rPrChange w:id="1417" w:author="Michael Jennions" w:date="2020-08-09T22:19:00Z">
              <w:rPr>
                <w:rFonts w:ascii="Garamond" w:hAnsi="Garamond"/>
                <w:color w:val="FF0000"/>
              </w:rPr>
            </w:rPrChange>
          </w:rPr>
          <w:t xml:space="preserve">a larger than average trait </w:t>
        </w:r>
      </w:ins>
      <w:ins w:id="1418" w:author="Michael Jennions" w:date="2020-08-09T21:54:00Z">
        <w:r w:rsidR="00CC68E6" w:rsidRPr="001145B7">
          <w:rPr>
            <w:rFonts w:ascii="Garamond" w:hAnsi="Garamond"/>
            <w:color w:val="0070C0"/>
            <w:rPrChange w:id="1419" w:author="Michael Jennions" w:date="2020-08-09T22:19:00Z">
              <w:rPr>
                <w:rFonts w:ascii="Garamond" w:hAnsi="Garamond"/>
                <w:color w:val="FF0000"/>
              </w:rPr>
            </w:rPrChange>
          </w:rPr>
          <w:t>more than compensate for</w:t>
        </w:r>
      </w:ins>
      <w:ins w:id="1420" w:author="Michael Jennions" w:date="2020-08-09T21:36:00Z">
        <w:r w:rsidR="007C11CB" w:rsidRPr="001145B7">
          <w:rPr>
            <w:rFonts w:ascii="Garamond" w:hAnsi="Garamond"/>
            <w:color w:val="0070C0"/>
            <w:rPrChange w:id="1421" w:author="Michael Jennions" w:date="2020-08-09T22:19:00Z">
              <w:rPr>
                <w:rFonts w:ascii="Garamond" w:hAnsi="Garamond"/>
                <w:color w:val="FF0000"/>
              </w:rPr>
            </w:rPrChange>
          </w:rPr>
          <w:t xml:space="preserve"> t</w:t>
        </w:r>
      </w:ins>
      <w:ins w:id="1422" w:author="Michael Jennions" w:date="2020-08-09T21:37:00Z">
        <w:r w:rsidR="007C11CB" w:rsidRPr="001145B7">
          <w:rPr>
            <w:rFonts w:ascii="Garamond" w:hAnsi="Garamond"/>
            <w:color w:val="0070C0"/>
            <w:rPrChange w:id="1423" w:author="Michael Jennions" w:date="2020-08-09T22:19:00Z">
              <w:rPr>
                <w:rFonts w:ascii="Garamond" w:hAnsi="Garamond"/>
                <w:color w:val="FF0000"/>
              </w:rPr>
            </w:rPrChange>
          </w:rPr>
          <w:t>h</w:t>
        </w:r>
      </w:ins>
      <w:ins w:id="1424" w:author="Michael Jennions" w:date="2020-08-09T21:36:00Z">
        <w:r w:rsidR="007C11CB" w:rsidRPr="001145B7">
          <w:rPr>
            <w:rFonts w:ascii="Garamond" w:hAnsi="Garamond"/>
            <w:color w:val="0070C0"/>
            <w:rPrChange w:id="1425" w:author="Michael Jennions" w:date="2020-08-09T22:19:00Z">
              <w:rPr>
                <w:rFonts w:ascii="Garamond" w:hAnsi="Garamond"/>
                <w:color w:val="FF0000"/>
              </w:rPr>
            </w:rPrChange>
          </w:rPr>
          <w:t>e</w:t>
        </w:r>
      </w:ins>
      <w:ins w:id="1426" w:author="Michael Jennions" w:date="2020-08-09T21:37:00Z">
        <w:r w:rsidR="007C11CB" w:rsidRPr="001145B7">
          <w:rPr>
            <w:rFonts w:ascii="Garamond" w:hAnsi="Garamond"/>
            <w:color w:val="0070C0"/>
            <w:rPrChange w:id="1427" w:author="Michael Jennions" w:date="2020-08-09T22:19:00Z">
              <w:rPr>
                <w:rFonts w:ascii="Garamond" w:hAnsi="Garamond"/>
                <w:color w:val="FF0000"/>
              </w:rPr>
            </w:rPrChange>
          </w:rPr>
          <w:t xml:space="preserve"> los</w:t>
        </w:r>
      </w:ins>
      <w:ins w:id="1428" w:author="Michael Jennions" w:date="2020-08-09T22:03:00Z">
        <w:r w:rsidR="00AC378A" w:rsidRPr="001145B7">
          <w:rPr>
            <w:rFonts w:ascii="Garamond" w:hAnsi="Garamond"/>
            <w:color w:val="0070C0"/>
            <w:rPrChange w:id="1429" w:author="Michael Jennions" w:date="2020-08-09T22:19:00Z">
              <w:rPr>
                <w:rFonts w:ascii="Garamond" w:hAnsi="Garamond"/>
                <w:color w:val="FF0000"/>
              </w:rPr>
            </w:rPrChange>
          </w:rPr>
          <w:t>s</w:t>
        </w:r>
      </w:ins>
      <w:ins w:id="1430" w:author="Michael Jennions" w:date="2020-08-09T21:37:00Z">
        <w:r w:rsidR="007C11CB" w:rsidRPr="001145B7">
          <w:rPr>
            <w:rFonts w:ascii="Garamond" w:hAnsi="Garamond"/>
            <w:color w:val="0070C0"/>
            <w:rPrChange w:id="1431" w:author="Michael Jennions" w:date="2020-08-09T22:19:00Z">
              <w:rPr>
                <w:rFonts w:ascii="Garamond" w:hAnsi="Garamond"/>
                <w:color w:val="FF0000"/>
              </w:rPr>
            </w:rPrChange>
          </w:rPr>
          <w:t xml:space="preserve"> from a smaller than average </w:t>
        </w:r>
      </w:ins>
      <w:ins w:id="1432" w:author="Michael Jennions" w:date="2020-08-09T22:03:00Z">
        <w:r w:rsidR="00AC378A" w:rsidRPr="001145B7">
          <w:rPr>
            <w:rFonts w:ascii="Garamond" w:hAnsi="Garamond"/>
            <w:color w:val="0070C0"/>
            <w:rPrChange w:id="1433" w:author="Michael Jennions" w:date="2020-08-09T22:19:00Z">
              <w:rPr>
                <w:rFonts w:ascii="Garamond" w:hAnsi="Garamond"/>
                <w:color w:val="FF0000"/>
              </w:rPr>
            </w:rPrChange>
          </w:rPr>
          <w:t>one</w:t>
        </w:r>
      </w:ins>
      <w:ins w:id="1434" w:author="Michael Jennions" w:date="2020-08-09T21:36:00Z">
        <w:r w:rsidR="007C11CB" w:rsidRPr="001145B7">
          <w:rPr>
            <w:rFonts w:ascii="Garamond" w:hAnsi="Garamond"/>
            <w:color w:val="0070C0"/>
            <w:rPrChange w:id="1435" w:author="Michael Jennions" w:date="2020-08-09T22:19:00Z">
              <w:rPr>
                <w:rFonts w:ascii="Garamond" w:hAnsi="Garamond"/>
                <w:color w:val="FF0000"/>
              </w:rPr>
            </w:rPrChange>
          </w:rPr>
          <w:t xml:space="preserve"> </w:t>
        </w:r>
      </w:ins>
      <w:ins w:id="1436" w:author="Michael Jennions" w:date="2020-08-09T21:37:00Z">
        <w:r w:rsidR="00A641C1" w:rsidRPr="001145B7">
          <w:rPr>
            <w:rFonts w:ascii="Garamond" w:hAnsi="Garamond"/>
            <w:color w:val="0070C0"/>
            <w:rPrChange w:id="1437" w:author="Michael Jennions" w:date="2020-08-09T22:19:00Z">
              <w:rPr>
                <w:rFonts w:ascii="Garamond" w:hAnsi="Garamond"/>
                <w:color w:val="FF0000"/>
              </w:rPr>
            </w:rPrChange>
          </w:rPr>
          <w:fldChar w:fldCharType="begin" w:fldLock="1"/>
        </w:r>
        <w:r w:rsidR="00A641C1" w:rsidRPr="001145B7">
          <w:rPr>
            <w:rFonts w:ascii="Garamond" w:hAnsi="Garamond"/>
            <w:color w:val="0070C0"/>
            <w:rPrChange w:id="1438"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A641C1" w:rsidRPr="001145B7">
          <w:rPr>
            <w:rFonts w:ascii="Garamond" w:hAnsi="Garamond"/>
            <w:color w:val="0070C0"/>
            <w:rPrChange w:id="1439" w:author="Michael Jennions" w:date="2020-08-09T22:19:00Z">
              <w:rPr>
                <w:rFonts w:ascii="Garamond" w:hAnsi="Garamond"/>
                <w:color w:val="FF0000"/>
              </w:rPr>
            </w:rPrChange>
          </w:rPr>
          <w:fldChar w:fldCharType="separate"/>
        </w:r>
        <w:r w:rsidR="00A641C1" w:rsidRPr="001145B7">
          <w:rPr>
            <w:rFonts w:ascii="Garamond" w:hAnsi="Garamond"/>
            <w:noProof/>
            <w:color w:val="0070C0"/>
            <w:rPrChange w:id="1440" w:author="Michael Jennions" w:date="2020-08-09T22:19:00Z">
              <w:rPr>
                <w:rFonts w:ascii="Garamond" w:hAnsi="Garamond"/>
                <w:noProof/>
                <w:color w:val="FF0000"/>
              </w:rPr>
            </w:rPrChange>
          </w:rPr>
          <w:t xml:space="preserve">(Pomiankowski &amp; Møller 1995; see also </w:t>
        </w:r>
        <w:r w:rsidR="00A641C1" w:rsidRPr="001145B7">
          <w:rPr>
            <w:rFonts w:ascii="Garamond" w:hAnsi="Garamond"/>
            <w:noProof/>
            <w:color w:val="0070C0"/>
            <w:highlight w:val="cyan"/>
            <w:rPrChange w:id="1441" w:author="Michael Jennions" w:date="2020-08-09T22:19:00Z">
              <w:rPr>
                <w:rFonts w:ascii="Garamond" w:hAnsi="Garamond"/>
                <w:noProof/>
                <w:color w:val="FF0000"/>
              </w:rPr>
            </w:rPrChange>
          </w:rPr>
          <w:t>XXXRobertsPetrieXXX</w:t>
        </w:r>
        <w:r w:rsidR="00A641C1" w:rsidRPr="001145B7">
          <w:rPr>
            <w:rFonts w:ascii="Garamond" w:hAnsi="Garamond"/>
            <w:noProof/>
            <w:color w:val="0070C0"/>
            <w:rPrChange w:id="1442" w:author="Michael Jennions" w:date="2020-08-09T22:19:00Z">
              <w:rPr>
                <w:rFonts w:ascii="Garamond" w:hAnsi="Garamond"/>
                <w:noProof/>
                <w:color w:val="FF0000"/>
              </w:rPr>
            </w:rPrChange>
          </w:rPr>
          <w:t>)</w:t>
        </w:r>
        <w:r w:rsidR="00A641C1" w:rsidRPr="001145B7">
          <w:rPr>
            <w:rFonts w:ascii="Garamond" w:hAnsi="Garamond"/>
            <w:color w:val="0070C0"/>
            <w:rPrChange w:id="1443" w:author="Michael Jennions" w:date="2020-08-09T22:19:00Z">
              <w:rPr>
                <w:rFonts w:ascii="Garamond" w:hAnsi="Garamond"/>
                <w:color w:val="FF0000"/>
              </w:rPr>
            </w:rPrChange>
          </w:rPr>
          <w:fldChar w:fldCharType="end"/>
        </w:r>
        <w:r w:rsidR="00A641C1" w:rsidRPr="001145B7">
          <w:rPr>
            <w:rFonts w:ascii="Garamond" w:hAnsi="Garamond"/>
            <w:color w:val="0070C0"/>
            <w:rPrChange w:id="1444" w:author="Michael Jennions" w:date="2020-08-09T22:19:00Z">
              <w:rPr>
                <w:rFonts w:ascii="Garamond" w:hAnsi="Garamond"/>
                <w:color w:val="FF0000"/>
              </w:rPr>
            </w:rPrChange>
          </w:rPr>
          <w:t xml:space="preserve">. </w:t>
        </w:r>
      </w:ins>
      <w:ins w:id="1445" w:author="Michael Jennions" w:date="2020-08-09T21:54:00Z">
        <w:r w:rsidR="00CC68E6" w:rsidRPr="001145B7">
          <w:rPr>
            <w:rFonts w:ascii="Garamond" w:hAnsi="Garamond"/>
            <w:color w:val="0070C0"/>
            <w:rPrChange w:id="1446" w:author="Michael Jennions" w:date="2020-08-09T22:19:00Z">
              <w:rPr>
                <w:rFonts w:ascii="Garamond" w:hAnsi="Garamond"/>
                <w:color w:val="FF0000"/>
              </w:rPr>
            </w:rPrChange>
          </w:rPr>
          <w:t>S</w:t>
        </w:r>
      </w:ins>
      <w:ins w:id="1447" w:author="Michael Jennions" w:date="2020-08-11T20:56:00Z">
        <w:r w:rsidR="007A6FF8">
          <w:rPr>
            <w:rFonts w:ascii="Garamond" w:hAnsi="Garamond"/>
            <w:color w:val="0070C0"/>
          </w:rPr>
          <w:t>tronger s</w:t>
        </w:r>
      </w:ins>
      <w:ins w:id="1448" w:author="Michael Jennions" w:date="2020-08-09T21:55:00Z">
        <w:r w:rsidR="00CC68E6" w:rsidRPr="001145B7">
          <w:rPr>
            <w:rFonts w:ascii="Garamond" w:hAnsi="Garamond"/>
            <w:color w:val="0070C0"/>
            <w:rPrChange w:id="1449" w:author="Michael Jennions" w:date="2020-08-09T22:19:00Z">
              <w:rPr>
                <w:rFonts w:ascii="Garamond" w:hAnsi="Garamond"/>
                <w:color w:val="FF0000"/>
              </w:rPr>
            </w:rPrChange>
          </w:rPr>
          <w:t>e</w:t>
        </w:r>
      </w:ins>
      <w:ins w:id="1450" w:author="Michael Jennions" w:date="2020-08-09T22:03:00Z">
        <w:r w:rsidR="00AC378A" w:rsidRPr="001145B7">
          <w:rPr>
            <w:rFonts w:ascii="Garamond" w:hAnsi="Garamond"/>
            <w:color w:val="0070C0"/>
            <w:rPrChange w:id="1451" w:author="Michael Jennions" w:date="2020-08-09T22:19:00Z">
              <w:rPr>
                <w:rFonts w:ascii="Garamond" w:hAnsi="Garamond"/>
                <w:color w:val="FF0000"/>
              </w:rPr>
            </w:rPrChange>
          </w:rPr>
          <w:t>xual se</w:t>
        </w:r>
      </w:ins>
      <w:ins w:id="1452" w:author="Michael Jennions" w:date="2020-08-09T21:54:00Z">
        <w:r w:rsidR="00CC68E6" w:rsidRPr="001145B7">
          <w:rPr>
            <w:rFonts w:ascii="Garamond" w:hAnsi="Garamond"/>
            <w:color w:val="0070C0"/>
            <w:rPrChange w:id="1453" w:author="Michael Jennions" w:date="2020-08-09T22:19:00Z">
              <w:rPr>
                <w:rFonts w:ascii="Garamond" w:hAnsi="Garamond"/>
                <w:color w:val="FF0000"/>
              </w:rPr>
            </w:rPrChange>
          </w:rPr>
          <w:t xml:space="preserve">lection </w:t>
        </w:r>
      </w:ins>
      <w:ins w:id="1454" w:author="Michael Jennions" w:date="2020-08-11T20:56:00Z">
        <w:r w:rsidR="007A6FF8">
          <w:rPr>
            <w:rFonts w:ascii="Garamond" w:hAnsi="Garamond"/>
            <w:color w:val="0070C0"/>
          </w:rPr>
          <w:t xml:space="preserve">on males than females </w:t>
        </w:r>
      </w:ins>
      <w:del w:id="1455" w:author="Michael Jennions" w:date="2020-08-09T21:28:00Z">
        <w:r w:rsidR="007C43C5" w:rsidRPr="001145B7" w:rsidDel="007C11CB">
          <w:rPr>
            <w:rFonts w:ascii="Garamond" w:hAnsi="Garamond"/>
            <w:color w:val="0070C0"/>
            <w:rPrChange w:id="1456" w:author="Michael Jennions" w:date="2020-08-09T22:19:00Z">
              <w:rPr>
                <w:rFonts w:ascii="Garamond" w:hAnsi="Garamond"/>
                <w:color w:val="FF0000"/>
              </w:rPr>
            </w:rPrChange>
          </w:rPr>
          <w:delText xml:space="preserve"> </w:delText>
        </w:r>
      </w:del>
      <w:ins w:id="1457" w:author="Michael Jennions" w:date="2020-08-11T20:57:00Z">
        <w:r w:rsidR="007A6FF8">
          <w:rPr>
            <w:rFonts w:ascii="Garamond" w:hAnsi="Garamond"/>
            <w:color w:val="0070C0"/>
          </w:rPr>
          <w:t>is therefore predicted to result in</w:t>
        </w:r>
      </w:ins>
      <w:ins w:id="1458" w:author="Michael Jennions" w:date="2020-08-09T21:38:00Z">
        <w:r w:rsidR="00A641C1" w:rsidRPr="001145B7">
          <w:rPr>
            <w:rFonts w:ascii="Garamond" w:hAnsi="Garamond"/>
            <w:color w:val="0070C0"/>
            <w:rPrChange w:id="1459" w:author="Michael Jennions" w:date="2020-08-09T22:19:00Z">
              <w:rPr>
                <w:rFonts w:ascii="Garamond" w:hAnsi="Garamond"/>
                <w:color w:val="FF0000"/>
              </w:rPr>
            </w:rPrChange>
          </w:rPr>
          <w:t xml:space="preserve"> </w:t>
        </w:r>
      </w:ins>
      <w:del w:id="1460" w:author="Michael Jennions" w:date="2020-08-09T21:38:00Z">
        <w:r w:rsidR="007C43C5" w:rsidRPr="001145B7" w:rsidDel="00A641C1">
          <w:rPr>
            <w:rFonts w:ascii="Garamond" w:hAnsi="Garamond"/>
            <w:color w:val="0070C0"/>
            <w:rPrChange w:id="1461" w:author="Michael Jennions" w:date="2020-08-09T22:19:00Z">
              <w:rPr>
                <w:rFonts w:ascii="Garamond" w:hAnsi="Garamond"/>
                <w:color w:val="FF0000"/>
              </w:rPr>
            </w:rPrChange>
          </w:rPr>
          <w:delText xml:space="preserve">In order for sexual selection to operate, </w:delText>
        </w:r>
      </w:del>
      <w:r w:rsidR="007C43C5" w:rsidRPr="001145B7">
        <w:rPr>
          <w:rFonts w:ascii="Garamond" w:hAnsi="Garamond"/>
          <w:color w:val="0070C0"/>
          <w:rPrChange w:id="1462" w:author="Michael Jennions" w:date="2020-08-09T22:19:00Z">
            <w:rPr>
              <w:rFonts w:ascii="Garamond" w:hAnsi="Garamond"/>
              <w:color w:val="FF0000"/>
            </w:rPr>
          </w:rPrChange>
        </w:rPr>
        <w:t xml:space="preserve">traits </w:t>
      </w:r>
      <w:ins w:id="1463" w:author="Michael Jennions" w:date="2020-08-09T21:38:00Z">
        <w:r w:rsidR="00A641C1" w:rsidRPr="001145B7">
          <w:rPr>
            <w:rFonts w:ascii="Garamond" w:hAnsi="Garamond"/>
            <w:color w:val="0070C0"/>
            <w:rPrChange w:id="1464" w:author="Michael Jennions" w:date="2020-08-09T22:19:00Z">
              <w:rPr>
                <w:rFonts w:ascii="Garamond" w:hAnsi="Garamond"/>
                <w:color w:val="FF0000"/>
              </w:rPr>
            </w:rPrChange>
          </w:rPr>
          <w:t xml:space="preserve">that increase </w:t>
        </w:r>
      </w:ins>
      <w:del w:id="1465" w:author="Michael Jennions" w:date="2020-08-09T21:38:00Z">
        <w:r w:rsidR="007C43C5" w:rsidRPr="001145B7" w:rsidDel="00A641C1">
          <w:rPr>
            <w:rFonts w:ascii="Garamond" w:hAnsi="Garamond"/>
            <w:color w:val="0070C0"/>
            <w:rPrChange w:id="1466" w:author="Michael Jennions" w:date="2020-08-09T22:19:00Z">
              <w:rPr>
                <w:rFonts w:ascii="Garamond" w:hAnsi="Garamond"/>
                <w:color w:val="FF0000"/>
              </w:rPr>
            </w:rPrChange>
          </w:rPr>
          <w:delText xml:space="preserve">important for </w:delText>
        </w:r>
      </w:del>
      <w:del w:id="1467" w:author="Michael Jennions" w:date="2020-08-11T20:56:00Z">
        <w:r w:rsidR="007C43C5" w:rsidRPr="001145B7" w:rsidDel="007A6FF8">
          <w:rPr>
            <w:rFonts w:ascii="Garamond" w:hAnsi="Garamond"/>
            <w:color w:val="0070C0"/>
            <w:rPrChange w:id="1468" w:author="Michael Jennions" w:date="2020-08-09T22:19:00Z">
              <w:rPr>
                <w:rFonts w:ascii="Garamond" w:hAnsi="Garamond"/>
                <w:color w:val="FF0000"/>
              </w:rPr>
            </w:rPrChange>
          </w:rPr>
          <w:delText xml:space="preserve">male </w:delText>
        </w:r>
      </w:del>
      <w:del w:id="1469" w:author="Michael Jennions" w:date="2020-08-09T21:38:00Z">
        <w:r w:rsidR="007C43C5" w:rsidRPr="001145B7" w:rsidDel="00A641C1">
          <w:rPr>
            <w:rFonts w:ascii="Garamond" w:hAnsi="Garamond"/>
            <w:color w:val="0070C0"/>
            <w:rPrChange w:id="1470" w:author="Michael Jennions" w:date="2020-08-09T22:19:00Z">
              <w:rPr>
                <w:rFonts w:ascii="Garamond" w:hAnsi="Garamond"/>
                <w:color w:val="FF0000"/>
              </w:rPr>
            </w:rPrChange>
          </w:rPr>
          <w:delText xml:space="preserve">reproduction </w:delText>
        </w:r>
      </w:del>
      <w:ins w:id="1471" w:author="Michael Jennions" w:date="2020-08-09T21:38:00Z">
        <w:r w:rsidR="00A641C1" w:rsidRPr="001145B7">
          <w:rPr>
            <w:rFonts w:ascii="Garamond" w:hAnsi="Garamond"/>
            <w:color w:val="0070C0"/>
            <w:rPrChange w:id="1472" w:author="Michael Jennions" w:date="2020-08-09T22:19:00Z">
              <w:rPr>
                <w:rFonts w:ascii="Garamond" w:hAnsi="Garamond"/>
                <w:color w:val="FF0000"/>
              </w:rPr>
            </w:rPrChange>
          </w:rPr>
          <w:t xml:space="preserve">reproductive success </w:t>
        </w:r>
      </w:ins>
      <w:ins w:id="1473" w:author="Michael Jennions" w:date="2020-08-11T20:57:00Z">
        <w:r w:rsidR="007A6FF8">
          <w:rPr>
            <w:rFonts w:ascii="Garamond" w:hAnsi="Garamond"/>
            <w:color w:val="0070C0"/>
          </w:rPr>
          <w:t>which</w:t>
        </w:r>
      </w:ins>
      <w:ins w:id="1474" w:author="Michael Jennions" w:date="2020-08-09T21:38:00Z">
        <w:r w:rsidR="00A641C1" w:rsidRPr="001145B7">
          <w:rPr>
            <w:rFonts w:ascii="Garamond" w:hAnsi="Garamond"/>
            <w:color w:val="0070C0"/>
            <w:rPrChange w:id="1475" w:author="Michael Jennions" w:date="2020-08-09T22:19:00Z">
              <w:rPr>
                <w:rFonts w:ascii="Garamond" w:hAnsi="Garamond"/>
                <w:color w:val="FF0000"/>
              </w:rPr>
            </w:rPrChange>
          </w:rPr>
          <w:t xml:space="preserve"> exhibit </w:t>
        </w:r>
      </w:ins>
      <w:del w:id="1476" w:author="Michael Jennions" w:date="2020-08-09T21:38:00Z">
        <w:r w:rsidR="007C43C5" w:rsidRPr="001145B7" w:rsidDel="00A641C1">
          <w:rPr>
            <w:rFonts w:ascii="Garamond" w:hAnsi="Garamond"/>
            <w:color w:val="0070C0"/>
            <w:rPrChange w:id="1477" w:author="Michael Jennions" w:date="2020-08-09T22:19:00Z">
              <w:rPr>
                <w:rFonts w:ascii="Garamond" w:hAnsi="Garamond"/>
                <w:color w:val="FF0000"/>
              </w:rPr>
            </w:rPrChange>
          </w:rPr>
          <w:delText>should have increased</w:delText>
        </w:r>
      </w:del>
      <w:ins w:id="1478" w:author="Michael Jennions" w:date="2020-08-09T21:38:00Z">
        <w:r w:rsidR="00A641C1" w:rsidRPr="001145B7">
          <w:rPr>
            <w:rFonts w:ascii="Garamond" w:hAnsi="Garamond"/>
            <w:color w:val="0070C0"/>
            <w:rPrChange w:id="1479" w:author="Michael Jennions" w:date="2020-08-09T22:19:00Z">
              <w:rPr>
                <w:rFonts w:ascii="Garamond" w:hAnsi="Garamond"/>
                <w:color w:val="FF0000"/>
              </w:rPr>
            </w:rPrChange>
          </w:rPr>
          <w:t>greater</w:t>
        </w:r>
      </w:ins>
      <w:r w:rsidR="007C43C5" w:rsidRPr="001145B7">
        <w:rPr>
          <w:rFonts w:ascii="Garamond" w:hAnsi="Garamond"/>
          <w:color w:val="0070C0"/>
          <w:rPrChange w:id="1480" w:author="Michael Jennions" w:date="2020-08-09T22:19:00Z">
            <w:rPr>
              <w:rFonts w:ascii="Garamond" w:hAnsi="Garamond"/>
              <w:color w:val="FF0000"/>
            </w:rPr>
          </w:rPrChange>
        </w:rPr>
        <w:t xml:space="preserve"> variance</w:t>
      </w:r>
      <w:ins w:id="1481" w:author="Michael Jennions" w:date="2020-08-09T21:38:00Z">
        <w:r w:rsidR="00A641C1" w:rsidRPr="001145B7">
          <w:rPr>
            <w:rFonts w:ascii="Garamond" w:hAnsi="Garamond"/>
            <w:color w:val="0070C0"/>
            <w:rPrChange w:id="1482" w:author="Michael Jennions" w:date="2020-08-09T22:19:00Z">
              <w:rPr>
                <w:rFonts w:ascii="Garamond" w:hAnsi="Garamond"/>
                <w:color w:val="FF0000"/>
              </w:rPr>
            </w:rPrChange>
          </w:rPr>
          <w:t xml:space="preserve"> </w:t>
        </w:r>
      </w:ins>
      <w:ins w:id="1483" w:author="Michael Jennions" w:date="2020-08-09T21:55:00Z">
        <w:r w:rsidR="00CC68E6" w:rsidRPr="001145B7">
          <w:rPr>
            <w:rFonts w:ascii="Garamond" w:hAnsi="Garamond"/>
            <w:color w:val="0070C0"/>
            <w:rPrChange w:id="1484" w:author="Michael Jennions" w:date="2020-08-09T22:19:00Z">
              <w:rPr>
                <w:rFonts w:ascii="Garamond" w:hAnsi="Garamond"/>
                <w:color w:val="FF0000"/>
              </w:rPr>
            </w:rPrChange>
          </w:rPr>
          <w:t>among males</w:t>
        </w:r>
      </w:ins>
      <w:ins w:id="1485" w:author="Michael Jennions" w:date="2020-08-09T21:38:00Z">
        <w:r w:rsidR="00A641C1" w:rsidRPr="001145B7">
          <w:rPr>
            <w:rFonts w:ascii="Garamond" w:hAnsi="Garamond"/>
            <w:color w:val="0070C0"/>
            <w:rPrChange w:id="1486" w:author="Michael Jennions" w:date="2020-08-09T22:19:00Z">
              <w:rPr>
                <w:rFonts w:ascii="Garamond" w:hAnsi="Garamond"/>
                <w:color w:val="FF0000"/>
              </w:rPr>
            </w:rPrChange>
          </w:rPr>
          <w:t xml:space="preserve"> than </w:t>
        </w:r>
      </w:ins>
      <w:ins w:id="1487" w:author="Michael Jennions" w:date="2020-08-09T21:55:00Z">
        <w:r w:rsidR="00CC68E6" w:rsidRPr="001145B7">
          <w:rPr>
            <w:rFonts w:ascii="Garamond" w:hAnsi="Garamond"/>
            <w:color w:val="0070C0"/>
            <w:rPrChange w:id="1488" w:author="Michael Jennions" w:date="2020-08-09T22:19:00Z">
              <w:rPr>
                <w:rFonts w:ascii="Garamond" w:hAnsi="Garamond"/>
                <w:color w:val="FF0000"/>
              </w:rPr>
            </w:rPrChange>
          </w:rPr>
          <w:t xml:space="preserve">either </w:t>
        </w:r>
      </w:ins>
      <w:del w:id="1489" w:author="Michael Jennions" w:date="2020-08-09T21:38:00Z">
        <w:r w:rsidR="007C43C5" w:rsidRPr="001145B7" w:rsidDel="00A641C1">
          <w:rPr>
            <w:rFonts w:ascii="Garamond" w:hAnsi="Garamond"/>
            <w:color w:val="0070C0"/>
            <w:rPrChange w:id="1490" w:author="Michael Jennions" w:date="2020-08-09T22:19:00Z">
              <w:rPr>
                <w:rFonts w:ascii="Garamond" w:hAnsi="Garamond"/>
                <w:color w:val="FF0000"/>
              </w:rPr>
            </w:rPrChange>
          </w:rPr>
          <w:delText xml:space="preserve">, compared to </w:delText>
        </w:r>
      </w:del>
      <w:r w:rsidR="007C43C5" w:rsidRPr="001145B7">
        <w:rPr>
          <w:rFonts w:ascii="Garamond" w:hAnsi="Garamond"/>
          <w:color w:val="0070C0"/>
          <w:rPrChange w:id="1491" w:author="Michael Jennions" w:date="2020-08-09T22:19:00Z">
            <w:rPr>
              <w:rFonts w:ascii="Garamond" w:hAnsi="Garamond"/>
              <w:color w:val="FF0000"/>
            </w:rPr>
          </w:rPrChange>
        </w:rPr>
        <w:t xml:space="preserve">the </w:t>
      </w:r>
      <w:del w:id="1492" w:author="Michael Jennions" w:date="2020-08-09T21:39:00Z">
        <w:r w:rsidR="007C43C5" w:rsidRPr="001145B7" w:rsidDel="00A641C1">
          <w:rPr>
            <w:rFonts w:ascii="Garamond" w:hAnsi="Garamond"/>
            <w:color w:val="0070C0"/>
            <w:rPrChange w:id="1493" w:author="Michael Jennions" w:date="2020-08-09T22:19:00Z">
              <w:rPr>
                <w:rFonts w:ascii="Garamond" w:hAnsi="Garamond"/>
                <w:color w:val="FF0000"/>
              </w:rPr>
            </w:rPrChange>
          </w:rPr>
          <w:delText xml:space="preserve">same </w:delText>
        </w:r>
      </w:del>
      <w:ins w:id="1494" w:author="Michael Jennions" w:date="2020-08-09T21:39:00Z">
        <w:r w:rsidR="00A641C1" w:rsidRPr="001145B7">
          <w:rPr>
            <w:rFonts w:ascii="Garamond" w:hAnsi="Garamond"/>
            <w:color w:val="0070C0"/>
            <w:rPrChange w:id="1495" w:author="Michael Jennions" w:date="2020-08-09T22:19:00Z">
              <w:rPr>
                <w:rFonts w:ascii="Garamond" w:hAnsi="Garamond"/>
                <w:color w:val="FF0000"/>
              </w:rPr>
            </w:rPrChange>
          </w:rPr>
          <w:t xml:space="preserve">equivalent </w:t>
        </w:r>
      </w:ins>
      <w:r w:rsidR="007C43C5" w:rsidRPr="001145B7">
        <w:rPr>
          <w:rFonts w:ascii="Garamond" w:hAnsi="Garamond"/>
          <w:color w:val="0070C0"/>
          <w:rPrChange w:id="1496" w:author="Michael Jennions" w:date="2020-08-09T22:19:00Z">
            <w:rPr>
              <w:rFonts w:ascii="Garamond" w:hAnsi="Garamond"/>
              <w:color w:val="FF0000"/>
            </w:rPr>
          </w:rPrChange>
        </w:rPr>
        <w:t xml:space="preserve">traits </w:t>
      </w:r>
      <w:del w:id="1497" w:author="Michael Jennions" w:date="2020-08-09T22:03:00Z">
        <w:r w:rsidR="007C43C5" w:rsidRPr="001145B7" w:rsidDel="00AC378A">
          <w:rPr>
            <w:rFonts w:ascii="Garamond" w:hAnsi="Garamond"/>
            <w:color w:val="0070C0"/>
            <w:rPrChange w:id="1498" w:author="Michael Jennions" w:date="2020-08-09T22:19:00Z">
              <w:rPr>
                <w:rFonts w:ascii="Garamond" w:hAnsi="Garamond"/>
                <w:color w:val="FF0000"/>
              </w:rPr>
            </w:rPrChange>
          </w:rPr>
          <w:delText xml:space="preserve">in </w:delText>
        </w:r>
      </w:del>
      <w:ins w:id="1499" w:author="Michael Jennions" w:date="2020-08-09T22:03:00Z">
        <w:r w:rsidR="00AC378A" w:rsidRPr="001145B7">
          <w:rPr>
            <w:rFonts w:ascii="Garamond" w:hAnsi="Garamond"/>
            <w:color w:val="0070C0"/>
            <w:rPrChange w:id="1500" w:author="Michael Jennions" w:date="2020-08-09T22:19:00Z">
              <w:rPr>
                <w:rFonts w:ascii="Garamond" w:hAnsi="Garamond"/>
                <w:color w:val="FF0000"/>
              </w:rPr>
            </w:rPrChange>
          </w:rPr>
          <w:t xml:space="preserve">among </w:t>
        </w:r>
      </w:ins>
      <w:r w:rsidR="007C43C5" w:rsidRPr="001145B7">
        <w:rPr>
          <w:rFonts w:ascii="Garamond" w:hAnsi="Garamond"/>
          <w:color w:val="0070C0"/>
          <w:rPrChange w:id="1501" w:author="Michael Jennions" w:date="2020-08-09T22:19:00Z">
            <w:rPr>
              <w:rFonts w:ascii="Garamond" w:hAnsi="Garamond"/>
              <w:color w:val="FF0000"/>
            </w:rPr>
          </w:rPrChange>
        </w:rPr>
        <w:t>females</w:t>
      </w:r>
      <w:ins w:id="1502" w:author="Michael Jennions" w:date="2020-08-11T15:47:00Z">
        <w:r w:rsidR="00403519">
          <w:rPr>
            <w:rFonts w:ascii="Garamond" w:hAnsi="Garamond"/>
            <w:color w:val="0070C0"/>
          </w:rPr>
          <w:t>,</w:t>
        </w:r>
      </w:ins>
      <w:r w:rsidR="007C43C5" w:rsidRPr="001145B7">
        <w:rPr>
          <w:rFonts w:ascii="Garamond" w:hAnsi="Garamond"/>
          <w:color w:val="0070C0"/>
          <w:rPrChange w:id="1503" w:author="Michael Jennions" w:date="2020-08-09T22:19:00Z">
            <w:rPr>
              <w:rFonts w:ascii="Garamond" w:hAnsi="Garamond"/>
              <w:color w:val="FF0000"/>
            </w:rPr>
          </w:rPrChange>
        </w:rPr>
        <w:t xml:space="preserve"> or </w:t>
      </w:r>
      <w:ins w:id="1504" w:author="Michael Jennions" w:date="2020-08-11T20:57:00Z">
        <w:r w:rsidR="007A6FF8">
          <w:rPr>
            <w:rFonts w:ascii="Garamond" w:hAnsi="Garamond"/>
            <w:color w:val="0070C0"/>
          </w:rPr>
          <w:t xml:space="preserve">than </w:t>
        </w:r>
      </w:ins>
      <w:del w:id="1505" w:author="Michael Jennions" w:date="2020-08-09T21:39:00Z">
        <w:r w:rsidR="007C43C5" w:rsidRPr="001145B7" w:rsidDel="00A641C1">
          <w:rPr>
            <w:rFonts w:ascii="Garamond" w:hAnsi="Garamond"/>
            <w:color w:val="0070C0"/>
            <w:rPrChange w:id="1506" w:author="Michael Jennions" w:date="2020-08-09T22:19:00Z">
              <w:rPr>
                <w:rFonts w:ascii="Garamond" w:hAnsi="Garamond"/>
                <w:color w:val="FF0000"/>
              </w:rPr>
            </w:rPrChange>
          </w:rPr>
          <w:delText>other non-sexually</w:delText>
        </w:r>
      </w:del>
      <w:ins w:id="1507" w:author="Michael Jennions" w:date="2020-08-09T21:39:00Z">
        <w:r w:rsidR="00A641C1" w:rsidRPr="001145B7">
          <w:rPr>
            <w:rFonts w:ascii="Garamond" w:hAnsi="Garamond"/>
            <w:color w:val="0070C0"/>
            <w:rPrChange w:id="1508" w:author="Michael Jennions" w:date="2020-08-09T22:19:00Z">
              <w:rPr>
                <w:rFonts w:ascii="Garamond" w:hAnsi="Garamond"/>
                <w:color w:val="FF0000"/>
              </w:rPr>
            </w:rPrChange>
          </w:rPr>
          <w:t>naturally</w:t>
        </w:r>
      </w:ins>
      <w:r w:rsidR="007C43C5" w:rsidRPr="001145B7">
        <w:rPr>
          <w:rFonts w:ascii="Garamond" w:hAnsi="Garamond"/>
          <w:color w:val="0070C0"/>
          <w:rPrChange w:id="1509" w:author="Michael Jennions" w:date="2020-08-09T22:19:00Z">
            <w:rPr>
              <w:rFonts w:ascii="Garamond" w:hAnsi="Garamond"/>
              <w:color w:val="FF0000"/>
            </w:rPr>
          </w:rPrChange>
        </w:rPr>
        <w:t xml:space="preserve"> selected traits</w:t>
      </w:r>
      <w:ins w:id="1510" w:author="Michael Jennions" w:date="2020-08-09T22:03:00Z">
        <w:r w:rsidR="00AC378A" w:rsidRPr="001145B7">
          <w:rPr>
            <w:rFonts w:ascii="Garamond" w:hAnsi="Garamond"/>
            <w:color w:val="0070C0"/>
            <w:rPrChange w:id="1511" w:author="Michael Jennions" w:date="2020-08-09T22:19:00Z">
              <w:rPr>
                <w:rFonts w:ascii="Garamond" w:hAnsi="Garamond"/>
                <w:color w:val="FF0000"/>
              </w:rPr>
            </w:rPrChange>
          </w:rPr>
          <w:t xml:space="preserve"> in </w:t>
        </w:r>
      </w:ins>
      <w:ins w:id="1512" w:author="Michael Jennions" w:date="2020-08-17T15:09:00Z">
        <w:r w:rsidR="00770FA5">
          <w:rPr>
            <w:rFonts w:ascii="Garamond" w:hAnsi="Garamond"/>
            <w:color w:val="0070C0"/>
          </w:rPr>
          <w:t>either</w:t>
        </w:r>
      </w:ins>
      <w:ins w:id="1513" w:author="Michael Jennions" w:date="2020-08-09T22:03:00Z">
        <w:r w:rsidR="00AC378A" w:rsidRPr="001145B7">
          <w:rPr>
            <w:rFonts w:ascii="Garamond" w:hAnsi="Garamond"/>
            <w:color w:val="0070C0"/>
            <w:rPrChange w:id="1514" w:author="Michael Jennions" w:date="2020-08-09T22:19:00Z">
              <w:rPr>
                <w:rFonts w:ascii="Garamond" w:hAnsi="Garamond"/>
                <w:color w:val="FF0000"/>
              </w:rPr>
            </w:rPrChange>
          </w:rPr>
          <w:t xml:space="preserve"> sex</w:t>
        </w:r>
      </w:ins>
      <w:r w:rsidR="007C43C5" w:rsidRPr="001145B7">
        <w:rPr>
          <w:rFonts w:ascii="Garamond" w:hAnsi="Garamond"/>
          <w:color w:val="0070C0"/>
          <w:rPrChange w:id="1515" w:author="Michael Jennions" w:date="2020-08-09T22:19:00Z">
            <w:rPr>
              <w:rFonts w:ascii="Garamond" w:hAnsi="Garamond"/>
              <w:color w:val="FF0000"/>
            </w:rPr>
          </w:rPrChange>
        </w:rPr>
        <w:t xml:space="preserve"> </w:t>
      </w:r>
      <w:r w:rsidR="007C43C5" w:rsidRPr="001145B7">
        <w:rPr>
          <w:rFonts w:ascii="Garamond" w:hAnsi="Garamond"/>
          <w:color w:val="0070C0"/>
          <w:rPrChange w:id="1516" w:author="Michael Jennions" w:date="2020-08-09T22:19:00Z">
            <w:rPr>
              <w:rFonts w:ascii="Garamond" w:hAnsi="Garamond"/>
              <w:color w:val="FF0000"/>
            </w:rPr>
          </w:rPrChange>
        </w:rPr>
        <w:fldChar w:fldCharType="begin" w:fldLock="1"/>
      </w:r>
      <w:r w:rsidR="007C43C5" w:rsidRPr="001145B7">
        <w:rPr>
          <w:rFonts w:ascii="Garamond" w:hAnsi="Garamond"/>
          <w:color w:val="0070C0"/>
          <w:rPrChange w:id="1517" w:author="Michael Jennions" w:date="2020-08-09T22:19:00Z">
            <w:rPr>
              <w:rFonts w:ascii="Garamond" w:hAnsi="Garamond"/>
              <w:color w:val="FF000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1145B7">
        <w:rPr>
          <w:rFonts w:ascii="Garamond" w:hAnsi="Garamond"/>
          <w:color w:val="0070C0"/>
          <w:rPrChange w:id="1518" w:author="Michael Jennions" w:date="2020-08-09T22:19:00Z">
            <w:rPr>
              <w:rFonts w:ascii="Garamond" w:hAnsi="Garamond"/>
              <w:color w:val="FF0000"/>
            </w:rPr>
          </w:rPrChange>
        </w:rPr>
        <w:fldChar w:fldCharType="separate"/>
      </w:r>
      <w:r w:rsidR="007C43C5" w:rsidRPr="001145B7">
        <w:rPr>
          <w:rFonts w:ascii="Garamond" w:hAnsi="Garamond"/>
          <w:noProof/>
          <w:color w:val="0070C0"/>
          <w:rPrChange w:id="1519" w:author="Michael Jennions" w:date="2020-08-09T22:19:00Z">
            <w:rPr>
              <w:rFonts w:ascii="Garamond" w:hAnsi="Garamond"/>
              <w:noProof/>
              <w:color w:val="FF0000"/>
            </w:rPr>
          </w:rPrChange>
        </w:rPr>
        <w:t>(Pomiankowski &amp; Møller 1995)</w:t>
      </w:r>
      <w:r w:rsidR="007C43C5" w:rsidRPr="001145B7">
        <w:rPr>
          <w:rFonts w:ascii="Garamond" w:hAnsi="Garamond"/>
          <w:color w:val="0070C0"/>
          <w:rPrChange w:id="1520" w:author="Michael Jennions" w:date="2020-08-09T22:19:00Z">
            <w:rPr>
              <w:rFonts w:ascii="Garamond" w:hAnsi="Garamond"/>
              <w:color w:val="FF0000"/>
            </w:rPr>
          </w:rPrChange>
        </w:rPr>
        <w:fldChar w:fldCharType="end"/>
      </w:r>
      <w:r w:rsidR="007C43C5" w:rsidRPr="001145B7">
        <w:rPr>
          <w:rFonts w:ascii="Garamond" w:hAnsi="Garamond"/>
          <w:color w:val="0070C0"/>
          <w:rPrChange w:id="1521" w:author="Michael Jennions" w:date="2020-08-09T22:19:00Z">
            <w:rPr>
              <w:rFonts w:ascii="Garamond" w:hAnsi="Garamond"/>
              <w:color w:val="FF0000"/>
            </w:rPr>
          </w:rPrChange>
        </w:rPr>
        <w:t xml:space="preserve">. </w:t>
      </w:r>
      <w:del w:id="1522" w:author="Michael Jennions" w:date="2020-08-09T21:55:00Z">
        <w:r w:rsidR="007C43C5" w:rsidRPr="001145B7" w:rsidDel="00CC68E6">
          <w:rPr>
            <w:rFonts w:ascii="Garamond" w:hAnsi="Garamond"/>
            <w:color w:val="0070C0"/>
            <w:rPrChange w:id="1523" w:author="Michael Jennions" w:date="2020-08-09T22:19:00Z">
              <w:rPr>
                <w:rFonts w:ascii="Garamond" w:hAnsi="Garamond"/>
                <w:color w:val="FF0000"/>
              </w:rPr>
            </w:rPrChange>
          </w:rPr>
          <w:delText>For example</w:delText>
        </w:r>
      </w:del>
      <w:ins w:id="1524" w:author="Michael Jennions" w:date="2020-08-09T21:55:00Z">
        <w:r w:rsidR="00CC68E6" w:rsidRPr="001145B7">
          <w:rPr>
            <w:rFonts w:ascii="Garamond" w:hAnsi="Garamond"/>
            <w:color w:val="0070C0"/>
            <w:rPrChange w:id="1525" w:author="Michael Jennions" w:date="2020-08-09T22:19:00Z">
              <w:rPr>
                <w:rFonts w:ascii="Garamond" w:hAnsi="Garamond"/>
                <w:color w:val="FF0000"/>
              </w:rPr>
            </w:rPrChange>
          </w:rPr>
          <w:t>Th</w:t>
        </w:r>
      </w:ins>
      <w:ins w:id="1526" w:author="Michael Jennions" w:date="2020-08-09T22:04:00Z">
        <w:r w:rsidR="00AC378A" w:rsidRPr="001145B7">
          <w:rPr>
            <w:rFonts w:ascii="Garamond" w:hAnsi="Garamond"/>
            <w:color w:val="0070C0"/>
            <w:rPrChange w:id="1527" w:author="Michael Jennions" w:date="2020-08-09T22:19:00Z">
              <w:rPr>
                <w:rFonts w:ascii="Garamond" w:hAnsi="Garamond"/>
                <w:color w:val="FF0000"/>
              </w:rPr>
            </w:rPrChange>
          </w:rPr>
          <w:t>ere is some supporting evidence</w:t>
        </w:r>
      </w:ins>
      <w:ins w:id="1528" w:author="Michael Jennions" w:date="2020-08-11T20:58:00Z">
        <w:r w:rsidR="007A6FF8">
          <w:rPr>
            <w:rFonts w:ascii="Garamond" w:hAnsi="Garamond"/>
            <w:color w:val="0070C0"/>
          </w:rPr>
          <w:t xml:space="preserve"> for this </w:t>
        </w:r>
      </w:ins>
      <w:ins w:id="1529" w:author="Michael Jennions" w:date="2020-08-17T15:10:00Z">
        <w:r w:rsidR="00770FA5">
          <w:rPr>
            <w:rFonts w:ascii="Garamond" w:hAnsi="Garamond"/>
            <w:color w:val="0070C0"/>
          </w:rPr>
          <w:t>claim</w:t>
        </w:r>
      </w:ins>
      <w:ins w:id="1530" w:author="Michael Jennions" w:date="2020-08-09T21:55:00Z">
        <w:r w:rsidR="00CC68E6" w:rsidRPr="001145B7">
          <w:rPr>
            <w:rFonts w:ascii="Garamond" w:hAnsi="Garamond"/>
            <w:color w:val="0070C0"/>
            <w:rPrChange w:id="1531" w:author="Michael Jennions" w:date="2020-08-09T22:19:00Z">
              <w:rPr>
                <w:rFonts w:ascii="Garamond" w:hAnsi="Garamond"/>
                <w:color w:val="FF0000"/>
              </w:rPr>
            </w:rPrChange>
          </w:rPr>
          <w:t xml:space="preserve">. </w:t>
        </w:r>
      </w:ins>
      <w:del w:id="1532" w:author="Michael Jennions" w:date="2020-08-09T21:56:00Z">
        <w:r w:rsidR="007C43C5" w:rsidRPr="001145B7" w:rsidDel="00CC68E6">
          <w:rPr>
            <w:rFonts w:ascii="Garamond" w:hAnsi="Garamond"/>
            <w:color w:val="0070C0"/>
            <w:rPrChange w:id="1533" w:author="Michael Jennions" w:date="2020-08-09T22:19:00Z">
              <w:rPr>
                <w:rFonts w:ascii="Garamond" w:hAnsi="Garamond"/>
                <w:color w:val="FF0000"/>
              </w:rPr>
            </w:rPrChange>
          </w:rPr>
          <w:delText xml:space="preserve">, </w:delText>
        </w:r>
      </w:del>
      <w:ins w:id="1534" w:author="Michael Jennions" w:date="2020-08-11T15:48:00Z">
        <w:r w:rsidR="00403519">
          <w:rPr>
            <w:rFonts w:ascii="Garamond" w:hAnsi="Garamond"/>
            <w:color w:val="0070C0"/>
          </w:rPr>
          <w:t>A</w:t>
        </w:r>
      </w:ins>
      <w:del w:id="1535" w:author="Michael Jennions" w:date="2020-08-11T15:48:00Z">
        <w:r w:rsidR="007C43C5" w:rsidRPr="001145B7" w:rsidDel="00403519">
          <w:rPr>
            <w:rFonts w:ascii="Garamond" w:hAnsi="Garamond"/>
            <w:color w:val="0070C0"/>
            <w:rPrChange w:id="1536" w:author="Michael Jennions" w:date="2020-08-09T22:19:00Z">
              <w:rPr>
                <w:rFonts w:ascii="Garamond" w:hAnsi="Garamond"/>
                <w:color w:val="FF0000"/>
              </w:rPr>
            </w:rPrChange>
          </w:rPr>
          <w:delText>a</w:delText>
        </w:r>
      </w:del>
      <w:r w:rsidR="007C43C5" w:rsidRPr="001145B7">
        <w:rPr>
          <w:rFonts w:ascii="Garamond" w:hAnsi="Garamond"/>
          <w:color w:val="0070C0"/>
          <w:rPrChange w:id="1537" w:author="Michael Jennions" w:date="2020-08-09T22:19:00Z">
            <w:rPr>
              <w:rFonts w:ascii="Garamond" w:hAnsi="Garamond"/>
              <w:color w:val="FF0000"/>
            </w:rPr>
          </w:rPrChange>
        </w:rPr>
        <w:t xml:space="preserve"> meta-analysis comparing </w:t>
      </w:r>
      <w:ins w:id="1538" w:author="Michael Jennions" w:date="2020-08-11T20:58:00Z">
        <w:r w:rsidR="007A6FF8">
          <w:rPr>
            <w:rFonts w:ascii="Garamond" w:hAnsi="Garamond"/>
            <w:color w:val="0070C0"/>
          </w:rPr>
          <w:t xml:space="preserve">sex differences in </w:t>
        </w:r>
      </w:ins>
      <w:r w:rsidR="007C43C5" w:rsidRPr="001145B7">
        <w:rPr>
          <w:rFonts w:ascii="Garamond" w:hAnsi="Garamond"/>
          <w:color w:val="0070C0"/>
          <w:rPrChange w:id="1539" w:author="Michael Jennions" w:date="2020-08-09T22:19:00Z">
            <w:rPr>
              <w:rFonts w:ascii="Garamond" w:hAnsi="Garamond"/>
              <w:color w:val="FF0000"/>
            </w:rPr>
          </w:rPrChange>
        </w:rPr>
        <w:t xml:space="preserve">phenotypic </w:t>
      </w:r>
      <w:del w:id="1540" w:author="Michael Jennions" w:date="2020-08-09T21:56:00Z">
        <w:r w:rsidR="00DA65A6" w:rsidRPr="001145B7" w:rsidDel="00CC68E6">
          <w:rPr>
            <w:rFonts w:ascii="Garamond" w:hAnsi="Garamond"/>
            <w:color w:val="0070C0"/>
            <w:rPrChange w:id="1541" w:author="Michael Jennions" w:date="2020-08-09T22:19:00Z">
              <w:rPr>
                <w:rFonts w:ascii="Garamond" w:hAnsi="Garamond"/>
                <w:color w:val="FF0000"/>
              </w:rPr>
            </w:rPrChange>
          </w:rPr>
          <w:delText>trait</w:delText>
        </w:r>
        <w:r w:rsidR="007C43C5" w:rsidRPr="001145B7" w:rsidDel="00CC68E6">
          <w:rPr>
            <w:rFonts w:ascii="Garamond" w:hAnsi="Garamond"/>
            <w:color w:val="0070C0"/>
            <w:rPrChange w:id="1542" w:author="Michael Jennions" w:date="2020-08-09T22:19:00Z">
              <w:rPr>
                <w:rFonts w:ascii="Garamond" w:hAnsi="Garamond"/>
                <w:color w:val="FF0000"/>
              </w:rPr>
            </w:rPrChange>
          </w:rPr>
          <w:delText xml:space="preserve"> </w:delText>
        </w:r>
      </w:del>
      <w:r w:rsidR="007C43C5" w:rsidRPr="001145B7">
        <w:rPr>
          <w:rFonts w:ascii="Garamond" w:hAnsi="Garamond"/>
          <w:color w:val="0070C0"/>
          <w:rPrChange w:id="1543" w:author="Michael Jennions" w:date="2020-08-09T22:19:00Z">
            <w:rPr>
              <w:rFonts w:ascii="Garamond" w:hAnsi="Garamond"/>
              <w:color w:val="FF0000"/>
            </w:rPr>
          </w:rPrChange>
        </w:rPr>
        <w:t>variance</w:t>
      </w:r>
      <w:del w:id="1544" w:author="Michael Jennions" w:date="2020-08-09T21:56:00Z">
        <w:r w:rsidR="007C43C5" w:rsidRPr="001145B7" w:rsidDel="00CC68E6">
          <w:rPr>
            <w:rFonts w:ascii="Garamond" w:hAnsi="Garamond"/>
            <w:color w:val="0070C0"/>
            <w:rPrChange w:id="1545" w:author="Michael Jennions" w:date="2020-08-09T22:19:00Z">
              <w:rPr>
                <w:rFonts w:ascii="Garamond" w:hAnsi="Garamond"/>
                <w:color w:val="FF0000"/>
              </w:rPr>
            </w:rPrChange>
          </w:rPr>
          <w:delText>s</w:delText>
        </w:r>
      </w:del>
      <w:r w:rsidR="007C43C5" w:rsidRPr="001145B7">
        <w:rPr>
          <w:rFonts w:ascii="Garamond" w:hAnsi="Garamond"/>
          <w:color w:val="0070C0"/>
          <w:rPrChange w:id="1546" w:author="Michael Jennions" w:date="2020-08-09T22:19:00Z">
            <w:rPr>
              <w:rFonts w:ascii="Garamond" w:hAnsi="Garamond"/>
              <w:color w:val="FF0000"/>
            </w:rPr>
          </w:rPrChange>
        </w:rPr>
        <w:t xml:space="preserve"> </w:t>
      </w:r>
      <w:del w:id="1547" w:author="Michael Jennions" w:date="2020-08-09T21:56:00Z">
        <w:r w:rsidR="007C43C5" w:rsidRPr="001145B7" w:rsidDel="00CC68E6">
          <w:rPr>
            <w:rFonts w:ascii="Garamond" w:hAnsi="Garamond"/>
            <w:color w:val="0070C0"/>
            <w:rPrChange w:id="1548" w:author="Michael Jennions" w:date="2020-08-09T22:19:00Z">
              <w:rPr>
                <w:rFonts w:ascii="Garamond" w:hAnsi="Garamond"/>
                <w:color w:val="FF0000"/>
              </w:rPr>
            </w:rPrChange>
          </w:rPr>
          <w:delText xml:space="preserve">for </w:delText>
        </w:r>
      </w:del>
      <w:ins w:id="1549" w:author="Michael Jennions" w:date="2020-08-11T20:58:00Z">
        <w:r w:rsidR="007A6FF8">
          <w:rPr>
            <w:rFonts w:ascii="Garamond" w:hAnsi="Garamond"/>
            <w:color w:val="0070C0"/>
          </w:rPr>
          <w:t xml:space="preserve">of traits </w:t>
        </w:r>
      </w:ins>
      <w:del w:id="1550" w:author="Michael Jennions" w:date="2020-08-11T20:58:00Z">
        <w:r w:rsidR="007C43C5" w:rsidRPr="001145B7" w:rsidDel="007A6FF8">
          <w:rPr>
            <w:rFonts w:ascii="Garamond" w:hAnsi="Garamond"/>
            <w:color w:val="0070C0"/>
            <w:rPrChange w:id="1551" w:author="Michael Jennions" w:date="2020-08-09T22:19:00Z">
              <w:rPr>
                <w:rFonts w:ascii="Garamond" w:hAnsi="Garamond"/>
                <w:color w:val="FF0000"/>
              </w:rPr>
            </w:rPrChange>
          </w:rPr>
          <w:delText xml:space="preserve">males and females </w:delText>
        </w:r>
      </w:del>
      <w:del w:id="1552" w:author="Michael Jennions" w:date="2020-08-11T15:48:00Z">
        <w:r w:rsidR="007C43C5" w:rsidRPr="001145B7" w:rsidDel="00403519">
          <w:rPr>
            <w:rFonts w:ascii="Garamond" w:hAnsi="Garamond"/>
            <w:color w:val="0070C0"/>
            <w:rPrChange w:id="1553" w:author="Michael Jennions" w:date="2020-08-09T22:19:00Z">
              <w:rPr>
                <w:rFonts w:ascii="Garamond" w:hAnsi="Garamond"/>
                <w:color w:val="FF0000"/>
              </w:rPr>
            </w:rPrChange>
          </w:rPr>
          <w:delText xml:space="preserve">found </w:delText>
        </w:r>
      </w:del>
      <w:ins w:id="1554" w:author="Michael Jennions" w:date="2020-08-11T15:48:00Z">
        <w:r w:rsidR="00403519">
          <w:rPr>
            <w:rFonts w:ascii="Garamond" w:hAnsi="Garamond"/>
            <w:color w:val="0070C0"/>
          </w:rPr>
          <w:t xml:space="preserve">reported </w:t>
        </w:r>
      </w:ins>
      <w:del w:id="1555" w:author="Michael Jennions" w:date="2020-08-09T21:56:00Z">
        <w:r w:rsidR="007C43C5" w:rsidRPr="001145B7" w:rsidDel="00CC68E6">
          <w:rPr>
            <w:rFonts w:ascii="Garamond" w:hAnsi="Garamond"/>
            <w:color w:val="0070C0"/>
            <w:rPrChange w:id="1556" w:author="Michael Jennions" w:date="2020-08-09T22:19:00Z">
              <w:rPr>
                <w:rFonts w:ascii="Garamond" w:hAnsi="Garamond"/>
                <w:color w:val="FF0000"/>
              </w:rPr>
            </w:rPrChange>
          </w:rPr>
          <w:delText xml:space="preserve">that there was a </w:delText>
        </w:r>
      </w:del>
      <w:r w:rsidR="007C43C5" w:rsidRPr="001145B7">
        <w:rPr>
          <w:rFonts w:ascii="Garamond" w:hAnsi="Garamond"/>
          <w:color w:val="0070C0"/>
          <w:rPrChange w:id="1557" w:author="Michael Jennions" w:date="2020-08-09T22:19:00Z">
            <w:rPr>
              <w:rFonts w:ascii="Garamond" w:hAnsi="Garamond"/>
              <w:color w:val="FF0000"/>
            </w:rPr>
          </w:rPrChange>
        </w:rPr>
        <w:t xml:space="preserve">significant </w:t>
      </w:r>
      <w:ins w:id="1558" w:author="Michael Jennions" w:date="2020-08-09T21:56:00Z">
        <w:r w:rsidR="00CC68E6" w:rsidRPr="001145B7">
          <w:rPr>
            <w:rFonts w:ascii="Garamond" w:hAnsi="Garamond"/>
            <w:color w:val="0070C0"/>
            <w:rPrChange w:id="1559" w:author="Michael Jennions" w:date="2020-08-09T22:19:00Z">
              <w:rPr>
                <w:rFonts w:ascii="Garamond" w:hAnsi="Garamond"/>
                <w:color w:val="FF0000"/>
              </w:rPr>
            </w:rPrChange>
          </w:rPr>
          <w:t xml:space="preserve">higher variation among </w:t>
        </w:r>
      </w:ins>
      <w:r w:rsidR="007C43C5" w:rsidRPr="001145B7">
        <w:rPr>
          <w:rFonts w:ascii="Garamond" w:hAnsi="Garamond"/>
          <w:color w:val="0070C0"/>
          <w:rPrChange w:id="1560" w:author="Michael Jennions" w:date="2020-08-09T22:19:00Z">
            <w:rPr>
              <w:rFonts w:ascii="Garamond" w:hAnsi="Garamond"/>
              <w:color w:val="FF0000"/>
            </w:rPr>
          </w:rPrChange>
        </w:rPr>
        <w:t>male</w:t>
      </w:r>
      <w:ins w:id="1561" w:author="Michael Jennions" w:date="2020-08-09T21:56:00Z">
        <w:r w:rsidR="00CC68E6" w:rsidRPr="001145B7">
          <w:rPr>
            <w:rFonts w:ascii="Garamond" w:hAnsi="Garamond"/>
            <w:color w:val="0070C0"/>
            <w:rPrChange w:id="1562" w:author="Michael Jennions" w:date="2020-08-09T22:19:00Z">
              <w:rPr>
                <w:rFonts w:ascii="Garamond" w:hAnsi="Garamond"/>
                <w:color w:val="FF0000"/>
              </w:rPr>
            </w:rPrChange>
          </w:rPr>
          <w:t xml:space="preserve">s </w:t>
        </w:r>
      </w:ins>
      <w:ins w:id="1563" w:author="Michael Jennions" w:date="2020-08-11T15:48:00Z">
        <w:r w:rsidR="00403519">
          <w:rPr>
            <w:rFonts w:ascii="Garamond" w:hAnsi="Garamond"/>
            <w:color w:val="0070C0"/>
          </w:rPr>
          <w:t xml:space="preserve">than females </w:t>
        </w:r>
      </w:ins>
      <w:del w:id="1564" w:author="Michael Jennions" w:date="2020-08-09T21:56:00Z">
        <w:r w:rsidR="007C43C5" w:rsidRPr="001145B7" w:rsidDel="00CC68E6">
          <w:rPr>
            <w:rFonts w:ascii="Garamond" w:hAnsi="Garamond"/>
            <w:color w:val="0070C0"/>
            <w:rPrChange w:id="1565" w:author="Michael Jennions" w:date="2020-08-09T22:19:00Z">
              <w:rPr>
                <w:rFonts w:ascii="Garamond" w:hAnsi="Garamond"/>
                <w:color w:val="FF0000"/>
              </w:rPr>
            </w:rPrChange>
          </w:rPr>
          <w:delText xml:space="preserve">-bias for coefficients of phenotypic variance </w:delText>
        </w:r>
      </w:del>
      <w:r w:rsidR="007C43C5" w:rsidRPr="001145B7">
        <w:rPr>
          <w:rFonts w:ascii="Garamond" w:hAnsi="Garamond"/>
          <w:color w:val="0070C0"/>
          <w:rPrChange w:id="1566" w:author="Michael Jennions" w:date="2020-08-09T22:19:00Z">
            <w:rPr>
              <w:rFonts w:ascii="Garamond" w:hAnsi="Garamond"/>
              <w:color w:val="FF0000"/>
            </w:rPr>
          </w:rPrChange>
        </w:rPr>
        <w:t>for reproductive and non-reproductive traits</w:t>
      </w:r>
      <w:del w:id="1567" w:author="Michael Jennions" w:date="2020-08-09T21:58:00Z">
        <w:r w:rsidR="007C43C5" w:rsidRPr="001145B7" w:rsidDel="00CC68E6">
          <w:rPr>
            <w:rFonts w:ascii="Garamond" w:hAnsi="Garamond"/>
            <w:color w:val="0070C0"/>
            <w:rPrChange w:id="1568" w:author="Michael Jennions" w:date="2020-08-09T22:19:00Z">
              <w:rPr>
                <w:rFonts w:ascii="Garamond" w:hAnsi="Garamond"/>
                <w:color w:val="FF0000"/>
              </w:rPr>
            </w:rPrChange>
          </w:rPr>
          <w:delText xml:space="preserve"> </w:delText>
        </w:r>
        <w:r w:rsidR="004923C5" w:rsidRPr="001145B7" w:rsidDel="00CC68E6">
          <w:rPr>
            <w:rFonts w:ascii="Garamond" w:hAnsi="Garamond"/>
            <w:color w:val="0070C0"/>
            <w:rPrChange w:id="1569" w:author="Michael Jennions" w:date="2020-08-09T22:19:00Z">
              <w:rPr>
                <w:rFonts w:ascii="Garamond" w:hAnsi="Garamond"/>
                <w:color w:val="FF0000"/>
              </w:rPr>
            </w:rPrChange>
          </w:rPr>
          <w:fldChar w:fldCharType="begin" w:fldLock="1"/>
        </w:r>
        <w:r w:rsidR="004923C5" w:rsidRPr="001145B7" w:rsidDel="00CC68E6">
          <w:rPr>
            <w:rFonts w:ascii="Garamond" w:hAnsi="Garamond"/>
            <w:color w:val="0070C0"/>
            <w:rPrChange w:id="1570" w:author="Michael Jennions" w:date="2020-08-09T22:19:00Z">
              <w:rPr>
                <w:rFonts w:ascii="Garamond" w:hAnsi="Garamond"/>
                <w:color w:val="FF0000"/>
              </w:rPr>
            </w:rPrChange>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delInstrText>
        </w:r>
        <w:r w:rsidR="004923C5" w:rsidRPr="001145B7" w:rsidDel="00CC68E6">
          <w:rPr>
            <w:rFonts w:ascii="Garamond" w:hAnsi="Garamond"/>
            <w:color w:val="0070C0"/>
            <w:rPrChange w:id="1571" w:author="Michael Jennions" w:date="2020-08-09T22:19:00Z">
              <w:rPr>
                <w:rFonts w:ascii="Garamond" w:hAnsi="Garamond"/>
                <w:color w:val="FF0000"/>
              </w:rPr>
            </w:rPrChange>
          </w:rPr>
          <w:fldChar w:fldCharType="separate"/>
        </w:r>
        <w:r w:rsidR="004923C5" w:rsidRPr="001145B7" w:rsidDel="00CC68E6">
          <w:rPr>
            <w:rFonts w:ascii="Garamond" w:hAnsi="Garamond"/>
            <w:noProof/>
            <w:color w:val="0070C0"/>
            <w:rPrChange w:id="1572" w:author="Michael Jennions" w:date="2020-08-09T22:19:00Z">
              <w:rPr>
                <w:rFonts w:ascii="Garamond" w:hAnsi="Garamond"/>
                <w:noProof/>
                <w:color w:val="FF0000"/>
              </w:rPr>
            </w:rPrChange>
          </w:rPr>
          <w:delText>(Wyman &amp; Rowe 2014)</w:delText>
        </w:r>
        <w:r w:rsidR="004923C5" w:rsidRPr="001145B7" w:rsidDel="00CC68E6">
          <w:rPr>
            <w:rFonts w:ascii="Garamond" w:hAnsi="Garamond"/>
            <w:color w:val="0070C0"/>
            <w:rPrChange w:id="1573" w:author="Michael Jennions" w:date="2020-08-09T22:19:00Z">
              <w:rPr>
                <w:rFonts w:ascii="Garamond" w:hAnsi="Garamond"/>
                <w:color w:val="FF0000"/>
              </w:rPr>
            </w:rPrChange>
          </w:rPr>
          <w:fldChar w:fldCharType="end"/>
        </w:r>
      </w:del>
      <w:ins w:id="1574" w:author="Michael Jennions" w:date="2020-08-09T21:57:00Z">
        <w:r w:rsidR="00CC68E6" w:rsidRPr="001145B7">
          <w:rPr>
            <w:rFonts w:ascii="Garamond" w:hAnsi="Garamond"/>
            <w:color w:val="0070C0"/>
            <w:rPrChange w:id="1575" w:author="Michael Jennions" w:date="2020-08-09T22:19:00Z">
              <w:rPr>
                <w:rFonts w:ascii="Garamond" w:hAnsi="Garamond"/>
                <w:color w:val="FF0000"/>
              </w:rPr>
            </w:rPrChange>
          </w:rPr>
          <w:t xml:space="preserve">, </w:t>
        </w:r>
      </w:ins>
      <w:ins w:id="1576" w:author="Michael Jennions" w:date="2020-08-11T20:58:00Z">
        <w:r w:rsidR="007A6FF8">
          <w:rPr>
            <w:rFonts w:ascii="Garamond" w:hAnsi="Garamond"/>
            <w:color w:val="0070C0"/>
          </w:rPr>
          <w:t>but</w:t>
        </w:r>
      </w:ins>
      <w:ins w:id="1577" w:author="Michael Jennions" w:date="2020-08-09T21:57:00Z">
        <w:r w:rsidR="00CC68E6" w:rsidRPr="001145B7">
          <w:rPr>
            <w:rFonts w:ascii="Garamond" w:hAnsi="Garamond"/>
            <w:color w:val="0070C0"/>
            <w:rPrChange w:id="1578" w:author="Michael Jennions" w:date="2020-08-09T22:19:00Z">
              <w:rPr>
                <w:rFonts w:ascii="Garamond" w:hAnsi="Garamond"/>
                <w:color w:val="FF0000"/>
              </w:rPr>
            </w:rPrChange>
          </w:rPr>
          <w:t xml:space="preserve"> the difference in variance was </w:t>
        </w:r>
      </w:ins>
      <w:ins w:id="1579" w:author="Michael Jennions" w:date="2020-08-11T20:58:00Z">
        <w:r w:rsidR="007A6FF8">
          <w:rPr>
            <w:rFonts w:ascii="Garamond" w:hAnsi="Garamond"/>
            <w:color w:val="0070C0"/>
          </w:rPr>
          <w:t>greater</w:t>
        </w:r>
      </w:ins>
      <w:ins w:id="1580" w:author="Michael Jennions" w:date="2020-08-09T21:57:00Z">
        <w:r w:rsidR="00CC68E6" w:rsidRPr="001145B7">
          <w:rPr>
            <w:rFonts w:ascii="Garamond" w:hAnsi="Garamond"/>
            <w:color w:val="0070C0"/>
            <w:rPrChange w:id="1581" w:author="Michael Jennions" w:date="2020-08-09T22:19:00Z">
              <w:rPr>
                <w:rFonts w:ascii="Garamond" w:hAnsi="Garamond"/>
                <w:color w:val="FF0000"/>
              </w:rPr>
            </w:rPrChange>
          </w:rPr>
          <w:t xml:space="preserve"> for reproduction</w:t>
        </w:r>
      </w:ins>
      <w:ins w:id="1582" w:author="Michael Jennions" w:date="2020-08-09T22:04:00Z">
        <w:r w:rsidR="00AC378A" w:rsidRPr="001145B7">
          <w:rPr>
            <w:rFonts w:ascii="Garamond" w:hAnsi="Garamond"/>
            <w:color w:val="0070C0"/>
            <w:rPrChange w:id="1583" w:author="Michael Jennions" w:date="2020-08-09T22:19:00Z">
              <w:rPr>
                <w:rFonts w:ascii="Garamond" w:hAnsi="Garamond"/>
                <w:color w:val="FF0000"/>
              </w:rPr>
            </w:rPrChange>
          </w:rPr>
          <w:t xml:space="preserve"> </w:t>
        </w:r>
      </w:ins>
      <w:del w:id="1584" w:author="Michael Jennions" w:date="2020-08-09T21:57:00Z">
        <w:r w:rsidR="007C43C5" w:rsidRPr="001145B7" w:rsidDel="00CC68E6">
          <w:rPr>
            <w:rFonts w:ascii="Garamond" w:hAnsi="Garamond"/>
            <w:color w:val="0070C0"/>
            <w:rPrChange w:id="1585" w:author="Michael Jennions" w:date="2020-08-09T22:19:00Z">
              <w:rPr>
                <w:rFonts w:ascii="Garamond" w:hAnsi="Garamond"/>
                <w:color w:val="FF0000"/>
              </w:rPr>
            </w:rPrChange>
          </w:rPr>
          <w:delText xml:space="preserve">. However, </w:delText>
        </w:r>
      </w:del>
      <w:r w:rsidR="007C43C5" w:rsidRPr="001145B7">
        <w:rPr>
          <w:rFonts w:ascii="Garamond" w:hAnsi="Garamond"/>
          <w:color w:val="0070C0"/>
          <w:rPrChange w:id="1586" w:author="Michael Jennions" w:date="2020-08-09T22:19:00Z">
            <w:rPr>
              <w:rFonts w:ascii="Garamond" w:hAnsi="Garamond"/>
              <w:color w:val="FF0000"/>
            </w:rPr>
          </w:rPrChange>
        </w:rPr>
        <w:t xml:space="preserve">traits </w:t>
      </w:r>
      <w:ins w:id="1587" w:author="Michael Jennions" w:date="2020-08-09T21:58:00Z">
        <w:r w:rsidR="00CC68E6" w:rsidRPr="001145B7">
          <w:rPr>
            <w:rFonts w:ascii="Garamond" w:hAnsi="Garamond"/>
            <w:color w:val="0070C0"/>
            <w:rPrChange w:id="1588" w:author="Michael Jennions" w:date="2020-08-09T22:19:00Z">
              <w:rPr>
                <w:rFonts w:ascii="Garamond" w:hAnsi="Garamond"/>
                <w:color w:val="FF0000"/>
              </w:rPr>
            </w:rPrChange>
          </w:rPr>
          <w:fldChar w:fldCharType="begin" w:fldLock="1"/>
        </w:r>
        <w:r w:rsidR="00CC68E6" w:rsidRPr="001145B7">
          <w:rPr>
            <w:rFonts w:ascii="Garamond" w:hAnsi="Garamond"/>
            <w:color w:val="0070C0"/>
            <w:rPrChange w:id="1589" w:author="Michael Jennions" w:date="2020-08-09T22:19:00Z">
              <w:rPr>
                <w:rFonts w:ascii="Garamond" w:hAnsi="Garamond"/>
                <w:color w:val="FF0000"/>
              </w:rPr>
            </w:rPrChange>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1145B7">
          <w:rPr>
            <w:rFonts w:ascii="Garamond" w:hAnsi="Garamond"/>
            <w:color w:val="0070C0"/>
            <w:rPrChange w:id="1590" w:author="Michael Jennions" w:date="2020-08-09T22:19:00Z">
              <w:rPr>
                <w:rFonts w:ascii="Garamond" w:hAnsi="Garamond"/>
                <w:color w:val="FF0000"/>
              </w:rPr>
            </w:rPrChange>
          </w:rPr>
          <w:fldChar w:fldCharType="separate"/>
        </w:r>
        <w:r w:rsidR="00CC68E6" w:rsidRPr="001145B7">
          <w:rPr>
            <w:rFonts w:ascii="Garamond" w:hAnsi="Garamond"/>
            <w:noProof/>
            <w:color w:val="0070C0"/>
            <w:rPrChange w:id="1591" w:author="Michael Jennions" w:date="2020-08-09T22:19:00Z">
              <w:rPr>
                <w:rFonts w:ascii="Garamond" w:hAnsi="Garamond"/>
                <w:noProof/>
                <w:color w:val="FF0000"/>
              </w:rPr>
            </w:rPrChange>
          </w:rPr>
          <w:t>(Wyman &amp; Rowe 2014)</w:t>
        </w:r>
        <w:r w:rsidR="00CC68E6" w:rsidRPr="001145B7">
          <w:rPr>
            <w:rFonts w:ascii="Garamond" w:hAnsi="Garamond"/>
            <w:color w:val="0070C0"/>
            <w:rPrChange w:id="1592" w:author="Michael Jennions" w:date="2020-08-09T22:19:00Z">
              <w:rPr>
                <w:rFonts w:ascii="Garamond" w:hAnsi="Garamond"/>
                <w:color w:val="FF0000"/>
              </w:rPr>
            </w:rPrChange>
          </w:rPr>
          <w:fldChar w:fldCharType="end"/>
        </w:r>
      </w:ins>
      <w:del w:id="1593" w:author="Michael Jennions" w:date="2020-08-09T21:57:00Z">
        <w:r w:rsidR="007C43C5" w:rsidRPr="001145B7" w:rsidDel="00CC68E6">
          <w:rPr>
            <w:rFonts w:ascii="Garamond" w:hAnsi="Garamond"/>
            <w:color w:val="0070C0"/>
            <w:rPrChange w:id="1594" w:author="Michael Jennions" w:date="2020-08-09T22:19:00Z">
              <w:rPr>
                <w:rFonts w:ascii="Garamond" w:hAnsi="Garamond"/>
                <w:color w:val="FF0000"/>
              </w:rPr>
            </w:rPrChange>
          </w:rPr>
          <w:delText xml:space="preserve">important for reproduction showed more male-biased phenotypic variance than traits unrelated to reproduction </w:delText>
        </w:r>
      </w:del>
      <w:del w:id="1595" w:author="Michael Jennions" w:date="2020-08-09T21:58:00Z">
        <w:r w:rsidR="007C43C5" w:rsidRPr="001145B7" w:rsidDel="00CC68E6">
          <w:rPr>
            <w:rFonts w:ascii="Garamond" w:hAnsi="Garamond"/>
            <w:color w:val="0070C0"/>
            <w:rPrChange w:id="1596" w:author="Michael Jennions" w:date="2020-08-09T22:19:00Z">
              <w:rPr>
                <w:rFonts w:ascii="Garamond" w:hAnsi="Garamond"/>
                <w:color w:val="FF0000"/>
              </w:rPr>
            </w:rPrChange>
          </w:rPr>
          <w:delText>(Wyman &amp; Rowe 2014)</w:delText>
        </w:r>
      </w:del>
      <w:r w:rsidR="007C43C5" w:rsidRPr="001145B7">
        <w:rPr>
          <w:rFonts w:ascii="Garamond" w:hAnsi="Garamond"/>
          <w:color w:val="0070C0"/>
          <w:rPrChange w:id="1597" w:author="Michael Jennions" w:date="2020-08-09T22:19:00Z">
            <w:rPr>
              <w:rFonts w:ascii="Garamond" w:hAnsi="Garamond"/>
              <w:color w:val="FF0000"/>
            </w:rPr>
          </w:rPrChange>
        </w:rPr>
        <w:t>.</w:t>
      </w:r>
      <w:r w:rsidR="00DA65A6" w:rsidRPr="001145B7">
        <w:rPr>
          <w:rFonts w:ascii="Garamond" w:hAnsi="Garamond"/>
          <w:color w:val="0070C0"/>
          <w:rPrChange w:id="1598" w:author="Michael Jennions" w:date="2020-08-09T22:19:00Z">
            <w:rPr>
              <w:rFonts w:ascii="Garamond" w:hAnsi="Garamond"/>
              <w:color w:val="FF0000"/>
            </w:rPr>
          </w:rPrChange>
        </w:rPr>
        <w:t xml:space="preserve"> </w:t>
      </w:r>
    </w:p>
    <w:p w14:paraId="47105F0E" w14:textId="74147FFF" w:rsidR="008C0681" w:rsidRDefault="008C0681" w:rsidP="00A641C1">
      <w:pPr>
        <w:ind w:firstLine="360"/>
        <w:rPr>
          <w:ins w:id="1599" w:author="Michael Jennions" w:date="2020-08-09T22:21:00Z"/>
          <w:rFonts w:ascii="Garamond" w:hAnsi="Garamond"/>
          <w:color w:val="FF0000"/>
        </w:rPr>
      </w:pPr>
    </w:p>
    <w:p w14:paraId="57443D28" w14:textId="725CCE20" w:rsidR="00D94780" w:rsidRDefault="00665F28" w:rsidP="00A641C1">
      <w:pPr>
        <w:ind w:firstLine="360"/>
        <w:rPr>
          <w:ins w:id="1600" w:author="Michael Jennions" w:date="2020-08-09T23:05:00Z"/>
          <w:rFonts w:ascii="Garamond" w:hAnsi="Garamond"/>
          <w:color w:val="0070C0"/>
        </w:rPr>
      </w:pPr>
      <w:ins w:id="1601" w:author="Michael Jennions" w:date="2020-08-09T22:22:00Z">
        <w:r w:rsidRPr="00665F28">
          <w:rPr>
            <w:rFonts w:ascii="Garamond" w:hAnsi="Garamond"/>
            <w:color w:val="0070C0"/>
            <w:rPrChange w:id="1602" w:author="Michael Jennions" w:date="2020-08-09T22:22:00Z">
              <w:rPr>
                <w:rFonts w:ascii="Garamond" w:hAnsi="Garamond"/>
                <w:color w:val="FF0000"/>
              </w:rPr>
            </w:rPrChange>
          </w:rPr>
          <w:t xml:space="preserve">Second, </w:t>
        </w:r>
        <w:r w:rsidRPr="005D4781">
          <w:rPr>
            <w:rFonts w:ascii="Garamond" w:hAnsi="Garamond"/>
            <w:color w:val="0070C0"/>
          </w:rPr>
          <w:t>negative frequency-dependent selection</w:t>
        </w:r>
        <w:r>
          <w:rPr>
            <w:rFonts w:ascii="Garamond" w:hAnsi="Garamond"/>
            <w:color w:val="0070C0"/>
          </w:rPr>
          <w:t xml:space="preserve"> can maintain variation in trait</w:t>
        </w:r>
      </w:ins>
      <w:ins w:id="1603" w:author="Michael Jennions" w:date="2020-08-11T20:59:00Z">
        <w:r w:rsidR="00757295">
          <w:rPr>
            <w:rFonts w:ascii="Garamond" w:hAnsi="Garamond"/>
            <w:color w:val="0070C0"/>
          </w:rPr>
          <w:t>s</w:t>
        </w:r>
      </w:ins>
      <w:ins w:id="1604" w:author="Michael Jennions" w:date="2020-08-09T22:22:00Z">
        <w:r>
          <w:rPr>
            <w:rFonts w:ascii="Garamond" w:hAnsi="Garamond"/>
            <w:color w:val="0070C0"/>
          </w:rPr>
          <w:t xml:space="preserve">. </w:t>
        </w:r>
      </w:ins>
      <w:ins w:id="1605" w:author="Michael Jennions" w:date="2020-08-11T20:59:00Z">
        <w:r w:rsidR="00757295">
          <w:rPr>
            <w:rFonts w:ascii="Garamond" w:hAnsi="Garamond"/>
            <w:color w:val="0070C0"/>
          </w:rPr>
          <w:t xml:space="preserve">This form of selection </w:t>
        </w:r>
      </w:ins>
      <w:ins w:id="1606" w:author="Michael Jennions" w:date="2020-08-11T15:48:00Z">
        <w:r w:rsidR="00403519">
          <w:rPr>
            <w:rFonts w:ascii="Garamond" w:hAnsi="Garamond"/>
            <w:color w:val="0070C0"/>
          </w:rPr>
          <w:t>might, h</w:t>
        </w:r>
      </w:ins>
      <w:ins w:id="1607" w:author="Michael Jennions" w:date="2020-08-09T22:22:00Z">
        <w:r>
          <w:rPr>
            <w:rFonts w:ascii="Garamond" w:hAnsi="Garamond"/>
            <w:color w:val="0070C0"/>
          </w:rPr>
          <w:t xml:space="preserve">owever, be particularly </w:t>
        </w:r>
      </w:ins>
      <w:ins w:id="1608" w:author="Michael Jennions" w:date="2020-08-09T22:23:00Z">
        <w:r>
          <w:rPr>
            <w:rFonts w:ascii="Garamond" w:hAnsi="Garamond"/>
            <w:color w:val="0070C0"/>
          </w:rPr>
          <w:t xml:space="preserve">important for behavioural traits, </w:t>
        </w:r>
      </w:ins>
      <w:ins w:id="1609" w:author="Michael Jennions" w:date="2020-08-11T15:49:00Z">
        <w:r w:rsidR="00403519">
          <w:rPr>
            <w:rFonts w:ascii="Garamond" w:hAnsi="Garamond"/>
            <w:color w:val="0070C0"/>
          </w:rPr>
          <w:t>because</w:t>
        </w:r>
      </w:ins>
      <w:ins w:id="1610" w:author="Michael Jennions" w:date="2020-08-09T22:23:00Z">
        <w:r>
          <w:rPr>
            <w:rFonts w:ascii="Garamond" w:hAnsi="Garamond"/>
            <w:color w:val="0070C0"/>
          </w:rPr>
          <w:t xml:space="preserve"> the success of a tactic </w:t>
        </w:r>
      </w:ins>
      <w:ins w:id="1611" w:author="Michael Jennions" w:date="2020-08-11T20:59:00Z">
        <w:r w:rsidR="00757295">
          <w:rPr>
            <w:rFonts w:ascii="Garamond" w:hAnsi="Garamond"/>
            <w:color w:val="0070C0"/>
          </w:rPr>
          <w:t xml:space="preserve">during social and sexual interactions </w:t>
        </w:r>
      </w:ins>
      <w:ins w:id="1612" w:author="Michael Jennions" w:date="2020-08-09T22:23:00Z">
        <w:r>
          <w:rPr>
            <w:rFonts w:ascii="Garamond" w:hAnsi="Garamond"/>
            <w:color w:val="0070C0"/>
          </w:rPr>
          <w:t xml:space="preserve">often decreases when it is more </w:t>
        </w:r>
      </w:ins>
      <w:ins w:id="1613" w:author="Michael Jennions" w:date="2020-08-11T20:59:00Z">
        <w:r w:rsidR="00757295">
          <w:rPr>
            <w:rFonts w:ascii="Garamond" w:hAnsi="Garamond"/>
            <w:color w:val="0070C0"/>
          </w:rPr>
          <w:t xml:space="preserve">common </w:t>
        </w:r>
      </w:ins>
      <w:ins w:id="1614" w:author="Michael Jennions" w:date="2020-08-09T22:23:00Z">
        <w:r>
          <w:rPr>
            <w:rFonts w:ascii="Garamond" w:hAnsi="Garamond"/>
            <w:color w:val="0070C0"/>
          </w:rPr>
          <w:t>(</w:t>
        </w:r>
        <w:r w:rsidRPr="00665F28">
          <w:rPr>
            <w:rFonts w:ascii="Garamond" w:hAnsi="Garamond"/>
            <w:color w:val="0070C0"/>
            <w:highlight w:val="cyan"/>
            <w:rPrChange w:id="1615" w:author="Michael Jennions" w:date="2020-08-09T22:23:00Z">
              <w:rPr>
                <w:rFonts w:ascii="Garamond" w:hAnsi="Garamond"/>
                <w:color w:val="0070C0"/>
              </w:rPr>
            </w:rPrChange>
          </w:rPr>
          <w:t>REF</w:t>
        </w:r>
        <w:r>
          <w:rPr>
            <w:rFonts w:ascii="Garamond" w:hAnsi="Garamond"/>
            <w:color w:val="0070C0"/>
          </w:rPr>
          <w:t>). For example</w:t>
        </w:r>
      </w:ins>
      <w:ins w:id="1616" w:author="Michael Jennions" w:date="2020-08-09T22:24:00Z">
        <w:r>
          <w:rPr>
            <w:rFonts w:ascii="Garamond" w:hAnsi="Garamond"/>
            <w:color w:val="0070C0"/>
          </w:rPr>
          <w:t xml:space="preserve">, </w:t>
        </w:r>
        <w:commentRangeStart w:id="1617"/>
        <w:r w:rsidRPr="001E19C9">
          <w:rPr>
            <w:rFonts w:ascii="Garamond" w:hAnsi="Garamond"/>
            <w:color w:val="0070C0"/>
            <w:highlight w:val="cyan"/>
            <w:rPrChange w:id="1618" w:author="Michael Jennions" w:date="2020-08-09T22:57:00Z">
              <w:rPr>
                <w:rFonts w:ascii="Garamond" w:hAnsi="Garamond"/>
                <w:color w:val="0070C0"/>
              </w:rPr>
            </w:rPrChange>
          </w:rPr>
          <w:t>XXXX</w:t>
        </w:r>
      </w:ins>
      <w:commentRangeEnd w:id="1617"/>
      <w:ins w:id="1619" w:author="Michael Jennions" w:date="2020-08-09T23:03:00Z">
        <w:r w:rsidR="00BF2812">
          <w:rPr>
            <w:rStyle w:val="CommentReference"/>
          </w:rPr>
          <w:commentReference w:id="1617"/>
        </w:r>
      </w:ins>
      <w:ins w:id="1620" w:author="Michael Jennions" w:date="2020-08-09T22:24:00Z">
        <w:r>
          <w:rPr>
            <w:rFonts w:ascii="Garamond" w:hAnsi="Garamond"/>
            <w:color w:val="0070C0"/>
          </w:rPr>
          <w:t>.</w:t>
        </w:r>
      </w:ins>
      <w:ins w:id="1621" w:author="Michael Jennions" w:date="2020-08-09T22:23:00Z">
        <w:r>
          <w:rPr>
            <w:rFonts w:ascii="Garamond" w:hAnsi="Garamond"/>
            <w:color w:val="0070C0"/>
          </w:rPr>
          <w:t xml:space="preserve"> </w:t>
        </w:r>
      </w:ins>
      <w:ins w:id="1622" w:author="Michael Jennions" w:date="2020-08-09T22:29:00Z">
        <w:r w:rsidR="00D94780">
          <w:rPr>
            <w:rFonts w:ascii="Garamond" w:hAnsi="Garamond"/>
            <w:color w:val="0070C0"/>
          </w:rPr>
          <w:t xml:space="preserve">Sexual selection </w:t>
        </w:r>
      </w:ins>
      <w:ins w:id="1623" w:author="Michael Jennions" w:date="2020-08-09T23:05:00Z">
        <w:r w:rsidR="00BF2812">
          <w:rPr>
            <w:rFonts w:ascii="Garamond" w:hAnsi="Garamond"/>
            <w:color w:val="0070C0"/>
          </w:rPr>
          <w:t xml:space="preserve">on males </w:t>
        </w:r>
      </w:ins>
      <w:ins w:id="1624" w:author="Michael Jennions" w:date="2020-08-09T22:29:00Z">
        <w:r w:rsidR="00D94780">
          <w:rPr>
            <w:rFonts w:ascii="Garamond" w:hAnsi="Garamond"/>
            <w:color w:val="0070C0"/>
          </w:rPr>
          <w:t xml:space="preserve">often favour alternative mating tactics that </w:t>
        </w:r>
      </w:ins>
      <w:ins w:id="1625" w:author="Michael Jennions" w:date="2020-08-09T22:30:00Z">
        <w:r w:rsidR="00D94780">
          <w:rPr>
            <w:rFonts w:ascii="Garamond" w:hAnsi="Garamond"/>
            <w:color w:val="0070C0"/>
          </w:rPr>
          <w:t xml:space="preserve">are most </w:t>
        </w:r>
      </w:ins>
      <w:ins w:id="1626" w:author="Michael Jennions" w:date="2020-08-09T23:01:00Z">
        <w:r w:rsidR="00BF2812">
          <w:rPr>
            <w:rFonts w:ascii="Garamond" w:hAnsi="Garamond"/>
            <w:color w:val="0070C0"/>
          </w:rPr>
          <w:t>successfu</w:t>
        </w:r>
      </w:ins>
      <w:ins w:id="1627" w:author="Michael Jennions" w:date="2020-08-09T23:02:00Z">
        <w:r w:rsidR="00BF2812">
          <w:rPr>
            <w:rFonts w:ascii="Garamond" w:hAnsi="Garamond"/>
            <w:color w:val="0070C0"/>
          </w:rPr>
          <w:t>l</w:t>
        </w:r>
      </w:ins>
      <w:ins w:id="1628" w:author="Michael Jennions" w:date="2020-08-09T22:30:00Z">
        <w:r w:rsidR="00D94780">
          <w:rPr>
            <w:rFonts w:ascii="Garamond" w:hAnsi="Garamond"/>
            <w:color w:val="0070C0"/>
          </w:rPr>
          <w:t xml:space="preserve"> when </w:t>
        </w:r>
      </w:ins>
      <w:ins w:id="1629" w:author="Michael Jennions" w:date="2020-08-11T15:49:00Z">
        <w:r w:rsidR="00403519">
          <w:rPr>
            <w:rFonts w:ascii="Garamond" w:hAnsi="Garamond"/>
            <w:color w:val="0070C0"/>
          </w:rPr>
          <w:t xml:space="preserve">they are </w:t>
        </w:r>
      </w:ins>
      <w:ins w:id="1630" w:author="Michael Jennions" w:date="2020-08-09T22:30:00Z">
        <w:r w:rsidR="00D94780">
          <w:rPr>
            <w:rFonts w:ascii="Garamond" w:hAnsi="Garamond"/>
            <w:color w:val="0070C0"/>
          </w:rPr>
          <w:t xml:space="preserve">rare in </w:t>
        </w:r>
      </w:ins>
      <w:ins w:id="1631" w:author="Michael Jennions" w:date="2020-08-09T23:04:00Z">
        <w:r w:rsidR="00BF2812">
          <w:rPr>
            <w:rFonts w:ascii="Garamond" w:hAnsi="Garamond"/>
            <w:color w:val="0070C0"/>
          </w:rPr>
          <w:t>the</w:t>
        </w:r>
      </w:ins>
      <w:ins w:id="1632" w:author="Michael Jennions" w:date="2020-08-09T22:30:00Z">
        <w:r w:rsidR="00D94780">
          <w:rPr>
            <w:rFonts w:ascii="Garamond" w:hAnsi="Garamond"/>
            <w:color w:val="0070C0"/>
          </w:rPr>
          <w:t xml:space="preserve"> population (e.g. sneakers) (</w:t>
        </w:r>
        <w:r w:rsidR="00D94780" w:rsidRPr="00D94780">
          <w:rPr>
            <w:rFonts w:ascii="Garamond" w:hAnsi="Garamond"/>
            <w:color w:val="0070C0"/>
            <w:highlight w:val="cyan"/>
            <w:rPrChange w:id="1633" w:author="Michael Jennions" w:date="2020-08-09T22:30:00Z">
              <w:rPr>
                <w:rFonts w:ascii="Garamond" w:hAnsi="Garamond"/>
                <w:color w:val="0070C0"/>
              </w:rPr>
            </w:rPrChange>
          </w:rPr>
          <w:t>REF</w:t>
        </w:r>
        <w:r w:rsidR="00D94780">
          <w:rPr>
            <w:rFonts w:ascii="Garamond" w:hAnsi="Garamond"/>
            <w:color w:val="0070C0"/>
          </w:rPr>
          <w:t xml:space="preserve">). </w:t>
        </w:r>
      </w:ins>
      <w:ins w:id="1634" w:author="Michael Jennions" w:date="2020-08-09T23:04:00Z">
        <w:r w:rsidR="00BF2812">
          <w:rPr>
            <w:rFonts w:ascii="Garamond" w:hAnsi="Garamond"/>
            <w:color w:val="0070C0"/>
          </w:rPr>
          <w:t>These a</w:t>
        </w:r>
      </w:ins>
      <w:ins w:id="1635" w:author="Michael Jennions" w:date="2020-08-09T22:30:00Z">
        <w:r w:rsidR="00D94780">
          <w:rPr>
            <w:rFonts w:ascii="Garamond" w:hAnsi="Garamond"/>
            <w:color w:val="0070C0"/>
          </w:rPr>
          <w:t xml:space="preserve">lternative mating tactic </w:t>
        </w:r>
      </w:ins>
      <w:ins w:id="1636" w:author="Michael Jennions" w:date="2020-08-09T22:31:00Z">
        <w:r w:rsidR="00D94780">
          <w:rPr>
            <w:rFonts w:ascii="Garamond" w:hAnsi="Garamond"/>
            <w:color w:val="0070C0"/>
          </w:rPr>
          <w:t>are</w:t>
        </w:r>
      </w:ins>
      <w:ins w:id="1637" w:author="Michael Jennions" w:date="2020-08-09T22:30:00Z">
        <w:r w:rsidR="00D94780">
          <w:rPr>
            <w:rFonts w:ascii="Garamond" w:hAnsi="Garamond"/>
            <w:color w:val="0070C0"/>
          </w:rPr>
          <w:t xml:space="preserve"> </w:t>
        </w:r>
      </w:ins>
      <w:ins w:id="1638" w:author="Michael Jennions" w:date="2020-08-09T23:02:00Z">
        <w:r w:rsidR="00BF2812">
          <w:rPr>
            <w:rFonts w:ascii="Garamond" w:hAnsi="Garamond"/>
            <w:color w:val="0070C0"/>
          </w:rPr>
          <w:t>usually</w:t>
        </w:r>
      </w:ins>
      <w:ins w:id="1639" w:author="Michael Jennions" w:date="2020-08-09T22:30:00Z">
        <w:r w:rsidR="00D94780">
          <w:rPr>
            <w:rFonts w:ascii="Garamond" w:hAnsi="Garamond"/>
            <w:color w:val="0070C0"/>
          </w:rPr>
          <w:t xml:space="preserve"> associat</w:t>
        </w:r>
      </w:ins>
      <w:ins w:id="1640" w:author="Michael Jennions" w:date="2020-08-09T22:31:00Z">
        <w:r w:rsidR="00D94780">
          <w:rPr>
            <w:rFonts w:ascii="Garamond" w:hAnsi="Garamond"/>
            <w:color w:val="0070C0"/>
          </w:rPr>
          <w:t xml:space="preserve">ed with a suite of morphological and behavioural </w:t>
        </w:r>
      </w:ins>
      <w:ins w:id="1641" w:author="Michael Jennions" w:date="2020-08-09T23:02:00Z">
        <w:r w:rsidR="00BF2812">
          <w:rPr>
            <w:rFonts w:ascii="Garamond" w:hAnsi="Garamond"/>
            <w:color w:val="0070C0"/>
          </w:rPr>
          <w:t xml:space="preserve">traits that </w:t>
        </w:r>
      </w:ins>
      <w:ins w:id="1642" w:author="Michael Jennions" w:date="2020-08-09T22:31:00Z">
        <w:r w:rsidR="00D94780">
          <w:rPr>
            <w:rFonts w:ascii="Garamond" w:hAnsi="Garamond"/>
            <w:color w:val="0070C0"/>
          </w:rPr>
          <w:t>differ from th</w:t>
        </w:r>
      </w:ins>
      <w:ins w:id="1643" w:author="Michael Jennions" w:date="2020-08-09T23:02:00Z">
        <w:r w:rsidR="00BF2812">
          <w:rPr>
            <w:rFonts w:ascii="Garamond" w:hAnsi="Garamond"/>
            <w:color w:val="0070C0"/>
          </w:rPr>
          <w:t>ose associated with the</w:t>
        </w:r>
      </w:ins>
      <w:ins w:id="1644" w:author="Michael Jennions" w:date="2020-08-09T22:31:00Z">
        <w:r w:rsidR="00D94780">
          <w:rPr>
            <w:rFonts w:ascii="Garamond" w:hAnsi="Garamond"/>
            <w:color w:val="0070C0"/>
          </w:rPr>
          <w:t xml:space="preserve"> dominant mating acquisition tactic</w:t>
        </w:r>
      </w:ins>
      <w:ins w:id="1645" w:author="Michael Jennions" w:date="2020-08-11T21:00:00Z">
        <w:r w:rsidR="00757295">
          <w:rPr>
            <w:rFonts w:ascii="Garamond" w:hAnsi="Garamond"/>
            <w:color w:val="0070C0"/>
          </w:rPr>
          <w:t xml:space="preserve"> (e.g. sneakers tend to be smaller and less colourful than males using the dominant mating tactic)</w:t>
        </w:r>
      </w:ins>
      <w:ins w:id="1646" w:author="Michael Jennions" w:date="2020-08-09T22:31:00Z">
        <w:r w:rsidR="00D94780">
          <w:rPr>
            <w:rFonts w:ascii="Garamond" w:hAnsi="Garamond"/>
            <w:color w:val="0070C0"/>
          </w:rPr>
          <w:t>.</w:t>
        </w:r>
      </w:ins>
      <w:ins w:id="1647" w:author="Michael Jennions" w:date="2020-08-09T23:02:00Z">
        <w:r w:rsidR="00BF2812">
          <w:rPr>
            <w:rFonts w:ascii="Garamond" w:hAnsi="Garamond"/>
            <w:color w:val="0070C0"/>
          </w:rPr>
          <w:t xml:space="preserve"> </w:t>
        </w:r>
      </w:ins>
      <w:ins w:id="1648" w:author="Michael Jennions" w:date="2020-08-11T21:00:00Z">
        <w:r w:rsidR="0016628D">
          <w:rPr>
            <w:rFonts w:ascii="Garamond" w:hAnsi="Garamond"/>
            <w:color w:val="0070C0"/>
          </w:rPr>
          <w:t xml:space="preserve">Sexual selection </w:t>
        </w:r>
      </w:ins>
      <w:ins w:id="1649" w:author="Michael Jennions" w:date="2020-08-17T15:11:00Z">
        <w:r w:rsidR="00770FA5">
          <w:rPr>
            <w:rFonts w:ascii="Garamond" w:hAnsi="Garamond"/>
            <w:color w:val="0070C0"/>
          </w:rPr>
          <w:t xml:space="preserve">that leads </w:t>
        </w:r>
      </w:ins>
      <w:ins w:id="1650" w:author="Michael Jennions" w:date="2020-08-11T21:01:00Z">
        <w:r w:rsidR="0016628D">
          <w:rPr>
            <w:rFonts w:ascii="Garamond" w:hAnsi="Garamond"/>
            <w:color w:val="0070C0"/>
          </w:rPr>
          <w:t xml:space="preserve">to the evolution of </w:t>
        </w:r>
      </w:ins>
      <w:ins w:id="1651" w:author="Michael Jennions" w:date="2020-08-11T21:00:00Z">
        <w:r w:rsidR="0016628D">
          <w:rPr>
            <w:rFonts w:ascii="Garamond" w:hAnsi="Garamond"/>
            <w:color w:val="0070C0"/>
          </w:rPr>
          <w:t>a</w:t>
        </w:r>
      </w:ins>
      <w:ins w:id="1652" w:author="Michael Jennions" w:date="2020-08-09T23:04:00Z">
        <w:r w:rsidR="00BF2812">
          <w:rPr>
            <w:rFonts w:ascii="Garamond" w:hAnsi="Garamond"/>
            <w:color w:val="0070C0"/>
          </w:rPr>
          <w:t xml:space="preserve">lternative </w:t>
        </w:r>
      </w:ins>
      <w:ins w:id="1653" w:author="Michael Jennions" w:date="2020-08-09T23:02:00Z">
        <w:r w:rsidR="00BF2812">
          <w:rPr>
            <w:rFonts w:ascii="Garamond" w:hAnsi="Garamond"/>
            <w:color w:val="0070C0"/>
          </w:rPr>
          <w:t xml:space="preserve">mating tactics will therefore </w:t>
        </w:r>
      </w:ins>
      <w:ins w:id="1654" w:author="Michael Jennions" w:date="2020-08-11T21:01:00Z">
        <w:r w:rsidR="0016628D">
          <w:rPr>
            <w:rFonts w:ascii="Garamond" w:hAnsi="Garamond"/>
            <w:color w:val="0070C0"/>
          </w:rPr>
          <w:t xml:space="preserve">tend to </w:t>
        </w:r>
      </w:ins>
      <w:ins w:id="1655" w:author="Michael Jennions" w:date="2020-08-09T23:05:00Z">
        <w:r w:rsidR="00BF2812">
          <w:rPr>
            <w:rFonts w:ascii="Garamond" w:hAnsi="Garamond"/>
            <w:color w:val="0070C0"/>
          </w:rPr>
          <w:t>generate higher</w:t>
        </w:r>
      </w:ins>
      <w:ins w:id="1656" w:author="Michael Jennions" w:date="2020-08-09T23:03:00Z">
        <w:r w:rsidR="00BF2812">
          <w:rPr>
            <w:rFonts w:ascii="Garamond" w:hAnsi="Garamond"/>
            <w:color w:val="0070C0"/>
          </w:rPr>
          <w:t xml:space="preserve"> phenotypic variation among </w:t>
        </w:r>
      </w:ins>
      <w:ins w:id="1657" w:author="Michael Jennions" w:date="2020-08-09T23:05:00Z">
        <w:r w:rsidR="00BF2812">
          <w:rPr>
            <w:rFonts w:ascii="Garamond" w:hAnsi="Garamond"/>
            <w:color w:val="0070C0"/>
          </w:rPr>
          <w:t>males than females.</w:t>
        </w:r>
      </w:ins>
    </w:p>
    <w:p w14:paraId="4AB07C5F" w14:textId="77777777" w:rsidR="00BF2812" w:rsidRDefault="00BF2812" w:rsidP="00A641C1">
      <w:pPr>
        <w:ind w:firstLine="360"/>
        <w:rPr>
          <w:ins w:id="1658" w:author="Michael Jennions" w:date="2020-08-09T22:31:00Z"/>
          <w:rFonts w:ascii="Garamond" w:hAnsi="Garamond"/>
          <w:color w:val="0070C0"/>
        </w:rPr>
      </w:pPr>
    </w:p>
    <w:p w14:paraId="55FEBE02" w14:textId="7ECAC0DC" w:rsidR="00665F28" w:rsidRDefault="00D94780" w:rsidP="00D94780">
      <w:pPr>
        <w:ind w:firstLine="360"/>
        <w:rPr>
          <w:ins w:id="1659" w:author="Michael Jennions" w:date="2020-08-09T22:36:00Z"/>
          <w:rFonts w:ascii="Garamond" w:hAnsi="Garamond"/>
          <w:color w:val="0070C0"/>
        </w:rPr>
      </w:pPr>
      <w:ins w:id="1660" w:author="Michael Jennions" w:date="2020-08-09T22:31:00Z">
        <w:r>
          <w:rPr>
            <w:rFonts w:ascii="Garamond" w:hAnsi="Garamond"/>
            <w:color w:val="0070C0"/>
          </w:rPr>
          <w:t xml:space="preserve">Third, </w:t>
        </w:r>
      </w:ins>
      <w:ins w:id="1661" w:author="Michael Jennions" w:date="2020-08-09T22:25:00Z">
        <w:r w:rsidR="00665F28">
          <w:rPr>
            <w:rFonts w:ascii="Garamond" w:hAnsi="Garamond"/>
            <w:color w:val="0070C0"/>
          </w:rPr>
          <w:t>life history trade</w:t>
        </w:r>
      </w:ins>
      <w:ins w:id="1662" w:author="Michael Jennions" w:date="2020-08-11T15:49:00Z">
        <w:r w:rsidR="00403519">
          <w:rPr>
            <w:rFonts w:ascii="Garamond" w:hAnsi="Garamond"/>
            <w:color w:val="0070C0"/>
          </w:rPr>
          <w:t>-offs</w:t>
        </w:r>
      </w:ins>
      <w:ins w:id="1663" w:author="Michael Jennions" w:date="2020-08-09T22:25:00Z">
        <w:r w:rsidR="00665F28">
          <w:rPr>
            <w:rFonts w:ascii="Garamond" w:hAnsi="Garamond"/>
            <w:color w:val="0070C0"/>
          </w:rPr>
          <w:t xml:space="preserve"> may result in </w:t>
        </w:r>
      </w:ins>
      <w:ins w:id="1664" w:author="Michael Jennions" w:date="2020-08-09T22:32:00Z">
        <w:r>
          <w:rPr>
            <w:rFonts w:ascii="Garamond" w:hAnsi="Garamond"/>
            <w:color w:val="0070C0"/>
          </w:rPr>
          <w:t xml:space="preserve">some individuals valuing future reproduction more highly due to </w:t>
        </w:r>
      </w:ins>
      <w:ins w:id="1665" w:author="Michael Jennions" w:date="2020-08-11T21:01:00Z">
        <w:r w:rsidR="0016628D">
          <w:rPr>
            <w:rFonts w:ascii="Garamond" w:hAnsi="Garamond"/>
            <w:color w:val="0070C0"/>
          </w:rPr>
          <w:t>a</w:t>
        </w:r>
      </w:ins>
      <w:ins w:id="1666" w:author="Michael Jennions" w:date="2020-08-09T22:32:00Z">
        <w:r>
          <w:rPr>
            <w:rFonts w:ascii="Garamond" w:hAnsi="Garamond"/>
            <w:color w:val="0070C0"/>
          </w:rPr>
          <w:t xml:space="preserve"> greater life expectancy</w:t>
        </w:r>
      </w:ins>
      <w:ins w:id="1667" w:author="Michael Jennions" w:date="2020-08-09T22:33:00Z">
        <w:r>
          <w:rPr>
            <w:rFonts w:ascii="Garamond" w:hAnsi="Garamond"/>
            <w:color w:val="0070C0"/>
          </w:rPr>
          <w:t xml:space="preserve"> arising from stochastic</w:t>
        </w:r>
      </w:ins>
      <w:ins w:id="1668" w:author="Michael Jennions" w:date="2020-08-09T23:06:00Z">
        <w:r w:rsidR="00BF2812">
          <w:rPr>
            <w:rFonts w:ascii="Garamond" w:hAnsi="Garamond"/>
            <w:color w:val="0070C0"/>
          </w:rPr>
          <w:t>, environmental</w:t>
        </w:r>
      </w:ins>
      <w:ins w:id="1669" w:author="Michael Jennions" w:date="2020-08-09T22:33:00Z">
        <w:r>
          <w:rPr>
            <w:rFonts w:ascii="Garamond" w:hAnsi="Garamond"/>
            <w:color w:val="0070C0"/>
          </w:rPr>
          <w:t xml:space="preserve"> factors (e.g. food availability during de</w:t>
        </w:r>
      </w:ins>
      <w:ins w:id="1670" w:author="Michael Jennions" w:date="2020-08-09T22:34:00Z">
        <w:r>
          <w:rPr>
            <w:rFonts w:ascii="Garamond" w:hAnsi="Garamond"/>
            <w:color w:val="0070C0"/>
          </w:rPr>
          <w:t>v</w:t>
        </w:r>
      </w:ins>
      <w:ins w:id="1671" w:author="Michael Jennions" w:date="2020-08-09T22:33:00Z">
        <w:r>
          <w:rPr>
            <w:rFonts w:ascii="Garamond" w:hAnsi="Garamond"/>
            <w:color w:val="0070C0"/>
          </w:rPr>
          <w:t>elopment) or gene-environment interactions</w:t>
        </w:r>
      </w:ins>
      <w:ins w:id="1672" w:author="Michael Jennions" w:date="2020-08-09T23:06:00Z">
        <w:r w:rsidR="00BF2812">
          <w:rPr>
            <w:rFonts w:ascii="Garamond" w:hAnsi="Garamond"/>
            <w:color w:val="0070C0"/>
          </w:rPr>
          <w:t xml:space="preserve"> that favour different genes </w:t>
        </w:r>
      </w:ins>
      <w:ins w:id="1673" w:author="Michael Jennions" w:date="2020-08-11T21:01:00Z">
        <w:r w:rsidR="0016628D">
          <w:rPr>
            <w:rFonts w:ascii="Garamond" w:hAnsi="Garamond"/>
            <w:color w:val="0070C0"/>
          </w:rPr>
          <w:t xml:space="preserve">depending on </w:t>
        </w:r>
      </w:ins>
      <w:ins w:id="1674" w:author="Michael Jennions" w:date="2020-08-09T23:07:00Z">
        <w:r w:rsidR="00BF2812">
          <w:rPr>
            <w:rFonts w:ascii="Garamond" w:hAnsi="Garamond"/>
            <w:color w:val="0070C0"/>
          </w:rPr>
          <w:t>the prevailing</w:t>
        </w:r>
      </w:ins>
      <w:ins w:id="1675" w:author="Michael Jennions" w:date="2020-08-09T23:06:00Z">
        <w:r w:rsidR="00BF2812">
          <w:rPr>
            <w:rFonts w:ascii="Garamond" w:hAnsi="Garamond"/>
            <w:color w:val="0070C0"/>
          </w:rPr>
          <w:t xml:space="preserve"> local conditions</w:t>
        </w:r>
      </w:ins>
      <w:ins w:id="1676" w:author="Michael Jennions" w:date="2020-08-09T22:33:00Z">
        <w:r>
          <w:rPr>
            <w:rFonts w:ascii="Garamond" w:hAnsi="Garamond"/>
            <w:color w:val="0070C0"/>
          </w:rPr>
          <w:t>.</w:t>
        </w:r>
      </w:ins>
      <w:ins w:id="1677" w:author="Michael Jennions" w:date="2020-08-09T22:32:00Z">
        <w:r>
          <w:rPr>
            <w:rFonts w:ascii="Garamond" w:hAnsi="Garamond"/>
            <w:color w:val="0070C0"/>
          </w:rPr>
          <w:t xml:space="preserve"> </w:t>
        </w:r>
      </w:ins>
      <w:ins w:id="1678" w:author="Michael Jennions" w:date="2020-08-11T21:02:00Z">
        <w:r w:rsidR="0016628D">
          <w:rPr>
            <w:rFonts w:ascii="Garamond" w:hAnsi="Garamond"/>
            <w:color w:val="0070C0"/>
          </w:rPr>
          <w:t>These trade-offs</w:t>
        </w:r>
      </w:ins>
      <w:ins w:id="1679" w:author="Michael Jennions" w:date="2020-08-09T22:32:00Z">
        <w:r>
          <w:rPr>
            <w:rFonts w:ascii="Garamond" w:hAnsi="Garamond"/>
            <w:color w:val="0070C0"/>
          </w:rPr>
          <w:t xml:space="preserve"> could favour </w:t>
        </w:r>
      </w:ins>
      <w:ins w:id="1680" w:author="Michael Jennions" w:date="2020-08-11T21:02:00Z">
        <w:r w:rsidR="0016628D">
          <w:rPr>
            <w:rFonts w:ascii="Garamond" w:hAnsi="Garamond"/>
            <w:color w:val="0070C0"/>
          </w:rPr>
          <w:t xml:space="preserve">shifts in behaviour by </w:t>
        </w:r>
      </w:ins>
      <w:ins w:id="1681" w:author="Michael Jennions" w:date="2020-08-09T22:34:00Z">
        <w:r>
          <w:rPr>
            <w:rFonts w:ascii="Garamond" w:hAnsi="Garamond"/>
            <w:color w:val="0070C0"/>
          </w:rPr>
          <w:t>individuals</w:t>
        </w:r>
      </w:ins>
      <w:ins w:id="1682" w:author="Michael Jennions" w:date="2020-08-09T22:32:00Z">
        <w:r>
          <w:rPr>
            <w:rFonts w:ascii="Garamond" w:hAnsi="Garamond"/>
            <w:color w:val="0070C0"/>
          </w:rPr>
          <w:t xml:space="preserve"> </w:t>
        </w:r>
      </w:ins>
      <w:ins w:id="1683" w:author="Michael Jennions" w:date="2020-08-11T15:50:00Z">
        <w:r w:rsidR="00403519">
          <w:rPr>
            <w:rFonts w:ascii="Garamond" w:hAnsi="Garamond"/>
            <w:color w:val="0070C0"/>
          </w:rPr>
          <w:t xml:space="preserve">with greater life expectancy </w:t>
        </w:r>
      </w:ins>
      <w:ins w:id="1684" w:author="Michael Jennions" w:date="2020-08-11T15:51:00Z">
        <w:r w:rsidR="00403519">
          <w:rPr>
            <w:rFonts w:ascii="Garamond" w:hAnsi="Garamond"/>
            <w:color w:val="0070C0"/>
          </w:rPr>
          <w:t>to be</w:t>
        </w:r>
      </w:ins>
      <w:ins w:id="1685" w:author="Michael Jennions" w:date="2020-08-09T22:32:00Z">
        <w:r>
          <w:rPr>
            <w:rFonts w:ascii="Garamond" w:hAnsi="Garamond"/>
            <w:color w:val="0070C0"/>
          </w:rPr>
          <w:t xml:space="preserve">, for example, </w:t>
        </w:r>
      </w:ins>
      <w:ins w:id="1686" w:author="Michael Jennions" w:date="2020-08-09T23:07:00Z">
        <w:r w:rsidR="00BF2812">
          <w:rPr>
            <w:rFonts w:ascii="Garamond" w:hAnsi="Garamond"/>
            <w:color w:val="0070C0"/>
          </w:rPr>
          <w:t xml:space="preserve">less bold or exploratory </w:t>
        </w:r>
      </w:ins>
      <w:ins w:id="1687" w:author="Michael Jennions" w:date="2020-08-09T22:34:00Z">
        <w:r>
          <w:rPr>
            <w:rFonts w:ascii="Garamond" w:hAnsi="Garamond"/>
            <w:color w:val="0070C0"/>
          </w:rPr>
          <w:t>(</w:t>
        </w:r>
        <w:r w:rsidRPr="00D94780">
          <w:rPr>
            <w:rFonts w:ascii="Garamond" w:hAnsi="Garamond"/>
            <w:color w:val="0070C0"/>
            <w:highlight w:val="cyan"/>
            <w:rPrChange w:id="1688" w:author="Michael Jennions" w:date="2020-08-09T22:34:00Z">
              <w:rPr>
                <w:rFonts w:ascii="Garamond" w:hAnsi="Garamond"/>
                <w:color w:val="0070C0"/>
              </w:rPr>
            </w:rPrChange>
          </w:rPr>
          <w:t>Wolf et al. 2007</w:t>
        </w:r>
        <w:r>
          <w:rPr>
            <w:rFonts w:ascii="Garamond" w:hAnsi="Garamond"/>
            <w:color w:val="0070C0"/>
          </w:rPr>
          <w:t xml:space="preserve">). </w:t>
        </w:r>
      </w:ins>
      <w:ins w:id="1689" w:author="Michael Jennions" w:date="2020-08-09T23:07:00Z">
        <w:r w:rsidR="00BF2812">
          <w:rPr>
            <w:rFonts w:ascii="Garamond" w:hAnsi="Garamond"/>
            <w:color w:val="0070C0"/>
          </w:rPr>
          <w:t>S</w:t>
        </w:r>
      </w:ins>
      <w:ins w:id="1690" w:author="Michael Jennions" w:date="2020-08-09T22:34:00Z">
        <w:r>
          <w:rPr>
            <w:rFonts w:ascii="Garamond" w:hAnsi="Garamond"/>
            <w:color w:val="0070C0"/>
          </w:rPr>
          <w:t xml:space="preserve">ex differences in </w:t>
        </w:r>
      </w:ins>
      <w:ins w:id="1691" w:author="Michael Jennions" w:date="2020-08-09T23:08:00Z">
        <w:r w:rsidR="00BF2812">
          <w:rPr>
            <w:rFonts w:ascii="Garamond" w:hAnsi="Garamond"/>
            <w:color w:val="0070C0"/>
          </w:rPr>
          <w:t xml:space="preserve">population </w:t>
        </w:r>
      </w:ins>
      <w:ins w:id="1692" w:author="Michael Jennions" w:date="2020-08-09T22:35:00Z">
        <w:r>
          <w:rPr>
            <w:rFonts w:ascii="Garamond" w:hAnsi="Garamond"/>
            <w:color w:val="0070C0"/>
          </w:rPr>
          <w:t xml:space="preserve">variation in </w:t>
        </w:r>
      </w:ins>
      <w:ins w:id="1693" w:author="Michael Jennions" w:date="2020-08-09T22:34:00Z">
        <w:r>
          <w:rPr>
            <w:rFonts w:ascii="Garamond" w:hAnsi="Garamond"/>
            <w:color w:val="0070C0"/>
          </w:rPr>
          <w:t xml:space="preserve">personality </w:t>
        </w:r>
      </w:ins>
      <w:ins w:id="1694" w:author="Michael Jennions" w:date="2020-08-11T15:51:00Z">
        <w:r w:rsidR="00403519">
          <w:rPr>
            <w:rFonts w:ascii="Garamond" w:hAnsi="Garamond"/>
            <w:color w:val="0070C0"/>
          </w:rPr>
          <w:t xml:space="preserve">as a result </w:t>
        </w:r>
      </w:ins>
      <w:ins w:id="1695" w:author="Michael Jennions" w:date="2020-08-09T23:08:00Z">
        <w:r w:rsidR="00BF2812">
          <w:rPr>
            <w:rFonts w:ascii="Garamond" w:hAnsi="Garamond"/>
            <w:color w:val="0070C0"/>
          </w:rPr>
          <w:t xml:space="preserve">seem </w:t>
        </w:r>
      </w:ins>
      <w:ins w:id="1696" w:author="Michael Jennions" w:date="2020-08-11T21:02:00Z">
        <w:r w:rsidR="0016628D">
          <w:rPr>
            <w:rFonts w:ascii="Garamond" w:hAnsi="Garamond"/>
            <w:color w:val="0070C0"/>
          </w:rPr>
          <w:t>plausible</w:t>
        </w:r>
      </w:ins>
      <w:ins w:id="1697" w:author="Michael Jennions" w:date="2020-08-09T23:08:00Z">
        <w:r w:rsidR="00BF2812">
          <w:rPr>
            <w:rFonts w:ascii="Garamond" w:hAnsi="Garamond"/>
            <w:color w:val="0070C0"/>
          </w:rPr>
          <w:t xml:space="preserve"> </w:t>
        </w:r>
      </w:ins>
      <w:ins w:id="1698" w:author="Michael Jennions" w:date="2020-08-09T22:34:00Z">
        <w:r>
          <w:rPr>
            <w:rFonts w:ascii="Garamond" w:hAnsi="Garamond"/>
            <w:color w:val="0070C0"/>
          </w:rPr>
          <w:t>because many sexual sele</w:t>
        </w:r>
      </w:ins>
      <w:ins w:id="1699" w:author="Michael Jennions" w:date="2020-08-09T22:35:00Z">
        <w:r>
          <w:rPr>
            <w:rFonts w:ascii="Garamond" w:hAnsi="Garamond"/>
            <w:color w:val="0070C0"/>
          </w:rPr>
          <w:t xml:space="preserve">cted traits </w:t>
        </w:r>
      </w:ins>
      <w:ins w:id="1700" w:author="Michael Jennions" w:date="2020-08-11T21:02:00Z">
        <w:r w:rsidR="0016628D">
          <w:rPr>
            <w:rFonts w:ascii="Garamond" w:hAnsi="Garamond"/>
            <w:color w:val="0070C0"/>
          </w:rPr>
          <w:t xml:space="preserve">in males </w:t>
        </w:r>
      </w:ins>
      <w:ins w:id="1701" w:author="Michael Jennions" w:date="2020-08-09T22:35:00Z">
        <w:r>
          <w:rPr>
            <w:rFonts w:ascii="Garamond" w:hAnsi="Garamond"/>
            <w:color w:val="0070C0"/>
          </w:rPr>
          <w:t>increase the risk of death due to injury during fighting (</w:t>
        </w:r>
        <w:r w:rsidRPr="00D94780">
          <w:rPr>
            <w:rFonts w:ascii="Garamond" w:hAnsi="Garamond"/>
            <w:color w:val="0070C0"/>
            <w:highlight w:val="cyan"/>
            <w:rPrChange w:id="1702" w:author="Michael Jennions" w:date="2020-08-09T22:36:00Z">
              <w:rPr>
                <w:rFonts w:ascii="Garamond" w:hAnsi="Garamond"/>
                <w:color w:val="0070C0"/>
              </w:rPr>
            </w:rPrChange>
          </w:rPr>
          <w:t>REF</w:t>
        </w:r>
        <w:r>
          <w:rPr>
            <w:rFonts w:ascii="Garamond" w:hAnsi="Garamond"/>
            <w:color w:val="0070C0"/>
          </w:rPr>
          <w:t xml:space="preserve">), or elevate mortality </w:t>
        </w:r>
      </w:ins>
      <w:ins w:id="1703" w:author="Michael Jennions" w:date="2020-08-09T23:09:00Z">
        <w:r w:rsidR="00BF2812">
          <w:rPr>
            <w:rFonts w:ascii="Garamond" w:hAnsi="Garamond"/>
            <w:color w:val="0070C0"/>
          </w:rPr>
          <w:t xml:space="preserve">because sexual advertising imposes high </w:t>
        </w:r>
      </w:ins>
      <w:ins w:id="1704" w:author="Michael Jennions" w:date="2020-08-09T22:35:00Z">
        <w:r>
          <w:rPr>
            <w:rFonts w:ascii="Garamond" w:hAnsi="Garamond"/>
            <w:color w:val="0070C0"/>
          </w:rPr>
          <w:t>energetic costs (</w:t>
        </w:r>
        <w:r w:rsidRPr="00D94780">
          <w:rPr>
            <w:rFonts w:ascii="Garamond" w:hAnsi="Garamond"/>
            <w:color w:val="0070C0"/>
            <w:highlight w:val="cyan"/>
            <w:rPrChange w:id="1705" w:author="Michael Jennions" w:date="2020-08-09T22:36:00Z">
              <w:rPr>
                <w:rFonts w:ascii="Garamond" w:hAnsi="Garamond"/>
                <w:color w:val="0070C0"/>
              </w:rPr>
            </w:rPrChange>
          </w:rPr>
          <w:t>REF</w:t>
        </w:r>
        <w:r>
          <w:rPr>
            <w:rFonts w:ascii="Garamond" w:hAnsi="Garamond"/>
            <w:color w:val="0070C0"/>
          </w:rPr>
          <w:t>)</w:t>
        </w:r>
      </w:ins>
      <w:ins w:id="1706" w:author="Michael Jennions" w:date="2020-08-09T23:09:00Z">
        <w:r w:rsidR="00BF2812">
          <w:rPr>
            <w:rFonts w:ascii="Garamond" w:hAnsi="Garamond"/>
            <w:color w:val="0070C0"/>
          </w:rPr>
          <w:t xml:space="preserve"> and attracts predators (</w:t>
        </w:r>
        <w:r w:rsidR="00BF2812" w:rsidRPr="00BF2812">
          <w:rPr>
            <w:rFonts w:ascii="Garamond" w:hAnsi="Garamond"/>
            <w:color w:val="0070C0"/>
            <w:highlight w:val="cyan"/>
            <w:rPrChange w:id="1707" w:author="Michael Jennions" w:date="2020-08-09T23:09:00Z">
              <w:rPr>
                <w:rFonts w:ascii="Garamond" w:hAnsi="Garamond"/>
                <w:color w:val="0070C0"/>
              </w:rPr>
            </w:rPrChange>
          </w:rPr>
          <w:t>REF</w:t>
        </w:r>
        <w:r w:rsidR="00BF2812">
          <w:rPr>
            <w:rFonts w:ascii="Garamond" w:hAnsi="Garamond"/>
            <w:color w:val="0070C0"/>
          </w:rPr>
          <w:t>)</w:t>
        </w:r>
      </w:ins>
      <w:ins w:id="1708" w:author="Michael Jennions" w:date="2020-08-11T21:02:00Z">
        <w:r w:rsidR="0016628D">
          <w:rPr>
            <w:rFonts w:ascii="Garamond" w:hAnsi="Garamond"/>
            <w:color w:val="0070C0"/>
          </w:rPr>
          <w:t>. This s</w:t>
        </w:r>
      </w:ins>
      <w:ins w:id="1709" w:author="Michael Jennions" w:date="2020-08-11T21:03:00Z">
        <w:r w:rsidR="0016628D">
          <w:rPr>
            <w:rFonts w:ascii="Garamond" w:hAnsi="Garamond"/>
            <w:color w:val="0070C0"/>
          </w:rPr>
          <w:t>ource of variation is further exacerbated if males vary in the costs that sexually selected traits i</w:t>
        </w:r>
      </w:ins>
      <w:ins w:id="1710" w:author="Michael Jennions" w:date="2020-08-11T21:04:00Z">
        <w:r w:rsidR="0016628D">
          <w:rPr>
            <w:rFonts w:ascii="Garamond" w:hAnsi="Garamond"/>
            <w:color w:val="0070C0"/>
          </w:rPr>
          <w:t>mpose depending on the males underlying health or body condition.</w:t>
        </w:r>
      </w:ins>
    </w:p>
    <w:p w14:paraId="35AE1074" w14:textId="0D6132F8" w:rsidR="00D94780" w:rsidRDefault="00D94780" w:rsidP="00D94780">
      <w:pPr>
        <w:ind w:firstLine="360"/>
        <w:rPr>
          <w:ins w:id="1711" w:author="Michael Jennions" w:date="2020-08-09T22:36:00Z"/>
          <w:rFonts w:ascii="Garamond" w:hAnsi="Garamond"/>
          <w:color w:val="0070C0"/>
        </w:rPr>
      </w:pPr>
    </w:p>
    <w:p w14:paraId="6B4E10E5" w14:textId="1854FF52" w:rsidR="003A0A8C" w:rsidRPr="001E19C9" w:rsidRDefault="00D94780" w:rsidP="00D94780">
      <w:pPr>
        <w:ind w:firstLine="360"/>
        <w:rPr>
          <w:ins w:id="1712" w:author="Michael Jennions" w:date="2020-08-09T22:55:00Z"/>
          <w:rFonts w:ascii="Garamond" w:hAnsi="Garamond"/>
          <w:color w:val="0070C0"/>
          <w:rPrChange w:id="1713" w:author="Michael Jennions" w:date="2020-08-09T22:55:00Z">
            <w:rPr>
              <w:ins w:id="1714" w:author="Michael Jennions" w:date="2020-08-09T22:55:00Z"/>
              <w:rFonts w:ascii="Garamond" w:hAnsi="Garamond"/>
              <w:color w:val="FF0000"/>
            </w:rPr>
          </w:rPrChange>
        </w:rPr>
      </w:pPr>
      <w:ins w:id="1715" w:author="Michael Jennions" w:date="2020-08-09T22:36:00Z">
        <w:r w:rsidRPr="001E19C9">
          <w:rPr>
            <w:rFonts w:ascii="Garamond" w:hAnsi="Garamond"/>
            <w:color w:val="0070C0"/>
          </w:rPr>
          <w:t>Four</w:t>
        </w:r>
      </w:ins>
      <w:del w:id="1716" w:author="Michael Jennions" w:date="2020-08-09T22:36:00Z">
        <w:r w:rsidRPr="001E19C9" w:rsidDel="00D94780">
          <w:rPr>
            <w:rFonts w:ascii="Garamond" w:hAnsi="Garamond"/>
            <w:color w:val="0070C0"/>
            <w:rPrChange w:id="1717" w:author="Michael Jennions" w:date="2020-08-09T22:55:00Z">
              <w:rPr>
                <w:rFonts w:ascii="Garamond" w:hAnsi="Garamond"/>
                <w:color w:val="FF0000"/>
              </w:rPr>
            </w:rPrChange>
          </w:rPr>
          <w:delText xml:space="preserve"> Third</w:delText>
        </w:r>
      </w:del>
      <w:r w:rsidRPr="001E19C9">
        <w:rPr>
          <w:rFonts w:ascii="Garamond" w:hAnsi="Garamond"/>
          <w:color w:val="0070C0"/>
          <w:rPrChange w:id="1718" w:author="Michael Jennions" w:date="2020-08-09T22:55:00Z">
            <w:rPr>
              <w:rFonts w:ascii="Garamond" w:hAnsi="Garamond"/>
              <w:color w:val="FF0000"/>
            </w:rPr>
          </w:rPrChange>
        </w:rPr>
        <w:t xml:space="preserve">, </w:t>
      </w:r>
      <w:del w:id="1719" w:author="Michael Jennions" w:date="2020-08-09T22:37:00Z">
        <w:r w:rsidRPr="001E19C9" w:rsidDel="00D94780">
          <w:rPr>
            <w:rFonts w:ascii="Garamond" w:hAnsi="Garamond"/>
            <w:color w:val="0070C0"/>
            <w:rPrChange w:id="1720" w:author="Michael Jennions" w:date="2020-08-09T22:55:00Z">
              <w:rPr>
                <w:rFonts w:ascii="Garamond" w:hAnsi="Garamond"/>
                <w:color w:val="FF0000"/>
              </w:rPr>
            </w:rPrChange>
          </w:rPr>
          <w:delText xml:space="preserve">the ‘sex chromosome’ hypothesis </w:delText>
        </w:r>
      </w:del>
      <w:del w:id="1721" w:author="Michael Jennions" w:date="2020-08-09T22:36:00Z">
        <w:r w:rsidRPr="001E19C9" w:rsidDel="00D94780">
          <w:rPr>
            <w:rFonts w:ascii="Garamond" w:hAnsi="Garamond"/>
            <w:color w:val="0070C0"/>
            <w:rPrChange w:id="1722"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723" w:author="Michael Jennions" w:date="2020-08-09T22:55:00Z">
              <w:rPr>
                <w:rFonts w:ascii="Garamond" w:hAnsi="Garamond"/>
                <w:color w:val="FF0000"/>
              </w:rPr>
            </w:rPrChange>
          </w:rPr>
          <w:del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delInstrText>
        </w:r>
        <w:r w:rsidRPr="001E19C9" w:rsidDel="00D94780">
          <w:rPr>
            <w:rFonts w:ascii="Garamond" w:hAnsi="Garamond"/>
            <w:color w:val="0070C0"/>
            <w:rPrChange w:id="1724"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725" w:author="Michael Jennions" w:date="2020-08-09T22:55:00Z">
              <w:rPr>
                <w:rFonts w:ascii="Garamond" w:hAnsi="Garamond"/>
                <w:noProof/>
                <w:color w:val="FF0000"/>
              </w:rPr>
            </w:rPrChange>
          </w:rPr>
          <w:delText>(James 1973</w:delText>
        </w:r>
        <w:r w:rsidRPr="001E19C9" w:rsidDel="00D94780">
          <w:rPr>
            <w:rFonts w:ascii="Garamond" w:hAnsi="Garamond"/>
            <w:color w:val="0070C0"/>
            <w:rPrChange w:id="1726" w:author="Michael Jennions" w:date="2020-08-09T22:55:00Z">
              <w:rPr>
                <w:rFonts w:ascii="Garamond" w:hAnsi="Garamond"/>
                <w:color w:val="FF0000"/>
              </w:rPr>
            </w:rPrChange>
          </w:rPr>
          <w:fldChar w:fldCharType="end"/>
        </w:r>
        <w:r w:rsidRPr="001E19C9" w:rsidDel="00D94780">
          <w:rPr>
            <w:rFonts w:ascii="Garamond" w:hAnsi="Garamond"/>
            <w:color w:val="0070C0"/>
            <w:rPrChange w:id="1727" w:author="Michael Jennions" w:date="2020-08-09T22:55:00Z">
              <w:rPr>
                <w:rFonts w:ascii="Garamond" w:hAnsi="Garamond"/>
                <w:color w:val="FF0000"/>
              </w:rPr>
            </w:rPrChange>
          </w:rPr>
          <w:delText xml:space="preserve">) </w:delText>
        </w:r>
      </w:del>
      <w:del w:id="1728" w:author="Michael Jennions" w:date="2020-08-09T22:37:00Z">
        <w:r w:rsidRPr="001E19C9" w:rsidDel="00D94780">
          <w:rPr>
            <w:rFonts w:ascii="Garamond" w:hAnsi="Garamond"/>
            <w:color w:val="0070C0"/>
            <w:rPrChange w:id="1729" w:author="Michael Jennions" w:date="2020-08-09T22:55:00Z">
              <w:rPr>
                <w:rFonts w:ascii="Garamond" w:hAnsi="Garamond"/>
                <w:color w:val="FF0000"/>
              </w:rPr>
            </w:rPrChange>
          </w:rPr>
          <w:delText xml:space="preserve">suggests that </w:delText>
        </w:r>
      </w:del>
      <w:r w:rsidRPr="001E19C9">
        <w:rPr>
          <w:rFonts w:ascii="Garamond" w:hAnsi="Garamond"/>
          <w:color w:val="0070C0"/>
          <w:rPrChange w:id="1730" w:author="Michael Jennions" w:date="2020-08-09T22:55:00Z">
            <w:rPr>
              <w:rFonts w:ascii="Garamond" w:hAnsi="Garamond"/>
              <w:color w:val="FF0000"/>
            </w:rPr>
          </w:rPrChange>
        </w:rPr>
        <w:t xml:space="preserve">greater male variability </w:t>
      </w:r>
      <w:ins w:id="1731" w:author="Michael Jennions" w:date="2020-08-09T22:37:00Z">
        <w:r w:rsidRPr="001E19C9">
          <w:rPr>
            <w:rFonts w:ascii="Garamond" w:hAnsi="Garamond"/>
            <w:color w:val="0070C0"/>
            <w:rPrChange w:id="1732" w:author="Michael Jennions" w:date="2020-08-09T22:55:00Z">
              <w:rPr>
                <w:rFonts w:ascii="Garamond" w:hAnsi="Garamond"/>
                <w:color w:val="FF0000"/>
              </w:rPr>
            </w:rPrChange>
          </w:rPr>
          <w:t>mig</w:t>
        </w:r>
      </w:ins>
      <w:ins w:id="1733" w:author="Michael Jennions" w:date="2020-08-09T22:50:00Z">
        <w:r w:rsidRPr="001E19C9">
          <w:rPr>
            <w:rFonts w:ascii="Garamond" w:hAnsi="Garamond"/>
            <w:color w:val="0070C0"/>
            <w:rPrChange w:id="1734" w:author="Michael Jennions" w:date="2020-08-09T22:55:00Z">
              <w:rPr>
                <w:rFonts w:ascii="Garamond" w:hAnsi="Garamond"/>
                <w:color w:val="FF0000"/>
              </w:rPr>
            </w:rPrChange>
          </w:rPr>
          <w:t>h</w:t>
        </w:r>
      </w:ins>
      <w:ins w:id="1735" w:author="Michael Jennions" w:date="2020-08-09T22:37:00Z">
        <w:r w:rsidRPr="001E19C9">
          <w:rPr>
            <w:rFonts w:ascii="Garamond" w:hAnsi="Garamond"/>
            <w:color w:val="0070C0"/>
            <w:rPrChange w:id="1736" w:author="Michael Jennions" w:date="2020-08-09T22:55:00Z">
              <w:rPr>
                <w:rFonts w:ascii="Garamond" w:hAnsi="Garamond"/>
                <w:color w:val="FF0000"/>
              </w:rPr>
            </w:rPrChange>
          </w:rPr>
          <w:t xml:space="preserve">t </w:t>
        </w:r>
      </w:ins>
      <w:ins w:id="1737" w:author="Michael Jennions" w:date="2020-08-11T21:04:00Z">
        <w:r w:rsidR="00930587">
          <w:rPr>
            <w:rFonts w:ascii="Garamond" w:hAnsi="Garamond"/>
            <w:color w:val="0070C0"/>
          </w:rPr>
          <w:t>arise from</w:t>
        </w:r>
      </w:ins>
      <w:ins w:id="1738" w:author="Michael Jennions" w:date="2020-08-09T22:37:00Z">
        <w:r w:rsidRPr="001E19C9">
          <w:rPr>
            <w:rFonts w:ascii="Garamond" w:hAnsi="Garamond"/>
            <w:color w:val="0070C0"/>
            <w:rPrChange w:id="1739" w:author="Michael Jennions" w:date="2020-08-09T22:55:00Z">
              <w:rPr>
                <w:rFonts w:ascii="Garamond" w:hAnsi="Garamond"/>
                <w:color w:val="FF0000"/>
              </w:rPr>
            </w:rPrChange>
          </w:rPr>
          <w:t xml:space="preserve"> the mechanism of sex determination  </w:t>
        </w:r>
      </w:ins>
      <w:del w:id="1740" w:author="Michael Jennions" w:date="2020-08-09T22:37:00Z">
        <w:r w:rsidRPr="001E19C9" w:rsidDel="00D94780">
          <w:rPr>
            <w:rFonts w:ascii="Garamond" w:hAnsi="Garamond"/>
            <w:color w:val="0070C0"/>
            <w:rPrChange w:id="1741" w:author="Michael Jennions" w:date="2020-08-09T22:55:00Z">
              <w:rPr>
                <w:rFonts w:ascii="Garamond" w:hAnsi="Garamond"/>
                <w:color w:val="FF0000"/>
              </w:rPr>
            </w:rPrChange>
          </w:rPr>
          <w:delText>is the result of sex chromosomal arrangement</w:delText>
        </w:r>
      </w:del>
      <w:ins w:id="1742" w:author="Michael Jennions" w:date="2020-08-09T22:36:00Z">
        <w:r w:rsidRPr="001E19C9">
          <w:rPr>
            <w:rFonts w:ascii="Garamond" w:hAnsi="Garamond"/>
            <w:color w:val="0070C0"/>
            <w:rPrChange w:id="1743" w:author="Michael Jennions" w:date="2020-08-09T22:55:00Z">
              <w:rPr>
                <w:rFonts w:ascii="Garamond" w:hAnsi="Garamond"/>
                <w:color w:val="FF0000"/>
              </w:rPr>
            </w:rPrChange>
          </w:rPr>
          <w:fldChar w:fldCharType="begin" w:fldLock="1"/>
        </w:r>
        <w:r w:rsidRPr="001E19C9">
          <w:rPr>
            <w:rFonts w:ascii="Garamond" w:hAnsi="Garamond"/>
            <w:color w:val="0070C0"/>
            <w:rPrChange w:id="1744" w:author="Michael Jennions" w:date="2020-08-09T22:55:00Z">
              <w:rPr>
                <w:rFonts w:ascii="Garamond" w:hAnsi="Garamond"/>
                <w:color w:val="FF0000"/>
              </w:rPr>
            </w:rPrChange>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1E19C9">
          <w:rPr>
            <w:rFonts w:ascii="Garamond" w:hAnsi="Garamond"/>
            <w:color w:val="0070C0"/>
            <w:rPrChange w:id="1745" w:author="Michael Jennions" w:date="2020-08-09T22:55:00Z">
              <w:rPr>
                <w:rFonts w:ascii="Garamond" w:hAnsi="Garamond"/>
                <w:color w:val="FF0000"/>
              </w:rPr>
            </w:rPrChange>
          </w:rPr>
          <w:fldChar w:fldCharType="separate"/>
        </w:r>
        <w:r w:rsidRPr="001E19C9">
          <w:rPr>
            <w:rFonts w:ascii="Garamond" w:hAnsi="Garamond"/>
            <w:noProof/>
            <w:color w:val="0070C0"/>
            <w:rPrChange w:id="1746" w:author="Michael Jennions" w:date="2020-08-09T22:55:00Z">
              <w:rPr>
                <w:rFonts w:ascii="Garamond" w:hAnsi="Garamond"/>
                <w:noProof/>
                <w:color w:val="FF0000"/>
              </w:rPr>
            </w:rPrChange>
          </w:rPr>
          <w:t>(James 1973</w:t>
        </w:r>
        <w:r w:rsidRPr="001E19C9">
          <w:rPr>
            <w:rFonts w:ascii="Garamond" w:hAnsi="Garamond"/>
            <w:color w:val="0070C0"/>
            <w:rPrChange w:id="1747" w:author="Michael Jennions" w:date="2020-08-09T22:55:00Z">
              <w:rPr>
                <w:rFonts w:ascii="Garamond" w:hAnsi="Garamond"/>
                <w:color w:val="FF0000"/>
              </w:rPr>
            </w:rPrChange>
          </w:rPr>
          <w:fldChar w:fldCharType="end"/>
        </w:r>
        <w:r w:rsidRPr="001E19C9">
          <w:rPr>
            <w:rFonts w:ascii="Garamond" w:hAnsi="Garamond"/>
            <w:color w:val="0070C0"/>
            <w:rPrChange w:id="1748" w:author="Michael Jennions" w:date="2020-08-09T22:55:00Z">
              <w:rPr>
                <w:rFonts w:ascii="Garamond" w:hAnsi="Garamond"/>
                <w:color w:val="FF0000"/>
              </w:rPr>
            </w:rPrChange>
          </w:rPr>
          <w:t>)</w:t>
        </w:r>
      </w:ins>
      <w:r w:rsidRPr="001E19C9">
        <w:rPr>
          <w:rFonts w:ascii="Garamond" w:hAnsi="Garamond"/>
          <w:color w:val="0070C0"/>
          <w:rPrChange w:id="1749" w:author="Michael Jennions" w:date="2020-08-09T22:55:00Z">
            <w:rPr>
              <w:rFonts w:ascii="Garamond" w:hAnsi="Garamond"/>
              <w:color w:val="FF0000"/>
            </w:rPr>
          </w:rPrChange>
        </w:rPr>
        <w:t xml:space="preserve">. </w:t>
      </w:r>
      <w:ins w:id="1750" w:author="Michael Jennions" w:date="2020-08-11T21:04:00Z">
        <w:r w:rsidR="00930587">
          <w:rPr>
            <w:rFonts w:ascii="Garamond" w:hAnsi="Garamond"/>
            <w:color w:val="0070C0"/>
          </w:rPr>
          <w:t>I</w:t>
        </w:r>
      </w:ins>
      <w:ins w:id="1751" w:author="Michael Jennions" w:date="2020-08-09T22:37:00Z">
        <w:r w:rsidRPr="001E19C9">
          <w:rPr>
            <w:rFonts w:ascii="Garamond" w:hAnsi="Garamond"/>
            <w:color w:val="0070C0"/>
            <w:rPrChange w:id="1752" w:author="Michael Jennions" w:date="2020-08-09T22:55:00Z">
              <w:rPr>
                <w:rFonts w:ascii="Garamond" w:hAnsi="Garamond"/>
                <w:color w:val="FF0000"/>
              </w:rPr>
            </w:rPrChange>
          </w:rPr>
          <w:t xml:space="preserve">n some taxa females </w:t>
        </w:r>
      </w:ins>
      <w:ins w:id="1753" w:author="Michael Jennions" w:date="2020-08-09T22:38:00Z">
        <w:r w:rsidRPr="001E19C9">
          <w:rPr>
            <w:rFonts w:ascii="Garamond" w:hAnsi="Garamond"/>
            <w:color w:val="0070C0"/>
            <w:rPrChange w:id="1754" w:author="Michael Jennions" w:date="2020-08-09T22:55:00Z">
              <w:rPr>
                <w:rFonts w:ascii="Garamond" w:hAnsi="Garamond"/>
                <w:color w:val="FF0000"/>
              </w:rPr>
            </w:rPrChange>
          </w:rPr>
          <w:t>have two copies of each gene</w:t>
        </w:r>
      </w:ins>
      <w:ins w:id="1755" w:author="Michael Jennions" w:date="2020-08-11T21:04:00Z">
        <w:r w:rsidR="00930587">
          <w:rPr>
            <w:rFonts w:ascii="Garamond" w:hAnsi="Garamond"/>
            <w:color w:val="0070C0"/>
          </w:rPr>
          <w:t>,</w:t>
        </w:r>
      </w:ins>
      <w:ins w:id="1756" w:author="Michael Jennions" w:date="2020-08-09T22:37:00Z">
        <w:r w:rsidRPr="001E19C9">
          <w:rPr>
            <w:rFonts w:ascii="Garamond" w:hAnsi="Garamond"/>
            <w:color w:val="0070C0"/>
            <w:rPrChange w:id="1757" w:author="Michael Jennions" w:date="2020-08-09T22:55:00Z">
              <w:rPr>
                <w:rFonts w:ascii="Garamond" w:hAnsi="Garamond"/>
                <w:color w:val="FF0000"/>
              </w:rPr>
            </w:rPrChange>
          </w:rPr>
          <w:t xml:space="preserve"> </w:t>
        </w:r>
      </w:ins>
      <w:ins w:id="1758" w:author="Michael Jennions" w:date="2020-08-09T23:09:00Z">
        <w:r w:rsidR="00CC7838">
          <w:rPr>
            <w:rFonts w:ascii="Garamond" w:hAnsi="Garamond"/>
            <w:color w:val="0070C0"/>
          </w:rPr>
          <w:t>while</w:t>
        </w:r>
      </w:ins>
      <w:ins w:id="1759" w:author="Michael Jennions" w:date="2020-08-09T22:38:00Z">
        <w:r w:rsidRPr="001E19C9">
          <w:rPr>
            <w:rFonts w:ascii="Garamond" w:hAnsi="Garamond"/>
            <w:color w:val="0070C0"/>
            <w:rPrChange w:id="1760" w:author="Michael Jennions" w:date="2020-08-09T22:55:00Z">
              <w:rPr>
                <w:rFonts w:ascii="Garamond" w:hAnsi="Garamond"/>
                <w:color w:val="FF0000"/>
              </w:rPr>
            </w:rPrChange>
          </w:rPr>
          <w:t xml:space="preserve"> males only have one</w:t>
        </w:r>
      </w:ins>
      <w:ins w:id="1761" w:author="Michael Jennions" w:date="2020-08-09T23:10:00Z">
        <w:r w:rsidR="00CC7838">
          <w:rPr>
            <w:rFonts w:ascii="Garamond" w:hAnsi="Garamond"/>
            <w:color w:val="0070C0"/>
          </w:rPr>
          <w:t>. This can be</w:t>
        </w:r>
      </w:ins>
      <w:ins w:id="1762" w:author="Michael Jennions" w:date="2020-08-09T22:38:00Z">
        <w:r w:rsidRPr="001E19C9">
          <w:rPr>
            <w:rFonts w:ascii="Garamond" w:hAnsi="Garamond"/>
            <w:color w:val="0070C0"/>
            <w:rPrChange w:id="1763" w:author="Michael Jennions" w:date="2020-08-09T22:55:00Z">
              <w:rPr>
                <w:rFonts w:ascii="Garamond" w:hAnsi="Garamond"/>
                <w:color w:val="FF0000"/>
              </w:rPr>
            </w:rPrChange>
          </w:rPr>
          <w:t xml:space="preserve"> across the </w:t>
        </w:r>
      </w:ins>
      <w:ins w:id="1764" w:author="Michael Jennions" w:date="2020-08-11T21:04:00Z">
        <w:r w:rsidR="00930587">
          <w:rPr>
            <w:rFonts w:ascii="Garamond" w:hAnsi="Garamond"/>
            <w:color w:val="0070C0"/>
          </w:rPr>
          <w:t xml:space="preserve">entire </w:t>
        </w:r>
      </w:ins>
      <w:ins w:id="1765" w:author="Michael Jennions" w:date="2020-08-09T22:38:00Z">
        <w:r w:rsidRPr="001E19C9">
          <w:rPr>
            <w:rFonts w:ascii="Garamond" w:hAnsi="Garamond"/>
            <w:color w:val="0070C0"/>
            <w:rPrChange w:id="1766" w:author="Michael Jennions" w:date="2020-08-09T22:55:00Z">
              <w:rPr>
                <w:rFonts w:ascii="Garamond" w:hAnsi="Garamond"/>
                <w:color w:val="FF0000"/>
              </w:rPr>
            </w:rPrChange>
          </w:rPr>
          <w:t>genome (e.g. haplodiploidy)</w:t>
        </w:r>
      </w:ins>
      <w:ins w:id="1767" w:author="Michael Jennions" w:date="2020-08-09T23:10:00Z">
        <w:r w:rsidR="00CC7838">
          <w:rPr>
            <w:rFonts w:ascii="Garamond" w:hAnsi="Garamond"/>
            <w:color w:val="0070C0"/>
          </w:rPr>
          <w:t>,</w:t>
        </w:r>
      </w:ins>
      <w:ins w:id="1768" w:author="Michael Jennions" w:date="2020-08-09T22:39:00Z">
        <w:r w:rsidRPr="001E19C9">
          <w:rPr>
            <w:rFonts w:ascii="Garamond" w:hAnsi="Garamond"/>
            <w:color w:val="0070C0"/>
            <w:rPrChange w:id="1769" w:author="Michael Jennions" w:date="2020-08-09T22:55:00Z">
              <w:rPr>
                <w:rFonts w:ascii="Garamond" w:hAnsi="Garamond"/>
                <w:color w:val="FF0000"/>
              </w:rPr>
            </w:rPrChange>
          </w:rPr>
          <w:t xml:space="preserve"> or</w:t>
        </w:r>
      </w:ins>
      <w:ins w:id="1770" w:author="Michael Jennions" w:date="2020-08-09T23:10:00Z">
        <w:r w:rsidR="00CC7838">
          <w:rPr>
            <w:rFonts w:ascii="Garamond" w:hAnsi="Garamond"/>
            <w:color w:val="0070C0"/>
          </w:rPr>
          <w:t xml:space="preserve">, </w:t>
        </w:r>
      </w:ins>
      <w:ins w:id="1771" w:author="Michael Jennions" w:date="2020-08-09T22:39:00Z">
        <w:r w:rsidRPr="001E19C9">
          <w:rPr>
            <w:rFonts w:ascii="Garamond" w:hAnsi="Garamond"/>
            <w:color w:val="0070C0"/>
            <w:rPrChange w:id="1772" w:author="Michael Jennions" w:date="2020-08-09T22:55:00Z">
              <w:rPr>
                <w:rFonts w:ascii="Garamond" w:hAnsi="Garamond"/>
                <w:color w:val="FF0000"/>
              </w:rPr>
            </w:rPrChange>
          </w:rPr>
          <w:t xml:space="preserve">less dramatically, </w:t>
        </w:r>
      </w:ins>
      <w:del w:id="1773" w:author="Michael Jennions" w:date="2020-08-09T22:39:00Z">
        <w:r w:rsidRPr="001E19C9" w:rsidDel="00D94780">
          <w:rPr>
            <w:rFonts w:ascii="Garamond" w:hAnsi="Garamond"/>
            <w:color w:val="0070C0"/>
            <w:rPrChange w:id="1774" w:author="Michael Jennions" w:date="2020-08-09T22:55:00Z">
              <w:rPr>
                <w:rFonts w:ascii="Garamond" w:hAnsi="Garamond"/>
                <w:color w:val="FF0000"/>
              </w:rPr>
            </w:rPrChange>
          </w:rPr>
          <w:delText xml:space="preserve">For mammals, </w:delText>
        </w:r>
      </w:del>
      <w:r w:rsidRPr="001E19C9">
        <w:rPr>
          <w:rFonts w:ascii="Garamond" w:hAnsi="Garamond"/>
          <w:color w:val="0070C0"/>
          <w:rPrChange w:id="1775" w:author="Michael Jennions" w:date="2020-08-09T22:55:00Z">
            <w:rPr>
              <w:rFonts w:ascii="Garamond" w:hAnsi="Garamond"/>
              <w:color w:val="FF0000"/>
            </w:rPr>
          </w:rPrChange>
        </w:rPr>
        <w:t xml:space="preserve">females have </w:t>
      </w:r>
      <w:del w:id="1776" w:author="Michael Jennions" w:date="2020-08-11T21:05:00Z">
        <w:r w:rsidRPr="001E19C9" w:rsidDel="00930587">
          <w:rPr>
            <w:rFonts w:ascii="Garamond" w:hAnsi="Garamond"/>
            <w:color w:val="0070C0"/>
            <w:rPrChange w:id="1777" w:author="Michael Jennions" w:date="2020-08-09T22:55:00Z">
              <w:rPr>
                <w:rFonts w:ascii="Garamond" w:hAnsi="Garamond"/>
                <w:color w:val="FF0000"/>
              </w:rPr>
            </w:rPrChange>
          </w:rPr>
          <w:delText xml:space="preserve">two </w:delText>
        </w:r>
      </w:del>
      <w:ins w:id="1778" w:author="Michael Jennions" w:date="2020-08-11T21:05:00Z">
        <w:r w:rsidR="00930587">
          <w:rPr>
            <w:rFonts w:ascii="Garamond" w:hAnsi="Garamond"/>
            <w:color w:val="0070C0"/>
          </w:rPr>
          <w:t>two</w:t>
        </w:r>
        <w:r w:rsidR="00930587" w:rsidRPr="001E19C9">
          <w:rPr>
            <w:rFonts w:ascii="Garamond" w:hAnsi="Garamond"/>
            <w:color w:val="0070C0"/>
            <w:rPrChange w:id="1779" w:author="Michael Jennions" w:date="2020-08-09T22:55:00Z">
              <w:rPr>
                <w:rFonts w:ascii="Garamond" w:hAnsi="Garamond"/>
                <w:color w:val="FF0000"/>
              </w:rPr>
            </w:rPrChange>
          </w:rPr>
          <w:t xml:space="preserve"> </w:t>
        </w:r>
      </w:ins>
      <w:r w:rsidRPr="001E19C9">
        <w:rPr>
          <w:rFonts w:ascii="Garamond" w:hAnsi="Garamond"/>
          <w:color w:val="0070C0"/>
          <w:rPrChange w:id="1780" w:author="Michael Jennions" w:date="2020-08-09T22:55:00Z">
            <w:rPr>
              <w:rFonts w:ascii="Garamond" w:hAnsi="Garamond"/>
              <w:color w:val="FF0000"/>
            </w:rPr>
          </w:rPrChange>
        </w:rPr>
        <w:t xml:space="preserve">copies of the </w:t>
      </w:r>
      <w:ins w:id="1781" w:author="Michael Jennions" w:date="2020-08-09T22:39:00Z">
        <w:r w:rsidRPr="001E19C9">
          <w:rPr>
            <w:rFonts w:ascii="Garamond" w:hAnsi="Garamond"/>
            <w:color w:val="0070C0"/>
            <w:rPrChange w:id="1782" w:author="Michael Jennions" w:date="2020-08-09T22:55:00Z">
              <w:rPr>
                <w:rFonts w:ascii="Garamond" w:hAnsi="Garamond"/>
                <w:color w:val="FF0000"/>
              </w:rPr>
            </w:rPrChange>
          </w:rPr>
          <w:t xml:space="preserve">larger of two </w:t>
        </w:r>
      </w:ins>
      <w:del w:id="1783" w:author="Michael Jennions" w:date="2020-08-09T22:39:00Z">
        <w:r w:rsidRPr="001E19C9" w:rsidDel="00D94780">
          <w:rPr>
            <w:rFonts w:ascii="Garamond" w:hAnsi="Garamond"/>
            <w:color w:val="0070C0"/>
            <w:rPrChange w:id="1784" w:author="Michael Jennions" w:date="2020-08-09T22:55:00Z">
              <w:rPr>
                <w:rFonts w:ascii="Garamond" w:hAnsi="Garamond"/>
                <w:color w:val="FF0000"/>
              </w:rPr>
            </w:rPrChange>
          </w:rPr>
          <w:delText xml:space="preserve">X </w:delText>
        </w:r>
      </w:del>
      <w:ins w:id="1785" w:author="Michael Jennions" w:date="2020-08-09T22:39:00Z">
        <w:r w:rsidRPr="001E19C9">
          <w:rPr>
            <w:rFonts w:ascii="Garamond" w:hAnsi="Garamond"/>
            <w:color w:val="0070C0"/>
            <w:rPrChange w:id="1786" w:author="Michael Jennions" w:date="2020-08-09T22:55:00Z">
              <w:rPr>
                <w:rFonts w:ascii="Garamond" w:hAnsi="Garamond"/>
                <w:color w:val="FF0000"/>
              </w:rPr>
            </w:rPrChange>
          </w:rPr>
          <w:t xml:space="preserve">sex </w:t>
        </w:r>
      </w:ins>
      <w:r w:rsidRPr="001E19C9">
        <w:rPr>
          <w:rFonts w:ascii="Garamond" w:hAnsi="Garamond"/>
          <w:color w:val="0070C0"/>
          <w:rPrChange w:id="1787" w:author="Michael Jennions" w:date="2020-08-09T22:55:00Z">
            <w:rPr>
              <w:rFonts w:ascii="Garamond" w:hAnsi="Garamond"/>
              <w:color w:val="FF0000"/>
            </w:rPr>
          </w:rPrChange>
        </w:rPr>
        <w:t>chromosome</w:t>
      </w:r>
      <w:ins w:id="1788" w:author="Michael Jennions" w:date="2020-08-09T22:40:00Z">
        <w:r w:rsidRPr="001E19C9">
          <w:rPr>
            <w:rFonts w:ascii="Garamond" w:hAnsi="Garamond"/>
            <w:color w:val="0070C0"/>
            <w:rPrChange w:id="1789" w:author="Michael Jennions" w:date="2020-08-09T22:55:00Z">
              <w:rPr>
                <w:rFonts w:ascii="Garamond" w:hAnsi="Garamond"/>
                <w:color w:val="FF0000"/>
              </w:rPr>
            </w:rPrChange>
          </w:rPr>
          <w:t xml:space="preserve"> (homogametic sex)</w:t>
        </w:r>
      </w:ins>
      <w:ins w:id="1790" w:author="Michael Jennions" w:date="2020-08-09T22:39:00Z">
        <w:r w:rsidRPr="001E19C9">
          <w:rPr>
            <w:rFonts w:ascii="Garamond" w:hAnsi="Garamond"/>
            <w:color w:val="0070C0"/>
            <w:rPrChange w:id="1791" w:author="Michael Jennions" w:date="2020-08-09T22:55:00Z">
              <w:rPr>
                <w:rFonts w:ascii="Garamond" w:hAnsi="Garamond"/>
                <w:color w:val="FF0000"/>
              </w:rPr>
            </w:rPrChange>
          </w:rPr>
          <w:t>, while males only have one</w:t>
        </w:r>
      </w:ins>
      <w:ins w:id="1792" w:author="Michael Jennions" w:date="2020-08-09T22:40:00Z">
        <w:r w:rsidRPr="001E19C9">
          <w:rPr>
            <w:rFonts w:ascii="Garamond" w:hAnsi="Garamond"/>
            <w:color w:val="0070C0"/>
            <w:rPrChange w:id="1793" w:author="Michael Jennions" w:date="2020-08-09T22:55:00Z">
              <w:rPr>
                <w:rFonts w:ascii="Garamond" w:hAnsi="Garamond"/>
                <w:color w:val="FF0000"/>
              </w:rPr>
            </w:rPrChange>
          </w:rPr>
          <w:t xml:space="preserve"> (heterogametic sex)</w:t>
        </w:r>
      </w:ins>
      <w:ins w:id="1794" w:author="Michael Jennions" w:date="2020-08-09T22:39:00Z">
        <w:r w:rsidRPr="001E19C9">
          <w:rPr>
            <w:rFonts w:ascii="Garamond" w:hAnsi="Garamond"/>
            <w:color w:val="0070C0"/>
            <w:rPrChange w:id="1795" w:author="Michael Jennions" w:date="2020-08-09T22:55:00Z">
              <w:rPr>
                <w:rFonts w:ascii="Garamond" w:hAnsi="Garamond"/>
                <w:color w:val="FF0000"/>
              </w:rPr>
            </w:rPrChange>
          </w:rPr>
          <w:t xml:space="preserve">. In mammals, for example, </w:t>
        </w:r>
      </w:ins>
      <w:ins w:id="1796" w:author="Michael Jennions" w:date="2020-08-09T22:40:00Z">
        <w:r w:rsidRPr="001E19C9">
          <w:rPr>
            <w:rFonts w:ascii="Garamond" w:hAnsi="Garamond"/>
            <w:color w:val="0070C0"/>
            <w:rPrChange w:id="1797" w:author="Michael Jennions" w:date="2020-08-09T22:55:00Z">
              <w:rPr>
                <w:rFonts w:ascii="Garamond" w:hAnsi="Garamond"/>
                <w:color w:val="FF0000"/>
              </w:rPr>
            </w:rPrChange>
          </w:rPr>
          <w:t>XX/XY</w:t>
        </w:r>
      </w:ins>
      <w:ins w:id="1798" w:author="Michael Jennions" w:date="2020-08-09T22:41:00Z">
        <w:r w:rsidRPr="001E19C9">
          <w:rPr>
            <w:rFonts w:ascii="Garamond" w:hAnsi="Garamond"/>
            <w:color w:val="0070C0"/>
            <w:rPrChange w:id="1799" w:author="Michael Jennions" w:date="2020-08-09T22:55:00Z">
              <w:rPr>
                <w:rFonts w:ascii="Garamond" w:hAnsi="Garamond"/>
                <w:color w:val="FF0000"/>
              </w:rPr>
            </w:rPrChange>
          </w:rPr>
          <w:t xml:space="preserve"> sex determination</w:t>
        </w:r>
      </w:ins>
      <w:ins w:id="1800" w:author="Michael Jennions" w:date="2020-08-09T22:45:00Z">
        <w:r w:rsidRPr="001E19C9">
          <w:rPr>
            <w:rFonts w:ascii="Garamond" w:hAnsi="Garamond"/>
            <w:color w:val="0070C0"/>
            <w:rPrChange w:id="1801" w:author="Michael Jennions" w:date="2020-08-09T22:55:00Z">
              <w:rPr>
                <w:rFonts w:ascii="Garamond" w:hAnsi="Garamond"/>
                <w:color w:val="FF0000"/>
              </w:rPr>
            </w:rPrChange>
          </w:rPr>
          <w:t xml:space="preserve"> means that</w:t>
        </w:r>
      </w:ins>
      <w:ins w:id="1802" w:author="Michael Jennions" w:date="2020-08-09T22:41:00Z">
        <w:r w:rsidRPr="001E19C9">
          <w:rPr>
            <w:rFonts w:ascii="Garamond" w:hAnsi="Garamond"/>
            <w:color w:val="0070C0"/>
            <w:rPrChange w:id="1803" w:author="Michael Jennions" w:date="2020-08-09T22:55:00Z">
              <w:rPr>
                <w:rFonts w:ascii="Garamond" w:hAnsi="Garamond"/>
                <w:color w:val="FF0000"/>
              </w:rPr>
            </w:rPrChange>
          </w:rPr>
          <w:t xml:space="preserve"> </w:t>
        </w:r>
      </w:ins>
      <w:ins w:id="1804" w:author="Michael Jennions" w:date="2020-08-09T22:40:00Z">
        <w:r w:rsidRPr="001E19C9">
          <w:rPr>
            <w:rFonts w:ascii="Garamond" w:hAnsi="Garamond"/>
            <w:color w:val="0070C0"/>
            <w:rPrChange w:id="1805" w:author="Michael Jennions" w:date="2020-08-09T22:55:00Z">
              <w:rPr>
                <w:rFonts w:ascii="Garamond" w:hAnsi="Garamond"/>
                <w:color w:val="FF0000"/>
              </w:rPr>
            </w:rPrChange>
          </w:rPr>
          <w:t>females have two X chromosome</w:t>
        </w:r>
      </w:ins>
      <w:ins w:id="1806" w:author="Michael Jennions" w:date="2020-08-09T22:39:00Z">
        <w:r w:rsidRPr="001E19C9">
          <w:rPr>
            <w:rFonts w:ascii="Garamond" w:hAnsi="Garamond"/>
            <w:color w:val="0070C0"/>
            <w:rPrChange w:id="1807" w:author="Michael Jennions" w:date="2020-08-09T22:55:00Z">
              <w:rPr>
                <w:rFonts w:ascii="Garamond" w:hAnsi="Garamond"/>
                <w:color w:val="FF0000"/>
              </w:rPr>
            </w:rPrChange>
          </w:rPr>
          <w:t xml:space="preserve"> </w:t>
        </w:r>
      </w:ins>
      <w:ins w:id="1808" w:author="Michael Jennions" w:date="2020-08-09T22:41:00Z">
        <w:r w:rsidRPr="001E19C9">
          <w:rPr>
            <w:rFonts w:ascii="Garamond" w:hAnsi="Garamond"/>
            <w:color w:val="0070C0"/>
            <w:rPrChange w:id="1809" w:author="Michael Jennions" w:date="2020-08-09T22:55:00Z">
              <w:rPr>
                <w:rFonts w:ascii="Garamond" w:hAnsi="Garamond"/>
                <w:color w:val="FF0000"/>
              </w:rPr>
            </w:rPrChange>
          </w:rPr>
          <w:t xml:space="preserve">and males </w:t>
        </w:r>
      </w:ins>
      <w:ins w:id="1810" w:author="Michael Jennions" w:date="2020-08-09T23:10:00Z">
        <w:r w:rsidR="00CC7838">
          <w:rPr>
            <w:rFonts w:ascii="Garamond" w:hAnsi="Garamond"/>
            <w:color w:val="0070C0"/>
          </w:rPr>
          <w:t>a single X</w:t>
        </w:r>
      </w:ins>
      <w:ins w:id="1811" w:author="Michael Jennions" w:date="2020-08-09T22:41:00Z">
        <w:r w:rsidRPr="001E19C9">
          <w:rPr>
            <w:rFonts w:ascii="Garamond" w:hAnsi="Garamond"/>
            <w:color w:val="0070C0"/>
            <w:rPrChange w:id="1812" w:author="Michael Jennions" w:date="2020-08-09T22:55:00Z">
              <w:rPr>
                <w:rFonts w:ascii="Garamond" w:hAnsi="Garamond"/>
                <w:color w:val="FF0000"/>
              </w:rPr>
            </w:rPrChange>
          </w:rPr>
          <w:t xml:space="preserve"> </w:t>
        </w:r>
      </w:ins>
      <w:ins w:id="1813" w:author="Michael Jennions" w:date="2020-08-09T23:10:00Z">
        <w:r w:rsidR="00CC7838">
          <w:rPr>
            <w:rFonts w:ascii="Garamond" w:hAnsi="Garamond"/>
            <w:color w:val="0070C0"/>
          </w:rPr>
          <w:t>chromosome</w:t>
        </w:r>
      </w:ins>
      <w:ins w:id="1814" w:author="Michael Jennions" w:date="2020-08-09T22:41:00Z">
        <w:r w:rsidRPr="001E19C9">
          <w:rPr>
            <w:rFonts w:ascii="Garamond" w:hAnsi="Garamond"/>
            <w:color w:val="0070C0"/>
            <w:rPrChange w:id="1815" w:author="Michael Jennions" w:date="2020-08-09T22:55:00Z">
              <w:rPr>
                <w:rFonts w:ascii="Garamond" w:hAnsi="Garamond"/>
                <w:color w:val="FF0000"/>
              </w:rPr>
            </w:rPrChange>
          </w:rPr>
          <w:t xml:space="preserve">. </w:t>
        </w:r>
      </w:ins>
      <w:ins w:id="1816" w:author="Michael Jennions" w:date="2020-08-11T21:05:00Z">
        <w:r w:rsidR="00930587">
          <w:rPr>
            <w:rFonts w:ascii="Garamond" w:hAnsi="Garamond"/>
            <w:color w:val="0070C0"/>
          </w:rPr>
          <w:t>I</w:t>
        </w:r>
        <w:r w:rsidR="00930587" w:rsidRPr="007F6ED2">
          <w:rPr>
            <w:rFonts w:ascii="Garamond" w:hAnsi="Garamond"/>
            <w:color w:val="0070C0"/>
          </w:rPr>
          <w:t>n females</w:t>
        </w:r>
        <w:r w:rsidR="00930587" w:rsidRPr="001E19C9">
          <w:rPr>
            <w:rFonts w:ascii="Garamond" w:hAnsi="Garamond"/>
            <w:color w:val="0070C0"/>
          </w:rPr>
          <w:t xml:space="preserve"> </w:t>
        </w:r>
        <w:r w:rsidR="00930587">
          <w:rPr>
            <w:rFonts w:ascii="Garamond" w:hAnsi="Garamond"/>
            <w:color w:val="0070C0"/>
          </w:rPr>
          <w:t>t</w:t>
        </w:r>
      </w:ins>
      <w:del w:id="1817" w:author="Michael Jennions" w:date="2020-08-09T22:41:00Z">
        <w:r w:rsidRPr="001E19C9" w:rsidDel="00D94780">
          <w:rPr>
            <w:rFonts w:ascii="Garamond" w:hAnsi="Garamond"/>
            <w:color w:val="0070C0"/>
            <w:rPrChange w:id="1818" w:author="Michael Jennions" w:date="2020-08-09T22:55:00Z">
              <w:rPr>
                <w:rFonts w:ascii="Garamond" w:hAnsi="Garamond"/>
                <w:color w:val="FF0000"/>
              </w:rPr>
            </w:rPrChange>
          </w:rPr>
          <w:delText xml:space="preserve"> </w:delText>
        </w:r>
      </w:del>
      <w:del w:id="1819" w:author="Michael Jennions" w:date="2020-08-09T22:40:00Z">
        <w:r w:rsidRPr="001E19C9" w:rsidDel="00D94780">
          <w:rPr>
            <w:rFonts w:ascii="Garamond" w:hAnsi="Garamond"/>
            <w:color w:val="0070C0"/>
            <w:rPrChange w:id="1820" w:author="Michael Jennions" w:date="2020-08-09T22:55:00Z">
              <w:rPr>
                <w:rFonts w:ascii="Garamond" w:hAnsi="Garamond"/>
                <w:color w:val="FF0000"/>
              </w:rPr>
            </w:rPrChange>
          </w:rPr>
          <w:delText xml:space="preserve">(homogamety), </w:delText>
        </w:r>
      </w:del>
      <w:del w:id="1821" w:author="Michael Jennions" w:date="2020-08-09T22:41:00Z">
        <w:r w:rsidRPr="001E19C9" w:rsidDel="00D94780">
          <w:rPr>
            <w:rFonts w:ascii="Garamond" w:hAnsi="Garamond"/>
            <w:color w:val="0070C0"/>
            <w:rPrChange w:id="1822" w:author="Michael Jennions" w:date="2020-08-09T22:55:00Z">
              <w:rPr>
                <w:rFonts w:ascii="Garamond" w:hAnsi="Garamond"/>
                <w:color w:val="FF0000"/>
              </w:rPr>
            </w:rPrChange>
          </w:rPr>
          <w:delText>so the</w:delText>
        </w:r>
      </w:del>
      <w:ins w:id="1823" w:author="Michael Jennions" w:date="2020-08-09T22:41:00Z">
        <w:r w:rsidRPr="001E19C9">
          <w:rPr>
            <w:rFonts w:ascii="Garamond" w:hAnsi="Garamond"/>
            <w:color w:val="0070C0"/>
            <w:rPrChange w:id="1824" w:author="Michael Jennions" w:date="2020-08-09T22:55:00Z">
              <w:rPr>
                <w:rFonts w:ascii="Garamond" w:hAnsi="Garamond"/>
                <w:color w:val="FF0000"/>
              </w:rPr>
            </w:rPrChange>
          </w:rPr>
          <w:t>he</w:t>
        </w:r>
      </w:ins>
      <w:r w:rsidRPr="001E19C9">
        <w:rPr>
          <w:rFonts w:ascii="Garamond" w:hAnsi="Garamond"/>
          <w:color w:val="0070C0"/>
          <w:rPrChange w:id="1825" w:author="Michael Jennions" w:date="2020-08-09T22:55:00Z">
            <w:rPr>
              <w:rFonts w:ascii="Garamond" w:hAnsi="Garamond"/>
              <w:color w:val="FF0000"/>
            </w:rPr>
          </w:rPrChange>
        </w:rPr>
        <w:t xml:space="preserve"> </w:t>
      </w:r>
      <w:ins w:id="1826" w:author="Michael Jennions" w:date="2020-08-09T22:42:00Z">
        <w:r w:rsidRPr="001E19C9">
          <w:rPr>
            <w:rFonts w:ascii="Garamond" w:hAnsi="Garamond"/>
            <w:color w:val="0070C0"/>
            <w:rPrChange w:id="1827" w:author="Michael Jennions" w:date="2020-08-09T22:55:00Z">
              <w:rPr>
                <w:rFonts w:ascii="Garamond" w:hAnsi="Garamond"/>
                <w:color w:val="FF0000"/>
              </w:rPr>
            </w:rPrChange>
          </w:rPr>
          <w:t xml:space="preserve">phenotypic </w:t>
        </w:r>
      </w:ins>
      <w:r w:rsidRPr="001E19C9">
        <w:rPr>
          <w:rFonts w:ascii="Garamond" w:hAnsi="Garamond"/>
          <w:color w:val="0070C0"/>
          <w:rPrChange w:id="1828" w:author="Michael Jennions" w:date="2020-08-09T22:55:00Z">
            <w:rPr>
              <w:rFonts w:ascii="Garamond" w:hAnsi="Garamond"/>
              <w:color w:val="FF0000"/>
            </w:rPr>
          </w:rPrChange>
        </w:rPr>
        <w:t xml:space="preserve">effects of </w:t>
      </w:r>
      <w:del w:id="1829" w:author="Michael Jennions" w:date="2020-08-09T22:42:00Z">
        <w:r w:rsidRPr="001E19C9" w:rsidDel="00D94780">
          <w:rPr>
            <w:rFonts w:ascii="Garamond" w:hAnsi="Garamond"/>
            <w:color w:val="0070C0"/>
            <w:rPrChange w:id="1830" w:author="Michael Jennions" w:date="2020-08-09T22:55:00Z">
              <w:rPr>
                <w:rFonts w:ascii="Garamond" w:hAnsi="Garamond"/>
                <w:color w:val="FF0000"/>
              </w:rPr>
            </w:rPrChange>
          </w:rPr>
          <w:delText xml:space="preserve">any </w:delText>
        </w:r>
      </w:del>
      <w:r w:rsidRPr="001E19C9">
        <w:rPr>
          <w:rFonts w:ascii="Garamond" w:hAnsi="Garamond"/>
          <w:color w:val="0070C0"/>
          <w:rPrChange w:id="1831" w:author="Michael Jennions" w:date="2020-08-09T22:55:00Z">
            <w:rPr>
              <w:rFonts w:ascii="Garamond" w:hAnsi="Garamond"/>
              <w:color w:val="FF0000"/>
            </w:rPr>
          </w:rPrChange>
        </w:rPr>
        <w:t>gene</w:t>
      </w:r>
      <w:ins w:id="1832" w:author="Michael Jennions" w:date="2020-08-09T22:42:00Z">
        <w:r w:rsidRPr="001E19C9">
          <w:rPr>
            <w:rFonts w:ascii="Garamond" w:hAnsi="Garamond"/>
            <w:color w:val="0070C0"/>
            <w:rPrChange w:id="1833" w:author="Michael Jennions" w:date="2020-08-09T22:55:00Z">
              <w:rPr>
                <w:rFonts w:ascii="Garamond" w:hAnsi="Garamond"/>
                <w:color w:val="FF0000"/>
              </w:rPr>
            </w:rPrChange>
          </w:rPr>
          <w:t>s</w:t>
        </w:r>
      </w:ins>
      <w:del w:id="1834" w:author="Michael Jennions" w:date="2020-08-09T22:41:00Z">
        <w:r w:rsidRPr="001E19C9" w:rsidDel="00D94780">
          <w:rPr>
            <w:rFonts w:ascii="Garamond" w:hAnsi="Garamond"/>
            <w:color w:val="0070C0"/>
            <w:rPrChange w:id="1835" w:author="Michael Jennions" w:date="2020-08-09T22:55:00Z">
              <w:rPr>
                <w:rFonts w:ascii="Garamond" w:hAnsi="Garamond"/>
                <w:color w:val="FF0000"/>
              </w:rPr>
            </w:rPrChange>
          </w:rPr>
          <w:delText>s</w:delText>
        </w:r>
      </w:del>
      <w:r w:rsidRPr="001E19C9">
        <w:rPr>
          <w:rFonts w:ascii="Garamond" w:hAnsi="Garamond"/>
          <w:color w:val="0070C0"/>
          <w:rPrChange w:id="1836" w:author="Michael Jennions" w:date="2020-08-09T22:55:00Z">
            <w:rPr>
              <w:rFonts w:ascii="Garamond" w:hAnsi="Garamond"/>
              <w:color w:val="FF0000"/>
            </w:rPr>
          </w:rPrChange>
        </w:rPr>
        <w:t xml:space="preserve"> </w:t>
      </w:r>
      <w:del w:id="1837" w:author="Michael Jennions" w:date="2020-08-09T22:41:00Z">
        <w:r w:rsidRPr="001E19C9" w:rsidDel="00D94780">
          <w:rPr>
            <w:rFonts w:ascii="Garamond" w:hAnsi="Garamond"/>
            <w:color w:val="0070C0"/>
            <w:rPrChange w:id="1838" w:author="Michael Jennions" w:date="2020-08-09T22:55:00Z">
              <w:rPr>
                <w:rFonts w:ascii="Garamond" w:hAnsi="Garamond"/>
                <w:color w:val="FF0000"/>
              </w:rPr>
            </w:rPrChange>
          </w:rPr>
          <w:delText xml:space="preserve">found </w:delText>
        </w:r>
      </w:del>
      <w:r w:rsidRPr="001E19C9">
        <w:rPr>
          <w:rFonts w:ascii="Garamond" w:hAnsi="Garamond"/>
          <w:color w:val="0070C0"/>
          <w:rPrChange w:id="1839" w:author="Michael Jennions" w:date="2020-08-09T22:55:00Z">
            <w:rPr>
              <w:rFonts w:ascii="Garamond" w:hAnsi="Garamond"/>
              <w:color w:val="FF0000"/>
            </w:rPr>
          </w:rPrChange>
        </w:rPr>
        <w:t xml:space="preserve">on the X chromosome </w:t>
      </w:r>
      <w:del w:id="1840" w:author="Michael Jennions" w:date="2020-08-09T22:42:00Z">
        <w:r w:rsidRPr="001E19C9" w:rsidDel="00D94780">
          <w:rPr>
            <w:rFonts w:ascii="Garamond" w:hAnsi="Garamond"/>
            <w:color w:val="0070C0"/>
            <w:rPrChange w:id="1841" w:author="Michael Jennions" w:date="2020-08-09T22:55:00Z">
              <w:rPr>
                <w:rFonts w:ascii="Garamond" w:hAnsi="Garamond"/>
                <w:color w:val="FF0000"/>
              </w:rPr>
            </w:rPrChange>
          </w:rPr>
          <w:delText xml:space="preserve">become </w:delText>
        </w:r>
      </w:del>
      <w:ins w:id="1842" w:author="Michael Jennions" w:date="2020-08-09T22:42:00Z">
        <w:r w:rsidRPr="001E19C9">
          <w:rPr>
            <w:rFonts w:ascii="Garamond" w:hAnsi="Garamond"/>
            <w:color w:val="0070C0"/>
            <w:rPrChange w:id="1843" w:author="Michael Jennions" w:date="2020-08-09T22:55:00Z">
              <w:rPr>
                <w:rFonts w:ascii="Garamond" w:hAnsi="Garamond"/>
                <w:color w:val="FF0000"/>
              </w:rPr>
            </w:rPrChange>
          </w:rPr>
          <w:t xml:space="preserve">are </w:t>
        </w:r>
      </w:ins>
      <w:r w:rsidRPr="001E19C9">
        <w:rPr>
          <w:rFonts w:ascii="Garamond" w:hAnsi="Garamond"/>
          <w:color w:val="0070C0"/>
          <w:rPrChange w:id="1844" w:author="Michael Jennions" w:date="2020-08-09T22:55:00Z">
            <w:rPr>
              <w:rFonts w:ascii="Garamond" w:hAnsi="Garamond"/>
              <w:color w:val="FF0000"/>
            </w:rPr>
          </w:rPrChange>
        </w:rPr>
        <w:t xml:space="preserve">averaged </w:t>
      </w:r>
      <w:del w:id="1845" w:author="Michael Jennions" w:date="2020-08-09T22:42:00Z">
        <w:r w:rsidRPr="001E19C9" w:rsidDel="00D94780">
          <w:rPr>
            <w:rFonts w:ascii="Garamond" w:hAnsi="Garamond"/>
            <w:color w:val="0070C0"/>
            <w:rPrChange w:id="1846" w:author="Michael Jennions" w:date="2020-08-09T22:55:00Z">
              <w:rPr>
                <w:rFonts w:ascii="Garamond" w:hAnsi="Garamond"/>
                <w:color w:val="FF0000"/>
              </w:rPr>
            </w:rPrChange>
          </w:rPr>
          <w:delText>out</w:delText>
        </w:r>
      </w:del>
      <w:ins w:id="1847" w:author="Michael Jennions" w:date="2020-08-09T22:42:00Z">
        <w:r w:rsidRPr="001E19C9">
          <w:rPr>
            <w:rFonts w:ascii="Garamond" w:hAnsi="Garamond"/>
            <w:color w:val="0070C0"/>
            <w:rPrChange w:id="1848" w:author="Michael Jennions" w:date="2020-08-09T22:55:00Z">
              <w:rPr>
                <w:rFonts w:ascii="Garamond" w:hAnsi="Garamond"/>
                <w:color w:val="FF0000"/>
              </w:rPr>
            </w:rPrChange>
          </w:rPr>
          <w:t>across their expression on both chromosomes</w:t>
        </w:r>
      </w:ins>
      <w:ins w:id="1849" w:author="Michael Jennions" w:date="2020-08-09T22:44:00Z">
        <w:r w:rsidRPr="001E19C9">
          <w:rPr>
            <w:rFonts w:ascii="Garamond" w:hAnsi="Garamond"/>
            <w:color w:val="0070C0"/>
            <w:rPrChange w:id="1850" w:author="Michael Jennions" w:date="2020-08-09T22:55:00Z">
              <w:rPr>
                <w:rFonts w:ascii="Garamond" w:hAnsi="Garamond"/>
                <w:color w:val="FF0000"/>
              </w:rPr>
            </w:rPrChange>
          </w:rPr>
          <w:t xml:space="preserve">. </w:t>
        </w:r>
      </w:ins>
      <w:del w:id="1851" w:author="Michael Jennions" w:date="2020-08-09T22:45:00Z">
        <w:r w:rsidRPr="001E19C9" w:rsidDel="00D94780">
          <w:rPr>
            <w:rFonts w:ascii="Garamond" w:hAnsi="Garamond"/>
            <w:color w:val="0070C0"/>
            <w:rPrChange w:id="1852" w:author="Michael Jennions" w:date="2020-08-09T22:55:00Z">
              <w:rPr>
                <w:rFonts w:ascii="Garamond" w:hAnsi="Garamond"/>
                <w:color w:val="FF0000"/>
              </w:rPr>
            </w:rPrChange>
          </w:rPr>
          <w:delText xml:space="preserve">This </w:delText>
        </w:r>
      </w:del>
      <w:ins w:id="1853" w:author="Michael Jennions" w:date="2020-08-09T22:45:00Z">
        <w:r w:rsidRPr="001E19C9">
          <w:rPr>
            <w:rFonts w:ascii="Garamond" w:hAnsi="Garamond"/>
            <w:color w:val="0070C0"/>
            <w:rPrChange w:id="1854" w:author="Michael Jennions" w:date="2020-08-09T22:55:00Z">
              <w:rPr>
                <w:rFonts w:ascii="Garamond" w:hAnsi="Garamond"/>
                <w:color w:val="FF0000"/>
              </w:rPr>
            </w:rPrChange>
          </w:rPr>
          <w:t xml:space="preserve">Averaging </w:t>
        </w:r>
      </w:ins>
      <w:del w:id="1855" w:author="Michael Jennions" w:date="2020-08-09T22:45:00Z">
        <w:r w:rsidRPr="001E19C9" w:rsidDel="00D94780">
          <w:rPr>
            <w:rFonts w:ascii="Garamond" w:hAnsi="Garamond"/>
            <w:color w:val="0070C0"/>
            <w:rPrChange w:id="1856" w:author="Michael Jennions" w:date="2020-08-09T22:55:00Z">
              <w:rPr>
                <w:rFonts w:ascii="Garamond" w:hAnsi="Garamond"/>
                <w:color w:val="FF0000"/>
              </w:rPr>
            </w:rPrChange>
          </w:rPr>
          <w:delText xml:space="preserve">averaging can </w:delText>
        </w:r>
      </w:del>
      <w:r w:rsidRPr="001E19C9">
        <w:rPr>
          <w:rFonts w:ascii="Garamond" w:hAnsi="Garamond"/>
          <w:color w:val="0070C0"/>
          <w:rPrChange w:id="1857" w:author="Michael Jennions" w:date="2020-08-09T22:55:00Z">
            <w:rPr>
              <w:rFonts w:ascii="Garamond" w:hAnsi="Garamond"/>
              <w:color w:val="FF0000"/>
            </w:rPr>
          </w:rPrChange>
        </w:rPr>
        <w:t>occur</w:t>
      </w:r>
      <w:ins w:id="1858" w:author="Michael Jennions" w:date="2020-08-09T22:45:00Z">
        <w:r w:rsidRPr="001E19C9">
          <w:rPr>
            <w:rFonts w:ascii="Garamond" w:hAnsi="Garamond"/>
            <w:color w:val="0070C0"/>
            <w:rPrChange w:id="1859" w:author="Michael Jennions" w:date="2020-08-09T22:55:00Z">
              <w:rPr>
                <w:rFonts w:ascii="Garamond" w:hAnsi="Garamond"/>
                <w:color w:val="FF0000"/>
              </w:rPr>
            </w:rPrChange>
          </w:rPr>
          <w:t>s</w:t>
        </w:r>
      </w:ins>
      <w:r w:rsidRPr="001E19C9">
        <w:rPr>
          <w:rFonts w:ascii="Garamond" w:hAnsi="Garamond"/>
          <w:color w:val="0070C0"/>
          <w:rPrChange w:id="1860" w:author="Michael Jennions" w:date="2020-08-09T22:55:00Z">
            <w:rPr>
              <w:rFonts w:ascii="Garamond" w:hAnsi="Garamond"/>
              <w:color w:val="FF0000"/>
            </w:rPr>
          </w:rPrChange>
        </w:rPr>
        <w:t xml:space="preserve"> either through epigenetic inactivation of </w:t>
      </w:r>
      <w:commentRangeStart w:id="1861"/>
      <w:del w:id="1862" w:author="Michael Jennions" w:date="2020-08-09T22:46:00Z">
        <w:r w:rsidRPr="001E19C9" w:rsidDel="00D94780">
          <w:rPr>
            <w:rFonts w:ascii="Garamond" w:hAnsi="Garamond"/>
            <w:color w:val="0070C0"/>
            <w:rPrChange w:id="1863" w:author="Michael Jennions" w:date="2020-08-09T22:55:00Z">
              <w:rPr>
                <w:rFonts w:ascii="Garamond" w:hAnsi="Garamond"/>
                <w:color w:val="FF0000"/>
              </w:rPr>
            </w:rPrChange>
          </w:rPr>
          <w:delText xml:space="preserve">some </w:delText>
        </w:r>
      </w:del>
      <w:ins w:id="1864" w:author="Michael Jennions" w:date="2020-08-09T22:46:00Z">
        <w:r w:rsidRPr="001E19C9">
          <w:rPr>
            <w:rFonts w:ascii="Garamond" w:hAnsi="Garamond"/>
            <w:color w:val="0070C0"/>
            <w:rPrChange w:id="1865" w:author="Michael Jennions" w:date="2020-08-09T22:55:00Z">
              <w:rPr>
                <w:rFonts w:ascii="Garamond" w:hAnsi="Garamond"/>
                <w:color w:val="FF0000"/>
              </w:rPr>
            </w:rPrChange>
          </w:rPr>
          <w:t xml:space="preserve">different </w:t>
        </w:r>
      </w:ins>
      <w:r w:rsidRPr="001E19C9">
        <w:rPr>
          <w:rFonts w:ascii="Garamond" w:hAnsi="Garamond"/>
          <w:color w:val="0070C0"/>
          <w:rPrChange w:id="1866" w:author="Michael Jennions" w:date="2020-08-09T22:55:00Z">
            <w:rPr>
              <w:rFonts w:ascii="Garamond" w:hAnsi="Garamond"/>
              <w:color w:val="FF0000"/>
            </w:rPr>
          </w:rPrChange>
        </w:rPr>
        <w:t xml:space="preserve">regions </w:t>
      </w:r>
      <w:ins w:id="1867" w:author="Michael Jennions" w:date="2020-08-09T22:46:00Z">
        <w:r w:rsidRPr="001E19C9">
          <w:rPr>
            <w:rFonts w:ascii="Garamond" w:hAnsi="Garamond"/>
            <w:color w:val="0070C0"/>
            <w:rPrChange w:id="1868" w:author="Michael Jennions" w:date="2020-08-09T22:55:00Z">
              <w:rPr>
                <w:rFonts w:ascii="Garamond" w:hAnsi="Garamond"/>
                <w:color w:val="FF0000"/>
              </w:rPr>
            </w:rPrChange>
          </w:rPr>
          <w:t xml:space="preserve">of maternally and paternally inherited X chromosomes </w:t>
        </w:r>
      </w:ins>
      <w:del w:id="1869" w:author="Michael Jennions" w:date="2020-08-09T23:11:00Z">
        <w:r w:rsidRPr="001E19C9" w:rsidDel="00CC7838">
          <w:rPr>
            <w:rFonts w:ascii="Garamond" w:hAnsi="Garamond"/>
            <w:color w:val="0070C0"/>
            <w:rPrChange w:id="1870" w:author="Michael Jennions" w:date="2020-08-09T22:55:00Z">
              <w:rPr>
                <w:rFonts w:ascii="Garamond" w:hAnsi="Garamond"/>
                <w:color w:val="FF0000"/>
              </w:rPr>
            </w:rPrChange>
          </w:rPr>
          <w:delText xml:space="preserve">during development </w:delText>
        </w:r>
        <w:commentRangeEnd w:id="1861"/>
        <w:r w:rsidRPr="001E19C9" w:rsidDel="00CC7838">
          <w:rPr>
            <w:rStyle w:val="CommentReference"/>
            <w:color w:val="0070C0"/>
            <w:rPrChange w:id="1871" w:author="Michael Jennions" w:date="2020-08-09T22:55:00Z">
              <w:rPr>
                <w:rStyle w:val="CommentReference"/>
              </w:rPr>
            </w:rPrChange>
          </w:rPr>
          <w:commentReference w:id="1861"/>
        </w:r>
      </w:del>
      <w:r w:rsidRPr="001E19C9">
        <w:rPr>
          <w:rFonts w:ascii="Garamond" w:hAnsi="Garamond"/>
          <w:color w:val="0070C0"/>
          <w:rPrChange w:id="1872" w:author="Michael Jennions" w:date="2020-08-09T22:55:00Z">
            <w:rPr>
              <w:rFonts w:ascii="Garamond" w:hAnsi="Garamond"/>
              <w:color w:val="FF0000"/>
            </w:rPr>
          </w:rPrChange>
        </w:rPr>
        <w:fldChar w:fldCharType="begin" w:fldLock="1"/>
      </w:r>
      <w:r w:rsidRPr="001E19C9">
        <w:rPr>
          <w:rFonts w:ascii="Garamond" w:hAnsi="Garamond"/>
          <w:color w:val="0070C0"/>
          <w:rPrChange w:id="1873" w:author="Michael Jennions" w:date="2020-08-09T22:55:00Z">
            <w:rPr>
              <w:rFonts w:ascii="Garamond" w:hAnsi="Garamond"/>
              <w:color w:val="FF0000"/>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1E19C9">
        <w:rPr>
          <w:rFonts w:ascii="Garamond" w:hAnsi="Garamond"/>
          <w:color w:val="0070C0"/>
          <w:rPrChange w:id="1874" w:author="Michael Jennions" w:date="2020-08-09T22:55:00Z">
            <w:rPr>
              <w:rFonts w:ascii="Garamond" w:hAnsi="Garamond"/>
              <w:color w:val="FF0000"/>
            </w:rPr>
          </w:rPrChange>
        </w:rPr>
        <w:fldChar w:fldCharType="separate"/>
      </w:r>
      <w:r w:rsidRPr="001E19C9">
        <w:rPr>
          <w:rFonts w:ascii="Garamond" w:hAnsi="Garamond"/>
          <w:noProof/>
          <w:color w:val="0070C0"/>
          <w:rPrChange w:id="1875" w:author="Michael Jennions" w:date="2020-08-09T22:55:00Z">
            <w:rPr>
              <w:rFonts w:ascii="Garamond" w:hAnsi="Garamond"/>
              <w:noProof/>
              <w:color w:val="FF0000"/>
            </w:rPr>
          </w:rPrChange>
        </w:rPr>
        <w:t xml:space="preserve">(Amos-Landgraf </w:t>
      </w:r>
      <w:r w:rsidRPr="001E19C9">
        <w:rPr>
          <w:rFonts w:ascii="Garamond" w:hAnsi="Garamond"/>
          <w:i/>
          <w:noProof/>
          <w:color w:val="0070C0"/>
          <w:rPrChange w:id="1876" w:author="Michael Jennions" w:date="2020-08-09T22:55:00Z">
            <w:rPr>
              <w:rFonts w:ascii="Garamond" w:hAnsi="Garamond"/>
              <w:i/>
              <w:noProof/>
              <w:color w:val="FF0000"/>
            </w:rPr>
          </w:rPrChange>
        </w:rPr>
        <w:t>et al.</w:t>
      </w:r>
      <w:r w:rsidRPr="001E19C9">
        <w:rPr>
          <w:rFonts w:ascii="Garamond" w:hAnsi="Garamond"/>
          <w:noProof/>
          <w:color w:val="0070C0"/>
          <w:rPrChange w:id="1877" w:author="Michael Jennions" w:date="2020-08-09T22:55:00Z">
            <w:rPr>
              <w:rFonts w:ascii="Garamond" w:hAnsi="Garamond"/>
              <w:noProof/>
              <w:color w:val="FF0000"/>
            </w:rPr>
          </w:rPrChange>
        </w:rPr>
        <w:t xml:space="preserve"> 2006)</w:t>
      </w:r>
      <w:r w:rsidRPr="001E19C9">
        <w:rPr>
          <w:rFonts w:ascii="Garamond" w:hAnsi="Garamond"/>
          <w:color w:val="0070C0"/>
          <w:rPrChange w:id="1878" w:author="Michael Jennions" w:date="2020-08-09T22:55:00Z">
            <w:rPr>
              <w:rFonts w:ascii="Garamond" w:hAnsi="Garamond"/>
              <w:color w:val="FF0000"/>
            </w:rPr>
          </w:rPrChange>
        </w:rPr>
        <w:fldChar w:fldCharType="end"/>
      </w:r>
      <w:r w:rsidRPr="001E19C9">
        <w:rPr>
          <w:rFonts w:ascii="Garamond" w:hAnsi="Garamond"/>
          <w:color w:val="0070C0"/>
          <w:rPrChange w:id="1879" w:author="Michael Jennions" w:date="2020-08-09T22:55:00Z">
            <w:rPr>
              <w:rFonts w:ascii="Garamond" w:hAnsi="Garamond"/>
              <w:color w:val="FF0000"/>
            </w:rPr>
          </w:rPrChange>
        </w:rPr>
        <w:t>, or through mosaicism where</w:t>
      </w:r>
      <w:ins w:id="1880" w:author="Michael Jennions" w:date="2020-08-11T15:52:00Z">
        <w:r w:rsidR="00403519">
          <w:rPr>
            <w:rFonts w:ascii="Garamond" w:hAnsi="Garamond"/>
            <w:color w:val="0070C0"/>
          </w:rPr>
          <w:t>by</w:t>
        </w:r>
      </w:ins>
      <w:r w:rsidRPr="001E19C9">
        <w:rPr>
          <w:rFonts w:ascii="Garamond" w:hAnsi="Garamond"/>
          <w:color w:val="0070C0"/>
          <w:rPrChange w:id="1881" w:author="Michael Jennions" w:date="2020-08-09T22:55:00Z">
            <w:rPr>
              <w:rFonts w:ascii="Garamond" w:hAnsi="Garamond"/>
              <w:color w:val="FF0000"/>
            </w:rPr>
          </w:rPrChange>
        </w:rPr>
        <w:t xml:space="preserve"> </w:t>
      </w:r>
      <w:del w:id="1882" w:author="Michael Jennions" w:date="2020-08-09T22:47:00Z">
        <w:r w:rsidRPr="001E19C9" w:rsidDel="00D94780">
          <w:rPr>
            <w:rFonts w:ascii="Garamond" w:hAnsi="Garamond"/>
            <w:color w:val="0070C0"/>
            <w:rPrChange w:id="1883" w:author="Michael Jennions" w:date="2020-08-09T22:55:00Z">
              <w:rPr>
                <w:rFonts w:ascii="Garamond" w:hAnsi="Garamond"/>
                <w:color w:val="FF0000"/>
              </w:rPr>
            </w:rPrChange>
          </w:rPr>
          <w:delText xml:space="preserve">only one </w:delText>
        </w:r>
      </w:del>
      <w:ins w:id="1884" w:author="Michael Jennions" w:date="2020-08-09T22:47:00Z">
        <w:r w:rsidRPr="001E19C9">
          <w:rPr>
            <w:rFonts w:ascii="Garamond" w:hAnsi="Garamond"/>
            <w:color w:val="0070C0"/>
            <w:rPrChange w:id="1885" w:author="Michael Jennions" w:date="2020-08-09T22:55:00Z">
              <w:rPr>
                <w:rFonts w:ascii="Garamond" w:hAnsi="Garamond"/>
                <w:color w:val="FF0000"/>
              </w:rPr>
            </w:rPrChange>
          </w:rPr>
          <w:t>a single</w:t>
        </w:r>
      </w:ins>
      <w:ins w:id="1886" w:author="Michael Jennions" w:date="2020-08-11T21:06:00Z">
        <w:r w:rsidR="00930587">
          <w:rPr>
            <w:rFonts w:ascii="Garamond" w:hAnsi="Garamond"/>
            <w:color w:val="0070C0"/>
          </w:rPr>
          <w:t xml:space="preserve">, </w:t>
        </w:r>
      </w:ins>
      <w:r w:rsidRPr="001E19C9">
        <w:rPr>
          <w:rFonts w:ascii="Garamond" w:hAnsi="Garamond"/>
          <w:color w:val="0070C0"/>
          <w:rPrChange w:id="1887" w:author="Michael Jennions" w:date="2020-08-09T22:55:00Z">
            <w:rPr>
              <w:rFonts w:ascii="Garamond" w:hAnsi="Garamond"/>
              <w:color w:val="FF0000"/>
            </w:rPr>
          </w:rPrChange>
        </w:rPr>
        <w:t xml:space="preserve">X chromosome per cell is expressed </w:t>
      </w:r>
      <w:r w:rsidRPr="001E19C9">
        <w:rPr>
          <w:rFonts w:ascii="Garamond" w:hAnsi="Garamond"/>
          <w:color w:val="0070C0"/>
          <w:rPrChange w:id="1888" w:author="Michael Jennions" w:date="2020-08-09T22:55:00Z">
            <w:rPr>
              <w:rFonts w:ascii="Garamond" w:hAnsi="Garamond"/>
              <w:color w:val="FF0000"/>
            </w:rPr>
          </w:rPrChange>
        </w:rPr>
        <w:fldChar w:fldCharType="begin" w:fldLock="1"/>
      </w:r>
      <w:r w:rsidRPr="001E19C9">
        <w:rPr>
          <w:rFonts w:ascii="Garamond" w:hAnsi="Garamond"/>
          <w:color w:val="0070C0"/>
          <w:rPrChange w:id="1889" w:author="Michael Jennions" w:date="2020-08-09T22:55:00Z">
            <w:rPr>
              <w:rFonts w:ascii="Garamond" w:hAnsi="Garamond"/>
              <w:color w:val="FF0000"/>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1E19C9">
        <w:rPr>
          <w:rFonts w:ascii="Garamond" w:hAnsi="Garamond"/>
          <w:color w:val="0070C0"/>
          <w:rPrChange w:id="1890" w:author="Michael Jennions" w:date="2020-08-09T22:55:00Z">
            <w:rPr>
              <w:rFonts w:ascii="Garamond" w:hAnsi="Garamond"/>
              <w:color w:val="FF0000"/>
            </w:rPr>
          </w:rPrChange>
        </w:rPr>
        <w:fldChar w:fldCharType="separate"/>
      </w:r>
      <w:r w:rsidRPr="001E19C9">
        <w:rPr>
          <w:rFonts w:ascii="Garamond" w:hAnsi="Garamond"/>
          <w:noProof/>
          <w:color w:val="0070C0"/>
          <w:rPrChange w:id="1891" w:author="Michael Jennions" w:date="2020-08-09T22:55:00Z">
            <w:rPr>
              <w:rFonts w:ascii="Garamond" w:hAnsi="Garamond"/>
              <w:noProof/>
              <w:color w:val="FF0000"/>
            </w:rPr>
          </w:rPrChange>
        </w:rPr>
        <w:t>(Lyon 1961)</w:t>
      </w:r>
      <w:r w:rsidRPr="001E19C9">
        <w:rPr>
          <w:rFonts w:ascii="Garamond" w:hAnsi="Garamond"/>
          <w:color w:val="0070C0"/>
          <w:rPrChange w:id="1892" w:author="Michael Jennions" w:date="2020-08-09T22:55:00Z">
            <w:rPr>
              <w:rFonts w:ascii="Garamond" w:hAnsi="Garamond"/>
              <w:color w:val="FF0000"/>
            </w:rPr>
          </w:rPrChange>
        </w:rPr>
        <w:fldChar w:fldCharType="end"/>
      </w:r>
      <w:r w:rsidRPr="001E19C9">
        <w:rPr>
          <w:rFonts w:ascii="Garamond" w:hAnsi="Garamond"/>
          <w:color w:val="0070C0"/>
          <w:rPrChange w:id="1893" w:author="Michael Jennions" w:date="2020-08-09T22:55:00Z">
            <w:rPr>
              <w:rFonts w:ascii="Garamond" w:hAnsi="Garamond"/>
              <w:color w:val="FF0000"/>
            </w:rPr>
          </w:rPrChange>
        </w:rPr>
        <w:t>.</w:t>
      </w:r>
      <w:ins w:id="1894" w:author="Michael Jennions" w:date="2020-08-09T22:44:00Z">
        <w:r w:rsidRPr="001E19C9">
          <w:rPr>
            <w:rFonts w:ascii="Garamond" w:hAnsi="Garamond"/>
            <w:color w:val="0070C0"/>
            <w:rPrChange w:id="1895" w:author="Michael Jennions" w:date="2020-08-09T22:55:00Z">
              <w:rPr>
                <w:rFonts w:ascii="Garamond" w:hAnsi="Garamond"/>
                <w:color w:val="FF0000"/>
              </w:rPr>
            </w:rPrChange>
          </w:rPr>
          <w:t xml:space="preserve"> In contrast, </w:t>
        </w:r>
      </w:ins>
      <w:del w:id="1896" w:author="Michael Jennions" w:date="2020-08-09T22:42:00Z">
        <w:r w:rsidRPr="001E19C9" w:rsidDel="00D94780">
          <w:rPr>
            <w:rFonts w:ascii="Garamond" w:hAnsi="Garamond"/>
            <w:color w:val="0070C0"/>
            <w:rPrChange w:id="1897" w:author="Michael Jennions" w:date="2020-08-09T22:55:00Z">
              <w:rPr>
                <w:rFonts w:ascii="Garamond" w:hAnsi="Garamond"/>
                <w:color w:val="FF0000"/>
              </w:rPr>
            </w:rPrChange>
          </w:rPr>
          <w:delText>.</w:delText>
        </w:r>
      </w:del>
      <w:del w:id="1898" w:author="Michael Jennions" w:date="2020-08-09T22:43:00Z">
        <w:r w:rsidRPr="001E19C9" w:rsidDel="00D94780">
          <w:rPr>
            <w:rFonts w:ascii="Garamond" w:hAnsi="Garamond"/>
            <w:color w:val="0070C0"/>
            <w:rPrChange w:id="1899" w:author="Michael Jennions" w:date="2020-08-09T22:55:00Z">
              <w:rPr>
                <w:rFonts w:ascii="Garamond" w:hAnsi="Garamond"/>
                <w:color w:val="FF0000"/>
              </w:rPr>
            </w:rPrChange>
          </w:rPr>
          <w:delText xml:space="preserve"> </w:delText>
        </w:r>
      </w:del>
      <w:del w:id="1900" w:author="Michael Jennions" w:date="2020-08-09T22:44:00Z">
        <w:r w:rsidRPr="001E19C9" w:rsidDel="00D94780">
          <w:rPr>
            <w:rFonts w:ascii="Garamond" w:hAnsi="Garamond"/>
            <w:color w:val="0070C0"/>
            <w:rPrChange w:id="1901" w:author="Michael Jennions" w:date="2020-08-09T22:55:00Z">
              <w:rPr>
                <w:rFonts w:ascii="Garamond" w:hAnsi="Garamond"/>
                <w:color w:val="FF0000"/>
              </w:rPr>
            </w:rPrChange>
          </w:rPr>
          <w:delText>Th</w:delText>
        </w:r>
      </w:del>
      <w:del w:id="1902" w:author="Michael Jennions" w:date="2020-08-09T22:43:00Z">
        <w:r w:rsidRPr="001E19C9" w:rsidDel="00D94780">
          <w:rPr>
            <w:rFonts w:ascii="Garamond" w:hAnsi="Garamond"/>
            <w:color w:val="0070C0"/>
            <w:rPrChange w:id="1903" w:author="Michael Jennions" w:date="2020-08-09T22:55:00Z">
              <w:rPr>
                <w:rFonts w:ascii="Garamond" w:hAnsi="Garamond"/>
                <w:color w:val="FF0000"/>
              </w:rPr>
            </w:rPrChange>
          </w:rPr>
          <w:delText>e</w:delText>
        </w:r>
      </w:del>
      <w:del w:id="1904" w:author="Michael Jennions" w:date="2020-08-09T22:44:00Z">
        <w:r w:rsidRPr="001E19C9" w:rsidDel="00D94780">
          <w:rPr>
            <w:rFonts w:ascii="Garamond" w:hAnsi="Garamond"/>
            <w:color w:val="0070C0"/>
            <w:rPrChange w:id="1905" w:author="Michael Jennions" w:date="2020-08-09T22:55:00Z">
              <w:rPr>
                <w:rFonts w:ascii="Garamond" w:hAnsi="Garamond"/>
                <w:color w:val="FF0000"/>
              </w:rPr>
            </w:rPrChange>
          </w:rPr>
          <w:delText xml:space="preserve"> averaging </w:delText>
        </w:r>
      </w:del>
      <w:del w:id="1906" w:author="Michael Jennions" w:date="2020-08-09T22:43:00Z">
        <w:r w:rsidRPr="001E19C9" w:rsidDel="00D94780">
          <w:rPr>
            <w:rFonts w:ascii="Garamond" w:hAnsi="Garamond"/>
            <w:color w:val="0070C0"/>
            <w:rPrChange w:id="1907" w:author="Michael Jennions" w:date="2020-08-09T22:55:00Z">
              <w:rPr>
                <w:rFonts w:ascii="Garamond" w:hAnsi="Garamond"/>
                <w:color w:val="FF0000"/>
              </w:rPr>
            </w:rPrChange>
          </w:rPr>
          <w:delText xml:space="preserve">of gene expression </w:delText>
        </w:r>
      </w:del>
      <w:del w:id="1908" w:author="Michael Jennions" w:date="2020-08-09T22:44:00Z">
        <w:r w:rsidRPr="001E19C9" w:rsidDel="00D94780">
          <w:rPr>
            <w:rFonts w:ascii="Garamond" w:hAnsi="Garamond"/>
            <w:color w:val="0070C0"/>
            <w:rPrChange w:id="1909" w:author="Michael Jennions" w:date="2020-08-09T22:55:00Z">
              <w:rPr>
                <w:rFonts w:ascii="Garamond" w:hAnsi="Garamond"/>
                <w:color w:val="FF0000"/>
              </w:rPr>
            </w:rPrChange>
          </w:rPr>
          <w:delText xml:space="preserve">can occur either through epigenetic inactivation of some regions during development </w:delText>
        </w:r>
        <w:r w:rsidRPr="001E19C9" w:rsidDel="00D94780">
          <w:rPr>
            <w:rFonts w:ascii="Garamond" w:hAnsi="Garamond"/>
            <w:color w:val="0070C0"/>
            <w:rPrChange w:id="1910"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911" w:author="Michael Jennions" w:date="2020-08-09T22:55:00Z">
              <w:rPr>
                <w:rFonts w:ascii="Garamond" w:hAnsi="Garamond"/>
                <w:color w:val="FF0000"/>
              </w:rPr>
            </w:rPrChange>
          </w:rPr>
          <w:del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delInstrText>
        </w:r>
        <w:r w:rsidRPr="001E19C9" w:rsidDel="00D94780">
          <w:rPr>
            <w:rFonts w:ascii="Garamond" w:hAnsi="Garamond"/>
            <w:color w:val="0070C0"/>
            <w:rPrChange w:id="1912"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913" w:author="Michael Jennions" w:date="2020-08-09T22:55:00Z">
              <w:rPr>
                <w:rFonts w:ascii="Garamond" w:hAnsi="Garamond"/>
                <w:noProof/>
                <w:color w:val="FF0000"/>
              </w:rPr>
            </w:rPrChange>
          </w:rPr>
          <w:delText xml:space="preserve">(Amos-Landgraf </w:delText>
        </w:r>
        <w:r w:rsidRPr="001E19C9" w:rsidDel="00D94780">
          <w:rPr>
            <w:rFonts w:ascii="Garamond" w:hAnsi="Garamond"/>
            <w:i/>
            <w:noProof/>
            <w:color w:val="0070C0"/>
            <w:rPrChange w:id="1914" w:author="Michael Jennions" w:date="2020-08-09T22:55:00Z">
              <w:rPr>
                <w:rFonts w:ascii="Garamond" w:hAnsi="Garamond"/>
                <w:i/>
                <w:noProof/>
                <w:color w:val="FF0000"/>
              </w:rPr>
            </w:rPrChange>
          </w:rPr>
          <w:delText>et al.</w:delText>
        </w:r>
        <w:r w:rsidRPr="001E19C9" w:rsidDel="00D94780">
          <w:rPr>
            <w:rFonts w:ascii="Garamond" w:hAnsi="Garamond"/>
            <w:noProof/>
            <w:color w:val="0070C0"/>
            <w:rPrChange w:id="1915" w:author="Michael Jennions" w:date="2020-08-09T22:55:00Z">
              <w:rPr>
                <w:rFonts w:ascii="Garamond" w:hAnsi="Garamond"/>
                <w:noProof/>
                <w:color w:val="FF0000"/>
              </w:rPr>
            </w:rPrChange>
          </w:rPr>
          <w:delText xml:space="preserve"> 2006)</w:delText>
        </w:r>
        <w:r w:rsidRPr="001E19C9" w:rsidDel="00D94780">
          <w:rPr>
            <w:rFonts w:ascii="Garamond" w:hAnsi="Garamond"/>
            <w:color w:val="0070C0"/>
            <w:rPrChange w:id="1916" w:author="Michael Jennions" w:date="2020-08-09T22:55:00Z">
              <w:rPr>
                <w:rFonts w:ascii="Garamond" w:hAnsi="Garamond"/>
                <w:color w:val="FF0000"/>
              </w:rPr>
            </w:rPrChange>
          </w:rPr>
          <w:fldChar w:fldCharType="end"/>
        </w:r>
        <w:r w:rsidRPr="001E19C9" w:rsidDel="00D94780">
          <w:rPr>
            <w:rFonts w:ascii="Garamond" w:hAnsi="Garamond"/>
            <w:color w:val="0070C0"/>
            <w:rPrChange w:id="1917" w:author="Michael Jennions" w:date="2020-08-09T22:55:00Z">
              <w:rPr>
                <w:rFonts w:ascii="Garamond" w:hAnsi="Garamond"/>
                <w:color w:val="FF0000"/>
              </w:rPr>
            </w:rPrChange>
          </w:rPr>
          <w:delText xml:space="preserve">, or through mosaicism where the ratio of genes on either X chromosome are variably expressed </w:delText>
        </w:r>
        <w:r w:rsidRPr="001E19C9" w:rsidDel="00D94780">
          <w:rPr>
            <w:rFonts w:ascii="Garamond" w:hAnsi="Garamond"/>
            <w:color w:val="0070C0"/>
            <w:rPrChange w:id="1918"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1919" w:author="Michael Jennions" w:date="2020-08-09T22:55:00Z">
              <w:rPr>
                <w:rFonts w:ascii="Garamond" w:hAnsi="Garamond"/>
                <w:color w:val="FF0000"/>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delInstrText>
        </w:r>
        <w:r w:rsidRPr="001E19C9" w:rsidDel="00D94780">
          <w:rPr>
            <w:rFonts w:ascii="Garamond" w:hAnsi="Garamond"/>
            <w:color w:val="0070C0"/>
            <w:rPrChange w:id="1920"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1921" w:author="Michael Jennions" w:date="2020-08-09T22:55:00Z">
              <w:rPr>
                <w:rFonts w:ascii="Garamond" w:hAnsi="Garamond"/>
                <w:noProof/>
                <w:color w:val="FF0000"/>
              </w:rPr>
            </w:rPrChange>
          </w:rPr>
          <w:delText>(Lyon 1961)</w:delText>
        </w:r>
        <w:r w:rsidRPr="001E19C9" w:rsidDel="00D94780">
          <w:rPr>
            <w:rFonts w:ascii="Garamond" w:hAnsi="Garamond"/>
            <w:color w:val="0070C0"/>
            <w:rPrChange w:id="1922" w:author="Michael Jennions" w:date="2020-08-09T22:55:00Z">
              <w:rPr>
                <w:rFonts w:ascii="Garamond" w:hAnsi="Garamond"/>
                <w:color w:val="FF0000"/>
              </w:rPr>
            </w:rPrChange>
          </w:rPr>
          <w:fldChar w:fldCharType="end"/>
        </w:r>
        <w:r w:rsidRPr="001E19C9" w:rsidDel="00D94780">
          <w:rPr>
            <w:rFonts w:ascii="Garamond" w:hAnsi="Garamond"/>
            <w:color w:val="0070C0"/>
            <w:rPrChange w:id="1923" w:author="Michael Jennions" w:date="2020-08-09T22:55:00Z">
              <w:rPr>
                <w:rFonts w:ascii="Garamond" w:hAnsi="Garamond"/>
                <w:color w:val="FF0000"/>
              </w:rPr>
            </w:rPrChange>
          </w:rPr>
          <w:delText xml:space="preserve">. </w:delText>
        </w:r>
      </w:del>
      <w:ins w:id="1924" w:author="Michael Jennions" w:date="2020-08-09T22:44:00Z">
        <w:r w:rsidRPr="001E19C9">
          <w:rPr>
            <w:rFonts w:ascii="Garamond" w:hAnsi="Garamond"/>
            <w:color w:val="0070C0"/>
            <w:rPrChange w:id="1925" w:author="Michael Jennions" w:date="2020-08-09T22:55:00Z">
              <w:rPr>
                <w:rFonts w:ascii="Garamond" w:hAnsi="Garamond"/>
                <w:color w:val="FF0000"/>
              </w:rPr>
            </w:rPrChange>
          </w:rPr>
          <w:t>m</w:t>
        </w:r>
      </w:ins>
      <w:del w:id="1926" w:author="Michael Jennions" w:date="2020-08-09T22:44:00Z">
        <w:r w:rsidRPr="001E19C9" w:rsidDel="00D94780">
          <w:rPr>
            <w:rFonts w:ascii="Garamond" w:hAnsi="Garamond"/>
            <w:color w:val="0070C0"/>
            <w:rPrChange w:id="1927" w:author="Michael Jennions" w:date="2020-08-09T22:55:00Z">
              <w:rPr>
                <w:rFonts w:ascii="Garamond" w:hAnsi="Garamond"/>
                <w:color w:val="FF0000"/>
              </w:rPr>
            </w:rPrChange>
          </w:rPr>
          <w:delText>M</w:delText>
        </w:r>
      </w:del>
      <w:r w:rsidRPr="001E19C9">
        <w:rPr>
          <w:rFonts w:ascii="Garamond" w:hAnsi="Garamond"/>
          <w:color w:val="0070C0"/>
          <w:rPrChange w:id="1928" w:author="Michael Jennions" w:date="2020-08-09T22:55:00Z">
            <w:rPr>
              <w:rFonts w:ascii="Garamond" w:hAnsi="Garamond"/>
              <w:color w:val="FF0000"/>
            </w:rPr>
          </w:rPrChange>
        </w:rPr>
        <w:t>ale</w:t>
      </w:r>
      <w:ins w:id="1929" w:author="Michael Jennions" w:date="2020-08-11T21:06:00Z">
        <w:r w:rsidR="00930587">
          <w:rPr>
            <w:rFonts w:ascii="Garamond" w:hAnsi="Garamond"/>
            <w:color w:val="0070C0"/>
          </w:rPr>
          <w:t>s</w:t>
        </w:r>
      </w:ins>
      <w:r w:rsidRPr="001E19C9">
        <w:rPr>
          <w:rFonts w:ascii="Garamond" w:hAnsi="Garamond"/>
          <w:color w:val="0070C0"/>
          <w:rPrChange w:id="1930" w:author="Michael Jennions" w:date="2020-08-09T22:55:00Z">
            <w:rPr>
              <w:rFonts w:ascii="Garamond" w:hAnsi="Garamond"/>
              <w:color w:val="FF0000"/>
            </w:rPr>
          </w:rPrChange>
        </w:rPr>
        <w:t xml:space="preserve"> </w:t>
      </w:r>
      <w:del w:id="1931" w:author="Michael Jennions" w:date="2020-08-11T21:06:00Z">
        <w:r w:rsidRPr="001E19C9" w:rsidDel="00930587">
          <w:rPr>
            <w:rFonts w:ascii="Garamond" w:hAnsi="Garamond"/>
            <w:color w:val="0070C0"/>
            <w:rPrChange w:id="1932" w:author="Michael Jennions" w:date="2020-08-09T22:55:00Z">
              <w:rPr>
                <w:rFonts w:ascii="Garamond" w:hAnsi="Garamond"/>
                <w:color w:val="FF0000"/>
              </w:rPr>
            </w:rPrChange>
          </w:rPr>
          <w:delText>mammals</w:delText>
        </w:r>
      </w:del>
      <w:del w:id="1933" w:author="Michael Jennions" w:date="2020-08-09T22:45:00Z">
        <w:r w:rsidRPr="001E19C9" w:rsidDel="00D94780">
          <w:rPr>
            <w:rFonts w:ascii="Garamond" w:hAnsi="Garamond"/>
            <w:color w:val="0070C0"/>
            <w:rPrChange w:id="1934" w:author="Michael Jennions" w:date="2020-08-09T22:55:00Z">
              <w:rPr>
                <w:rFonts w:ascii="Garamond" w:hAnsi="Garamond"/>
                <w:color w:val="FF0000"/>
              </w:rPr>
            </w:rPrChange>
          </w:rPr>
          <w:delText xml:space="preserve">, however, </w:delText>
        </w:r>
      </w:del>
      <w:r w:rsidRPr="001E19C9">
        <w:rPr>
          <w:rFonts w:ascii="Garamond" w:hAnsi="Garamond"/>
          <w:color w:val="0070C0"/>
          <w:rPrChange w:id="1935" w:author="Michael Jennions" w:date="2020-08-09T22:55:00Z">
            <w:rPr>
              <w:rFonts w:ascii="Garamond" w:hAnsi="Garamond"/>
              <w:color w:val="FF0000"/>
            </w:rPr>
          </w:rPrChange>
        </w:rPr>
        <w:t xml:space="preserve">only have </w:t>
      </w:r>
      <w:del w:id="1936" w:author="Michael Jennions" w:date="2020-08-09T22:49:00Z">
        <w:r w:rsidRPr="001E19C9" w:rsidDel="00D94780">
          <w:rPr>
            <w:rFonts w:ascii="Garamond" w:hAnsi="Garamond"/>
            <w:color w:val="0070C0"/>
            <w:rPrChange w:id="1937" w:author="Michael Jennions" w:date="2020-08-09T22:55:00Z">
              <w:rPr>
                <w:rFonts w:ascii="Garamond" w:hAnsi="Garamond"/>
                <w:color w:val="FF0000"/>
              </w:rPr>
            </w:rPrChange>
          </w:rPr>
          <w:delText xml:space="preserve">one </w:delText>
        </w:r>
      </w:del>
      <w:ins w:id="1938" w:author="Michael Jennions" w:date="2020-08-09T22:49:00Z">
        <w:r w:rsidRPr="001E19C9">
          <w:rPr>
            <w:rFonts w:ascii="Garamond" w:hAnsi="Garamond"/>
            <w:color w:val="0070C0"/>
            <w:rPrChange w:id="1939" w:author="Michael Jennions" w:date="2020-08-09T22:55:00Z">
              <w:rPr>
                <w:rFonts w:ascii="Garamond" w:hAnsi="Garamond"/>
                <w:color w:val="FF0000"/>
              </w:rPr>
            </w:rPrChange>
          </w:rPr>
          <w:t xml:space="preserve">a maternally inherited </w:t>
        </w:r>
      </w:ins>
      <w:del w:id="1940" w:author="Michael Jennions" w:date="2020-08-09T22:48:00Z">
        <w:r w:rsidRPr="001E19C9" w:rsidDel="00D94780">
          <w:rPr>
            <w:rFonts w:ascii="Garamond" w:hAnsi="Garamond"/>
            <w:color w:val="0070C0"/>
            <w:rPrChange w:id="1941" w:author="Michael Jennions" w:date="2020-08-09T22:55:00Z">
              <w:rPr>
                <w:rFonts w:ascii="Garamond" w:hAnsi="Garamond"/>
                <w:color w:val="FF0000"/>
              </w:rPr>
            </w:rPrChange>
          </w:rPr>
          <w:delText xml:space="preserve">copy of the </w:delText>
        </w:r>
      </w:del>
      <w:r w:rsidRPr="001E19C9">
        <w:rPr>
          <w:rFonts w:ascii="Garamond" w:hAnsi="Garamond"/>
          <w:color w:val="0070C0"/>
          <w:rPrChange w:id="1942" w:author="Michael Jennions" w:date="2020-08-09T22:55:00Z">
            <w:rPr>
              <w:rFonts w:ascii="Garamond" w:hAnsi="Garamond"/>
              <w:color w:val="FF0000"/>
            </w:rPr>
          </w:rPrChange>
        </w:rPr>
        <w:t>X chromosome</w:t>
      </w:r>
      <w:ins w:id="1943" w:author="Michael Jennions" w:date="2020-08-11T21:06:00Z">
        <w:r w:rsidR="00930587">
          <w:rPr>
            <w:rFonts w:ascii="Garamond" w:hAnsi="Garamond"/>
            <w:color w:val="0070C0"/>
          </w:rPr>
          <w:t>, so that</w:t>
        </w:r>
      </w:ins>
      <w:ins w:id="1944" w:author="Michael Jennions" w:date="2020-08-09T22:47:00Z">
        <w:r w:rsidRPr="001E19C9">
          <w:rPr>
            <w:rFonts w:ascii="Garamond" w:hAnsi="Garamond"/>
            <w:color w:val="0070C0"/>
            <w:rPrChange w:id="1945" w:author="Michael Jennions" w:date="2020-08-09T22:55:00Z">
              <w:rPr>
                <w:rFonts w:ascii="Garamond" w:hAnsi="Garamond"/>
                <w:color w:val="FF0000"/>
              </w:rPr>
            </w:rPrChange>
          </w:rPr>
          <w:t xml:space="preserve"> </w:t>
        </w:r>
      </w:ins>
      <w:del w:id="1946" w:author="Michael Jennions" w:date="2020-08-09T22:47:00Z">
        <w:r w:rsidRPr="001E19C9" w:rsidDel="00D94780">
          <w:rPr>
            <w:rFonts w:ascii="Garamond" w:hAnsi="Garamond"/>
            <w:color w:val="0070C0"/>
            <w:rPrChange w:id="1947" w:author="Michael Jennions" w:date="2020-08-09T22:55:00Z">
              <w:rPr>
                <w:rFonts w:ascii="Garamond" w:hAnsi="Garamond"/>
                <w:color w:val="FF0000"/>
              </w:rPr>
            </w:rPrChange>
          </w:rPr>
          <w:delText xml:space="preserve"> (heterogamety). As such,</w:delText>
        </w:r>
      </w:del>
      <w:del w:id="1948" w:author="Michael Jennions" w:date="2020-08-11T21:06:00Z">
        <w:r w:rsidRPr="001E19C9" w:rsidDel="00930587">
          <w:rPr>
            <w:rFonts w:ascii="Garamond" w:hAnsi="Garamond"/>
            <w:color w:val="0070C0"/>
            <w:rPrChange w:id="1949" w:author="Michael Jennions" w:date="2020-08-09T22:55:00Z">
              <w:rPr>
                <w:rFonts w:ascii="Garamond" w:hAnsi="Garamond"/>
                <w:color w:val="FF0000"/>
              </w:rPr>
            </w:rPrChange>
          </w:rPr>
          <w:delText xml:space="preserve"> </w:delText>
        </w:r>
      </w:del>
      <w:r w:rsidRPr="001E19C9">
        <w:rPr>
          <w:rFonts w:ascii="Garamond" w:hAnsi="Garamond"/>
          <w:color w:val="0070C0"/>
          <w:rPrChange w:id="1950" w:author="Michael Jennions" w:date="2020-08-09T22:55:00Z">
            <w:rPr>
              <w:rFonts w:ascii="Garamond" w:hAnsi="Garamond"/>
              <w:color w:val="FF0000"/>
            </w:rPr>
          </w:rPrChange>
        </w:rPr>
        <w:t xml:space="preserve">all genes </w:t>
      </w:r>
      <w:del w:id="1951" w:author="Michael Jennions" w:date="2020-08-09T23:11:00Z">
        <w:r w:rsidRPr="001E19C9" w:rsidDel="00CC7838">
          <w:rPr>
            <w:rFonts w:ascii="Garamond" w:hAnsi="Garamond"/>
            <w:color w:val="0070C0"/>
            <w:rPrChange w:id="1952" w:author="Michael Jennions" w:date="2020-08-09T22:55:00Z">
              <w:rPr>
                <w:rFonts w:ascii="Garamond" w:hAnsi="Garamond"/>
                <w:color w:val="FF0000"/>
              </w:rPr>
            </w:rPrChange>
          </w:rPr>
          <w:delText xml:space="preserve">present </w:delText>
        </w:r>
      </w:del>
      <w:r w:rsidRPr="001E19C9">
        <w:rPr>
          <w:rFonts w:ascii="Garamond" w:hAnsi="Garamond"/>
          <w:color w:val="0070C0"/>
          <w:rPrChange w:id="1953" w:author="Michael Jennions" w:date="2020-08-09T22:55:00Z">
            <w:rPr>
              <w:rFonts w:ascii="Garamond" w:hAnsi="Garamond"/>
              <w:color w:val="FF0000"/>
            </w:rPr>
          </w:rPrChange>
        </w:rPr>
        <w:t xml:space="preserve">on </w:t>
      </w:r>
      <w:del w:id="1954" w:author="Michael Jennions" w:date="2020-08-09T22:47:00Z">
        <w:r w:rsidRPr="001E19C9" w:rsidDel="00D94780">
          <w:rPr>
            <w:rFonts w:ascii="Garamond" w:hAnsi="Garamond"/>
            <w:color w:val="0070C0"/>
            <w:rPrChange w:id="1955" w:author="Michael Jennions" w:date="2020-08-09T22:55:00Z">
              <w:rPr>
                <w:rFonts w:ascii="Garamond" w:hAnsi="Garamond"/>
                <w:color w:val="FF0000"/>
              </w:rPr>
            </w:rPrChange>
          </w:rPr>
          <w:delText>the male copy of</w:delText>
        </w:r>
      </w:del>
      <w:ins w:id="1956" w:author="Michael Jennions" w:date="2020-08-09T22:47:00Z">
        <w:r w:rsidRPr="001E19C9">
          <w:rPr>
            <w:rFonts w:ascii="Garamond" w:hAnsi="Garamond"/>
            <w:color w:val="0070C0"/>
            <w:rPrChange w:id="1957" w:author="Michael Jennions" w:date="2020-08-09T22:55:00Z">
              <w:rPr>
                <w:rFonts w:ascii="Garamond" w:hAnsi="Garamond"/>
                <w:color w:val="FF0000"/>
              </w:rPr>
            </w:rPrChange>
          </w:rPr>
          <w:t>it</w:t>
        </w:r>
      </w:ins>
      <w:r w:rsidRPr="001E19C9">
        <w:rPr>
          <w:rFonts w:ascii="Garamond" w:hAnsi="Garamond"/>
          <w:color w:val="0070C0"/>
          <w:rPrChange w:id="1958" w:author="Michael Jennions" w:date="2020-08-09T22:55:00Z">
            <w:rPr>
              <w:rFonts w:ascii="Garamond" w:hAnsi="Garamond"/>
              <w:color w:val="FF0000"/>
            </w:rPr>
          </w:rPrChange>
        </w:rPr>
        <w:t xml:space="preserve"> </w:t>
      </w:r>
      <w:del w:id="1959" w:author="Michael Jennions" w:date="2020-08-09T22:47:00Z">
        <w:r w:rsidRPr="001E19C9" w:rsidDel="00D94780">
          <w:rPr>
            <w:rFonts w:ascii="Garamond" w:hAnsi="Garamond"/>
            <w:color w:val="0070C0"/>
            <w:rPrChange w:id="1960" w:author="Michael Jennions" w:date="2020-08-09T22:55:00Z">
              <w:rPr>
                <w:rFonts w:ascii="Garamond" w:hAnsi="Garamond"/>
                <w:color w:val="FF0000"/>
              </w:rPr>
            </w:rPrChange>
          </w:rPr>
          <w:delText xml:space="preserve">the X chromosome </w:delText>
        </w:r>
      </w:del>
      <w:r w:rsidRPr="001E19C9">
        <w:rPr>
          <w:rFonts w:ascii="Garamond" w:hAnsi="Garamond"/>
          <w:color w:val="0070C0"/>
          <w:rPrChange w:id="1961" w:author="Michael Jennions" w:date="2020-08-09T22:55:00Z">
            <w:rPr>
              <w:rFonts w:ascii="Garamond" w:hAnsi="Garamond"/>
              <w:color w:val="FF0000"/>
            </w:rPr>
          </w:rPrChange>
        </w:rPr>
        <w:t xml:space="preserve">are </w:t>
      </w:r>
      <w:del w:id="1962" w:author="Michael Jennions" w:date="2020-08-09T22:47:00Z">
        <w:r w:rsidRPr="001E19C9" w:rsidDel="00D94780">
          <w:rPr>
            <w:rFonts w:ascii="Garamond" w:hAnsi="Garamond"/>
            <w:color w:val="0070C0"/>
            <w:rPrChange w:id="1963" w:author="Michael Jennions" w:date="2020-08-09T22:55:00Z">
              <w:rPr>
                <w:rFonts w:ascii="Garamond" w:hAnsi="Garamond"/>
                <w:color w:val="FF0000"/>
              </w:rPr>
            </w:rPrChange>
          </w:rPr>
          <w:delText xml:space="preserve">fully </w:delText>
        </w:r>
      </w:del>
      <w:r w:rsidRPr="001E19C9">
        <w:rPr>
          <w:rFonts w:ascii="Garamond" w:hAnsi="Garamond"/>
          <w:color w:val="0070C0"/>
          <w:rPrChange w:id="1964" w:author="Michael Jennions" w:date="2020-08-09T22:55:00Z">
            <w:rPr>
              <w:rFonts w:ascii="Garamond" w:hAnsi="Garamond"/>
              <w:color w:val="FF0000"/>
            </w:rPr>
          </w:rPrChange>
        </w:rPr>
        <w:t>expressed</w:t>
      </w:r>
      <w:ins w:id="1965" w:author="Michael Jennions" w:date="2020-08-09T22:48:00Z">
        <w:r w:rsidRPr="001E19C9">
          <w:rPr>
            <w:rFonts w:ascii="Garamond" w:hAnsi="Garamond"/>
            <w:color w:val="0070C0"/>
            <w:rPrChange w:id="1966" w:author="Michael Jennions" w:date="2020-08-09T22:55:00Z">
              <w:rPr>
                <w:rFonts w:ascii="Garamond" w:hAnsi="Garamond"/>
                <w:color w:val="FF0000"/>
              </w:rPr>
            </w:rPrChange>
          </w:rPr>
          <w:t xml:space="preserve">. </w:t>
        </w:r>
      </w:ins>
      <w:ins w:id="1967" w:author="Michael Jennions" w:date="2020-08-09T22:49:00Z">
        <w:r w:rsidRPr="001E19C9">
          <w:rPr>
            <w:rFonts w:ascii="Garamond" w:hAnsi="Garamond"/>
            <w:color w:val="0070C0"/>
            <w:rPrChange w:id="1968" w:author="Michael Jennions" w:date="2020-08-09T22:55:00Z">
              <w:rPr>
                <w:rFonts w:ascii="Garamond" w:hAnsi="Garamond"/>
                <w:color w:val="FF0000"/>
              </w:rPr>
            </w:rPrChange>
          </w:rPr>
          <w:t xml:space="preserve">All else </w:t>
        </w:r>
      </w:ins>
      <w:ins w:id="1969" w:author="Michael Jennions" w:date="2020-08-09T22:50:00Z">
        <w:r w:rsidRPr="001E19C9">
          <w:rPr>
            <w:rFonts w:ascii="Garamond" w:hAnsi="Garamond"/>
            <w:color w:val="0070C0"/>
            <w:rPrChange w:id="1970" w:author="Michael Jennions" w:date="2020-08-09T22:55:00Z">
              <w:rPr>
                <w:rFonts w:ascii="Garamond" w:hAnsi="Garamond"/>
                <w:color w:val="FF0000"/>
              </w:rPr>
            </w:rPrChange>
          </w:rPr>
          <w:t>being equal, t</w:t>
        </w:r>
      </w:ins>
      <w:ins w:id="1971" w:author="Michael Jennions" w:date="2020-08-09T22:48:00Z">
        <w:r w:rsidRPr="001E19C9">
          <w:rPr>
            <w:rFonts w:ascii="Garamond" w:hAnsi="Garamond"/>
            <w:color w:val="0070C0"/>
            <w:rPrChange w:id="1972" w:author="Michael Jennions" w:date="2020-08-09T22:55:00Z">
              <w:rPr>
                <w:rFonts w:ascii="Garamond" w:hAnsi="Garamond"/>
                <w:color w:val="FF0000"/>
              </w:rPr>
            </w:rPrChange>
          </w:rPr>
          <w:t>his</w:t>
        </w:r>
      </w:ins>
      <w:del w:id="1973" w:author="Michael Jennions" w:date="2020-08-09T22:48:00Z">
        <w:r w:rsidRPr="001E19C9" w:rsidDel="00D94780">
          <w:rPr>
            <w:rFonts w:ascii="Garamond" w:hAnsi="Garamond"/>
            <w:color w:val="0070C0"/>
            <w:rPrChange w:id="1974" w:author="Michael Jennions" w:date="2020-08-09T22:55:00Z">
              <w:rPr>
                <w:rFonts w:ascii="Garamond" w:hAnsi="Garamond"/>
                <w:color w:val="FF0000"/>
              </w:rPr>
            </w:rPrChange>
          </w:rPr>
          <w:delText>,</w:delText>
        </w:r>
      </w:del>
      <w:r w:rsidRPr="001E19C9">
        <w:rPr>
          <w:rFonts w:ascii="Garamond" w:hAnsi="Garamond"/>
          <w:color w:val="0070C0"/>
          <w:rPrChange w:id="1975" w:author="Michael Jennions" w:date="2020-08-09T22:55:00Z">
            <w:rPr>
              <w:rFonts w:ascii="Garamond" w:hAnsi="Garamond"/>
              <w:color w:val="FF0000"/>
            </w:rPr>
          </w:rPrChange>
        </w:rPr>
        <w:t xml:space="preserve"> </w:t>
      </w:r>
      <w:ins w:id="1976" w:author="Michael Jennions" w:date="2020-08-09T22:49:00Z">
        <w:r w:rsidRPr="001E19C9">
          <w:rPr>
            <w:rFonts w:ascii="Garamond" w:hAnsi="Garamond"/>
            <w:color w:val="0070C0"/>
            <w:rPrChange w:id="1977" w:author="Michael Jennions" w:date="2020-08-09T22:55:00Z">
              <w:rPr>
                <w:rFonts w:ascii="Garamond" w:hAnsi="Garamond"/>
                <w:color w:val="FF0000"/>
              </w:rPr>
            </w:rPrChange>
          </w:rPr>
          <w:t xml:space="preserve">should </w:t>
        </w:r>
      </w:ins>
      <w:r w:rsidRPr="001E19C9">
        <w:rPr>
          <w:rFonts w:ascii="Garamond" w:hAnsi="Garamond"/>
          <w:color w:val="0070C0"/>
          <w:rPrChange w:id="1978" w:author="Michael Jennions" w:date="2020-08-09T22:55:00Z">
            <w:rPr>
              <w:rFonts w:ascii="Garamond" w:hAnsi="Garamond"/>
              <w:color w:val="FF0000"/>
            </w:rPr>
          </w:rPrChange>
        </w:rPr>
        <w:t>lead</w:t>
      </w:r>
      <w:del w:id="1979" w:author="Michael Jennions" w:date="2020-08-09T22:49:00Z">
        <w:r w:rsidRPr="001E19C9" w:rsidDel="00D94780">
          <w:rPr>
            <w:rFonts w:ascii="Garamond" w:hAnsi="Garamond"/>
            <w:color w:val="0070C0"/>
            <w:rPrChange w:id="1980" w:author="Michael Jennions" w:date="2020-08-09T22:55:00Z">
              <w:rPr>
                <w:rFonts w:ascii="Garamond" w:hAnsi="Garamond"/>
                <w:color w:val="FF0000"/>
              </w:rPr>
            </w:rPrChange>
          </w:rPr>
          <w:delText>ing</w:delText>
        </w:r>
      </w:del>
      <w:r w:rsidRPr="001E19C9">
        <w:rPr>
          <w:rFonts w:ascii="Garamond" w:hAnsi="Garamond"/>
          <w:color w:val="0070C0"/>
          <w:rPrChange w:id="1981" w:author="Michael Jennions" w:date="2020-08-09T22:55:00Z">
            <w:rPr>
              <w:rFonts w:ascii="Garamond" w:hAnsi="Garamond"/>
              <w:color w:val="FF0000"/>
            </w:rPr>
          </w:rPrChange>
        </w:rPr>
        <w:t xml:space="preserve"> to more extreme phenotypes</w:t>
      </w:r>
      <w:del w:id="1982" w:author="Michael Jennions" w:date="2020-08-09T22:50:00Z">
        <w:r w:rsidRPr="001E19C9" w:rsidDel="00D94780">
          <w:rPr>
            <w:rFonts w:ascii="Garamond" w:hAnsi="Garamond"/>
            <w:color w:val="0070C0"/>
            <w:rPrChange w:id="1983" w:author="Michael Jennions" w:date="2020-08-09T22:55:00Z">
              <w:rPr>
                <w:rFonts w:ascii="Garamond" w:hAnsi="Garamond"/>
                <w:color w:val="FF0000"/>
              </w:rPr>
            </w:rPrChange>
          </w:rPr>
          <w:delText xml:space="preserve"> and</w:delText>
        </w:r>
      </w:del>
      <w:del w:id="1984" w:author="Michael Jennions" w:date="2020-08-09T23:11:00Z">
        <w:r w:rsidRPr="001E19C9" w:rsidDel="00CC7838">
          <w:rPr>
            <w:rFonts w:ascii="Garamond" w:hAnsi="Garamond"/>
            <w:color w:val="0070C0"/>
            <w:rPrChange w:id="1985" w:author="Michael Jennions" w:date="2020-08-09T22:55:00Z">
              <w:rPr>
                <w:rFonts w:ascii="Garamond" w:hAnsi="Garamond"/>
                <w:color w:val="FF0000"/>
              </w:rPr>
            </w:rPrChange>
          </w:rPr>
          <w:delText xml:space="preserve">, </w:delText>
        </w:r>
      </w:del>
      <w:del w:id="1986" w:author="Michael Jennions" w:date="2020-08-09T22:50:00Z">
        <w:r w:rsidRPr="001E19C9" w:rsidDel="00D94780">
          <w:rPr>
            <w:rFonts w:ascii="Garamond" w:hAnsi="Garamond"/>
            <w:color w:val="0070C0"/>
            <w:rPrChange w:id="1987" w:author="Michael Jennions" w:date="2020-08-09T22:55:00Z">
              <w:rPr>
                <w:rFonts w:ascii="Garamond" w:hAnsi="Garamond"/>
                <w:color w:val="FF0000"/>
              </w:rPr>
            </w:rPrChange>
          </w:rPr>
          <w:delText>consequently, higher</w:delText>
        </w:r>
      </w:del>
      <w:del w:id="1988" w:author="Michael Jennions" w:date="2020-08-09T23:11:00Z">
        <w:r w:rsidRPr="001E19C9" w:rsidDel="00CC7838">
          <w:rPr>
            <w:rFonts w:ascii="Garamond" w:hAnsi="Garamond"/>
            <w:color w:val="0070C0"/>
            <w:rPrChange w:id="1989" w:author="Michael Jennions" w:date="2020-08-09T22:55:00Z">
              <w:rPr>
                <w:rFonts w:ascii="Garamond" w:hAnsi="Garamond"/>
                <w:color w:val="FF0000"/>
              </w:rPr>
            </w:rPrChange>
          </w:rPr>
          <w:delText xml:space="preserve"> varia</w:delText>
        </w:r>
      </w:del>
      <w:ins w:id="1990" w:author="Michael Jennions" w:date="2020-08-09T22:50:00Z">
        <w:r w:rsidRPr="001E19C9">
          <w:rPr>
            <w:rFonts w:ascii="Garamond" w:hAnsi="Garamond"/>
            <w:color w:val="0070C0"/>
            <w:rPrChange w:id="1991" w:author="Michael Jennions" w:date="2020-08-09T22:55:00Z">
              <w:rPr>
                <w:rFonts w:ascii="Garamond" w:hAnsi="Garamond"/>
                <w:color w:val="FF0000"/>
              </w:rPr>
            </w:rPrChange>
          </w:rPr>
          <w:t xml:space="preserve"> </w:t>
        </w:r>
      </w:ins>
      <w:ins w:id="1992" w:author="Michael Jennions" w:date="2020-08-11T21:06:00Z">
        <w:r w:rsidR="00930587">
          <w:rPr>
            <w:rFonts w:ascii="Garamond" w:hAnsi="Garamond"/>
            <w:color w:val="0070C0"/>
          </w:rPr>
          <w:t xml:space="preserve">being </w:t>
        </w:r>
      </w:ins>
      <w:ins w:id="1993" w:author="Michael Jennions" w:date="2020-08-17T15:12:00Z">
        <w:r w:rsidR="00770FA5">
          <w:rPr>
            <w:rFonts w:ascii="Garamond" w:hAnsi="Garamond"/>
            <w:color w:val="0070C0"/>
          </w:rPr>
          <w:t>exhibited by</w:t>
        </w:r>
      </w:ins>
      <w:ins w:id="1994" w:author="Michael Jennions" w:date="2020-08-11T21:06:00Z">
        <w:r w:rsidR="00930587">
          <w:rPr>
            <w:rFonts w:ascii="Garamond" w:hAnsi="Garamond"/>
            <w:color w:val="0070C0"/>
          </w:rPr>
          <w:t xml:space="preserve"> </w:t>
        </w:r>
      </w:ins>
      <w:ins w:id="1995" w:author="Michael Jennions" w:date="2020-08-09T22:50:00Z">
        <w:r w:rsidRPr="001E19C9">
          <w:rPr>
            <w:rFonts w:ascii="Garamond" w:hAnsi="Garamond"/>
            <w:color w:val="0070C0"/>
            <w:rPrChange w:id="1996" w:author="Michael Jennions" w:date="2020-08-09T22:55:00Z">
              <w:rPr>
                <w:rFonts w:ascii="Garamond" w:hAnsi="Garamond"/>
                <w:color w:val="FF0000"/>
              </w:rPr>
            </w:rPrChange>
          </w:rPr>
          <w:t xml:space="preserve">males than females </w:t>
        </w:r>
      </w:ins>
      <w:del w:id="1997" w:author="Michael Jennions" w:date="2020-08-09T22:50:00Z">
        <w:r w:rsidRPr="001E19C9" w:rsidDel="00D94780">
          <w:rPr>
            <w:rFonts w:ascii="Garamond" w:hAnsi="Garamond"/>
            <w:color w:val="0070C0"/>
            <w:rPrChange w:id="1998" w:author="Michael Jennions" w:date="2020-08-09T22:55:00Z">
              <w:rPr>
                <w:rFonts w:ascii="Garamond" w:hAnsi="Garamond"/>
                <w:color w:val="FF0000"/>
              </w:rPr>
            </w:rPrChange>
          </w:rPr>
          <w:delText xml:space="preserve">nces for shared traits </w:delText>
        </w:r>
      </w:del>
      <w:r w:rsidRPr="001E19C9">
        <w:rPr>
          <w:rFonts w:ascii="Garamond" w:hAnsi="Garamond"/>
          <w:color w:val="0070C0"/>
          <w:rPrChange w:id="1999" w:author="Michael Jennions" w:date="2020-08-09T22:55:00Z">
            <w:rPr>
              <w:rFonts w:ascii="Garamond" w:hAnsi="Garamond"/>
              <w:color w:val="FF0000"/>
            </w:rPr>
          </w:rPrChange>
        </w:rPr>
        <w:t>(</w:t>
      </w:r>
      <w:del w:id="2000" w:author="Michael Jennions" w:date="2020-08-09T22:50:00Z">
        <w:r w:rsidRPr="001E19C9" w:rsidDel="00D94780">
          <w:rPr>
            <w:rFonts w:ascii="Garamond" w:hAnsi="Garamond"/>
            <w:color w:val="0070C0"/>
            <w:rPrChange w:id="2001" w:author="Michael Jennions" w:date="2020-08-09T22:55:00Z">
              <w:rPr>
                <w:rFonts w:ascii="Garamond" w:hAnsi="Garamond"/>
                <w:color w:val="FF0000"/>
              </w:rPr>
            </w:rPrChange>
          </w:rPr>
          <w:delText xml:space="preserve">i.e. dosage compensation; see </w:delText>
        </w:r>
      </w:del>
      <w:r w:rsidRPr="001E19C9">
        <w:rPr>
          <w:rFonts w:ascii="Garamond" w:hAnsi="Garamond"/>
          <w:color w:val="0070C0"/>
          <w:rPrChange w:id="2002" w:author="Michael Jennions" w:date="2020-08-09T22:55:00Z">
            <w:rPr>
              <w:rFonts w:ascii="Garamond" w:hAnsi="Garamond"/>
              <w:color w:val="FF0000"/>
            </w:rPr>
          </w:rPrChange>
        </w:rPr>
        <w:t>review</w:t>
      </w:r>
      <w:ins w:id="2003" w:author="Michael Jennions" w:date="2020-08-09T22:50:00Z">
        <w:r w:rsidRPr="001E19C9">
          <w:rPr>
            <w:rFonts w:ascii="Garamond" w:hAnsi="Garamond"/>
            <w:color w:val="0070C0"/>
            <w:rPrChange w:id="2004" w:author="Michael Jennions" w:date="2020-08-09T22:55:00Z">
              <w:rPr>
                <w:rFonts w:ascii="Garamond" w:hAnsi="Garamond"/>
                <w:color w:val="FF0000"/>
              </w:rPr>
            </w:rPrChange>
          </w:rPr>
          <w:t>:</w:t>
        </w:r>
      </w:ins>
      <w:r w:rsidRPr="001E19C9">
        <w:rPr>
          <w:rFonts w:ascii="Garamond" w:hAnsi="Garamond"/>
          <w:color w:val="0070C0"/>
          <w:rPrChange w:id="2005" w:author="Michael Jennions" w:date="2020-08-09T22:55:00Z">
            <w:rPr>
              <w:rFonts w:ascii="Garamond" w:hAnsi="Garamond"/>
              <w:color w:val="FF0000"/>
            </w:rPr>
          </w:rPrChange>
        </w:rPr>
        <w:t xml:space="preserve"> </w:t>
      </w:r>
      <w:del w:id="2006" w:author="Michael Jennions" w:date="2020-08-09T22:50:00Z">
        <w:r w:rsidRPr="001E19C9" w:rsidDel="00D94780">
          <w:rPr>
            <w:rFonts w:ascii="Garamond" w:hAnsi="Garamond"/>
            <w:color w:val="0070C0"/>
            <w:rPrChange w:id="2007" w:author="Michael Jennions" w:date="2020-08-09T22:55:00Z">
              <w:rPr>
                <w:rFonts w:ascii="Garamond" w:hAnsi="Garamond"/>
                <w:color w:val="FF0000"/>
              </w:rPr>
            </w:rPrChange>
          </w:rPr>
          <w:delText xml:space="preserve">by </w:delText>
        </w:r>
      </w:del>
      <w:r w:rsidRPr="001E19C9">
        <w:rPr>
          <w:rFonts w:ascii="Garamond" w:hAnsi="Garamond"/>
          <w:color w:val="0070C0"/>
          <w:rPrChange w:id="2008" w:author="Michael Jennions" w:date="2020-08-09T22:55:00Z">
            <w:rPr>
              <w:rFonts w:ascii="Garamond" w:hAnsi="Garamond"/>
              <w:color w:val="FF0000"/>
            </w:rPr>
          </w:rPrChange>
        </w:rPr>
        <w:fldChar w:fldCharType="begin" w:fldLock="1"/>
      </w:r>
      <w:r w:rsidRPr="001E19C9">
        <w:rPr>
          <w:rFonts w:ascii="Garamond" w:hAnsi="Garamond"/>
          <w:color w:val="0070C0"/>
          <w:rPrChange w:id="2009" w:author="Michael Jennions" w:date="2020-08-09T22:55:00Z">
            <w:rPr>
              <w:rFonts w:ascii="Garamond" w:hAnsi="Garamond"/>
              <w:color w:val="FF0000"/>
            </w:rPr>
          </w:rPrChange>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1E19C9">
        <w:rPr>
          <w:rFonts w:ascii="Garamond" w:hAnsi="Garamond"/>
          <w:color w:val="0070C0"/>
          <w:rPrChange w:id="2010" w:author="Michael Jennions" w:date="2020-08-09T22:55:00Z">
            <w:rPr>
              <w:rFonts w:ascii="Garamond" w:hAnsi="Garamond"/>
              <w:color w:val="FF0000"/>
            </w:rPr>
          </w:rPrChange>
        </w:rPr>
        <w:fldChar w:fldCharType="separate"/>
      </w:r>
      <w:r w:rsidRPr="001E19C9">
        <w:rPr>
          <w:rFonts w:ascii="Garamond" w:hAnsi="Garamond"/>
          <w:noProof/>
          <w:color w:val="0070C0"/>
          <w:rPrChange w:id="2011" w:author="Michael Jennions" w:date="2020-08-09T22:55:00Z">
            <w:rPr>
              <w:rFonts w:ascii="Garamond" w:hAnsi="Garamond"/>
              <w:noProof/>
              <w:color w:val="FF0000"/>
            </w:rPr>
          </w:rPrChange>
        </w:rPr>
        <w:t>Charlesworth 1996)</w:t>
      </w:r>
      <w:r w:rsidRPr="001E19C9">
        <w:rPr>
          <w:rFonts w:ascii="Garamond" w:hAnsi="Garamond"/>
          <w:color w:val="0070C0"/>
          <w:rPrChange w:id="2012" w:author="Michael Jennions" w:date="2020-08-09T22:55:00Z">
            <w:rPr>
              <w:rFonts w:ascii="Garamond" w:hAnsi="Garamond"/>
              <w:color w:val="FF0000"/>
            </w:rPr>
          </w:rPrChange>
        </w:rPr>
        <w:fldChar w:fldCharType="end"/>
      </w:r>
      <w:ins w:id="2013" w:author="Michael Jennions" w:date="2020-08-09T23:11:00Z">
        <w:r w:rsidR="00CC7838" w:rsidRPr="00C16A60">
          <w:rPr>
            <w:rFonts w:ascii="Garamond" w:hAnsi="Garamond"/>
            <w:color w:val="0070C0"/>
          </w:rPr>
          <w:t>, hence greater variation</w:t>
        </w:r>
      </w:ins>
      <w:ins w:id="2014" w:author="Michael Jennions" w:date="2020-08-09T23:12:00Z">
        <w:r w:rsidR="00CC7838">
          <w:rPr>
            <w:rFonts w:ascii="Garamond" w:hAnsi="Garamond"/>
            <w:color w:val="0070C0"/>
          </w:rPr>
          <w:t xml:space="preserve"> among males than </w:t>
        </w:r>
      </w:ins>
      <w:ins w:id="2015" w:author="Michael Jennions" w:date="2020-08-11T21:06:00Z">
        <w:r w:rsidR="00930587">
          <w:rPr>
            <w:rFonts w:ascii="Garamond" w:hAnsi="Garamond"/>
            <w:color w:val="0070C0"/>
          </w:rPr>
          <w:t xml:space="preserve">among </w:t>
        </w:r>
      </w:ins>
      <w:ins w:id="2016" w:author="Michael Jennions" w:date="2020-08-09T23:12:00Z">
        <w:r w:rsidR="00CC7838">
          <w:rPr>
            <w:rFonts w:ascii="Garamond" w:hAnsi="Garamond"/>
            <w:color w:val="0070C0"/>
          </w:rPr>
          <w:t>females</w:t>
        </w:r>
      </w:ins>
      <w:r w:rsidRPr="001E19C9">
        <w:rPr>
          <w:rFonts w:ascii="Garamond" w:hAnsi="Garamond"/>
          <w:color w:val="0070C0"/>
          <w:rPrChange w:id="2017" w:author="Michael Jennions" w:date="2020-08-09T22:55:00Z">
            <w:rPr>
              <w:rFonts w:ascii="Garamond" w:hAnsi="Garamond"/>
              <w:color w:val="FF0000"/>
            </w:rPr>
          </w:rPrChange>
        </w:rPr>
        <w:t xml:space="preserve">. </w:t>
      </w:r>
      <w:ins w:id="2018" w:author="Michael Jennions" w:date="2020-08-09T22:50:00Z">
        <w:r w:rsidRPr="001E19C9">
          <w:rPr>
            <w:rFonts w:ascii="Garamond" w:hAnsi="Garamond"/>
            <w:color w:val="0070C0"/>
            <w:rPrChange w:id="2019" w:author="Michael Jennions" w:date="2020-08-09T22:55:00Z">
              <w:rPr>
                <w:rFonts w:ascii="Garamond" w:hAnsi="Garamond"/>
                <w:color w:val="FF0000"/>
              </w:rPr>
            </w:rPrChange>
          </w:rPr>
          <w:t>It should be noted, h</w:t>
        </w:r>
      </w:ins>
      <w:del w:id="2020" w:author="Michael Jennions" w:date="2020-08-09T22:50:00Z">
        <w:r w:rsidRPr="001E19C9" w:rsidDel="00D94780">
          <w:rPr>
            <w:rFonts w:ascii="Garamond" w:hAnsi="Garamond"/>
            <w:color w:val="0070C0"/>
            <w:rPrChange w:id="2021" w:author="Michael Jennions" w:date="2020-08-09T22:55:00Z">
              <w:rPr>
                <w:rFonts w:ascii="Garamond" w:hAnsi="Garamond"/>
                <w:color w:val="FF0000"/>
              </w:rPr>
            </w:rPrChange>
          </w:rPr>
          <w:delText>H</w:delText>
        </w:r>
      </w:del>
      <w:r w:rsidRPr="001E19C9">
        <w:rPr>
          <w:rFonts w:ascii="Garamond" w:hAnsi="Garamond"/>
          <w:color w:val="0070C0"/>
          <w:rPrChange w:id="2022" w:author="Michael Jennions" w:date="2020-08-09T22:55:00Z">
            <w:rPr>
              <w:rFonts w:ascii="Garamond" w:hAnsi="Garamond"/>
              <w:color w:val="FF0000"/>
            </w:rPr>
          </w:rPrChange>
        </w:rPr>
        <w:t xml:space="preserve">owever, </w:t>
      </w:r>
      <w:ins w:id="2023" w:author="Michael Jennions" w:date="2020-08-09T22:51:00Z">
        <w:r w:rsidRPr="001E19C9">
          <w:rPr>
            <w:rFonts w:ascii="Garamond" w:hAnsi="Garamond"/>
            <w:color w:val="0070C0"/>
            <w:rPrChange w:id="2024" w:author="Michael Jennions" w:date="2020-08-09T22:55:00Z">
              <w:rPr>
                <w:rFonts w:ascii="Garamond" w:hAnsi="Garamond"/>
                <w:color w:val="FF0000"/>
              </w:rPr>
            </w:rPrChange>
          </w:rPr>
          <w:t xml:space="preserve">that females are the </w:t>
        </w:r>
      </w:ins>
      <w:del w:id="2025" w:author="Michael Jennions" w:date="2020-08-09T22:51:00Z">
        <w:r w:rsidRPr="001E19C9" w:rsidDel="00D94780">
          <w:rPr>
            <w:rFonts w:ascii="Garamond" w:hAnsi="Garamond"/>
            <w:color w:val="0070C0"/>
            <w:rPrChange w:id="2026" w:author="Michael Jennions" w:date="2020-08-09T22:55:00Z">
              <w:rPr>
                <w:rFonts w:ascii="Garamond" w:hAnsi="Garamond"/>
                <w:color w:val="FF0000"/>
              </w:rPr>
            </w:rPrChange>
          </w:rPr>
          <w:delText xml:space="preserve">not all males are </w:delText>
        </w:r>
      </w:del>
      <w:r w:rsidRPr="001E19C9">
        <w:rPr>
          <w:rFonts w:ascii="Garamond" w:hAnsi="Garamond"/>
          <w:color w:val="0070C0"/>
          <w:rPrChange w:id="2027" w:author="Michael Jennions" w:date="2020-08-09T22:55:00Z">
            <w:rPr>
              <w:rFonts w:ascii="Garamond" w:hAnsi="Garamond"/>
              <w:color w:val="FF0000"/>
            </w:rPr>
          </w:rPrChange>
        </w:rPr>
        <w:t>heterogametic</w:t>
      </w:r>
      <w:ins w:id="2028" w:author="Michael Jennions" w:date="2020-08-09T22:51:00Z">
        <w:r w:rsidRPr="001E19C9">
          <w:rPr>
            <w:rFonts w:ascii="Garamond" w:hAnsi="Garamond"/>
            <w:color w:val="0070C0"/>
            <w:rPrChange w:id="2029" w:author="Michael Jennions" w:date="2020-08-09T22:55:00Z">
              <w:rPr>
                <w:rFonts w:ascii="Garamond" w:hAnsi="Garamond"/>
                <w:color w:val="FF0000"/>
              </w:rPr>
            </w:rPrChange>
          </w:rPr>
          <w:t xml:space="preserve"> sex in </w:t>
        </w:r>
      </w:ins>
      <w:ins w:id="2030" w:author="Michael Jennions" w:date="2020-08-17T15:12:00Z">
        <w:r w:rsidR="00770FA5">
          <w:rPr>
            <w:rFonts w:ascii="Garamond" w:hAnsi="Garamond"/>
            <w:color w:val="0070C0"/>
          </w:rPr>
          <w:t>some</w:t>
        </w:r>
      </w:ins>
      <w:ins w:id="2031" w:author="Michael Jennions" w:date="2020-08-09T22:51:00Z">
        <w:r w:rsidRPr="001E19C9">
          <w:rPr>
            <w:rFonts w:ascii="Garamond" w:hAnsi="Garamond"/>
            <w:color w:val="0070C0"/>
            <w:rPrChange w:id="2032" w:author="Michael Jennions" w:date="2020-08-09T22:55:00Z">
              <w:rPr>
                <w:rFonts w:ascii="Garamond" w:hAnsi="Garamond"/>
                <w:color w:val="FF0000"/>
              </w:rPr>
            </w:rPrChange>
          </w:rPr>
          <w:t xml:space="preserve"> taxa, </w:t>
        </w:r>
      </w:ins>
      <w:ins w:id="2033" w:author="Michael Jennions" w:date="2020-08-11T15:52:00Z">
        <w:r w:rsidR="00403519">
          <w:rPr>
            <w:rFonts w:ascii="Garamond" w:hAnsi="Garamond"/>
            <w:color w:val="0070C0"/>
          </w:rPr>
          <w:t xml:space="preserve">including </w:t>
        </w:r>
      </w:ins>
      <w:del w:id="2034" w:author="Michael Jennions" w:date="2020-08-09T22:51:00Z">
        <w:r w:rsidRPr="001E19C9" w:rsidDel="00D94780">
          <w:rPr>
            <w:rFonts w:ascii="Garamond" w:hAnsi="Garamond"/>
            <w:color w:val="0070C0"/>
            <w:rPrChange w:id="2035" w:author="Michael Jennions" w:date="2020-08-09T22:55:00Z">
              <w:rPr>
                <w:rFonts w:ascii="Garamond" w:hAnsi="Garamond"/>
                <w:color w:val="FF0000"/>
              </w:rPr>
            </w:rPrChange>
          </w:rPr>
          <w:delText xml:space="preserve"> – male </w:delText>
        </w:r>
      </w:del>
      <w:r w:rsidRPr="001E19C9">
        <w:rPr>
          <w:rFonts w:ascii="Garamond" w:hAnsi="Garamond"/>
          <w:color w:val="0070C0"/>
          <w:rPrChange w:id="2036" w:author="Michael Jennions" w:date="2020-08-09T22:55:00Z">
            <w:rPr>
              <w:rFonts w:ascii="Garamond" w:hAnsi="Garamond"/>
              <w:color w:val="FF0000"/>
            </w:rPr>
          </w:rPrChange>
        </w:rPr>
        <w:t xml:space="preserve">birds </w:t>
      </w:r>
      <w:del w:id="2037" w:author="Michael Jennions" w:date="2020-08-09T22:51:00Z">
        <w:r w:rsidRPr="001E19C9" w:rsidDel="00D94780">
          <w:rPr>
            <w:rFonts w:ascii="Garamond" w:hAnsi="Garamond"/>
            <w:color w:val="0070C0"/>
            <w:rPrChange w:id="2038" w:author="Michael Jennions" w:date="2020-08-09T22:55:00Z">
              <w:rPr>
                <w:rFonts w:ascii="Garamond" w:hAnsi="Garamond"/>
                <w:color w:val="FF0000"/>
              </w:rPr>
            </w:rPrChange>
          </w:rPr>
          <w:delText xml:space="preserve">have ZZ sex chromosomal arrangement while female birds have ZW, making females the heterogametic sex </w:delText>
        </w:r>
      </w:del>
      <w:r w:rsidRPr="001E19C9">
        <w:rPr>
          <w:rFonts w:ascii="Garamond" w:hAnsi="Garamond"/>
          <w:color w:val="0070C0"/>
          <w:rPrChange w:id="2039" w:author="Michael Jennions" w:date="2020-08-09T22:55:00Z">
            <w:rPr>
              <w:rFonts w:ascii="Garamond" w:hAnsi="Garamond"/>
              <w:color w:val="FF0000"/>
            </w:rPr>
          </w:rPrChange>
        </w:rPr>
        <w:fldChar w:fldCharType="begin" w:fldLock="1"/>
      </w:r>
      <w:r w:rsidRPr="001E19C9">
        <w:rPr>
          <w:rFonts w:ascii="Garamond" w:hAnsi="Garamond"/>
          <w:color w:val="0070C0"/>
          <w:rPrChange w:id="2040" w:author="Michael Jennions" w:date="2020-08-09T22:55:00Z">
            <w:rPr>
              <w:rFonts w:ascii="Garamond" w:hAnsi="Garamond"/>
              <w:color w:val="FF0000"/>
            </w:rPr>
          </w:rPrChange>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1E19C9">
        <w:rPr>
          <w:rFonts w:ascii="Garamond" w:hAnsi="Garamond"/>
          <w:color w:val="0070C0"/>
          <w:rPrChange w:id="2041" w:author="Michael Jennions" w:date="2020-08-09T22:55:00Z">
            <w:rPr>
              <w:rFonts w:ascii="Garamond" w:hAnsi="Garamond"/>
              <w:color w:val="FF0000"/>
            </w:rPr>
          </w:rPrChange>
        </w:rPr>
        <w:fldChar w:fldCharType="separate"/>
      </w:r>
      <w:r w:rsidRPr="001E19C9">
        <w:rPr>
          <w:rFonts w:ascii="Garamond" w:hAnsi="Garamond"/>
          <w:noProof/>
          <w:color w:val="0070C0"/>
          <w:rPrChange w:id="2042" w:author="Michael Jennions" w:date="2020-08-09T22:55:00Z">
            <w:rPr>
              <w:rFonts w:ascii="Garamond" w:hAnsi="Garamond"/>
              <w:noProof/>
              <w:color w:val="FF0000"/>
            </w:rPr>
          </w:rPrChange>
        </w:rPr>
        <w:t>(reviewed in Graves &amp; Shetty 2001)</w:t>
      </w:r>
      <w:r w:rsidRPr="001E19C9">
        <w:rPr>
          <w:rFonts w:ascii="Garamond" w:hAnsi="Garamond"/>
          <w:color w:val="0070C0"/>
          <w:rPrChange w:id="2043" w:author="Michael Jennions" w:date="2020-08-09T22:55:00Z">
            <w:rPr>
              <w:rFonts w:ascii="Garamond" w:hAnsi="Garamond"/>
              <w:color w:val="FF0000"/>
            </w:rPr>
          </w:rPrChange>
        </w:rPr>
        <w:fldChar w:fldCharType="end"/>
      </w:r>
      <w:ins w:id="2044" w:author="Michael Jennions" w:date="2020-08-09T22:52:00Z">
        <w:r w:rsidRPr="001E19C9">
          <w:rPr>
            <w:rFonts w:ascii="Garamond" w:hAnsi="Garamond"/>
            <w:color w:val="0070C0"/>
            <w:rPrChange w:id="2045" w:author="Michael Jennions" w:date="2020-08-09T22:55:00Z">
              <w:rPr>
                <w:rFonts w:ascii="Garamond" w:hAnsi="Garamond"/>
                <w:color w:val="FF0000"/>
              </w:rPr>
            </w:rPrChange>
          </w:rPr>
          <w:t xml:space="preserve">, butterflies and some </w:t>
        </w:r>
      </w:ins>
      <w:ins w:id="2046" w:author="Michael Jennions" w:date="2020-08-11T21:07:00Z">
        <w:r w:rsidR="00930587">
          <w:rPr>
            <w:rFonts w:ascii="Garamond" w:hAnsi="Garamond"/>
            <w:color w:val="0070C0"/>
          </w:rPr>
          <w:t xml:space="preserve">fish and </w:t>
        </w:r>
      </w:ins>
      <w:ins w:id="2047" w:author="Michael Jennions" w:date="2020-08-09T22:52:00Z">
        <w:r w:rsidRPr="001E19C9">
          <w:rPr>
            <w:rFonts w:ascii="Garamond" w:hAnsi="Garamond"/>
            <w:color w:val="0070C0"/>
            <w:rPrChange w:id="2048" w:author="Michael Jennions" w:date="2020-08-09T22:55:00Z">
              <w:rPr>
                <w:rFonts w:ascii="Garamond" w:hAnsi="Garamond"/>
                <w:color w:val="FF0000"/>
              </w:rPr>
            </w:rPrChange>
          </w:rPr>
          <w:t>reptiles (</w:t>
        </w:r>
        <w:commentRangeStart w:id="2049"/>
        <w:r w:rsidRPr="001E19C9">
          <w:rPr>
            <w:rFonts w:ascii="Garamond" w:hAnsi="Garamond"/>
            <w:color w:val="0070C0"/>
            <w:highlight w:val="cyan"/>
            <w:rPrChange w:id="2050" w:author="Michael Jennions" w:date="2020-08-09T22:55:00Z">
              <w:rPr>
                <w:rFonts w:ascii="Garamond" w:hAnsi="Garamond"/>
                <w:color w:val="FF0000"/>
              </w:rPr>
            </w:rPrChange>
          </w:rPr>
          <w:t>REF</w:t>
        </w:r>
        <w:commentRangeEnd w:id="2049"/>
        <w:r w:rsidRPr="001E19C9">
          <w:rPr>
            <w:rStyle w:val="CommentReference"/>
            <w:color w:val="0070C0"/>
            <w:rPrChange w:id="2051" w:author="Michael Jennions" w:date="2020-08-09T22:55:00Z">
              <w:rPr>
                <w:rStyle w:val="CommentReference"/>
              </w:rPr>
            </w:rPrChange>
          </w:rPr>
          <w:commentReference w:id="2049"/>
        </w:r>
        <w:r w:rsidRPr="001E19C9">
          <w:rPr>
            <w:rFonts w:ascii="Garamond" w:hAnsi="Garamond"/>
            <w:color w:val="0070C0"/>
            <w:rPrChange w:id="2052" w:author="Michael Jennions" w:date="2020-08-09T22:55:00Z">
              <w:rPr>
                <w:rFonts w:ascii="Garamond" w:hAnsi="Garamond"/>
                <w:color w:val="FF0000"/>
              </w:rPr>
            </w:rPrChange>
          </w:rPr>
          <w:t>)</w:t>
        </w:r>
      </w:ins>
      <w:ins w:id="2053" w:author="Michael Jennions" w:date="2020-08-09T22:53:00Z">
        <w:r w:rsidRPr="001E19C9">
          <w:rPr>
            <w:rFonts w:ascii="Garamond" w:hAnsi="Garamond"/>
            <w:color w:val="0070C0"/>
            <w:rPrChange w:id="2054" w:author="Michael Jennions" w:date="2020-08-09T22:55:00Z">
              <w:rPr>
                <w:rFonts w:ascii="Garamond" w:hAnsi="Garamond"/>
                <w:color w:val="FF0000"/>
              </w:rPr>
            </w:rPrChange>
          </w:rPr>
          <w:t xml:space="preserve">. </w:t>
        </w:r>
      </w:ins>
      <w:ins w:id="2055" w:author="Michael Jennions" w:date="2020-08-09T23:12:00Z">
        <w:r w:rsidR="00CC7838">
          <w:rPr>
            <w:rFonts w:ascii="Garamond" w:hAnsi="Garamond"/>
            <w:color w:val="0070C0"/>
          </w:rPr>
          <w:t xml:space="preserve">Although there is no systematic review of the effects of heterogamy </w:t>
        </w:r>
      </w:ins>
      <w:ins w:id="2056" w:author="Michael Jennions" w:date="2020-08-11T15:53:00Z">
        <w:r w:rsidR="00403519">
          <w:rPr>
            <w:rFonts w:ascii="Garamond" w:hAnsi="Garamond"/>
            <w:color w:val="0070C0"/>
          </w:rPr>
          <w:t xml:space="preserve">on </w:t>
        </w:r>
      </w:ins>
      <w:ins w:id="2057" w:author="Michael Jennions" w:date="2020-08-17T15:13:00Z">
        <w:r w:rsidR="00770FA5">
          <w:rPr>
            <w:rFonts w:ascii="Garamond" w:hAnsi="Garamond"/>
            <w:color w:val="0070C0"/>
          </w:rPr>
          <w:t xml:space="preserve">sex-specific levels of </w:t>
        </w:r>
      </w:ins>
      <w:ins w:id="2058" w:author="Michael Jennions" w:date="2020-08-11T21:07:00Z">
        <w:r w:rsidR="00930587">
          <w:rPr>
            <w:rFonts w:ascii="Garamond" w:hAnsi="Garamond"/>
            <w:color w:val="0070C0"/>
          </w:rPr>
          <w:t xml:space="preserve">variation in </w:t>
        </w:r>
      </w:ins>
      <w:ins w:id="2059" w:author="Michael Jennions" w:date="2020-08-09T23:12:00Z">
        <w:r w:rsidR="00CC7838">
          <w:rPr>
            <w:rFonts w:ascii="Garamond" w:hAnsi="Garamond"/>
            <w:color w:val="0070C0"/>
          </w:rPr>
          <w:t>traits, t</w:t>
        </w:r>
      </w:ins>
      <w:ins w:id="2060" w:author="Michael Jennions" w:date="2020-08-09T22:54:00Z">
        <w:r w:rsidRPr="001E19C9">
          <w:rPr>
            <w:rFonts w:ascii="Garamond" w:hAnsi="Garamond"/>
            <w:color w:val="0070C0"/>
            <w:rPrChange w:id="2061" w:author="Michael Jennions" w:date="2020-08-09T22:55:00Z">
              <w:rPr>
                <w:rFonts w:ascii="Garamond" w:hAnsi="Garamond"/>
                <w:color w:val="FF0000"/>
              </w:rPr>
            </w:rPrChange>
          </w:rPr>
          <w:t xml:space="preserve">here is evidence for </w:t>
        </w:r>
      </w:ins>
      <w:del w:id="2062" w:author="Michael Jennions" w:date="2020-08-09T22:53:00Z">
        <w:r w:rsidRPr="001E19C9" w:rsidDel="00D94780">
          <w:rPr>
            <w:rFonts w:ascii="Garamond" w:hAnsi="Garamond"/>
            <w:color w:val="0070C0"/>
            <w:rPrChange w:id="2063" w:author="Michael Jennions" w:date="2020-08-09T22:55:00Z">
              <w:rPr>
                <w:rFonts w:ascii="Garamond" w:hAnsi="Garamond"/>
                <w:color w:val="FF0000"/>
              </w:rPr>
            </w:rPrChange>
          </w:rPr>
          <w:delText>. If sex chromosomal arrangement is the mechanism driving sex-biased variability, species with heterogametic females should have greater trait variability than males. Indeed, in a</w:delText>
        </w:r>
      </w:del>
      <w:del w:id="2064" w:author="Michael Jennions" w:date="2020-08-09T22:54:00Z">
        <w:r w:rsidRPr="001E19C9" w:rsidDel="00D94780">
          <w:rPr>
            <w:rFonts w:ascii="Garamond" w:hAnsi="Garamond"/>
            <w:color w:val="0070C0"/>
            <w:rPrChange w:id="2065" w:author="Michael Jennions" w:date="2020-08-09T22:55:00Z">
              <w:rPr>
                <w:rFonts w:ascii="Garamond" w:hAnsi="Garamond"/>
                <w:color w:val="FF0000"/>
              </w:rPr>
            </w:rPrChange>
          </w:rPr>
          <w:delText xml:space="preserve"> meta-analysis covering </w:delText>
        </w:r>
      </w:del>
      <w:del w:id="2066" w:author="Michael Jennions" w:date="2020-08-09T22:53:00Z">
        <w:r w:rsidRPr="001E19C9" w:rsidDel="00D94780">
          <w:rPr>
            <w:rFonts w:ascii="Garamond" w:hAnsi="Garamond"/>
            <w:color w:val="0070C0"/>
            <w:rPrChange w:id="2067" w:author="Michael Jennions" w:date="2020-08-09T22:55:00Z">
              <w:rPr>
                <w:rFonts w:ascii="Garamond" w:hAnsi="Garamond"/>
                <w:color w:val="FF0000"/>
              </w:rPr>
            </w:rPrChange>
          </w:rPr>
          <w:delText>a broad range of</w:delText>
        </w:r>
      </w:del>
      <w:del w:id="2068" w:author="Michael Jennions" w:date="2020-08-09T22:54:00Z">
        <w:r w:rsidRPr="001E19C9" w:rsidDel="00D94780">
          <w:rPr>
            <w:rFonts w:ascii="Garamond" w:hAnsi="Garamond"/>
            <w:color w:val="0070C0"/>
            <w:rPrChange w:id="2069" w:author="Michael Jennions" w:date="2020-08-09T22:55:00Z">
              <w:rPr>
                <w:rFonts w:ascii="Garamond" w:hAnsi="Garamond"/>
                <w:color w:val="FF0000"/>
              </w:rPr>
            </w:rPrChange>
          </w:rPr>
          <w:delText xml:space="preserve"> tax</w:delText>
        </w:r>
      </w:del>
      <w:del w:id="2070" w:author="Michael Jennions" w:date="2020-08-09T22:53:00Z">
        <w:r w:rsidRPr="001E19C9" w:rsidDel="00D94780">
          <w:rPr>
            <w:rFonts w:ascii="Garamond" w:hAnsi="Garamond"/>
            <w:color w:val="0070C0"/>
            <w:rPrChange w:id="2071" w:author="Michael Jennions" w:date="2020-08-09T22:55:00Z">
              <w:rPr>
                <w:rFonts w:ascii="Garamond" w:hAnsi="Garamond"/>
                <w:color w:val="FF0000"/>
              </w:rPr>
            </w:rPrChange>
          </w:rPr>
          <w:delText>onomic groups</w:delText>
        </w:r>
      </w:del>
      <w:del w:id="2072" w:author="Michael Jennions" w:date="2020-08-09T22:54:00Z">
        <w:r w:rsidRPr="001E19C9" w:rsidDel="00D94780">
          <w:rPr>
            <w:rFonts w:ascii="Garamond" w:hAnsi="Garamond"/>
            <w:color w:val="0070C0"/>
            <w:rPrChange w:id="2073" w:author="Michael Jennions" w:date="2020-08-09T22:55:00Z">
              <w:rPr>
                <w:rFonts w:ascii="Garamond" w:hAnsi="Garamond"/>
                <w:color w:val="FF0000"/>
              </w:rPr>
            </w:rPrChange>
          </w:rPr>
          <w:delText xml:space="preserve">, </w:delText>
        </w:r>
        <w:r w:rsidRPr="001E19C9" w:rsidDel="00D94780">
          <w:rPr>
            <w:rFonts w:ascii="Garamond" w:hAnsi="Garamond"/>
            <w:color w:val="0070C0"/>
            <w:rPrChange w:id="2074" w:author="Michael Jennions" w:date="2020-08-09T22:55:00Z">
              <w:rPr>
                <w:rFonts w:ascii="Garamond" w:hAnsi="Garamond"/>
                <w:color w:val="FF0000"/>
              </w:rPr>
            </w:rPrChange>
          </w:rPr>
          <w:fldChar w:fldCharType="begin" w:fldLock="1"/>
        </w:r>
        <w:r w:rsidRPr="001E19C9" w:rsidDel="00D94780">
          <w:rPr>
            <w:rFonts w:ascii="Garamond" w:hAnsi="Garamond"/>
            <w:color w:val="0070C0"/>
            <w:rPrChange w:id="2075" w:author="Michael Jennions" w:date="2020-08-09T22:55:00Z">
              <w:rPr>
                <w:rFonts w:ascii="Garamond" w:hAnsi="Garamond"/>
                <w:color w:val="FF0000"/>
              </w:rPr>
            </w:rPrChange>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delInstrText>
        </w:r>
        <w:r w:rsidRPr="001E19C9" w:rsidDel="00D94780">
          <w:rPr>
            <w:rFonts w:ascii="Garamond" w:hAnsi="Garamond"/>
            <w:color w:val="0070C0"/>
            <w:rPrChange w:id="2076" w:author="Michael Jennions" w:date="2020-08-09T22:55:00Z">
              <w:rPr>
                <w:rFonts w:ascii="Garamond" w:hAnsi="Garamond"/>
                <w:color w:val="FF0000"/>
              </w:rPr>
            </w:rPrChange>
          </w:rPr>
          <w:fldChar w:fldCharType="separate"/>
        </w:r>
        <w:r w:rsidRPr="001E19C9" w:rsidDel="00D94780">
          <w:rPr>
            <w:rFonts w:ascii="Garamond" w:hAnsi="Garamond"/>
            <w:noProof/>
            <w:color w:val="0070C0"/>
            <w:rPrChange w:id="2077" w:author="Michael Jennions" w:date="2020-08-09T22:55:00Z">
              <w:rPr>
                <w:rFonts w:ascii="Garamond" w:hAnsi="Garamond"/>
                <w:noProof/>
                <w:color w:val="FF0000"/>
              </w:rPr>
            </w:rPrChange>
          </w:rPr>
          <w:delText>Reinhold &amp; Engqvist (2013)</w:delText>
        </w:r>
        <w:r w:rsidRPr="001E19C9" w:rsidDel="00D94780">
          <w:rPr>
            <w:rFonts w:ascii="Garamond" w:hAnsi="Garamond"/>
            <w:color w:val="0070C0"/>
            <w:rPrChange w:id="2078" w:author="Michael Jennions" w:date="2020-08-09T22:55:00Z">
              <w:rPr>
                <w:rFonts w:ascii="Garamond" w:hAnsi="Garamond"/>
                <w:color w:val="FF0000"/>
              </w:rPr>
            </w:rPrChange>
          </w:rPr>
          <w:fldChar w:fldCharType="end"/>
        </w:r>
        <w:r w:rsidRPr="001E19C9" w:rsidDel="00D94780">
          <w:rPr>
            <w:rFonts w:ascii="Garamond" w:hAnsi="Garamond"/>
            <w:color w:val="0070C0"/>
            <w:rPrChange w:id="2079" w:author="Michael Jennions" w:date="2020-08-09T22:55:00Z">
              <w:rPr>
                <w:rFonts w:ascii="Garamond" w:hAnsi="Garamond"/>
                <w:color w:val="FF0000"/>
              </w:rPr>
            </w:rPrChange>
          </w:rPr>
          <w:delText xml:space="preserve"> found that for species with heterogametic males, males had </w:delText>
        </w:r>
      </w:del>
      <w:r w:rsidRPr="001E19C9">
        <w:rPr>
          <w:rFonts w:ascii="Garamond" w:hAnsi="Garamond"/>
          <w:color w:val="0070C0"/>
          <w:rPrChange w:id="2080" w:author="Michael Jennions" w:date="2020-08-09T22:55:00Z">
            <w:rPr>
              <w:rFonts w:ascii="Garamond" w:hAnsi="Garamond"/>
              <w:color w:val="FF0000"/>
            </w:rPr>
          </w:rPrChange>
        </w:rPr>
        <w:t xml:space="preserve">greater variability </w:t>
      </w:r>
      <w:ins w:id="2081" w:author="Michael Jennions" w:date="2020-08-11T21:07:00Z">
        <w:r w:rsidR="00930587">
          <w:rPr>
            <w:rFonts w:ascii="Garamond" w:hAnsi="Garamond"/>
            <w:color w:val="0070C0"/>
          </w:rPr>
          <w:t xml:space="preserve">in body size </w:t>
        </w:r>
      </w:ins>
      <w:r w:rsidRPr="001E19C9">
        <w:rPr>
          <w:rFonts w:ascii="Garamond" w:hAnsi="Garamond"/>
          <w:color w:val="0070C0"/>
          <w:rPrChange w:id="2082" w:author="Michael Jennions" w:date="2020-08-09T22:55:00Z">
            <w:rPr>
              <w:rFonts w:ascii="Garamond" w:hAnsi="Garamond"/>
              <w:color w:val="FF0000"/>
            </w:rPr>
          </w:rPrChange>
        </w:rPr>
        <w:t xml:space="preserve">in </w:t>
      </w:r>
      <w:ins w:id="2083" w:author="Michael Jennions" w:date="2020-08-09T22:54:00Z">
        <w:r w:rsidRPr="001E19C9">
          <w:rPr>
            <w:rFonts w:ascii="Garamond" w:hAnsi="Garamond"/>
            <w:color w:val="0070C0"/>
            <w:rPrChange w:id="2084" w:author="Michael Jennions" w:date="2020-08-09T22:55:00Z">
              <w:rPr>
                <w:rFonts w:ascii="Garamond" w:hAnsi="Garamond"/>
                <w:color w:val="FF0000"/>
              </w:rPr>
            </w:rPrChange>
          </w:rPr>
          <w:t>male</w:t>
        </w:r>
      </w:ins>
      <w:ins w:id="2085" w:author="Michael Jennions" w:date="2020-08-11T21:07:00Z">
        <w:r w:rsidR="00930587">
          <w:rPr>
            <w:rFonts w:ascii="Garamond" w:hAnsi="Garamond"/>
            <w:color w:val="0070C0"/>
          </w:rPr>
          <w:t>s</w:t>
        </w:r>
      </w:ins>
      <w:ins w:id="2086" w:author="Michael Jennions" w:date="2020-08-09T22:54:00Z">
        <w:r w:rsidRPr="001E19C9">
          <w:rPr>
            <w:rFonts w:ascii="Garamond" w:hAnsi="Garamond"/>
            <w:color w:val="0070C0"/>
            <w:rPrChange w:id="2087" w:author="Michael Jennions" w:date="2020-08-09T22:55:00Z">
              <w:rPr>
                <w:rFonts w:ascii="Garamond" w:hAnsi="Garamond"/>
                <w:color w:val="FF0000"/>
              </w:rPr>
            </w:rPrChange>
          </w:rPr>
          <w:t xml:space="preserve"> than female</w:t>
        </w:r>
      </w:ins>
      <w:ins w:id="2088" w:author="Michael Jennions" w:date="2020-08-11T21:07:00Z">
        <w:r w:rsidR="00930587">
          <w:rPr>
            <w:rFonts w:ascii="Garamond" w:hAnsi="Garamond"/>
            <w:color w:val="0070C0"/>
          </w:rPr>
          <w:t>s</w:t>
        </w:r>
      </w:ins>
      <w:ins w:id="2089" w:author="Michael Jennions" w:date="2020-08-09T22:54:00Z">
        <w:r w:rsidRPr="001E19C9">
          <w:rPr>
            <w:rFonts w:ascii="Garamond" w:hAnsi="Garamond"/>
            <w:color w:val="0070C0"/>
            <w:rPrChange w:id="2090" w:author="Michael Jennions" w:date="2020-08-09T22:55:00Z">
              <w:rPr>
                <w:rFonts w:ascii="Garamond" w:hAnsi="Garamond"/>
                <w:color w:val="FF0000"/>
              </w:rPr>
            </w:rPrChange>
          </w:rPr>
          <w:t xml:space="preserve"> </w:t>
        </w:r>
      </w:ins>
      <w:del w:id="2091" w:author="Michael Jennions" w:date="2020-08-11T21:08:00Z">
        <w:r w:rsidRPr="001E19C9" w:rsidDel="00930587">
          <w:rPr>
            <w:rFonts w:ascii="Garamond" w:hAnsi="Garamond"/>
            <w:color w:val="0070C0"/>
            <w:rPrChange w:id="2092" w:author="Michael Jennions" w:date="2020-08-09T22:55:00Z">
              <w:rPr>
                <w:rFonts w:ascii="Garamond" w:hAnsi="Garamond"/>
                <w:color w:val="FF0000"/>
              </w:rPr>
            </w:rPrChange>
          </w:rPr>
          <w:delText xml:space="preserve">body size </w:delText>
        </w:r>
      </w:del>
      <w:del w:id="2093" w:author="Michael Jennions" w:date="2020-08-09T22:54:00Z">
        <w:r w:rsidRPr="001E19C9" w:rsidDel="00D94780">
          <w:rPr>
            <w:rFonts w:ascii="Garamond" w:hAnsi="Garamond"/>
            <w:color w:val="0070C0"/>
            <w:rPrChange w:id="2094" w:author="Michael Jennions" w:date="2020-08-09T22:55:00Z">
              <w:rPr>
                <w:rFonts w:ascii="Garamond" w:hAnsi="Garamond"/>
                <w:color w:val="FF0000"/>
              </w:rPr>
            </w:rPrChange>
          </w:rPr>
          <w:delText xml:space="preserve">than did females, </w:delText>
        </w:r>
      </w:del>
      <w:ins w:id="2095" w:author="Michael Jennions" w:date="2020-08-09T22:54:00Z">
        <w:r w:rsidRPr="001E19C9">
          <w:rPr>
            <w:rFonts w:ascii="Garamond" w:hAnsi="Garamond"/>
            <w:color w:val="0070C0"/>
            <w:rPrChange w:id="2096" w:author="Michael Jennions" w:date="2020-08-09T22:55:00Z">
              <w:rPr>
                <w:rFonts w:ascii="Garamond" w:hAnsi="Garamond"/>
                <w:color w:val="FF0000"/>
              </w:rPr>
            </w:rPrChange>
          </w:rPr>
          <w:t xml:space="preserve">in species with heterogametic males, </w:t>
        </w:r>
      </w:ins>
      <w:r w:rsidRPr="001E19C9">
        <w:rPr>
          <w:rFonts w:ascii="Garamond" w:hAnsi="Garamond"/>
          <w:color w:val="0070C0"/>
          <w:rPrChange w:id="2097" w:author="Michael Jennions" w:date="2020-08-09T22:55:00Z">
            <w:rPr>
              <w:rFonts w:ascii="Garamond" w:hAnsi="Garamond"/>
              <w:color w:val="FF0000"/>
            </w:rPr>
          </w:rPrChange>
        </w:rPr>
        <w:t xml:space="preserve">and </w:t>
      </w:r>
      <w:ins w:id="2098" w:author="Michael Jennions" w:date="2020-08-09T23:13:00Z">
        <w:r w:rsidR="00CC7838">
          <w:rPr>
            <w:rFonts w:ascii="Garamond" w:hAnsi="Garamond"/>
            <w:color w:val="0070C0"/>
          </w:rPr>
          <w:t xml:space="preserve">for </w:t>
        </w:r>
      </w:ins>
      <w:ins w:id="2099" w:author="Michael Jennions" w:date="2020-08-09T22:54:00Z">
        <w:r w:rsidRPr="001E19C9">
          <w:rPr>
            <w:rFonts w:ascii="Garamond" w:hAnsi="Garamond"/>
            <w:color w:val="0070C0"/>
            <w:rPrChange w:id="2100" w:author="Michael Jennions" w:date="2020-08-09T22:55:00Z">
              <w:rPr>
                <w:rFonts w:ascii="Garamond" w:hAnsi="Garamond"/>
                <w:color w:val="FF0000"/>
              </w:rPr>
            </w:rPrChange>
          </w:rPr>
          <w:t>the rev</w:t>
        </w:r>
      </w:ins>
      <w:ins w:id="2101" w:author="Michael Jennions" w:date="2020-08-09T22:55:00Z">
        <w:r w:rsidRPr="001E19C9">
          <w:rPr>
            <w:rFonts w:ascii="Garamond" w:hAnsi="Garamond"/>
            <w:color w:val="0070C0"/>
            <w:rPrChange w:id="2102" w:author="Michael Jennions" w:date="2020-08-09T22:55:00Z">
              <w:rPr>
                <w:rFonts w:ascii="Garamond" w:hAnsi="Garamond"/>
                <w:color w:val="FF0000"/>
              </w:rPr>
            </w:rPrChange>
          </w:rPr>
          <w:t xml:space="preserve">erse </w:t>
        </w:r>
      </w:ins>
      <w:ins w:id="2103" w:author="Michael Jennions" w:date="2020-08-09T23:13:00Z">
        <w:r w:rsidR="00CC7838">
          <w:rPr>
            <w:rFonts w:ascii="Garamond" w:hAnsi="Garamond"/>
            <w:color w:val="0070C0"/>
          </w:rPr>
          <w:t xml:space="preserve">pattern </w:t>
        </w:r>
      </w:ins>
      <w:r w:rsidRPr="001E19C9">
        <w:rPr>
          <w:rFonts w:ascii="Garamond" w:hAnsi="Garamond"/>
          <w:color w:val="0070C0"/>
          <w:rPrChange w:id="2104" w:author="Michael Jennions" w:date="2020-08-09T22:55:00Z">
            <w:rPr>
              <w:rFonts w:ascii="Garamond" w:hAnsi="Garamond"/>
              <w:color w:val="FF0000"/>
            </w:rPr>
          </w:rPrChange>
        </w:rPr>
        <w:t>in species with heterogametic females</w:t>
      </w:r>
      <w:ins w:id="2105" w:author="Michael Jennions" w:date="2020-08-09T22:55:00Z">
        <w:r w:rsidRPr="001E19C9">
          <w:rPr>
            <w:rFonts w:ascii="Garamond" w:hAnsi="Garamond"/>
            <w:color w:val="0070C0"/>
            <w:rPrChange w:id="2106" w:author="Michael Jennions" w:date="2020-08-09T22:55:00Z">
              <w:rPr>
                <w:rFonts w:ascii="Garamond" w:hAnsi="Garamond"/>
                <w:color w:val="FF0000"/>
              </w:rPr>
            </w:rPrChange>
          </w:rPr>
          <w:t xml:space="preserve"> </w:t>
        </w:r>
      </w:ins>
      <w:del w:id="2107" w:author="Michael Jennions" w:date="2020-08-09T22:55:00Z">
        <w:r w:rsidRPr="001E19C9" w:rsidDel="00D94780">
          <w:rPr>
            <w:rFonts w:ascii="Garamond" w:hAnsi="Garamond"/>
            <w:color w:val="0070C0"/>
            <w:rPrChange w:id="2108" w:author="Michael Jennions" w:date="2020-08-09T22:55:00Z">
              <w:rPr>
                <w:rFonts w:ascii="Garamond" w:hAnsi="Garamond"/>
                <w:color w:val="FF0000"/>
              </w:rPr>
            </w:rPrChange>
          </w:rPr>
          <w:delText xml:space="preserve">, females had greater variability in body size than males. </w:delText>
        </w:r>
      </w:del>
      <w:ins w:id="2109" w:author="Michael Jennions" w:date="2020-08-09T22:55:00Z">
        <w:r w:rsidRPr="001E19C9">
          <w:rPr>
            <w:rFonts w:ascii="Garamond" w:hAnsi="Garamond"/>
            <w:color w:val="0070C0"/>
            <w:rPrChange w:id="2110" w:author="Michael Jennions" w:date="2020-08-09T22:55:00Z">
              <w:rPr>
                <w:rFonts w:ascii="Garamond" w:hAnsi="Garamond"/>
                <w:color w:val="FF0000"/>
              </w:rPr>
            </w:rPrChange>
          </w:rPr>
          <w:t>(</w:t>
        </w:r>
      </w:ins>
      <w:ins w:id="2111" w:author="Michael Jennions" w:date="2020-08-09T22:54:00Z">
        <w:r w:rsidRPr="001E19C9">
          <w:rPr>
            <w:rFonts w:ascii="Garamond" w:hAnsi="Garamond"/>
            <w:color w:val="0070C0"/>
            <w:rPrChange w:id="2112" w:author="Michael Jennions" w:date="2020-08-09T22:55:00Z">
              <w:rPr>
                <w:rFonts w:ascii="Garamond" w:hAnsi="Garamond"/>
                <w:color w:val="FF0000"/>
              </w:rPr>
            </w:rPrChange>
          </w:rPr>
          <w:fldChar w:fldCharType="begin" w:fldLock="1"/>
        </w:r>
        <w:r w:rsidRPr="001E19C9">
          <w:rPr>
            <w:rFonts w:ascii="Garamond" w:hAnsi="Garamond"/>
            <w:color w:val="0070C0"/>
            <w:rPrChange w:id="2113" w:author="Michael Jennions" w:date="2020-08-09T22:55:00Z">
              <w:rPr>
                <w:rFonts w:ascii="Garamond" w:hAnsi="Garamond"/>
                <w:color w:val="FF0000"/>
              </w:rPr>
            </w:rPrChange>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Pr="001E19C9">
          <w:rPr>
            <w:rFonts w:ascii="Garamond" w:hAnsi="Garamond"/>
            <w:color w:val="0070C0"/>
            <w:rPrChange w:id="2114" w:author="Michael Jennions" w:date="2020-08-09T22:55:00Z">
              <w:rPr>
                <w:rFonts w:ascii="Garamond" w:hAnsi="Garamond"/>
                <w:color w:val="FF0000"/>
              </w:rPr>
            </w:rPrChange>
          </w:rPr>
          <w:fldChar w:fldCharType="separate"/>
        </w:r>
        <w:r w:rsidRPr="001E19C9">
          <w:rPr>
            <w:rFonts w:ascii="Garamond" w:hAnsi="Garamond"/>
            <w:noProof/>
            <w:color w:val="0070C0"/>
            <w:rPrChange w:id="2115" w:author="Michael Jennions" w:date="2020-08-09T22:55:00Z">
              <w:rPr>
                <w:rFonts w:ascii="Garamond" w:hAnsi="Garamond"/>
                <w:noProof/>
                <w:color w:val="FF0000"/>
              </w:rPr>
            </w:rPrChange>
          </w:rPr>
          <w:t>Reinhold &amp; Engqvist (2013)</w:t>
        </w:r>
        <w:r w:rsidRPr="001E19C9">
          <w:rPr>
            <w:rFonts w:ascii="Garamond" w:hAnsi="Garamond"/>
            <w:color w:val="0070C0"/>
            <w:rPrChange w:id="2116" w:author="Michael Jennions" w:date="2020-08-09T22:55:00Z">
              <w:rPr>
                <w:rFonts w:ascii="Garamond" w:hAnsi="Garamond"/>
                <w:color w:val="FF0000"/>
              </w:rPr>
            </w:rPrChange>
          </w:rPr>
          <w:fldChar w:fldCharType="end"/>
        </w:r>
        <w:r w:rsidRPr="001E19C9">
          <w:rPr>
            <w:rFonts w:ascii="Garamond" w:hAnsi="Garamond"/>
            <w:color w:val="0070C0"/>
            <w:rPrChange w:id="2117" w:author="Michael Jennions" w:date="2020-08-09T22:55:00Z">
              <w:rPr>
                <w:rFonts w:ascii="Garamond" w:hAnsi="Garamond"/>
                <w:color w:val="FF0000"/>
              </w:rPr>
            </w:rPrChange>
          </w:rPr>
          <w:t xml:space="preserve"> </w:t>
        </w:r>
      </w:ins>
    </w:p>
    <w:p w14:paraId="75676943" w14:textId="77777777" w:rsidR="003A0A8C" w:rsidRDefault="003A0A8C">
      <w:pPr>
        <w:rPr>
          <w:ins w:id="2118" w:author="Michael Jennions" w:date="2020-08-09T22:55:00Z"/>
          <w:rFonts w:ascii="Garamond" w:hAnsi="Garamond"/>
          <w:color w:val="FF0000"/>
        </w:rPr>
        <w:pPrChange w:id="2119" w:author="Michael Jennions" w:date="2020-08-09T23:13:00Z">
          <w:pPr>
            <w:ind w:firstLine="360"/>
          </w:pPr>
        </w:pPrChange>
      </w:pPr>
    </w:p>
    <w:p w14:paraId="32E92DBD" w14:textId="3E10B4F8" w:rsidR="00D94780" w:rsidRPr="00814634" w:rsidDel="00F551AF" w:rsidRDefault="00D94780">
      <w:pPr>
        <w:ind w:firstLine="360"/>
        <w:rPr>
          <w:del w:id="2120" w:author="Michael Jennions" w:date="2020-08-11T22:54:00Z"/>
          <w:moveFrom w:id="2121" w:author="Michael Jennions" w:date="2020-08-09T23:14:00Z"/>
          <w:rFonts w:ascii="Garamond" w:hAnsi="Garamond"/>
          <w:color w:val="FF0000"/>
        </w:rPr>
      </w:pPr>
      <w:moveFromRangeStart w:id="2122" w:author="Michael Jennions" w:date="2020-08-09T23:14:00Z" w:name="move47907281"/>
      <w:moveFrom w:id="2123" w:author="Michael Jennions" w:date="2020-08-09T23:14:00Z">
        <w:del w:id="2124" w:author="Michael Jennions" w:date="2020-08-11T22:54:00Z">
          <w:r w:rsidRPr="00814634" w:rsidDel="00F551AF">
            <w:rPr>
              <w:rFonts w:ascii="Garamond" w:hAnsi="Garamond"/>
              <w:color w:val="FF0000"/>
            </w:rPr>
            <w:delText xml:space="preserve">Sex chromosomal arrangement and greater male variability can also extend to behaviours, as they too have a genetic underpinning </w:delText>
          </w:r>
          <w:r w:rsidRPr="00814634" w:rsidDel="00F551AF">
            <w:rPr>
              <w:rFonts w:ascii="Garamond" w:hAnsi="Garamond"/>
              <w:color w:val="FF0000"/>
            </w:rPr>
            <w:fldChar w:fldCharType="begin" w:fldLock="1"/>
          </w:r>
          <w:r w:rsidRPr="00814634" w:rsidDel="00F551AF">
            <w:rPr>
              <w:rFonts w:ascii="Garamond" w:hAnsi="Garamond"/>
              <w:color w:val="FF0000"/>
            </w:rPr>
            <w:del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delInstrText>
          </w:r>
          <w:r w:rsidRPr="00814634" w:rsidDel="00F551AF">
            <w:rPr>
              <w:rFonts w:ascii="Garamond" w:hAnsi="Garamond"/>
              <w:color w:val="FF0000"/>
            </w:rPr>
            <w:fldChar w:fldCharType="separate"/>
          </w:r>
          <w:r w:rsidRPr="00814634" w:rsidDel="00F551AF">
            <w:rPr>
              <w:rFonts w:ascii="Garamond" w:hAnsi="Garamond"/>
              <w:noProof/>
              <w:color w:val="FF0000"/>
            </w:rPr>
            <w:delText xml:space="preserve">(Dochtermann </w:delText>
          </w:r>
          <w:r w:rsidRPr="00814634" w:rsidDel="00F551AF">
            <w:rPr>
              <w:rFonts w:ascii="Garamond" w:hAnsi="Garamond"/>
              <w:i/>
              <w:noProof/>
              <w:color w:val="FF0000"/>
            </w:rPr>
            <w:delText>et al.</w:delText>
          </w:r>
          <w:r w:rsidRPr="00814634" w:rsidDel="00F551AF">
            <w:rPr>
              <w:rFonts w:ascii="Garamond" w:hAnsi="Garamond"/>
              <w:noProof/>
              <w:color w:val="FF0000"/>
            </w:rPr>
            <w:delText xml:space="preserve"> 2014)</w:delText>
          </w:r>
          <w:r w:rsidRPr="00814634" w:rsidDel="00F551AF">
            <w:rPr>
              <w:rFonts w:ascii="Garamond" w:hAnsi="Garamond"/>
              <w:color w:val="FF0000"/>
            </w:rPr>
            <w:fldChar w:fldCharType="end"/>
          </w:r>
          <w:r w:rsidRPr="00814634" w:rsidDel="00F551AF">
            <w:rPr>
              <w:rFonts w:ascii="Garamond" w:hAnsi="Garamond"/>
              <w:color w:val="FF0000"/>
            </w:rPr>
            <w:delText xml:space="preserve">. For example, men have greater representation at the tail ends of intelligence distributions, even when there are no mean differences in intelligence between men and women </w:delText>
          </w:r>
          <w:r w:rsidRPr="00814634" w:rsidDel="00F551AF">
            <w:rPr>
              <w:rFonts w:ascii="Garamond" w:hAnsi="Garamond"/>
              <w:color w:val="FF0000"/>
            </w:rPr>
            <w:fldChar w:fldCharType="begin" w:fldLock="1"/>
          </w:r>
          <w:r w:rsidRPr="00814634" w:rsidDel="00F551AF">
            <w:rPr>
              <w:rFonts w:ascii="Garamond" w:hAnsi="Garamond"/>
              <w:color w:val="FF0000"/>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delInstrText>
          </w:r>
          <w:r w:rsidRPr="00814634" w:rsidDel="00F551AF">
            <w:rPr>
              <w:rFonts w:ascii="Garamond" w:hAnsi="Garamond"/>
              <w:color w:val="FF0000"/>
            </w:rPr>
            <w:fldChar w:fldCharType="separate"/>
          </w:r>
          <w:r w:rsidRPr="00814634" w:rsidDel="00F551AF">
            <w:rPr>
              <w:rFonts w:ascii="Garamond" w:hAnsi="Garamond"/>
              <w:noProof/>
              <w:color w:val="FF0000"/>
            </w:rPr>
            <w:delText xml:space="preserve">(Feingold 1992; Halpern &amp; LaMay 2000; Arden &amp; Plomin 2006; Johnson </w:delText>
          </w:r>
          <w:r w:rsidRPr="00814634" w:rsidDel="00F551AF">
            <w:rPr>
              <w:rFonts w:ascii="Garamond" w:hAnsi="Garamond"/>
              <w:i/>
              <w:noProof/>
              <w:color w:val="FF0000"/>
            </w:rPr>
            <w:delText>et al.</w:delText>
          </w:r>
          <w:r w:rsidRPr="00814634" w:rsidDel="00F551AF">
            <w:rPr>
              <w:rFonts w:ascii="Garamond" w:hAnsi="Garamond"/>
              <w:noProof/>
              <w:color w:val="FF0000"/>
            </w:rPr>
            <w:delText xml:space="preserve"> 2008)</w:delText>
          </w:r>
          <w:r w:rsidRPr="00814634" w:rsidDel="00F551AF">
            <w:rPr>
              <w:rFonts w:ascii="Garamond" w:hAnsi="Garamond"/>
              <w:color w:val="FF0000"/>
            </w:rPr>
            <w:fldChar w:fldCharType="end"/>
          </w:r>
          <w:r w:rsidRPr="00814634" w:rsidDel="00F551AF">
            <w:rPr>
              <w:rFonts w:ascii="Garamond" w:hAnsi="Garamond"/>
              <w:color w:val="FF0000"/>
            </w:rPr>
            <w:delText xml:space="preserve">. </w:delText>
          </w:r>
        </w:del>
      </w:moveFrom>
    </w:p>
    <w:moveFromRangeEnd w:id="2122"/>
    <w:p w14:paraId="17429C6B" w14:textId="767EDDF9" w:rsidR="002A5770" w:rsidRPr="00F551AF" w:rsidDel="00E04B85" w:rsidRDefault="004155EC">
      <w:pPr>
        <w:ind w:firstLine="360"/>
        <w:rPr>
          <w:del w:id="2125" w:author="Michael Jennions" w:date="2020-08-11T16:01:00Z"/>
          <w:rFonts w:ascii="Garamond" w:hAnsi="Garamond"/>
          <w:color w:val="0070C0"/>
        </w:rPr>
      </w:pPr>
      <w:ins w:id="2126" w:author="Michael Jennions" w:date="2020-08-09T23:35:00Z">
        <w:r w:rsidRPr="004155EC">
          <w:rPr>
            <w:rFonts w:ascii="Garamond" w:hAnsi="Garamond"/>
            <w:color w:val="0070C0"/>
            <w:rPrChange w:id="2127" w:author="Michael Jennions" w:date="2020-08-09T23:48:00Z">
              <w:rPr>
                <w:rFonts w:ascii="Garamond" w:hAnsi="Garamond"/>
                <w:color w:val="FF0000"/>
              </w:rPr>
            </w:rPrChange>
          </w:rPr>
          <w:t>Male behaviour</w:t>
        </w:r>
      </w:ins>
      <w:ins w:id="2128" w:author="Michael Jennions" w:date="2020-08-11T22:54:00Z">
        <w:r w:rsidR="00F551AF">
          <w:rPr>
            <w:rFonts w:ascii="Garamond" w:hAnsi="Garamond"/>
            <w:color w:val="0070C0"/>
          </w:rPr>
          <w:t xml:space="preserve"> is</w:t>
        </w:r>
      </w:ins>
      <w:ins w:id="2129" w:author="Michael Jennions" w:date="2020-08-09T23:35:00Z">
        <w:r w:rsidRPr="004155EC">
          <w:rPr>
            <w:rFonts w:ascii="Garamond" w:hAnsi="Garamond"/>
            <w:color w:val="0070C0"/>
            <w:rPrChange w:id="2130" w:author="Michael Jennions" w:date="2020-08-09T23:48:00Z">
              <w:rPr>
                <w:rFonts w:ascii="Garamond" w:hAnsi="Garamond"/>
                <w:color w:val="FF0000"/>
              </w:rPr>
            </w:rPrChange>
          </w:rPr>
          <w:t xml:space="preserve"> often under strong sexual selection, </w:t>
        </w:r>
      </w:ins>
      <w:ins w:id="2131" w:author="Michael Jennions" w:date="2020-08-11T21:27:00Z">
        <w:r w:rsidR="00E04B85">
          <w:rPr>
            <w:rFonts w:ascii="Garamond" w:hAnsi="Garamond"/>
            <w:color w:val="0070C0"/>
          </w:rPr>
          <w:t>which</w:t>
        </w:r>
      </w:ins>
      <w:ins w:id="2132" w:author="Michael Jennions" w:date="2020-08-09T23:35:00Z">
        <w:r w:rsidRPr="004155EC">
          <w:rPr>
            <w:rFonts w:ascii="Garamond" w:hAnsi="Garamond"/>
            <w:color w:val="0070C0"/>
            <w:rPrChange w:id="2133" w:author="Michael Jennions" w:date="2020-08-09T23:48:00Z">
              <w:rPr>
                <w:rFonts w:ascii="Garamond" w:hAnsi="Garamond"/>
                <w:color w:val="FF0000"/>
              </w:rPr>
            </w:rPrChange>
          </w:rPr>
          <w:t xml:space="preserve"> is likely </w:t>
        </w:r>
      </w:ins>
      <w:ins w:id="2134" w:author="Michael Jennions" w:date="2020-08-11T21:27:00Z">
        <w:r w:rsidR="00E04B85">
          <w:rPr>
            <w:rFonts w:ascii="Garamond" w:hAnsi="Garamond"/>
            <w:color w:val="0070C0"/>
          </w:rPr>
          <w:t>to create</w:t>
        </w:r>
      </w:ins>
      <w:ins w:id="2135" w:author="Michael Jennions" w:date="2020-08-09T23:35:00Z">
        <w:r w:rsidRPr="004155EC">
          <w:rPr>
            <w:rFonts w:ascii="Garamond" w:hAnsi="Garamond"/>
            <w:color w:val="0070C0"/>
            <w:rPrChange w:id="2136" w:author="Michael Jennions" w:date="2020-08-09T23:48:00Z">
              <w:rPr>
                <w:rFonts w:ascii="Garamond" w:hAnsi="Garamond"/>
                <w:color w:val="FF0000"/>
              </w:rPr>
            </w:rPrChange>
          </w:rPr>
          <w:t xml:space="preserve"> </w:t>
        </w:r>
      </w:ins>
      <w:ins w:id="2137" w:author="Michael Jennions" w:date="2020-08-17T15:14:00Z">
        <w:r w:rsidR="00770FA5" w:rsidRPr="00D71785">
          <w:rPr>
            <w:rFonts w:ascii="Garamond" w:hAnsi="Garamond"/>
            <w:color w:val="0070C0"/>
          </w:rPr>
          <w:t xml:space="preserve">personality </w:t>
        </w:r>
      </w:ins>
      <w:ins w:id="2138" w:author="Michael Jennions" w:date="2020-08-09T23:36:00Z">
        <w:r w:rsidRPr="004155EC">
          <w:rPr>
            <w:rFonts w:ascii="Garamond" w:hAnsi="Garamond"/>
            <w:color w:val="0070C0"/>
            <w:rPrChange w:id="2139" w:author="Michael Jennions" w:date="2020-08-09T23:48:00Z">
              <w:rPr>
                <w:rFonts w:ascii="Garamond" w:hAnsi="Garamond"/>
                <w:color w:val="FF0000"/>
              </w:rPr>
            </w:rPrChange>
          </w:rPr>
          <w:t>differences between the sexes</w:t>
        </w:r>
      </w:ins>
      <w:ins w:id="2140" w:author="Michael Jennions" w:date="2020-08-09T23:39:00Z">
        <w:r w:rsidRPr="004155EC">
          <w:rPr>
            <w:rFonts w:ascii="Garamond" w:hAnsi="Garamond"/>
            <w:color w:val="0070C0"/>
            <w:rPrChange w:id="2141" w:author="Michael Jennions" w:date="2020-08-09T23:48:00Z">
              <w:rPr>
                <w:rFonts w:ascii="Garamond" w:hAnsi="Garamond"/>
                <w:color w:val="FF0000"/>
              </w:rPr>
            </w:rPrChange>
          </w:rPr>
          <w:t xml:space="preserve"> because the underlying </w:t>
        </w:r>
      </w:ins>
      <w:ins w:id="2142" w:author="Michael Jennions" w:date="2020-08-11T15:54:00Z">
        <w:r w:rsidR="00495AE7">
          <w:rPr>
            <w:rFonts w:ascii="Garamond" w:hAnsi="Garamond"/>
            <w:color w:val="0070C0"/>
          </w:rPr>
          <w:t xml:space="preserve">neural and physiological </w:t>
        </w:r>
      </w:ins>
      <w:ins w:id="2143" w:author="Michael Jennions" w:date="2020-08-09T23:39:00Z">
        <w:r w:rsidRPr="004155EC">
          <w:rPr>
            <w:rFonts w:ascii="Garamond" w:hAnsi="Garamond"/>
            <w:color w:val="0070C0"/>
            <w:rPrChange w:id="2144" w:author="Michael Jennions" w:date="2020-08-09T23:48:00Z">
              <w:rPr>
                <w:rFonts w:ascii="Garamond" w:hAnsi="Garamond"/>
                <w:color w:val="FF0000"/>
              </w:rPr>
            </w:rPrChange>
          </w:rPr>
          <w:t xml:space="preserve">mechanisms have effects that extend beyond </w:t>
        </w:r>
      </w:ins>
      <w:ins w:id="2145" w:author="Michael Jennions" w:date="2020-08-17T15:14:00Z">
        <w:r w:rsidR="00770FA5">
          <w:rPr>
            <w:rFonts w:ascii="Garamond" w:hAnsi="Garamond"/>
            <w:color w:val="0070C0"/>
          </w:rPr>
          <w:t xml:space="preserve">those on </w:t>
        </w:r>
      </w:ins>
      <w:ins w:id="2146" w:author="Michael Jennions" w:date="2020-08-11T21:28:00Z">
        <w:r w:rsidR="00E04B85">
          <w:rPr>
            <w:rFonts w:ascii="Garamond" w:hAnsi="Garamond"/>
            <w:color w:val="0070C0"/>
          </w:rPr>
          <w:t xml:space="preserve">sexual </w:t>
        </w:r>
      </w:ins>
      <w:ins w:id="2147" w:author="Michael Jennions" w:date="2020-08-09T23:40:00Z">
        <w:r w:rsidRPr="004155EC">
          <w:rPr>
            <w:rFonts w:ascii="Garamond" w:hAnsi="Garamond"/>
            <w:color w:val="0070C0"/>
            <w:rPrChange w:id="2148" w:author="Michael Jennions" w:date="2020-08-09T23:48:00Z">
              <w:rPr>
                <w:rFonts w:ascii="Garamond" w:hAnsi="Garamond"/>
                <w:color w:val="FF0000"/>
              </w:rPr>
            </w:rPrChange>
          </w:rPr>
          <w:t>behaviour</w:t>
        </w:r>
      </w:ins>
      <w:ins w:id="2149" w:author="Michael Jennions" w:date="2020-08-09T23:36:00Z">
        <w:r w:rsidRPr="004155EC">
          <w:rPr>
            <w:rFonts w:ascii="Garamond" w:hAnsi="Garamond"/>
            <w:color w:val="0070C0"/>
            <w:rPrChange w:id="2150" w:author="Michael Jennions" w:date="2020-08-09T23:48:00Z">
              <w:rPr>
                <w:rFonts w:ascii="Garamond" w:hAnsi="Garamond"/>
                <w:color w:val="FF0000"/>
              </w:rPr>
            </w:rPrChange>
          </w:rPr>
          <w:t xml:space="preserve">. </w:t>
        </w:r>
      </w:ins>
      <w:ins w:id="2151" w:author="Michael Jennions" w:date="2020-08-09T23:37:00Z">
        <w:r w:rsidRPr="004155EC">
          <w:rPr>
            <w:rFonts w:ascii="Garamond" w:hAnsi="Garamond"/>
            <w:color w:val="0070C0"/>
            <w:rPrChange w:id="2152" w:author="Michael Jennions" w:date="2020-08-09T23:48:00Z">
              <w:rPr>
                <w:rFonts w:ascii="Garamond" w:hAnsi="Garamond"/>
                <w:color w:val="FF0000"/>
              </w:rPr>
            </w:rPrChange>
          </w:rPr>
          <w:t xml:space="preserve"> </w:t>
        </w:r>
      </w:ins>
      <w:del w:id="2153" w:author="Michael Jennions" w:date="2020-08-09T23:36:00Z">
        <w:r w:rsidR="007C43C5" w:rsidRPr="004155EC" w:rsidDel="004155EC">
          <w:rPr>
            <w:rFonts w:ascii="Garamond" w:hAnsi="Garamond"/>
            <w:color w:val="0070C0"/>
            <w:rPrChange w:id="2154" w:author="Michael Jennions" w:date="2020-08-09T23:48:00Z">
              <w:rPr>
                <w:rFonts w:ascii="Garamond" w:hAnsi="Garamond"/>
                <w:color w:val="FF0000"/>
              </w:rPr>
            </w:rPrChange>
          </w:rPr>
          <w:delText xml:space="preserve">While it is reasonable to expect male sexual traits to have greater variability than non-sexually selected traits, traits shared by both sexes are also frequently expected to show male-biased variability. </w:delText>
        </w:r>
      </w:del>
      <w:r w:rsidR="007C43C5" w:rsidRPr="004155EC">
        <w:rPr>
          <w:rFonts w:ascii="Garamond" w:hAnsi="Garamond"/>
          <w:color w:val="0070C0"/>
          <w:rPrChange w:id="2155" w:author="Michael Jennions" w:date="2020-08-09T23:48:00Z">
            <w:rPr>
              <w:rFonts w:ascii="Garamond" w:hAnsi="Garamond"/>
              <w:color w:val="FF0000"/>
            </w:rPr>
          </w:rPrChange>
        </w:rPr>
        <w:t xml:space="preserve">For example, </w:t>
      </w:r>
      <w:ins w:id="2156" w:author="Michael Jennions" w:date="2020-08-09T23:37:00Z">
        <w:r w:rsidRPr="004155EC">
          <w:rPr>
            <w:rFonts w:ascii="Garamond" w:hAnsi="Garamond"/>
            <w:color w:val="0070C0"/>
            <w:rPrChange w:id="2157" w:author="Michael Jennions" w:date="2020-08-09T23:48:00Z">
              <w:rPr>
                <w:rFonts w:ascii="Garamond" w:hAnsi="Garamond"/>
                <w:color w:val="FF0000"/>
              </w:rPr>
            </w:rPrChange>
          </w:rPr>
          <w:t xml:space="preserve">success in </w:t>
        </w:r>
      </w:ins>
      <w:r w:rsidR="007C43C5" w:rsidRPr="004155EC">
        <w:rPr>
          <w:rFonts w:ascii="Garamond" w:hAnsi="Garamond"/>
          <w:color w:val="0070C0"/>
          <w:rPrChange w:id="2158" w:author="Michael Jennions" w:date="2020-08-09T23:48:00Z">
            <w:rPr>
              <w:rFonts w:ascii="Garamond" w:hAnsi="Garamond"/>
              <w:color w:val="FF0000"/>
            </w:rPr>
          </w:rPrChange>
        </w:rPr>
        <w:t xml:space="preserve">male-male </w:t>
      </w:r>
      <w:del w:id="2159" w:author="Michael Jennions" w:date="2020-08-11T22:56:00Z">
        <w:r w:rsidR="007C43C5" w:rsidRPr="004155EC" w:rsidDel="00F551AF">
          <w:rPr>
            <w:rFonts w:ascii="Garamond" w:hAnsi="Garamond"/>
            <w:color w:val="0070C0"/>
            <w:rPrChange w:id="2160" w:author="Michael Jennions" w:date="2020-08-09T23:48:00Z">
              <w:rPr>
                <w:rFonts w:ascii="Garamond" w:hAnsi="Garamond"/>
                <w:color w:val="FF0000"/>
              </w:rPr>
            </w:rPrChange>
          </w:rPr>
          <w:delText xml:space="preserve">competition </w:delText>
        </w:r>
      </w:del>
      <w:ins w:id="2161" w:author="Michael Jennions" w:date="2020-08-11T22:56:00Z">
        <w:r w:rsidR="00F551AF">
          <w:rPr>
            <w:rFonts w:ascii="Garamond" w:hAnsi="Garamond"/>
            <w:color w:val="0070C0"/>
          </w:rPr>
          <w:t>contests</w:t>
        </w:r>
        <w:r w:rsidR="00F551AF" w:rsidRPr="004155EC">
          <w:rPr>
            <w:rFonts w:ascii="Garamond" w:hAnsi="Garamond"/>
            <w:color w:val="0070C0"/>
            <w:rPrChange w:id="2162" w:author="Michael Jennions" w:date="2020-08-09T23:48:00Z">
              <w:rPr>
                <w:rFonts w:ascii="Garamond" w:hAnsi="Garamond"/>
                <w:color w:val="FF0000"/>
              </w:rPr>
            </w:rPrChange>
          </w:rPr>
          <w:t xml:space="preserve"> </w:t>
        </w:r>
      </w:ins>
      <w:del w:id="2163" w:author="Michael Jennions" w:date="2020-08-09T23:37:00Z">
        <w:r w:rsidR="007C43C5" w:rsidRPr="004155EC" w:rsidDel="004155EC">
          <w:rPr>
            <w:rFonts w:ascii="Garamond" w:hAnsi="Garamond"/>
            <w:color w:val="0070C0"/>
            <w:rPrChange w:id="2164" w:author="Michael Jennions" w:date="2020-08-09T23:48:00Z">
              <w:rPr>
                <w:rFonts w:ascii="Garamond" w:hAnsi="Garamond"/>
                <w:color w:val="FF0000"/>
              </w:rPr>
            </w:rPrChange>
          </w:rPr>
          <w:delText xml:space="preserve">plays </w:delText>
        </w:r>
      </w:del>
      <w:ins w:id="2165" w:author="Michael Jennions" w:date="2020-08-09T23:37:00Z">
        <w:r w:rsidRPr="004155EC">
          <w:rPr>
            <w:rFonts w:ascii="Garamond" w:hAnsi="Garamond"/>
            <w:color w:val="0070C0"/>
            <w:rPrChange w:id="2166" w:author="Michael Jennions" w:date="2020-08-09T23:48:00Z">
              <w:rPr>
                <w:rFonts w:ascii="Garamond" w:hAnsi="Garamond"/>
                <w:color w:val="FF0000"/>
              </w:rPr>
            </w:rPrChange>
          </w:rPr>
          <w:t xml:space="preserve">is </w:t>
        </w:r>
      </w:ins>
      <w:r w:rsidR="007C43C5" w:rsidRPr="004155EC">
        <w:rPr>
          <w:rFonts w:ascii="Garamond" w:hAnsi="Garamond"/>
          <w:color w:val="0070C0"/>
          <w:rPrChange w:id="2167" w:author="Michael Jennions" w:date="2020-08-09T23:48:00Z">
            <w:rPr>
              <w:rFonts w:ascii="Garamond" w:hAnsi="Garamond"/>
              <w:color w:val="FF0000"/>
            </w:rPr>
          </w:rPrChange>
        </w:rPr>
        <w:t xml:space="preserve">an important </w:t>
      </w:r>
      <w:del w:id="2168" w:author="Michael Jennions" w:date="2020-08-09T23:37:00Z">
        <w:r w:rsidR="007C43C5" w:rsidRPr="004155EC" w:rsidDel="004155EC">
          <w:rPr>
            <w:rFonts w:ascii="Garamond" w:hAnsi="Garamond"/>
            <w:color w:val="0070C0"/>
            <w:rPrChange w:id="2169" w:author="Michael Jennions" w:date="2020-08-09T23:48:00Z">
              <w:rPr>
                <w:rFonts w:ascii="Garamond" w:hAnsi="Garamond"/>
                <w:color w:val="FF0000"/>
              </w:rPr>
            </w:rPrChange>
          </w:rPr>
          <w:delText xml:space="preserve">role </w:delText>
        </w:r>
      </w:del>
      <w:ins w:id="2170" w:author="Michael Jennions" w:date="2020-08-09T23:37:00Z">
        <w:r w:rsidRPr="004155EC">
          <w:rPr>
            <w:rFonts w:ascii="Garamond" w:hAnsi="Garamond"/>
            <w:color w:val="0070C0"/>
            <w:rPrChange w:id="2171" w:author="Michael Jennions" w:date="2020-08-09T23:48:00Z">
              <w:rPr>
                <w:rFonts w:ascii="Garamond" w:hAnsi="Garamond"/>
                <w:color w:val="FF0000"/>
              </w:rPr>
            </w:rPrChange>
          </w:rPr>
          <w:t xml:space="preserve">determinant of </w:t>
        </w:r>
      </w:ins>
      <w:del w:id="2172" w:author="Michael Jennions" w:date="2020-08-09T23:37:00Z">
        <w:r w:rsidR="007C43C5" w:rsidRPr="004155EC" w:rsidDel="004155EC">
          <w:rPr>
            <w:rFonts w:ascii="Garamond" w:hAnsi="Garamond"/>
            <w:color w:val="0070C0"/>
            <w:rPrChange w:id="2173" w:author="Michael Jennions" w:date="2020-08-09T23:48:00Z">
              <w:rPr>
                <w:rFonts w:ascii="Garamond" w:hAnsi="Garamond"/>
                <w:color w:val="FF0000"/>
              </w:rPr>
            </w:rPrChange>
          </w:rPr>
          <w:delText xml:space="preserve">in </w:delText>
        </w:r>
      </w:del>
      <w:r w:rsidR="007C43C5" w:rsidRPr="004155EC">
        <w:rPr>
          <w:rFonts w:ascii="Garamond" w:hAnsi="Garamond"/>
          <w:color w:val="0070C0"/>
          <w:rPrChange w:id="2174" w:author="Michael Jennions" w:date="2020-08-09T23:48:00Z">
            <w:rPr>
              <w:rFonts w:ascii="Garamond" w:hAnsi="Garamond"/>
              <w:color w:val="FF0000"/>
            </w:rPr>
          </w:rPrChange>
        </w:rPr>
        <w:t xml:space="preserve">male reproduction </w:t>
      </w:r>
      <w:ins w:id="2175" w:author="Michael Jennions" w:date="2020-08-09T23:37:00Z">
        <w:r w:rsidRPr="004155EC">
          <w:rPr>
            <w:rFonts w:ascii="Garamond" w:hAnsi="Garamond"/>
            <w:color w:val="0070C0"/>
            <w:rPrChange w:id="2176" w:author="Michael Jennions" w:date="2020-08-09T23:48:00Z">
              <w:rPr>
                <w:rFonts w:ascii="Garamond" w:hAnsi="Garamond"/>
                <w:color w:val="FF0000"/>
              </w:rPr>
            </w:rPrChange>
          </w:rPr>
          <w:t xml:space="preserve">success </w:t>
        </w:r>
      </w:ins>
      <w:r w:rsidR="007C43C5" w:rsidRPr="004155EC">
        <w:rPr>
          <w:rFonts w:ascii="Garamond" w:hAnsi="Garamond"/>
          <w:color w:val="0070C0"/>
          <w:rPrChange w:id="2177" w:author="Michael Jennions" w:date="2020-08-09T23:48:00Z">
            <w:rPr>
              <w:rFonts w:ascii="Garamond" w:hAnsi="Garamond"/>
              <w:color w:val="FF0000"/>
            </w:rPr>
          </w:rPrChange>
        </w:rPr>
        <w:t xml:space="preserve">in many </w:t>
      </w:r>
      <w:ins w:id="2178" w:author="Michael Jennions" w:date="2020-08-11T21:32:00Z">
        <w:r w:rsidR="00E04B85">
          <w:rPr>
            <w:rFonts w:ascii="Garamond" w:hAnsi="Garamond"/>
            <w:color w:val="0070C0"/>
          </w:rPr>
          <w:t>animal</w:t>
        </w:r>
      </w:ins>
      <w:ins w:id="2179" w:author="Michael Jennions" w:date="2020-08-17T15:14:00Z">
        <w:r w:rsidR="00770FA5">
          <w:rPr>
            <w:rFonts w:ascii="Garamond" w:hAnsi="Garamond"/>
            <w:color w:val="0070C0"/>
          </w:rPr>
          <w:t>s</w:t>
        </w:r>
      </w:ins>
      <w:del w:id="2180" w:author="Michael Jennions" w:date="2020-08-09T23:38:00Z">
        <w:r w:rsidR="007C43C5" w:rsidRPr="004155EC" w:rsidDel="004155EC">
          <w:rPr>
            <w:rFonts w:ascii="Garamond" w:hAnsi="Garamond"/>
            <w:color w:val="0070C0"/>
            <w:rPrChange w:id="2181" w:author="Michael Jennions" w:date="2020-08-09T23:48:00Z">
              <w:rPr>
                <w:rFonts w:ascii="Garamond" w:hAnsi="Garamond"/>
                <w:color w:val="FF0000"/>
              </w:rPr>
            </w:rPrChange>
          </w:rPr>
          <w:delText>animal systems</w:delText>
        </w:r>
      </w:del>
      <w:del w:id="2182" w:author="Michael Jennions" w:date="2020-08-09T23:40:00Z">
        <w:r w:rsidR="007C43C5" w:rsidRPr="004155EC" w:rsidDel="004155EC">
          <w:rPr>
            <w:rFonts w:ascii="Garamond" w:hAnsi="Garamond"/>
            <w:color w:val="0070C0"/>
            <w:rPrChange w:id="2183" w:author="Michael Jennions" w:date="2020-08-09T23:48:00Z">
              <w:rPr>
                <w:rFonts w:ascii="Garamond" w:hAnsi="Garamond"/>
                <w:color w:val="FF0000"/>
              </w:rPr>
            </w:rPrChange>
          </w:rPr>
          <w:delText>,</w:delText>
        </w:r>
      </w:del>
      <w:ins w:id="2184" w:author="Michael Jennions" w:date="2020-08-09T23:40:00Z">
        <w:r w:rsidRPr="004155EC">
          <w:rPr>
            <w:rFonts w:ascii="Garamond" w:hAnsi="Garamond"/>
            <w:color w:val="0070C0"/>
            <w:rPrChange w:id="2185" w:author="Michael Jennions" w:date="2020-08-09T23:48:00Z">
              <w:rPr>
                <w:rFonts w:ascii="Garamond" w:hAnsi="Garamond"/>
                <w:color w:val="FF0000"/>
              </w:rPr>
            </w:rPrChange>
          </w:rPr>
          <w:t>. This select</w:t>
        </w:r>
      </w:ins>
      <w:ins w:id="2186" w:author="Michael Jennions" w:date="2020-08-11T21:28:00Z">
        <w:r w:rsidR="00E04B85">
          <w:rPr>
            <w:rFonts w:ascii="Garamond" w:hAnsi="Garamond"/>
            <w:color w:val="0070C0"/>
          </w:rPr>
          <w:t>s</w:t>
        </w:r>
      </w:ins>
      <w:ins w:id="2187" w:author="Michael Jennions" w:date="2020-08-09T23:40:00Z">
        <w:r w:rsidRPr="004155EC">
          <w:rPr>
            <w:rFonts w:ascii="Garamond" w:hAnsi="Garamond"/>
            <w:color w:val="0070C0"/>
            <w:rPrChange w:id="2188" w:author="Michael Jennions" w:date="2020-08-09T23:48:00Z">
              <w:rPr>
                <w:rFonts w:ascii="Garamond" w:hAnsi="Garamond"/>
                <w:color w:val="FF0000"/>
              </w:rPr>
            </w:rPrChange>
          </w:rPr>
          <w:t xml:space="preserve"> for phy</w:t>
        </w:r>
      </w:ins>
      <w:ins w:id="2189" w:author="Michael Jennions" w:date="2020-08-09T23:41:00Z">
        <w:r w:rsidRPr="004155EC">
          <w:rPr>
            <w:rFonts w:ascii="Garamond" w:hAnsi="Garamond"/>
            <w:color w:val="0070C0"/>
            <w:rPrChange w:id="2190" w:author="Michael Jennions" w:date="2020-08-09T23:48:00Z">
              <w:rPr>
                <w:rFonts w:ascii="Garamond" w:hAnsi="Garamond"/>
                <w:color w:val="FF0000"/>
              </w:rPr>
            </w:rPrChange>
          </w:rPr>
          <w:t>s</w:t>
        </w:r>
      </w:ins>
      <w:ins w:id="2191" w:author="Michael Jennions" w:date="2020-08-09T23:40:00Z">
        <w:r w:rsidRPr="004155EC">
          <w:rPr>
            <w:rFonts w:ascii="Garamond" w:hAnsi="Garamond"/>
            <w:color w:val="0070C0"/>
            <w:rPrChange w:id="2192" w:author="Michael Jennions" w:date="2020-08-09T23:48:00Z">
              <w:rPr>
                <w:rFonts w:ascii="Garamond" w:hAnsi="Garamond"/>
                <w:color w:val="FF0000"/>
              </w:rPr>
            </w:rPrChange>
          </w:rPr>
          <w:t>io</w:t>
        </w:r>
      </w:ins>
      <w:ins w:id="2193" w:author="Michael Jennions" w:date="2020-08-09T23:41:00Z">
        <w:r w:rsidRPr="004155EC">
          <w:rPr>
            <w:rFonts w:ascii="Garamond" w:hAnsi="Garamond"/>
            <w:color w:val="0070C0"/>
            <w:rPrChange w:id="2194" w:author="Michael Jennions" w:date="2020-08-09T23:48:00Z">
              <w:rPr>
                <w:rFonts w:ascii="Garamond" w:hAnsi="Garamond"/>
                <w:color w:val="FF0000"/>
              </w:rPr>
            </w:rPrChange>
          </w:rPr>
          <w:t xml:space="preserve">logical </w:t>
        </w:r>
      </w:ins>
      <w:ins w:id="2195" w:author="Michael Jennions" w:date="2020-08-09T23:40:00Z">
        <w:r w:rsidRPr="004155EC">
          <w:rPr>
            <w:rFonts w:ascii="Garamond" w:hAnsi="Garamond"/>
            <w:color w:val="0070C0"/>
            <w:rPrChange w:id="2196" w:author="Michael Jennions" w:date="2020-08-09T23:48:00Z">
              <w:rPr>
                <w:rFonts w:ascii="Garamond" w:hAnsi="Garamond"/>
                <w:color w:val="FF0000"/>
              </w:rPr>
            </w:rPrChange>
          </w:rPr>
          <w:t>mechani</w:t>
        </w:r>
      </w:ins>
      <w:ins w:id="2197" w:author="Michael Jennions" w:date="2020-08-09T23:41:00Z">
        <w:r w:rsidRPr="004155EC">
          <w:rPr>
            <w:rFonts w:ascii="Garamond" w:hAnsi="Garamond"/>
            <w:color w:val="0070C0"/>
            <w:rPrChange w:id="2198" w:author="Michael Jennions" w:date="2020-08-09T23:48:00Z">
              <w:rPr>
                <w:rFonts w:ascii="Garamond" w:hAnsi="Garamond"/>
                <w:color w:val="FF0000"/>
              </w:rPr>
            </w:rPrChange>
          </w:rPr>
          <w:t>s</w:t>
        </w:r>
      </w:ins>
      <w:ins w:id="2199" w:author="Michael Jennions" w:date="2020-08-09T23:40:00Z">
        <w:r w:rsidRPr="004155EC">
          <w:rPr>
            <w:rFonts w:ascii="Garamond" w:hAnsi="Garamond"/>
            <w:color w:val="0070C0"/>
            <w:rPrChange w:id="2200" w:author="Michael Jennions" w:date="2020-08-09T23:48:00Z">
              <w:rPr>
                <w:rFonts w:ascii="Garamond" w:hAnsi="Garamond"/>
                <w:color w:val="FF0000"/>
              </w:rPr>
            </w:rPrChange>
          </w:rPr>
          <w:t>ms</w:t>
        </w:r>
      </w:ins>
      <w:ins w:id="2201" w:author="Michael Jennions" w:date="2020-08-11T21:28:00Z">
        <w:r w:rsidR="00E04B85">
          <w:rPr>
            <w:rFonts w:ascii="Garamond" w:hAnsi="Garamond"/>
            <w:color w:val="0070C0"/>
          </w:rPr>
          <w:t>,</w:t>
        </w:r>
      </w:ins>
      <w:ins w:id="2202" w:author="Michael Jennions" w:date="2020-08-11T15:54:00Z">
        <w:r w:rsidR="00495AE7">
          <w:rPr>
            <w:rFonts w:ascii="Garamond" w:hAnsi="Garamond"/>
            <w:color w:val="0070C0"/>
          </w:rPr>
          <w:t xml:space="preserve"> such as elevated testosterone</w:t>
        </w:r>
      </w:ins>
      <w:ins w:id="2203" w:author="Michael Jennions" w:date="2020-08-09T23:40:00Z">
        <w:r w:rsidRPr="004155EC">
          <w:rPr>
            <w:rFonts w:ascii="Garamond" w:hAnsi="Garamond"/>
            <w:color w:val="0070C0"/>
            <w:rPrChange w:id="2204" w:author="Michael Jennions" w:date="2020-08-09T23:48:00Z">
              <w:rPr>
                <w:rFonts w:ascii="Garamond" w:hAnsi="Garamond"/>
                <w:color w:val="FF0000"/>
              </w:rPr>
            </w:rPrChange>
          </w:rPr>
          <w:t xml:space="preserve"> </w:t>
        </w:r>
      </w:ins>
      <w:ins w:id="2205" w:author="Michael Jennions" w:date="2020-08-11T21:28:00Z">
        <w:r w:rsidR="00E04B85">
          <w:rPr>
            <w:rFonts w:ascii="Garamond" w:hAnsi="Garamond"/>
            <w:color w:val="0070C0"/>
          </w:rPr>
          <w:t xml:space="preserve">production </w:t>
        </w:r>
      </w:ins>
      <w:ins w:id="2206" w:author="Michael Jennions" w:date="2020-08-11T15:54:00Z">
        <w:r w:rsidR="00495AE7">
          <w:rPr>
            <w:rFonts w:ascii="Garamond" w:hAnsi="Garamond"/>
            <w:color w:val="0070C0"/>
          </w:rPr>
          <w:t>in mammals</w:t>
        </w:r>
      </w:ins>
      <w:ins w:id="2207" w:author="Michael Jennions" w:date="2020-08-11T21:28:00Z">
        <w:r w:rsidR="00E04B85">
          <w:rPr>
            <w:rFonts w:ascii="Garamond" w:hAnsi="Garamond"/>
            <w:color w:val="0070C0"/>
          </w:rPr>
          <w:t>,</w:t>
        </w:r>
      </w:ins>
      <w:ins w:id="2208" w:author="Michael Jennions" w:date="2020-08-11T15:54:00Z">
        <w:r w:rsidR="00495AE7">
          <w:rPr>
            <w:rFonts w:ascii="Garamond" w:hAnsi="Garamond"/>
            <w:color w:val="0070C0"/>
          </w:rPr>
          <w:t xml:space="preserve"> </w:t>
        </w:r>
      </w:ins>
      <w:ins w:id="2209" w:author="Michael Jennions" w:date="2020-08-09T23:40:00Z">
        <w:r w:rsidRPr="004155EC">
          <w:rPr>
            <w:rFonts w:ascii="Garamond" w:hAnsi="Garamond"/>
            <w:color w:val="0070C0"/>
            <w:rPrChange w:id="2210" w:author="Michael Jennions" w:date="2020-08-09T23:48:00Z">
              <w:rPr>
                <w:rFonts w:ascii="Garamond" w:hAnsi="Garamond"/>
                <w:color w:val="FF0000"/>
              </w:rPr>
            </w:rPrChange>
          </w:rPr>
          <w:t>that increase general aggressi</w:t>
        </w:r>
      </w:ins>
      <w:ins w:id="2211" w:author="Michael Jennions" w:date="2020-08-17T15:14:00Z">
        <w:r w:rsidR="00770FA5">
          <w:rPr>
            <w:rFonts w:ascii="Garamond" w:hAnsi="Garamond"/>
            <w:color w:val="0070C0"/>
          </w:rPr>
          <w:t>veness</w:t>
        </w:r>
      </w:ins>
      <w:ins w:id="2212" w:author="Michael Jennions" w:date="2020-08-09T23:41:00Z">
        <w:r w:rsidRPr="004155EC">
          <w:rPr>
            <w:rFonts w:ascii="Garamond" w:hAnsi="Garamond"/>
            <w:color w:val="0070C0"/>
            <w:rPrChange w:id="2213" w:author="Michael Jennions" w:date="2020-08-09T23:48:00Z">
              <w:rPr>
                <w:rFonts w:ascii="Garamond" w:hAnsi="Garamond"/>
                <w:color w:val="FF0000"/>
              </w:rPr>
            </w:rPrChange>
          </w:rPr>
          <w:t xml:space="preserve">. </w:t>
        </w:r>
      </w:ins>
      <w:del w:id="2214" w:author="Michael Jennions" w:date="2020-08-09T23:41:00Z">
        <w:r w:rsidR="007C43C5" w:rsidRPr="004155EC" w:rsidDel="004155EC">
          <w:rPr>
            <w:rFonts w:ascii="Garamond" w:hAnsi="Garamond"/>
            <w:color w:val="0070C0"/>
            <w:rPrChange w:id="2215" w:author="Michael Jennions" w:date="2020-08-09T23:48:00Z">
              <w:rPr>
                <w:rFonts w:ascii="Garamond" w:hAnsi="Garamond"/>
                <w:color w:val="FF0000"/>
              </w:rPr>
            </w:rPrChange>
          </w:rPr>
          <w:delText xml:space="preserve"> </w:delText>
        </w:r>
      </w:del>
      <w:del w:id="2216" w:author="Michael Jennions" w:date="2020-08-09T23:38:00Z">
        <w:r w:rsidR="007C43C5" w:rsidRPr="004155EC" w:rsidDel="004155EC">
          <w:rPr>
            <w:rFonts w:ascii="Garamond" w:hAnsi="Garamond"/>
            <w:color w:val="0070C0"/>
            <w:rPrChange w:id="2217" w:author="Michael Jennions" w:date="2020-08-09T23:48:00Z">
              <w:rPr>
                <w:rFonts w:ascii="Garamond" w:hAnsi="Garamond"/>
                <w:color w:val="FF0000"/>
              </w:rPr>
            </w:rPrChange>
          </w:rPr>
          <w:delText xml:space="preserve">thus </w:delText>
        </w:r>
      </w:del>
      <w:del w:id="2218" w:author="Michael Jennions" w:date="2020-08-11T22:59:00Z">
        <w:r w:rsidR="007C43C5" w:rsidRPr="004155EC" w:rsidDel="00131979">
          <w:rPr>
            <w:rFonts w:ascii="Garamond" w:hAnsi="Garamond"/>
            <w:color w:val="0070C0"/>
            <w:rPrChange w:id="2219" w:author="Michael Jennions" w:date="2020-08-09T23:48:00Z">
              <w:rPr>
                <w:rFonts w:ascii="Garamond" w:hAnsi="Garamond"/>
                <w:color w:val="FF0000"/>
              </w:rPr>
            </w:rPrChange>
          </w:rPr>
          <w:delText>aggressi</w:delText>
        </w:r>
      </w:del>
      <w:del w:id="2220" w:author="Michael Jennions" w:date="2020-08-09T23:39:00Z">
        <w:r w:rsidR="007C43C5" w:rsidRPr="004155EC" w:rsidDel="004155EC">
          <w:rPr>
            <w:rFonts w:ascii="Garamond" w:hAnsi="Garamond"/>
            <w:color w:val="0070C0"/>
            <w:rPrChange w:id="2221" w:author="Michael Jennions" w:date="2020-08-09T23:48:00Z">
              <w:rPr>
                <w:rFonts w:ascii="Garamond" w:hAnsi="Garamond"/>
                <w:color w:val="FF0000"/>
              </w:rPr>
            </w:rPrChange>
          </w:rPr>
          <w:delText>on is</w:delText>
        </w:r>
      </w:del>
      <w:del w:id="2222" w:author="Michael Jennions" w:date="2020-08-11T22:59:00Z">
        <w:r w:rsidR="007C43C5" w:rsidRPr="004155EC" w:rsidDel="00131979">
          <w:rPr>
            <w:rFonts w:ascii="Garamond" w:hAnsi="Garamond"/>
            <w:color w:val="0070C0"/>
            <w:rPrChange w:id="2223" w:author="Michael Jennions" w:date="2020-08-09T23:48:00Z">
              <w:rPr>
                <w:rFonts w:ascii="Garamond" w:hAnsi="Garamond"/>
                <w:color w:val="FF0000"/>
              </w:rPr>
            </w:rPrChange>
          </w:rPr>
          <w:delText xml:space="preserve"> a personality trait where males </w:delText>
        </w:r>
      </w:del>
      <w:del w:id="2224" w:author="Michael Jennions" w:date="2020-08-09T23:41:00Z">
        <w:r w:rsidR="007C43C5" w:rsidRPr="004155EC" w:rsidDel="004155EC">
          <w:rPr>
            <w:rFonts w:ascii="Garamond" w:hAnsi="Garamond"/>
            <w:color w:val="0070C0"/>
            <w:rPrChange w:id="2225" w:author="Michael Jennions" w:date="2020-08-09T23:48:00Z">
              <w:rPr>
                <w:rFonts w:ascii="Garamond" w:hAnsi="Garamond"/>
                <w:color w:val="FF0000"/>
              </w:rPr>
            </w:rPrChange>
          </w:rPr>
          <w:delText>might have greater</w:delText>
        </w:r>
      </w:del>
      <w:del w:id="2226" w:author="Michael Jennions" w:date="2020-08-11T22:59:00Z">
        <w:r w:rsidR="007C43C5" w:rsidRPr="004155EC" w:rsidDel="00131979">
          <w:rPr>
            <w:rFonts w:ascii="Garamond" w:hAnsi="Garamond"/>
            <w:color w:val="0070C0"/>
            <w:rPrChange w:id="2227" w:author="Michael Jennions" w:date="2020-08-09T23:48:00Z">
              <w:rPr>
                <w:rFonts w:ascii="Garamond" w:hAnsi="Garamond"/>
                <w:color w:val="FF0000"/>
              </w:rPr>
            </w:rPrChange>
          </w:rPr>
          <w:delText xml:space="preserve"> </w:delText>
        </w:r>
      </w:del>
      <w:del w:id="2228" w:author="Michael Jennions" w:date="2020-08-09T23:41:00Z">
        <w:r w:rsidR="007C43C5" w:rsidRPr="004155EC" w:rsidDel="004155EC">
          <w:rPr>
            <w:rFonts w:ascii="Garamond" w:hAnsi="Garamond"/>
            <w:color w:val="0070C0"/>
            <w:rPrChange w:id="2229" w:author="Michael Jennions" w:date="2020-08-09T23:48:00Z">
              <w:rPr>
                <w:rFonts w:ascii="Garamond" w:hAnsi="Garamond"/>
                <w:color w:val="FF0000"/>
              </w:rPr>
            </w:rPrChange>
          </w:rPr>
          <w:delText xml:space="preserve">variability </w:delText>
        </w:r>
      </w:del>
      <w:del w:id="2230" w:author="Michael Jennions" w:date="2020-08-11T22:59:00Z">
        <w:r w:rsidR="007C43C5" w:rsidRPr="004155EC" w:rsidDel="00131979">
          <w:rPr>
            <w:rFonts w:ascii="Garamond" w:hAnsi="Garamond"/>
            <w:color w:val="0070C0"/>
            <w:rPrChange w:id="2231" w:author="Michael Jennions" w:date="2020-08-09T23:48:00Z">
              <w:rPr>
                <w:rFonts w:ascii="Garamond" w:hAnsi="Garamond"/>
                <w:color w:val="FF0000"/>
              </w:rPr>
            </w:rPrChange>
          </w:rPr>
          <w:delText xml:space="preserve">than females. In human </w:delText>
        </w:r>
      </w:del>
      <w:del w:id="2232" w:author="Michael Jennions" w:date="2020-08-11T21:30:00Z">
        <w:r w:rsidR="007C43C5" w:rsidRPr="004155EC" w:rsidDel="00E04B85">
          <w:rPr>
            <w:rFonts w:ascii="Garamond" w:hAnsi="Garamond"/>
            <w:color w:val="0070C0"/>
            <w:rPrChange w:id="2233" w:author="Michael Jennions" w:date="2020-08-09T23:48:00Z">
              <w:rPr>
                <w:rFonts w:ascii="Garamond" w:hAnsi="Garamond"/>
                <w:color w:val="FF0000"/>
              </w:rPr>
            </w:rPrChange>
          </w:rPr>
          <w:delText>antisocial</w:delText>
        </w:r>
      </w:del>
      <w:del w:id="2234" w:author="Michael Jennions" w:date="2020-08-09T23:45:00Z">
        <w:r w:rsidR="007C43C5" w:rsidRPr="004155EC" w:rsidDel="004155EC">
          <w:rPr>
            <w:rFonts w:ascii="Garamond" w:hAnsi="Garamond"/>
            <w:color w:val="0070C0"/>
            <w:rPrChange w:id="2235" w:author="Michael Jennions" w:date="2020-08-09T23:48:00Z">
              <w:rPr>
                <w:rFonts w:ascii="Garamond" w:hAnsi="Garamond"/>
                <w:color w:val="FF0000"/>
              </w:rPr>
            </w:rPrChange>
          </w:rPr>
          <w:delText xml:space="preserve"> </w:delText>
        </w:r>
      </w:del>
      <w:del w:id="2236" w:author="Michael Jennions" w:date="2020-08-09T23:44:00Z">
        <w:r w:rsidR="007C43C5" w:rsidRPr="004155EC" w:rsidDel="004155EC">
          <w:rPr>
            <w:rFonts w:ascii="Garamond" w:hAnsi="Garamond"/>
            <w:color w:val="0070C0"/>
            <w:rPrChange w:id="2237" w:author="Michael Jennions" w:date="2020-08-09T23:48:00Z">
              <w:rPr>
                <w:rFonts w:ascii="Garamond" w:hAnsi="Garamond"/>
                <w:color w:val="FF0000"/>
              </w:rPr>
            </w:rPrChange>
          </w:rPr>
          <w:delText xml:space="preserve">personality types </w:delText>
        </w:r>
      </w:del>
      <w:del w:id="2238" w:author="Michael Jennions" w:date="2020-08-09T23:45:00Z">
        <w:r w:rsidR="007C43C5" w:rsidRPr="004155EC" w:rsidDel="004155EC">
          <w:rPr>
            <w:rFonts w:ascii="Garamond" w:hAnsi="Garamond"/>
            <w:color w:val="0070C0"/>
            <w:rPrChange w:id="2239" w:author="Michael Jennions" w:date="2020-08-09T23:48:00Z">
              <w:rPr>
                <w:rFonts w:ascii="Garamond" w:hAnsi="Garamond"/>
                <w:color w:val="FF0000"/>
              </w:rPr>
            </w:rPrChange>
          </w:rPr>
          <w:delText>(</w:delText>
        </w:r>
      </w:del>
      <w:del w:id="2240" w:author="Michael Jennions" w:date="2020-08-09T23:44:00Z">
        <w:r w:rsidR="007C43C5" w:rsidRPr="004155EC" w:rsidDel="004155EC">
          <w:rPr>
            <w:rFonts w:ascii="Garamond" w:hAnsi="Garamond"/>
            <w:color w:val="0070C0"/>
            <w:rPrChange w:id="2241" w:author="Michael Jennions" w:date="2020-08-09T23:48:00Z">
              <w:rPr>
                <w:rFonts w:ascii="Garamond" w:hAnsi="Garamond"/>
                <w:color w:val="FF0000"/>
              </w:rPr>
            </w:rPrChange>
          </w:rPr>
          <w:delText xml:space="preserve">low </w:delText>
        </w:r>
      </w:del>
      <w:del w:id="2242" w:author="Michael Jennions" w:date="2020-08-09T23:45:00Z">
        <w:r w:rsidR="007C43C5" w:rsidRPr="004155EC" w:rsidDel="004155EC">
          <w:rPr>
            <w:rFonts w:ascii="Garamond" w:hAnsi="Garamond"/>
            <w:color w:val="0070C0"/>
            <w:rPrChange w:id="2243" w:author="Michael Jennions" w:date="2020-08-09T23:48:00Z">
              <w:rPr>
                <w:rFonts w:ascii="Garamond" w:hAnsi="Garamond"/>
                <w:color w:val="FF0000"/>
              </w:rPr>
            </w:rPrChange>
          </w:rPr>
          <w:delText xml:space="preserve">Agreeableness and high Neuroticism; similar to the Aggression dimension in animals) </w:delText>
        </w:r>
      </w:del>
      <w:del w:id="2244" w:author="Michael Jennions" w:date="2020-08-09T23:42:00Z">
        <w:r w:rsidR="007C43C5" w:rsidRPr="004155EC" w:rsidDel="004155EC">
          <w:rPr>
            <w:rFonts w:ascii="Garamond" w:hAnsi="Garamond"/>
            <w:color w:val="0070C0"/>
            <w:rPrChange w:id="2245" w:author="Michael Jennions" w:date="2020-08-09T23:48:00Z">
              <w:rPr>
                <w:rFonts w:ascii="Garamond" w:hAnsi="Garamond"/>
                <w:color w:val="FF0000"/>
              </w:rPr>
            </w:rPrChange>
          </w:rPr>
          <w:delText xml:space="preserve">males </w:delText>
        </w:r>
      </w:del>
      <w:del w:id="2246" w:author="Michael Jennions" w:date="2020-08-11T22:59:00Z">
        <w:r w:rsidR="007C43C5" w:rsidRPr="004155EC" w:rsidDel="00131979">
          <w:rPr>
            <w:rFonts w:ascii="Garamond" w:hAnsi="Garamond"/>
            <w:color w:val="0070C0"/>
            <w:rPrChange w:id="2247" w:author="Michael Jennions" w:date="2020-08-09T23:48:00Z">
              <w:rPr>
                <w:rFonts w:ascii="Garamond" w:hAnsi="Garamond"/>
                <w:color w:val="FF0000"/>
              </w:rPr>
            </w:rPrChange>
          </w:rPr>
          <w:delText xml:space="preserve">show greater variability than </w:delText>
        </w:r>
      </w:del>
      <w:del w:id="2248" w:author="Michael Jennions" w:date="2020-08-09T23:44:00Z">
        <w:r w:rsidR="007C43C5" w:rsidRPr="004155EC" w:rsidDel="004155EC">
          <w:rPr>
            <w:rFonts w:ascii="Garamond" w:hAnsi="Garamond"/>
            <w:color w:val="0070C0"/>
            <w:rPrChange w:id="2249" w:author="Michael Jennions" w:date="2020-08-09T23:48:00Z">
              <w:rPr>
                <w:rFonts w:ascii="Garamond" w:hAnsi="Garamond"/>
                <w:color w:val="FF0000"/>
              </w:rPr>
            </w:rPrChange>
          </w:rPr>
          <w:delText xml:space="preserve">females </w:delText>
        </w:r>
      </w:del>
      <w:del w:id="2250" w:author="Michael Jennions" w:date="2020-08-11T22:59:00Z">
        <w:r w:rsidR="007C43C5" w:rsidRPr="004155EC" w:rsidDel="00131979">
          <w:rPr>
            <w:rFonts w:ascii="Garamond" w:hAnsi="Garamond"/>
            <w:color w:val="0070C0"/>
            <w:rPrChange w:id="2251" w:author="Michael Jennions" w:date="2020-08-09T23:48:00Z">
              <w:rPr>
                <w:rFonts w:ascii="Garamond" w:hAnsi="Garamond"/>
                <w:color w:val="FF0000"/>
              </w:rPr>
            </w:rPrChange>
          </w:rPr>
          <w:delText xml:space="preserve">(Budaev 1999, Archer &amp; Mehdikhani 2003). </w:delText>
        </w:r>
      </w:del>
      <w:del w:id="2252" w:author="Michael Jennions" w:date="2020-08-11T22:55:00Z">
        <w:r w:rsidR="007C43C5" w:rsidRPr="004155EC" w:rsidDel="00F551AF">
          <w:rPr>
            <w:rFonts w:ascii="Garamond" w:hAnsi="Garamond"/>
            <w:color w:val="0070C0"/>
            <w:rPrChange w:id="2253" w:author="Michael Jennions" w:date="2020-08-09T23:48:00Z">
              <w:rPr>
                <w:rFonts w:ascii="Garamond" w:hAnsi="Garamond"/>
                <w:color w:val="FF0000"/>
              </w:rPr>
            </w:rPrChange>
          </w:rPr>
          <w:delText xml:space="preserve">Greater </w:delText>
        </w:r>
      </w:del>
      <w:del w:id="2254" w:author="Michael Jennions" w:date="2020-08-09T23:47:00Z">
        <w:r w:rsidR="007C43C5" w:rsidRPr="004155EC" w:rsidDel="004155EC">
          <w:rPr>
            <w:rFonts w:ascii="Garamond" w:hAnsi="Garamond"/>
            <w:color w:val="0070C0"/>
            <w:rPrChange w:id="2255" w:author="Michael Jennions" w:date="2020-08-09T23:48:00Z">
              <w:rPr>
                <w:rFonts w:ascii="Garamond" w:hAnsi="Garamond"/>
                <w:color w:val="FF0000"/>
              </w:rPr>
            </w:rPrChange>
          </w:rPr>
          <w:delText xml:space="preserve">male </w:delText>
        </w:r>
      </w:del>
      <w:del w:id="2256" w:author="Michael Jennions" w:date="2020-08-11T22:55:00Z">
        <w:r w:rsidR="007C43C5" w:rsidRPr="004155EC" w:rsidDel="00F551AF">
          <w:rPr>
            <w:rFonts w:ascii="Garamond" w:hAnsi="Garamond"/>
            <w:color w:val="0070C0"/>
            <w:rPrChange w:id="2257" w:author="Michael Jennions" w:date="2020-08-09T23:48:00Z">
              <w:rPr>
                <w:rFonts w:ascii="Garamond" w:hAnsi="Garamond"/>
                <w:color w:val="FF0000"/>
              </w:rPr>
            </w:rPrChange>
          </w:rPr>
          <w:delText xml:space="preserve">variability in </w:delText>
        </w:r>
      </w:del>
      <w:del w:id="2258" w:author="Michael Jennions" w:date="2020-08-09T23:47:00Z">
        <w:r w:rsidR="007C43C5" w:rsidRPr="004155EC" w:rsidDel="004155EC">
          <w:rPr>
            <w:rFonts w:ascii="Garamond" w:hAnsi="Garamond"/>
            <w:color w:val="0070C0"/>
            <w:rPrChange w:id="2259" w:author="Michael Jennions" w:date="2020-08-09T23:48:00Z">
              <w:rPr>
                <w:rFonts w:ascii="Garamond" w:hAnsi="Garamond"/>
                <w:color w:val="FF0000"/>
              </w:rPr>
            </w:rPrChange>
          </w:rPr>
          <w:delText xml:space="preserve">human </w:delText>
        </w:r>
      </w:del>
      <w:del w:id="2260" w:author="Michael Jennions" w:date="2020-08-11T22:55:00Z">
        <w:r w:rsidR="007C43C5" w:rsidRPr="004155EC" w:rsidDel="00F551AF">
          <w:rPr>
            <w:rFonts w:ascii="Garamond" w:hAnsi="Garamond"/>
            <w:color w:val="0070C0"/>
            <w:rPrChange w:id="2261" w:author="Michael Jennions" w:date="2020-08-09T23:48:00Z">
              <w:rPr>
                <w:rFonts w:ascii="Garamond" w:hAnsi="Garamond"/>
                <w:color w:val="FF0000"/>
              </w:rPr>
            </w:rPrChange>
          </w:rPr>
          <w:delText>aggression is thought to be maintained by negative frequency-depend</w:delText>
        </w:r>
        <w:r w:rsidR="00681C75" w:rsidRPr="004155EC" w:rsidDel="00F551AF">
          <w:rPr>
            <w:rFonts w:ascii="Garamond" w:hAnsi="Garamond"/>
            <w:color w:val="0070C0"/>
            <w:rPrChange w:id="2262" w:author="Michael Jennions" w:date="2020-08-09T23:48:00Z">
              <w:rPr>
                <w:rFonts w:ascii="Garamond" w:hAnsi="Garamond"/>
                <w:color w:val="FF0000"/>
              </w:rPr>
            </w:rPrChange>
          </w:rPr>
          <w:delText>e</w:delText>
        </w:r>
        <w:r w:rsidR="007C43C5" w:rsidRPr="004155EC" w:rsidDel="00F551AF">
          <w:rPr>
            <w:rFonts w:ascii="Garamond" w:hAnsi="Garamond"/>
            <w:color w:val="0070C0"/>
            <w:rPrChange w:id="2263" w:author="Michael Jennions" w:date="2020-08-09T23:48:00Z">
              <w:rPr>
                <w:rFonts w:ascii="Garamond" w:hAnsi="Garamond"/>
                <w:color w:val="FF0000"/>
              </w:rPr>
            </w:rPrChange>
          </w:rPr>
          <w:delText xml:space="preserve">nt selection </w:delText>
        </w:r>
      </w:del>
      <w:del w:id="2264" w:author="Michael Jennions" w:date="2020-08-09T23:47:00Z">
        <w:r w:rsidR="007C43C5" w:rsidRPr="004155EC" w:rsidDel="004155EC">
          <w:rPr>
            <w:rFonts w:ascii="Garamond" w:hAnsi="Garamond"/>
            <w:color w:val="0070C0"/>
            <w:rPrChange w:id="2265" w:author="Michael Jennions" w:date="2020-08-09T23:48:00Z">
              <w:rPr>
                <w:rFonts w:ascii="Garamond" w:hAnsi="Garamond"/>
                <w:color w:val="FF0000"/>
              </w:rPr>
            </w:rPrChange>
          </w:rPr>
          <w:delText xml:space="preserve">whereby </w:delText>
        </w:r>
      </w:del>
      <w:del w:id="2266" w:author="Michael Jennions" w:date="2020-08-11T21:31:00Z">
        <w:r w:rsidR="007C43C5" w:rsidRPr="004155EC" w:rsidDel="00E04B85">
          <w:rPr>
            <w:rFonts w:ascii="Garamond" w:hAnsi="Garamond"/>
            <w:color w:val="0070C0"/>
            <w:rPrChange w:id="2267" w:author="Michael Jennions" w:date="2020-08-09T23:48:00Z">
              <w:rPr>
                <w:rFonts w:ascii="Garamond" w:hAnsi="Garamond"/>
                <w:color w:val="FF0000"/>
              </w:rPr>
            </w:rPrChange>
          </w:rPr>
          <w:delText>a</w:delText>
        </w:r>
      </w:del>
      <w:del w:id="2268" w:author="Michael Jennions" w:date="2020-08-11T22:23:00Z">
        <w:r w:rsidR="007C43C5" w:rsidRPr="004155EC" w:rsidDel="00F551AF">
          <w:rPr>
            <w:rFonts w:ascii="Garamond" w:hAnsi="Garamond"/>
            <w:color w:val="0070C0"/>
            <w:rPrChange w:id="2269" w:author="Michael Jennions" w:date="2020-08-09T23:48:00Z">
              <w:rPr>
                <w:rFonts w:ascii="Garamond" w:hAnsi="Garamond"/>
                <w:color w:val="FF0000"/>
              </w:rPr>
            </w:rPrChange>
          </w:rPr>
          <w:delText>ggressive</w:delText>
        </w:r>
      </w:del>
      <w:del w:id="2270" w:author="Michael Jennions" w:date="2020-08-11T21:31:00Z">
        <w:r w:rsidR="007C43C5" w:rsidRPr="004155EC" w:rsidDel="00E04B85">
          <w:rPr>
            <w:rFonts w:ascii="Garamond" w:hAnsi="Garamond"/>
            <w:color w:val="0070C0"/>
            <w:rPrChange w:id="2271" w:author="Michael Jennions" w:date="2020-08-09T23:48:00Z">
              <w:rPr>
                <w:rFonts w:ascii="Garamond" w:hAnsi="Garamond"/>
                <w:color w:val="FF0000"/>
              </w:rPr>
            </w:rPrChange>
          </w:rPr>
          <w:delText xml:space="preserve"> tendencies </w:delText>
        </w:r>
      </w:del>
      <w:del w:id="2272" w:author="Michael Jennions" w:date="2020-08-11T22:23:00Z">
        <w:r w:rsidR="007C43C5" w:rsidRPr="004155EC" w:rsidDel="00F551AF">
          <w:rPr>
            <w:rFonts w:ascii="Garamond" w:hAnsi="Garamond"/>
            <w:color w:val="0070C0"/>
            <w:rPrChange w:id="2273" w:author="Michael Jennions" w:date="2020-08-09T23:48:00Z">
              <w:rPr>
                <w:rFonts w:ascii="Garamond" w:hAnsi="Garamond"/>
                <w:color w:val="FF0000"/>
              </w:rPr>
            </w:rPrChange>
          </w:rPr>
          <w:delText>ha</w:delText>
        </w:r>
      </w:del>
      <w:del w:id="2274" w:author="Michael Jennions" w:date="2020-08-11T21:31:00Z">
        <w:r w:rsidR="007C43C5" w:rsidRPr="004155EC" w:rsidDel="00E04B85">
          <w:rPr>
            <w:rFonts w:ascii="Garamond" w:hAnsi="Garamond"/>
            <w:color w:val="0070C0"/>
            <w:rPrChange w:id="2275" w:author="Michael Jennions" w:date="2020-08-09T23:48:00Z">
              <w:rPr>
                <w:rFonts w:ascii="Garamond" w:hAnsi="Garamond"/>
                <w:color w:val="FF0000"/>
              </w:rPr>
            </w:rPrChange>
          </w:rPr>
          <w:delText>ve</w:delText>
        </w:r>
      </w:del>
      <w:del w:id="2276" w:author="Michael Jennions" w:date="2020-08-11T22:23:00Z">
        <w:r w:rsidR="007C43C5" w:rsidRPr="004155EC" w:rsidDel="00F551AF">
          <w:rPr>
            <w:rFonts w:ascii="Garamond" w:hAnsi="Garamond"/>
            <w:color w:val="0070C0"/>
            <w:rPrChange w:id="2277" w:author="Michael Jennions" w:date="2020-08-09T23:48:00Z">
              <w:rPr>
                <w:rFonts w:ascii="Garamond" w:hAnsi="Garamond"/>
                <w:color w:val="FF0000"/>
              </w:rPr>
            </w:rPrChange>
          </w:rPr>
          <w:delText xml:space="preserve"> both costs (risk of physical </w:delText>
        </w:r>
      </w:del>
      <w:del w:id="2278" w:author="Michael Jennions" w:date="2020-08-09T23:48:00Z">
        <w:r w:rsidR="007C43C5" w:rsidRPr="004155EC" w:rsidDel="004155EC">
          <w:rPr>
            <w:rFonts w:ascii="Garamond" w:hAnsi="Garamond"/>
            <w:color w:val="0070C0"/>
            <w:rPrChange w:id="2279" w:author="Michael Jennions" w:date="2020-08-09T23:48:00Z">
              <w:rPr>
                <w:rFonts w:ascii="Garamond" w:hAnsi="Garamond"/>
                <w:color w:val="FF0000"/>
              </w:rPr>
            </w:rPrChange>
          </w:rPr>
          <w:delText>injuries</w:delText>
        </w:r>
      </w:del>
      <w:del w:id="2280" w:author="Michael Jennions" w:date="2020-08-11T22:23:00Z">
        <w:r w:rsidR="007C43C5" w:rsidRPr="004155EC" w:rsidDel="00F551AF">
          <w:rPr>
            <w:rFonts w:ascii="Garamond" w:hAnsi="Garamond"/>
            <w:color w:val="0070C0"/>
            <w:rPrChange w:id="2281" w:author="Michael Jennions" w:date="2020-08-09T23:48:00Z">
              <w:rPr>
                <w:rFonts w:ascii="Garamond" w:hAnsi="Garamond"/>
                <w:color w:val="FF0000"/>
              </w:rPr>
            </w:rPrChange>
          </w:rPr>
          <w:delText xml:space="preserve">) and benefits (more mating opportunities </w:delText>
        </w:r>
      </w:del>
      <w:del w:id="2282" w:author="Michael Jennions" w:date="2020-08-09T23:48:00Z">
        <w:r w:rsidR="007C43C5" w:rsidRPr="004155EC" w:rsidDel="004155EC">
          <w:rPr>
            <w:rFonts w:ascii="Garamond" w:hAnsi="Garamond"/>
            <w:color w:val="0070C0"/>
            <w:rPrChange w:id="2283" w:author="Michael Jennions" w:date="2020-08-09T23:48:00Z">
              <w:rPr>
                <w:rFonts w:ascii="Garamond" w:hAnsi="Garamond"/>
                <w:color w:val="FF0000"/>
              </w:rPr>
            </w:rPrChange>
          </w:rPr>
          <w:delText xml:space="preserve">via </w:delText>
        </w:r>
      </w:del>
      <w:del w:id="2284" w:author="Michael Jennions" w:date="2020-08-11T22:23:00Z">
        <w:r w:rsidR="007C43C5" w:rsidRPr="004155EC" w:rsidDel="00F551AF">
          <w:rPr>
            <w:rFonts w:ascii="Garamond" w:hAnsi="Garamond"/>
            <w:color w:val="0070C0"/>
            <w:rPrChange w:id="2285" w:author="Michael Jennions" w:date="2020-08-09T23:48:00Z">
              <w:rPr>
                <w:rFonts w:ascii="Garamond" w:hAnsi="Garamond"/>
                <w:color w:val="FF0000"/>
              </w:rPr>
            </w:rPrChange>
          </w:rPr>
          <w:delText xml:space="preserve">social dominance) </w:delText>
        </w:r>
      </w:del>
      <w:del w:id="2286" w:author="Michael Jennions" w:date="2020-08-09T23:48:00Z">
        <w:r w:rsidR="007C43C5" w:rsidRPr="004155EC" w:rsidDel="004155EC">
          <w:rPr>
            <w:rFonts w:ascii="Garamond" w:hAnsi="Garamond"/>
            <w:color w:val="0070C0"/>
            <w:rPrChange w:id="2287" w:author="Michael Jennions" w:date="2020-08-09T23:48:00Z">
              <w:rPr>
                <w:rFonts w:ascii="Garamond" w:hAnsi="Garamond"/>
                <w:color w:val="FF0000"/>
              </w:rPr>
            </w:rPrChange>
          </w:rPr>
          <w:delText xml:space="preserve">for male reproduction </w:delText>
        </w:r>
      </w:del>
      <w:del w:id="2288" w:author="Michael Jennions" w:date="2020-08-11T22:23:00Z">
        <w:r w:rsidR="007C43C5" w:rsidRPr="004155EC" w:rsidDel="00F551AF">
          <w:rPr>
            <w:rFonts w:ascii="Garamond" w:hAnsi="Garamond"/>
            <w:color w:val="0070C0"/>
            <w:rPrChange w:id="2289" w:author="Michael Jennions" w:date="2020-08-09T23:48:00Z">
              <w:rPr>
                <w:rFonts w:ascii="Garamond" w:hAnsi="Garamond"/>
                <w:color w:val="FF0000"/>
              </w:rPr>
            </w:rPrChange>
          </w:rPr>
          <w:delText>(Buss 1996, Budaev 1999).</w:delText>
        </w:r>
      </w:del>
      <w:del w:id="2290" w:author="Michael Jennions" w:date="2020-08-11T21:32:00Z">
        <w:r w:rsidR="007C43C5" w:rsidRPr="004155EC" w:rsidDel="00E04B85">
          <w:rPr>
            <w:rFonts w:ascii="Garamond" w:hAnsi="Garamond"/>
            <w:color w:val="0070C0"/>
            <w:rPrChange w:id="2291" w:author="Michael Jennions" w:date="2020-08-09T23:48:00Z">
              <w:rPr>
                <w:rFonts w:ascii="Garamond" w:hAnsi="Garamond"/>
                <w:color w:val="FF0000"/>
              </w:rPr>
            </w:rPrChange>
          </w:rPr>
          <w:delText xml:space="preserve"> </w:delText>
        </w:r>
      </w:del>
      <w:ins w:id="2292" w:author="Michael Jennions" w:date="2020-08-11T22:24:00Z">
        <w:r w:rsidR="00F551AF">
          <w:rPr>
            <w:rFonts w:ascii="Garamond" w:hAnsi="Garamond"/>
            <w:color w:val="0070C0"/>
          </w:rPr>
          <w:t>S</w:t>
        </w:r>
      </w:ins>
      <w:ins w:id="2293" w:author="Michael Jennions" w:date="2020-08-11T15:59:00Z">
        <w:r w:rsidR="002A5770">
          <w:rPr>
            <w:rFonts w:ascii="Garamond" w:hAnsi="Garamond"/>
            <w:color w:val="0070C0"/>
          </w:rPr>
          <w:t xml:space="preserve">exual selection on </w:t>
        </w:r>
      </w:ins>
      <w:ins w:id="2294" w:author="Michael Jennions" w:date="2020-08-11T21:33:00Z">
        <w:r w:rsidR="00FB1FE3">
          <w:rPr>
            <w:rFonts w:ascii="Garamond" w:hAnsi="Garamond"/>
            <w:color w:val="0070C0"/>
          </w:rPr>
          <w:t>male</w:t>
        </w:r>
      </w:ins>
      <w:ins w:id="2295" w:author="Michael Jennions" w:date="2020-08-11T22:32:00Z">
        <w:r w:rsidR="00F551AF">
          <w:rPr>
            <w:rFonts w:ascii="Garamond" w:hAnsi="Garamond"/>
            <w:color w:val="0070C0"/>
          </w:rPr>
          <w:t xml:space="preserve"> behaviour </w:t>
        </w:r>
      </w:ins>
      <w:ins w:id="2296" w:author="Michael Jennions" w:date="2020-08-11T22:24:00Z">
        <w:r w:rsidR="00F551AF">
          <w:rPr>
            <w:rFonts w:ascii="Garamond" w:hAnsi="Garamond"/>
            <w:color w:val="0070C0"/>
          </w:rPr>
          <w:t xml:space="preserve">also arises </w:t>
        </w:r>
      </w:ins>
      <w:ins w:id="2297" w:author="Michael Jennions" w:date="2020-08-11T16:00:00Z">
        <w:r w:rsidR="002A5770">
          <w:rPr>
            <w:rFonts w:ascii="Garamond" w:hAnsi="Garamond"/>
            <w:color w:val="0070C0"/>
          </w:rPr>
          <w:t>due to</w:t>
        </w:r>
      </w:ins>
      <w:ins w:id="2298" w:author="Michael Jennions" w:date="2020-08-11T15:59:00Z">
        <w:r w:rsidR="002A5770">
          <w:rPr>
            <w:rFonts w:ascii="Garamond" w:hAnsi="Garamond"/>
            <w:color w:val="0070C0"/>
          </w:rPr>
          <w:t xml:space="preserve"> </w:t>
        </w:r>
      </w:ins>
      <w:ins w:id="2299" w:author="Michael Jennions" w:date="2020-08-11T16:00:00Z">
        <w:r w:rsidR="002A5770">
          <w:rPr>
            <w:rFonts w:ascii="Garamond" w:hAnsi="Garamond"/>
            <w:color w:val="0070C0"/>
          </w:rPr>
          <w:t xml:space="preserve">female </w:t>
        </w:r>
      </w:ins>
      <w:ins w:id="2300" w:author="Michael Jennions" w:date="2020-08-11T15:59:00Z">
        <w:r w:rsidR="002A5770">
          <w:rPr>
            <w:rFonts w:ascii="Garamond" w:hAnsi="Garamond"/>
            <w:color w:val="0070C0"/>
          </w:rPr>
          <w:t xml:space="preserve">choice </w:t>
        </w:r>
      </w:ins>
      <w:ins w:id="2301" w:author="Michael Jennions" w:date="2020-08-11T21:37:00Z">
        <w:r w:rsidR="008318CB">
          <w:rPr>
            <w:rFonts w:ascii="Garamond" w:hAnsi="Garamond"/>
            <w:color w:val="0070C0"/>
          </w:rPr>
          <w:t>(</w:t>
        </w:r>
        <w:r w:rsidR="008318CB" w:rsidRPr="008318CB">
          <w:rPr>
            <w:rFonts w:ascii="Garamond" w:hAnsi="Garamond"/>
            <w:color w:val="0070C0"/>
            <w:highlight w:val="cyan"/>
            <w:rPrChange w:id="2302" w:author="Michael Jennions" w:date="2020-08-11T21:37:00Z">
              <w:rPr>
                <w:rFonts w:ascii="Garamond" w:hAnsi="Garamond"/>
                <w:color w:val="0070C0"/>
              </w:rPr>
            </w:rPrChange>
          </w:rPr>
          <w:t>REF</w:t>
        </w:r>
        <w:r w:rsidR="008318CB">
          <w:rPr>
            <w:rFonts w:ascii="Garamond" w:hAnsi="Garamond"/>
            <w:color w:val="0070C0"/>
          </w:rPr>
          <w:t>)</w:t>
        </w:r>
      </w:ins>
      <w:ins w:id="2303" w:author="Michael Jennions" w:date="2020-08-11T22:27:00Z">
        <w:r w:rsidR="00F551AF">
          <w:rPr>
            <w:rFonts w:ascii="Garamond" w:hAnsi="Garamond"/>
            <w:color w:val="0070C0"/>
          </w:rPr>
          <w:t>, which</w:t>
        </w:r>
      </w:ins>
      <w:ins w:id="2304" w:author="Michael Jennions" w:date="2020-08-11T22:25:00Z">
        <w:r w:rsidR="00F551AF">
          <w:rPr>
            <w:rFonts w:ascii="Garamond" w:hAnsi="Garamond"/>
            <w:color w:val="0070C0"/>
          </w:rPr>
          <w:t xml:space="preserve"> </w:t>
        </w:r>
      </w:ins>
      <w:ins w:id="2305" w:author="Michael Jennions" w:date="2020-08-11T22:27:00Z">
        <w:r w:rsidR="00F551AF">
          <w:rPr>
            <w:rFonts w:ascii="Garamond" w:hAnsi="Garamond"/>
            <w:color w:val="0070C0"/>
          </w:rPr>
          <w:t>could contribute to sex differences in personality</w:t>
        </w:r>
      </w:ins>
      <w:ins w:id="2306" w:author="Michael Jennions" w:date="2020-08-11T22:57:00Z">
        <w:r w:rsidR="00131979">
          <w:rPr>
            <w:rFonts w:ascii="Garamond" w:hAnsi="Garamond"/>
            <w:color w:val="0070C0"/>
          </w:rPr>
          <w:t>.</w:t>
        </w:r>
      </w:ins>
      <w:ins w:id="2307" w:author="Michael Jennions" w:date="2020-08-11T22:27:00Z">
        <w:r w:rsidR="00F551AF">
          <w:rPr>
            <w:rFonts w:ascii="Garamond" w:hAnsi="Garamond"/>
            <w:color w:val="0070C0"/>
          </w:rPr>
          <w:t xml:space="preserve"> </w:t>
        </w:r>
      </w:ins>
      <w:ins w:id="2308" w:author="Michael Jennions" w:date="2020-08-17T15:15:00Z">
        <w:r w:rsidR="00770FA5">
          <w:rPr>
            <w:rFonts w:ascii="Garamond" w:hAnsi="Garamond"/>
            <w:color w:val="0070C0"/>
          </w:rPr>
          <w:t>F</w:t>
        </w:r>
      </w:ins>
      <w:ins w:id="2309" w:author="Michael Jennions" w:date="2020-08-11T21:37:00Z">
        <w:r w:rsidR="008318CB">
          <w:rPr>
            <w:rFonts w:ascii="Garamond" w:hAnsi="Garamond"/>
            <w:color w:val="0070C0"/>
          </w:rPr>
          <w:t>emales often prefer males</w:t>
        </w:r>
      </w:ins>
      <w:ins w:id="2310" w:author="Michael Jennions" w:date="2020-08-11T21:38:00Z">
        <w:r w:rsidR="008318CB">
          <w:rPr>
            <w:rFonts w:ascii="Garamond" w:hAnsi="Garamond"/>
            <w:color w:val="0070C0"/>
          </w:rPr>
          <w:t xml:space="preserve"> who exhibit behaviours</w:t>
        </w:r>
      </w:ins>
      <w:ins w:id="2311" w:author="Michael Jennions" w:date="2020-08-11T22:27:00Z">
        <w:r w:rsidR="00F551AF">
          <w:rPr>
            <w:rFonts w:ascii="Garamond" w:hAnsi="Garamond"/>
            <w:color w:val="0070C0"/>
          </w:rPr>
          <w:t xml:space="preserve"> that</w:t>
        </w:r>
      </w:ins>
      <w:ins w:id="2312" w:author="Michael Jennions" w:date="2020-08-11T21:38:00Z">
        <w:r w:rsidR="008318CB">
          <w:rPr>
            <w:rFonts w:ascii="Garamond" w:hAnsi="Garamond"/>
            <w:color w:val="0070C0"/>
          </w:rPr>
          <w:t xml:space="preserve"> indicate the ability to provide material resources, parental care or </w:t>
        </w:r>
      </w:ins>
      <w:ins w:id="2313" w:author="Michael Jennions" w:date="2020-08-11T22:57:00Z">
        <w:r w:rsidR="00131979">
          <w:rPr>
            <w:rFonts w:ascii="Garamond" w:hAnsi="Garamond"/>
            <w:color w:val="0070C0"/>
          </w:rPr>
          <w:t xml:space="preserve">signal </w:t>
        </w:r>
      </w:ins>
      <w:ins w:id="2314" w:author="Michael Jennions" w:date="2020-08-11T21:38:00Z">
        <w:r w:rsidR="008318CB">
          <w:rPr>
            <w:rFonts w:ascii="Garamond" w:hAnsi="Garamond"/>
            <w:color w:val="0070C0"/>
          </w:rPr>
          <w:t>the</w:t>
        </w:r>
      </w:ins>
      <w:ins w:id="2315" w:author="Michael Jennions" w:date="2020-08-11T21:39:00Z">
        <w:r w:rsidR="008318CB">
          <w:rPr>
            <w:rFonts w:ascii="Garamond" w:hAnsi="Garamond"/>
            <w:color w:val="0070C0"/>
          </w:rPr>
          <w:t>ir genetic quality</w:t>
        </w:r>
      </w:ins>
      <w:ins w:id="2316" w:author="Michael Jennions" w:date="2020-08-11T21:38:00Z">
        <w:r w:rsidR="008318CB">
          <w:rPr>
            <w:rFonts w:ascii="Garamond" w:hAnsi="Garamond"/>
            <w:color w:val="0070C0"/>
          </w:rPr>
          <w:t xml:space="preserve"> </w:t>
        </w:r>
      </w:ins>
    </w:p>
    <w:p w14:paraId="5C64D07A" w14:textId="1895B13B" w:rsidR="00D871B6" w:rsidRPr="00F551AF" w:rsidDel="002A5770" w:rsidRDefault="00D871B6">
      <w:pPr>
        <w:rPr>
          <w:del w:id="2317" w:author="Michael Jennions" w:date="2020-08-11T16:01:00Z"/>
          <w:rFonts w:ascii="Garamond" w:hAnsi="Garamond"/>
          <w:color w:val="0070C0"/>
          <w:rPrChange w:id="2318" w:author="Michael Jennions" w:date="2020-08-11T22:23:00Z">
            <w:rPr>
              <w:del w:id="2319" w:author="Michael Jennions" w:date="2020-08-11T16:01:00Z"/>
              <w:rFonts w:ascii="Garamond" w:hAnsi="Garamond"/>
              <w:color w:val="FF0000"/>
            </w:rPr>
          </w:rPrChange>
        </w:rPr>
        <w:pPrChange w:id="2320" w:author="Michael Jennions" w:date="2020-08-11T22:56:00Z">
          <w:pPr>
            <w:ind w:firstLine="360"/>
          </w:pPr>
        </w:pPrChange>
      </w:pPr>
    </w:p>
    <w:p w14:paraId="58D6BB3A" w14:textId="1A5E4825" w:rsidR="00817963" w:rsidRDefault="00847383" w:rsidP="00817963">
      <w:pPr>
        <w:rPr>
          <w:ins w:id="2321" w:author="Michael Jennions" w:date="2020-08-11T23:04:00Z"/>
          <w:rFonts w:ascii="Garamond" w:hAnsi="Garamond"/>
          <w:color w:val="0070C0"/>
        </w:rPr>
      </w:pPr>
      <w:del w:id="2322" w:author="Michael Jennions" w:date="2020-08-11T16:01:00Z">
        <w:r w:rsidRPr="00F551AF" w:rsidDel="002A5770">
          <w:rPr>
            <w:rFonts w:ascii="Garamond" w:hAnsi="Garamond"/>
            <w:color w:val="0070C0"/>
            <w:rPrChange w:id="2323" w:author="Michael Jennions" w:date="2020-08-11T22:23:00Z">
              <w:rPr>
                <w:rFonts w:ascii="Garamond" w:hAnsi="Garamond"/>
                <w:color w:val="FF0000"/>
              </w:rPr>
            </w:rPrChange>
          </w:rPr>
          <w:delText>Non-random m</w:delText>
        </w:r>
        <w:r w:rsidR="00A23A49" w:rsidRPr="00F551AF" w:rsidDel="002A5770">
          <w:rPr>
            <w:rFonts w:ascii="Garamond" w:hAnsi="Garamond"/>
            <w:color w:val="0070C0"/>
            <w:rPrChange w:id="2324" w:author="Michael Jennions" w:date="2020-08-11T22:23:00Z">
              <w:rPr>
                <w:rFonts w:ascii="Garamond" w:hAnsi="Garamond"/>
                <w:color w:val="FF0000"/>
              </w:rPr>
            </w:rPrChange>
          </w:rPr>
          <w:delText>ate choice might also contribute to sex differences in personalities.</w:delText>
        </w:r>
      </w:del>
      <w:del w:id="2325" w:author="Michael Jennions" w:date="2020-08-11T21:39:00Z">
        <w:r w:rsidR="00A23A49" w:rsidRPr="00F551AF" w:rsidDel="008318CB">
          <w:rPr>
            <w:rFonts w:ascii="Garamond" w:hAnsi="Garamond"/>
            <w:color w:val="0070C0"/>
            <w:rPrChange w:id="2326" w:author="Michael Jennions" w:date="2020-08-11T22:23:00Z">
              <w:rPr>
                <w:rFonts w:ascii="Garamond" w:hAnsi="Garamond"/>
                <w:color w:val="FF0000"/>
              </w:rPr>
            </w:rPrChange>
          </w:rPr>
          <w:delText xml:space="preserve"> </w:delText>
        </w:r>
        <w:r w:rsidR="000005F9" w:rsidRPr="00F551AF" w:rsidDel="008318CB">
          <w:rPr>
            <w:rFonts w:ascii="Garamond" w:hAnsi="Garamond"/>
            <w:color w:val="0070C0"/>
            <w:rPrChange w:id="2327" w:author="Michael Jennions" w:date="2020-08-11T22:23:00Z">
              <w:rPr>
                <w:rFonts w:ascii="Garamond" w:hAnsi="Garamond"/>
                <w:color w:val="FF0000"/>
              </w:rPr>
            </w:rPrChange>
          </w:rPr>
          <w:delText>F</w:delText>
        </w:r>
        <w:r w:rsidR="00A23A49" w:rsidRPr="00F551AF" w:rsidDel="008318CB">
          <w:rPr>
            <w:rFonts w:ascii="Garamond" w:hAnsi="Garamond"/>
            <w:color w:val="0070C0"/>
            <w:rPrChange w:id="2328" w:author="Michael Jennions" w:date="2020-08-11T22:23:00Z">
              <w:rPr>
                <w:rFonts w:ascii="Garamond" w:hAnsi="Garamond"/>
                <w:color w:val="FF0000"/>
              </w:rPr>
            </w:rPrChange>
          </w:rPr>
          <w:delText>emales</w:delText>
        </w:r>
        <w:r w:rsidR="007C43C5" w:rsidRPr="00F551AF" w:rsidDel="008318CB">
          <w:rPr>
            <w:rFonts w:ascii="Garamond" w:hAnsi="Garamond"/>
            <w:color w:val="0070C0"/>
            <w:rPrChange w:id="2329" w:author="Michael Jennions" w:date="2020-08-11T22:23:00Z">
              <w:rPr>
                <w:rFonts w:ascii="Garamond" w:hAnsi="Garamond"/>
                <w:color w:val="FF0000"/>
              </w:rPr>
            </w:rPrChange>
          </w:rPr>
          <w:delText xml:space="preserve"> might prefer males that </w:delText>
        </w:r>
        <w:r w:rsidR="000352C9" w:rsidRPr="00F551AF" w:rsidDel="008318CB">
          <w:rPr>
            <w:rFonts w:ascii="Garamond" w:hAnsi="Garamond"/>
            <w:color w:val="0070C0"/>
            <w:rPrChange w:id="2330" w:author="Michael Jennions" w:date="2020-08-11T22:23:00Z">
              <w:rPr>
                <w:rFonts w:ascii="Garamond" w:hAnsi="Garamond"/>
                <w:color w:val="FF0000"/>
              </w:rPr>
            </w:rPrChange>
          </w:rPr>
          <w:delText xml:space="preserve">consistently behave in </w:delText>
        </w:r>
      </w:del>
      <w:del w:id="2331" w:author="Michael Jennions" w:date="2020-08-11T16:01:00Z">
        <w:r w:rsidR="000352C9" w:rsidRPr="00F551AF" w:rsidDel="002A5770">
          <w:rPr>
            <w:rFonts w:ascii="Garamond" w:hAnsi="Garamond"/>
            <w:color w:val="0070C0"/>
            <w:rPrChange w:id="2332" w:author="Michael Jennions" w:date="2020-08-11T22:23:00Z">
              <w:rPr>
                <w:rFonts w:ascii="Garamond" w:hAnsi="Garamond"/>
                <w:color w:val="FF0000"/>
              </w:rPr>
            </w:rPrChange>
          </w:rPr>
          <w:delText xml:space="preserve">a certain </w:delText>
        </w:r>
      </w:del>
      <w:del w:id="2333" w:author="Michael Jennions" w:date="2020-08-11T21:39:00Z">
        <w:r w:rsidR="000352C9" w:rsidRPr="00F551AF" w:rsidDel="008318CB">
          <w:rPr>
            <w:rFonts w:ascii="Garamond" w:hAnsi="Garamond"/>
            <w:color w:val="0070C0"/>
            <w:rPrChange w:id="2334" w:author="Michael Jennions" w:date="2020-08-11T22:23:00Z">
              <w:rPr>
                <w:rFonts w:ascii="Garamond" w:hAnsi="Garamond"/>
                <w:color w:val="FF0000"/>
              </w:rPr>
            </w:rPrChange>
          </w:rPr>
          <w:delText>way</w:delText>
        </w:r>
        <w:r w:rsidR="00C155B9" w:rsidRPr="00F551AF" w:rsidDel="008318CB">
          <w:rPr>
            <w:rFonts w:ascii="Garamond" w:hAnsi="Garamond"/>
            <w:color w:val="0070C0"/>
            <w:rPrChange w:id="2335" w:author="Michael Jennions" w:date="2020-08-11T22:23:00Z">
              <w:rPr>
                <w:rFonts w:ascii="Garamond" w:hAnsi="Garamond"/>
                <w:color w:val="FF0000"/>
              </w:rPr>
            </w:rPrChange>
          </w:rPr>
          <w:delText xml:space="preserve"> </w:delText>
        </w:r>
      </w:del>
      <w:del w:id="2336" w:author="Michael Jennions" w:date="2020-08-11T16:01:00Z">
        <w:r w:rsidR="00C155B9" w:rsidRPr="00F551AF" w:rsidDel="002A5770">
          <w:rPr>
            <w:rFonts w:ascii="Garamond" w:hAnsi="Garamond"/>
            <w:color w:val="0070C0"/>
            <w:rPrChange w:id="2337" w:author="Michael Jennions" w:date="2020-08-11T22:23:00Z">
              <w:rPr>
                <w:rFonts w:ascii="Garamond" w:hAnsi="Garamond"/>
                <w:color w:val="FF0000"/>
              </w:rPr>
            </w:rPrChange>
          </w:rPr>
          <w:delText xml:space="preserve">if </w:delText>
        </w:r>
        <w:r w:rsidR="002863B1" w:rsidRPr="00F551AF" w:rsidDel="002A5770">
          <w:rPr>
            <w:rFonts w:ascii="Garamond" w:hAnsi="Garamond"/>
            <w:color w:val="0070C0"/>
            <w:rPrChange w:id="2338" w:author="Michael Jennions" w:date="2020-08-11T22:23:00Z">
              <w:rPr>
                <w:rFonts w:ascii="Garamond" w:hAnsi="Garamond"/>
                <w:color w:val="FF0000"/>
              </w:rPr>
            </w:rPrChange>
          </w:rPr>
          <w:delText>such behaviour</w:delText>
        </w:r>
      </w:del>
      <w:del w:id="2339" w:author="Michael Jennions" w:date="2020-08-11T21:39:00Z">
        <w:r w:rsidR="002863B1" w:rsidRPr="00F551AF" w:rsidDel="008318CB">
          <w:rPr>
            <w:rFonts w:ascii="Garamond" w:hAnsi="Garamond"/>
            <w:color w:val="0070C0"/>
            <w:rPrChange w:id="2340" w:author="Michael Jennions" w:date="2020-08-11T22:23:00Z">
              <w:rPr>
                <w:rFonts w:ascii="Garamond" w:hAnsi="Garamond"/>
                <w:color w:val="FF0000"/>
              </w:rPr>
            </w:rPrChange>
          </w:rPr>
          <w:delText xml:space="preserve"> signal</w:delText>
        </w:r>
      </w:del>
      <w:del w:id="2341" w:author="Michael Jennions" w:date="2020-08-11T16:01:00Z">
        <w:r w:rsidR="002863B1" w:rsidRPr="00F551AF" w:rsidDel="002A5770">
          <w:rPr>
            <w:rFonts w:ascii="Garamond" w:hAnsi="Garamond"/>
            <w:color w:val="0070C0"/>
            <w:rPrChange w:id="2342" w:author="Michael Jennions" w:date="2020-08-11T22:23:00Z">
              <w:rPr>
                <w:rFonts w:ascii="Garamond" w:hAnsi="Garamond"/>
                <w:color w:val="FF0000"/>
              </w:rPr>
            </w:rPrChange>
          </w:rPr>
          <w:delText>s</w:delText>
        </w:r>
      </w:del>
      <w:del w:id="2343" w:author="Michael Jennions" w:date="2020-08-11T21:39:00Z">
        <w:r w:rsidR="002863B1" w:rsidRPr="00F551AF" w:rsidDel="008318CB">
          <w:rPr>
            <w:rFonts w:ascii="Garamond" w:hAnsi="Garamond"/>
            <w:color w:val="0070C0"/>
            <w:rPrChange w:id="2344" w:author="Michael Jennions" w:date="2020-08-11T22:23:00Z">
              <w:rPr>
                <w:rFonts w:ascii="Garamond" w:hAnsi="Garamond"/>
                <w:color w:val="FF0000"/>
              </w:rPr>
            </w:rPrChange>
          </w:rPr>
          <w:delText xml:space="preserve"> </w:delText>
        </w:r>
      </w:del>
      <w:del w:id="2345" w:author="Michael Jennions" w:date="2020-08-11T16:01:00Z">
        <w:r w:rsidR="002863B1" w:rsidRPr="00F551AF" w:rsidDel="002A5770">
          <w:rPr>
            <w:rFonts w:ascii="Garamond" w:hAnsi="Garamond"/>
            <w:color w:val="0070C0"/>
            <w:rPrChange w:id="2346" w:author="Michael Jennions" w:date="2020-08-11T22:23:00Z">
              <w:rPr>
                <w:rFonts w:ascii="Garamond" w:hAnsi="Garamond"/>
                <w:color w:val="FF0000"/>
              </w:rPr>
            </w:rPrChange>
          </w:rPr>
          <w:delText xml:space="preserve">that </w:delText>
        </w:r>
        <w:r w:rsidR="00C155B9" w:rsidRPr="00F551AF" w:rsidDel="002A5770">
          <w:rPr>
            <w:rFonts w:ascii="Garamond" w:hAnsi="Garamond"/>
            <w:color w:val="0070C0"/>
            <w:rPrChange w:id="2347" w:author="Michael Jennions" w:date="2020-08-11T22:23:00Z">
              <w:rPr>
                <w:rFonts w:ascii="Garamond" w:hAnsi="Garamond"/>
                <w:color w:val="FF0000"/>
              </w:rPr>
            </w:rPrChange>
          </w:rPr>
          <w:delText xml:space="preserve">they can </w:delText>
        </w:r>
      </w:del>
      <w:del w:id="2348" w:author="Michael Jennions" w:date="2020-08-11T21:39:00Z">
        <w:r w:rsidR="00C155B9" w:rsidRPr="00F551AF" w:rsidDel="008318CB">
          <w:rPr>
            <w:rFonts w:ascii="Garamond" w:hAnsi="Garamond"/>
            <w:color w:val="0070C0"/>
            <w:rPrChange w:id="2349" w:author="Michael Jennions" w:date="2020-08-11T22:23:00Z">
              <w:rPr>
                <w:rFonts w:ascii="Garamond" w:hAnsi="Garamond"/>
                <w:color w:val="FF0000"/>
              </w:rPr>
            </w:rPrChange>
          </w:rPr>
          <w:delText xml:space="preserve">provide </w:delText>
        </w:r>
      </w:del>
      <w:del w:id="2350" w:author="Michael Jennions" w:date="2020-08-11T16:01:00Z">
        <w:r w:rsidR="00C155B9" w:rsidRPr="00F551AF" w:rsidDel="002A5770">
          <w:rPr>
            <w:rFonts w:ascii="Garamond" w:hAnsi="Garamond"/>
            <w:color w:val="0070C0"/>
            <w:rPrChange w:id="2351" w:author="Michael Jennions" w:date="2020-08-11T22:23:00Z">
              <w:rPr>
                <w:rFonts w:ascii="Garamond" w:hAnsi="Garamond"/>
                <w:color w:val="FF0000"/>
              </w:rPr>
            </w:rPrChange>
          </w:rPr>
          <w:delText>direct or indirect benefits</w:delText>
        </w:r>
        <w:r w:rsidR="000352C9" w:rsidRPr="00F551AF" w:rsidDel="002A5770">
          <w:rPr>
            <w:rFonts w:ascii="Garamond" w:hAnsi="Garamond"/>
            <w:color w:val="0070C0"/>
            <w:rPrChange w:id="2352" w:author="Michael Jennions" w:date="2020-08-11T22:23:00Z">
              <w:rPr>
                <w:rFonts w:ascii="Garamond" w:hAnsi="Garamond"/>
                <w:color w:val="FF0000"/>
              </w:rPr>
            </w:rPrChange>
          </w:rPr>
          <w:delText xml:space="preserve"> </w:delText>
        </w:r>
        <w:r w:rsidR="00C155B9" w:rsidRPr="00F551AF" w:rsidDel="002A5770">
          <w:rPr>
            <w:rFonts w:ascii="Garamond" w:hAnsi="Garamond"/>
            <w:color w:val="0070C0"/>
            <w:rPrChange w:id="2353" w:author="Michael Jennions" w:date="2020-08-11T22:23:00Z">
              <w:rPr>
                <w:rFonts w:ascii="Garamond" w:hAnsi="Garamond"/>
                <w:color w:val="FF0000"/>
              </w:rPr>
            </w:rPrChange>
          </w:rPr>
          <w:delText>to her</w:delText>
        </w:r>
      </w:del>
      <w:del w:id="2354" w:author="Michael Jennions" w:date="2020-08-11T21:39:00Z">
        <w:r w:rsidR="00C155B9" w:rsidRPr="00F551AF" w:rsidDel="008318CB">
          <w:rPr>
            <w:rFonts w:ascii="Garamond" w:hAnsi="Garamond"/>
            <w:color w:val="0070C0"/>
            <w:rPrChange w:id="2355" w:author="Michael Jennions" w:date="2020-08-11T22:23:00Z">
              <w:rPr>
                <w:rFonts w:ascii="Garamond" w:hAnsi="Garamond"/>
                <w:color w:val="FF0000"/>
              </w:rPr>
            </w:rPrChange>
          </w:rPr>
          <w:delText xml:space="preserve"> </w:delText>
        </w:r>
      </w:del>
      <w:r w:rsidR="004923C5" w:rsidRPr="00F551AF">
        <w:rPr>
          <w:rFonts w:ascii="Garamond" w:hAnsi="Garamond"/>
          <w:color w:val="0070C0"/>
          <w:rPrChange w:id="2356" w:author="Michael Jennions" w:date="2020-08-11T22:23:00Z">
            <w:rPr>
              <w:rFonts w:ascii="Garamond" w:hAnsi="Garamond"/>
              <w:color w:val="FF0000"/>
            </w:rPr>
          </w:rPrChange>
        </w:rPr>
        <w:fldChar w:fldCharType="begin" w:fldLock="1"/>
      </w:r>
      <w:r w:rsidR="004923C5" w:rsidRPr="00F551AF">
        <w:rPr>
          <w:rFonts w:ascii="Garamond" w:hAnsi="Garamond"/>
          <w:color w:val="0070C0"/>
          <w:rPrChange w:id="2357" w:author="Michael Jennions" w:date="2020-08-11T22:23:00Z">
            <w:rPr>
              <w:rFonts w:ascii="Garamond" w:hAnsi="Garamond"/>
              <w:color w:val="FF0000"/>
            </w:rPr>
          </w:rPrChange>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F551AF">
        <w:rPr>
          <w:rFonts w:ascii="Garamond" w:hAnsi="Garamond"/>
          <w:color w:val="0070C0"/>
          <w:rPrChange w:id="2358" w:author="Michael Jennions" w:date="2020-08-11T22:23:00Z">
            <w:rPr>
              <w:rFonts w:ascii="Garamond" w:hAnsi="Garamond"/>
              <w:color w:val="FF0000"/>
            </w:rPr>
          </w:rPrChange>
        </w:rPr>
        <w:fldChar w:fldCharType="separate"/>
      </w:r>
      <w:r w:rsidR="004923C5" w:rsidRPr="00F551AF">
        <w:rPr>
          <w:rFonts w:ascii="Garamond" w:hAnsi="Garamond"/>
          <w:noProof/>
          <w:color w:val="0070C0"/>
          <w:rPrChange w:id="2359" w:author="Michael Jennions" w:date="2020-08-11T22:23:00Z">
            <w:rPr>
              <w:rFonts w:ascii="Garamond" w:hAnsi="Garamond"/>
              <w:noProof/>
              <w:color w:val="FF0000"/>
            </w:rPr>
          </w:rPrChange>
        </w:rPr>
        <w:t xml:space="preserve">(Jennions &amp; Petrie 1997; Schuett </w:t>
      </w:r>
      <w:r w:rsidR="004923C5" w:rsidRPr="00F551AF">
        <w:rPr>
          <w:rFonts w:ascii="Garamond" w:hAnsi="Garamond"/>
          <w:i/>
          <w:noProof/>
          <w:color w:val="0070C0"/>
          <w:rPrChange w:id="2360" w:author="Michael Jennions" w:date="2020-08-11T22:23:00Z">
            <w:rPr>
              <w:rFonts w:ascii="Garamond" w:hAnsi="Garamond"/>
              <w:i/>
              <w:noProof/>
              <w:color w:val="FF0000"/>
            </w:rPr>
          </w:rPrChange>
        </w:rPr>
        <w:t>et al.</w:t>
      </w:r>
      <w:r w:rsidR="004923C5" w:rsidRPr="00F551AF">
        <w:rPr>
          <w:rFonts w:ascii="Garamond" w:hAnsi="Garamond"/>
          <w:noProof/>
          <w:color w:val="0070C0"/>
          <w:rPrChange w:id="2361" w:author="Michael Jennions" w:date="2020-08-11T22:23:00Z">
            <w:rPr>
              <w:rFonts w:ascii="Garamond" w:hAnsi="Garamond"/>
              <w:noProof/>
              <w:color w:val="FF0000"/>
            </w:rPr>
          </w:rPrChange>
        </w:rPr>
        <w:t xml:space="preserve"> 2010; Munson </w:t>
      </w:r>
      <w:r w:rsidR="004923C5" w:rsidRPr="00F551AF">
        <w:rPr>
          <w:rFonts w:ascii="Garamond" w:hAnsi="Garamond"/>
          <w:i/>
          <w:noProof/>
          <w:color w:val="0070C0"/>
          <w:rPrChange w:id="2362" w:author="Michael Jennions" w:date="2020-08-11T22:23:00Z">
            <w:rPr>
              <w:rFonts w:ascii="Garamond" w:hAnsi="Garamond"/>
              <w:i/>
              <w:noProof/>
              <w:color w:val="FF0000"/>
            </w:rPr>
          </w:rPrChange>
        </w:rPr>
        <w:t>et al.</w:t>
      </w:r>
      <w:r w:rsidR="004923C5" w:rsidRPr="00F551AF">
        <w:rPr>
          <w:rFonts w:ascii="Garamond" w:hAnsi="Garamond"/>
          <w:noProof/>
          <w:color w:val="0070C0"/>
          <w:rPrChange w:id="2363" w:author="Michael Jennions" w:date="2020-08-11T22:23:00Z">
            <w:rPr>
              <w:rFonts w:ascii="Garamond" w:hAnsi="Garamond"/>
              <w:noProof/>
              <w:color w:val="FF0000"/>
            </w:rPr>
          </w:rPrChange>
        </w:rPr>
        <w:t xml:space="preserve"> 2020)</w:t>
      </w:r>
      <w:r w:rsidR="004923C5" w:rsidRPr="00F551AF">
        <w:rPr>
          <w:rFonts w:ascii="Garamond" w:hAnsi="Garamond"/>
          <w:color w:val="0070C0"/>
          <w:rPrChange w:id="2364" w:author="Michael Jennions" w:date="2020-08-11T22:23:00Z">
            <w:rPr>
              <w:rFonts w:ascii="Garamond" w:hAnsi="Garamond"/>
              <w:color w:val="FF0000"/>
            </w:rPr>
          </w:rPrChange>
        </w:rPr>
        <w:fldChar w:fldCharType="end"/>
      </w:r>
      <w:r w:rsidR="000352C9" w:rsidRPr="00F551AF">
        <w:rPr>
          <w:rFonts w:ascii="Garamond" w:hAnsi="Garamond"/>
          <w:color w:val="0070C0"/>
          <w:rPrChange w:id="2365" w:author="Michael Jennions" w:date="2020-08-11T22:23:00Z">
            <w:rPr>
              <w:rFonts w:ascii="Garamond" w:hAnsi="Garamond"/>
              <w:color w:val="FF0000"/>
            </w:rPr>
          </w:rPrChange>
        </w:rPr>
        <w:t>.</w:t>
      </w:r>
      <w:ins w:id="2366" w:author="Michael Jennions" w:date="2020-08-17T15:15:00Z">
        <w:r w:rsidR="00770FA5">
          <w:rPr>
            <w:rFonts w:ascii="Garamond" w:hAnsi="Garamond"/>
            <w:color w:val="0070C0"/>
          </w:rPr>
          <w:t xml:space="preserve"> </w:t>
        </w:r>
      </w:ins>
      <w:del w:id="2367" w:author="Michael Jennions" w:date="2020-08-17T15:15:00Z">
        <w:r w:rsidR="000352C9" w:rsidRPr="00F551AF" w:rsidDel="00770FA5">
          <w:rPr>
            <w:rFonts w:ascii="Garamond" w:hAnsi="Garamond"/>
            <w:color w:val="0070C0"/>
            <w:rPrChange w:id="2368" w:author="Michael Jennions" w:date="2020-08-11T22:23:00Z">
              <w:rPr>
                <w:rFonts w:ascii="Garamond" w:hAnsi="Garamond"/>
                <w:color w:val="FF0000"/>
              </w:rPr>
            </w:rPrChange>
          </w:rPr>
          <w:delText xml:space="preserve"> </w:delText>
        </w:r>
      </w:del>
      <w:ins w:id="2369" w:author="Michael Jennions" w:date="2020-08-11T22:26:00Z">
        <w:r w:rsidR="00F551AF">
          <w:rPr>
            <w:rFonts w:ascii="Garamond" w:hAnsi="Garamond"/>
            <w:color w:val="0070C0"/>
          </w:rPr>
          <w:t xml:space="preserve">For example, </w:t>
        </w:r>
      </w:ins>
      <w:del w:id="2370" w:author="Michael Jennions" w:date="2020-08-11T22:26:00Z">
        <w:r w:rsidR="000352C9" w:rsidRPr="00F551AF" w:rsidDel="00F551AF">
          <w:rPr>
            <w:rFonts w:ascii="Garamond" w:hAnsi="Garamond"/>
            <w:color w:val="0070C0"/>
            <w:rPrChange w:id="2371" w:author="Michael Jennions" w:date="2020-08-11T22:26:00Z">
              <w:rPr>
                <w:rFonts w:ascii="Garamond" w:hAnsi="Garamond"/>
                <w:color w:val="FF0000"/>
              </w:rPr>
            </w:rPrChange>
          </w:rPr>
          <w:delText xml:space="preserve">For example, boldness might function as an honest signal of a potential partner’s quality; </w:delText>
        </w:r>
        <w:r w:rsidR="00C155B9" w:rsidRPr="00F551AF" w:rsidDel="00F551AF">
          <w:rPr>
            <w:rFonts w:ascii="Garamond" w:hAnsi="Garamond"/>
            <w:color w:val="0070C0"/>
            <w:rPrChange w:id="2372" w:author="Michael Jennions" w:date="2020-08-11T22:26:00Z">
              <w:rPr>
                <w:rFonts w:ascii="Garamond" w:hAnsi="Garamond"/>
                <w:color w:val="FF0000"/>
              </w:rPr>
            </w:rPrChange>
          </w:rPr>
          <w:delText xml:space="preserve">consistently </w:delText>
        </w:r>
      </w:del>
      <w:r w:rsidR="000352C9" w:rsidRPr="00F551AF">
        <w:rPr>
          <w:rFonts w:ascii="Garamond" w:hAnsi="Garamond"/>
          <w:color w:val="0070C0"/>
          <w:rPrChange w:id="2373" w:author="Michael Jennions" w:date="2020-08-11T22:26:00Z">
            <w:rPr>
              <w:rFonts w:ascii="Garamond" w:hAnsi="Garamond"/>
              <w:color w:val="FF0000"/>
            </w:rPr>
          </w:rPrChange>
        </w:rPr>
        <w:t>bolder males might be better able to provision offspring with food</w:t>
      </w:r>
      <w:r w:rsidR="00C155B9" w:rsidRPr="00F551AF">
        <w:rPr>
          <w:rFonts w:ascii="Garamond" w:hAnsi="Garamond"/>
          <w:color w:val="0070C0"/>
          <w:rPrChange w:id="2374" w:author="Michael Jennions" w:date="2020-08-11T22:26:00Z">
            <w:rPr>
              <w:rFonts w:ascii="Garamond" w:hAnsi="Garamond"/>
              <w:color w:val="FF0000"/>
            </w:rPr>
          </w:rPrChange>
        </w:rPr>
        <w:t xml:space="preserve"> </w:t>
      </w:r>
      <w:del w:id="2375" w:author="Michael Jennions" w:date="2020-08-11T22:26:00Z">
        <w:r w:rsidR="00C155B9" w:rsidRPr="00F551AF" w:rsidDel="00F551AF">
          <w:rPr>
            <w:rFonts w:ascii="Garamond" w:hAnsi="Garamond"/>
            <w:color w:val="0070C0"/>
            <w:rPrChange w:id="2376" w:author="Michael Jennions" w:date="2020-08-11T22:26:00Z">
              <w:rPr>
                <w:rFonts w:ascii="Garamond" w:hAnsi="Garamond"/>
                <w:color w:val="FF0000"/>
              </w:rPr>
            </w:rPrChange>
          </w:rPr>
          <w:delText>compared to shy males</w:delText>
        </w:r>
        <w:r w:rsidR="000352C9" w:rsidRPr="00F551AF" w:rsidDel="00F551AF">
          <w:rPr>
            <w:rFonts w:ascii="Garamond" w:hAnsi="Garamond"/>
            <w:color w:val="0070C0"/>
            <w:rPrChange w:id="2377" w:author="Michael Jennions" w:date="2020-08-11T22:26:00Z">
              <w:rPr>
                <w:rFonts w:ascii="Garamond" w:hAnsi="Garamond"/>
                <w:color w:val="FF0000"/>
              </w:rPr>
            </w:rPrChange>
          </w:rPr>
          <w:delText xml:space="preserve">, thus providing direct benefits to the female </w:delText>
        </w:r>
        <w:r w:rsidR="00C155B9" w:rsidRPr="00F551AF" w:rsidDel="00F551AF">
          <w:rPr>
            <w:rFonts w:ascii="Garamond" w:hAnsi="Garamond"/>
            <w:color w:val="0070C0"/>
            <w:rPrChange w:id="2378" w:author="Michael Jennions" w:date="2020-08-11T22:26:00Z">
              <w:rPr>
                <w:rFonts w:ascii="Garamond" w:hAnsi="Garamond"/>
                <w:color w:val="FF0000"/>
              </w:rPr>
            </w:rPrChange>
          </w:rPr>
          <w:delText xml:space="preserve">for her choice </w:delText>
        </w:r>
      </w:del>
      <w:r w:rsidR="000352C9" w:rsidRPr="00F551AF">
        <w:rPr>
          <w:rFonts w:ascii="Garamond" w:hAnsi="Garamond"/>
          <w:color w:val="0070C0"/>
          <w:rPrChange w:id="2379" w:author="Michael Jennions" w:date="2020-08-11T22:26:00Z">
            <w:rPr>
              <w:rFonts w:ascii="Garamond" w:hAnsi="Garamond"/>
              <w:color w:val="FF0000"/>
            </w:rPr>
          </w:rPrChange>
        </w:rPr>
        <w:t xml:space="preserve">(Munson </w:t>
      </w:r>
      <w:r w:rsidR="000352C9" w:rsidRPr="00F551AF">
        <w:rPr>
          <w:rFonts w:ascii="Garamond" w:hAnsi="Garamond"/>
          <w:i/>
          <w:color w:val="0070C0"/>
          <w:rPrChange w:id="2380" w:author="Michael Jennions" w:date="2020-08-11T22:26:00Z">
            <w:rPr>
              <w:rFonts w:ascii="Garamond" w:hAnsi="Garamond"/>
              <w:i/>
              <w:color w:val="FF0000"/>
            </w:rPr>
          </w:rPrChange>
        </w:rPr>
        <w:t>et al</w:t>
      </w:r>
      <w:r w:rsidR="000352C9" w:rsidRPr="00F551AF">
        <w:rPr>
          <w:rFonts w:ascii="Garamond" w:hAnsi="Garamond"/>
          <w:color w:val="0070C0"/>
          <w:rPrChange w:id="2381" w:author="Michael Jennions" w:date="2020-08-11T22:26:00Z">
            <w:rPr>
              <w:rFonts w:ascii="Garamond" w:hAnsi="Garamond"/>
              <w:color w:val="FF0000"/>
            </w:rPr>
          </w:rPrChange>
        </w:rPr>
        <w:t>. 2020</w:t>
      </w:r>
      <w:ins w:id="2382" w:author="Michael Jennions" w:date="2020-08-11T22:28:00Z">
        <w:r w:rsidR="00F551AF">
          <w:rPr>
            <w:rFonts w:ascii="Garamond" w:hAnsi="Garamond"/>
            <w:color w:val="0070C0"/>
          </w:rPr>
          <w:t>)</w:t>
        </w:r>
      </w:ins>
      <w:ins w:id="2383" w:author="Michael Jennions" w:date="2020-08-11T22:33:00Z">
        <w:r w:rsidR="00F551AF">
          <w:rPr>
            <w:rFonts w:ascii="Garamond" w:hAnsi="Garamond"/>
            <w:color w:val="0070C0"/>
          </w:rPr>
          <w:t>; and males that perform precise, complex courtships behaviours</w:t>
        </w:r>
      </w:ins>
      <w:ins w:id="2384" w:author="Michael Jennions" w:date="2020-08-17T15:16:00Z">
        <w:r w:rsidR="00770FA5">
          <w:rPr>
            <w:rFonts w:ascii="Garamond" w:hAnsi="Garamond"/>
            <w:color w:val="0070C0"/>
          </w:rPr>
          <w:t>, which requires increased fastidiousness,</w:t>
        </w:r>
      </w:ins>
      <w:ins w:id="2385" w:author="Michael Jennions" w:date="2020-08-11T22:33:00Z">
        <w:r w:rsidR="00F551AF">
          <w:rPr>
            <w:rFonts w:ascii="Garamond" w:hAnsi="Garamond"/>
            <w:color w:val="0070C0"/>
          </w:rPr>
          <w:t xml:space="preserve"> are more attractive in many bird species (e.g</w:t>
        </w:r>
      </w:ins>
      <w:del w:id="2386" w:author="Michael Jennions" w:date="2020-08-11T22:28:00Z">
        <w:r w:rsidR="000352C9" w:rsidRPr="00F551AF" w:rsidDel="00F551AF">
          <w:rPr>
            <w:rFonts w:ascii="Garamond" w:hAnsi="Garamond"/>
            <w:color w:val="0070C0"/>
            <w:rPrChange w:id="2387" w:author="Michael Jennions" w:date="2020-08-11T22:26:00Z">
              <w:rPr>
                <w:rFonts w:ascii="Garamond" w:hAnsi="Garamond"/>
                <w:color w:val="FF0000"/>
              </w:rPr>
            </w:rPrChange>
          </w:rPr>
          <w:delText>)</w:delText>
        </w:r>
      </w:del>
      <w:r w:rsidR="000352C9" w:rsidRPr="00F551AF">
        <w:rPr>
          <w:rFonts w:ascii="Garamond" w:hAnsi="Garamond"/>
          <w:color w:val="0070C0"/>
          <w:rPrChange w:id="2388" w:author="Michael Jennions" w:date="2020-08-11T22:26:00Z">
            <w:rPr>
              <w:rFonts w:ascii="Garamond" w:hAnsi="Garamond"/>
              <w:color w:val="FF0000"/>
            </w:rPr>
          </w:rPrChange>
        </w:rPr>
        <w:t>.</w:t>
      </w:r>
      <w:ins w:id="2389" w:author="Michael Jennions" w:date="2020-08-11T22:33:00Z">
        <w:r w:rsidR="00F551AF">
          <w:rPr>
            <w:rFonts w:ascii="Garamond" w:hAnsi="Garamond"/>
            <w:color w:val="0070C0"/>
          </w:rPr>
          <w:t xml:space="preserve"> bowe</w:t>
        </w:r>
      </w:ins>
      <w:ins w:id="2390" w:author="Michael Jennions" w:date="2020-08-11T22:34:00Z">
        <w:r w:rsidR="00F551AF">
          <w:rPr>
            <w:rFonts w:ascii="Garamond" w:hAnsi="Garamond"/>
            <w:color w:val="0070C0"/>
          </w:rPr>
          <w:t>r birds, manakins</w:t>
        </w:r>
      </w:ins>
      <w:ins w:id="2391" w:author="Michael Jennions" w:date="2020-08-17T15:16:00Z">
        <w:r w:rsidR="00770FA5">
          <w:rPr>
            <w:rFonts w:ascii="Garamond" w:hAnsi="Garamond"/>
            <w:color w:val="0070C0"/>
          </w:rPr>
          <w:t xml:space="preserve">, </w:t>
        </w:r>
      </w:ins>
      <w:ins w:id="2392" w:author="Michael Jennions" w:date="2020-08-11T22:34:00Z">
        <w:r w:rsidR="00F551AF">
          <w:rPr>
            <w:rFonts w:ascii="Garamond" w:hAnsi="Garamond"/>
            <w:color w:val="0070C0"/>
          </w:rPr>
          <w:t>birds</w:t>
        </w:r>
      </w:ins>
      <w:ins w:id="2393" w:author="Michael Jennions" w:date="2020-08-17T15:16:00Z">
        <w:r w:rsidR="00770FA5">
          <w:rPr>
            <w:rFonts w:ascii="Garamond" w:hAnsi="Garamond"/>
            <w:color w:val="0070C0"/>
          </w:rPr>
          <w:t>-</w:t>
        </w:r>
      </w:ins>
      <w:ins w:id="2394" w:author="Michael Jennions" w:date="2020-08-11T22:34:00Z">
        <w:r w:rsidR="00F551AF">
          <w:rPr>
            <w:rFonts w:ascii="Garamond" w:hAnsi="Garamond"/>
            <w:color w:val="0070C0"/>
          </w:rPr>
          <w:t>of</w:t>
        </w:r>
      </w:ins>
      <w:ins w:id="2395" w:author="Michael Jennions" w:date="2020-08-17T15:16:00Z">
        <w:r w:rsidR="00770FA5">
          <w:rPr>
            <w:rFonts w:ascii="Garamond" w:hAnsi="Garamond"/>
            <w:color w:val="0070C0"/>
          </w:rPr>
          <w:t>-</w:t>
        </w:r>
      </w:ins>
      <w:ins w:id="2396" w:author="Michael Jennions" w:date="2020-08-11T22:34:00Z">
        <w:r w:rsidR="00F551AF">
          <w:rPr>
            <w:rFonts w:ascii="Garamond" w:hAnsi="Garamond"/>
            <w:color w:val="0070C0"/>
          </w:rPr>
          <w:t>paradise).</w:t>
        </w:r>
      </w:ins>
      <w:ins w:id="2397" w:author="Michael Jennions" w:date="2020-08-11T22:28:00Z">
        <w:r w:rsidR="00F551AF">
          <w:rPr>
            <w:rFonts w:ascii="Garamond" w:hAnsi="Garamond"/>
            <w:color w:val="0070C0"/>
          </w:rPr>
          <w:t xml:space="preserve"> </w:t>
        </w:r>
      </w:ins>
      <w:ins w:id="2398" w:author="Michael Jennions" w:date="2020-08-11T22:34:00Z">
        <w:r w:rsidR="00F551AF">
          <w:rPr>
            <w:rFonts w:ascii="Garamond" w:hAnsi="Garamond"/>
            <w:color w:val="0070C0"/>
          </w:rPr>
          <w:t xml:space="preserve">As with aggression, selection on proximate mechanisms that affect </w:t>
        </w:r>
      </w:ins>
      <w:ins w:id="2399" w:author="Michael Jennions" w:date="2020-08-11T22:35:00Z">
        <w:r w:rsidR="00F551AF">
          <w:rPr>
            <w:rFonts w:ascii="Garamond" w:hAnsi="Garamond"/>
            <w:color w:val="0070C0"/>
          </w:rPr>
          <w:t>courtship</w:t>
        </w:r>
      </w:ins>
      <w:ins w:id="2400" w:author="Michael Jennions" w:date="2020-08-11T22:34:00Z">
        <w:r w:rsidR="00F551AF">
          <w:rPr>
            <w:rFonts w:ascii="Garamond" w:hAnsi="Garamond"/>
            <w:color w:val="0070C0"/>
          </w:rPr>
          <w:t xml:space="preserve"> behaviour is likely to </w:t>
        </w:r>
      </w:ins>
      <w:ins w:id="2401" w:author="Michael Jennions" w:date="2020-08-11T22:35:00Z">
        <w:r w:rsidR="00F551AF">
          <w:rPr>
            <w:rFonts w:ascii="Garamond" w:hAnsi="Garamond"/>
            <w:color w:val="0070C0"/>
          </w:rPr>
          <w:t>affect</w:t>
        </w:r>
      </w:ins>
      <w:ins w:id="2402" w:author="Michael Jennions" w:date="2020-08-11T22:34:00Z">
        <w:r w:rsidR="00F551AF">
          <w:rPr>
            <w:rFonts w:ascii="Garamond" w:hAnsi="Garamond"/>
            <w:color w:val="0070C0"/>
          </w:rPr>
          <w:t xml:space="preserve"> </w:t>
        </w:r>
      </w:ins>
      <w:ins w:id="2403" w:author="Michael Jennions" w:date="2020-08-11T22:35:00Z">
        <w:r w:rsidR="00F551AF">
          <w:rPr>
            <w:rFonts w:ascii="Garamond" w:hAnsi="Garamond"/>
            <w:color w:val="0070C0"/>
          </w:rPr>
          <w:t>non-sexual</w:t>
        </w:r>
      </w:ins>
      <w:ins w:id="2404" w:author="Michael Jennions" w:date="2020-08-11T22:34:00Z">
        <w:r w:rsidR="00F551AF">
          <w:rPr>
            <w:rFonts w:ascii="Garamond" w:hAnsi="Garamond"/>
            <w:color w:val="0070C0"/>
          </w:rPr>
          <w:t xml:space="preserve"> behaviour as a by</w:t>
        </w:r>
      </w:ins>
      <w:ins w:id="2405" w:author="Michael Jennions" w:date="2020-08-11T22:35:00Z">
        <w:r w:rsidR="00F551AF">
          <w:rPr>
            <w:rFonts w:ascii="Garamond" w:hAnsi="Garamond"/>
            <w:color w:val="0070C0"/>
          </w:rPr>
          <w:t>-product.</w:t>
        </w:r>
      </w:ins>
      <w:ins w:id="2406" w:author="Michael Jennions" w:date="2020-08-11T22:34:00Z">
        <w:r w:rsidR="00F551AF">
          <w:rPr>
            <w:rFonts w:ascii="Garamond" w:hAnsi="Garamond"/>
            <w:color w:val="0070C0"/>
          </w:rPr>
          <w:t xml:space="preserve"> </w:t>
        </w:r>
      </w:ins>
      <w:ins w:id="2407" w:author="Michael Jennions" w:date="2020-08-11T22:35:00Z">
        <w:r w:rsidR="00F551AF">
          <w:rPr>
            <w:rFonts w:ascii="Garamond" w:hAnsi="Garamond"/>
            <w:color w:val="0070C0"/>
          </w:rPr>
          <w:t xml:space="preserve">Finally, sexual selection often favours male persistence or </w:t>
        </w:r>
      </w:ins>
      <w:ins w:id="2408" w:author="Michael Jennions" w:date="2020-08-17T15:17:00Z">
        <w:r w:rsidR="00770FA5">
          <w:rPr>
            <w:rFonts w:ascii="Garamond" w:hAnsi="Garamond"/>
            <w:color w:val="0070C0"/>
          </w:rPr>
          <w:t xml:space="preserve">sexual </w:t>
        </w:r>
      </w:ins>
      <w:ins w:id="2409" w:author="Michael Jennions" w:date="2020-08-11T22:35:00Z">
        <w:r w:rsidR="00F551AF">
          <w:rPr>
            <w:rFonts w:ascii="Garamond" w:hAnsi="Garamond"/>
            <w:color w:val="0070C0"/>
          </w:rPr>
          <w:t>coercivenes</w:t>
        </w:r>
      </w:ins>
      <w:ins w:id="2410" w:author="Michael Jennions" w:date="2020-08-11T22:36:00Z">
        <w:r w:rsidR="00F551AF">
          <w:rPr>
            <w:rFonts w:ascii="Garamond" w:hAnsi="Garamond"/>
            <w:color w:val="0070C0"/>
          </w:rPr>
          <w:t>s in species where courtship is minimal (e.g. water</w:t>
        </w:r>
      </w:ins>
      <w:ins w:id="2411" w:author="Michael Jennions" w:date="2020-08-11T23:03:00Z">
        <w:r w:rsidR="00131979">
          <w:rPr>
            <w:rFonts w:ascii="Garamond" w:hAnsi="Garamond"/>
            <w:color w:val="0070C0"/>
          </w:rPr>
          <w:t xml:space="preserve"> </w:t>
        </w:r>
      </w:ins>
      <w:ins w:id="2412" w:author="Michael Jennions" w:date="2020-08-11T22:36:00Z">
        <w:r w:rsidR="00F551AF">
          <w:rPr>
            <w:rFonts w:ascii="Garamond" w:hAnsi="Garamond"/>
            <w:color w:val="0070C0"/>
          </w:rPr>
          <w:t>strider</w:t>
        </w:r>
      </w:ins>
      <w:ins w:id="2413" w:author="Michael Jennions" w:date="2020-08-11T23:03:00Z">
        <w:r w:rsidR="00131979">
          <w:rPr>
            <w:rFonts w:ascii="Garamond" w:hAnsi="Garamond"/>
            <w:color w:val="0070C0"/>
          </w:rPr>
          <w:t>s</w:t>
        </w:r>
      </w:ins>
      <w:ins w:id="2414" w:author="Michael Jennions" w:date="2020-08-11T22:36:00Z">
        <w:r w:rsidR="00F551AF">
          <w:rPr>
            <w:rFonts w:ascii="Garamond" w:hAnsi="Garamond"/>
            <w:color w:val="0070C0"/>
          </w:rPr>
          <w:t>, some poecilid fishes)</w:t>
        </w:r>
      </w:ins>
      <w:ins w:id="2415" w:author="Michael Jennions" w:date="2020-08-17T15:17:00Z">
        <w:r w:rsidR="00770FA5">
          <w:rPr>
            <w:rFonts w:ascii="Garamond" w:hAnsi="Garamond"/>
            <w:color w:val="0070C0"/>
          </w:rPr>
          <w:t xml:space="preserve"> (</w:t>
        </w:r>
        <w:r w:rsidR="00770FA5" w:rsidRPr="00770FA5">
          <w:rPr>
            <w:rFonts w:ascii="Garamond" w:hAnsi="Garamond"/>
            <w:color w:val="0070C0"/>
            <w:highlight w:val="cyan"/>
            <w:rPrChange w:id="2416" w:author="Michael Jennions" w:date="2020-08-17T15:17:00Z">
              <w:rPr>
                <w:rFonts w:ascii="Garamond" w:hAnsi="Garamond"/>
                <w:color w:val="0070C0"/>
              </w:rPr>
            </w:rPrChange>
          </w:rPr>
          <w:t>REF Parker Cluttobrock</w:t>
        </w:r>
        <w:r w:rsidR="00770FA5">
          <w:rPr>
            <w:rFonts w:ascii="Garamond" w:hAnsi="Garamond"/>
            <w:color w:val="0070C0"/>
          </w:rPr>
          <w:t>)</w:t>
        </w:r>
      </w:ins>
      <w:ins w:id="2417" w:author="Michael Jennions" w:date="2020-08-11T22:58:00Z">
        <w:r w:rsidR="00131979">
          <w:rPr>
            <w:rFonts w:ascii="Garamond" w:hAnsi="Garamond"/>
            <w:color w:val="0070C0"/>
          </w:rPr>
          <w:t xml:space="preserve">, which is, again,  </w:t>
        </w:r>
      </w:ins>
      <w:ins w:id="2418" w:author="Michael Jennions" w:date="2020-08-11T22:36:00Z">
        <w:r w:rsidR="00F551AF">
          <w:rPr>
            <w:rFonts w:ascii="Garamond" w:hAnsi="Garamond"/>
            <w:color w:val="0070C0"/>
          </w:rPr>
          <w:t xml:space="preserve">likely </w:t>
        </w:r>
      </w:ins>
      <w:ins w:id="2419" w:author="Michael Jennions" w:date="2020-08-11T22:37:00Z">
        <w:r w:rsidR="00F551AF">
          <w:rPr>
            <w:rFonts w:ascii="Garamond" w:hAnsi="Garamond"/>
            <w:color w:val="0070C0"/>
          </w:rPr>
          <w:t xml:space="preserve">to </w:t>
        </w:r>
      </w:ins>
      <w:ins w:id="2420" w:author="Michael Jennions" w:date="2020-08-17T15:17:00Z">
        <w:r w:rsidR="00770FA5">
          <w:rPr>
            <w:rFonts w:ascii="Garamond" w:hAnsi="Garamond"/>
            <w:color w:val="0070C0"/>
          </w:rPr>
          <w:t>a</w:t>
        </w:r>
      </w:ins>
      <w:ins w:id="2421" w:author="Michael Jennions" w:date="2020-08-11T22:37:00Z">
        <w:r w:rsidR="00F551AF">
          <w:rPr>
            <w:rFonts w:ascii="Garamond" w:hAnsi="Garamond"/>
            <w:color w:val="0070C0"/>
          </w:rPr>
          <w:t xml:space="preserve">ffect </w:t>
        </w:r>
      </w:ins>
      <w:ins w:id="2422" w:author="Michael Jennions" w:date="2020-08-11T22:58:00Z">
        <w:r w:rsidR="00131979">
          <w:rPr>
            <w:rFonts w:ascii="Garamond" w:hAnsi="Garamond"/>
            <w:color w:val="0070C0"/>
          </w:rPr>
          <w:t>animal personality traits like</w:t>
        </w:r>
      </w:ins>
      <w:ins w:id="2423" w:author="Michael Jennions" w:date="2020-08-11T22:37:00Z">
        <w:r w:rsidR="00F551AF">
          <w:rPr>
            <w:rFonts w:ascii="Garamond" w:hAnsi="Garamond"/>
            <w:color w:val="0070C0"/>
          </w:rPr>
          <w:t xml:space="preserve"> </w:t>
        </w:r>
      </w:ins>
      <w:ins w:id="2424" w:author="Michael Jennions" w:date="2020-08-11T22:59:00Z">
        <w:r w:rsidR="00131979" w:rsidRPr="005D4781">
          <w:rPr>
            <w:rFonts w:ascii="Garamond" w:hAnsi="Garamond"/>
            <w:color w:val="0070C0"/>
          </w:rPr>
          <w:t>activity</w:t>
        </w:r>
        <w:r w:rsidR="00131979">
          <w:rPr>
            <w:rFonts w:ascii="Garamond" w:hAnsi="Garamond"/>
            <w:color w:val="0070C0"/>
          </w:rPr>
          <w:t xml:space="preserve"> and</w:t>
        </w:r>
        <w:r w:rsidR="00131979" w:rsidRPr="005D4781">
          <w:rPr>
            <w:rFonts w:ascii="Garamond" w:hAnsi="Garamond"/>
            <w:color w:val="0070C0"/>
          </w:rPr>
          <w:t xml:space="preserve"> aggression</w:t>
        </w:r>
        <w:r w:rsidR="00131979">
          <w:rPr>
            <w:rFonts w:ascii="Garamond" w:hAnsi="Garamond"/>
            <w:color w:val="0070C0"/>
          </w:rPr>
          <w:t xml:space="preserve"> </w:t>
        </w:r>
      </w:ins>
      <w:ins w:id="2425" w:author="Michael Jennions" w:date="2020-08-11T22:58:00Z">
        <w:r w:rsidR="00131979">
          <w:rPr>
            <w:rFonts w:ascii="Garamond" w:hAnsi="Garamond"/>
            <w:color w:val="0070C0"/>
          </w:rPr>
          <w:t>as a by</w:t>
        </w:r>
      </w:ins>
      <w:ins w:id="2426" w:author="Michael Jennions" w:date="2020-08-11T22:59:00Z">
        <w:r w:rsidR="00131979">
          <w:rPr>
            <w:rFonts w:ascii="Garamond" w:hAnsi="Garamond"/>
            <w:color w:val="0070C0"/>
          </w:rPr>
          <w:t>-</w:t>
        </w:r>
      </w:ins>
      <w:ins w:id="2427" w:author="Michael Jennions" w:date="2020-08-11T22:58:00Z">
        <w:r w:rsidR="00131979">
          <w:rPr>
            <w:rFonts w:ascii="Garamond" w:hAnsi="Garamond"/>
            <w:color w:val="0070C0"/>
          </w:rPr>
          <w:t>product</w:t>
        </w:r>
      </w:ins>
      <w:ins w:id="2428" w:author="Michael Jennions" w:date="2020-08-11T22:38:00Z">
        <w:r w:rsidR="00F551AF">
          <w:rPr>
            <w:rFonts w:ascii="Garamond" w:hAnsi="Garamond"/>
            <w:color w:val="0070C0"/>
          </w:rPr>
          <w:t>.</w:t>
        </w:r>
      </w:ins>
      <w:del w:id="2429" w:author="Michael Jennions" w:date="2020-08-11T22:38:00Z">
        <w:r w:rsidR="000005F9" w:rsidRPr="00814634" w:rsidDel="00F551AF">
          <w:rPr>
            <w:rFonts w:ascii="Garamond" w:hAnsi="Garamond"/>
            <w:color w:val="FF0000"/>
          </w:rPr>
          <w:delText xml:space="preserve"> </w:delText>
        </w:r>
      </w:del>
      <w:ins w:id="2430" w:author="Michael Jennions" w:date="2020-08-11T23:04:00Z">
        <w:r w:rsidR="00817963">
          <w:rPr>
            <w:rFonts w:ascii="Garamond" w:hAnsi="Garamond"/>
            <w:color w:val="0070C0"/>
          </w:rPr>
          <w:t xml:space="preserve"> </w:t>
        </w:r>
      </w:ins>
    </w:p>
    <w:p w14:paraId="74B3242A" w14:textId="77777777" w:rsidR="00817963" w:rsidRDefault="00817963" w:rsidP="00817963">
      <w:pPr>
        <w:rPr>
          <w:ins w:id="2431" w:author="Michael Jennions" w:date="2020-08-11T23:04:00Z"/>
          <w:rFonts w:ascii="Garamond" w:hAnsi="Garamond"/>
          <w:color w:val="0070C0"/>
        </w:rPr>
      </w:pPr>
    </w:p>
    <w:p w14:paraId="33DF6821" w14:textId="4AC22CDF" w:rsidR="00131979" w:rsidRPr="00131979" w:rsidRDefault="00131979">
      <w:pPr>
        <w:rPr>
          <w:ins w:id="2432" w:author="Michael Jennions" w:date="2020-08-11T22:28:00Z"/>
          <w:rFonts w:ascii="Garamond" w:hAnsi="Garamond"/>
          <w:color w:val="0070C0"/>
          <w:rPrChange w:id="2433" w:author="Michael Jennions" w:date="2020-08-11T23:02:00Z">
            <w:rPr>
              <w:ins w:id="2434" w:author="Michael Jennions" w:date="2020-08-11T22:28:00Z"/>
              <w:rFonts w:ascii="Garamond" w:hAnsi="Garamond"/>
              <w:color w:val="FF0000"/>
            </w:rPr>
          </w:rPrChange>
        </w:rPr>
        <w:pPrChange w:id="2435" w:author="Michael Jennions" w:date="2020-08-17T15:17:00Z">
          <w:pPr>
            <w:ind w:firstLine="360"/>
          </w:pPr>
        </w:pPrChange>
      </w:pPr>
      <w:ins w:id="2436" w:author="Michael Jennions" w:date="2020-08-11T22:59:00Z">
        <w:r w:rsidRPr="003502BC">
          <w:rPr>
            <w:rFonts w:ascii="Garamond" w:hAnsi="Garamond"/>
            <w:color w:val="0070C0"/>
          </w:rPr>
          <w:t xml:space="preserve">Based on the </w:t>
        </w:r>
        <w:r>
          <w:rPr>
            <w:rFonts w:ascii="Garamond" w:hAnsi="Garamond"/>
            <w:color w:val="0070C0"/>
          </w:rPr>
          <w:t xml:space="preserve">four </w:t>
        </w:r>
        <w:r w:rsidRPr="003502BC">
          <w:rPr>
            <w:rFonts w:ascii="Garamond" w:hAnsi="Garamond"/>
            <w:color w:val="0070C0"/>
          </w:rPr>
          <w:t xml:space="preserve">arguments </w:t>
        </w:r>
        <w:r>
          <w:rPr>
            <w:rFonts w:ascii="Garamond" w:hAnsi="Garamond"/>
            <w:color w:val="0070C0"/>
          </w:rPr>
          <w:t xml:space="preserve">we </w:t>
        </w:r>
      </w:ins>
      <w:ins w:id="2437" w:author="Michael Jennions" w:date="2020-08-17T15:17:00Z">
        <w:r w:rsidR="00770FA5">
          <w:rPr>
            <w:rFonts w:ascii="Garamond" w:hAnsi="Garamond"/>
            <w:color w:val="0070C0"/>
          </w:rPr>
          <w:t xml:space="preserve">have </w:t>
        </w:r>
      </w:ins>
      <w:ins w:id="2438" w:author="Michael Jennions" w:date="2020-08-11T22:59:00Z">
        <w:r>
          <w:rPr>
            <w:rFonts w:ascii="Garamond" w:hAnsi="Garamond"/>
            <w:color w:val="0070C0"/>
          </w:rPr>
          <w:t>outlined</w:t>
        </w:r>
        <w:r w:rsidRPr="003502BC">
          <w:rPr>
            <w:rFonts w:ascii="Garamond" w:hAnsi="Garamond"/>
            <w:color w:val="0070C0"/>
          </w:rPr>
          <w:t xml:space="preserve">, </w:t>
        </w:r>
      </w:ins>
      <w:ins w:id="2439" w:author="Michael Jennions" w:date="2020-08-11T23:00:00Z">
        <w:r>
          <w:rPr>
            <w:rFonts w:ascii="Garamond" w:hAnsi="Garamond"/>
            <w:color w:val="0070C0"/>
          </w:rPr>
          <w:t xml:space="preserve">sexual selection is likely to </w:t>
        </w:r>
      </w:ins>
      <w:ins w:id="2440" w:author="Michael Jennions" w:date="2020-08-11T23:01:00Z">
        <w:r>
          <w:rPr>
            <w:rFonts w:ascii="Garamond" w:hAnsi="Garamond"/>
            <w:color w:val="0070C0"/>
          </w:rPr>
          <w:t>amplify</w:t>
        </w:r>
      </w:ins>
      <w:ins w:id="2441" w:author="Michael Jennions" w:date="2020-08-11T23:00:00Z">
        <w:r>
          <w:rPr>
            <w:rFonts w:ascii="Garamond" w:hAnsi="Garamond"/>
            <w:color w:val="0070C0"/>
          </w:rPr>
          <w:t xml:space="preserve"> variation in sexual</w:t>
        </w:r>
      </w:ins>
      <w:ins w:id="2442" w:author="Michael Jennions" w:date="2020-08-11T23:04:00Z">
        <w:r w:rsidR="00817963">
          <w:rPr>
            <w:rFonts w:ascii="Garamond" w:hAnsi="Garamond"/>
            <w:color w:val="0070C0"/>
          </w:rPr>
          <w:t>ly selected</w:t>
        </w:r>
      </w:ins>
      <w:ins w:id="2443" w:author="Michael Jennions" w:date="2020-08-11T23:00:00Z">
        <w:r>
          <w:rPr>
            <w:rFonts w:ascii="Garamond" w:hAnsi="Garamond"/>
            <w:color w:val="0070C0"/>
          </w:rPr>
          <w:t xml:space="preserve"> </w:t>
        </w:r>
      </w:ins>
      <w:ins w:id="2444" w:author="Michael Jennions" w:date="2020-08-11T23:01:00Z">
        <w:r>
          <w:rPr>
            <w:rFonts w:ascii="Garamond" w:hAnsi="Garamond"/>
            <w:color w:val="0070C0"/>
          </w:rPr>
          <w:t>behaviour</w:t>
        </w:r>
      </w:ins>
      <w:ins w:id="2445" w:author="Michael Jennions" w:date="2020-08-11T23:04:00Z">
        <w:r w:rsidR="00817963">
          <w:rPr>
            <w:rFonts w:ascii="Garamond" w:hAnsi="Garamond"/>
            <w:color w:val="0070C0"/>
          </w:rPr>
          <w:t>s</w:t>
        </w:r>
      </w:ins>
      <w:ins w:id="2446" w:author="Michael Jennions" w:date="2020-08-11T23:01:00Z">
        <w:r>
          <w:rPr>
            <w:rFonts w:ascii="Garamond" w:hAnsi="Garamond"/>
            <w:color w:val="0070C0"/>
          </w:rPr>
          <w:t xml:space="preserve"> and, as a by</w:t>
        </w:r>
      </w:ins>
      <w:ins w:id="2447" w:author="Michael Jennions" w:date="2020-08-11T23:03:00Z">
        <w:r>
          <w:rPr>
            <w:rFonts w:ascii="Garamond" w:hAnsi="Garamond"/>
            <w:color w:val="0070C0"/>
          </w:rPr>
          <w:t>-</w:t>
        </w:r>
      </w:ins>
      <w:ins w:id="2448" w:author="Michael Jennions" w:date="2020-08-11T23:01:00Z">
        <w:r>
          <w:rPr>
            <w:rFonts w:ascii="Garamond" w:hAnsi="Garamond"/>
            <w:color w:val="0070C0"/>
          </w:rPr>
          <w:t xml:space="preserve">product, </w:t>
        </w:r>
      </w:ins>
      <w:ins w:id="2449" w:author="Michael Jennions" w:date="2020-08-17T15:18:00Z">
        <w:r w:rsidR="00770FA5">
          <w:rPr>
            <w:rFonts w:ascii="Garamond" w:hAnsi="Garamond"/>
            <w:color w:val="0070C0"/>
          </w:rPr>
          <w:t>any</w:t>
        </w:r>
      </w:ins>
      <w:ins w:id="2450" w:author="Michael Jennions" w:date="2020-08-11T23:01:00Z">
        <w:r>
          <w:rPr>
            <w:rFonts w:ascii="Garamond" w:hAnsi="Garamond"/>
            <w:color w:val="0070C0"/>
          </w:rPr>
          <w:t xml:space="preserve"> associated behaviours that contribute to an individual’s personality.  For example, in the case of selectio</w:t>
        </w:r>
      </w:ins>
      <w:ins w:id="2451" w:author="Michael Jennions" w:date="2020-08-11T23:02:00Z">
        <w:r>
          <w:rPr>
            <w:rFonts w:ascii="Garamond" w:hAnsi="Garamond"/>
            <w:color w:val="0070C0"/>
          </w:rPr>
          <w:t xml:space="preserve">n on fight behaviour, </w:t>
        </w:r>
      </w:ins>
      <w:ins w:id="2452" w:author="Michael Jennions" w:date="2020-08-11T22:59:00Z">
        <w:r w:rsidRPr="003502BC">
          <w:rPr>
            <w:rFonts w:ascii="Garamond" w:hAnsi="Garamond"/>
            <w:color w:val="0070C0"/>
          </w:rPr>
          <w:t xml:space="preserve">this implies that </w:t>
        </w:r>
      </w:ins>
      <w:ins w:id="2453" w:author="Michael Jennions" w:date="2020-08-17T15:19:00Z">
        <w:r w:rsidR="00770FA5">
          <w:rPr>
            <w:rFonts w:ascii="Garamond" w:hAnsi="Garamond"/>
            <w:color w:val="0070C0"/>
          </w:rPr>
          <w:t>aggressiveness</w:t>
        </w:r>
      </w:ins>
      <w:ins w:id="2454" w:author="Michael Jennions" w:date="2020-08-11T22:59:00Z">
        <w:r w:rsidRPr="003502BC">
          <w:rPr>
            <w:rFonts w:ascii="Garamond" w:hAnsi="Garamond"/>
            <w:color w:val="0070C0"/>
          </w:rPr>
          <w:t xml:space="preserve"> </w:t>
        </w:r>
      </w:ins>
      <w:ins w:id="2455" w:author="Michael Jennions" w:date="2020-08-11T23:03:00Z">
        <w:r>
          <w:rPr>
            <w:rFonts w:ascii="Garamond" w:hAnsi="Garamond"/>
            <w:color w:val="0070C0"/>
          </w:rPr>
          <w:t>is</w:t>
        </w:r>
      </w:ins>
      <w:ins w:id="2456" w:author="Michael Jennions" w:date="2020-08-11T22:59:00Z">
        <w:r w:rsidRPr="003502BC">
          <w:rPr>
            <w:rFonts w:ascii="Garamond" w:hAnsi="Garamond"/>
            <w:color w:val="0070C0"/>
          </w:rPr>
          <w:t xml:space="preserve"> </w:t>
        </w:r>
        <w:r>
          <w:rPr>
            <w:rFonts w:ascii="Garamond" w:hAnsi="Garamond"/>
            <w:color w:val="0070C0"/>
          </w:rPr>
          <w:t xml:space="preserve">therefore </w:t>
        </w:r>
        <w:r w:rsidRPr="003502BC">
          <w:rPr>
            <w:rFonts w:ascii="Garamond" w:hAnsi="Garamond"/>
            <w:color w:val="0070C0"/>
          </w:rPr>
          <w:t>a</w:t>
        </w:r>
      </w:ins>
      <w:ins w:id="2457" w:author="Michael Jennions" w:date="2020-08-18T11:50:00Z">
        <w:r w:rsidR="007A02EE">
          <w:rPr>
            <w:rFonts w:ascii="Garamond" w:hAnsi="Garamond"/>
            <w:color w:val="0070C0"/>
          </w:rPr>
          <w:t>n aspect of</w:t>
        </w:r>
      </w:ins>
      <w:ins w:id="2458" w:author="Michael Jennions" w:date="2020-08-11T22:59:00Z">
        <w:r w:rsidRPr="003502BC">
          <w:rPr>
            <w:rFonts w:ascii="Garamond" w:hAnsi="Garamond"/>
            <w:color w:val="0070C0"/>
          </w:rPr>
          <w:t xml:space="preserve"> personality where males </w:t>
        </w:r>
      </w:ins>
      <w:ins w:id="2459" w:author="Michael Jennions" w:date="2020-08-17T15:18:00Z">
        <w:r w:rsidR="00770FA5">
          <w:rPr>
            <w:rFonts w:ascii="Garamond" w:hAnsi="Garamond"/>
            <w:color w:val="0070C0"/>
          </w:rPr>
          <w:t>will be</w:t>
        </w:r>
      </w:ins>
      <w:ins w:id="2460" w:author="Michael Jennions" w:date="2020-08-11T22:59:00Z">
        <w:r w:rsidRPr="003502BC">
          <w:rPr>
            <w:rFonts w:ascii="Garamond" w:hAnsi="Garamond"/>
            <w:color w:val="0070C0"/>
          </w:rPr>
          <w:t xml:space="preserve"> more variable than females. In</w:t>
        </w:r>
      </w:ins>
      <w:ins w:id="2461" w:author="Michael Jennions" w:date="2020-08-11T23:03:00Z">
        <w:r>
          <w:rPr>
            <w:rFonts w:ascii="Garamond" w:hAnsi="Garamond"/>
            <w:color w:val="0070C0"/>
          </w:rPr>
          <w:t>deed, in</w:t>
        </w:r>
      </w:ins>
      <w:ins w:id="2462" w:author="Michael Jennions" w:date="2020-08-11T22:59:00Z">
        <w:r w:rsidRPr="003502BC">
          <w:rPr>
            <w:rFonts w:ascii="Garamond" w:hAnsi="Garamond"/>
            <w:color w:val="0070C0"/>
          </w:rPr>
          <w:t xml:space="preserve"> human</w:t>
        </w:r>
      </w:ins>
      <w:ins w:id="2463" w:author="Michael Jennions" w:date="2020-08-11T23:03:00Z">
        <w:r>
          <w:rPr>
            <w:rFonts w:ascii="Garamond" w:hAnsi="Garamond"/>
            <w:color w:val="0070C0"/>
          </w:rPr>
          <w:t>s</w:t>
        </w:r>
      </w:ins>
      <w:ins w:id="2464" w:author="Michael Jennions" w:date="2020-08-11T22:59:00Z">
        <w:r w:rsidRPr="003502BC">
          <w:rPr>
            <w:rFonts w:ascii="Garamond" w:hAnsi="Garamond"/>
            <w:color w:val="0070C0"/>
          </w:rPr>
          <w:t>, variation in two components of personality (agreeableness and neuroticism)</w:t>
        </w:r>
        <w:r>
          <w:rPr>
            <w:rFonts w:ascii="Garamond" w:hAnsi="Garamond"/>
            <w:color w:val="0070C0"/>
          </w:rPr>
          <w:t xml:space="preserve"> where high scores are </w:t>
        </w:r>
        <w:r w:rsidRPr="003502BC">
          <w:rPr>
            <w:rFonts w:ascii="Garamond" w:hAnsi="Garamond"/>
            <w:color w:val="0070C0"/>
          </w:rPr>
          <w:t xml:space="preserve">linked to </w:t>
        </w:r>
        <w:r>
          <w:rPr>
            <w:rFonts w:ascii="Garamond" w:hAnsi="Garamond"/>
            <w:color w:val="0070C0"/>
          </w:rPr>
          <w:t xml:space="preserve">aggressive </w:t>
        </w:r>
        <w:r w:rsidRPr="003502BC">
          <w:rPr>
            <w:rFonts w:ascii="Garamond" w:hAnsi="Garamond"/>
            <w:color w:val="0070C0"/>
          </w:rPr>
          <w:t>behaviour</w:t>
        </w:r>
        <w:r>
          <w:rPr>
            <w:rFonts w:ascii="Garamond" w:hAnsi="Garamond"/>
            <w:color w:val="0070C0"/>
          </w:rPr>
          <w:t xml:space="preserve">, </w:t>
        </w:r>
        <w:r w:rsidRPr="003502BC">
          <w:rPr>
            <w:rFonts w:ascii="Garamond" w:hAnsi="Garamond"/>
            <w:color w:val="0070C0"/>
          </w:rPr>
          <w:t xml:space="preserve">show greater variability </w:t>
        </w:r>
        <w:r>
          <w:rPr>
            <w:rFonts w:ascii="Garamond" w:hAnsi="Garamond"/>
            <w:color w:val="0070C0"/>
          </w:rPr>
          <w:t>among</w:t>
        </w:r>
        <w:r w:rsidRPr="003502BC">
          <w:rPr>
            <w:rFonts w:ascii="Garamond" w:hAnsi="Garamond"/>
            <w:color w:val="0070C0"/>
          </w:rPr>
          <w:t xml:space="preserve"> men than </w:t>
        </w:r>
        <w:r>
          <w:rPr>
            <w:rFonts w:ascii="Garamond" w:hAnsi="Garamond"/>
            <w:color w:val="0070C0"/>
          </w:rPr>
          <w:t xml:space="preserve">among </w:t>
        </w:r>
        <w:r w:rsidRPr="003502BC">
          <w:rPr>
            <w:rFonts w:ascii="Garamond" w:hAnsi="Garamond"/>
            <w:color w:val="0070C0"/>
          </w:rPr>
          <w:t>women (Budaev 1999, Archer &amp; Mehdikhani 2003).</w:t>
        </w:r>
      </w:ins>
      <w:ins w:id="2465" w:author="Michael Jennions" w:date="2020-08-11T23:05:00Z">
        <w:r w:rsidR="00817963">
          <w:rPr>
            <w:rFonts w:ascii="Garamond" w:hAnsi="Garamond"/>
            <w:color w:val="0070C0"/>
          </w:rPr>
          <w:t xml:space="preserve"> </w:t>
        </w:r>
      </w:ins>
      <w:ins w:id="2466" w:author="Michael Jennions" w:date="2020-08-17T15:19:00Z">
        <w:r w:rsidR="00770FA5">
          <w:rPr>
            <w:rFonts w:ascii="Garamond" w:hAnsi="Garamond"/>
            <w:color w:val="0070C0"/>
          </w:rPr>
          <w:t>T</w:t>
        </w:r>
      </w:ins>
      <w:ins w:id="2467" w:author="Michael Jennions" w:date="2020-08-11T23:05:00Z">
        <w:r w:rsidR="00817963">
          <w:rPr>
            <w:rFonts w:ascii="Garamond" w:hAnsi="Garamond"/>
            <w:color w:val="0070C0"/>
          </w:rPr>
          <w:t xml:space="preserve">his line of argument should apply to all species where there is </w:t>
        </w:r>
      </w:ins>
      <w:ins w:id="2468" w:author="Michael Jennions" w:date="2020-08-17T15:19:00Z">
        <w:r w:rsidR="00770FA5">
          <w:rPr>
            <w:rFonts w:ascii="Garamond" w:hAnsi="Garamond"/>
            <w:color w:val="0070C0"/>
          </w:rPr>
          <w:t xml:space="preserve">stronger </w:t>
        </w:r>
      </w:ins>
      <w:ins w:id="2469" w:author="Michael Jennions" w:date="2020-08-11T23:05:00Z">
        <w:r w:rsidR="00817963">
          <w:rPr>
            <w:rFonts w:ascii="Garamond" w:hAnsi="Garamond"/>
            <w:color w:val="0070C0"/>
          </w:rPr>
          <w:t xml:space="preserve">sexual selection on males, </w:t>
        </w:r>
      </w:ins>
      <w:ins w:id="2470" w:author="Michael Jennions" w:date="2020-08-17T15:20:00Z">
        <w:r w:rsidR="00770FA5">
          <w:rPr>
            <w:rFonts w:ascii="Garamond" w:hAnsi="Garamond"/>
            <w:color w:val="0070C0"/>
          </w:rPr>
          <w:t>such</w:t>
        </w:r>
      </w:ins>
      <w:ins w:id="2471" w:author="Michael Jennions" w:date="2020-08-11T23:05:00Z">
        <w:r w:rsidR="00817963">
          <w:rPr>
            <w:rFonts w:ascii="Garamond" w:hAnsi="Garamond"/>
            <w:color w:val="0070C0"/>
          </w:rPr>
          <w:t xml:space="preserve"> that sex differences in variation in behaviours and personality will be </w:t>
        </w:r>
      </w:ins>
      <w:ins w:id="2472" w:author="Michael Jennions" w:date="2020-08-11T23:06:00Z">
        <w:r w:rsidR="00817963">
          <w:rPr>
            <w:rFonts w:ascii="Garamond" w:hAnsi="Garamond"/>
            <w:color w:val="0070C0"/>
          </w:rPr>
          <w:t xml:space="preserve">greater the stronger the </w:t>
        </w:r>
      </w:ins>
      <w:ins w:id="2473" w:author="Michael Jennions" w:date="2020-08-17T15:20:00Z">
        <w:r w:rsidR="00770FA5">
          <w:rPr>
            <w:rFonts w:ascii="Garamond" w:hAnsi="Garamond"/>
            <w:color w:val="0070C0"/>
          </w:rPr>
          <w:t xml:space="preserve">relative </w:t>
        </w:r>
      </w:ins>
      <w:ins w:id="2474" w:author="Michael Jennions" w:date="2020-08-11T23:06:00Z">
        <w:r w:rsidR="00817963">
          <w:rPr>
            <w:rFonts w:ascii="Garamond" w:hAnsi="Garamond"/>
            <w:color w:val="0070C0"/>
          </w:rPr>
          <w:t xml:space="preserve">intensity of sexual selection on males. This is a key </w:t>
        </w:r>
      </w:ins>
      <w:ins w:id="2475" w:author="Michael Jennions" w:date="2020-08-11T23:07:00Z">
        <w:r w:rsidR="00817963">
          <w:rPr>
            <w:rFonts w:ascii="Garamond" w:hAnsi="Garamond"/>
            <w:color w:val="0070C0"/>
          </w:rPr>
          <w:t xml:space="preserve">empirical </w:t>
        </w:r>
      </w:ins>
      <w:ins w:id="2476" w:author="Michael Jennions" w:date="2020-08-11T23:06:00Z">
        <w:r w:rsidR="00817963">
          <w:rPr>
            <w:rFonts w:ascii="Garamond" w:hAnsi="Garamond"/>
            <w:color w:val="0070C0"/>
          </w:rPr>
          <w:t xml:space="preserve">claim that needs to be tested </w:t>
        </w:r>
      </w:ins>
      <w:ins w:id="2477" w:author="Michael Jennions" w:date="2020-08-17T15:20:00Z">
        <w:r w:rsidR="00770FA5">
          <w:rPr>
            <w:rFonts w:ascii="Garamond" w:hAnsi="Garamond"/>
            <w:color w:val="0070C0"/>
          </w:rPr>
          <w:t>before</w:t>
        </w:r>
      </w:ins>
      <w:ins w:id="2478" w:author="Michael Jennions" w:date="2020-08-11T23:07:00Z">
        <w:r w:rsidR="00817963">
          <w:rPr>
            <w:rFonts w:ascii="Garamond" w:hAnsi="Garamond"/>
            <w:color w:val="0070C0"/>
          </w:rPr>
          <w:t xml:space="preserve"> attribut</w:t>
        </w:r>
      </w:ins>
      <w:ins w:id="2479" w:author="Michael Jennions" w:date="2020-08-17T15:20:00Z">
        <w:r w:rsidR="00770FA5">
          <w:rPr>
            <w:rFonts w:ascii="Garamond" w:hAnsi="Garamond"/>
            <w:color w:val="0070C0"/>
          </w:rPr>
          <w:t>ing</w:t>
        </w:r>
      </w:ins>
      <w:ins w:id="2480" w:author="Michael Jennions" w:date="2020-08-11T23:07:00Z">
        <w:r w:rsidR="00817963">
          <w:rPr>
            <w:rFonts w:ascii="Garamond" w:hAnsi="Garamond"/>
            <w:color w:val="0070C0"/>
          </w:rPr>
          <w:t xml:space="preserve"> greater variation in personality among men than among women to </w:t>
        </w:r>
      </w:ins>
      <w:ins w:id="2481" w:author="Michael Jennions" w:date="2020-08-11T23:08:00Z">
        <w:r w:rsidR="00817963">
          <w:rPr>
            <w:rFonts w:ascii="Garamond" w:hAnsi="Garamond"/>
            <w:color w:val="0070C0"/>
          </w:rPr>
          <w:t xml:space="preserve">sex-specific </w:t>
        </w:r>
      </w:ins>
      <w:ins w:id="2482" w:author="Michael Jennions" w:date="2020-08-11T23:07:00Z">
        <w:r w:rsidR="00817963">
          <w:rPr>
            <w:rFonts w:ascii="Garamond" w:hAnsi="Garamond"/>
            <w:color w:val="0070C0"/>
          </w:rPr>
          <w:t>evolution</w:t>
        </w:r>
      </w:ins>
      <w:ins w:id="2483" w:author="Michael Jennions" w:date="2020-08-17T15:20:00Z">
        <w:r w:rsidR="00770FA5">
          <w:rPr>
            <w:rFonts w:ascii="Garamond" w:hAnsi="Garamond"/>
            <w:color w:val="0070C0"/>
          </w:rPr>
          <w:t xml:space="preserve"> </w:t>
        </w:r>
      </w:ins>
      <w:ins w:id="2484" w:author="Michael Jennions" w:date="2020-08-11T23:08:00Z">
        <w:r w:rsidR="00817963">
          <w:rPr>
            <w:rFonts w:ascii="Garamond" w:hAnsi="Garamond"/>
            <w:color w:val="0070C0"/>
          </w:rPr>
          <w:t xml:space="preserve">(e.g. </w:t>
        </w:r>
        <w:r w:rsidR="00817963" w:rsidRPr="00817963">
          <w:rPr>
            <w:rFonts w:ascii="Garamond" w:hAnsi="Garamond"/>
            <w:color w:val="0070C0"/>
            <w:highlight w:val="cyan"/>
            <w:rPrChange w:id="2485" w:author="Michael Jennions" w:date="2020-08-11T23:08:00Z">
              <w:rPr>
                <w:rFonts w:ascii="Garamond" w:hAnsi="Garamond"/>
                <w:color w:val="0070C0"/>
              </w:rPr>
            </w:rPrChange>
          </w:rPr>
          <w:t>Pinker quote</w:t>
        </w:r>
        <w:r w:rsidR="00817963">
          <w:rPr>
            <w:rFonts w:ascii="Garamond" w:hAnsi="Garamond"/>
            <w:color w:val="0070C0"/>
          </w:rPr>
          <w:t>).</w:t>
        </w:r>
      </w:ins>
      <w:ins w:id="2486" w:author="Michael Jennions" w:date="2020-08-11T23:06:00Z">
        <w:r w:rsidR="00817963">
          <w:rPr>
            <w:rFonts w:ascii="Garamond" w:hAnsi="Garamond"/>
            <w:color w:val="0070C0"/>
          </w:rPr>
          <w:t xml:space="preserve"> </w:t>
        </w:r>
      </w:ins>
    </w:p>
    <w:p w14:paraId="6DB33264" w14:textId="1C60444E" w:rsidR="00D5578C" w:rsidDel="00817963" w:rsidRDefault="006504DF">
      <w:pPr>
        <w:ind w:firstLine="360"/>
        <w:rPr>
          <w:del w:id="2487" w:author="Michael Jennions" w:date="2020-08-11T23:08:00Z"/>
          <w:rFonts w:ascii="Garamond" w:hAnsi="Garamond"/>
          <w:color w:val="FF0000"/>
        </w:rPr>
      </w:pPr>
      <w:del w:id="2488" w:author="Michael Jennions" w:date="2020-08-11T23:08:00Z">
        <w:r w:rsidRPr="00814634" w:rsidDel="00817963">
          <w:rPr>
            <w:rFonts w:ascii="Garamond" w:hAnsi="Garamond"/>
            <w:color w:val="FF0000"/>
          </w:rPr>
          <w:delText xml:space="preserve">Where the choosy sex (usually females) shows a strong preference for partners with a particular trait, that trait will have increased variance because it is under sexual selection </w:delText>
        </w:r>
        <w:r w:rsidRPr="00814634" w:rsidDel="00817963">
          <w:rPr>
            <w:rFonts w:ascii="Garamond" w:hAnsi="Garamond"/>
            <w:noProof/>
            <w:color w:val="FF0000"/>
          </w:rPr>
          <w:delText>(Pomiankowski &amp; Møller 1995</w:delText>
        </w:r>
        <w:r w:rsidRPr="00814634" w:rsidDel="00817963">
          <w:rPr>
            <w:rFonts w:ascii="Garamond" w:hAnsi="Garamond"/>
            <w:color w:val="FF0000"/>
          </w:rPr>
          <w:delText xml:space="preserve">). </w:delText>
        </w:r>
        <w:r w:rsidR="00B5151A" w:rsidRPr="00814634" w:rsidDel="00817963">
          <w:rPr>
            <w:rFonts w:ascii="Garamond" w:hAnsi="Garamond"/>
            <w:color w:val="FF0000"/>
          </w:rPr>
          <w:delText>Finally</w:delText>
        </w:r>
        <w:r w:rsidR="007C43C5" w:rsidRPr="00814634" w:rsidDel="00817963">
          <w:rPr>
            <w:rFonts w:ascii="Garamond" w:hAnsi="Garamond"/>
            <w:color w:val="FF0000"/>
          </w:rPr>
          <w:delText xml:space="preserve">, different sex roles can </w:delText>
        </w:r>
        <w:r w:rsidR="00847383" w:rsidRPr="00814634" w:rsidDel="00817963">
          <w:rPr>
            <w:rFonts w:ascii="Garamond" w:hAnsi="Garamond"/>
            <w:color w:val="FF0000"/>
          </w:rPr>
          <w:delText xml:space="preserve">also </w:delText>
        </w:r>
        <w:r w:rsidR="007C43C5" w:rsidRPr="00814634" w:rsidDel="00817963">
          <w:rPr>
            <w:rFonts w:ascii="Garamond" w:hAnsi="Garamond"/>
            <w:color w:val="FF0000"/>
          </w:rPr>
          <w:delText>drive sex differences</w:delText>
        </w:r>
        <w:r w:rsidR="00B5151A" w:rsidRPr="00814634" w:rsidDel="00817963">
          <w:rPr>
            <w:rFonts w:ascii="Garamond" w:hAnsi="Garamond"/>
            <w:color w:val="FF0000"/>
          </w:rPr>
          <w:delText xml:space="preserve"> in behaviour</w:delText>
        </w:r>
        <w:r w:rsidR="007C43C5" w:rsidRPr="00814634" w:rsidDel="00817963">
          <w:rPr>
            <w:rFonts w:ascii="Garamond" w:hAnsi="Garamond"/>
            <w:color w:val="FF0000"/>
          </w:rPr>
          <w:delText xml:space="preserve">. </w:delText>
        </w:r>
        <w:r w:rsidR="00B5151A" w:rsidRPr="00814634" w:rsidDel="00817963">
          <w:rPr>
            <w:rFonts w:ascii="Garamond" w:hAnsi="Garamond"/>
            <w:color w:val="FF0000"/>
          </w:rPr>
          <w:delText xml:space="preserve">Both mating system and parental care can change the strength of sexual selection on one sex (usually males), producing larger variances in </w:delText>
        </w:r>
        <w:r w:rsidR="005222E0" w:rsidRPr="00814634" w:rsidDel="00817963">
          <w:rPr>
            <w:rFonts w:ascii="Garamond" w:hAnsi="Garamond"/>
            <w:color w:val="FF0000"/>
          </w:rPr>
          <w:delText xml:space="preserve">male </w:delText>
        </w:r>
        <w:r w:rsidR="00B5151A" w:rsidRPr="00814634" w:rsidDel="00817963">
          <w:rPr>
            <w:rFonts w:ascii="Garamond" w:hAnsi="Garamond"/>
            <w:color w:val="FF0000"/>
          </w:rPr>
          <w:delText xml:space="preserve">reproductive success </w:delText>
        </w:r>
        <w:r w:rsidR="004923C5" w:rsidRPr="00814634" w:rsidDel="00817963">
          <w:rPr>
            <w:rFonts w:ascii="Garamond" w:hAnsi="Garamond"/>
            <w:color w:val="FF0000"/>
          </w:rPr>
          <w:fldChar w:fldCharType="begin" w:fldLock="1"/>
        </w:r>
        <w:r w:rsidR="00711861" w:rsidRPr="00814634" w:rsidDel="00817963">
          <w:rPr>
            <w:rFonts w:ascii="Garamond" w:hAnsi="Garamond"/>
            <w:color w:val="FF0000"/>
          </w:rPr>
          <w:del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delInstrText>
        </w:r>
        <w:r w:rsidR="004923C5" w:rsidRPr="00814634" w:rsidDel="00817963">
          <w:rPr>
            <w:rFonts w:ascii="Garamond" w:hAnsi="Garamond"/>
            <w:color w:val="FF0000"/>
          </w:rPr>
          <w:fldChar w:fldCharType="separate"/>
        </w:r>
        <w:r w:rsidR="004923C5" w:rsidRPr="00814634" w:rsidDel="00817963">
          <w:rPr>
            <w:rFonts w:ascii="Garamond" w:hAnsi="Garamond"/>
            <w:noProof/>
            <w:color w:val="FF0000"/>
          </w:rPr>
          <w:delText xml:space="preserve">(Janicke </w:delText>
        </w:r>
        <w:r w:rsidR="004923C5" w:rsidRPr="00814634" w:rsidDel="00817963">
          <w:rPr>
            <w:rFonts w:ascii="Garamond" w:hAnsi="Garamond"/>
            <w:i/>
            <w:noProof/>
            <w:color w:val="FF0000"/>
          </w:rPr>
          <w:delText>et al.</w:delText>
        </w:r>
        <w:r w:rsidR="004923C5" w:rsidRPr="00814634" w:rsidDel="00817963">
          <w:rPr>
            <w:rFonts w:ascii="Garamond" w:hAnsi="Garamond"/>
            <w:noProof/>
            <w:color w:val="FF0000"/>
          </w:rPr>
          <w:delText xml:space="preserve"> 2016)</w:delText>
        </w:r>
        <w:r w:rsidR="004923C5" w:rsidRPr="00814634" w:rsidDel="00817963">
          <w:rPr>
            <w:rFonts w:ascii="Garamond" w:hAnsi="Garamond"/>
            <w:color w:val="FF0000"/>
          </w:rPr>
          <w:fldChar w:fldCharType="end"/>
        </w:r>
        <w:r w:rsidR="00B5151A" w:rsidRPr="00814634" w:rsidDel="00817963">
          <w:rPr>
            <w:rFonts w:ascii="Garamond" w:hAnsi="Garamond"/>
            <w:color w:val="FF0000"/>
          </w:rPr>
          <w:delText xml:space="preserve">. </w:delText>
        </w:r>
        <w:r w:rsidR="004E5E64" w:rsidRPr="00814634" w:rsidDel="00817963">
          <w:rPr>
            <w:rFonts w:ascii="Garamond" w:hAnsi="Garamond"/>
            <w:color w:val="FF0000"/>
          </w:rPr>
          <w:delText>For example, species with</w:delText>
        </w:r>
        <w:r w:rsidR="007C43C5" w:rsidRPr="00814634" w:rsidDel="00817963">
          <w:rPr>
            <w:rFonts w:ascii="Garamond" w:hAnsi="Garamond"/>
            <w:color w:val="FF0000"/>
          </w:rPr>
          <w:delText xml:space="preserve"> </w:delText>
        </w:r>
        <w:r w:rsidR="0019587A" w:rsidRPr="00814634" w:rsidDel="00817963">
          <w:rPr>
            <w:rFonts w:ascii="Garamond" w:hAnsi="Garamond"/>
            <w:color w:val="FF0000"/>
          </w:rPr>
          <w:delText xml:space="preserve">monogamous </w:delText>
        </w:r>
        <w:r w:rsidR="004E5E64" w:rsidRPr="00814634" w:rsidDel="00817963">
          <w:rPr>
            <w:rFonts w:ascii="Garamond" w:hAnsi="Garamond"/>
            <w:color w:val="FF0000"/>
          </w:rPr>
          <w:delText xml:space="preserve">males that share parental care might have no sex differences </w:delText>
        </w:r>
        <w:r w:rsidR="007C43C5" w:rsidRPr="00814634" w:rsidDel="00817963">
          <w:rPr>
            <w:rFonts w:ascii="Garamond" w:hAnsi="Garamond"/>
            <w:color w:val="FF0000"/>
          </w:rPr>
          <w:delText>in</w:delText>
        </w:r>
        <w:r w:rsidR="004E5E64" w:rsidRPr="00814634" w:rsidDel="00817963">
          <w:rPr>
            <w:rFonts w:ascii="Garamond" w:hAnsi="Garamond"/>
            <w:color w:val="FF0000"/>
          </w:rPr>
          <w:delText xml:space="preserve"> their</w:delText>
        </w:r>
        <w:r w:rsidR="007C43C5" w:rsidRPr="00814634" w:rsidDel="00817963">
          <w:rPr>
            <w:rFonts w:ascii="Garamond" w:hAnsi="Garamond"/>
            <w:color w:val="FF0000"/>
          </w:rPr>
          <w:delText xml:space="preserve"> </w:delText>
        </w:r>
        <w:r w:rsidR="0019587A" w:rsidRPr="00814634" w:rsidDel="00817963">
          <w:rPr>
            <w:rFonts w:ascii="Garamond" w:hAnsi="Garamond"/>
            <w:color w:val="FF0000"/>
          </w:rPr>
          <w:delText>personalit</w:delText>
        </w:r>
        <w:r w:rsidR="004E5E64" w:rsidRPr="00814634" w:rsidDel="00817963">
          <w:rPr>
            <w:rFonts w:ascii="Garamond" w:hAnsi="Garamond"/>
            <w:color w:val="FF0000"/>
          </w:rPr>
          <w:delText>ies</w:delText>
        </w:r>
        <w:r w:rsidR="007C43C5" w:rsidRPr="00814634" w:rsidDel="00817963">
          <w:rPr>
            <w:rFonts w:ascii="Garamond" w:hAnsi="Garamond"/>
            <w:color w:val="FF0000"/>
          </w:rPr>
          <w:delText>, but</w:delText>
        </w:r>
        <w:r w:rsidR="004E5E64" w:rsidRPr="00814634" w:rsidDel="00817963">
          <w:rPr>
            <w:rFonts w:ascii="Garamond" w:hAnsi="Garamond"/>
            <w:color w:val="FF0000"/>
          </w:rPr>
          <w:delText xml:space="preserve"> </w:delText>
        </w:r>
        <w:r w:rsidR="007C43C5" w:rsidRPr="00814634" w:rsidDel="00817963">
          <w:rPr>
            <w:rFonts w:ascii="Garamond" w:hAnsi="Garamond"/>
            <w:color w:val="FF0000"/>
          </w:rPr>
          <w:delText xml:space="preserve">where males </w:delText>
        </w:r>
        <w:r w:rsidR="0019587A" w:rsidRPr="00814634" w:rsidDel="00817963">
          <w:rPr>
            <w:rFonts w:ascii="Garamond" w:hAnsi="Garamond"/>
            <w:color w:val="FF0000"/>
          </w:rPr>
          <w:delText>mate multiply and do not care for</w:delText>
        </w:r>
        <w:r w:rsidR="007C43C5" w:rsidRPr="00814634" w:rsidDel="00817963">
          <w:rPr>
            <w:rFonts w:ascii="Garamond" w:hAnsi="Garamond"/>
            <w:color w:val="FF0000"/>
          </w:rPr>
          <w:delText xml:space="preserve"> offspring </w:delText>
        </w:r>
        <w:r w:rsidR="004E5E64" w:rsidRPr="00814634" w:rsidDel="00817963">
          <w:rPr>
            <w:rFonts w:ascii="Garamond" w:hAnsi="Garamond"/>
            <w:color w:val="FF0000"/>
          </w:rPr>
          <w:delText xml:space="preserve">there might be more </w:delText>
        </w:r>
        <w:r w:rsidR="0019587A" w:rsidRPr="00814634" w:rsidDel="00817963">
          <w:rPr>
            <w:rFonts w:ascii="Garamond" w:hAnsi="Garamond"/>
            <w:color w:val="FF0000"/>
          </w:rPr>
          <w:delText>male-biased personality traits</w:delText>
        </w:r>
        <w:r w:rsidR="007C43C5" w:rsidRPr="00814634" w:rsidDel="00817963">
          <w:rPr>
            <w:rFonts w:ascii="Garamond" w:hAnsi="Garamond"/>
            <w:color w:val="FF0000"/>
          </w:rPr>
          <w:delText>.</w:delText>
        </w:r>
        <w:r w:rsidR="00672CA3" w:rsidRPr="00814634" w:rsidDel="00817963">
          <w:rPr>
            <w:rFonts w:ascii="Garamond" w:hAnsi="Garamond"/>
            <w:color w:val="FF0000"/>
          </w:rPr>
          <w:delTex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w:delText>
        </w:r>
      </w:del>
    </w:p>
    <w:p w14:paraId="53D34A34" w14:textId="7609049B" w:rsidR="007C43C5" w:rsidRPr="00814634" w:rsidDel="00817963" w:rsidRDefault="00672CA3" w:rsidP="00A23A49">
      <w:pPr>
        <w:ind w:firstLine="360"/>
        <w:rPr>
          <w:del w:id="2489" w:author="Michael Jennions" w:date="2020-08-11T23:08:00Z"/>
          <w:rFonts w:ascii="Garamond" w:hAnsi="Garamond"/>
          <w:color w:val="FF0000"/>
        </w:rPr>
      </w:pPr>
      <w:del w:id="2490" w:author="Michael Jennions" w:date="2020-08-11T23:08:00Z">
        <w:r w:rsidRPr="00814634" w:rsidDel="00817963">
          <w:rPr>
            <w:rFonts w:ascii="Garamond" w:hAnsi="Garamond"/>
            <w:color w:val="FF0000"/>
          </w:rPr>
          <w:delText xml:space="preserve"> </w:delText>
        </w:r>
        <w:r w:rsidR="007C43C5" w:rsidRPr="00814634" w:rsidDel="00817963">
          <w:rPr>
            <w:rFonts w:ascii="Garamond" w:hAnsi="Garamond"/>
            <w:color w:val="FF0000"/>
          </w:rPr>
          <w:delText xml:space="preserve">  </w:delText>
        </w:r>
      </w:del>
    </w:p>
    <w:p w14:paraId="372A5C38" w14:textId="42563818" w:rsidR="00674388" w:rsidRPr="00814634" w:rsidDel="00817963" w:rsidRDefault="00674388" w:rsidP="00674388">
      <w:pPr>
        <w:ind w:firstLine="360"/>
        <w:rPr>
          <w:del w:id="2491" w:author="Michael Jennions" w:date="2020-08-11T23:08:00Z"/>
          <w:moveTo w:id="2492" w:author="Michael Jennions" w:date="2020-08-09T23:14:00Z"/>
          <w:rFonts w:ascii="Garamond" w:hAnsi="Garamond"/>
          <w:color w:val="FF0000"/>
        </w:rPr>
      </w:pPr>
      <w:moveToRangeStart w:id="2493" w:author="Michael Jennions" w:date="2020-08-09T23:14:00Z" w:name="move47907281"/>
      <w:moveTo w:id="2494" w:author="Michael Jennions" w:date="2020-08-09T23:14:00Z">
        <w:del w:id="2495" w:author="Michael Jennions" w:date="2020-08-11T23:08:00Z">
          <w:r w:rsidRPr="00814634" w:rsidDel="00817963">
            <w:rPr>
              <w:rFonts w:ascii="Garamond" w:hAnsi="Garamond"/>
              <w:color w:val="FF0000"/>
            </w:rPr>
            <w:delText xml:space="preserve">Sex chromosomal arrangement and greater male variability can also extend to behaviours, as they too have a genetic underpinning </w:delText>
          </w:r>
          <w:r w:rsidRPr="00814634" w:rsidDel="00817963">
            <w:rPr>
              <w:rFonts w:ascii="Garamond" w:hAnsi="Garamond"/>
              <w:color w:val="FF0000"/>
            </w:rPr>
            <w:fldChar w:fldCharType="begin" w:fldLock="1"/>
          </w:r>
          <w:r w:rsidRPr="00814634" w:rsidDel="00817963">
            <w:rPr>
              <w:rFonts w:ascii="Garamond" w:hAnsi="Garamond"/>
              <w:color w:val="FF0000"/>
            </w:rPr>
            <w:del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delInstrText>
          </w:r>
          <w:r w:rsidRPr="00814634" w:rsidDel="00817963">
            <w:rPr>
              <w:rFonts w:ascii="Garamond" w:hAnsi="Garamond"/>
              <w:color w:val="FF0000"/>
            </w:rPr>
            <w:fldChar w:fldCharType="separate"/>
          </w:r>
          <w:r w:rsidRPr="00814634" w:rsidDel="00817963">
            <w:rPr>
              <w:rFonts w:ascii="Garamond" w:hAnsi="Garamond"/>
              <w:noProof/>
              <w:color w:val="FF0000"/>
            </w:rPr>
            <w:delText xml:space="preserve">(Dochtermann </w:delText>
          </w:r>
          <w:r w:rsidRPr="00814634" w:rsidDel="00817963">
            <w:rPr>
              <w:rFonts w:ascii="Garamond" w:hAnsi="Garamond"/>
              <w:i/>
              <w:noProof/>
              <w:color w:val="FF0000"/>
            </w:rPr>
            <w:delText>et al.</w:delText>
          </w:r>
          <w:r w:rsidRPr="00814634" w:rsidDel="00817963">
            <w:rPr>
              <w:rFonts w:ascii="Garamond" w:hAnsi="Garamond"/>
              <w:noProof/>
              <w:color w:val="FF0000"/>
            </w:rPr>
            <w:delText xml:space="preserve"> 2014)</w:delText>
          </w:r>
          <w:r w:rsidRPr="00814634" w:rsidDel="00817963">
            <w:rPr>
              <w:rFonts w:ascii="Garamond" w:hAnsi="Garamond"/>
              <w:color w:val="FF0000"/>
            </w:rPr>
            <w:fldChar w:fldCharType="end"/>
          </w:r>
          <w:r w:rsidRPr="00814634" w:rsidDel="00817963">
            <w:rPr>
              <w:rFonts w:ascii="Garamond" w:hAnsi="Garamond"/>
              <w:color w:val="FF0000"/>
            </w:rPr>
            <w:delText xml:space="preserve">. For example, men have greater representation at the tail ends of intelligence distributions, even when there are no mean differences in intelligence between men and women </w:delText>
          </w:r>
          <w:r w:rsidRPr="00814634" w:rsidDel="00817963">
            <w:rPr>
              <w:rFonts w:ascii="Garamond" w:hAnsi="Garamond"/>
              <w:color w:val="FF0000"/>
            </w:rPr>
            <w:fldChar w:fldCharType="begin" w:fldLock="1"/>
          </w:r>
          <w:r w:rsidRPr="00814634" w:rsidDel="00817963">
            <w:rPr>
              <w:rFonts w:ascii="Garamond" w:hAnsi="Garamond"/>
              <w:color w:val="FF0000"/>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delInstrText>
          </w:r>
          <w:r w:rsidRPr="00814634" w:rsidDel="00817963">
            <w:rPr>
              <w:rFonts w:ascii="Garamond" w:hAnsi="Garamond"/>
              <w:color w:val="FF0000"/>
            </w:rPr>
            <w:fldChar w:fldCharType="separate"/>
          </w:r>
          <w:r w:rsidRPr="00814634" w:rsidDel="00817963">
            <w:rPr>
              <w:rFonts w:ascii="Garamond" w:hAnsi="Garamond"/>
              <w:noProof/>
              <w:color w:val="FF0000"/>
            </w:rPr>
            <w:delText xml:space="preserve">(Feingold 1992; Halpern &amp; LaMay 2000; Arden &amp; Plomin 2006; Johnson </w:delText>
          </w:r>
          <w:r w:rsidRPr="00814634" w:rsidDel="00817963">
            <w:rPr>
              <w:rFonts w:ascii="Garamond" w:hAnsi="Garamond"/>
              <w:i/>
              <w:noProof/>
              <w:color w:val="FF0000"/>
            </w:rPr>
            <w:delText>et al.</w:delText>
          </w:r>
          <w:r w:rsidRPr="00814634" w:rsidDel="00817963">
            <w:rPr>
              <w:rFonts w:ascii="Garamond" w:hAnsi="Garamond"/>
              <w:noProof/>
              <w:color w:val="FF0000"/>
            </w:rPr>
            <w:delText xml:space="preserve"> 2008)</w:delText>
          </w:r>
          <w:r w:rsidRPr="00814634" w:rsidDel="00817963">
            <w:rPr>
              <w:rFonts w:ascii="Garamond" w:hAnsi="Garamond"/>
              <w:color w:val="FF0000"/>
            </w:rPr>
            <w:fldChar w:fldCharType="end"/>
          </w:r>
          <w:r w:rsidRPr="00814634" w:rsidDel="00817963">
            <w:rPr>
              <w:rFonts w:ascii="Garamond" w:hAnsi="Garamond"/>
              <w:color w:val="FF0000"/>
            </w:rPr>
            <w:delText xml:space="preserve">. </w:delText>
          </w:r>
        </w:del>
      </w:moveTo>
    </w:p>
    <w:moveToRangeEnd w:id="2493"/>
    <w:p w14:paraId="6BD294AA" w14:textId="77777777" w:rsidR="007C43C5" w:rsidRPr="00814634" w:rsidRDefault="007C43C5" w:rsidP="007C43C5">
      <w:pPr>
        <w:ind w:firstLine="720"/>
        <w:rPr>
          <w:rFonts w:ascii="Garamond" w:hAnsi="Garamond"/>
          <w:i/>
          <w:color w:val="FF0000"/>
        </w:rPr>
      </w:pPr>
    </w:p>
    <w:p w14:paraId="60D87DC4" w14:textId="41A8F7E1" w:rsidR="00DC0BA1" w:rsidRDefault="00C652E7" w:rsidP="00DC0BA1">
      <w:pPr>
        <w:ind w:firstLine="360"/>
        <w:rPr>
          <w:ins w:id="2496" w:author="Michael Jennions" w:date="2020-08-09T23:28:00Z"/>
          <w:rFonts w:ascii="Garamond" w:hAnsi="Garamond"/>
          <w:color w:val="0070C0"/>
        </w:rPr>
      </w:pPr>
      <w:ins w:id="2497" w:author="Michael Jennions" w:date="2020-08-17T15:20:00Z">
        <w:r>
          <w:rPr>
            <w:rFonts w:ascii="Garamond" w:hAnsi="Garamond"/>
            <w:color w:val="0070C0"/>
          </w:rPr>
          <w:t>Here w</w:t>
        </w:r>
      </w:ins>
      <w:ins w:id="2498" w:author="Michael Jennions" w:date="2020-08-11T21:10:00Z">
        <w:r w:rsidR="00A56774" w:rsidRPr="003F5C7D">
          <w:rPr>
            <w:rFonts w:ascii="Garamond" w:hAnsi="Garamond"/>
            <w:color w:val="0070C0"/>
          </w:rPr>
          <w:t xml:space="preserve">e </w:t>
        </w:r>
        <w:r w:rsidR="00A56774">
          <w:rPr>
            <w:rFonts w:ascii="Garamond" w:hAnsi="Garamond"/>
            <w:color w:val="0070C0"/>
          </w:rPr>
          <w:t>conduct a large-scale meta-analysis</w:t>
        </w:r>
        <w:r w:rsidR="00A56774" w:rsidRPr="00DC0BA1">
          <w:rPr>
            <w:rFonts w:ascii="Garamond" w:hAnsi="Garamond"/>
            <w:color w:val="0070C0"/>
          </w:rPr>
          <w:t xml:space="preserve"> </w:t>
        </w:r>
      </w:ins>
      <w:del w:id="2499" w:author="Michael Jennions" w:date="2020-08-11T21:10:00Z">
        <w:r w:rsidR="007C43C5" w:rsidRPr="00DC0BA1" w:rsidDel="00A56774">
          <w:rPr>
            <w:rFonts w:ascii="Garamond" w:hAnsi="Garamond"/>
            <w:color w:val="0070C0"/>
            <w:rPrChange w:id="2500" w:author="Michael Jennions" w:date="2020-08-09T23:16:00Z">
              <w:rPr>
                <w:rFonts w:ascii="Garamond" w:hAnsi="Garamond"/>
                <w:color w:val="FF0000"/>
              </w:rPr>
            </w:rPrChange>
          </w:rPr>
          <w:delText xml:space="preserve">To </w:delText>
        </w:r>
      </w:del>
      <w:ins w:id="2501" w:author="Michael Jennions" w:date="2020-08-11T21:10:00Z">
        <w:r w:rsidR="00A56774">
          <w:rPr>
            <w:rFonts w:ascii="Garamond" w:hAnsi="Garamond"/>
            <w:color w:val="0070C0"/>
          </w:rPr>
          <w:t>t</w:t>
        </w:r>
        <w:r w:rsidR="00A56774" w:rsidRPr="00DC0BA1">
          <w:rPr>
            <w:rFonts w:ascii="Garamond" w:hAnsi="Garamond"/>
            <w:color w:val="0070C0"/>
            <w:rPrChange w:id="2502" w:author="Michael Jennions" w:date="2020-08-09T23:16:00Z">
              <w:rPr>
                <w:rFonts w:ascii="Garamond" w:hAnsi="Garamond"/>
                <w:color w:val="FF0000"/>
              </w:rPr>
            </w:rPrChange>
          </w:rPr>
          <w:t xml:space="preserve">o </w:t>
        </w:r>
      </w:ins>
      <w:del w:id="2503" w:author="Michael Jennions" w:date="2020-08-09T23:16:00Z">
        <w:r w:rsidR="007C43C5" w:rsidRPr="00DC0BA1" w:rsidDel="00DC0BA1">
          <w:rPr>
            <w:rFonts w:ascii="Garamond" w:hAnsi="Garamond"/>
            <w:color w:val="0070C0"/>
            <w:rPrChange w:id="2504" w:author="Michael Jennions" w:date="2020-08-09T23:16:00Z">
              <w:rPr>
                <w:rFonts w:ascii="Garamond" w:hAnsi="Garamond"/>
                <w:color w:val="FF0000"/>
              </w:rPr>
            </w:rPrChange>
          </w:rPr>
          <w:delText xml:space="preserve">investigate </w:delText>
        </w:r>
      </w:del>
      <w:ins w:id="2505" w:author="Michael Jennions" w:date="2020-08-09T23:16:00Z">
        <w:r w:rsidR="00DC0BA1">
          <w:rPr>
            <w:rFonts w:ascii="Garamond" w:hAnsi="Garamond"/>
            <w:color w:val="0070C0"/>
          </w:rPr>
          <w:t xml:space="preserve">test </w:t>
        </w:r>
      </w:ins>
      <w:ins w:id="2506" w:author="Michael Jennions" w:date="2020-08-11T21:11:00Z">
        <w:r w:rsidR="00A56774">
          <w:rPr>
            <w:rFonts w:ascii="Garamond" w:hAnsi="Garamond"/>
            <w:color w:val="0070C0"/>
          </w:rPr>
          <w:t xml:space="preserve">the robustness of broad </w:t>
        </w:r>
      </w:ins>
      <w:ins w:id="2507" w:author="Michael Jennions" w:date="2020-08-09T23:14:00Z">
        <w:r w:rsidR="00674388" w:rsidRPr="00DC0BA1">
          <w:rPr>
            <w:rFonts w:ascii="Garamond" w:hAnsi="Garamond"/>
            <w:color w:val="0070C0"/>
            <w:rPrChange w:id="2508" w:author="Michael Jennions" w:date="2020-08-09T23:16:00Z">
              <w:rPr>
                <w:rFonts w:ascii="Garamond" w:hAnsi="Garamond"/>
                <w:color w:val="FF0000"/>
              </w:rPr>
            </w:rPrChange>
          </w:rPr>
          <w:t xml:space="preserve">claims that </w:t>
        </w:r>
      </w:ins>
      <w:ins w:id="2509" w:author="Michael Jennions" w:date="2020-08-09T23:15:00Z">
        <w:r w:rsidR="00674388" w:rsidRPr="00DC0BA1">
          <w:rPr>
            <w:rFonts w:ascii="Garamond" w:hAnsi="Garamond"/>
            <w:color w:val="0070C0"/>
            <w:rPrChange w:id="2510" w:author="Michael Jennions" w:date="2020-08-09T23:16:00Z">
              <w:rPr>
                <w:rFonts w:ascii="Garamond" w:hAnsi="Garamond"/>
                <w:color w:val="FF0000"/>
              </w:rPr>
            </w:rPrChange>
          </w:rPr>
          <w:t>men</w:t>
        </w:r>
      </w:ins>
      <w:ins w:id="2511" w:author="Michael Jennions" w:date="2020-08-09T23:14:00Z">
        <w:r w:rsidR="00674388" w:rsidRPr="00DC0BA1">
          <w:rPr>
            <w:rFonts w:ascii="Garamond" w:hAnsi="Garamond"/>
            <w:color w:val="0070C0"/>
            <w:rPrChange w:id="2512" w:author="Michael Jennions" w:date="2020-08-09T23:16:00Z">
              <w:rPr>
                <w:rFonts w:ascii="Garamond" w:hAnsi="Garamond"/>
                <w:color w:val="FF0000"/>
              </w:rPr>
            </w:rPrChange>
          </w:rPr>
          <w:t xml:space="preserve"> show greater </w:t>
        </w:r>
      </w:ins>
      <w:ins w:id="2513" w:author="Michael Jennions" w:date="2020-08-09T23:15:00Z">
        <w:r w:rsidR="00674388" w:rsidRPr="00DC0BA1">
          <w:rPr>
            <w:rFonts w:ascii="Garamond" w:hAnsi="Garamond"/>
            <w:color w:val="0070C0"/>
            <w:rPrChange w:id="2514" w:author="Michael Jennions" w:date="2020-08-09T23:16:00Z">
              <w:rPr>
                <w:rFonts w:ascii="Garamond" w:hAnsi="Garamond"/>
                <w:color w:val="FF0000"/>
              </w:rPr>
            </w:rPrChange>
          </w:rPr>
          <w:t xml:space="preserve">variation than women in </w:t>
        </w:r>
      </w:ins>
      <w:del w:id="2515" w:author="Michael Jennions" w:date="2020-08-09T23:14:00Z">
        <w:r w:rsidR="007C43C5" w:rsidRPr="00DC0BA1" w:rsidDel="00674388">
          <w:rPr>
            <w:rFonts w:ascii="Garamond" w:hAnsi="Garamond"/>
            <w:color w:val="0070C0"/>
            <w:rPrChange w:id="2516" w:author="Michael Jennions" w:date="2020-08-09T23:16:00Z">
              <w:rPr>
                <w:rFonts w:ascii="Garamond" w:hAnsi="Garamond"/>
                <w:color w:val="FF0000"/>
              </w:rPr>
            </w:rPrChange>
          </w:rPr>
          <w:delText xml:space="preserve">the </w:delText>
        </w:r>
      </w:del>
      <w:del w:id="2517" w:author="Michael Jennions" w:date="2020-08-09T23:15:00Z">
        <w:r w:rsidR="007C43C5" w:rsidRPr="00DC0BA1" w:rsidDel="00674388">
          <w:rPr>
            <w:rFonts w:ascii="Garamond" w:hAnsi="Garamond"/>
            <w:color w:val="0070C0"/>
            <w:rPrChange w:id="2518" w:author="Michael Jennions" w:date="2020-08-09T23:16:00Z">
              <w:rPr>
                <w:rFonts w:ascii="Garamond" w:hAnsi="Garamond"/>
                <w:color w:val="FF0000"/>
              </w:rPr>
            </w:rPrChange>
          </w:rPr>
          <w:delText xml:space="preserve">prevalence of male-biased sex differences in variability for shared </w:delText>
        </w:r>
      </w:del>
      <w:r w:rsidR="007C43C5" w:rsidRPr="00DC0BA1">
        <w:rPr>
          <w:rFonts w:ascii="Garamond" w:hAnsi="Garamond"/>
          <w:color w:val="0070C0"/>
          <w:rPrChange w:id="2519" w:author="Michael Jennions" w:date="2020-08-09T23:16:00Z">
            <w:rPr>
              <w:rFonts w:ascii="Garamond" w:hAnsi="Garamond"/>
              <w:color w:val="FF0000"/>
            </w:rPr>
          </w:rPrChange>
        </w:rPr>
        <w:t>behaviour</w:t>
      </w:r>
      <w:ins w:id="2520" w:author="Michael Jennions" w:date="2020-08-17T15:21:00Z">
        <w:r>
          <w:rPr>
            <w:rFonts w:ascii="Garamond" w:hAnsi="Garamond"/>
            <w:color w:val="0070C0"/>
          </w:rPr>
          <w:t xml:space="preserve">s </w:t>
        </w:r>
      </w:ins>
      <w:del w:id="2521" w:author="Michael Jennions" w:date="2020-08-17T15:21:00Z">
        <w:r w:rsidR="007C43C5" w:rsidRPr="00DC0BA1" w:rsidDel="00C652E7">
          <w:rPr>
            <w:rFonts w:ascii="Garamond" w:hAnsi="Garamond"/>
            <w:color w:val="0070C0"/>
            <w:rPrChange w:id="2522" w:author="Michael Jennions" w:date="2020-08-09T23:16:00Z">
              <w:rPr>
                <w:rFonts w:ascii="Garamond" w:hAnsi="Garamond"/>
                <w:color w:val="FF0000"/>
              </w:rPr>
            </w:rPrChange>
          </w:rPr>
          <w:delText>al traits</w:delText>
        </w:r>
      </w:del>
      <w:ins w:id="2523" w:author="Michael Jennions" w:date="2020-08-09T23:16:00Z">
        <w:r w:rsidR="00DC0BA1">
          <w:rPr>
            <w:rFonts w:ascii="Garamond" w:hAnsi="Garamond"/>
            <w:color w:val="0070C0"/>
          </w:rPr>
          <w:t>linked to personality</w:t>
        </w:r>
      </w:ins>
      <w:ins w:id="2524" w:author="Michael Jennions" w:date="2020-08-09T23:17:00Z">
        <w:r w:rsidR="00DC0BA1">
          <w:rPr>
            <w:rFonts w:ascii="Garamond" w:hAnsi="Garamond"/>
            <w:color w:val="0070C0"/>
          </w:rPr>
          <w:t xml:space="preserve"> </w:t>
        </w:r>
      </w:ins>
      <w:ins w:id="2525" w:author="Michael Jennions" w:date="2020-08-11T21:10:00Z">
        <w:r w:rsidR="00A56774">
          <w:rPr>
            <w:rFonts w:ascii="Garamond" w:hAnsi="Garamond"/>
            <w:color w:val="0070C0"/>
          </w:rPr>
          <w:t>because</w:t>
        </w:r>
      </w:ins>
      <w:ins w:id="2526" w:author="Michael Jennions" w:date="2020-08-09T23:17:00Z">
        <w:r w:rsidR="00DC0BA1">
          <w:rPr>
            <w:rFonts w:ascii="Garamond" w:hAnsi="Garamond"/>
            <w:color w:val="0070C0"/>
          </w:rPr>
          <w:t xml:space="preserve"> </w:t>
        </w:r>
      </w:ins>
      <w:ins w:id="2527" w:author="Michael Jennions" w:date="2020-08-11T21:10:00Z">
        <w:r w:rsidR="00A56774">
          <w:rPr>
            <w:rFonts w:ascii="Garamond" w:hAnsi="Garamond"/>
            <w:color w:val="0070C0"/>
          </w:rPr>
          <w:t>of</w:t>
        </w:r>
      </w:ins>
      <w:ins w:id="2528" w:author="Michael Jennions" w:date="2020-08-09T23:17:00Z">
        <w:r w:rsidR="00DC0BA1">
          <w:rPr>
            <w:rFonts w:ascii="Garamond" w:hAnsi="Garamond"/>
            <w:color w:val="0070C0"/>
          </w:rPr>
          <w:t xml:space="preserve"> biological factors associated with </w:t>
        </w:r>
      </w:ins>
      <w:ins w:id="2529" w:author="Michael Jennions" w:date="2020-08-09T23:18:00Z">
        <w:r w:rsidR="00DC0BA1">
          <w:rPr>
            <w:rFonts w:ascii="Garamond" w:hAnsi="Garamond"/>
            <w:color w:val="0070C0"/>
          </w:rPr>
          <w:t xml:space="preserve">stronger </w:t>
        </w:r>
      </w:ins>
      <w:ins w:id="2530" w:author="Michael Jennions" w:date="2020-08-09T23:17:00Z">
        <w:r w:rsidR="00DC0BA1">
          <w:rPr>
            <w:rFonts w:ascii="Garamond" w:hAnsi="Garamond"/>
            <w:color w:val="0070C0"/>
          </w:rPr>
          <w:t>sexual s</w:t>
        </w:r>
      </w:ins>
      <w:ins w:id="2531" w:author="Michael Jennions" w:date="2020-08-09T23:18:00Z">
        <w:r w:rsidR="00DC0BA1">
          <w:rPr>
            <w:rFonts w:ascii="Garamond" w:hAnsi="Garamond"/>
            <w:color w:val="0070C0"/>
          </w:rPr>
          <w:t>e</w:t>
        </w:r>
      </w:ins>
      <w:ins w:id="2532" w:author="Michael Jennions" w:date="2020-08-09T23:17:00Z">
        <w:r w:rsidR="00DC0BA1">
          <w:rPr>
            <w:rFonts w:ascii="Garamond" w:hAnsi="Garamond"/>
            <w:color w:val="0070C0"/>
          </w:rPr>
          <w:t>lec</w:t>
        </w:r>
      </w:ins>
      <w:ins w:id="2533" w:author="Michael Jennions" w:date="2020-08-09T23:18:00Z">
        <w:r w:rsidR="00DC0BA1">
          <w:rPr>
            <w:rFonts w:ascii="Garamond" w:hAnsi="Garamond"/>
            <w:color w:val="0070C0"/>
          </w:rPr>
          <w:t>tion on males</w:t>
        </w:r>
      </w:ins>
      <w:ins w:id="2534" w:author="Michael Jennions" w:date="2020-08-11T21:11:00Z">
        <w:r w:rsidR="00A56774">
          <w:rPr>
            <w:rFonts w:ascii="Garamond" w:hAnsi="Garamond"/>
            <w:color w:val="0070C0"/>
          </w:rPr>
          <w:t xml:space="preserve"> or </w:t>
        </w:r>
      </w:ins>
      <w:ins w:id="2535" w:author="Michael Jennions" w:date="2020-08-17T15:21:00Z">
        <w:r>
          <w:rPr>
            <w:rFonts w:ascii="Garamond" w:hAnsi="Garamond"/>
            <w:color w:val="0070C0"/>
          </w:rPr>
          <w:t>male mammals</w:t>
        </w:r>
      </w:ins>
      <w:ins w:id="2536" w:author="Michael Jennions" w:date="2020-08-09T23:18:00Z">
        <w:r w:rsidR="00DC0BA1">
          <w:rPr>
            <w:rFonts w:ascii="Garamond" w:hAnsi="Garamond"/>
            <w:color w:val="0070C0"/>
          </w:rPr>
          <w:t xml:space="preserve"> being the heterogametic sex</w:t>
        </w:r>
      </w:ins>
      <w:ins w:id="2537" w:author="Michael Jennions" w:date="2020-08-17T15:23:00Z">
        <w:r>
          <w:rPr>
            <w:rFonts w:ascii="Garamond" w:hAnsi="Garamond"/>
            <w:color w:val="0070C0"/>
          </w:rPr>
          <w:t xml:space="preserve">, </w:t>
        </w:r>
      </w:ins>
      <w:del w:id="2538" w:author="Michael Jennions" w:date="2020-08-09T23:16:00Z">
        <w:r w:rsidR="007C43C5" w:rsidRPr="00DC0BA1" w:rsidDel="00DC0BA1">
          <w:rPr>
            <w:rFonts w:ascii="Garamond" w:hAnsi="Garamond"/>
            <w:color w:val="0070C0"/>
            <w:rPrChange w:id="2539" w:author="Michael Jennions" w:date="2020-08-09T23:16:00Z">
              <w:rPr>
                <w:rFonts w:ascii="Garamond" w:hAnsi="Garamond"/>
                <w:color w:val="FF0000"/>
              </w:rPr>
            </w:rPrChange>
          </w:rPr>
          <w:delText xml:space="preserve">, </w:delText>
        </w:r>
      </w:del>
      <w:del w:id="2540" w:author="Michael Jennions" w:date="2020-08-11T21:10:00Z">
        <w:r w:rsidR="007C43C5" w:rsidRPr="00DC0BA1" w:rsidDel="00A56774">
          <w:rPr>
            <w:rFonts w:ascii="Garamond" w:hAnsi="Garamond"/>
            <w:color w:val="0070C0"/>
            <w:rPrChange w:id="2541" w:author="Michael Jennions" w:date="2020-08-09T23:16:00Z">
              <w:rPr>
                <w:rFonts w:ascii="Garamond" w:hAnsi="Garamond"/>
                <w:color w:val="FF0000"/>
              </w:rPr>
            </w:rPrChange>
          </w:rPr>
          <w:delText xml:space="preserve">we </w:delText>
        </w:r>
      </w:del>
      <w:ins w:id="2542" w:author="Michael Jennions" w:date="2020-08-17T15:22:00Z">
        <w:r>
          <w:rPr>
            <w:rFonts w:ascii="Garamond" w:hAnsi="Garamond"/>
            <w:color w:val="0070C0"/>
          </w:rPr>
          <w:t>build</w:t>
        </w:r>
      </w:ins>
      <w:ins w:id="2543" w:author="Michael Jennions" w:date="2020-08-17T15:23:00Z">
        <w:r>
          <w:rPr>
            <w:rFonts w:ascii="Garamond" w:hAnsi="Garamond"/>
            <w:color w:val="0070C0"/>
          </w:rPr>
          <w:t>ing</w:t>
        </w:r>
      </w:ins>
      <w:ins w:id="2544" w:author="Michael Jennions" w:date="2020-08-17T15:22:00Z">
        <w:r>
          <w:rPr>
            <w:rFonts w:ascii="Garamond" w:hAnsi="Garamond"/>
            <w:color w:val="0070C0"/>
          </w:rPr>
          <w:t xml:space="preserve"> on a small</w:t>
        </w:r>
      </w:ins>
      <w:ins w:id="2545" w:author="Michael Jennions" w:date="2020-08-17T15:23:00Z">
        <w:r>
          <w:rPr>
            <w:rFonts w:ascii="Garamond" w:hAnsi="Garamond"/>
            <w:color w:val="0070C0"/>
          </w:rPr>
          <w:t>, preliminary</w:t>
        </w:r>
      </w:ins>
      <w:ins w:id="2546" w:author="Michael Jennions" w:date="2020-08-17T15:22:00Z">
        <w:r>
          <w:rPr>
            <w:rFonts w:ascii="Garamond" w:hAnsi="Garamond"/>
            <w:color w:val="0070C0"/>
          </w:rPr>
          <w:t xml:space="preserve"> meta-analysis </w:t>
        </w:r>
        <w:r w:rsidRPr="007C1ACF">
          <w:rPr>
            <w:rFonts w:ascii="Garamond" w:hAnsi="Garamond"/>
            <w:color w:val="0070C0"/>
          </w:rPr>
          <w:t xml:space="preserve">(Tarka </w:t>
        </w:r>
        <w:r w:rsidRPr="007C1ACF">
          <w:rPr>
            <w:rFonts w:ascii="Garamond" w:hAnsi="Garamond"/>
            <w:i/>
            <w:color w:val="0070C0"/>
          </w:rPr>
          <w:t>et al</w:t>
        </w:r>
        <w:r w:rsidRPr="007C1ACF">
          <w:rPr>
            <w:rFonts w:ascii="Garamond" w:hAnsi="Garamond"/>
            <w:color w:val="0070C0"/>
          </w:rPr>
          <w:t>. 2018)</w:t>
        </w:r>
        <w:r>
          <w:rPr>
            <w:rFonts w:ascii="Garamond" w:hAnsi="Garamond"/>
            <w:color w:val="0070C0"/>
          </w:rPr>
          <w:t xml:space="preserve">. </w:t>
        </w:r>
      </w:ins>
      <w:ins w:id="2547" w:author="Michael Jennions" w:date="2020-08-09T23:19:00Z">
        <w:r w:rsidR="00DC0BA1">
          <w:rPr>
            <w:rFonts w:ascii="Garamond" w:hAnsi="Garamond"/>
            <w:color w:val="0070C0"/>
          </w:rPr>
          <w:t xml:space="preserve">We collected data on </w:t>
        </w:r>
      </w:ins>
      <w:ins w:id="2548" w:author="Michael Jennions" w:date="2020-08-11T21:12:00Z">
        <w:r w:rsidR="00A56774">
          <w:rPr>
            <w:rFonts w:ascii="Garamond" w:hAnsi="Garamond"/>
            <w:color w:val="0070C0"/>
          </w:rPr>
          <w:t xml:space="preserve">animal </w:t>
        </w:r>
      </w:ins>
      <w:del w:id="2549" w:author="Michael Jennions" w:date="2020-08-09T23:18:00Z">
        <w:r w:rsidR="007C43C5" w:rsidRPr="00DC0BA1" w:rsidDel="00DC0BA1">
          <w:rPr>
            <w:rFonts w:ascii="Garamond" w:hAnsi="Garamond"/>
            <w:color w:val="0070C0"/>
            <w:rPrChange w:id="2550" w:author="Michael Jennions" w:date="2020-08-09T23:16:00Z">
              <w:rPr>
                <w:rFonts w:ascii="Garamond" w:hAnsi="Garamond"/>
                <w:color w:val="FF0000"/>
              </w:rPr>
            </w:rPrChange>
          </w:rPr>
          <w:delText xml:space="preserve">chose to </w:delText>
        </w:r>
      </w:del>
      <w:del w:id="2551" w:author="Michael Jennions" w:date="2020-08-09T23:19:00Z">
        <w:r w:rsidR="007C43C5" w:rsidRPr="00DC0BA1" w:rsidDel="00DC0BA1">
          <w:rPr>
            <w:rFonts w:ascii="Garamond" w:hAnsi="Garamond"/>
            <w:color w:val="0070C0"/>
            <w:rPrChange w:id="2552" w:author="Michael Jennions" w:date="2020-08-09T23:16:00Z">
              <w:rPr>
                <w:rFonts w:ascii="Garamond" w:hAnsi="Garamond"/>
                <w:color w:val="FF0000"/>
              </w:rPr>
            </w:rPrChange>
          </w:rPr>
          <w:delText xml:space="preserve">compare animal </w:delText>
        </w:r>
      </w:del>
      <w:r w:rsidR="007C43C5" w:rsidRPr="00DC0BA1">
        <w:rPr>
          <w:rFonts w:ascii="Garamond" w:hAnsi="Garamond"/>
          <w:color w:val="0070C0"/>
          <w:rPrChange w:id="2553" w:author="Michael Jennions" w:date="2020-08-09T23:16:00Z">
            <w:rPr>
              <w:rFonts w:ascii="Garamond" w:hAnsi="Garamond"/>
              <w:color w:val="FF0000"/>
            </w:rPr>
          </w:rPrChange>
        </w:rPr>
        <w:t>personality</w:t>
      </w:r>
      <w:ins w:id="2554" w:author="Michael Jennions" w:date="2020-08-11T21:12:00Z">
        <w:r w:rsidR="00A56774">
          <w:rPr>
            <w:rFonts w:ascii="Garamond" w:hAnsi="Garamond"/>
            <w:color w:val="0070C0"/>
          </w:rPr>
          <w:t xml:space="preserve"> </w:t>
        </w:r>
      </w:ins>
      <w:ins w:id="2555" w:author="Michael Jennions" w:date="2020-08-17T15:22:00Z">
        <w:r>
          <w:rPr>
            <w:rFonts w:ascii="Garamond" w:hAnsi="Garamond"/>
            <w:color w:val="0070C0"/>
          </w:rPr>
          <w:t xml:space="preserve">traits </w:t>
        </w:r>
      </w:ins>
      <w:del w:id="2556" w:author="Michael Jennions" w:date="2020-08-11T21:12:00Z">
        <w:r w:rsidR="007C43C5" w:rsidRPr="00DC0BA1" w:rsidDel="00A56774">
          <w:rPr>
            <w:rFonts w:ascii="Garamond" w:hAnsi="Garamond"/>
            <w:color w:val="0070C0"/>
            <w:rPrChange w:id="2557" w:author="Michael Jennions" w:date="2020-08-09T23:16:00Z">
              <w:rPr>
                <w:rFonts w:ascii="Garamond" w:hAnsi="Garamond"/>
                <w:color w:val="FF0000"/>
              </w:rPr>
            </w:rPrChange>
          </w:rPr>
          <w:delText xml:space="preserve"> traits </w:delText>
        </w:r>
      </w:del>
      <w:del w:id="2558" w:author="Michael Jennions" w:date="2020-08-09T23:19:00Z">
        <w:r w:rsidR="007C43C5" w:rsidRPr="00DC0BA1" w:rsidDel="00DC0BA1">
          <w:rPr>
            <w:rFonts w:ascii="Garamond" w:hAnsi="Garamond"/>
            <w:color w:val="0070C0"/>
            <w:rPrChange w:id="2559" w:author="Michael Jennions" w:date="2020-08-09T23:16:00Z">
              <w:rPr>
                <w:rFonts w:ascii="Garamond" w:hAnsi="Garamond"/>
                <w:color w:val="FF0000"/>
              </w:rPr>
            </w:rPrChange>
          </w:rPr>
          <w:delText xml:space="preserve">across </w:delText>
        </w:r>
      </w:del>
      <w:ins w:id="2560" w:author="Michael Jennions" w:date="2020-08-09T23:19:00Z">
        <w:r w:rsidR="00DC0BA1">
          <w:rPr>
            <w:rFonts w:ascii="Garamond" w:hAnsi="Garamond"/>
            <w:color w:val="0070C0"/>
          </w:rPr>
          <w:t>across a wide range of taxa</w:t>
        </w:r>
      </w:ins>
      <w:ins w:id="2561" w:author="Michael Jennions" w:date="2020-08-11T21:12:00Z">
        <w:r w:rsidR="00A56774">
          <w:rPr>
            <w:rFonts w:ascii="Garamond" w:hAnsi="Garamond"/>
            <w:color w:val="0070C0"/>
          </w:rPr>
          <w:t xml:space="preserve">. For each personality factor, there are often a small set of behaviour </w:t>
        </w:r>
      </w:ins>
      <w:ins w:id="2562" w:author="Michael Jennions" w:date="2020-08-09T23:20:00Z">
        <w:r w:rsidR="00DC0BA1">
          <w:rPr>
            <w:rFonts w:ascii="Garamond" w:hAnsi="Garamond"/>
            <w:color w:val="0070C0"/>
          </w:rPr>
          <w:t>measure</w:t>
        </w:r>
      </w:ins>
      <w:ins w:id="2563" w:author="Michael Jennions" w:date="2020-08-11T21:13:00Z">
        <w:r w:rsidR="00A56774">
          <w:rPr>
            <w:rFonts w:ascii="Garamond" w:hAnsi="Garamond"/>
            <w:color w:val="0070C0"/>
          </w:rPr>
          <w:t>s</w:t>
        </w:r>
      </w:ins>
      <w:ins w:id="2564" w:author="Michael Jennions" w:date="2020-08-09T23:20:00Z">
        <w:r w:rsidR="00DC0BA1">
          <w:rPr>
            <w:rFonts w:ascii="Garamond" w:hAnsi="Garamond"/>
            <w:color w:val="0070C0"/>
          </w:rPr>
          <w:t xml:space="preserve"> </w:t>
        </w:r>
      </w:ins>
      <w:ins w:id="2565" w:author="Michael Jennions" w:date="2020-08-11T21:16:00Z">
        <w:r w:rsidR="00A56774">
          <w:rPr>
            <w:rFonts w:ascii="Garamond" w:hAnsi="Garamond"/>
            <w:color w:val="0070C0"/>
          </w:rPr>
          <w:t xml:space="preserve">that are </w:t>
        </w:r>
      </w:ins>
      <w:ins w:id="2566" w:author="Michael Jennions" w:date="2020-08-11T21:13:00Z">
        <w:r w:rsidR="00A56774">
          <w:rPr>
            <w:rFonts w:ascii="Garamond" w:hAnsi="Garamond"/>
            <w:color w:val="0070C0"/>
          </w:rPr>
          <w:t>collected using</w:t>
        </w:r>
      </w:ins>
      <w:ins w:id="2567" w:author="Michael Jennions" w:date="2020-08-09T23:20:00Z">
        <w:r w:rsidR="00DC0BA1">
          <w:rPr>
            <w:rFonts w:ascii="Garamond" w:hAnsi="Garamond"/>
            <w:color w:val="0070C0"/>
          </w:rPr>
          <w:t xml:space="preserve"> </w:t>
        </w:r>
      </w:ins>
      <w:ins w:id="2568" w:author="Michael Jennions" w:date="2020-08-09T23:22:00Z">
        <w:r w:rsidR="00DC0BA1">
          <w:rPr>
            <w:rFonts w:ascii="Garamond" w:hAnsi="Garamond"/>
            <w:color w:val="0070C0"/>
          </w:rPr>
          <w:t xml:space="preserve">similar </w:t>
        </w:r>
      </w:ins>
      <w:ins w:id="2569" w:author="Michael Jennions" w:date="2020-08-09T23:20:00Z">
        <w:r w:rsidR="00DC0BA1">
          <w:rPr>
            <w:rFonts w:ascii="Garamond" w:hAnsi="Garamond"/>
            <w:color w:val="0070C0"/>
          </w:rPr>
          <w:t>pr</w:t>
        </w:r>
      </w:ins>
      <w:ins w:id="2570" w:author="Michael Jennions" w:date="2020-08-09T23:21:00Z">
        <w:r w:rsidR="00DC0BA1">
          <w:rPr>
            <w:rFonts w:ascii="Garamond" w:hAnsi="Garamond"/>
            <w:color w:val="0070C0"/>
          </w:rPr>
          <w:t>otocols</w:t>
        </w:r>
      </w:ins>
      <w:ins w:id="2571" w:author="Michael Jennions" w:date="2020-08-09T23:20:00Z">
        <w:r w:rsidR="00DC0BA1">
          <w:rPr>
            <w:rFonts w:ascii="Garamond" w:hAnsi="Garamond"/>
            <w:color w:val="0070C0"/>
          </w:rPr>
          <w:t xml:space="preserve"> </w:t>
        </w:r>
      </w:ins>
      <w:del w:id="2572" w:author="Michael Jennions" w:date="2020-08-09T23:19:00Z">
        <w:r w:rsidR="007C43C5" w:rsidRPr="00DC0BA1" w:rsidDel="00DC0BA1">
          <w:rPr>
            <w:rFonts w:ascii="Garamond" w:hAnsi="Garamond"/>
            <w:color w:val="0070C0"/>
            <w:rPrChange w:id="2573" w:author="Michael Jennions" w:date="2020-08-09T23:16:00Z">
              <w:rPr>
                <w:rFonts w:ascii="Garamond" w:hAnsi="Garamond"/>
                <w:color w:val="FF0000"/>
              </w:rPr>
            </w:rPrChange>
          </w:rPr>
          <w:delText>five broad taxonomic groups</w:delText>
        </w:r>
      </w:del>
      <w:del w:id="2574" w:author="Michael Jennions" w:date="2020-08-09T23:20:00Z">
        <w:r w:rsidR="007C43C5" w:rsidRPr="00DC0BA1" w:rsidDel="00DC0BA1">
          <w:rPr>
            <w:rFonts w:ascii="Garamond" w:hAnsi="Garamond"/>
            <w:color w:val="0070C0"/>
            <w:rPrChange w:id="2575" w:author="Michael Jennions" w:date="2020-08-09T23:16:00Z">
              <w:rPr>
                <w:rFonts w:ascii="Garamond" w:hAnsi="Garamond"/>
                <w:color w:val="FF0000"/>
              </w:rPr>
            </w:rPrChange>
          </w:rPr>
          <w:delText xml:space="preserve">. Personalities, as part of their definition, should be consistent over time (i.e. low intra-individual variation), making personality a useful trait for comparing sex differences in behaviours. Additionally, tests used to measure personality are </w:delText>
        </w:r>
      </w:del>
      <w:del w:id="2576" w:author="Michael Jennions" w:date="2020-08-09T23:22:00Z">
        <w:r w:rsidR="007C43C5" w:rsidRPr="00DC0BA1" w:rsidDel="00DC0BA1">
          <w:rPr>
            <w:rFonts w:ascii="Garamond" w:hAnsi="Garamond"/>
            <w:color w:val="0070C0"/>
            <w:rPrChange w:id="2577" w:author="Michael Jennions" w:date="2020-08-09T23:16:00Z">
              <w:rPr>
                <w:rFonts w:ascii="Garamond" w:hAnsi="Garamond"/>
                <w:color w:val="FF0000"/>
              </w:rPr>
            </w:rPrChange>
          </w:rPr>
          <w:delText>often similar</w:delText>
        </w:r>
      </w:del>
      <w:ins w:id="2578" w:author="Michael Jennions" w:date="2020-08-11T21:13:00Z">
        <w:r w:rsidR="00A56774">
          <w:rPr>
            <w:rFonts w:ascii="Garamond" w:hAnsi="Garamond"/>
            <w:color w:val="0070C0"/>
          </w:rPr>
          <w:t xml:space="preserve"> (e.g. hiding time after sighting a predator as a</w:t>
        </w:r>
      </w:ins>
      <w:ins w:id="2579" w:author="Michael Jennions" w:date="2020-08-11T21:16:00Z">
        <w:r w:rsidR="00A56774">
          <w:rPr>
            <w:rFonts w:ascii="Garamond" w:hAnsi="Garamond"/>
            <w:color w:val="0070C0"/>
          </w:rPr>
          <w:t>n index</w:t>
        </w:r>
      </w:ins>
      <w:ins w:id="2580" w:author="Michael Jennions" w:date="2020-08-11T21:13:00Z">
        <w:r w:rsidR="00A56774">
          <w:rPr>
            <w:rFonts w:ascii="Garamond" w:hAnsi="Garamond"/>
            <w:color w:val="0070C0"/>
          </w:rPr>
          <w:t xml:space="preserve"> of boldness)</w:t>
        </w:r>
      </w:ins>
      <w:del w:id="2581" w:author="Michael Jennions" w:date="2020-08-09T23:22:00Z">
        <w:r w:rsidR="007C43C5" w:rsidRPr="00DC0BA1" w:rsidDel="00DC0BA1">
          <w:rPr>
            <w:rFonts w:ascii="Garamond" w:hAnsi="Garamond"/>
            <w:color w:val="0070C0"/>
            <w:rPrChange w:id="2582" w:author="Michael Jennions" w:date="2020-08-09T23:16:00Z">
              <w:rPr>
                <w:rFonts w:ascii="Garamond" w:hAnsi="Garamond"/>
                <w:color w:val="FF0000"/>
              </w:rPr>
            </w:rPrChange>
          </w:rPr>
          <w:delText xml:space="preserve"> </w:delText>
        </w:r>
      </w:del>
      <w:ins w:id="2583" w:author="Michael Jennions" w:date="2020-08-09T23:21:00Z">
        <w:r w:rsidR="00DC0BA1">
          <w:rPr>
            <w:rFonts w:ascii="Garamond" w:hAnsi="Garamond"/>
            <w:color w:val="0070C0"/>
          </w:rPr>
          <w:t>.</w:t>
        </w:r>
      </w:ins>
      <w:ins w:id="2584" w:author="Michael Jennions" w:date="2020-08-09T23:22:00Z">
        <w:r w:rsidR="00DC0BA1">
          <w:rPr>
            <w:rFonts w:ascii="Garamond" w:hAnsi="Garamond"/>
            <w:color w:val="0070C0"/>
          </w:rPr>
          <w:t xml:space="preserve"> </w:t>
        </w:r>
      </w:ins>
      <w:del w:id="2585" w:author="Michael Jennions" w:date="2020-08-09T23:21:00Z">
        <w:r w:rsidR="007C43C5" w:rsidRPr="00DC0BA1" w:rsidDel="00DC0BA1">
          <w:rPr>
            <w:rFonts w:ascii="Garamond" w:hAnsi="Garamond"/>
            <w:color w:val="0070C0"/>
            <w:rPrChange w:id="2586" w:author="Michael Jennions" w:date="2020-08-09T23:16:00Z">
              <w:rPr>
                <w:rFonts w:ascii="Garamond" w:hAnsi="Garamond"/>
                <w:color w:val="FF0000"/>
              </w:rPr>
            </w:rPrChange>
          </w:rPr>
          <w:delText xml:space="preserve">enough to enable comparison over many studies, allowing us to conduct a systematic review and meta-analysis of sex differences in personalities. </w:delText>
        </w:r>
      </w:del>
      <w:del w:id="2587" w:author="Michael Jennions" w:date="2020-08-09T23:23:00Z">
        <w:r w:rsidR="007C43C5" w:rsidRPr="00DC0BA1" w:rsidDel="00DC0BA1">
          <w:rPr>
            <w:rFonts w:ascii="Garamond" w:hAnsi="Garamond"/>
            <w:color w:val="0070C0"/>
            <w:rPrChange w:id="2588" w:author="Michael Jennions" w:date="2020-08-09T23:16:00Z">
              <w:rPr>
                <w:rFonts w:ascii="Garamond" w:hAnsi="Garamond"/>
                <w:color w:val="FF0000"/>
              </w:rPr>
            </w:rPrChange>
          </w:rPr>
          <w:delText xml:space="preserve">Although sex differences in animal personalities have been the focus of a recent meta-analysis </w:delText>
        </w:r>
      </w:del>
      <w:del w:id="2589" w:author="Michael Jennions" w:date="2020-08-17T15:22:00Z">
        <w:r w:rsidR="007C43C5" w:rsidRPr="00DC0BA1" w:rsidDel="00C652E7">
          <w:rPr>
            <w:rFonts w:ascii="Garamond" w:hAnsi="Garamond"/>
            <w:color w:val="0070C0"/>
            <w:rPrChange w:id="2590" w:author="Michael Jennions" w:date="2020-08-09T23:16:00Z">
              <w:rPr>
                <w:rFonts w:ascii="Garamond" w:hAnsi="Garamond"/>
                <w:color w:val="FF0000"/>
              </w:rPr>
            </w:rPrChange>
          </w:rPr>
          <w:delText xml:space="preserve">(Tarka </w:delText>
        </w:r>
        <w:r w:rsidR="007C43C5" w:rsidRPr="00DC0BA1" w:rsidDel="00C652E7">
          <w:rPr>
            <w:rFonts w:ascii="Garamond" w:hAnsi="Garamond"/>
            <w:i/>
            <w:color w:val="0070C0"/>
            <w:rPrChange w:id="2591" w:author="Michael Jennions" w:date="2020-08-09T23:16:00Z">
              <w:rPr>
                <w:rFonts w:ascii="Garamond" w:hAnsi="Garamond"/>
                <w:i/>
                <w:color w:val="FF0000"/>
              </w:rPr>
            </w:rPrChange>
          </w:rPr>
          <w:delText>et al</w:delText>
        </w:r>
        <w:r w:rsidR="007C43C5" w:rsidRPr="00DC0BA1" w:rsidDel="00C652E7">
          <w:rPr>
            <w:rFonts w:ascii="Garamond" w:hAnsi="Garamond"/>
            <w:color w:val="0070C0"/>
            <w:rPrChange w:id="2592" w:author="Michael Jennions" w:date="2020-08-09T23:16:00Z">
              <w:rPr>
                <w:rFonts w:ascii="Garamond" w:hAnsi="Garamond"/>
                <w:color w:val="FF0000"/>
              </w:rPr>
            </w:rPrChange>
          </w:rPr>
          <w:delText>. 2018)</w:delText>
        </w:r>
      </w:del>
      <w:ins w:id="2593" w:author="Michael Jennions" w:date="2020-08-11T21:15:00Z">
        <w:r w:rsidR="00A56774">
          <w:rPr>
            <w:rFonts w:ascii="Garamond" w:hAnsi="Garamond"/>
            <w:color w:val="0070C0"/>
          </w:rPr>
          <w:t xml:space="preserve">We </w:t>
        </w:r>
      </w:ins>
      <w:ins w:id="2594" w:author="Michael Jennions" w:date="2020-08-17T15:24:00Z">
        <w:r>
          <w:rPr>
            <w:rFonts w:ascii="Garamond" w:hAnsi="Garamond"/>
            <w:color w:val="0070C0"/>
          </w:rPr>
          <w:t>also</w:t>
        </w:r>
      </w:ins>
      <w:del w:id="2595" w:author="Michael Jennions" w:date="2020-08-11T21:15:00Z">
        <w:r w:rsidR="007C43C5" w:rsidRPr="00DC0BA1" w:rsidDel="00A56774">
          <w:rPr>
            <w:rFonts w:ascii="Garamond" w:hAnsi="Garamond"/>
            <w:color w:val="0070C0"/>
            <w:rPrChange w:id="2596" w:author="Michael Jennions" w:date="2020-08-09T23:16:00Z">
              <w:rPr>
                <w:rFonts w:ascii="Garamond" w:hAnsi="Garamond"/>
                <w:color w:val="FF0000"/>
              </w:rPr>
            </w:rPrChange>
          </w:rPr>
          <w:delText xml:space="preserve">, </w:delText>
        </w:r>
      </w:del>
      <w:ins w:id="2597" w:author="Michael Jennions" w:date="2020-08-09T23:24:00Z">
        <w:r w:rsidR="00DC0BA1">
          <w:rPr>
            <w:rFonts w:ascii="Garamond" w:hAnsi="Garamond"/>
            <w:color w:val="0070C0"/>
          </w:rPr>
          <w:t xml:space="preserve"> tested for a moderating effect of sexual selection</w:t>
        </w:r>
      </w:ins>
      <w:ins w:id="2598" w:author="Michael Jennions" w:date="2020-08-11T21:15:00Z">
        <w:r w:rsidR="00A56774">
          <w:rPr>
            <w:rFonts w:ascii="Garamond" w:hAnsi="Garamond"/>
            <w:color w:val="0070C0"/>
          </w:rPr>
          <w:t xml:space="preserve"> on sex d</w:t>
        </w:r>
      </w:ins>
      <w:ins w:id="2599" w:author="Michael Jennions" w:date="2020-08-11T21:16:00Z">
        <w:r w:rsidR="00A56774">
          <w:rPr>
            <w:rFonts w:ascii="Garamond" w:hAnsi="Garamond"/>
            <w:color w:val="0070C0"/>
          </w:rPr>
          <w:t>i</w:t>
        </w:r>
      </w:ins>
      <w:ins w:id="2600" w:author="Michael Jennions" w:date="2020-08-11T21:15:00Z">
        <w:r w:rsidR="00A56774">
          <w:rPr>
            <w:rFonts w:ascii="Garamond" w:hAnsi="Garamond"/>
            <w:color w:val="0070C0"/>
          </w:rPr>
          <w:t xml:space="preserve">fferences in </w:t>
        </w:r>
      </w:ins>
      <w:ins w:id="2601" w:author="Michael Jennions" w:date="2020-08-11T21:16:00Z">
        <w:r w:rsidR="00A56774">
          <w:rPr>
            <w:rFonts w:ascii="Garamond" w:hAnsi="Garamond"/>
            <w:color w:val="0070C0"/>
          </w:rPr>
          <w:t>variation</w:t>
        </w:r>
      </w:ins>
      <w:ins w:id="2602" w:author="Michael Jennions" w:date="2020-08-11T21:17:00Z">
        <w:r w:rsidR="00A56774">
          <w:rPr>
            <w:rFonts w:ascii="Garamond" w:hAnsi="Garamond"/>
            <w:color w:val="0070C0"/>
          </w:rPr>
          <w:t xml:space="preserve"> in personality</w:t>
        </w:r>
      </w:ins>
      <w:ins w:id="2603" w:author="Michael Jennions" w:date="2020-08-09T23:24:00Z">
        <w:r w:rsidR="00DC0BA1">
          <w:rPr>
            <w:rFonts w:ascii="Garamond" w:hAnsi="Garamond"/>
            <w:color w:val="0070C0"/>
          </w:rPr>
          <w:t>. It is difficult to directly compare the strength of sexual selection a</w:t>
        </w:r>
      </w:ins>
      <w:ins w:id="2604" w:author="Michael Jennions" w:date="2020-08-09T23:25:00Z">
        <w:r w:rsidR="00DC0BA1">
          <w:rPr>
            <w:rFonts w:ascii="Garamond" w:hAnsi="Garamond"/>
            <w:color w:val="0070C0"/>
          </w:rPr>
          <w:t xml:space="preserve">cross species, but in many taxa it is associated with the </w:t>
        </w:r>
      </w:ins>
      <w:ins w:id="2605" w:author="Michael Jennions" w:date="2020-08-11T21:17:00Z">
        <w:r w:rsidR="00A56774">
          <w:rPr>
            <w:rFonts w:ascii="Garamond" w:hAnsi="Garamond"/>
            <w:color w:val="0070C0"/>
          </w:rPr>
          <w:t>magnitude</w:t>
        </w:r>
      </w:ins>
      <w:ins w:id="2606" w:author="Michael Jennions" w:date="2020-08-09T23:25:00Z">
        <w:r w:rsidR="00DC0BA1">
          <w:rPr>
            <w:rFonts w:ascii="Garamond" w:hAnsi="Garamond"/>
            <w:color w:val="0070C0"/>
          </w:rPr>
          <w:t xml:space="preserve"> of sexual size dimorphism</w:t>
        </w:r>
      </w:ins>
      <w:ins w:id="2607" w:author="Michael Jennions" w:date="2020-08-11T21:17:00Z">
        <w:r w:rsidR="00A56774">
          <w:rPr>
            <w:rFonts w:ascii="Garamond" w:hAnsi="Garamond"/>
            <w:color w:val="0070C0"/>
          </w:rPr>
          <w:t xml:space="preserve"> (SSD</w:t>
        </w:r>
      </w:ins>
      <w:ins w:id="2608" w:author="Michael Jennions" w:date="2020-08-09T23:25:00Z">
        <w:r w:rsidR="00DC0BA1">
          <w:rPr>
            <w:rFonts w:ascii="Garamond" w:hAnsi="Garamond"/>
            <w:color w:val="0070C0"/>
          </w:rPr>
          <w:t xml:space="preserve">). </w:t>
        </w:r>
      </w:ins>
      <w:ins w:id="2609" w:author="Michael Jennions" w:date="2020-08-09T23:26:00Z">
        <w:r w:rsidR="00DC0BA1">
          <w:rPr>
            <w:rFonts w:ascii="Garamond" w:hAnsi="Garamond"/>
            <w:color w:val="0070C0"/>
          </w:rPr>
          <w:t>(</w:t>
        </w:r>
        <w:r w:rsidR="00DC0BA1" w:rsidRPr="007E6BFE">
          <w:rPr>
            <w:rFonts w:ascii="Garamond" w:hAnsi="Garamond"/>
            <w:color w:val="0070C0"/>
          </w:rPr>
          <w:t>Reiss 1986</w:t>
        </w:r>
        <w:r w:rsidR="00DC0BA1">
          <w:rPr>
            <w:rFonts w:ascii="Garamond" w:hAnsi="Garamond"/>
            <w:color w:val="0070C0"/>
          </w:rPr>
          <w:t xml:space="preserve">; </w:t>
        </w:r>
        <w:r w:rsidR="00DC0BA1" w:rsidRPr="00DC0BA1">
          <w:rPr>
            <w:rFonts w:ascii="Garamond" w:hAnsi="Garamond"/>
            <w:color w:val="0070C0"/>
            <w:highlight w:val="cyan"/>
            <w:rPrChange w:id="2610" w:author="Michael Jennions" w:date="2020-08-09T23:26:00Z">
              <w:rPr>
                <w:rFonts w:ascii="Garamond" w:hAnsi="Garamond"/>
                <w:color w:val="0070C0"/>
              </w:rPr>
            </w:rPrChange>
          </w:rPr>
          <w:t>REFS</w:t>
        </w:r>
        <w:r w:rsidR="00DC0BA1">
          <w:rPr>
            <w:rFonts w:ascii="Garamond" w:hAnsi="Garamond"/>
            <w:color w:val="0070C0"/>
          </w:rPr>
          <w:t xml:space="preserve">). </w:t>
        </w:r>
      </w:ins>
      <w:ins w:id="2611" w:author="Michael Jennions" w:date="2020-08-09T23:25:00Z">
        <w:r w:rsidR="00DC0BA1">
          <w:rPr>
            <w:rFonts w:ascii="Garamond" w:hAnsi="Garamond"/>
            <w:color w:val="0070C0"/>
          </w:rPr>
          <w:t xml:space="preserve">We  therefore </w:t>
        </w:r>
      </w:ins>
      <w:ins w:id="2612" w:author="Michael Jennions" w:date="2020-08-09T23:26:00Z">
        <w:r w:rsidR="00DC0BA1">
          <w:rPr>
            <w:rFonts w:ascii="Garamond" w:hAnsi="Garamond"/>
            <w:color w:val="0070C0"/>
          </w:rPr>
          <w:t>included</w:t>
        </w:r>
      </w:ins>
      <w:ins w:id="2613" w:author="Michael Jennions" w:date="2020-08-09T23:25:00Z">
        <w:r w:rsidR="00DC0BA1">
          <w:rPr>
            <w:rFonts w:ascii="Garamond" w:hAnsi="Garamond"/>
            <w:color w:val="0070C0"/>
          </w:rPr>
          <w:t xml:space="preserve"> </w:t>
        </w:r>
      </w:ins>
      <w:del w:id="2614" w:author="Michael Jennions" w:date="2020-08-09T23:24:00Z">
        <w:r w:rsidR="007C43C5" w:rsidRPr="00DC0BA1" w:rsidDel="00DC0BA1">
          <w:rPr>
            <w:rFonts w:ascii="Garamond" w:hAnsi="Garamond"/>
            <w:color w:val="0070C0"/>
            <w:rPrChange w:id="2615" w:author="Michael Jennions" w:date="2020-08-09T23:16:00Z">
              <w:rPr>
                <w:rFonts w:ascii="Garamond" w:hAnsi="Garamond"/>
                <w:color w:val="FF0000"/>
              </w:rPr>
            </w:rPrChange>
          </w:rPr>
          <w:delText>it’s unclear whether the mechanisms behind greater male variability in human personalities are similarly responsible for sex differences in animal personalities</w:delText>
        </w:r>
      </w:del>
      <w:del w:id="2616" w:author="Michael Jennions" w:date="2020-08-09T23:25:00Z">
        <w:r w:rsidR="007C43C5" w:rsidRPr="00DC0BA1" w:rsidDel="00DC0BA1">
          <w:rPr>
            <w:rFonts w:ascii="Garamond" w:hAnsi="Garamond"/>
            <w:color w:val="0070C0"/>
            <w:rPrChange w:id="2617" w:author="Michael Jennions" w:date="2020-08-09T23:16:00Z">
              <w:rPr>
                <w:rFonts w:ascii="Garamond" w:hAnsi="Garamond"/>
                <w:color w:val="FF0000"/>
              </w:rPr>
            </w:rPrChange>
          </w:rPr>
          <w:delText xml:space="preserve">. Therefore, we chose to include </w:delText>
        </w:r>
      </w:del>
      <w:r w:rsidR="007C43C5" w:rsidRPr="00DC0BA1">
        <w:rPr>
          <w:rFonts w:ascii="Garamond" w:hAnsi="Garamond"/>
          <w:color w:val="0070C0"/>
          <w:rPrChange w:id="2618" w:author="Michael Jennions" w:date="2020-08-09T23:16:00Z">
            <w:rPr>
              <w:rFonts w:ascii="Garamond" w:hAnsi="Garamond"/>
              <w:color w:val="FF0000"/>
            </w:rPr>
          </w:rPrChange>
        </w:rPr>
        <w:t>SSD as a</w:t>
      </w:r>
      <w:ins w:id="2619" w:author="Michael Jennions" w:date="2020-08-09T23:26:00Z">
        <w:r w:rsidR="00DC0BA1">
          <w:rPr>
            <w:rFonts w:ascii="Garamond" w:hAnsi="Garamond"/>
            <w:color w:val="0070C0"/>
          </w:rPr>
          <w:t xml:space="preserve"> </w:t>
        </w:r>
      </w:ins>
      <w:del w:id="2620" w:author="Michael Jennions" w:date="2020-08-09T23:26:00Z">
        <w:r w:rsidR="007C43C5" w:rsidRPr="00DC0BA1" w:rsidDel="00DC0BA1">
          <w:rPr>
            <w:rFonts w:ascii="Garamond" w:hAnsi="Garamond"/>
            <w:color w:val="0070C0"/>
            <w:rPrChange w:id="2621" w:author="Michael Jennions" w:date="2020-08-09T23:16:00Z">
              <w:rPr>
                <w:rFonts w:ascii="Garamond" w:hAnsi="Garamond"/>
                <w:color w:val="FF0000"/>
              </w:rPr>
            </w:rPrChange>
          </w:rPr>
          <w:delText xml:space="preserve">n additional </w:delText>
        </w:r>
      </w:del>
      <w:r w:rsidR="007C43C5" w:rsidRPr="00DC0BA1">
        <w:rPr>
          <w:rFonts w:ascii="Garamond" w:hAnsi="Garamond"/>
          <w:color w:val="0070C0"/>
          <w:rPrChange w:id="2622" w:author="Michael Jennions" w:date="2020-08-09T23:16:00Z">
            <w:rPr>
              <w:rFonts w:ascii="Garamond" w:hAnsi="Garamond"/>
              <w:color w:val="FF0000"/>
            </w:rPr>
          </w:rPrChange>
        </w:rPr>
        <w:t>moderator in our meta-analysis</w:t>
      </w:r>
      <w:del w:id="2623" w:author="Michael Jennions" w:date="2020-08-09T23:26:00Z">
        <w:r w:rsidR="007C43C5" w:rsidRPr="00DC0BA1" w:rsidDel="00DC0BA1">
          <w:rPr>
            <w:rFonts w:ascii="Garamond" w:hAnsi="Garamond"/>
            <w:color w:val="0070C0"/>
            <w:rPrChange w:id="2624" w:author="Michael Jennions" w:date="2020-08-09T23:16:00Z">
              <w:rPr>
                <w:rFonts w:ascii="Garamond" w:hAnsi="Garamond"/>
                <w:color w:val="FF0000"/>
              </w:rPr>
            </w:rPrChange>
          </w:rPr>
          <w:delText xml:space="preserve"> because it is a good proxy for the strength of sexual selection (i.e. larger male size reflects a condition-dependent trait, polygynous mating system, and/or different sex roles; Reiss 1986).</w:delText>
        </w:r>
      </w:del>
      <w:ins w:id="2625" w:author="Michael Jennions" w:date="2020-08-09T23:26:00Z">
        <w:r w:rsidR="00DC0BA1">
          <w:rPr>
            <w:rFonts w:ascii="Garamond" w:hAnsi="Garamond"/>
            <w:color w:val="0070C0"/>
          </w:rPr>
          <w:t>.</w:t>
        </w:r>
      </w:ins>
      <w:r w:rsidR="007C43C5" w:rsidRPr="00DC0BA1">
        <w:rPr>
          <w:rFonts w:ascii="Garamond" w:hAnsi="Garamond"/>
          <w:color w:val="0070C0"/>
          <w:rPrChange w:id="2626" w:author="Michael Jennions" w:date="2020-08-09T23:16:00Z">
            <w:rPr>
              <w:rFonts w:ascii="Garamond" w:hAnsi="Garamond"/>
              <w:color w:val="FF0000"/>
            </w:rPr>
          </w:rPrChange>
        </w:rPr>
        <w:t xml:space="preserve"> </w:t>
      </w:r>
      <w:ins w:id="2627" w:author="Michael Jennions" w:date="2020-08-09T23:27:00Z">
        <w:r w:rsidR="00DC0BA1">
          <w:rPr>
            <w:rFonts w:ascii="Garamond" w:hAnsi="Garamond"/>
            <w:color w:val="0070C0"/>
          </w:rPr>
          <w:t xml:space="preserve">We </w:t>
        </w:r>
      </w:ins>
      <w:ins w:id="2628" w:author="Michael Jennions" w:date="2020-08-11T21:18:00Z">
        <w:r w:rsidR="00A56774">
          <w:rPr>
            <w:rFonts w:ascii="Garamond" w:hAnsi="Garamond"/>
            <w:color w:val="0070C0"/>
          </w:rPr>
          <w:t xml:space="preserve">partially </w:t>
        </w:r>
      </w:ins>
      <w:ins w:id="2629" w:author="Michael Jennions" w:date="2020-08-09T23:28:00Z">
        <w:r w:rsidR="00DC0BA1">
          <w:rPr>
            <w:rFonts w:ascii="Garamond" w:hAnsi="Garamond"/>
            <w:color w:val="0070C0"/>
          </w:rPr>
          <w:t>test</w:t>
        </w:r>
      </w:ins>
      <w:ins w:id="2630" w:author="Michael Jennions" w:date="2020-08-11T21:18:00Z">
        <w:r w:rsidR="00A56774">
          <w:rPr>
            <w:rFonts w:ascii="Garamond" w:hAnsi="Garamond"/>
            <w:color w:val="0070C0"/>
          </w:rPr>
          <w:t>ed</w:t>
        </w:r>
      </w:ins>
      <w:ins w:id="2631" w:author="Michael Jennions" w:date="2020-08-09T23:28:00Z">
        <w:r w:rsidR="00DC0BA1">
          <w:rPr>
            <w:rFonts w:ascii="Garamond" w:hAnsi="Garamond"/>
            <w:color w:val="0070C0"/>
          </w:rPr>
          <w:t xml:space="preserve"> for an effect of heterogamy on sex differences in variation in personality by </w:t>
        </w:r>
      </w:ins>
      <w:ins w:id="2632" w:author="Michael Jennions" w:date="2020-08-11T21:18:00Z">
        <w:r w:rsidR="00A56774">
          <w:rPr>
            <w:rFonts w:ascii="Garamond" w:hAnsi="Garamond"/>
            <w:color w:val="0070C0"/>
          </w:rPr>
          <w:t xml:space="preserve">testing for a moderating effect of </w:t>
        </w:r>
      </w:ins>
      <w:ins w:id="2633" w:author="Michael Jennions" w:date="2020-08-09T23:28:00Z">
        <w:r w:rsidR="00DC0BA1">
          <w:rPr>
            <w:rFonts w:ascii="Garamond" w:hAnsi="Garamond"/>
            <w:color w:val="0070C0"/>
          </w:rPr>
          <w:t>taxa</w:t>
        </w:r>
      </w:ins>
      <w:ins w:id="2634" w:author="Michael Jennions" w:date="2020-08-11T21:19:00Z">
        <w:r w:rsidR="00A56774">
          <w:rPr>
            <w:rFonts w:ascii="Garamond" w:hAnsi="Garamond"/>
            <w:color w:val="0070C0"/>
          </w:rPr>
          <w:t xml:space="preserve">. We had data from taxa </w:t>
        </w:r>
      </w:ins>
      <w:ins w:id="2635" w:author="Michael Jennions" w:date="2020-08-09T23:28:00Z">
        <w:r w:rsidR="00DC0BA1">
          <w:rPr>
            <w:rFonts w:ascii="Garamond" w:hAnsi="Garamond"/>
            <w:color w:val="0070C0"/>
          </w:rPr>
          <w:t>w</w:t>
        </w:r>
      </w:ins>
      <w:ins w:id="2636" w:author="Michael Jennions" w:date="2020-08-09T23:29:00Z">
        <w:r w:rsidR="00DC0BA1">
          <w:rPr>
            <w:rFonts w:ascii="Garamond" w:hAnsi="Garamond"/>
            <w:color w:val="0070C0"/>
          </w:rPr>
          <w:t xml:space="preserve">here males are </w:t>
        </w:r>
      </w:ins>
      <w:ins w:id="2637" w:author="Michael Jennions" w:date="2020-08-11T21:19:00Z">
        <w:r w:rsidR="00A56774">
          <w:rPr>
            <w:rFonts w:ascii="Garamond" w:hAnsi="Garamond"/>
            <w:color w:val="0070C0"/>
          </w:rPr>
          <w:t xml:space="preserve">always </w:t>
        </w:r>
      </w:ins>
      <w:ins w:id="2638" w:author="Michael Jennions" w:date="2020-08-09T23:29:00Z">
        <w:r w:rsidR="00DC0BA1">
          <w:rPr>
            <w:rFonts w:ascii="Garamond" w:hAnsi="Garamond"/>
            <w:color w:val="0070C0"/>
          </w:rPr>
          <w:t xml:space="preserve">heterogametic (mammals), </w:t>
        </w:r>
      </w:ins>
      <w:ins w:id="2639" w:author="Michael Jennions" w:date="2020-08-11T21:19:00Z">
        <w:r w:rsidR="00A56774">
          <w:rPr>
            <w:rFonts w:ascii="Garamond" w:hAnsi="Garamond"/>
            <w:color w:val="0070C0"/>
          </w:rPr>
          <w:t xml:space="preserve">always </w:t>
        </w:r>
      </w:ins>
      <w:ins w:id="2640" w:author="Michael Jennions" w:date="2020-08-09T23:29:00Z">
        <w:r w:rsidR="00DC0BA1">
          <w:rPr>
            <w:rFonts w:ascii="Garamond" w:hAnsi="Garamond"/>
            <w:color w:val="0070C0"/>
          </w:rPr>
          <w:t>homogametic (birds)</w:t>
        </w:r>
      </w:ins>
      <w:ins w:id="2641" w:author="Michael Jennions" w:date="2020-08-09T23:30:00Z">
        <w:r w:rsidR="00DC0BA1">
          <w:rPr>
            <w:rFonts w:ascii="Garamond" w:hAnsi="Garamond"/>
            <w:color w:val="0070C0"/>
          </w:rPr>
          <w:t>, or a mixture of the two (insects, fish and reptiles/frogs)</w:t>
        </w:r>
      </w:ins>
      <w:ins w:id="2642" w:author="Michael Jennions" w:date="2020-08-09T23:28:00Z">
        <w:r w:rsidR="00DC0BA1">
          <w:rPr>
            <w:rFonts w:ascii="Garamond" w:hAnsi="Garamond"/>
            <w:color w:val="0070C0"/>
          </w:rPr>
          <w:t xml:space="preserve">. </w:t>
        </w:r>
      </w:ins>
    </w:p>
    <w:p w14:paraId="32B74066" w14:textId="1C6A1117" w:rsidR="007C43C5" w:rsidRPr="00DC0BA1" w:rsidDel="00DC0BA1" w:rsidRDefault="007C43C5">
      <w:pPr>
        <w:rPr>
          <w:del w:id="2643" w:author="Michael Jennions" w:date="2020-08-09T23:30:00Z"/>
          <w:rFonts w:ascii="Garamond" w:hAnsi="Garamond"/>
          <w:color w:val="0070C0"/>
          <w:rPrChange w:id="2644" w:author="Michael Jennions" w:date="2020-08-09T23:16:00Z">
            <w:rPr>
              <w:del w:id="2645" w:author="Michael Jennions" w:date="2020-08-09T23:30:00Z"/>
              <w:rFonts w:ascii="Garamond" w:hAnsi="Garamond"/>
              <w:color w:val="FF0000"/>
            </w:rPr>
          </w:rPrChange>
        </w:rPr>
        <w:pPrChange w:id="2646" w:author="Michael Jennions" w:date="2020-08-09T23:30:00Z">
          <w:pPr>
            <w:ind w:firstLine="360"/>
          </w:pPr>
        </w:pPrChange>
      </w:pPr>
      <w:del w:id="2647" w:author="Michael Jennions" w:date="2020-08-09T23:27:00Z">
        <w:r w:rsidRPr="00DC0BA1" w:rsidDel="00DC0BA1">
          <w:rPr>
            <w:rFonts w:ascii="Garamond" w:hAnsi="Garamond"/>
            <w:color w:val="0070C0"/>
            <w:rPrChange w:id="2648" w:author="Michael Jennions" w:date="2020-08-09T23:16:00Z">
              <w:rPr>
                <w:rFonts w:ascii="Garamond" w:hAnsi="Garamond"/>
                <w:color w:val="FF0000"/>
              </w:rPr>
            </w:rPrChange>
          </w:rPr>
          <w:delText xml:space="preserve">Additionally, </w:delText>
        </w:r>
        <w:r w:rsidR="000212E5" w:rsidRPr="00DC0BA1" w:rsidDel="00DC0BA1">
          <w:rPr>
            <w:rFonts w:ascii="Garamond" w:hAnsi="Garamond"/>
            <w:color w:val="0070C0"/>
            <w:rPrChange w:id="2649" w:author="Michael Jennions" w:date="2020-08-09T23:16:00Z">
              <w:rPr>
                <w:rFonts w:ascii="Garamond" w:hAnsi="Garamond"/>
                <w:color w:val="FF0000"/>
              </w:rPr>
            </w:rPrChange>
          </w:rPr>
          <w:delText xml:space="preserve">including </w:delText>
        </w:r>
        <w:r w:rsidRPr="00DC0BA1" w:rsidDel="00DC0BA1">
          <w:rPr>
            <w:rFonts w:ascii="Garamond" w:hAnsi="Garamond"/>
            <w:color w:val="0070C0"/>
            <w:rPrChange w:id="2650" w:author="Michael Jennions" w:date="2020-08-09T23:16:00Z">
              <w:rPr>
                <w:rFonts w:ascii="Garamond" w:hAnsi="Garamond"/>
                <w:color w:val="FF0000"/>
              </w:rPr>
            </w:rPrChange>
          </w:rPr>
          <w:delText xml:space="preserve">SSD as a moderator </w:delText>
        </w:r>
        <w:r w:rsidR="000212E5" w:rsidRPr="00DC0BA1" w:rsidDel="00DC0BA1">
          <w:rPr>
            <w:rFonts w:ascii="Garamond" w:hAnsi="Garamond"/>
            <w:color w:val="0070C0"/>
            <w:rPrChange w:id="2651" w:author="Michael Jennions" w:date="2020-08-09T23:16:00Z">
              <w:rPr>
                <w:rFonts w:ascii="Garamond" w:hAnsi="Garamond"/>
                <w:color w:val="FF0000"/>
              </w:rPr>
            </w:rPrChange>
          </w:rPr>
          <w:delText>can help</w:delText>
        </w:r>
        <w:r w:rsidRPr="00DC0BA1" w:rsidDel="00DC0BA1">
          <w:rPr>
            <w:rFonts w:ascii="Garamond" w:hAnsi="Garamond"/>
            <w:color w:val="0070C0"/>
            <w:rPrChange w:id="2652" w:author="Michael Jennions" w:date="2020-08-09T23:16:00Z">
              <w:rPr>
                <w:rFonts w:ascii="Garamond" w:hAnsi="Garamond"/>
                <w:color w:val="FF0000"/>
              </w:rPr>
            </w:rPrChange>
          </w:rPr>
          <w:delText xml:space="preserve"> disentangle the expected roles of sexual selection and sex chromosomal arrangement on sex-biased variability. </w:delText>
        </w:r>
      </w:del>
      <w:del w:id="2653" w:author="Michael Jennions" w:date="2020-08-09T23:30:00Z">
        <w:r w:rsidRPr="00DC0BA1" w:rsidDel="00DC0BA1">
          <w:rPr>
            <w:rFonts w:ascii="Garamond" w:hAnsi="Garamond"/>
            <w:color w:val="0070C0"/>
            <w:rPrChange w:id="2654" w:author="Michael Jennions" w:date="2020-08-09T23:16:00Z">
              <w:rPr>
                <w:rFonts w:ascii="Garamond" w:hAnsi="Garamond"/>
                <w:color w:val="FF0000"/>
              </w:rPr>
            </w:rPrChange>
          </w:rPr>
          <w:delText xml:space="preserve">First, if males do have greater variability than females in their personality traits, because of sexual selection, then SSD </w:delText>
        </w:r>
        <w:r w:rsidR="000212E5" w:rsidRPr="00DC0BA1" w:rsidDel="00DC0BA1">
          <w:rPr>
            <w:rFonts w:ascii="Garamond" w:hAnsi="Garamond"/>
            <w:color w:val="0070C0"/>
            <w:rPrChange w:id="2655" w:author="Michael Jennions" w:date="2020-08-09T23:16:00Z">
              <w:rPr>
                <w:rFonts w:ascii="Garamond" w:hAnsi="Garamond"/>
                <w:color w:val="FF0000"/>
              </w:rPr>
            </w:rPrChange>
          </w:rPr>
          <w:delText>sh</w:delText>
        </w:r>
        <w:r w:rsidRPr="00DC0BA1" w:rsidDel="00DC0BA1">
          <w:rPr>
            <w:rFonts w:ascii="Garamond" w:hAnsi="Garamond"/>
            <w:color w:val="0070C0"/>
            <w:rPrChange w:id="2656" w:author="Michael Jennions" w:date="2020-08-09T23:16:00Z">
              <w:rPr>
                <w:rFonts w:ascii="Garamond" w:hAnsi="Garamond"/>
                <w:color w:val="FF0000"/>
              </w:rPr>
            </w:rPrChange>
          </w:rPr>
          <w:delTex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delText>
        </w:r>
      </w:del>
    </w:p>
    <w:p w14:paraId="1D71904C" w14:textId="77777777" w:rsidR="00D871B6" w:rsidRPr="00DC0BA1" w:rsidRDefault="00D871B6">
      <w:pPr>
        <w:rPr>
          <w:rFonts w:ascii="Garamond" w:hAnsi="Garamond"/>
          <w:color w:val="0070C0"/>
          <w:rPrChange w:id="2657" w:author="Michael Jennions" w:date="2020-08-09T23:16:00Z">
            <w:rPr>
              <w:rFonts w:ascii="Garamond" w:hAnsi="Garamond"/>
              <w:color w:val="FF0000"/>
            </w:rPr>
          </w:rPrChange>
        </w:rPr>
        <w:pPrChange w:id="2658" w:author="Michael Jennions" w:date="2020-08-09T23:30:00Z">
          <w:pPr>
            <w:ind w:firstLine="360"/>
          </w:pPr>
        </w:pPrChange>
      </w:pPr>
    </w:p>
    <w:p w14:paraId="3B2E67FD" w14:textId="4EB66826" w:rsidR="007C43C5" w:rsidRPr="00DC0BA1" w:rsidRDefault="00E507D7" w:rsidP="007C43C5">
      <w:pPr>
        <w:ind w:firstLine="360"/>
        <w:rPr>
          <w:rFonts w:ascii="Garamond" w:hAnsi="Garamond"/>
          <w:i/>
          <w:color w:val="0070C0"/>
          <w:rPrChange w:id="2659" w:author="Michael Jennions" w:date="2020-08-09T23:16:00Z">
            <w:rPr>
              <w:rFonts w:ascii="Garamond" w:hAnsi="Garamond"/>
              <w:i/>
              <w:color w:val="FF0000"/>
            </w:rPr>
          </w:rPrChange>
        </w:rPr>
      </w:pPr>
      <w:ins w:id="2660" w:author="Michael Jennions" w:date="2020-08-11T21:08:00Z">
        <w:r>
          <w:rPr>
            <w:rFonts w:ascii="Garamond" w:hAnsi="Garamond"/>
            <w:color w:val="0070C0"/>
          </w:rPr>
          <w:t>Here, w</w:t>
        </w:r>
      </w:ins>
      <w:del w:id="2661" w:author="Michael Jennions" w:date="2020-08-11T21:08:00Z">
        <w:r w:rsidR="007C43C5" w:rsidRPr="00DC0BA1" w:rsidDel="00E507D7">
          <w:rPr>
            <w:rFonts w:ascii="Garamond" w:hAnsi="Garamond"/>
            <w:color w:val="0070C0"/>
            <w:rPrChange w:id="2662" w:author="Michael Jennions" w:date="2020-08-09T23:16:00Z">
              <w:rPr>
                <w:rFonts w:ascii="Garamond" w:hAnsi="Garamond"/>
                <w:color w:val="FF0000"/>
              </w:rPr>
            </w:rPrChange>
          </w:rPr>
          <w:delText>W</w:delText>
        </w:r>
      </w:del>
      <w:r w:rsidR="007C43C5" w:rsidRPr="00DC0BA1">
        <w:rPr>
          <w:rFonts w:ascii="Garamond" w:hAnsi="Garamond"/>
          <w:color w:val="0070C0"/>
          <w:rPrChange w:id="2663" w:author="Michael Jennions" w:date="2020-08-09T23:16:00Z">
            <w:rPr>
              <w:rFonts w:ascii="Garamond" w:hAnsi="Garamond"/>
              <w:color w:val="FF0000"/>
            </w:rPr>
          </w:rPrChange>
        </w:rPr>
        <w:t xml:space="preserve">e </w:t>
      </w:r>
      <w:del w:id="2664" w:author="Michael Jennions" w:date="2020-08-09T23:30:00Z">
        <w:r w:rsidR="007C43C5" w:rsidRPr="00DC0BA1" w:rsidDel="00DC0BA1">
          <w:rPr>
            <w:rFonts w:ascii="Garamond" w:hAnsi="Garamond"/>
            <w:color w:val="0070C0"/>
            <w:rPrChange w:id="2665" w:author="Michael Jennions" w:date="2020-08-09T23:16:00Z">
              <w:rPr>
                <w:rFonts w:ascii="Garamond" w:hAnsi="Garamond"/>
                <w:color w:val="FF0000"/>
              </w:rPr>
            </w:rPrChange>
          </w:rPr>
          <w:delText xml:space="preserve">had </w:delText>
        </w:r>
      </w:del>
      <w:ins w:id="2666" w:author="Michael Jennions" w:date="2020-08-09T23:30:00Z">
        <w:r w:rsidR="00DC0BA1">
          <w:rPr>
            <w:rFonts w:ascii="Garamond" w:hAnsi="Garamond"/>
            <w:color w:val="0070C0"/>
          </w:rPr>
          <w:t>ask</w:t>
        </w:r>
        <w:r w:rsidR="00DC0BA1" w:rsidRPr="00DC0BA1">
          <w:rPr>
            <w:rFonts w:ascii="Garamond" w:hAnsi="Garamond"/>
            <w:color w:val="0070C0"/>
            <w:rPrChange w:id="2667" w:author="Michael Jennions" w:date="2020-08-09T23:16:00Z">
              <w:rPr>
                <w:rFonts w:ascii="Garamond" w:hAnsi="Garamond"/>
                <w:color w:val="FF0000"/>
              </w:rPr>
            </w:rPrChange>
          </w:rPr>
          <w:t xml:space="preserve"> </w:t>
        </w:r>
      </w:ins>
      <w:r w:rsidR="007C43C5" w:rsidRPr="00DC0BA1">
        <w:rPr>
          <w:rFonts w:ascii="Garamond" w:hAnsi="Garamond"/>
          <w:color w:val="0070C0"/>
          <w:rPrChange w:id="2668" w:author="Michael Jennions" w:date="2020-08-09T23:16:00Z">
            <w:rPr>
              <w:rFonts w:ascii="Garamond" w:hAnsi="Garamond"/>
              <w:color w:val="FF0000"/>
            </w:rPr>
          </w:rPrChange>
        </w:rPr>
        <w:t xml:space="preserve">three </w:t>
      </w:r>
      <w:ins w:id="2669" w:author="Michael Jennions" w:date="2020-08-09T23:30:00Z">
        <w:r w:rsidR="00DC0BA1">
          <w:rPr>
            <w:rFonts w:ascii="Garamond" w:hAnsi="Garamond"/>
            <w:color w:val="0070C0"/>
          </w:rPr>
          <w:t xml:space="preserve">key </w:t>
        </w:r>
      </w:ins>
      <w:del w:id="2670" w:author="Michael Jennions" w:date="2020-08-09T23:30:00Z">
        <w:r w:rsidR="007C43C5" w:rsidRPr="00DC0BA1" w:rsidDel="00DC0BA1">
          <w:rPr>
            <w:rFonts w:ascii="Garamond" w:hAnsi="Garamond"/>
            <w:color w:val="0070C0"/>
            <w:rPrChange w:id="2671" w:author="Michael Jennions" w:date="2020-08-09T23:16:00Z">
              <w:rPr>
                <w:rFonts w:ascii="Garamond" w:hAnsi="Garamond"/>
                <w:color w:val="FF0000"/>
              </w:rPr>
            </w:rPrChange>
          </w:rPr>
          <w:delText xml:space="preserve">main </w:delText>
        </w:r>
      </w:del>
      <w:r w:rsidR="009D1A67" w:rsidRPr="00DC0BA1">
        <w:rPr>
          <w:rFonts w:ascii="Garamond" w:hAnsi="Garamond"/>
          <w:color w:val="0070C0"/>
          <w:rPrChange w:id="2672" w:author="Michael Jennions" w:date="2020-08-09T23:16:00Z">
            <w:rPr>
              <w:rFonts w:ascii="Garamond" w:hAnsi="Garamond"/>
              <w:color w:val="FF0000"/>
            </w:rPr>
          </w:rPrChange>
        </w:rPr>
        <w:t>questions</w:t>
      </w:r>
      <w:r w:rsidR="007C43C5" w:rsidRPr="00DC0BA1">
        <w:rPr>
          <w:rFonts w:ascii="Garamond" w:hAnsi="Garamond"/>
          <w:color w:val="0070C0"/>
          <w:rPrChange w:id="2673" w:author="Michael Jennions" w:date="2020-08-09T23:16:00Z">
            <w:rPr>
              <w:rFonts w:ascii="Garamond" w:hAnsi="Garamond"/>
              <w:color w:val="FF0000"/>
            </w:rPr>
          </w:rPrChange>
        </w:rPr>
        <w:t xml:space="preserve"> </w:t>
      </w:r>
      <w:del w:id="2674" w:author="Michael Jennions" w:date="2020-08-09T23:30:00Z">
        <w:r w:rsidR="009D1A67" w:rsidRPr="00DC0BA1" w:rsidDel="00DC0BA1">
          <w:rPr>
            <w:rFonts w:ascii="Garamond" w:hAnsi="Garamond"/>
            <w:color w:val="0070C0"/>
            <w:rPrChange w:id="2675" w:author="Michael Jennions" w:date="2020-08-09T23:16:00Z">
              <w:rPr>
                <w:rFonts w:ascii="Garamond" w:hAnsi="Garamond"/>
                <w:color w:val="FF0000"/>
              </w:rPr>
            </w:rPrChange>
          </w:rPr>
          <w:delText>around which we formed</w:delText>
        </w:r>
      </w:del>
      <w:ins w:id="2676" w:author="Michael Jennions" w:date="2020-08-11T21:08:00Z">
        <w:r>
          <w:rPr>
            <w:rFonts w:ascii="Garamond" w:hAnsi="Garamond"/>
            <w:color w:val="0070C0"/>
          </w:rPr>
          <w:t>using</w:t>
        </w:r>
      </w:ins>
      <w:r w:rsidR="009D1A67" w:rsidRPr="00DC0BA1">
        <w:rPr>
          <w:rFonts w:ascii="Garamond" w:hAnsi="Garamond"/>
          <w:color w:val="0070C0"/>
          <w:rPrChange w:id="2677" w:author="Michael Jennions" w:date="2020-08-09T23:16:00Z">
            <w:rPr>
              <w:rFonts w:ascii="Garamond" w:hAnsi="Garamond"/>
              <w:color w:val="FF0000"/>
            </w:rPr>
          </w:rPrChange>
        </w:rPr>
        <w:t xml:space="preserve"> </w:t>
      </w:r>
      <w:del w:id="2678" w:author="Michael Jennions" w:date="2020-08-11T21:08:00Z">
        <w:r w:rsidR="007C43C5" w:rsidRPr="00DC0BA1" w:rsidDel="00E507D7">
          <w:rPr>
            <w:rFonts w:ascii="Garamond" w:hAnsi="Garamond"/>
            <w:color w:val="0070C0"/>
            <w:rPrChange w:id="2679" w:author="Michael Jennions" w:date="2020-08-09T23:16:00Z">
              <w:rPr>
                <w:rFonts w:ascii="Garamond" w:hAnsi="Garamond"/>
                <w:color w:val="FF0000"/>
              </w:rPr>
            </w:rPrChange>
          </w:rPr>
          <w:delText xml:space="preserve">our </w:delText>
        </w:r>
      </w:del>
      <w:del w:id="2680" w:author="Michael Jennions" w:date="2020-08-09T23:30:00Z">
        <w:r w:rsidR="009D1A67" w:rsidRPr="00DC0BA1" w:rsidDel="00DC0BA1">
          <w:rPr>
            <w:rFonts w:ascii="Garamond" w:hAnsi="Garamond"/>
            <w:color w:val="0070C0"/>
            <w:rPrChange w:id="2681" w:author="Michael Jennions" w:date="2020-08-09T23:16:00Z">
              <w:rPr>
                <w:rFonts w:ascii="Garamond" w:hAnsi="Garamond"/>
                <w:color w:val="FF0000"/>
              </w:rPr>
            </w:rPrChange>
          </w:rPr>
          <w:delText>three</w:delText>
        </w:r>
        <w:r w:rsidR="007C43C5" w:rsidRPr="00DC0BA1" w:rsidDel="00DC0BA1">
          <w:rPr>
            <w:rFonts w:ascii="Garamond" w:hAnsi="Garamond"/>
            <w:color w:val="0070C0"/>
            <w:rPrChange w:id="2682" w:author="Michael Jennions" w:date="2020-08-09T23:16:00Z">
              <w:rPr>
                <w:rFonts w:ascii="Garamond" w:hAnsi="Garamond"/>
                <w:color w:val="FF0000"/>
              </w:rPr>
            </w:rPrChange>
          </w:rPr>
          <w:delText xml:space="preserve"> </w:delText>
        </w:r>
      </w:del>
      <w:r w:rsidR="007C43C5" w:rsidRPr="00DC0BA1">
        <w:rPr>
          <w:rFonts w:ascii="Garamond" w:hAnsi="Garamond"/>
          <w:color w:val="0070C0"/>
          <w:rPrChange w:id="2683" w:author="Michael Jennions" w:date="2020-08-09T23:16:00Z">
            <w:rPr>
              <w:rFonts w:ascii="Garamond" w:hAnsi="Garamond"/>
              <w:color w:val="FF0000"/>
            </w:rPr>
          </w:rPrChange>
        </w:rPr>
        <w:t xml:space="preserve">meta-analytic models: 1) </w:t>
      </w:r>
      <w:ins w:id="2684" w:author="Michael Jennions" w:date="2020-08-09T23:30:00Z">
        <w:r w:rsidR="00DC0BA1">
          <w:rPr>
            <w:rFonts w:ascii="Garamond" w:hAnsi="Garamond"/>
            <w:color w:val="0070C0"/>
          </w:rPr>
          <w:t>D</w:t>
        </w:r>
      </w:ins>
      <w:del w:id="2685" w:author="Michael Jennions" w:date="2020-08-09T23:30:00Z">
        <w:r w:rsidR="007C43C5" w:rsidRPr="00DC0BA1" w:rsidDel="00DC0BA1">
          <w:rPr>
            <w:rFonts w:ascii="Garamond" w:hAnsi="Garamond"/>
            <w:color w:val="0070C0"/>
            <w:rPrChange w:id="2686" w:author="Michael Jennions" w:date="2020-08-09T23:16:00Z">
              <w:rPr>
                <w:rFonts w:ascii="Garamond" w:hAnsi="Garamond"/>
                <w:color w:val="FF0000"/>
              </w:rPr>
            </w:rPrChange>
          </w:rPr>
          <w:delText>d</w:delText>
        </w:r>
      </w:del>
      <w:r w:rsidR="007C43C5" w:rsidRPr="00DC0BA1">
        <w:rPr>
          <w:rFonts w:ascii="Garamond" w:hAnsi="Garamond"/>
          <w:color w:val="0070C0"/>
          <w:rPrChange w:id="2687" w:author="Michael Jennions" w:date="2020-08-09T23:16:00Z">
            <w:rPr>
              <w:rFonts w:ascii="Garamond" w:hAnsi="Garamond"/>
              <w:color w:val="FF0000"/>
            </w:rPr>
          </w:rPrChange>
        </w:rPr>
        <w:t xml:space="preserve">o males </w:t>
      </w:r>
      <w:del w:id="2688" w:author="Michael Jennions" w:date="2020-08-09T23:31:00Z">
        <w:r w:rsidR="007C43C5" w:rsidRPr="00DC0BA1" w:rsidDel="00DC0BA1">
          <w:rPr>
            <w:rFonts w:ascii="Garamond" w:hAnsi="Garamond"/>
            <w:color w:val="0070C0"/>
            <w:rPrChange w:id="2689" w:author="Michael Jennions" w:date="2020-08-09T23:16:00Z">
              <w:rPr>
                <w:rFonts w:ascii="Garamond" w:hAnsi="Garamond"/>
                <w:color w:val="FF0000"/>
              </w:rPr>
            </w:rPrChange>
          </w:rPr>
          <w:delText>and females</w:delText>
        </w:r>
      </w:del>
      <w:ins w:id="2690" w:author="Michael Jennions" w:date="2020-08-09T23:31:00Z">
        <w:r w:rsidR="00DC0BA1">
          <w:rPr>
            <w:rFonts w:ascii="Garamond" w:hAnsi="Garamond"/>
            <w:color w:val="0070C0"/>
          </w:rPr>
          <w:t>show greater</w:t>
        </w:r>
      </w:ins>
      <w:r w:rsidR="007C43C5" w:rsidRPr="00DC0BA1">
        <w:rPr>
          <w:rFonts w:ascii="Garamond" w:hAnsi="Garamond"/>
          <w:color w:val="0070C0"/>
          <w:rPrChange w:id="2691" w:author="Michael Jennions" w:date="2020-08-09T23:16:00Z">
            <w:rPr>
              <w:rFonts w:ascii="Garamond" w:hAnsi="Garamond"/>
              <w:color w:val="FF0000"/>
            </w:rPr>
          </w:rPrChange>
        </w:rPr>
        <w:t xml:space="preserve"> </w:t>
      </w:r>
      <w:ins w:id="2692" w:author="Michael Jennions" w:date="2020-08-09T23:31:00Z">
        <w:r w:rsidR="00DC0BA1">
          <w:rPr>
            <w:rFonts w:ascii="Garamond" w:hAnsi="Garamond"/>
            <w:color w:val="0070C0"/>
          </w:rPr>
          <w:t xml:space="preserve">variability than females </w:t>
        </w:r>
      </w:ins>
      <w:del w:id="2693" w:author="Michael Jennions" w:date="2020-08-09T23:31:00Z">
        <w:r w:rsidR="007C43C5" w:rsidRPr="00DC0BA1" w:rsidDel="00DC0BA1">
          <w:rPr>
            <w:rFonts w:ascii="Garamond" w:hAnsi="Garamond"/>
            <w:color w:val="0070C0"/>
            <w:rPrChange w:id="2694" w:author="Michael Jennions" w:date="2020-08-09T23:16:00Z">
              <w:rPr>
                <w:rFonts w:ascii="Garamond" w:hAnsi="Garamond"/>
                <w:color w:val="FF0000"/>
              </w:rPr>
            </w:rPrChange>
          </w:rPr>
          <w:delText xml:space="preserve">differ in either their mean trait expression, or variability </w:delText>
        </w:r>
      </w:del>
      <w:r w:rsidR="007C43C5" w:rsidRPr="00DC0BA1">
        <w:rPr>
          <w:rFonts w:ascii="Garamond" w:hAnsi="Garamond"/>
          <w:color w:val="0070C0"/>
          <w:rPrChange w:id="2695" w:author="Michael Jennions" w:date="2020-08-09T23:16:00Z">
            <w:rPr>
              <w:rFonts w:ascii="Garamond" w:hAnsi="Garamond"/>
              <w:color w:val="FF0000"/>
            </w:rPr>
          </w:rPrChange>
        </w:rPr>
        <w:t xml:space="preserve">in </w:t>
      </w:r>
      <w:ins w:id="2696" w:author="Michael Jennions" w:date="2020-08-17T15:25:00Z">
        <w:r w:rsidR="00C652E7">
          <w:rPr>
            <w:rFonts w:ascii="Garamond" w:hAnsi="Garamond"/>
            <w:color w:val="0070C0"/>
          </w:rPr>
          <w:t xml:space="preserve">five </w:t>
        </w:r>
      </w:ins>
      <w:r w:rsidR="007C43C5" w:rsidRPr="00DC0BA1">
        <w:rPr>
          <w:rFonts w:ascii="Garamond" w:hAnsi="Garamond"/>
          <w:color w:val="0070C0"/>
          <w:rPrChange w:id="2697" w:author="Michael Jennions" w:date="2020-08-09T23:16:00Z">
            <w:rPr>
              <w:rFonts w:ascii="Garamond" w:hAnsi="Garamond"/>
              <w:color w:val="FF0000"/>
            </w:rPr>
          </w:rPrChange>
        </w:rPr>
        <w:t>personality</w:t>
      </w:r>
      <w:ins w:id="2698" w:author="Michael Jennions" w:date="2020-08-11T21:09:00Z">
        <w:r>
          <w:rPr>
            <w:rFonts w:ascii="Garamond" w:hAnsi="Garamond"/>
            <w:color w:val="0070C0"/>
          </w:rPr>
          <w:t xml:space="preserve"> </w:t>
        </w:r>
      </w:ins>
      <w:ins w:id="2699" w:author="Michael Jennions" w:date="2020-08-18T11:49:00Z">
        <w:r w:rsidR="007A02EE">
          <w:rPr>
            <w:rFonts w:ascii="Garamond" w:hAnsi="Garamond"/>
            <w:color w:val="0070C0"/>
          </w:rPr>
          <w:t>factors</w:t>
        </w:r>
      </w:ins>
      <w:ins w:id="2700" w:author="Michael Jennions" w:date="2020-08-11T21:09:00Z">
        <w:r>
          <w:rPr>
            <w:rFonts w:ascii="Garamond" w:hAnsi="Garamond"/>
            <w:color w:val="0070C0"/>
          </w:rPr>
          <w:t>;</w:t>
        </w:r>
      </w:ins>
      <w:del w:id="2701" w:author="Michael Jennions" w:date="2020-08-11T21:09:00Z">
        <w:r w:rsidR="007C43C5" w:rsidRPr="00DC0BA1" w:rsidDel="00E507D7">
          <w:rPr>
            <w:rFonts w:ascii="Garamond" w:hAnsi="Garamond"/>
            <w:color w:val="0070C0"/>
            <w:rPrChange w:id="2702" w:author="Michael Jennions" w:date="2020-08-09T23:16:00Z">
              <w:rPr>
                <w:rFonts w:ascii="Garamond" w:hAnsi="Garamond"/>
                <w:color w:val="FF0000"/>
              </w:rPr>
            </w:rPrChange>
          </w:rPr>
          <w:delText>,</w:delText>
        </w:r>
      </w:del>
      <w:r w:rsidR="007C43C5" w:rsidRPr="00DC0BA1">
        <w:rPr>
          <w:rFonts w:ascii="Garamond" w:hAnsi="Garamond"/>
          <w:color w:val="0070C0"/>
          <w:rPrChange w:id="2703" w:author="Michael Jennions" w:date="2020-08-09T23:16:00Z">
            <w:rPr>
              <w:rFonts w:ascii="Garamond" w:hAnsi="Garamond"/>
              <w:color w:val="FF0000"/>
            </w:rPr>
          </w:rPrChange>
        </w:rPr>
        <w:t xml:space="preserve"> 2) </w:t>
      </w:r>
      <w:ins w:id="2704" w:author="Michael Jennions" w:date="2020-08-09T23:31:00Z">
        <w:r w:rsidR="00DC0BA1">
          <w:rPr>
            <w:rFonts w:ascii="Garamond" w:hAnsi="Garamond"/>
            <w:color w:val="0070C0"/>
          </w:rPr>
          <w:t xml:space="preserve">Are </w:t>
        </w:r>
      </w:ins>
      <w:del w:id="2705" w:author="Michael Jennions" w:date="2020-08-09T23:31:00Z">
        <w:r w:rsidR="007C43C5" w:rsidRPr="00DC0BA1" w:rsidDel="00DC0BA1">
          <w:rPr>
            <w:rFonts w:ascii="Garamond" w:hAnsi="Garamond"/>
            <w:color w:val="0070C0"/>
            <w:rPrChange w:id="2706" w:author="Michael Jennions" w:date="2020-08-09T23:16:00Z">
              <w:rPr>
                <w:rFonts w:ascii="Garamond" w:hAnsi="Garamond"/>
                <w:color w:val="FF0000"/>
              </w:rPr>
            </w:rPrChange>
          </w:rPr>
          <w:delText xml:space="preserve">are there </w:delText>
        </w:r>
      </w:del>
      <w:r w:rsidR="007C43C5" w:rsidRPr="00DC0BA1">
        <w:rPr>
          <w:rFonts w:ascii="Garamond" w:hAnsi="Garamond"/>
          <w:color w:val="0070C0"/>
          <w:rPrChange w:id="2707" w:author="Michael Jennions" w:date="2020-08-09T23:16:00Z">
            <w:rPr>
              <w:rFonts w:ascii="Garamond" w:hAnsi="Garamond"/>
              <w:color w:val="FF0000"/>
            </w:rPr>
          </w:rPrChange>
        </w:rPr>
        <w:t xml:space="preserve">sex differences </w:t>
      </w:r>
      <w:ins w:id="2708" w:author="Michael Jennions" w:date="2020-08-09T23:32:00Z">
        <w:r w:rsidR="00DC0BA1">
          <w:rPr>
            <w:rFonts w:ascii="Garamond" w:hAnsi="Garamond"/>
            <w:color w:val="0070C0"/>
          </w:rPr>
          <w:t xml:space="preserve">in variation </w:t>
        </w:r>
      </w:ins>
      <w:del w:id="2709" w:author="Michael Jennions" w:date="2020-08-09T23:32:00Z">
        <w:r w:rsidR="007C43C5" w:rsidRPr="00DC0BA1" w:rsidDel="00DC0BA1">
          <w:rPr>
            <w:rFonts w:ascii="Garamond" w:hAnsi="Garamond"/>
            <w:color w:val="0070C0"/>
            <w:rPrChange w:id="2710" w:author="Michael Jennions" w:date="2020-08-09T23:16:00Z">
              <w:rPr>
                <w:rFonts w:ascii="Garamond" w:hAnsi="Garamond"/>
                <w:color w:val="FF0000"/>
              </w:rPr>
            </w:rPrChange>
          </w:rPr>
          <w:delText>in mean or variability for the</w:delText>
        </w:r>
      </w:del>
      <w:ins w:id="2711" w:author="Michael Jennions" w:date="2020-08-09T23:32:00Z">
        <w:r w:rsidR="00DC0BA1">
          <w:rPr>
            <w:rFonts w:ascii="Garamond" w:hAnsi="Garamond"/>
            <w:color w:val="0070C0"/>
          </w:rPr>
          <w:t>consistent for</w:t>
        </w:r>
      </w:ins>
      <w:r w:rsidR="007C43C5" w:rsidRPr="00DC0BA1">
        <w:rPr>
          <w:rFonts w:ascii="Garamond" w:hAnsi="Garamond"/>
          <w:color w:val="0070C0"/>
          <w:rPrChange w:id="2712" w:author="Michael Jennions" w:date="2020-08-09T23:16:00Z">
            <w:rPr>
              <w:rFonts w:ascii="Garamond" w:hAnsi="Garamond"/>
              <w:color w:val="FF0000"/>
            </w:rPr>
          </w:rPrChange>
        </w:rPr>
        <w:t xml:space="preserve"> </w:t>
      </w:r>
      <w:ins w:id="2713" w:author="Michael Jennions" w:date="2020-08-17T15:25:00Z">
        <w:r w:rsidR="00C652E7">
          <w:rPr>
            <w:rFonts w:ascii="Garamond" w:hAnsi="Garamond"/>
            <w:color w:val="0070C0"/>
          </w:rPr>
          <w:t xml:space="preserve">the five </w:t>
        </w:r>
      </w:ins>
      <w:del w:id="2714" w:author="Michael Jennions" w:date="2020-08-17T15:25:00Z">
        <w:r w:rsidR="007C43C5" w:rsidRPr="00DC0BA1" w:rsidDel="00C652E7">
          <w:rPr>
            <w:rFonts w:ascii="Garamond" w:hAnsi="Garamond"/>
            <w:color w:val="0070C0"/>
            <w:rPrChange w:id="2715" w:author="Michael Jennions" w:date="2020-08-09T23:16:00Z">
              <w:rPr>
                <w:rFonts w:ascii="Garamond" w:hAnsi="Garamond"/>
                <w:color w:val="FF0000"/>
              </w:rPr>
            </w:rPrChange>
          </w:rPr>
          <w:delText>different</w:delText>
        </w:r>
      </w:del>
      <w:ins w:id="2716" w:author="Michael Jennions" w:date="2020-08-09T23:32:00Z">
        <w:r w:rsidR="00DC0BA1">
          <w:rPr>
            <w:rFonts w:ascii="Garamond" w:hAnsi="Garamond"/>
            <w:color w:val="0070C0"/>
          </w:rPr>
          <w:t>components of</w:t>
        </w:r>
      </w:ins>
      <w:r w:rsidR="007C43C5" w:rsidRPr="00DC0BA1">
        <w:rPr>
          <w:rFonts w:ascii="Garamond" w:hAnsi="Garamond"/>
          <w:color w:val="0070C0"/>
          <w:rPrChange w:id="2717" w:author="Michael Jennions" w:date="2020-08-09T23:16:00Z">
            <w:rPr>
              <w:rFonts w:ascii="Garamond" w:hAnsi="Garamond"/>
              <w:color w:val="FF0000"/>
            </w:rPr>
          </w:rPrChange>
        </w:rPr>
        <w:t xml:space="preserve"> personality</w:t>
      </w:r>
      <w:ins w:id="2718" w:author="Michael Jennions" w:date="2020-08-11T21:09:00Z">
        <w:r>
          <w:rPr>
            <w:rFonts w:ascii="Garamond" w:hAnsi="Garamond"/>
            <w:color w:val="0070C0"/>
          </w:rPr>
          <w:t>;</w:t>
        </w:r>
      </w:ins>
      <w:del w:id="2719" w:author="Michael Jennions" w:date="2020-08-09T23:32:00Z">
        <w:r w:rsidR="007C43C5" w:rsidRPr="00DC0BA1" w:rsidDel="00DC0BA1">
          <w:rPr>
            <w:rFonts w:ascii="Garamond" w:hAnsi="Garamond"/>
            <w:color w:val="0070C0"/>
            <w:rPrChange w:id="2720" w:author="Michael Jennions" w:date="2020-08-09T23:16:00Z">
              <w:rPr>
                <w:rFonts w:ascii="Garamond" w:hAnsi="Garamond"/>
                <w:color w:val="FF0000"/>
              </w:rPr>
            </w:rPrChange>
          </w:rPr>
          <w:delText xml:space="preserve"> types</w:delText>
        </w:r>
      </w:del>
      <w:del w:id="2721" w:author="Michael Jennions" w:date="2020-08-11T21:09:00Z">
        <w:r w:rsidR="007C43C5" w:rsidRPr="00DC0BA1" w:rsidDel="00E507D7">
          <w:rPr>
            <w:rFonts w:ascii="Garamond" w:hAnsi="Garamond"/>
            <w:color w:val="0070C0"/>
            <w:rPrChange w:id="2722" w:author="Michael Jennions" w:date="2020-08-09T23:16:00Z">
              <w:rPr>
                <w:rFonts w:ascii="Garamond" w:hAnsi="Garamond"/>
                <w:color w:val="FF0000"/>
              </w:rPr>
            </w:rPrChange>
          </w:rPr>
          <w:delText>,</w:delText>
        </w:r>
      </w:del>
      <w:r w:rsidR="007C43C5" w:rsidRPr="00DC0BA1">
        <w:rPr>
          <w:rFonts w:ascii="Garamond" w:hAnsi="Garamond"/>
          <w:color w:val="0070C0"/>
          <w:rPrChange w:id="2723" w:author="Michael Jennions" w:date="2020-08-09T23:16:00Z">
            <w:rPr>
              <w:rFonts w:ascii="Garamond" w:hAnsi="Garamond"/>
              <w:color w:val="FF0000"/>
            </w:rPr>
          </w:rPrChange>
        </w:rPr>
        <w:t xml:space="preserve"> and 3) </w:t>
      </w:r>
      <w:ins w:id="2724" w:author="Michael Jennions" w:date="2020-08-09T23:32:00Z">
        <w:r w:rsidR="00DC0BA1">
          <w:rPr>
            <w:rFonts w:ascii="Garamond" w:hAnsi="Garamond"/>
            <w:color w:val="0070C0"/>
          </w:rPr>
          <w:t>D</w:t>
        </w:r>
      </w:ins>
      <w:del w:id="2725" w:author="Michael Jennions" w:date="2020-08-09T23:32:00Z">
        <w:r w:rsidR="007C43C5" w:rsidRPr="00DC0BA1" w:rsidDel="00DC0BA1">
          <w:rPr>
            <w:rFonts w:ascii="Garamond" w:hAnsi="Garamond"/>
            <w:color w:val="0070C0"/>
            <w:rPrChange w:id="2726" w:author="Michael Jennions" w:date="2020-08-09T23:16:00Z">
              <w:rPr>
                <w:rFonts w:ascii="Garamond" w:hAnsi="Garamond"/>
                <w:color w:val="FF0000"/>
              </w:rPr>
            </w:rPrChange>
          </w:rPr>
          <w:delText>d</w:delText>
        </w:r>
      </w:del>
      <w:r w:rsidR="007C43C5" w:rsidRPr="00DC0BA1">
        <w:rPr>
          <w:rFonts w:ascii="Garamond" w:hAnsi="Garamond"/>
          <w:color w:val="0070C0"/>
          <w:rPrChange w:id="2727" w:author="Michael Jennions" w:date="2020-08-09T23:16:00Z">
            <w:rPr>
              <w:rFonts w:ascii="Garamond" w:hAnsi="Garamond"/>
              <w:color w:val="FF0000"/>
            </w:rPr>
          </w:rPrChange>
        </w:rPr>
        <w:t xml:space="preserve">oes </w:t>
      </w:r>
      <w:del w:id="2728" w:author="Michael Jennions" w:date="2020-08-09T23:32:00Z">
        <w:r w:rsidR="007C43C5" w:rsidRPr="00DC0BA1" w:rsidDel="00DC0BA1">
          <w:rPr>
            <w:rFonts w:ascii="Garamond" w:hAnsi="Garamond"/>
            <w:color w:val="0070C0"/>
            <w:rPrChange w:id="2729" w:author="Michael Jennions" w:date="2020-08-09T23:16:00Z">
              <w:rPr>
                <w:rFonts w:ascii="Garamond" w:hAnsi="Garamond"/>
                <w:color w:val="FF0000"/>
              </w:rPr>
            </w:rPrChange>
          </w:rPr>
          <w:delText>the degree of</w:delText>
        </w:r>
      </w:del>
      <w:ins w:id="2730" w:author="Michael Jennions" w:date="2020-08-09T23:32:00Z">
        <w:r w:rsidR="00DC0BA1">
          <w:rPr>
            <w:rFonts w:ascii="Garamond" w:hAnsi="Garamond"/>
            <w:color w:val="0070C0"/>
          </w:rPr>
          <w:t>sexual selection (</w:t>
        </w:r>
      </w:ins>
      <w:ins w:id="2731" w:author="Michael Jennions" w:date="2020-08-11T21:09:00Z">
        <w:r>
          <w:rPr>
            <w:rFonts w:ascii="Garamond" w:hAnsi="Garamond"/>
            <w:color w:val="0070C0"/>
          </w:rPr>
          <w:t>estimated</w:t>
        </w:r>
      </w:ins>
      <w:ins w:id="2732" w:author="Michael Jennions" w:date="2020-08-09T23:32:00Z">
        <w:r w:rsidR="00DC0BA1">
          <w:rPr>
            <w:rFonts w:ascii="Garamond" w:hAnsi="Garamond"/>
            <w:color w:val="0070C0"/>
          </w:rPr>
          <w:t xml:space="preserve"> </w:t>
        </w:r>
      </w:ins>
      <w:ins w:id="2733" w:author="Michael Jennions" w:date="2020-08-11T21:09:00Z">
        <w:r>
          <w:rPr>
            <w:rFonts w:ascii="Garamond" w:hAnsi="Garamond"/>
            <w:color w:val="0070C0"/>
          </w:rPr>
          <w:t xml:space="preserve">using the proxy </w:t>
        </w:r>
        <w:r>
          <w:rPr>
            <w:rFonts w:ascii="Garamond" w:hAnsi="Garamond"/>
            <w:color w:val="0070C0"/>
          </w:rPr>
          <w:lastRenderedPageBreak/>
          <w:t>of</w:t>
        </w:r>
      </w:ins>
      <w:r w:rsidR="007C43C5" w:rsidRPr="00DC0BA1">
        <w:rPr>
          <w:rFonts w:ascii="Garamond" w:hAnsi="Garamond"/>
          <w:color w:val="0070C0"/>
          <w:rPrChange w:id="2734" w:author="Michael Jennions" w:date="2020-08-09T23:16:00Z">
            <w:rPr>
              <w:rFonts w:ascii="Garamond" w:hAnsi="Garamond"/>
              <w:color w:val="FF0000"/>
            </w:rPr>
          </w:rPrChange>
        </w:rPr>
        <w:t xml:space="preserve"> </w:t>
      </w:r>
      <w:del w:id="2735" w:author="Michael Jennions" w:date="2020-08-11T21:18:00Z">
        <w:r w:rsidR="007C43C5" w:rsidRPr="00DC0BA1" w:rsidDel="00A56774">
          <w:rPr>
            <w:rFonts w:ascii="Garamond" w:hAnsi="Garamond"/>
            <w:color w:val="0070C0"/>
            <w:rPrChange w:id="2736" w:author="Michael Jennions" w:date="2020-08-09T23:16:00Z">
              <w:rPr>
                <w:rFonts w:ascii="Garamond" w:hAnsi="Garamond"/>
                <w:color w:val="FF0000"/>
              </w:rPr>
            </w:rPrChange>
          </w:rPr>
          <w:delText>sexual size dimorphism</w:delText>
        </w:r>
      </w:del>
      <w:ins w:id="2737" w:author="Michael Jennions" w:date="2020-08-11T21:18:00Z">
        <w:r w:rsidR="00A56774">
          <w:rPr>
            <w:rFonts w:ascii="Garamond" w:hAnsi="Garamond"/>
            <w:color w:val="0070C0"/>
          </w:rPr>
          <w:t>SSD</w:t>
        </w:r>
      </w:ins>
      <w:ins w:id="2738" w:author="Michael Jennions" w:date="2020-08-09T23:32:00Z">
        <w:r w:rsidR="00DC0BA1">
          <w:rPr>
            <w:rFonts w:ascii="Garamond" w:hAnsi="Garamond"/>
            <w:color w:val="0070C0"/>
          </w:rPr>
          <w:t>)</w:t>
        </w:r>
      </w:ins>
      <w:r w:rsidR="007C43C5" w:rsidRPr="00DC0BA1">
        <w:rPr>
          <w:rFonts w:ascii="Garamond" w:hAnsi="Garamond"/>
          <w:color w:val="0070C0"/>
          <w:rPrChange w:id="2739" w:author="Michael Jennions" w:date="2020-08-09T23:16:00Z">
            <w:rPr>
              <w:rFonts w:ascii="Garamond" w:hAnsi="Garamond"/>
              <w:color w:val="FF0000"/>
            </w:rPr>
          </w:rPrChange>
        </w:rPr>
        <w:t xml:space="preserve"> explain </w:t>
      </w:r>
      <w:ins w:id="2740" w:author="Michael Jennions" w:date="2020-08-09T23:33:00Z">
        <w:r w:rsidR="00DC0BA1">
          <w:rPr>
            <w:rFonts w:ascii="Garamond" w:hAnsi="Garamond"/>
            <w:color w:val="0070C0"/>
          </w:rPr>
          <w:t xml:space="preserve">variation in the magnitude of </w:t>
        </w:r>
      </w:ins>
      <w:r w:rsidR="007C43C5" w:rsidRPr="00DC0BA1">
        <w:rPr>
          <w:rFonts w:ascii="Garamond" w:hAnsi="Garamond"/>
          <w:color w:val="0070C0"/>
          <w:rPrChange w:id="2741" w:author="Michael Jennions" w:date="2020-08-09T23:16:00Z">
            <w:rPr>
              <w:rFonts w:ascii="Garamond" w:hAnsi="Garamond"/>
              <w:color w:val="FF0000"/>
            </w:rPr>
          </w:rPrChange>
        </w:rPr>
        <w:t xml:space="preserve">sex differences in </w:t>
      </w:r>
      <w:del w:id="2742" w:author="Michael Jennions" w:date="2020-08-09T23:33:00Z">
        <w:r w:rsidR="009D1A67" w:rsidRPr="00DC0BA1" w:rsidDel="00DC0BA1">
          <w:rPr>
            <w:rFonts w:ascii="Garamond" w:hAnsi="Garamond"/>
            <w:color w:val="0070C0"/>
            <w:rPrChange w:id="2743" w:author="Michael Jennions" w:date="2020-08-09T23:16:00Z">
              <w:rPr>
                <w:rFonts w:ascii="Garamond" w:hAnsi="Garamond"/>
                <w:color w:val="FF0000"/>
              </w:rPr>
            </w:rPrChange>
          </w:rPr>
          <w:delText xml:space="preserve">personality </w:delText>
        </w:r>
        <w:r w:rsidR="007C43C5" w:rsidRPr="00DC0BA1" w:rsidDel="00DC0BA1">
          <w:rPr>
            <w:rFonts w:ascii="Garamond" w:hAnsi="Garamond"/>
            <w:color w:val="0070C0"/>
            <w:rPrChange w:id="2744" w:author="Michael Jennions" w:date="2020-08-09T23:16:00Z">
              <w:rPr>
                <w:rFonts w:ascii="Garamond" w:hAnsi="Garamond"/>
                <w:color w:val="FF0000"/>
              </w:rPr>
            </w:rPrChange>
          </w:rPr>
          <w:delText>mean</w:delText>
        </w:r>
        <w:r w:rsidR="009D1A67" w:rsidRPr="00DC0BA1" w:rsidDel="00DC0BA1">
          <w:rPr>
            <w:rFonts w:ascii="Garamond" w:hAnsi="Garamond"/>
            <w:color w:val="0070C0"/>
            <w:rPrChange w:id="2745" w:author="Michael Jennions" w:date="2020-08-09T23:16:00Z">
              <w:rPr>
                <w:rFonts w:ascii="Garamond" w:hAnsi="Garamond"/>
                <w:color w:val="FF0000"/>
              </w:rPr>
            </w:rPrChange>
          </w:rPr>
          <w:delText>s</w:delText>
        </w:r>
        <w:r w:rsidR="007C43C5" w:rsidRPr="00DC0BA1" w:rsidDel="00DC0BA1">
          <w:rPr>
            <w:rFonts w:ascii="Garamond" w:hAnsi="Garamond"/>
            <w:color w:val="0070C0"/>
            <w:rPrChange w:id="2746" w:author="Michael Jennions" w:date="2020-08-09T23:16:00Z">
              <w:rPr>
                <w:rFonts w:ascii="Garamond" w:hAnsi="Garamond"/>
                <w:color w:val="FF0000"/>
              </w:rPr>
            </w:rPrChange>
          </w:rPr>
          <w:delText xml:space="preserve"> or </w:delText>
        </w:r>
      </w:del>
      <w:r w:rsidR="007C43C5" w:rsidRPr="00DC0BA1">
        <w:rPr>
          <w:rFonts w:ascii="Garamond" w:hAnsi="Garamond"/>
          <w:color w:val="0070C0"/>
          <w:rPrChange w:id="2747" w:author="Michael Jennions" w:date="2020-08-09T23:16:00Z">
            <w:rPr>
              <w:rFonts w:ascii="Garamond" w:hAnsi="Garamond"/>
              <w:color w:val="FF0000"/>
            </w:rPr>
          </w:rPrChange>
        </w:rPr>
        <w:t>varia</w:t>
      </w:r>
      <w:ins w:id="2748" w:author="Michael Jennions" w:date="2020-08-09T23:33:00Z">
        <w:r w:rsidR="00DC0BA1">
          <w:rPr>
            <w:rFonts w:ascii="Garamond" w:hAnsi="Garamond"/>
            <w:color w:val="0070C0"/>
          </w:rPr>
          <w:t>tion in personality</w:t>
        </w:r>
      </w:ins>
      <w:del w:id="2749" w:author="Michael Jennions" w:date="2020-08-09T23:33:00Z">
        <w:r w:rsidR="007C43C5" w:rsidRPr="00DC0BA1" w:rsidDel="00DC0BA1">
          <w:rPr>
            <w:rFonts w:ascii="Garamond" w:hAnsi="Garamond"/>
            <w:color w:val="0070C0"/>
            <w:rPrChange w:id="2750" w:author="Michael Jennions" w:date="2020-08-09T23:16:00Z">
              <w:rPr>
                <w:rFonts w:ascii="Garamond" w:hAnsi="Garamond"/>
                <w:color w:val="FF0000"/>
              </w:rPr>
            </w:rPrChange>
          </w:rPr>
          <w:delText>bility</w:delText>
        </w:r>
      </w:del>
      <w:r w:rsidR="007C43C5" w:rsidRPr="00DC0BA1">
        <w:rPr>
          <w:rFonts w:ascii="Garamond" w:hAnsi="Garamond"/>
          <w:color w:val="0070C0"/>
          <w:rPrChange w:id="2751" w:author="Michael Jennions" w:date="2020-08-09T23:16:00Z">
            <w:rPr>
              <w:rFonts w:ascii="Garamond" w:hAnsi="Garamond"/>
              <w:color w:val="FF0000"/>
            </w:rPr>
          </w:rPrChange>
        </w:rPr>
        <w:t>?</w:t>
      </w:r>
      <w:ins w:id="2752" w:author="Michael Jennions" w:date="2020-08-09T23:33:00Z">
        <w:r w:rsidR="00DC0BA1">
          <w:rPr>
            <w:rFonts w:ascii="Garamond" w:hAnsi="Garamond"/>
            <w:color w:val="0070C0"/>
          </w:rPr>
          <w:t xml:space="preserve"> Finally, we asked the same three questions for the mean value of </w:t>
        </w:r>
      </w:ins>
      <w:ins w:id="2753" w:author="Michael Jennions" w:date="2020-08-17T15:25:00Z">
        <w:r w:rsidR="00C652E7">
          <w:rPr>
            <w:rFonts w:ascii="Garamond" w:hAnsi="Garamond"/>
            <w:color w:val="0070C0"/>
          </w:rPr>
          <w:t xml:space="preserve">five </w:t>
        </w:r>
      </w:ins>
      <w:ins w:id="2754" w:author="Michael Jennions" w:date="2020-08-09T23:33:00Z">
        <w:r w:rsidR="00DC0BA1">
          <w:rPr>
            <w:rFonts w:ascii="Garamond" w:hAnsi="Garamond"/>
            <w:color w:val="0070C0"/>
          </w:rPr>
          <w:t>personality</w:t>
        </w:r>
      </w:ins>
      <w:ins w:id="2755" w:author="Michael Jennions" w:date="2020-08-09T23:34:00Z">
        <w:r w:rsidR="00DC0BA1">
          <w:rPr>
            <w:rFonts w:ascii="Garamond" w:hAnsi="Garamond"/>
            <w:color w:val="0070C0"/>
          </w:rPr>
          <w:t xml:space="preserve"> </w:t>
        </w:r>
      </w:ins>
      <w:ins w:id="2756" w:author="Michael Jennions" w:date="2020-08-18T11:51:00Z">
        <w:r w:rsidR="007A02EE">
          <w:rPr>
            <w:rFonts w:ascii="Garamond" w:hAnsi="Garamond"/>
            <w:color w:val="0070C0"/>
          </w:rPr>
          <w:t>factors</w:t>
        </w:r>
      </w:ins>
      <w:ins w:id="2757" w:author="Michael Jennions" w:date="2020-08-11T21:10:00Z">
        <w:r w:rsidR="00472EDE">
          <w:rPr>
            <w:rFonts w:ascii="Garamond" w:hAnsi="Garamond"/>
            <w:color w:val="0070C0"/>
          </w:rPr>
          <w:t xml:space="preserve"> in animals</w:t>
        </w:r>
      </w:ins>
      <w:ins w:id="2758" w:author="Michael Jennions" w:date="2020-08-09T23:33:00Z">
        <w:r w:rsidR="00DC0BA1">
          <w:rPr>
            <w:rFonts w:ascii="Garamond" w:hAnsi="Garamond"/>
            <w:color w:val="0070C0"/>
          </w:rPr>
          <w:t>.</w:t>
        </w:r>
      </w:ins>
      <w:r w:rsidR="007C43C5" w:rsidRPr="00DC0BA1">
        <w:rPr>
          <w:rFonts w:ascii="Garamond" w:hAnsi="Garamond"/>
          <w:i/>
          <w:color w:val="0070C0"/>
          <w:rPrChange w:id="2759" w:author="Michael Jennions" w:date="2020-08-09T23:16:00Z">
            <w:rPr>
              <w:rFonts w:ascii="Garamond" w:hAnsi="Garamond"/>
              <w:i/>
              <w:color w:val="FF0000"/>
            </w:rPr>
          </w:rPrChange>
        </w:rPr>
        <w:t xml:space="preserve"> </w:t>
      </w:r>
    </w:p>
    <w:p w14:paraId="2340702F" w14:textId="77777777" w:rsidR="000C6F77" w:rsidRPr="00F551AF" w:rsidDel="000D4CEF" w:rsidRDefault="000C6F77" w:rsidP="005C69F2">
      <w:pPr>
        <w:rPr>
          <w:del w:id="2760" w:author="Michael Jennions" w:date="2020-08-17T15:25:00Z"/>
          <w:rFonts w:ascii="Garamond" w:hAnsi="Garamond"/>
          <w:b/>
          <w:bCs/>
          <w:color w:val="FF0000"/>
          <w:rPrChange w:id="2761" w:author="Michael Jennions" w:date="2020-08-11T22:23:00Z">
            <w:rPr>
              <w:del w:id="2762" w:author="Michael Jennions" w:date="2020-08-17T15:25:00Z"/>
              <w:rFonts w:ascii="Garamond" w:hAnsi="Garamond"/>
              <w:b/>
              <w:bCs/>
            </w:rPr>
          </w:rPrChange>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03D67986" w:rsidR="00AF23CE" w:rsidRPr="00AF23CE" w:rsidRDefault="00355A09" w:rsidP="00814634">
      <w:pPr>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r w:rsidR="00054CE1">
        <w:rPr>
          <w:rFonts w:ascii="Garamond" w:hAnsi="Garamond"/>
        </w:rPr>
        <w:t xml:space="preserve">reptilia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ins w:id="2763" w:author="Michael Jennions" w:date="2020-08-17T16:12:00Z">
        <w:r w:rsidR="00560719">
          <w:rPr>
            <w:rFonts w:ascii="Garamond" w:hAnsi="Garamond"/>
          </w:rPr>
          <w:t>‘</w:t>
        </w:r>
      </w:ins>
      <w:r w:rsidR="006667CD">
        <w:rPr>
          <w:rFonts w:ascii="Garamond" w:hAnsi="Garamond"/>
        </w:rPr>
        <w:t>Boldness</w:t>
      </w:r>
      <w:ins w:id="2764" w:author="Michael Jennions" w:date="2020-08-17T16:12:00Z">
        <w:r w:rsidR="00560719">
          <w:rPr>
            <w:rFonts w:ascii="Garamond" w:hAnsi="Garamond"/>
          </w:rPr>
          <w:t>’</w:t>
        </w:r>
      </w:ins>
      <w:r w:rsidR="006667CD">
        <w:rPr>
          <w:rFonts w:ascii="Garamond" w:hAnsi="Garamond"/>
        </w:rPr>
        <w:t xml:space="preserve"> was the most well-studied and </w:t>
      </w:r>
      <w:ins w:id="2765" w:author="Michael Jennions" w:date="2020-08-17T16:12:00Z">
        <w:r w:rsidR="00560719">
          <w:rPr>
            <w:rFonts w:ascii="Garamond" w:hAnsi="Garamond"/>
          </w:rPr>
          <w:t>‘</w:t>
        </w:r>
      </w:ins>
      <w:r w:rsidR="00503AD1">
        <w:rPr>
          <w:rFonts w:ascii="Garamond" w:hAnsi="Garamond"/>
        </w:rPr>
        <w:t>sociality</w:t>
      </w:r>
      <w:ins w:id="2766" w:author="Michael Jennions" w:date="2020-08-17T16:12:00Z">
        <w:r w:rsidR="00560719">
          <w:rPr>
            <w:rFonts w:ascii="Garamond" w:hAnsi="Garamond"/>
          </w:rPr>
          <w:t>’</w:t>
        </w:r>
      </w:ins>
      <w:r w:rsidR="00503AD1">
        <w:rPr>
          <w:rFonts w:ascii="Garamond" w:hAnsi="Garamond"/>
        </w:rPr>
        <w:t xml:space="preserve">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6394F16E" w14:textId="74B83A0F" w:rsidR="000F79E0" w:rsidRDefault="003965BF" w:rsidP="00561A2D">
      <w:pPr>
        <w:rPr>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commentRangeStart w:id="2767"/>
      <w:del w:id="2768" w:author="Michael Jennions" w:date="2020-08-18T11:51:00Z">
        <w:r w:rsidR="000F79E0" w:rsidDel="007A02EE">
          <w:rPr>
            <w:rFonts w:ascii="Garamond" w:hAnsi="Garamond"/>
          </w:rPr>
          <w:delText>traits</w:delText>
        </w:r>
      </w:del>
      <w:ins w:id="2769" w:author="Michael Jennions" w:date="2020-08-18T11:51:00Z">
        <w:r w:rsidR="007A02EE">
          <w:rPr>
            <w:rFonts w:ascii="Garamond" w:hAnsi="Garamond"/>
          </w:rPr>
          <w:t>factors</w:t>
        </w:r>
        <w:commentRangeEnd w:id="2767"/>
        <w:r w:rsidR="007A02EE">
          <w:rPr>
            <w:rStyle w:val="CommentReference"/>
          </w:rPr>
          <w:commentReference w:id="2767"/>
        </w:r>
      </w:ins>
      <w:r w:rsidR="000F79E0">
        <w:rPr>
          <w:rFonts w:ascii="Garamond" w:hAnsi="Garamond"/>
        </w:rPr>
        <w:t xml:space="preserve">,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r w:rsidR="002B1FCE" w:rsidRPr="00814634">
        <w:rPr>
          <w:rFonts w:ascii="Garamond" w:hAnsi="Garamond"/>
          <w:highlight w:val="green"/>
        </w:rPr>
        <w:t>Add something about Heterogeneity??</w:t>
      </w:r>
      <w:r w:rsidR="002B1FCE">
        <w:rPr>
          <w:rFonts w:ascii="Garamond" w:hAnsi="Garamond"/>
        </w:rPr>
        <w:t xml:space="preserve"> </w:t>
      </w:r>
      <w:r w:rsidR="00A04488">
        <w:rPr>
          <w:rFonts w:ascii="Garamond" w:hAnsi="Garamond"/>
        </w:rPr>
        <w:t>Th</w:t>
      </w:r>
      <w:r w:rsidR="002B1FCE">
        <w:rPr>
          <w:rFonts w:ascii="Garamond" w:hAnsi="Garamond"/>
        </w:rPr>
        <w:t xml:space="preserve">e lack of a sex difference in mean personality </w:t>
      </w:r>
      <w:r w:rsidR="00A04488">
        <w:rPr>
          <w:rFonts w:ascii="Garamond" w:hAnsi="Garamond"/>
        </w:rPr>
        <w:t>could</w:t>
      </w:r>
      <w:r w:rsidR="002B1FCE">
        <w:rPr>
          <w:rFonts w:ascii="Garamond" w:hAnsi="Garamond"/>
        </w:rPr>
        <w:t xml:space="preserve"> </w:t>
      </w:r>
      <w:r w:rsidR="00A04488">
        <w:rPr>
          <w:rFonts w:ascii="Garamond" w:hAnsi="Garamond"/>
        </w:rPr>
        <w:t xml:space="preserve">arise if the </w:t>
      </w:r>
      <w:r w:rsidR="002B1FCE">
        <w:rPr>
          <w:rFonts w:ascii="Garamond" w:hAnsi="Garamond"/>
        </w:rPr>
        <w:t xml:space="preserve">direction of any difference in sex-specific </w:t>
      </w:r>
      <w:r w:rsidR="00A04488">
        <w:rPr>
          <w:rFonts w:ascii="Garamond" w:hAnsi="Garamond"/>
        </w:rPr>
        <w:t>value</w:t>
      </w:r>
      <w:r w:rsidR="002B1FCE">
        <w:rPr>
          <w:rFonts w:ascii="Garamond" w:hAnsi="Garamond"/>
        </w:rPr>
        <w:t>s</w:t>
      </w:r>
      <w:r w:rsidR="00A04488">
        <w:rPr>
          <w:rFonts w:ascii="Garamond" w:hAnsi="Garamond"/>
        </w:rPr>
        <w:t xml:space="preserve"> </w:t>
      </w:r>
      <w:r w:rsidR="002B1FCE">
        <w:rPr>
          <w:rFonts w:ascii="Garamond" w:hAnsi="Garamond"/>
        </w:rPr>
        <w:t xml:space="preserve">varied </w:t>
      </w:r>
      <w:r w:rsidR="00A04488">
        <w:rPr>
          <w:rFonts w:ascii="Garamond" w:hAnsi="Garamond"/>
        </w:rPr>
        <w:t xml:space="preserve">across the five </w:t>
      </w:r>
      <w:r w:rsidR="002B1FCE">
        <w:rPr>
          <w:rFonts w:ascii="Garamond" w:hAnsi="Garamond"/>
        </w:rPr>
        <w:t xml:space="preserve">personality </w:t>
      </w:r>
      <w:del w:id="2770" w:author="Michael Jennions" w:date="2020-08-18T11:51:00Z">
        <w:r w:rsidR="00A04488" w:rsidDel="007A02EE">
          <w:rPr>
            <w:rFonts w:ascii="Garamond" w:hAnsi="Garamond"/>
          </w:rPr>
          <w:delText>traits</w:delText>
        </w:r>
      </w:del>
      <w:ins w:id="2771" w:author="Michael Jennions" w:date="2020-08-18T11:51:00Z">
        <w:r w:rsidR="007A02EE">
          <w:rPr>
            <w:rFonts w:ascii="Garamond" w:hAnsi="Garamond"/>
          </w:rPr>
          <w:t>factors</w:t>
        </w:r>
      </w:ins>
      <w:r w:rsidR="00A04488">
        <w:rPr>
          <w:rFonts w:ascii="Garamond" w:hAnsi="Garamond"/>
        </w:rPr>
        <w:t xml:space="preserve">.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sidR="002B1FCE">
        <w:rPr>
          <w:rFonts w:ascii="Garamond" w:hAnsi="Garamond"/>
        </w:rPr>
        <w:t xml:space="preserve"> values</w:t>
      </w:r>
      <w:r w:rsidR="000F79E0">
        <w:rPr>
          <w:rFonts w:ascii="Garamond" w:hAnsi="Garamond"/>
        </w:rPr>
        <w:t xml:space="preserve"> </w:t>
      </w:r>
      <w:r w:rsidR="002B1FCE">
        <w:rPr>
          <w:rFonts w:ascii="Garamond" w:hAnsi="Garamond"/>
        </w:rPr>
        <w:t>in four cases</w:t>
      </w:r>
      <w:r w:rsidR="000F79E0">
        <w:rPr>
          <w:rFonts w:ascii="Garamond" w:hAnsi="Garamond"/>
        </w:rPr>
        <w:t>. Female</w:t>
      </w:r>
      <w:r w:rsidR="002B1FCE">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sidR="002B1FCE">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sidR="002B1FCE">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sidR="002B1FCE">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sidR="002B1FCE">
        <w:rPr>
          <w:rFonts w:ascii="Garamond" w:hAnsi="Garamond"/>
        </w:rPr>
        <w:t>less</w:t>
      </w:r>
      <w:r w:rsidR="000F79E0">
        <w:rPr>
          <w:rFonts w:ascii="Garamond" w:hAnsi="Garamond"/>
        </w:rPr>
        <w:t xml:space="preserve"> explorat</w:t>
      </w:r>
      <w:r w:rsidR="002B1FCE">
        <w:rPr>
          <w:rFonts w:ascii="Garamond" w:hAnsi="Garamond"/>
        </w:rPr>
        <w:t>ory</w:t>
      </w:r>
      <w:r w:rsidR="000F79E0">
        <w:rPr>
          <w:rFonts w:ascii="Garamond" w:hAnsi="Garamond"/>
        </w:rPr>
        <w:t xml:space="preserve"> </w:t>
      </w:r>
      <w:r w:rsidR="002B1FCE">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sidR="002B1FCE">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502BBCC8"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critical Bonferroni P-value of 0.05/50 = 0.</w:t>
      </w:r>
      <w:commentRangeStart w:id="2772"/>
      <w:r w:rsidR="002E5053" w:rsidRPr="00814634">
        <w:rPr>
          <w:rFonts w:ascii="Garamond" w:hAnsi="Garamond"/>
          <w:highlight w:val="green"/>
        </w:rPr>
        <w:t>001</w:t>
      </w:r>
      <w:commentRangeEnd w:id="2772"/>
      <w:r w:rsidR="002E5053">
        <w:rPr>
          <w:rStyle w:val="CommentReference"/>
        </w:rPr>
        <w:commentReference w:id="2772"/>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50F59ABA"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the </w:t>
      </w:r>
      <w:r>
        <w:rPr>
          <w:rFonts w:ascii="Garamond" w:hAnsi="Garamond"/>
        </w:rPr>
        <w:t xml:space="preserve"> personality traits</w:t>
      </w:r>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=0.05). When males were larger than females, males were 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&lt;0.0001), but tended to be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2773"/>
      <w:del w:id="2774" w:author="Michael Jennions" w:date="2020-08-18T11:52:00Z">
        <w:r w:rsidR="008D63B6" w:rsidDel="007A02EE">
          <w:rPr>
            <w:rFonts w:ascii="Garamond" w:hAnsi="Garamond"/>
          </w:rPr>
          <w:delText xml:space="preserve">but there was no effect of SSD on </w:delText>
        </w:r>
      </w:del>
      <w:r w:rsidR="008D63B6">
        <w:rPr>
          <w:rFonts w:ascii="Garamond" w:hAnsi="Garamond"/>
        </w:rPr>
        <w:t>bold</w:t>
      </w:r>
      <w:ins w:id="2775" w:author="Michael Jennions" w:date="2020-08-18T11:52:00Z">
        <w:r w:rsidR="007A02EE">
          <w:rPr>
            <w:rFonts w:ascii="Garamond" w:hAnsi="Garamond"/>
          </w:rPr>
          <w:t>er</w:t>
        </w:r>
      </w:ins>
      <w:del w:id="2776" w:author="Michael Jennions" w:date="2020-08-18T11:52:00Z">
        <w:r w:rsidR="008D63B6" w:rsidDel="007A02EE">
          <w:rPr>
            <w:rFonts w:ascii="Garamond" w:hAnsi="Garamond"/>
          </w:rPr>
          <w:delText>ness</w:delText>
        </w:r>
      </w:del>
      <w:r w:rsidR="008D63B6">
        <w:rPr>
          <w:rFonts w:ascii="Garamond" w:hAnsi="Garamond"/>
        </w:rPr>
        <w:t xml:space="preserve">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w:t>
      </w:r>
      <w:del w:id="2777" w:author="Michael Jennions" w:date="2020-08-18T11:52:00Z">
        <w:r w:rsidR="008D63B6" w:rsidDel="007A02EE">
          <w:rPr>
            <w:rFonts w:ascii="Garamond" w:hAnsi="Garamond"/>
          </w:rPr>
          <w:delText xml:space="preserve">or </w:delText>
        </w:r>
      </w:del>
      <w:ins w:id="2778" w:author="Michael Jennions" w:date="2020-08-18T11:52:00Z">
        <w:r w:rsidR="007A02EE">
          <w:rPr>
            <w:rFonts w:ascii="Garamond" w:hAnsi="Garamond"/>
          </w:rPr>
          <w:t xml:space="preserve">and more </w:t>
        </w:r>
      </w:ins>
      <w:r w:rsidR="008D63B6">
        <w:rPr>
          <w:rFonts w:ascii="Garamond" w:hAnsi="Garamond"/>
        </w:rPr>
        <w:t>explora</w:t>
      </w:r>
      <w:ins w:id="2779" w:author="Michael Jennions" w:date="2020-08-18T11:52:00Z">
        <w:r w:rsidR="007A02EE">
          <w:rPr>
            <w:rFonts w:ascii="Garamond" w:hAnsi="Garamond"/>
          </w:rPr>
          <w:t>tory</w:t>
        </w:r>
      </w:ins>
      <w:del w:id="2780" w:author="Michael Jennions" w:date="2020-08-18T11:52:00Z">
        <w:r w:rsidR="008D63B6" w:rsidDel="007A02EE">
          <w:rPr>
            <w:rFonts w:ascii="Garamond" w:hAnsi="Garamond"/>
          </w:rPr>
          <w:delText>t</w:delText>
        </w:r>
      </w:del>
      <w:ins w:id="2781" w:author="Michael Jennions" w:date="2020-08-18T11:52:00Z">
        <w:r w:rsidR="007A02EE">
          <w:rPr>
            <w:rFonts w:ascii="Garamond" w:hAnsi="Garamond"/>
          </w:rPr>
          <w:t xml:space="preserve"> </w:t>
        </w:r>
      </w:ins>
      <w:del w:id="2782" w:author="Michael Jennions" w:date="2020-08-18T11:52:00Z">
        <w:r w:rsidR="008D63B6" w:rsidDel="007A02EE">
          <w:rPr>
            <w:rFonts w:ascii="Garamond" w:hAnsi="Garamond"/>
          </w:rPr>
          <w:delText xml:space="preserve">ion </w:delText>
        </w:r>
      </w:del>
      <w:r w:rsidR="008D63B6">
        <w:rPr>
          <w:rFonts w:ascii="Garamond" w:hAnsi="Garamond"/>
        </w:rPr>
        <w:t xml:space="preserve">(SSD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commentRangeEnd w:id="2773"/>
      <w:r w:rsidR="0076479C">
        <w:rPr>
          <w:rStyle w:val="CommentReference"/>
        </w:rPr>
        <w:commentReference w:id="2773"/>
      </w:r>
    </w:p>
    <w:p w14:paraId="4372BFA9" w14:textId="5630F9D9" w:rsidR="008D63B6" w:rsidRDefault="008D63B6" w:rsidP="000F79E0">
      <w:pPr>
        <w:rPr>
          <w:rFonts w:ascii="Garamond" w:hAnsi="Garamond"/>
        </w:rPr>
      </w:pPr>
    </w:p>
    <w:p w14:paraId="152A3A0C" w14:textId="489135B8" w:rsidR="000F79E0" w:rsidRDefault="00C42249" w:rsidP="00814634">
      <w:pPr>
        <w:rPr>
          <w:rFonts w:ascii="Garamond" w:hAnsi="Garamond"/>
        </w:rPr>
      </w:pPr>
      <w:r>
        <w:rPr>
          <w:rFonts w:ascii="Garamond" w:hAnsi="Garamond"/>
        </w:rPr>
        <w:t xml:space="preserve">There </w:t>
      </w:r>
      <w:r w:rsidR="000F31D1">
        <w:rPr>
          <w:rFonts w:ascii="Garamond" w:hAnsi="Garamond"/>
        </w:rPr>
        <w:t xml:space="preserve">was 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w:t>
      </w:r>
      <w:del w:id="2783" w:author="Michael Jennions" w:date="2020-08-18T11:53:00Z">
        <w:r w:rsidDel="006F6780">
          <w:rPr>
            <w:rFonts w:ascii="Garamond" w:hAnsi="Garamond"/>
          </w:rPr>
          <w:delText xml:space="preserve">trait </w:delText>
        </w:r>
      </w:del>
      <w:ins w:id="2784" w:author="Michael Jennions" w:date="2020-08-18T11:53:00Z">
        <w:r w:rsidR="006F6780">
          <w:rPr>
            <w:rFonts w:ascii="Garamond" w:hAnsi="Garamond"/>
          </w:rPr>
          <w:t xml:space="preserve">factor </w:t>
        </w:r>
      </w:ins>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p>
    <w:p w14:paraId="3CD30A37" w14:textId="020ABCFC" w:rsidR="00E661EF" w:rsidRDefault="00E661EF" w:rsidP="000F79E0">
      <w:pPr>
        <w:rPr>
          <w:rFonts w:ascii="Garamond" w:hAnsi="Garamond"/>
          <w:i/>
        </w:rPr>
      </w:pPr>
    </w:p>
    <w:p w14:paraId="7100B83B" w14:textId="4ABF9894" w:rsidR="00E661EF" w:rsidRPr="006E4FC2" w:rsidRDefault="00320714" w:rsidP="000F79E0">
      <w:pPr>
        <w:rPr>
          <w:rFonts w:ascii="Garamond" w:hAnsi="Garamond"/>
          <w:i/>
          <w:color w:val="2E74B5" w:themeColor="accent5" w:themeShade="BF"/>
          <w:rPrChange w:id="2785" w:author="Michael Jennions" w:date="2020-08-04T22:20:00Z">
            <w:rPr>
              <w:rFonts w:ascii="Garamond" w:hAnsi="Garamond"/>
              <w:i/>
            </w:rPr>
          </w:rPrChange>
        </w:rPr>
      </w:pPr>
      <w:ins w:id="2786" w:author="Michael Jennions" w:date="2020-08-04T21:51:00Z">
        <w:r w:rsidRPr="006E4FC2">
          <w:rPr>
            <w:rFonts w:ascii="Garamond" w:hAnsi="Garamond"/>
            <w:i/>
            <w:color w:val="2E74B5" w:themeColor="accent5" w:themeShade="BF"/>
            <w:rPrChange w:id="2787" w:author="Michael Jennions" w:date="2020-08-04T22:20:00Z">
              <w:rPr>
                <w:rFonts w:ascii="Garamond" w:hAnsi="Garamond"/>
                <w:i/>
              </w:rPr>
            </w:rPrChange>
          </w:rPr>
          <w:t>Moderating effects of m</w:t>
        </w:r>
      </w:ins>
      <w:commentRangeStart w:id="2788"/>
      <w:del w:id="2789" w:author="Michael Jennions" w:date="2020-08-04T21:51:00Z">
        <w:r w:rsidR="00E661EF" w:rsidRPr="006E4FC2" w:rsidDel="00320714">
          <w:rPr>
            <w:rFonts w:ascii="Garamond" w:hAnsi="Garamond"/>
            <w:i/>
            <w:color w:val="2E74B5" w:themeColor="accent5" w:themeShade="BF"/>
            <w:rPrChange w:id="2790" w:author="Michael Jennions" w:date="2020-08-04T22:20:00Z">
              <w:rPr>
                <w:rFonts w:ascii="Garamond" w:hAnsi="Garamond"/>
                <w:i/>
              </w:rPr>
            </w:rPrChange>
          </w:rPr>
          <w:delText>M</w:delText>
        </w:r>
      </w:del>
      <w:r w:rsidR="00E661EF" w:rsidRPr="006E4FC2">
        <w:rPr>
          <w:rFonts w:ascii="Garamond" w:hAnsi="Garamond"/>
          <w:i/>
          <w:color w:val="2E74B5" w:themeColor="accent5" w:themeShade="BF"/>
          <w:rPrChange w:id="2791" w:author="Michael Jennions" w:date="2020-08-04T22:20:00Z">
            <w:rPr>
              <w:rFonts w:ascii="Garamond" w:hAnsi="Garamond"/>
              <w:i/>
            </w:rPr>
          </w:rPrChange>
        </w:rPr>
        <w:t xml:space="preserve">ating system, age, population, study environment and study type </w:t>
      </w:r>
      <w:del w:id="2792" w:author="Michael Jennions" w:date="2020-08-04T21:51:00Z">
        <w:r w:rsidR="00E661EF" w:rsidRPr="006E4FC2" w:rsidDel="00320714">
          <w:rPr>
            <w:rFonts w:ascii="Garamond" w:hAnsi="Garamond"/>
            <w:i/>
            <w:color w:val="2E74B5" w:themeColor="accent5" w:themeShade="BF"/>
            <w:rPrChange w:id="2793" w:author="Michael Jennions" w:date="2020-08-04T22:20:00Z">
              <w:rPr>
                <w:rFonts w:ascii="Garamond" w:hAnsi="Garamond"/>
                <w:i/>
              </w:rPr>
            </w:rPrChange>
          </w:rPr>
          <w:delText>can influence</w:delText>
        </w:r>
      </w:del>
      <w:ins w:id="2794" w:author="Michael Jennions" w:date="2020-08-04T21:51:00Z">
        <w:r w:rsidRPr="006E4FC2">
          <w:rPr>
            <w:rFonts w:ascii="Garamond" w:hAnsi="Garamond"/>
            <w:i/>
            <w:color w:val="2E74B5" w:themeColor="accent5" w:themeShade="BF"/>
            <w:rPrChange w:id="2795" w:author="Michael Jennions" w:date="2020-08-04T22:20:00Z">
              <w:rPr>
                <w:rFonts w:ascii="Garamond" w:hAnsi="Garamond"/>
                <w:i/>
              </w:rPr>
            </w:rPrChange>
          </w:rPr>
          <w:t>on</w:t>
        </w:r>
      </w:ins>
      <w:r w:rsidR="00E661EF" w:rsidRPr="006E4FC2">
        <w:rPr>
          <w:rFonts w:ascii="Garamond" w:hAnsi="Garamond"/>
          <w:i/>
          <w:color w:val="2E74B5" w:themeColor="accent5" w:themeShade="BF"/>
          <w:rPrChange w:id="2796" w:author="Michael Jennions" w:date="2020-08-04T22:20:00Z">
            <w:rPr>
              <w:rFonts w:ascii="Garamond" w:hAnsi="Garamond"/>
              <w:i/>
            </w:rPr>
          </w:rPrChange>
        </w:rPr>
        <w:t xml:space="preserve"> personality</w:t>
      </w:r>
    </w:p>
    <w:p w14:paraId="03461C4E" w14:textId="75B6D3CB" w:rsidR="00F41E43" w:rsidRPr="006E4FC2" w:rsidRDefault="00E661EF" w:rsidP="000F79E0">
      <w:pPr>
        <w:rPr>
          <w:ins w:id="2797" w:author="Michael Jennions" w:date="2020-08-04T21:58:00Z"/>
          <w:rFonts w:ascii="Garamond" w:hAnsi="Garamond"/>
          <w:color w:val="2E74B5" w:themeColor="accent5" w:themeShade="BF"/>
          <w:rPrChange w:id="2798" w:author="Michael Jennions" w:date="2020-08-04T22:20:00Z">
            <w:rPr>
              <w:ins w:id="2799" w:author="Michael Jennions" w:date="2020-08-04T21:58:00Z"/>
              <w:rFonts w:ascii="Garamond" w:hAnsi="Garamond"/>
            </w:rPr>
          </w:rPrChange>
        </w:rPr>
      </w:pPr>
      <w:r w:rsidRPr="006E4FC2">
        <w:rPr>
          <w:rFonts w:ascii="Garamond" w:hAnsi="Garamond"/>
          <w:color w:val="2E74B5" w:themeColor="accent5" w:themeShade="BF"/>
          <w:rPrChange w:id="2800" w:author="Michael Jennions" w:date="2020-08-04T22:20:00Z">
            <w:rPr>
              <w:rFonts w:ascii="Garamond" w:hAnsi="Garamond"/>
            </w:rPr>
          </w:rPrChange>
        </w:rPr>
        <w:tab/>
      </w:r>
      <w:r w:rsidR="00E45471" w:rsidRPr="006E4FC2">
        <w:rPr>
          <w:rFonts w:ascii="Garamond" w:hAnsi="Garamond"/>
          <w:color w:val="2E74B5" w:themeColor="accent5" w:themeShade="BF"/>
          <w:rPrChange w:id="2801" w:author="Michael Jennions" w:date="2020-08-04T22:20:00Z">
            <w:rPr>
              <w:rFonts w:ascii="Garamond" w:hAnsi="Garamond"/>
            </w:rPr>
          </w:rPrChange>
        </w:rPr>
        <w:br/>
      </w:r>
      <w:ins w:id="2802" w:author="Michael Jennions" w:date="2020-08-04T21:54:00Z">
        <w:r w:rsidR="00F41E43" w:rsidRPr="006E4FC2">
          <w:rPr>
            <w:rFonts w:ascii="Garamond" w:hAnsi="Garamond"/>
            <w:color w:val="2E74B5" w:themeColor="accent5" w:themeShade="BF"/>
            <w:rPrChange w:id="2803" w:author="Michael Jennions" w:date="2020-08-04T22:20:00Z">
              <w:rPr>
                <w:rFonts w:ascii="Garamond" w:hAnsi="Garamond"/>
              </w:rPr>
            </w:rPrChange>
          </w:rPr>
          <w:t>In all five taxa, t</w:t>
        </w:r>
      </w:ins>
      <w:ins w:id="2804" w:author="Michael Jennions" w:date="2020-08-04T21:52:00Z">
        <w:r w:rsidR="00F41E43" w:rsidRPr="006E4FC2">
          <w:rPr>
            <w:rFonts w:ascii="Garamond" w:hAnsi="Garamond"/>
            <w:color w:val="2E74B5" w:themeColor="accent5" w:themeShade="BF"/>
            <w:rPrChange w:id="2805" w:author="Michael Jennions" w:date="2020-08-04T22:20:00Z">
              <w:rPr>
                <w:rFonts w:ascii="Garamond" w:hAnsi="Garamond"/>
              </w:rPr>
            </w:rPrChange>
          </w:rPr>
          <w:t xml:space="preserve">he sex difference in the mean </w:t>
        </w:r>
      </w:ins>
      <w:ins w:id="2806" w:author="Michael Jennions" w:date="2020-08-04T21:53:00Z">
        <w:r w:rsidR="00F41E43" w:rsidRPr="006E4FC2">
          <w:rPr>
            <w:rFonts w:ascii="Garamond" w:hAnsi="Garamond"/>
            <w:color w:val="2E74B5" w:themeColor="accent5" w:themeShade="BF"/>
            <w:rPrChange w:id="2807" w:author="Michael Jennions" w:date="2020-08-04T22:20:00Z">
              <w:rPr>
                <w:rFonts w:ascii="Garamond" w:hAnsi="Garamond"/>
              </w:rPr>
            </w:rPrChange>
          </w:rPr>
          <w:t>or in the</w:t>
        </w:r>
      </w:ins>
      <w:ins w:id="2808" w:author="Michael Jennions" w:date="2020-08-04T21:52:00Z">
        <w:r w:rsidR="00F41E43" w:rsidRPr="006E4FC2">
          <w:rPr>
            <w:rFonts w:ascii="Garamond" w:hAnsi="Garamond"/>
            <w:color w:val="2E74B5" w:themeColor="accent5" w:themeShade="BF"/>
            <w:rPrChange w:id="2809" w:author="Michael Jennions" w:date="2020-08-04T22:20:00Z">
              <w:rPr>
                <w:rFonts w:ascii="Garamond" w:hAnsi="Garamond"/>
              </w:rPr>
            </w:rPrChange>
          </w:rPr>
          <w:t xml:space="preserve"> variability in personality </w:t>
        </w:r>
      </w:ins>
      <w:ins w:id="2810" w:author="Michael Jennions" w:date="2020-08-18T11:53:00Z">
        <w:r w:rsidR="006F6780">
          <w:rPr>
            <w:rFonts w:ascii="Garamond" w:hAnsi="Garamond"/>
            <w:color w:val="2E74B5" w:themeColor="accent5" w:themeShade="BF"/>
          </w:rPr>
          <w:t>factors</w:t>
        </w:r>
      </w:ins>
      <w:ins w:id="2811" w:author="Michael Jennions" w:date="2020-08-04T21:52:00Z">
        <w:r w:rsidR="00F41E43" w:rsidRPr="006E4FC2">
          <w:rPr>
            <w:rFonts w:ascii="Garamond" w:hAnsi="Garamond"/>
            <w:color w:val="2E74B5" w:themeColor="accent5" w:themeShade="BF"/>
            <w:rPrChange w:id="2812" w:author="Michael Jennions" w:date="2020-08-04T22:20:00Z">
              <w:rPr>
                <w:rFonts w:ascii="Garamond" w:hAnsi="Garamond"/>
              </w:rPr>
            </w:rPrChange>
          </w:rPr>
          <w:t xml:space="preserve"> did not differ be</w:t>
        </w:r>
      </w:ins>
      <w:ins w:id="2813" w:author="Michael Jennions" w:date="2020-08-04T21:53:00Z">
        <w:r w:rsidR="00F41E43" w:rsidRPr="006E4FC2">
          <w:rPr>
            <w:rFonts w:ascii="Garamond" w:hAnsi="Garamond"/>
            <w:color w:val="2E74B5" w:themeColor="accent5" w:themeShade="BF"/>
            <w:rPrChange w:id="2814" w:author="Michael Jennions" w:date="2020-08-04T22:20:00Z">
              <w:rPr>
                <w:rFonts w:ascii="Garamond" w:hAnsi="Garamond"/>
              </w:rPr>
            </w:rPrChange>
          </w:rPr>
          <w:t>tween species with m</w:t>
        </w:r>
      </w:ins>
      <w:del w:id="2815" w:author="Michael Jennions" w:date="2020-08-04T21:53:00Z">
        <w:r w:rsidR="00B64659" w:rsidRPr="006E4FC2" w:rsidDel="00F41E43">
          <w:rPr>
            <w:rFonts w:ascii="Garamond" w:hAnsi="Garamond"/>
            <w:color w:val="2E74B5" w:themeColor="accent5" w:themeShade="BF"/>
            <w:rPrChange w:id="2816" w:author="Michael Jennions" w:date="2020-08-04T22:20:00Z">
              <w:rPr>
                <w:rFonts w:ascii="Garamond" w:hAnsi="Garamond"/>
              </w:rPr>
            </w:rPrChange>
          </w:rPr>
          <w:delText>M</w:delText>
        </w:r>
      </w:del>
      <w:r w:rsidR="00B64659" w:rsidRPr="006E4FC2">
        <w:rPr>
          <w:rFonts w:ascii="Garamond" w:hAnsi="Garamond"/>
          <w:color w:val="2E74B5" w:themeColor="accent5" w:themeShade="BF"/>
          <w:rPrChange w:id="2817" w:author="Michael Jennions" w:date="2020-08-04T22:20:00Z">
            <w:rPr>
              <w:rFonts w:ascii="Garamond" w:hAnsi="Garamond"/>
            </w:rPr>
          </w:rPrChange>
        </w:rPr>
        <w:t>onogam</w:t>
      </w:r>
      <w:r w:rsidR="00BB77C0" w:rsidRPr="006E4FC2">
        <w:rPr>
          <w:rFonts w:ascii="Garamond" w:hAnsi="Garamond"/>
          <w:color w:val="2E74B5" w:themeColor="accent5" w:themeShade="BF"/>
          <w:rPrChange w:id="2818" w:author="Michael Jennions" w:date="2020-08-04T22:20:00Z">
            <w:rPr>
              <w:rFonts w:ascii="Garamond" w:hAnsi="Garamond"/>
            </w:rPr>
          </w:rPrChange>
        </w:rPr>
        <w:t>ous</w:t>
      </w:r>
      <w:r w:rsidR="00B64659" w:rsidRPr="006E4FC2">
        <w:rPr>
          <w:rFonts w:ascii="Garamond" w:hAnsi="Garamond"/>
          <w:color w:val="2E74B5" w:themeColor="accent5" w:themeShade="BF"/>
          <w:rPrChange w:id="2819" w:author="Michael Jennions" w:date="2020-08-04T22:20:00Z">
            <w:rPr>
              <w:rFonts w:ascii="Garamond" w:hAnsi="Garamond"/>
            </w:rPr>
          </w:rPrChange>
        </w:rPr>
        <w:t xml:space="preserve"> and multiple mating </w:t>
      </w:r>
      <w:r w:rsidR="00BB77C0" w:rsidRPr="006E4FC2">
        <w:rPr>
          <w:rFonts w:ascii="Garamond" w:hAnsi="Garamond"/>
          <w:color w:val="2E74B5" w:themeColor="accent5" w:themeShade="BF"/>
          <w:rPrChange w:id="2820" w:author="Michael Jennions" w:date="2020-08-04T22:20:00Z">
            <w:rPr>
              <w:rFonts w:ascii="Garamond" w:hAnsi="Garamond"/>
            </w:rPr>
          </w:rPrChange>
        </w:rPr>
        <w:t>systems</w:t>
      </w:r>
      <w:ins w:id="2821" w:author="Michael Jennions" w:date="2020-08-04T21:55:00Z">
        <w:r w:rsidR="00F41E43" w:rsidRPr="006E4FC2">
          <w:rPr>
            <w:rFonts w:ascii="Garamond" w:hAnsi="Garamond"/>
            <w:color w:val="2E74B5" w:themeColor="accent5" w:themeShade="BF"/>
            <w:rPrChange w:id="2822" w:author="Michael Jennions" w:date="2020-08-04T22:20:00Z">
              <w:rPr>
                <w:rFonts w:ascii="Garamond" w:hAnsi="Garamond"/>
              </w:rPr>
            </w:rPrChange>
          </w:rPr>
          <w:t>,</w:t>
        </w:r>
      </w:ins>
      <w:del w:id="2823" w:author="Michael Jennions" w:date="2020-08-04T21:54:00Z">
        <w:r w:rsidR="00BB77C0" w:rsidRPr="006E4FC2" w:rsidDel="00F41E43">
          <w:rPr>
            <w:rFonts w:ascii="Garamond" w:hAnsi="Garamond"/>
            <w:color w:val="2E74B5" w:themeColor="accent5" w:themeShade="BF"/>
            <w:rPrChange w:id="2824" w:author="Michael Jennions" w:date="2020-08-04T22:20:00Z">
              <w:rPr>
                <w:rFonts w:ascii="Garamond" w:hAnsi="Garamond"/>
              </w:rPr>
            </w:rPrChange>
          </w:rPr>
          <w:delText xml:space="preserve"> </w:delText>
        </w:r>
      </w:del>
      <w:del w:id="2825" w:author="Michael Jennions" w:date="2020-08-04T21:53:00Z">
        <w:r w:rsidR="00B64659" w:rsidRPr="006E4FC2" w:rsidDel="00F41E43">
          <w:rPr>
            <w:rFonts w:ascii="Garamond" w:hAnsi="Garamond"/>
            <w:color w:val="2E74B5" w:themeColor="accent5" w:themeShade="BF"/>
            <w:rPrChange w:id="2826" w:author="Michael Jennions" w:date="2020-08-04T22:20:00Z">
              <w:rPr>
                <w:rFonts w:ascii="Garamond" w:hAnsi="Garamond"/>
              </w:rPr>
            </w:rPrChange>
          </w:rPr>
          <w:delText xml:space="preserve">were not significantly different from each other for means or variability </w:delText>
        </w:r>
      </w:del>
      <w:del w:id="2827" w:author="Michael Jennions" w:date="2020-08-04T21:54:00Z">
        <w:r w:rsidR="00B64659" w:rsidRPr="006E4FC2" w:rsidDel="00F41E43">
          <w:rPr>
            <w:rFonts w:ascii="Garamond" w:hAnsi="Garamond"/>
            <w:color w:val="2E74B5" w:themeColor="accent5" w:themeShade="BF"/>
            <w:rPrChange w:id="2828" w:author="Michael Jennions" w:date="2020-08-04T22:20:00Z">
              <w:rPr>
                <w:rFonts w:ascii="Garamond" w:hAnsi="Garamond"/>
              </w:rPr>
            </w:rPrChange>
          </w:rPr>
          <w:delText xml:space="preserve">for any </w:delText>
        </w:r>
      </w:del>
      <w:del w:id="2829" w:author="Michael Jennions" w:date="2020-08-04T21:51:00Z">
        <w:r w:rsidR="00B64659" w:rsidRPr="006E4FC2" w:rsidDel="00F41E43">
          <w:rPr>
            <w:rFonts w:ascii="Garamond" w:hAnsi="Garamond"/>
            <w:color w:val="2E74B5" w:themeColor="accent5" w:themeShade="BF"/>
            <w:rPrChange w:id="2830" w:author="Michael Jennions" w:date="2020-08-04T22:20:00Z">
              <w:rPr>
                <w:rFonts w:ascii="Garamond" w:hAnsi="Garamond"/>
              </w:rPr>
            </w:rPrChange>
          </w:rPr>
          <w:delText>of the taxonomic groups</w:delText>
        </w:r>
      </w:del>
      <w:del w:id="2831" w:author="Michael Jennions" w:date="2020-08-04T21:55:00Z">
        <w:r w:rsidR="00B64659" w:rsidRPr="006E4FC2" w:rsidDel="00F41E43">
          <w:rPr>
            <w:rFonts w:ascii="Garamond" w:hAnsi="Garamond"/>
            <w:color w:val="2E74B5" w:themeColor="accent5" w:themeShade="BF"/>
            <w:rPrChange w:id="2832" w:author="Michael Jennions" w:date="2020-08-04T22:20:00Z">
              <w:rPr>
                <w:rFonts w:ascii="Garamond" w:hAnsi="Garamond"/>
              </w:rPr>
            </w:rPrChange>
          </w:rPr>
          <w:delText xml:space="preserve"> (Supplementary Table S</w:delText>
        </w:r>
        <w:r w:rsidR="00C663DD" w:rsidRPr="006E4FC2" w:rsidDel="00F41E43">
          <w:rPr>
            <w:rFonts w:ascii="Garamond" w:hAnsi="Garamond"/>
            <w:color w:val="2E74B5" w:themeColor="accent5" w:themeShade="BF"/>
            <w:rPrChange w:id="2833" w:author="Michael Jennions" w:date="2020-08-04T22:20:00Z">
              <w:rPr>
                <w:rFonts w:ascii="Garamond" w:hAnsi="Garamond"/>
              </w:rPr>
            </w:rPrChange>
          </w:rPr>
          <w:delText>7</w:delText>
        </w:r>
        <w:r w:rsidR="00B64659" w:rsidRPr="006E4FC2" w:rsidDel="00F41E43">
          <w:rPr>
            <w:rFonts w:ascii="Garamond" w:hAnsi="Garamond"/>
            <w:color w:val="2E74B5" w:themeColor="accent5" w:themeShade="BF"/>
            <w:rPrChange w:id="2834" w:author="Michael Jennions" w:date="2020-08-04T22:20:00Z">
              <w:rPr>
                <w:rFonts w:ascii="Garamond" w:hAnsi="Garamond"/>
              </w:rPr>
            </w:rPrChange>
          </w:rPr>
          <w:delText>)</w:delText>
        </w:r>
      </w:del>
      <w:ins w:id="2835" w:author="Michael Jennions" w:date="2020-08-04T21:54:00Z">
        <w:r w:rsidR="00F41E43" w:rsidRPr="006E4FC2">
          <w:rPr>
            <w:rFonts w:ascii="Garamond" w:hAnsi="Garamond"/>
            <w:color w:val="2E74B5" w:themeColor="accent5" w:themeShade="BF"/>
            <w:rPrChange w:id="2836" w:author="Michael Jennions" w:date="2020-08-04T22:20:00Z">
              <w:rPr>
                <w:rFonts w:ascii="Garamond" w:hAnsi="Garamond"/>
              </w:rPr>
            </w:rPrChange>
          </w:rPr>
          <w:t xml:space="preserve"> </w:t>
        </w:r>
      </w:ins>
      <w:ins w:id="2837" w:author="Michael Jennions" w:date="2020-08-04T22:17:00Z">
        <w:r w:rsidR="007B3DC4" w:rsidRPr="006E4FC2">
          <w:rPr>
            <w:rFonts w:ascii="Garamond" w:hAnsi="Garamond"/>
            <w:color w:val="2E74B5" w:themeColor="accent5" w:themeShade="BF"/>
            <w:rPrChange w:id="2838" w:author="Michael Jennions" w:date="2020-08-04T22:20:00Z">
              <w:rPr>
                <w:rFonts w:ascii="Garamond" w:hAnsi="Garamond"/>
              </w:rPr>
            </w:rPrChange>
          </w:rPr>
          <w:t>n</w:t>
        </w:r>
      </w:ins>
      <w:ins w:id="2839" w:author="Michael Jennions" w:date="2020-08-04T21:54:00Z">
        <w:r w:rsidR="00F41E43" w:rsidRPr="006E4FC2">
          <w:rPr>
            <w:rFonts w:ascii="Garamond" w:hAnsi="Garamond"/>
            <w:color w:val="2E74B5" w:themeColor="accent5" w:themeShade="BF"/>
            <w:rPrChange w:id="2840" w:author="Michael Jennions" w:date="2020-08-04T22:20:00Z">
              <w:rPr>
                <w:rFonts w:ascii="Garamond" w:hAnsi="Garamond"/>
              </w:rPr>
            </w:rPrChange>
          </w:rPr>
          <w:t xml:space="preserve">or between </w:t>
        </w:r>
      </w:ins>
      <w:del w:id="2841" w:author="Michael Jennions" w:date="2020-08-04T21:54:00Z">
        <w:r w:rsidR="00B64659" w:rsidRPr="006E4FC2" w:rsidDel="00F41E43">
          <w:rPr>
            <w:rFonts w:ascii="Garamond" w:hAnsi="Garamond"/>
            <w:color w:val="2E74B5" w:themeColor="accent5" w:themeShade="BF"/>
            <w:rPrChange w:id="2842" w:author="Michael Jennions" w:date="2020-08-04T22:20:00Z">
              <w:rPr>
                <w:rFonts w:ascii="Garamond" w:hAnsi="Garamond"/>
              </w:rPr>
            </w:rPrChange>
          </w:rPr>
          <w:delText xml:space="preserve">. Mean personality effect sizes for </w:delText>
        </w:r>
      </w:del>
      <w:r w:rsidR="00B64659" w:rsidRPr="006E4FC2">
        <w:rPr>
          <w:rFonts w:ascii="Garamond" w:hAnsi="Garamond"/>
          <w:color w:val="2E74B5" w:themeColor="accent5" w:themeShade="BF"/>
          <w:rPrChange w:id="2843" w:author="Michael Jennions" w:date="2020-08-04T22:20:00Z">
            <w:rPr>
              <w:rFonts w:ascii="Garamond" w:hAnsi="Garamond"/>
            </w:rPr>
          </w:rPrChange>
        </w:rPr>
        <w:t>adult</w:t>
      </w:r>
      <w:r w:rsidR="00406ADE" w:rsidRPr="006E4FC2">
        <w:rPr>
          <w:rFonts w:ascii="Garamond" w:hAnsi="Garamond"/>
          <w:color w:val="2E74B5" w:themeColor="accent5" w:themeShade="BF"/>
          <w:rPrChange w:id="2844" w:author="Michael Jennions" w:date="2020-08-04T22:20:00Z">
            <w:rPr>
              <w:rFonts w:ascii="Garamond" w:hAnsi="Garamond"/>
            </w:rPr>
          </w:rPrChange>
        </w:rPr>
        <w:t>s</w:t>
      </w:r>
      <w:r w:rsidR="00B64659" w:rsidRPr="006E4FC2">
        <w:rPr>
          <w:rFonts w:ascii="Garamond" w:hAnsi="Garamond"/>
          <w:color w:val="2E74B5" w:themeColor="accent5" w:themeShade="BF"/>
          <w:rPrChange w:id="2845" w:author="Michael Jennions" w:date="2020-08-04T22:20:00Z">
            <w:rPr>
              <w:rFonts w:ascii="Garamond" w:hAnsi="Garamond"/>
            </w:rPr>
          </w:rPrChange>
        </w:rPr>
        <w:t xml:space="preserve"> </w:t>
      </w:r>
      <w:del w:id="2846" w:author="Michael Jennions" w:date="2020-08-04T21:54:00Z">
        <w:r w:rsidR="00B64659" w:rsidRPr="006E4FC2" w:rsidDel="00F41E43">
          <w:rPr>
            <w:rFonts w:ascii="Garamond" w:hAnsi="Garamond"/>
            <w:color w:val="2E74B5" w:themeColor="accent5" w:themeShade="BF"/>
            <w:rPrChange w:id="2847" w:author="Michael Jennions" w:date="2020-08-04T22:20:00Z">
              <w:rPr>
                <w:rFonts w:ascii="Garamond" w:hAnsi="Garamond"/>
              </w:rPr>
            </w:rPrChange>
          </w:rPr>
          <w:delText>were marginally significantly different to</w:delText>
        </w:r>
      </w:del>
      <w:ins w:id="2848" w:author="Michael Jennions" w:date="2020-08-04T21:54:00Z">
        <w:r w:rsidR="00F41E43" w:rsidRPr="006E4FC2">
          <w:rPr>
            <w:rFonts w:ascii="Garamond" w:hAnsi="Garamond"/>
            <w:color w:val="2E74B5" w:themeColor="accent5" w:themeShade="BF"/>
            <w:rPrChange w:id="2849" w:author="Michael Jennions" w:date="2020-08-04T22:20:00Z">
              <w:rPr>
                <w:rFonts w:ascii="Garamond" w:hAnsi="Garamond"/>
              </w:rPr>
            </w:rPrChange>
          </w:rPr>
          <w:t>and</w:t>
        </w:r>
      </w:ins>
      <w:r w:rsidR="00B64659" w:rsidRPr="006E4FC2">
        <w:rPr>
          <w:rFonts w:ascii="Garamond" w:hAnsi="Garamond"/>
          <w:color w:val="2E74B5" w:themeColor="accent5" w:themeShade="BF"/>
          <w:rPrChange w:id="2850" w:author="Michael Jennions" w:date="2020-08-04T22:20:00Z">
            <w:rPr>
              <w:rFonts w:ascii="Garamond" w:hAnsi="Garamond"/>
            </w:rPr>
          </w:rPrChange>
        </w:rPr>
        <w:t xml:space="preserve"> juveniles </w:t>
      </w:r>
      <w:del w:id="2851" w:author="Michael Jennions" w:date="2020-08-04T21:54:00Z">
        <w:r w:rsidR="00B64659" w:rsidRPr="006E4FC2" w:rsidDel="00F41E43">
          <w:rPr>
            <w:rFonts w:ascii="Garamond" w:hAnsi="Garamond"/>
            <w:color w:val="2E74B5" w:themeColor="accent5" w:themeShade="BF"/>
            <w:rPrChange w:id="2852" w:author="Michael Jennions" w:date="2020-08-04T22:20:00Z">
              <w:rPr>
                <w:rFonts w:ascii="Garamond" w:hAnsi="Garamond"/>
              </w:rPr>
            </w:rPrChange>
          </w:rPr>
          <w:delText xml:space="preserve">for invertebrates (intercept: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853" w:author="Michael Jennions" w:date="2020-08-04T22:20:00Z">
                        <w:rPr>
                          <w:rFonts w:ascii="Cambria Math" w:hAnsi="Cambria Math"/>
                        </w:rPr>
                      </w:rPrChange>
                    </w:rPr>
                    <m:t>X</m:t>
                  </m:r>
                </m:e>
              </m:acc>
            </m:e>
            <m:sub>
              <m:r>
                <w:rPr>
                  <w:rFonts w:ascii="Cambria Math" w:hAnsi="Cambria Math"/>
                  <w:color w:val="2E74B5" w:themeColor="accent5" w:themeShade="BF"/>
                  <w:rPrChange w:id="2854" w:author="Michael Jennions" w:date="2020-08-04T22:20:00Z">
                    <w:rPr>
                      <w:rFonts w:ascii="Cambria Math" w:hAnsi="Cambria Math"/>
                    </w:rPr>
                  </w:rPrChange>
                </w:rPr>
                <m:t>SMD</m:t>
              </m:r>
            </m:sub>
          </m:sSub>
          <m:r>
            <w:rPr>
              <w:rFonts w:ascii="Cambria Math" w:hAnsi="Cambria Math"/>
              <w:color w:val="2E74B5" w:themeColor="accent5" w:themeShade="BF"/>
              <w:rPrChange w:id="2855"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856" w:author="Michael Jennions" w:date="2020-08-04T22:20:00Z">
              <w:rPr>
                <w:rFonts w:ascii="Garamond" w:hAnsi="Garamond"/>
              </w:rPr>
            </w:rPrChange>
          </w:rPr>
          <w:delText xml:space="preserve">=0.24, 95% CIs: -0.03, 0.51, </w:delText>
        </w:r>
        <w:r w:rsidR="00B64659" w:rsidRPr="006E4FC2" w:rsidDel="00F41E43">
          <w:rPr>
            <w:rFonts w:ascii="Garamond" w:hAnsi="Garamond"/>
            <w:i/>
            <w:color w:val="2E74B5" w:themeColor="accent5" w:themeShade="BF"/>
            <w:rPrChange w:id="2857"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858" w:author="Michael Jennions" w:date="2020-08-04T22:20:00Z">
              <w:rPr>
                <w:rFonts w:ascii="Garamond" w:hAnsi="Garamond"/>
              </w:rPr>
            </w:rPrChange>
          </w:rPr>
          <w:delText xml:space="preserve">= 1.74, </w:delText>
        </w:r>
        <w:r w:rsidR="00B64659" w:rsidRPr="006E4FC2" w:rsidDel="00F41E43">
          <w:rPr>
            <w:rFonts w:ascii="Garamond" w:hAnsi="Garamond"/>
            <w:i/>
            <w:color w:val="2E74B5" w:themeColor="accent5" w:themeShade="BF"/>
            <w:rPrChange w:id="2859"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860" w:author="Michael Jennions" w:date="2020-08-04T22:20:00Z">
              <w:rPr>
                <w:rFonts w:ascii="Garamond" w:hAnsi="Garamond"/>
              </w:rPr>
            </w:rPrChange>
          </w:rPr>
          <w:delText xml:space="preserve">=0.08; juvenile: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861" w:author="Michael Jennions" w:date="2020-08-04T22:20:00Z">
                        <w:rPr>
                          <w:rFonts w:ascii="Cambria Math" w:hAnsi="Cambria Math"/>
                        </w:rPr>
                      </w:rPrChange>
                    </w:rPr>
                    <m:t>X</m:t>
                  </m:r>
                </m:e>
              </m:acc>
            </m:e>
            <m:sub>
              <m:r>
                <w:rPr>
                  <w:rFonts w:ascii="Cambria Math" w:hAnsi="Cambria Math"/>
                  <w:color w:val="2E74B5" w:themeColor="accent5" w:themeShade="BF"/>
                  <w:rPrChange w:id="2862" w:author="Michael Jennions" w:date="2020-08-04T22:20:00Z">
                    <w:rPr>
                      <w:rFonts w:ascii="Cambria Math" w:hAnsi="Cambria Math"/>
                    </w:rPr>
                  </w:rPrChange>
                </w:rPr>
                <m:t>SMD</m:t>
              </m:r>
            </m:sub>
          </m:sSub>
          <m:r>
            <w:rPr>
              <w:rFonts w:ascii="Cambria Math" w:hAnsi="Cambria Math"/>
              <w:color w:val="2E74B5" w:themeColor="accent5" w:themeShade="BF"/>
              <w:rPrChange w:id="2863"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2864" w:author="Michael Jennions" w:date="2020-08-04T22:20:00Z">
              <w:rPr>
                <w:rFonts w:ascii="Garamond" w:hAnsi="Garamond"/>
              </w:rPr>
            </w:rPrChange>
          </w:rPr>
          <w:delText xml:space="preserve">=-0.03, 95% CIs: -0.34, 0.28, </w:delText>
        </w:r>
        <w:r w:rsidR="00B64659" w:rsidRPr="006E4FC2" w:rsidDel="00F41E43">
          <w:rPr>
            <w:rFonts w:ascii="Garamond" w:hAnsi="Garamond"/>
            <w:i/>
            <w:color w:val="2E74B5" w:themeColor="accent5" w:themeShade="BF"/>
            <w:rPrChange w:id="2865"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2866" w:author="Michael Jennions" w:date="2020-08-04T22:20:00Z">
              <w:rPr>
                <w:rFonts w:ascii="Garamond" w:hAnsi="Garamond"/>
              </w:rPr>
            </w:rPrChange>
          </w:rPr>
          <w:delText xml:space="preserve">= -0.18, </w:delText>
        </w:r>
        <w:r w:rsidR="00B64659" w:rsidRPr="006E4FC2" w:rsidDel="00F41E43">
          <w:rPr>
            <w:rFonts w:ascii="Garamond" w:hAnsi="Garamond"/>
            <w:i/>
            <w:color w:val="2E74B5" w:themeColor="accent5" w:themeShade="BF"/>
            <w:rPrChange w:id="2867"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2868" w:author="Michael Jennions" w:date="2020-08-04T22:20:00Z">
              <w:rPr>
                <w:rFonts w:ascii="Garamond" w:hAnsi="Garamond"/>
              </w:rPr>
            </w:rPrChange>
          </w:rPr>
          <w:delText xml:space="preserve">=0.86), but not any other taxonomic group, and not for variability </w:delText>
        </w:r>
      </w:del>
      <w:r w:rsidR="00B64659" w:rsidRPr="006E4FC2">
        <w:rPr>
          <w:rFonts w:ascii="Garamond" w:hAnsi="Garamond"/>
          <w:color w:val="2E74B5" w:themeColor="accent5" w:themeShade="BF"/>
          <w:rPrChange w:id="2869" w:author="Michael Jennions" w:date="2020-08-04T22:20:00Z">
            <w:rPr>
              <w:rFonts w:ascii="Garamond" w:hAnsi="Garamond"/>
            </w:rPr>
          </w:rPrChange>
        </w:rPr>
        <w:t>(Supplementary Table</w:t>
      </w:r>
      <w:ins w:id="2870" w:author="Michael Jennions" w:date="2020-08-04T21:55:00Z">
        <w:r w:rsidR="00F41E43" w:rsidRPr="006E4FC2">
          <w:rPr>
            <w:rFonts w:ascii="Garamond" w:hAnsi="Garamond"/>
            <w:color w:val="2E74B5" w:themeColor="accent5" w:themeShade="BF"/>
            <w:rPrChange w:id="2871" w:author="Michael Jennions" w:date="2020-08-04T22:20:00Z">
              <w:rPr>
                <w:rFonts w:ascii="Garamond" w:hAnsi="Garamond"/>
              </w:rPr>
            </w:rPrChange>
          </w:rPr>
          <w:t>s S7</w:t>
        </w:r>
      </w:ins>
      <w:ins w:id="2872" w:author="Michael Jennions" w:date="2020-08-04T21:56:00Z">
        <w:r w:rsidR="00F41E43" w:rsidRPr="006E4FC2">
          <w:rPr>
            <w:rFonts w:ascii="Garamond" w:hAnsi="Garamond"/>
            <w:color w:val="2E74B5" w:themeColor="accent5" w:themeShade="BF"/>
            <w:rPrChange w:id="2873" w:author="Michael Jennions" w:date="2020-08-04T22:20:00Z">
              <w:rPr>
                <w:rFonts w:ascii="Garamond" w:hAnsi="Garamond"/>
              </w:rPr>
            </w:rPrChange>
          </w:rPr>
          <w:t>,</w:t>
        </w:r>
      </w:ins>
      <w:ins w:id="2874" w:author="Michael Jennions" w:date="2020-08-04T21:55:00Z">
        <w:r w:rsidR="00F41E43" w:rsidRPr="006E4FC2">
          <w:rPr>
            <w:rFonts w:ascii="Garamond" w:hAnsi="Garamond"/>
            <w:color w:val="2E74B5" w:themeColor="accent5" w:themeShade="BF"/>
            <w:rPrChange w:id="2875" w:author="Michael Jennions" w:date="2020-08-04T22:20:00Z">
              <w:rPr>
                <w:rFonts w:ascii="Garamond" w:hAnsi="Garamond"/>
              </w:rPr>
            </w:rPrChange>
          </w:rPr>
          <w:t xml:space="preserve"> </w:t>
        </w:r>
      </w:ins>
      <w:del w:id="2876" w:author="Michael Jennions" w:date="2020-08-04T21:56:00Z">
        <w:r w:rsidR="00B64659" w:rsidRPr="006E4FC2" w:rsidDel="00F41E43">
          <w:rPr>
            <w:rFonts w:ascii="Garamond" w:hAnsi="Garamond"/>
            <w:color w:val="2E74B5" w:themeColor="accent5" w:themeShade="BF"/>
            <w:rPrChange w:id="2877" w:author="Michael Jennions" w:date="2020-08-04T22:20:00Z">
              <w:rPr>
                <w:rFonts w:ascii="Garamond" w:hAnsi="Garamond"/>
              </w:rPr>
            </w:rPrChange>
          </w:rPr>
          <w:delText xml:space="preserve"> </w:delText>
        </w:r>
      </w:del>
      <w:r w:rsidR="00B64659" w:rsidRPr="006E4FC2">
        <w:rPr>
          <w:rFonts w:ascii="Garamond" w:hAnsi="Garamond"/>
          <w:color w:val="2E74B5" w:themeColor="accent5" w:themeShade="BF"/>
          <w:rPrChange w:id="2878" w:author="Michael Jennions" w:date="2020-08-04T22:20:00Z">
            <w:rPr>
              <w:rFonts w:ascii="Garamond" w:hAnsi="Garamond"/>
            </w:rPr>
          </w:rPrChange>
        </w:rPr>
        <w:t>S</w:t>
      </w:r>
      <w:r w:rsidR="00C663DD" w:rsidRPr="006E4FC2">
        <w:rPr>
          <w:rFonts w:ascii="Garamond" w:hAnsi="Garamond"/>
          <w:color w:val="2E74B5" w:themeColor="accent5" w:themeShade="BF"/>
          <w:rPrChange w:id="2879" w:author="Michael Jennions" w:date="2020-08-04T22:20:00Z">
            <w:rPr>
              <w:rFonts w:ascii="Garamond" w:hAnsi="Garamond"/>
            </w:rPr>
          </w:rPrChange>
        </w:rPr>
        <w:t>8</w:t>
      </w:r>
      <w:r w:rsidR="00B64659" w:rsidRPr="006E4FC2">
        <w:rPr>
          <w:rFonts w:ascii="Garamond" w:hAnsi="Garamond"/>
          <w:color w:val="2E74B5" w:themeColor="accent5" w:themeShade="BF"/>
          <w:rPrChange w:id="2880" w:author="Michael Jennions" w:date="2020-08-04T22:20:00Z">
            <w:rPr>
              <w:rFonts w:ascii="Garamond" w:hAnsi="Garamond"/>
            </w:rPr>
          </w:rPrChange>
        </w:rPr>
        <w:t>).</w:t>
      </w:r>
      <w:r w:rsidR="00406ADE" w:rsidRPr="006E4FC2">
        <w:rPr>
          <w:rFonts w:ascii="Garamond" w:hAnsi="Garamond"/>
          <w:color w:val="2E74B5" w:themeColor="accent5" w:themeShade="BF"/>
          <w:rPrChange w:id="2881" w:author="Michael Jennions" w:date="2020-08-04T22:20:00Z">
            <w:rPr>
              <w:rFonts w:ascii="Garamond" w:hAnsi="Garamond"/>
            </w:rPr>
          </w:rPrChange>
        </w:rPr>
        <w:t xml:space="preserve"> </w:t>
      </w:r>
    </w:p>
    <w:p w14:paraId="331CE2E1" w14:textId="77777777" w:rsidR="00F41E43" w:rsidRPr="006E4FC2" w:rsidRDefault="00F41E43" w:rsidP="000F79E0">
      <w:pPr>
        <w:rPr>
          <w:ins w:id="2882" w:author="Michael Jennions" w:date="2020-08-04T21:58:00Z"/>
          <w:rFonts w:ascii="Garamond" w:hAnsi="Garamond"/>
          <w:color w:val="2E74B5" w:themeColor="accent5" w:themeShade="BF"/>
          <w:rPrChange w:id="2883" w:author="Michael Jennions" w:date="2020-08-04T22:20:00Z">
            <w:rPr>
              <w:ins w:id="2884" w:author="Michael Jennions" w:date="2020-08-04T21:58:00Z"/>
              <w:rFonts w:ascii="Garamond" w:hAnsi="Garamond"/>
            </w:rPr>
          </w:rPrChange>
        </w:rPr>
      </w:pPr>
    </w:p>
    <w:p w14:paraId="013C29B7" w14:textId="4213EF9A" w:rsidR="00AF0EAC" w:rsidRPr="006E4FC2" w:rsidRDefault="00AF0EAC" w:rsidP="00AF0EAC">
      <w:pPr>
        <w:rPr>
          <w:ins w:id="2885" w:author="Michael Jennions" w:date="2020-08-04T22:01:00Z"/>
          <w:rFonts w:ascii="Garamond" w:hAnsi="Garamond"/>
          <w:color w:val="2E74B5" w:themeColor="accent5" w:themeShade="BF"/>
          <w:rPrChange w:id="2886" w:author="Michael Jennions" w:date="2020-08-04T22:20:00Z">
            <w:rPr>
              <w:ins w:id="2887" w:author="Michael Jennions" w:date="2020-08-04T22:01:00Z"/>
              <w:rFonts w:ascii="Garamond" w:hAnsi="Garamond"/>
            </w:rPr>
          </w:rPrChange>
        </w:rPr>
      </w:pPr>
      <w:ins w:id="2888" w:author="Michael Jennions" w:date="2020-08-04T22:02:00Z">
        <w:r w:rsidRPr="006E4FC2">
          <w:rPr>
            <w:rFonts w:ascii="Garamond" w:hAnsi="Garamond"/>
            <w:color w:val="2E74B5" w:themeColor="accent5" w:themeShade="BF"/>
            <w:rPrChange w:id="2889" w:author="Michael Jennions" w:date="2020-08-04T22:20:00Z">
              <w:rPr>
                <w:rFonts w:ascii="Garamond" w:hAnsi="Garamond"/>
              </w:rPr>
            </w:rPrChange>
          </w:rPr>
          <w:t xml:space="preserve">With one exception, there were no significant </w:t>
        </w:r>
      </w:ins>
      <w:ins w:id="2890" w:author="Michael Jennions" w:date="2020-08-04T22:17:00Z">
        <w:r w:rsidR="007B3DC4" w:rsidRPr="006E4FC2">
          <w:rPr>
            <w:rFonts w:ascii="Garamond" w:hAnsi="Garamond"/>
            <w:color w:val="2E74B5" w:themeColor="accent5" w:themeShade="BF"/>
            <w:rPrChange w:id="2891" w:author="Michael Jennions" w:date="2020-08-04T22:20:00Z">
              <w:rPr>
                <w:rFonts w:ascii="Garamond" w:hAnsi="Garamond"/>
              </w:rPr>
            </w:rPrChange>
          </w:rPr>
          <w:t xml:space="preserve">sex </w:t>
        </w:r>
      </w:ins>
      <w:ins w:id="2892" w:author="Michael Jennions" w:date="2020-08-04T22:02:00Z">
        <w:r w:rsidRPr="006E4FC2">
          <w:rPr>
            <w:rFonts w:ascii="Garamond" w:hAnsi="Garamond"/>
            <w:color w:val="2E74B5" w:themeColor="accent5" w:themeShade="BF"/>
            <w:rPrChange w:id="2893" w:author="Michael Jennions" w:date="2020-08-04T22:20:00Z">
              <w:rPr>
                <w:rFonts w:ascii="Garamond" w:hAnsi="Garamond"/>
              </w:rPr>
            </w:rPrChange>
          </w:rPr>
          <w:t xml:space="preserve">differences in the mean or in the variability in personality </w:t>
        </w:r>
      </w:ins>
      <w:ins w:id="2894" w:author="Michael Jennions" w:date="2020-08-18T11:53:00Z">
        <w:r w:rsidR="006F6780">
          <w:rPr>
            <w:rFonts w:ascii="Garamond" w:hAnsi="Garamond"/>
            <w:color w:val="2E74B5" w:themeColor="accent5" w:themeShade="BF"/>
          </w:rPr>
          <w:t xml:space="preserve">factors </w:t>
        </w:r>
      </w:ins>
      <w:ins w:id="2895" w:author="Michael Jennions" w:date="2020-08-04T22:02:00Z">
        <w:r w:rsidRPr="006E4FC2">
          <w:rPr>
            <w:rFonts w:ascii="Garamond" w:hAnsi="Garamond"/>
            <w:color w:val="2E74B5" w:themeColor="accent5" w:themeShade="BF"/>
            <w:rPrChange w:id="2896" w:author="Michael Jennions" w:date="2020-08-04T22:20:00Z">
              <w:rPr>
                <w:rFonts w:ascii="Garamond" w:hAnsi="Garamond"/>
              </w:rPr>
            </w:rPrChange>
          </w:rPr>
          <w:t>in any of the five taxa</w:t>
        </w:r>
      </w:ins>
      <w:ins w:id="2897" w:author="Michael Jennions" w:date="2020-08-04T22:03:00Z">
        <w:r w:rsidRPr="006E4FC2">
          <w:rPr>
            <w:rFonts w:ascii="Garamond" w:hAnsi="Garamond"/>
            <w:color w:val="2E74B5" w:themeColor="accent5" w:themeShade="BF"/>
            <w:rPrChange w:id="2898" w:author="Michael Jennions" w:date="2020-08-04T22:20:00Z">
              <w:rPr>
                <w:rFonts w:ascii="Garamond" w:hAnsi="Garamond"/>
              </w:rPr>
            </w:rPrChange>
          </w:rPr>
          <w:t xml:space="preserve"> </w:t>
        </w:r>
      </w:ins>
      <w:ins w:id="2899" w:author="Michael Jennions" w:date="2020-08-04T22:12:00Z">
        <w:r w:rsidR="007B3DC4" w:rsidRPr="006E4FC2">
          <w:rPr>
            <w:rFonts w:ascii="Garamond" w:hAnsi="Garamond"/>
            <w:color w:val="2E74B5" w:themeColor="accent5" w:themeShade="BF"/>
            <w:rPrChange w:id="2900" w:author="Michael Jennions" w:date="2020-08-04T22:20:00Z">
              <w:rPr>
                <w:rFonts w:ascii="Garamond" w:hAnsi="Garamond"/>
              </w:rPr>
            </w:rPrChange>
          </w:rPr>
          <w:t xml:space="preserve">that was </w:t>
        </w:r>
      </w:ins>
      <w:ins w:id="2901" w:author="Michael Jennions" w:date="2020-08-04T22:11:00Z">
        <w:r w:rsidR="007B3DC4" w:rsidRPr="006E4FC2">
          <w:rPr>
            <w:rFonts w:ascii="Garamond" w:hAnsi="Garamond"/>
            <w:color w:val="2E74B5" w:themeColor="accent5" w:themeShade="BF"/>
            <w:rPrChange w:id="2902" w:author="Michael Jennions" w:date="2020-08-04T22:20:00Z">
              <w:rPr>
                <w:rFonts w:ascii="Garamond" w:hAnsi="Garamond"/>
              </w:rPr>
            </w:rPrChange>
          </w:rPr>
          <w:t>associated with</w:t>
        </w:r>
      </w:ins>
      <w:ins w:id="2903" w:author="Michael Jennions" w:date="2020-08-04T22:04:00Z">
        <w:r w:rsidRPr="006E4FC2">
          <w:rPr>
            <w:rFonts w:ascii="Garamond" w:hAnsi="Garamond"/>
            <w:color w:val="2E74B5" w:themeColor="accent5" w:themeShade="BF"/>
            <w:rPrChange w:id="2904" w:author="Michael Jennions" w:date="2020-08-04T22:20:00Z">
              <w:rPr>
                <w:rFonts w:ascii="Garamond" w:hAnsi="Garamond"/>
              </w:rPr>
            </w:rPrChange>
          </w:rPr>
          <w:t xml:space="preserve"> the origin of the test animals</w:t>
        </w:r>
      </w:ins>
      <w:ins w:id="2905" w:author="Michael Jennions" w:date="2020-08-04T22:02:00Z">
        <w:r w:rsidRPr="006E4FC2">
          <w:rPr>
            <w:rFonts w:ascii="Garamond" w:hAnsi="Garamond"/>
            <w:color w:val="2E74B5" w:themeColor="accent5" w:themeShade="BF"/>
            <w:rPrChange w:id="2906" w:author="Michael Jennions" w:date="2020-08-04T22:20:00Z">
              <w:rPr>
                <w:rFonts w:ascii="Garamond" w:hAnsi="Garamond"/>
              </w:rPr>
            </w:rPrChange>
          </w:rPr>
          <w:t xml:space="preserve">. </w:t>
        </w:r>
      </w:ins>
      <w:ins w:id="2907" w:author="Michael Jennions" w:date="2020-08-04T22:12:00Z">
        <w:r w:rsidR="007B3DC4" w:rsidRPr="006E4FC2">
          <w:rPr>
            <w:rFonts w:ascii="Garamond" w:hAnsi="Garamond"/>
            <w:color w:val="2E74B5" w:themeColor="accent5" w:themeShade="BF"/>
            <w:rPrChange w:id="2908" w:author="Michael Jennions" w:date="2020-08-04T22:20:00Z">
              <w:rPr>
                <w:rFonts w:ascii="Garamond" w:hAnsi="Garamond"/>
              </w:rPr>
            </w:rPrChange>
          </w:rPr>
          <w:t>In fish, h</w:t>
        </w:r>
      </w:ins>
      <w:ins w:id="2909" w:author="Michael Jennions" w:date="2020-08-04T22:11:00Z">
        <w:r w:rsidR="007B3DC4" w:rsidRPr="006E4FC2">
          <w:rPr>
            <w:rFonts w:ascii="Garamond" w:hAnsi="Garamond"/>
            <w:color w:val="2E74B5" w:themeColor="accent5" w:themeShade="BF"/>
            <w:rPrChange w:id="2910" w:author="Michael Jennions" w:date="2020-08-04T22:20:00Z">
              <w:rPr>
                <w:rFonts w:ascii="Garamond" w:hAnsi="Garamond"/>
              </w:rPr>
            </w:rPrChange>
          </w:rPr>
          <w:t>owever,</w:t>
        </w:r>
      </w:ins>
      <w:ins w:id="2911" w:author="Michael Jennions" w:date="2020-08-04T22:02:00Z">
        <w:r w:rsidRPr="006E4FC2">
          <w:rPr>
            <w:rFonts w:ascii="Garamond" w:hAnsi="Garamond"/>
            <w:color w:val="2E74B5" w:themeColor="accent5" w:themeShade="BF"/>
            <w:rPrChange w:id="2912" w:author="Michael Jennions" w:date="2020-08-04T22:20:00Z">
              <w:rPr>
                <w:rFonts w:ascii="Garamond" w:hAnsi="Garamond"/>
              </w:rPr>
            </w:rPrChange>
          </w:rPr>
          <w:t xml:space="preserve"> </w:t>
        </w:r>
      </w:ins>
      <w:ins w:id="2913" w:author="Michael Jennions" w:date="2020-08-04T22:18:00Z">
        <w:r w:rsidR="007B3DC4" w:rsidRPr="006E4FC2">
          <w:rPr>
            <w:rFonts w:ascii="Garamond" w:hAnsi="Garamond"/>
            <w:color w:val="2E74B5" w:themeColor="accent5" w:themeShade="BF"/>
            <w:rPrChange w:id="2914" w:author="Michael Jennions" w:date="2020-08-04T22:20:00Z">
              <w:rPr>
                <w:rFonts w:ascii="Garamond" w:hAnsi="Garamond"/>
              </w:rPr>
            </w:rPrChange>
          </w:rPr>
          <w:t>populations</w:t>
        </w:r>
      </w:ins>
      <w:ins w:id="2915" w:author="Michael Jennions" w:date="2020-08-04T22:12:00Z">
        <w:r w:rsidR="007B3DC4" w:rsidRPr="006E4FC2">
          <w:rPr>
            <w:rFonts w:ascii="Garamond" w:hAnsi="Garamond"/>
            <w:color w:val="2E74B5" w:themeColor="accent5" w:themeShade="BF"/>
            <w:rPrChange w:id="2916" w:author="Michael Jennions" w:date="2020-08-04T22:20:00Z">
              <w:rPr>
                <w:rFonts w:ascii="Garamond" w:hAnsi="Garamond"/>
              </w:rPr>
            </w:rPrChange>
          </w:rPr>
          <w:t xml:space="preserve"> from</w:t>
        </w:r>
      </w:ins>
      <w:del w:id="2917" w:author="Michael Jennions" w:date="2020-08-04T22:02:00Z">
        <w:r w:rsidR="00406ADE" w:rsidRPr="006E4FC2" w:rsidDel="00AF0EAC">
          <w:rPr>
            <w:rFonts w:ascii="Garamond" w:hAnsi="Garamond"/>
            <w:color w:val="2E74B5" w:themeColor="accent5" w:themeShade="BF"/>
            <w:rPrChange w:id="2918" w:author="Michael Jennions" w:date="2020-08-04T22:20:00Z">
              <w:rPr>
                <w:rFonts w:ascii="Garamond" w:hAnsi="Garamond"/>
              </w:rPr>
            </w:rPrChange>
          </w:rPr>
          <w:delText>F</w:delText>
        </w:r>
      </w:del>
      <w:del w:id="2919" w:author="Michael Jennions" w:date="2020-08-04T22:12:00Z">
        <w:r w:rsidR="00406ADE" w:rsidRPr="006E4FC2" w:rsidDel="007B3DC4">
          <w:rPr>
            <w:rFonts w:ascii="Garamond" w:hAnsi="Garamond"/>
            <w:color w:val="2E74B5" w:themeColor="accent5" w:themeShade="BF"/>
            <w:rPrChange w:id="2920" w:author="Michael Jennions" w:date="2020-08-04T22:20:00Z">
              <w:rPr>
                <w:rFonts w:ascii="Garamond" w:hAnsi="Garamond"/>
              </w:rPr>
            </w:rPrChange>
          </w:rPr>
          <w:delText xml:space="preserve">ish </w:delText>
        </w:r>
      </w:del>
      <w:ins w:id="2921" w:author="Michael Jennions" w:date="2020-08-04T22:03:00Z">
        <w:r w:rsidRPr="006E4FC2">
          <w:rPr>
            <w:rFonts w:ascii="Garamond" w:hAnsi="Garamond"/>
            <w:color w:val="2E74B5" w:themeColor="accent5" w:themeShade="BF"/>
            <w:rPrChange w:id="2922" w:author="Michael Jennions" w:date="2020-08-04T22:20:00Z">
              <w:rPr>
                <w:rFonts w:ascii="Garamond" w:hAnsi="Garamond"/>
              </w:rPr>
            </w:rPrChange>
          </w:rPr>
          <w:t xml:space="preserve"> </w:t>
        </w:r>
      </w:ins>
      <w:del w:id="2923" w:author="Michael Jennions" w:date="2020-08-04T22:03:00Z">
        <w:r w:rsidR="00406ADE" w:rsidRPr="006E4FC2" w:rsidDel="00AF0EAC">
          <w:rPr>
            <w:rFonts w:ascii="Garamond" w:hAnsi="Garamond"/>
            <w:color w:val="2E74B5" w:themeColor="accent5" w:themeShade="BF"/>
            <w:rPrChange w:id="2924" w:author="Michael Jennions" w:date="2020-08-04T22:20:00Z">
              <w:rPr>
                <w:rFonts w:ascii="Garamond" w:hAnsi="Garamond"/>
              </w:rPr>
            </w:rPrChange>
          </w:rPr>
          <w:delText xml:space="preserve">from </w:delText>
        </w:r>
      </w:del>
      <w:r w:rsidR="00406ADE" w:rsidRPr="006E4FC2">
        <w:rPr>
          <w:rFonts w:ascii="Garamond" w:hAnsi="Garamond"/>
          <w:color w:val="2E74B5" w:themeColor="accent5" w:themeShade="BF"/>
          <w:rPrChange w:id="2925" w:author="Michael Jennions" w:date="2020-08-04T22:20:00Z">
            <w:rPr>
              <w:rFonts w:ascii="Garamond" w:hAnsi="Garamond"/>
            </w:rPr>
          </w:rPrChange>
        </w:rPr>
        <w:t xml:space="preserve">the wild had </w:t>
      </w:r>
      <w:ins w:id="2926" w:author="Michael Jennions" w:date="2020-08-04T21:58:00Z">
        <w:r w:rsidR="00F41E43" w:rsidRPr="006E4FC2">
          <w:rPr>
            <w:rFonts w:ascii="Garamond" w:hAnsi="Garamond"/>
            <w:color w:val="2E74B5" w:themeColor="accent5" w:themeShade="BF"/>
            <w:rPrChange w:id="2927" w:author="Michael Jennions" w:date="2020-08-04T22:20:00Z">
              <w:rPr>
                <w:rFonts w:ascii="Garamond" w:hAnsi="Garamond"/>
              </w:rPr>
            </w:rPrChange>
          </w:rPr>
          <w:t xml:space="preserve">significantly </w:t>
        </w:r>
      </w:ins>
      <w:del w:id="2928" w:author="Michael Jennions" w:date="2020-08-04T21:58:00Z">
        <w:r w:rsidR="00406ADE" w:rsidRPr="006E4FC2" w:rsidDel="00F41E43">
          <w:rPr>
            <w:rFonts w:ascii="Garamond" w:hAnsi="Garamond"/>
            <w:color w:val="2E74B5" w:themeColor="accent5" w:themeShade="BF"/>
            <w:rPrChange w:id="2929" w:author="Michael Jennions" w:date="2020-08-04T22:20:00Z">
              <w:rPr>
                <w:rFonts w:ascii="Garamond" w:hAnsi="Garamond"/>
              </w:rPr>
            </w:rPrChange>
          </w:rPr>
          <w:delText xml:space="preserve">greater </w:delText>
        </w:r>
      </w:del>
      <w:ins w:id="2930" w:author="Michael Jennions" w:date="2020-08-04T21:58:00Z">
        <w:r w:rsidR="00F41E43" w:rsidRPr="006E4FC2">
          <w:rPr>
            <w:rFonts w:ascii="Garamond" w:hAnsi="Garamond"/>
            <w:color w:val="2E74B5" w:themeColor="accent5" w:themeShade="BF"/>
            <w:rPrChange w:id="2931" w:author="Michael Jennions" w:date="2020-08-04T22:20:00Z">
              <w:rPr>
                <w:rFonts w:ascii="Garamond" w:hAnsi="Garamond"/>
              </w:rPr>
            </w:rPrChange>
          </w:rPr>
          <w:t xml:space="preserve">less </w:t>
        </w:r>
      </w:ins>
      <w:del w:id="2932" w:author="Michael Jennions" w:date="2020-08-04T21:58:00Z">
        <w:r w:rsidR="00406ADE" w:rsidRPr="006E4FC2" w:rsidDel="00F41E43">
          <w:rPr>
            <w:rFonts w:ascii="Garamond" w:hAnsi="Garamond"/>
            <w:color w:val="2E74B5" w:themeColor="accent5" w:themeShade="BF"/>
            <w:rPrChange w:id="2933" w:author="Michael Jennions" w:date="2020-08-04T22:20:00Z">
              <w:rPr>
                <w:rFonts w:ascii="Garamond" w:hAnsi="Garamond"/>
              </w:rPr>
            </w:rPrChange>
          </w:rPr>
          <w:delText xml:space="preserve">differences in </w:delText>
        </w:r>
      </w:del>
      <w:r w:rsidR="00406ADE" w:rsidRPr="006E4FC2">
        <w:rPr>
          <w:rFonts w:ascii="Garamond" w:hAnsi="Garamond"/>
          <w:color w:val="2E74B5" w:themeColor="accent5" w:themeShade="BF"/>
          <w:rPrChange w:id="2934" w:author="Michael Jennions" w:date="2020-08-04T22:20:00Z">
            <w:rPr>
              <w:rFonts w:ascii="Garamond" w:hAnsi="Garamond"/>
            </w:rPr>
          </w:rPrChange>
        </w:rPr>
        <w:t xml:space="preserve">variability </w:t>
      </w:r>
      <w:ins w:id="2935" w:author="Michael Jennions" w:date="2020-08-04T21:58:00Z">
        <w:r w:rsidR="00F41E43" w:rsidRPr="006E4FC2">
          <w:rPr>
            <w:rFonts w:ascii="Garamond" w:hAnsi="Garamond"/>
            <w:color w:val="2E74B5" w:themeColor="accent5" w:themeShade="BF"/>
            <w:rPrChange w:id="2936" w:author="Michael Jennions" w:date="2020-08-04T22:20:00Z">
              <w:rPr>
                <w:rFonts w:ascii="Garamond" w:hAnsi="Garamond"/>
              </w:rPr>
            </w:rPrChange>
          </w:rPr>
          <w:t xml:space="preserve">in </w:t>
        </w:r>
      </w:ins>
      <w:ins w:id="2937" w:author="Michael Jennions" w:date="2020-08-04T22:02:00Z">
        <w:r w:rsidRPr="006E4FC2">
          <w:rPr>
            <w:rFonts w:ascii="Garamond" w:hAnsi="Garamond"/>
            <w:color w:val="2E74B5" w:themeColor="accent5" w:themeShade="BF"/>
            <w:rPrChange w:id="2938" w:author="Michael Jennions" w:date="2020-08-04T22:20:00Z">
              <w:rPr>
                <w:rFonts w:ascii="Garamond" w:hAnsi="Garamond"/>
              </w:rPr>
            </w:rPrChange>
          </w:rPr>
          <w:t xml:space="preserve">male than female </w:t>
        </w:r>
      </w:ins>
      <w:ins w:id="2939" w:author="Michael Jennions" w:date="2020-08-04T21:59:00Z">
        <w:r w:rsidR="00F41E43" w:rsidRPr="006E4FC2">
          <w:rPr>
            <w:rFonts w:ascii="Garamond" w:hAnsi="Garamond"/>
            <w:color w:val="2E74B5" w:themeColor="accent5" w:themeShade="BF"/>
            <w:rPrChange w:id="2940" w:author="Michael Jennions" w:date="2020-08-04T22:20:00Z">
              <w:rPr>
                <w:rFonts w:ascii="Garamond" w:hAnsi="Garamond"/>
              </w:rPr>
            </w:rPrChange>
          </w:rPr>
          <w:t>personality traits</w:t>
        </w:r>
      </w:ins>
      <w:ins w:id="2941" w:author="Michael Jennions" w:date="2020-08-04T22:09:00Z">
        <w:r w:rsidRPr="006E4FC2">
          <w:rPr>
            <w:rFonts w:ascii="Garamond" w:hAnsi="Garamond"/>
            <w:color w:val="2E74B5" w:themeColor="accent5" w:themeShade="BF"/>
            <w:rPrChange w:id="2942" w:author="Michael Jennions" w:date="2020-08-04T22:20:00Z">
              <w:rPr>
                <w:rFonts w:ascii="Garamond" w:hAnsi="Garamond"/>
              </w:rPr>
            </w:rPrChange>
          </w:rPr>
          <w:t xml:space="preserve"> </w:t>
        </w:r>
      </w:ins>
      <w:ins w:id="2943" w:author="Michael Jennions" w:date="2020-08-04T22:08:00Z">
        <w:r w:rsidRPr="006E4FC2">
          <w:rPr>
            <w:rFonts w:ascii="Garamond" w:hAnsi="Garamond"/>
            <w:color w:val="2E74B5" w:themeColor="accent5" w:themeShade="BF"/>
            <w:rPrChange w:id="2944" w:author="Michael Jennions" w:date="2020-08-04T22:20:00Z">
              <w:rPr>
                <w:rFonts w:ascii="Garamond" w:hAnsi="Garamond"/>
              </w:rPr>
            </w:rPrChange>
          </w:rPr>
          <w:t>(</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45" w:author="Michael Jennions" w:date="2020-08-04T22:20:00Z">
                        <w:rPr>
                          <w:rFonts w:ascii="Cambria Math" w:hAnsi="Cambria Math"/>
                        </w:rPr>
                      </w:rPrChange>
                    </w:rPr>
                    <m:t>X</m:t>
                  </m:r>
                </m:e>
              </m:acc>
            </m:e>
            <m:sub>
              <m:r>
                <w:rPr>
                  <w:rFonts w:ascii="Cambria Math" w:hAnsi="Cambria Math"/>
                  <w:color w:val="2E74B5" w:themeColor="accent5" w:themeShade="BF"/>
                  <w:rPrChange w:id="2946" w:author="Michael Jennions" w:date="2020-08-04T22:20:00Z">
                    <w:rPr>
                      <w:rFonts w:ascii="Cambria Math" w:hAnsi="Cambria Math"/>
                    </w:rPr>
                  </w:rPrChange>
                </w:rPr>
                <m:t>lnCVR</m:t>
              </m:r>
            </m:sub>
          </m:sSub>
          <m:r>
            <w:rPr>
              <w:rFonts w:ascii="Cambria Math" w:hAnsi="Cambria Math"/>
              <w:color w:val="2E74B5" w:themeColor="accent5" w:themeShade="BF"/>
              <w:rPrChange w:id="2947"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2948" w:author="Michael Jennions" w:date="2020-08-04T22:20:00Z">
              <w:rPr>
                <w:rFonts w:ascii="Garamond" w:hAnsi="Garamond"/>
              </w:rPr>
            </w:rPrChange>
          </w:rPr>
          <w:t xml:space="preserve">=-0.09, </w:t>
        </w:r>
        <w:r w:rsidRPr="006E4FC2">
          <w:rPr>
            <w:rFonts w:ascii="Garamond" w:hAnsi="Garamond"/>
            <w:i/>
            <w:color w:val="2E74B5" w:themeColor="accent5" w:themeShade="BF"/>
            <w:rPrChange w:id="2949" w:author="Michael Jennions" w:date="2020-08-04T22:20:00Z">
              <w:rPr>
                <w:rFonts w:ascii="Garamond" w:hAnsi="Garamond"/>
                <w:i/>
              </w:rPr>
            </w:rPrChange>
          </w:rPr>
          <w:t>p</w:t>
        </w:r>
        <w:r w:rsidRPr="006E4FC2">
          <w:rPr>
            <w:rFonts w:ascii="Garamond" w:hAnsi="Garamond"/>
            <w:color w:val="2E74B5" w:themeColor="accent5" w:themeShade="BF"/>
            <w:rPrChange w:id="2950" w:author="Michael Jennions" w:date="2020-08-04T22:20:00Z">
              <w:rPr>
                <w:rFonts w:ascii="Garamond" w:hAnsi="Garamond"/>
              </w:rPr>
            </w:rPrChange>
          </w:rPr>
          <w:t>=0.04)</w:t>
        </w:r>
      </w:ins>
      <w:ins w:id="2951" w:author="Michael Jennions" w:date="2020-08-04T21:59:00Z">
        <w:r w:rsidR="00F41E43" w:rsidRPr="006E4FC2">
          <w:rPr>
            <w:rFonts w:ascii="Garamond" w:hAnsi="Garamond"/>
            <w:color w:val="2E74B5" w:themeColor="accent5" w:themeShade="BF"/>
            <w:rPrChange w:id="2952" w:author="Michael Jennions" w:date="2020-08-04T22:20:00Z">
              <w:rPr>
                <w:rFonts w:ascii="Garamond" w:hAnsi="Garamond"/>
              </w:rPr>
            </w:rPrChange>
          </w:rPr>
          <w:t xml:space="preserve">, </w:t>
        </w:r>
      </w:ins>
      <w:ins w:id="2953" w:author="Michael Jennions" w:date="2020-08-04T22:12:00Z">
        <w:r w:rsidR="007B3DC4" w:rsidRPr="006E4FC2">
          <w:rPr>
            <w:rFonts w:ascii="Garamond" w:hAnsi="Garamond"/>
            <w:color w:val="2E74B5" w:themeColor="accent5" w:themeShade="BF"/>
            <w:rPrChange w:id="2954" w:author="Michael Jennions" w:date="2020-08-04T22:20:00Z">
              <w:rPr>
                <w:rFonts w:ascii="Garamond" w:hAnsi="Garamond"/>
              </w:rPr>
            </w:rPrChange>
          </w:rPr>
          <w:t>but</w:t>
        </w:r>
      </w:ins>
      <w:ins w:id="2955" w:author="Michael Jennions" w:date="2020-08-04T21:59:00Z">
        <w:r w:rsidR="00F41E43" w:rsidRPr="006E4FC2">
          <w:rPr>
            <w:rFonts w:ascii="Garamond" w:hAnsi="Garamond"/>
            <w:color w:val="2E74B5" w:themeColor="accent5" w:themeShade="BF"/>
            <w:rPrChange w:id="2956" w:author="Michael Jennions" w:date="2020-08-04T22:20:00Z">
              <w:rPr>
                <w:rFonts w:ascii="Garamond" w:hAnsi="Garamond"/>
              </w:rPr>
            </w:rPrChange>
          </w:rPr>
          <w:t xml:space="preserve"> this was the not the case for </w:t>
        </w:r>
      </w:ins>
      <w:del w:id="2957" w:author="Michael Jennions" w:date="2020-08-04T21:59:00Z">
        <w:r w:rsidR="00406ADE" w:rsidRPr="006E4FC2" w:rsidDel="00F41E43">
          <w:rPr>
            <w:rFonts w:ascii="Garamond" w:hAnsi="Garamond"/>
            <w:color w:val="2E74B5" w:themeColor="accent5" w:themeShade="BF"/>
            <w:rPrChange w:id="2958" w:author="Michael Jennions" w:date="2020-08-04T22:20:00Z">
              <w:rPr>
                <w:rFonts w:ascii="Garamond" w:hAnsi="Garamond"/>
              </w:rPr>
            </w:rPrChange>
          </w:rPr>
          <w:delText xml:space="preserve">than fish from </w:delText>
        </w:r>
      </w:del>
      <w:r w:rsidR="00406ADE" w:rsidRPr="006E4FC2">
        <w:rPr>
          <w:rFonts w:ascii="Garamond" w:hAnsi="Garamond"/>
          <w:color w:val="2E74B5" w:themeColor="accent5" w:themeShade="BF"/>
          <w:rPrChange w:id="2959" w:author="Michael Jennions" w:date="2020-08-04T22:20:00Z">
            <w:rPr>
              <w:rFonts w:ascii="Garamond" w:hAnsi="Garamond"/>
            </w:rPr>
          </w:rPrChange>
        </w:rPr>
        <w:t>lab</w:t>
      </w:r>
      <w:ins w:id="2960" w:author="Michael Jennions" w:date="2020-08-04T22:03:00Z">
        <w:r w:rsidRPr="006E4FC2">
          <w:rPr>
            <w:rFonts w:ascii="Garamond" w:hAnsi="Garamond"/>
            <w:color w:val="2E74B5" w:themeColor="accent5" w:themeShade="BF"/>
            <w:rPrChange w:id="2961" w:author="Michael Jennions" w:date="2020-08-04T22:20:00Z">
              <w:rPr>
                <w:rFonts w:ascii="Garamond" w:hAnsi="Garamond"/>
              </w:rPr>
            </w:rPrChange>
          </w:rPr>
          <w:t>-reared</w:t>
        </w:r>
      </w:ins>
      <w:ins w:id="2962" w:author="Michael Jennions" w:date="2020-08-04T22:08:00Z">
        <w:r w:rsidRPr="006E4FC2">
          <w:rPr>
            <w:rFonts w:ascii="Garamond" w:hAnsi="Garamond"/>
            <w:color w:val="2E74B5" w:themeColor="accent5" w:themeShade="BF"/>
            <w:rPrChange w:id="2963" w:author="Michael Jennions" w:date="2020-08-04T22:20:00Z">
              <w:rPr>
                <w:rFonts w:ascii="Garamond" w:hAnsi="Garamond"/>
              </w:rPr>
            </w:rPrChange>
          </w:rPr>
          <w:t>/</w:t>
        </w:r>
      </w:ins>
      <w:ins w:id="2964" w:author="Michael Jennions" w:date="2020-08-04T22:03:00Z">
        <w:r w:rsidRPr="006E4FC2">
          <w:rPr>
            <w:rFonts w:ascii="Garamond" w:hAnsi="Garamond"/>
            <w:color w:val="2E74B5" w:themeColor="accent5" w:themeShade="BF"/>
            <w:rPrChange w:id="2965" w:author="Michael Jennions" w:date="2020-08-04T22:20:00Z">
              <w:rPr>
                <w:rFonts w:ascii="Garamond" w:hAnsi="Garamond"/>
              </w:rPr>
            </w:rPrChange>
          </w:rPr>
          <w:t xml:space="preserve">captive </w:t>
        </w:r>
      </w:ins>
      <w:del w:id="2966" w:author="Michael Jennions" w:date="2020-08-04T22:03:00Z">
        <w:r w:rsidR="00406ADE" w:rsidRPr="006E4FC2" w:rsidDel="00AF0EAC">
          <w:rPr>
            <w:rFonts w:ascii="Garamond" w:hAnsi="Garamond"/>
            <w:color w:val="2E74B5" w:themeColor="accent5" w:themeShade="BF"/>
            <w:rPrChange w:id="2967" w:author="Michael Jennions" w:date="2020-08-04T22:20:00Z">
              <w:rPr>
                <w:rFonts w:ascii="Garamond" w:hAnsi="Garamond"/>
              </w:rPr>
            </w:rPrChange>
          </w:rPr>
          <w:delText xml:space="preserve"> </w:delText>
        </w:r>
      </w:del>
      <w:r w:rsidR="00406ADE" w:rsidRPr="006E4FC2">
        <w:rPr>
          <w:rFonts w:ascii="Garamond" w:hAnsi="Garamond"/>
          <w:color w:val="2E74B5" w:themeColor="accent5" w:themeShade="BF"/>
          <w:rPrChange w:id="2968" w:author="Michael Jennions" w:date="2020-08-04T22:20:00Z">
            <w:rPr>
              <w:rFonts w:ascii="Garamond" w:hAnsi="Garamond"/>
            </w:rPr>
          </w:rPrChange>
        </w:rPr>
        <w:t xml:space="preserve">populations </w:t>
      </w:r>
      <w:commentRangeStart w:id="2969"/>
      <w:r w:rsidR="00406ADE" w:rsidRPr="006E4FC2">
        <w:rPr>
          <w:rFonts w:ascii="Garamond" w:hAnsi="Garamond"/>
          <w:color w:val="2E74B5" w:themeColor="accent5" w:themeShade="BF"/>
          <w:rPrChange w:id="2970" w:author="Michael Jennions" w:date="2020-08-04T22:20:00Z">
            <w:rPr>
              <w:rFonts w:ascii="Garamond" w:hAnsi="Garamond"/>
            </w:rPr>
          </w:rPrChange>
        </w:rPr>
        <w:t>(</w:t>
      </w:r>
      <w:del w:id="2971" w:author="Michael Jennions" w:date="2020-08-04T22:09:00Z">
        <w:r w:rsidR="00850065" w:rsidRPr="006E4FC2" w:rsidDel="00AF0EAC">
          <w:rPr>
            <w:rFonts w:ascii="Garamond" w:hAnsi="Garamond"/>
            <w:color w:val="2E74B5" w:themeColor="accent5" w:themeShade="BF"/>
            <w:rPrChange w:id="2972" w:author="Michael Jennions" w:date="2020-08-04T22:20:00Z">
              <w:rPr>
                <w:rFonts w:ascii="Garamond" w:hAnsi="Garamond"/>
              </w:rPr>
            </w:rPrChange>
          </w:rPr>
          <w:delText>intercept:</w:delText>
        </w:r>
      </w:del>
      <w:del w:id="2973" w:author="Michael Jennions" w:date="2020-08-04T22:08:00Z">
        <w:r w:rsidR="00850065" w:rsidRPr="006E4FC2" w:rsidDel="00AF0EAC">
          <w:rPr>
            <w:rFonts w:ascii="Garamond" w:hAnsi="Garamond"/>
            <w:color w:val="2E74B5" w:themeColor="accent5" w:themeShade="BF"/>
            <w:rPrChange w:id="2974"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75" w:author="Michael Jennions" w:date="2020-08-04T22:20:00Z">
                        <w:rPr>
                          <w:rFonts w:ascii="Cambria Math" w:hAnsi="Cambria Math"/>
                        </w:rPr>
                      </w:rPrChange>
                    </w:rPr>
                    <m:t>X</m:t>
                  </m:r>
                </m:e>
              </m:acc>
            </m:e>
            <m:sub>
              <m:r>
                <w:rPr>
                  <w:rFonts w:ascii="Cambria Math" w:hAnsi="Cambria Math"/>
                  <w:color w:val="2E74B5" w:themeColor="accent5" w:themeShade="BF"/>
                  <w:rPrChange w:id="2976" w:author="Michael Jennions" w:date="2020-08-04T22:20:00Z">
                    <w:rPr>
                      <w:rFonts w:ascii="Cambria Math" w:hAnsi="Cambria Math"/>
                    </w:rPr>
                  </w:rPrChange>
                </w:rPr>
                <m:t>lnCVR</m:t>
              </m:r>
            </m:sub>
          </m:sSub>
          <m:r>
            <w:rPr>
              <w:rFonts w:ascii="Cambria Math" w:hAnsi="Cambria Math"/>
              <w:color w:val="2E74B5" w:themeColor="accent5" w:themeShade="BF"/>
              <w:rPrChange w:id="2977" w:author="Michael Jennions" w:date="2020-08-04T22:20:00Z">
                <w:rPr>
                  <w:rFonts w:ascii="Cambria Math" w:hAnsi="Cambria Math"/>
                </w:rPr>
              </w:rPrChange>
            </w:rPr>
            <m:t xml:space="preserve"> </m:t>
          </m:r>
        </m:oMath>
        <w:r w:rsidR="00850065" w:rsidRPr="006E4FC2" w:rsidDel="00AF0EAC">
          <w:rPr>
            <w:rFonts w:ascii="Garamond" w:hAnsi="Garamond"/>
            <w:color w:val="2E74B5" w:themeColor="accent5" w:themeShade="BF"/>
            <w:rPrChange w:id="2978" w:author="Michael Jennions" w:date="2020-08-04T22:20:00Z">
              <w:rPr>
                <w:rFonts w:ascii="Garamond" w:hAnsi="Garamond"/>
              </w:rPr>
            </w:rPrChange>
          </w:rPr>
          <w:delText xml:space="preserve">=-0.09, </w:delText>
        </w:r>
      </w:del>
      <w:del w:id="2979" w:author="Michael Jennions" w:date="2020-08-04T22:06:00Z">
        <w:r w:rsidR="00850065" w:rsidRPr="006E4FC2" w:rsidDel="00AF0EAC">
          <w:rPr>
            <w:rFonts w:ascii="Garamond" w:hAnsi="Garamond"/>
            <w:color w:val="2E74B5" w:themeColor="accent5" w:themeShade="BF"/>
            <w:rPrChange w:id="2980" w:author="Michael Jennions" w:date="2020-08-04T22:20:00Z">
              <w:rPr>
                <w:rFonts w:ascii="Garamond" w:hAnsi="Garamond"/>
              </w:rPr>
            </w:rPrChange>
          </w:rPr>
          <w:delText xml:space="preserve">95% CIs: -0.18, -0.01, </w:delText>
        </w:r>
        <w:r w:rsidR="00850065" w:rsidRPr="006E4FC2" w:rsidDel="00AF0EAC">
          <w:rPr>
            <w:rFonts w:ascii="Garamond" w:hAnsi="Garamond"/>
            <w:i/>
            <w:color w:val="2E74B5" w:themeColor="accent5" w:themeShade="BF"/>
            <w:rPrChange w:id="2981"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982" w:author="Michael Jennions" w:date="2020-08-04T22:20:00Z">
              <w:rPr>
                <w:rFonts w:ascii="Garamond" w:hAnsi="Garamond"/>
              </w:rPr>
            </w:rPrChange>
          </w:rPr>
          <w:delText xml:space="preserve">= -2.11, </w:delText>
        </w:r>
      </w:del>
      <w:del w:id="2983" w:author="Michael Jennions" w:date="2020-08-04T22:08:00Z">
        <w:r w:rsidR="00850065" w:rsidRPr="006E4FC2" w:rsidDel="00AF0EAC">
          <w:rPr>
            <w:rFonts w:ascii="Garamond" w:hAnsi="Garamond"/>
            <w:i/>
            <w:color w:val="2E74B5" w:themeColor="accent5" w:themeShade="BF"/>
            <w:rPrChange w:id="2984" w:author="Michael Jennions" w:date="2020-08-04T22:20:00Z">
              <w:rPr>
                <w:rFonts w:ascii="Garamond" w:hAnsi="Garamond"/>
                <w:i/>
              </w:rPr>
            </w:rPrChange>
          </w:rPr>
          <w:delText>p</w:delText>
        </w:r>
        <w:r w:rsidR="00850065" w:rsidRPr="006E4FC2" w:rsidDel="00AF0EAC">
          <w:rPr>
            <w:rFonts w:ascii="Garamond" w:hAnsi="Garamond"/>
            <w:color w:val="2E74B5" w:themeColor="accent5" w:themeShade="BF"/>
            <w:rPrChange w:id="2985" w:author="Michael Jennions" w:date="2020-08-04T22:20:00Z">
              <w:rPr>
                <w:rFonts w:ascii="Garamond" w:hAnsi="Garamond"/>
              </w:rPr>
            </w:rPrChange>
          </w:rPr>
          <w:delText>=0.04</w:delText>
        </w:r>
      </w:del>
      <w:del w:id="2986" w:author="Michael Jennions" w:date="2020-08-04T22:09:00Z">
        <w:r w:rsidR="00850065" w:rsidRPr="006E4FC2" w:rsidDel="00AF0EAC">
          <w:rPr>
            <w:rFonts w:ascii="Garamond" w:hAnsi="Garamond"/>
            <w:color w:val="2E74B5" w:themeColor="accent5" w:themeShade="BF"/>
            <w:rPrChange w:id="2987" w:author="Michael Jennions" w:date="2020-08-04T22:20:00Z">
              <w:rPr>
                <w:rFonts w:ascii="Garamond" w:hAnsi="Garamond"/>
              </w:rPr>
            </w:rPrChange>
          </w:rPr>
          <w:delText xml:space="preserve">; lab: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2988" w:author="Michael Jennions" w:date="2020-08-04T22:20:00Z">
                      <w:rPr>
                        <w:rFonts w:ascii="Cambria Math" w:hAnsi="Cambria Math"/>
                      </w:rPr>
                    </w:rPrChange>
                  </w:rPr>
                  <m:t>X</m:t>
                </m:r>
              </m:e>
            </m:acc>
          </m:e>
          <m:sub>
            <m:r>
              <w:rPr>
                <w:rFonts w:ascii="Cambria Math" w:hAnsi="Cambria Math"/>
                <w:color w:val="2E74B5" w:themeColor="accent5" w:themeShade="BF"/>
                <w:rPrChange w:id="2989" w:author="Michael Jennions" w:date="2020-08-04T22:20:00Z">
                  <w:rPr>
                    <w:rFonts w:ascii="Cambria Math" w:hAnsi="Cambria Math"/>
                  </w:rPr>
                </w:rPrChange>
              </w:rPr>
              <m:t>lnCVR</m:t>
            </m:r>
          </m:sub>
        </m:sSub>
        <m:r>
          <w:rPr>
            <w:rFonts w:ascii="Cambria Math" w:hAnsi="Cambria Math"/>
            <w:color w:val="2E74B5" w:themeColor="accent5" w:themeShade="BF"/>
            <w:rPrChange w:id="2990" w:author="Michael Jennions" w:date="2020-08-04T22:20:00Z">
              <w:rPr>
                <w:rFonts w:ascii="Cambria Math" w:hAnsi="Cambria Math"/>
              </w:rPr>
            </w:rPrChange>
          </w:rPr>
          <m:t xml:space="preserve"> </m:t>
        </m:r>
      </m:oMath>
      <w:r w:rsidR="00850065" w:rsidRPr="006E4FC2">
        <w:rPr>
          <w:rFonts w:ascii="Garamond" w:hAnsi="Garamond"/>
          <w:color w:val="2E74B5" w:themeColor="accent5" w:themeShade="BF"/>
          <w:rPrChange w:id="2991" w:author="Michael Jennions" w:date="2020-08-04T22:20:00Z">
            <w:rPr>
              <w:rFonts w:ascii="Garamond" w:hAnsi="Garamond"/>
            </w:rPr>
          </w:rPrChange>
        </w:rPr>
        <w:t xml:space="preserve">=0.08, </w:t>
      </w:r>
      <w:del w:id="2992" w:author="Michael Jennions" w:date="2020-08-04T22:06:00Z">
        <w:r w:rsidR="00850065" w:rsidRPr="006E4FC2" w:rsidDel="00AF0EAC">
          <w:rPr>
            <w:rFonts w:ascii="Garamond" w:hAnsi="Garamond"/>
            <w:color w:val="2E74B5" w:themeColor="accent5" w:themeShade="BF"/>
            <w:rPrChange w:id="2993" w:author="Michael Jennions" w:date="2020-08-04T22:20:00Z">
              <w:rPr>
                <w:rFonts w:ascii="Garamond" w:hAnsi="Garamond"/>
              </w:rPr>
            </w:rPrChange>
          </w:rPr>
          <w:delText xml:space="preserve">95% CIs: -0.02, 0.19, </w:delText>
        </w:r>
        <w:r w:rsidR="00850065" w:rsidRPr="006E4FC2" w:rsidDel="00AF0EAC">
          <w:rPr>
            <w:rFonts w:ascii="Garamond" w:hAnsi="Garamond"/>
            <w:i/>
            <w:color w:val="2E74B5" w:themeColor="accent5" w:themeShade="BF"/>
            <w:rPrChange w:id="2994"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2995" w:author="Michael Jennions" w:date="2020-08-04T22:20:00Z">
              <w:rPr>
                <w:rFonts w:ascii="Garamond" w:hAnsi="Garamond"/>
              </w:rPr>
            </w:rPrChange>
          </w:rPr>
          <w:delText xml:space="preserve">= 1.55, </w:delText>
        </w:r>
      </w:del>
      <w:r w:rsidR="00850065" w:rsidRPr="006E4FC2">
        <w:rPr>
          <w:rFonts w:ascii="Garamond" w:hAnsi="Garamond"/>
          <w:i/>
          <w:color w:val="2E74B5" w:themeColor="accent5" w:themeShade="BF"/>
          <w:rPrChange w:id="2996" w:author="Michael Jennions" w:date="2020-08-04T22:20:00Z">
            <w:rPr>
              <w:rFonts w:ascii="Garamond" w:hAnsi="Garamond"/>
              <w:i/>
            </w:rPr>
          </w:rPrChange>
        </w:rPr>
        <w:t>p</w:t>
      </w:r>
      <w:r w:rsidR="00850065" w:rsidRPr="006E4FC2">
        <w:rPr>
          <w:rFonts w:ascii="Garamond" w:hAnsi="Garamond"/>
          <w:color w:val="2E74B5" w:themeColor="accent5" w:themeShade="BF"/>
          <w:rPrChange w:id="2997" w:author="Michael Jennions" w:date="2020-08-04T22:20:00Z">
            <w:rPr>
              <w:rFonts w:ascii="Garamond" w:hAnsi="Garamond"/>
            </w:rPr>
          </w:rPrChange>
        </w:rPr>
        <w:t>=0.12</w:t>
      </w:r>
      <w:r w:rsidR="00406ADE" w:rsidRPr="006E4FC2">
        <w:rPr>
          <w:rFonts w:ascii="Garamond" w:hAnsi="Garamond"/>
          <w:color w:val="2E74B5" w:themeColor="accent5" w:themeShade="BF"/>
          <w:rPrChange w:id="2998" w:author="Michael Jennions" w:date="2020-08-04T22:20:00Z">
            <w:rPr>
              <w:rFonts w:ascii="Garamond" w:hAnsi="Garamond"/>
            </w:rPr>
          </w:rPrChange>
        </w:rPr>
        <w:t>)</w:t>
      </w:r>
      <w:ins w:id="2999" w:author="Michael Jennions" w:date="2020-08-04T21:59:00Z">
        <w:r w:rsidR="00F41E43" w:rsidRPr="006E4FC2">
          <w:rPr>
            <w:rFonts w:ascii="Garamond" w:hAnsi="Garamond"/>
            <w:color w:val="2E74B5" w:themeColor="accent5" w:themeShade="BF"/>
            <w:rPrChange w:id="3000" w:author="Michael Jennions" w:date="2020-08-04T22:20:00Z">
              <w:rPr>
                <w:rFonts w:ascii="Garamond" w:hAnsi="Garamond"/>
              </w:rPr>
            </w:rPrChange>
          </w:rPr>
          <w:t xml:space="preserve">. </w:t>
        </w:r>
      </w:ins>
      <w:commentRangeEnd w:id="2969"/>
      <w:ins w:id="3001" w:author="Michael Jennions" w:date="2020-08-04T22:00:00Z">
        <w:r w:rsidR="00F41E43" w:rsidRPr="006E4FC2">
          <w:rPr>
            <w:rStyle w:val="CommentReference"/>
            <w:color w:val="2E74B5" w:themeColor="accent5" w:themeShade="BF"/>
            <w:rPrChange w:id="3002" w:author="Michael Jennions" w:date="2020-08-04T22:20:00Z">
              <w:rPr>
                <w:rStyle w:val="CommentReference"/>
              </w:rPr>
            </w:rPrChange>
          </w:rPr>
          <w:commentReference w:id="2969"/>
        </w:r>
      </w:ins>
      <w:del w:id="3003" w:author="Michael Jennions" w:date="2020-08-04T22:00:00Z">
        <w:r w:rsidR="00406ADE" w:rsidRPr="006E4FC2" w:rsidDel="00F41E43">
          <w:rPr>
            <w:rFonts w:ascii="Garamond" w:hAnsi="Garamond"/>
            <w:color w:val="2E74B5" w:themeColor="accent5" w:themeShade="BF"/>
            <w:rPrChange w:id="3004" w:author="Michael Jennions" w:date="2020-08-04T22:20:00Z">
              <w:rPr>
                <w:rFonts w:ascii="Garamond" w:hAnsi="Garamond"/>
              </w:rPr>
            </w:rPrChange>
          </w:rPr>
          <w:delText>,</w:delText>
        </w:r>
      </w:del>
      <w:r w:rsidR="00406ADE" w:rsidRPr="006E4FC2">
        <w:rPr>
          <w:rFonts w:ascii="Garamond" w:hAnsi="Garamond"/>
          <w:color w:val="2E74B5" w:themeColor="accent5" w:themeShade="BF"/>
          <w:rPrChange w:id="3005" w:author="Michael Jennions" w:date="2020-08-04T22:20:00Z">
            <w:rPr>
              <w:rFonts w:ascii="Garamond" w:hAnsi="Garamond"/>
            </w:rPr>
          </w:rPrChange>
        </w:rPr>
        <w:t xml:space="preserve"> </w:t>
      </w:r>
      <w:del w:id="3006" w:author="Michael Jennions" w:date="2020-08-04T22:01:00Z">
        <w:r w:rsidR="00406ADE" w:rsidRPr="006E4FC2" w:rsidDel="00AF0EAC">
          <w:rPr>
            <w:rFonts w:ascii="Garamond" w:hAnsi="Garamond"/>
            <w:color w:val="2E74B5" w:themeColor="accent5" w:themeShade="BF"/>
            <w:rPrChange w:id="3007" w:author="Michael Jennions" w:date="2020-08-04T22:20:00Z">
              <w:rPr>
                <w:rFonts w:ascii="Garamond" w:hAnsi="Garamond"/>
              </w:rPr>
            </w:rPrChange>
          </w:rPr>
          <w:delText xml:space="preserve">but not for mean personality differences </w:delText>
        </w:r>
      </w:del>
      <w:r w:rsidR="00406ADE" w:rsidRPr="006E4FC2">
        <w:rPr>
          <w:rFonts w:ascii="Garamond" w:hAnsi="Garamond"/>
          <w:color w:val="2E74B5" w:themeColor="accent5" w:themeShade="BF"/>
          <w:rPrChange w:id="3008"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3009" w:author="Michael Jennions" w:date="2020-08-04T22:20:00Z">
            <w:rPr>
              <w:rFonts w:ascii="Garamond" w:hAnsi="Garamond"/>
            </w:rPr>
          </w:rPrChange>
        </w:rPr>
        <w:t>9</w:t>
      </w:r>
      <w:r w:rsidR="00406ADE" w:rsidRPr="006E4FC2">
        <w:rPr>
          <w:rFonts w:ascii="Garamond" w:hAnsi="Garamond"/>
          <w:color w:val="2E74B5" w:themeColor="accent5" w:themeShade="BF"/>
          <w:rPrChange w:id="3010" w:author="Michael Jennions" w:date="2020-08-04T22:20:00Z">
            <w:rPr>
              <w:rFonts w:ascii="Garamond" w:hAnsi="Garamond"/>
            </w:rPr>
          </w:rPrChange>
        </w:rPr>
        <w:t>).</w:t>
      </w:r>
      <w:r w:rsidR="00BB77C0" w:rsidRPr="006E4FC2">
        <w:rPr>
          <w:rFonts w:ascii="Garamond" w:hAnsi="Garamond"/>
          <w:color w:val="2E74B5" w:themeColor="accent5" w:themeShade="BF"/>
          <w:rPrChange w:id="3011" w:author="Michael Jennions" w:date="2020-08-04T22:20:00Z">
            <w:rPr>
              <w:rFonts w:ascii="Garamond" w:hAnsi="Garamond"/>
            </w:rPr>
          </w:rPrChange>
        </w:rPr>
        <w:t xml:space="preserve"> </w:t>
      </w:r>
    </w:p>
    <w:p w14:paraId="16476346" w14:textId="77777777" w:rsidR="00AF0EAC" w:rsidRPr="006E4FC2" w:rsidRDefault="00AF0EAC" w:rsidP="00AF0EAC">
      <w:pPr>
        <w:rPr>
          <w:ins w:id="3012" w:author="Michael Jennions" w:date="2020-08-04T22:01:00Z"/>
          <w:rFonts w:ascii="Garamond" w:hAnsi="Garamond"/>
          <w:color w:val="2E74B5" w:themeColor="accent5" w:themeShade="BF"/>
          <w:rPrChange w:id="3013" w:author="Michael Jennions" w:date="2020-08-04T22:20:00Z">
            <w:rPr>
              <w:ins w:id="3014" w:author="Michael Jennions" w:date="2020-08-04T22:01:00Z"/>
              <w:rFonts w:ascii="Garamond" w:hAnsi="Garamond"/>
            </w:rPr>
          </w:rPrChange>
        </w:rPr>
      </w:pPr>
    </w:p>
    <w:p w14:paraId="609AA856" w14:textId="7EA8B17F" w:rsidR="00AF0EAC" w:rsidRDefault="00AF0EAC" w:rsidP="00AF0EAC">
      <w:pPr>
        <w:rPr>
          <w:ins w:id="3015" w:author="Michael Jennions" w:date="2020-08-17T16:16:00Z"/>
          <w:rFonts w:ascii="Garamond" w:hAnsi="Garamond"/>
          <w:color w:val="2E74B5" w:themeColor="accent5" w:themeShade="BF"/>
        </w:rPr>
      </w:pPr>
      <w:ins w:id="3016" w:author="Michael Jennions" w:date="2020-08-04T22:04:00Z">
        <w:r w:rsidRPr="006E4FC2">
          <w:rPr>
            <w:rFonts w:ascii="Garamond" w:hAnsi="Garamond"/>
            <w:color w:val="2E74B5" w:themeColor="accent5" w:themeShade="BF"/>
            <w:rPrChange w:id="3017" w:author="Michael Jennions" w:date="2020-08-04T22:20:00Z">
              <w:rPr>
                <w:rFonts w:ascii="Garamond" w:hAnsi="Garamond"/>
              </w:rPr>
            </w:rPrChange>
          </w:rPr>
          <w:t xml:space="preserve">With one exception, there were no significant </w:t>
        </w:r>
      </w:ins>
      <w:ins w:id="3018" w:author="Michael Jennions" w:date="2020-08-04T22:18:00Z">
        <w:r w:rsidR="007B3DC4" w:rsidRPr="006E4FC2">
          <w:rPr>
            <w:rFonts w:ascii="Garamond" w:hAnsi="Garamond"/>
            <w:color w:val="2E74B5" w:themeColor="accent5" w:themeShade="BF"/>
            <w:rPrChange w:id="3019" w:author="Michael Jennions" w:date="2020-08-04T22:20:00Z">
              <w:rPr>
                <w:rFonts w:ascii="Garamond" w:hAnsi="Garamond"/>
              </w:rPr>
            </w:rPrChange>
          </w:rPr>
          <w:t xml:space="preserve">sex </w:t>
        </w:r>
      </w:ins>
      <w:ins w:id="3020" w:author="Michael Jennions" w:date="2020-08-04T22:04:00Z">
        <w:r w:rsidRPr="006E4FC2">
          <w:rPr>
            <w:rFonts w:ascii="Garamond" w:hAnsi="Garamond"/>
            <w:color w:val="2E74B5" w:themeColor="accent5" w:themeShade="BF"/>
            <w:rPrChange w:id="3021" w:author="Michael Jennions" w:date="2020-08-04T22:20:00Z">
              <w:rPr>
                <w:rFonts w:ascii="Garamond" w:hAnsi="Garamond"/>
              </w:rPr>
            </w:rPrChange>
          </w:rPr>
          <w:t xml:space="preserve">differences in the mean or in the variability in personality </w:t>
        </w:r>
      </w:ins>
      <w:ins w:id="3022" w:author="Michael Jennions" w:date="2020-08-18T11:53:00Z">
        <w:r w:rsidR="006F6780">
          <w:rPr>
            <w:rFonts w:ascii="Garamond" w:hAnsi="Garamond"/>
            <w:color w:val="2E74B5" w:themeColor="accent5" w:themeShade="BF"/>
          </w:rPr>
          <w:t>factors</w:t>
        </w:r>
      </w:ins>
      <w:ins w:id="3023" w:author="Michael Jennions" w:date="2020-08-04T22:04:00Z">
        <w:r w:rsidRPr="006E4FC2">
          <w:rPr>
            <w:rFonts w:ascii="Garamond" w:hAnsi="Garamond"/>
            <w:color w:val="2E74B5" w:themeColor="accent5" w:themeShade="BF"/>
            <w:rPrChange w:id="3024" w:author="Michael Jennions" w:date="2020-08-04T22:20:00Z">
              <w:rPr>
                <w:rFonts w:ascii="Garamond" w:hAnsi="Garamond"/>
              </w:rPr>
            </w:rPrChange>
          </w:rPr>
          <w:t xml:space="preserve"> in any of the five taxa </w:t>
        </w:r>
      </w:ins>
      <w:ins w:id="3025" w:author="Michael Jennions" w:date="2020-08-04T22:18:00Z">
        <w:r w:rsidR="007B3DC4" w:rsidRPr="006E4FC2">
          <w:rPr>
            <w:rFonts w:ascii="Garamond" w:hAnsi="Garamond"/>
            <w:color w:val="2E74B5" w:themeColor="accent5" w:themeShade="BF"/>
            <w:rPrChange w:id="3026" w:author="Michael Jennions" w:date="2020-08-04T22:20:00Z">
              <w:rPr>
                <w:rFonts w:ascii="Garamond" w:hAnsi="Garamond"/>
              </w:rPr>
            </w:rPrChange>
          </w:rPr>
          <w:t xml:space="preserve">attributable to </w:t>
        </w:r>
      </w:ins>
      <w:ins w:id="3027" w:author="Michael Jennions" w:date="2020-08-04T22:13:00Z">
        <w:r w:rsidR="007B3DC4" w:rsidRPr="006E4FC2">
          <w:rPr>
            <w:rFonts w:ascii="Garamond" w:hAnsi="Garamond"/>
            <w:color w:val="2E74B5" w:themeColor="accent5" w:themeShade="BF"/>
            <w:rPrChange w:id="3028" w:author="Michael Jennions" w:date="2020-08-04T22:20:00Z">
              <w:rPr>
                <w:rFonts w:ascii="Garamond" w:hAnsi="Garamond"/>
              </w:rPr>
            </w:rPrChange>
          </w:rPr>
          <w:t>where</w:t>
        </w:r>
      </w:ins>
      <w:ins w:id="3029" w:author="Michael Jennions" w:date="2020-08-04T22:04:00Z">
        <w:r w:rsidRPr="006E4FC2">
          <w:rPr>
            <w:rFonts w:ascii="Garamond" w:hAnsi="Garamond"/>
            <w:color w:val="2E74B5" w:themeColor="accent5" w:themeShade="BF"/>
            <w:rPrChange w:id="3030" w:author="Michael Jennions" w:date="2020-08-04T22:20:00Z">
              <w:rPr>
                <w:rFonts w:ascii="Garamond" w:hAnsi="Garamond"/>
              </w:rPr>
            </w:rPrChange>
          </w:rPr>
          <w:t xml:space="preserve"> </w:t>
        </w:r>
      </w:ins>
      <w:ins w:id="3031" w:author="Michael Jennions" w:date="2020-08-04T22:07:00Z">
        <w:r w:rsidRPr="006E4FC2">
          <w:rPr>
            <w:rFonts w:ascii="Garamond" w:hAnsi="Garamond"/>
            <w:color w:val="2E74B5" w:themeColor="accent5" w:themeShade="BF"/>
            <w:rPrChange w:id="3032" w:author="Michael Jennions" w:date="2020-08-04T22:20:00Z">
              <w:rPr>
                <w:rFonts w:ascii="Garamond" w:hAnsi="Garamond"/>
              </w:rPr>
            </w:rPrChange>
          </w:rPr>
          <w:t xml:space="preserve">the </w:t>
        </w:r>
      </w:ins>
      <w:ins w:id="3033" w:author="Michael Jennions" w:date="2020-08-04T22:04:00Z">
        <w:r w:rsidRPr="006E4FC2">
          <w:rPr>
            <w:rFonts w:ascii="Garamond" w:hAnsi="Garamond"/>
            <w:color w:val="2E74B5" w:themeColor="accent5" w:themeShade="BF"/>
            <w:rPrChange w:id="3034" w:author="Michael Jennions" w:date="2020-08-04T22:20:00Z">
              <w:rPr>
                <w:rFonts w:ascii="Garamond" w:hAnsi="Garamond"/>
              </w:rPr>
            </w:rPrChange>
          </w:rPr>
          <w:t xml:space="preserve">animals were tested (lab or field). </w:t>
        </w:r>
      </w:ins>
      <w:ins w:id="3035" w:author="Michael Jennions" w:date="2020-08-04T22:12:00Z">
        <w:r w:rsidR="007B3DC4" w:rsidRPr="006E4FC2">
          <w:rPr>
            <w:rFonts w:ascii="Garamond" w:hAnsi="Garamond"/>
            <w:color w:val="2E74B5" w:themeColor="accent5" w:themeShade="BF"/>
            <w:rPrChange w:id="3036" w:author="Michael Jennions" w:date="2020-08-04T22:20:00Z">
              <w:rPr>
                <w:rFonts w:ascii="Garamond" w:hAnsi="Garamond"/>
              </w:rPr>
            </w:rPrChange>
          </w:rPr>
          <w:t>I</w:t>
        </w:r>
      </w:ins>
      <w:ins w:id="3037" w:author="Michael Jennions" w:date="2020-08-04T22:04:00Z">
        <w:r w:rsidRPr="006E4FC2">
          <w:rPr>
            <w:rFonts w:ascii="Garamond" w:hAnsi="Garamond"/>
            <w:color w:val="2E74B5" w:themeColor="accent5" w:themeShade="BF"/>
            <w:rPrChange w:id="3038" w:author="Michael Jennions" w:date="2020-08-04T22:20:00Z">
              <w:rPr>
                <w:rFonts w:ascii="Garamond" w:hAnsi="Garamond"/>
              </w:rPr>
            </w:rPrChange>
          </w:rPr>
          <w:t xml:space="preserve">n mammals, </w:t>
        </w:r>
      </w:ins>
      <w:ins w:id="3039" w:author="Michael Jennions" w:date="2020-08-04T22:12:00Z">
        <w:r w:rsidR="007B3DC4" w:rsidRPr="006E4FC2">
          <w:rPr>
            <w:rFonts w:ascii="Garamond" w:hAnsi="Garamond"/>
            <w:color w:val="2E74B5" w:themeColor="accent5" w:themeShade="BF"/>
            <w:rPrChange w:id="3040" w:author="Michael Jennions" w:date="2020-08-04T22:20:00Z">
              <w:rPr>
                <w:rFonts w:ascii="Garamond" w:hAnsi="Garamond"/>
              </w:rPr>
            </w:rPrChange>
          </w:rPr>
          <w:t xml:space="preserve">however, </w:t>
        </w:r>
      </w:ins>
      <w:ins w:id="3041" w:author="Michael Jennions" w:date="2020-08-04T22:05:00Z">
        <w:r w:rsidRPr="006E4FC2">
          <w:rPr>
            <w:rFonts w:ascii="Garamond" w:hAnsi="Garamond"/>
            <w:color w:val="2E74B5" w:themeColor="accent5" w:themeShade="BF"/>
            <w:rPrChange w:id="3042" w:author="Michael Jennions" w:date="2020-08-04T22:20:00Z">
              <w:rPr>
                <w:rFonts w:ascii="Garamond" w:hAnsi="Garamond"/>
              </w:rPr>
            </w:rPrChange>
          </w:rPr>
          <w:t xml:space="preserve">the mean value was significantly lower in males than females </w:t>
        </w:r>
      </w:ins>
      <w:ins w:id="3043" w:author="Michael Jennions" w:date="2020-08-04T22:06:00Z">
        <w:r w:rsidRPr="006E4FC2">
          <w:rPr>
            <w:rFonts w:ascii="Garamond" w:hAnsi="Garamond"/>
            <w:color w:val="2E74B5" w:themeColor="accent5" w:themeShade="BF"/>
            <w:rPrChange w:id="3044" w:author="Michael Jennions" w:date="2020-08-04T22:20:00Z">
              <w:rPr>
                <w:rFonts w:ascii="Garamond" w:hAnsi="Garamond"/>
              </w:rPr>
            </w:rPrChange>
          </w:rPr>
          <w:t>tested in the laboratory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045" w:author="Michael Jennions" w:date="2020-08-04T22:20:00Z">
                        <w:rPr>
                          <w:rFonts w:ascii="Cambria Math" w:hAnsi="Cambria Math"/>
                        </w:rPr>
                      </w:rPrChange>
                    </w:rPr>
                    <m:t>X</m:t>
                  </m:r>
                </m:e>
              </m:acc>
            </m:e>
            <m:sub>
              <m:r>
                <w:rPr>
                  <w:rFonts w:ascii="Cambria Math" w:hAnsi="Cambria Math"/>
                  <w:color w:val="2E74B5" w:themeColor="accent5" w:themeShade="BF"/>
                  <w:rPrChange w:id="3046" w:author="Michael Jennions" w:date="2020-08-04T22:20:00Z">
                    <w:rPr>
                      <w:rFonts w:ascii="Cambria Math" w:hAnsi="Cambria Math"/>
                    </w:rPr>
                  </w:rPrChange>
                </w:rPr>
                <m:t>SMD</m:t>
              </m:r>
            </m:sub>
          </m:sSub>
        </m:oMath>
        <w:r w:rsidRPr="006E4FC2">
          <w:rPr>
            <w:rFonts w:ascii="Garamond" w:hAnsi="Garamond"/>
            <w:color w:val="2E74B5" w:themeColor="accent5" w:themeShade="BF"/>
            <w:rPrChange w:id="3047" w:author="Michael Jennions" w:date="2020-08-04T22:20:00Z">
              <w:rPr>
                <w:rFonts w:ascii="Garamond" w:hAnsi="Garamond"/>
              </w:rPr>
            </w:rPrChange>
          </w:rPr>
          <w:t xml:space="preserve">-0.31 , </w:t>
        </w:r>
        <w:r w:rsidRPr="006E4FC2">
          <w:rPr>
            <w:rFonts w:ascii="Garamond" w:hAnsi="Garamond"/>
            <w:i/>
            <w:color w:val="2E74B5" w:themeColor="accent5" w:themeShade="BF"/>
            <w:rPrChange w:id="3048" w:author="Michael Jennions" w:date="2020-08-04T22:20:00Z">
              <w:rPr>
                <w:rFonts w:ascii="Garamond" w:hAnsi="Garamond"/>
                <w:i/>
              </w:rPr>
            </w:rPrChange>
          </w:rPr>
          <w:t>p</w:t>
        </w:r>
        <w:r w:rsidRPr="006E4FC2">
          <w:rPr>
            <w:rFonts w:ascii="Garamond" w:hAnsi="Garamond"/>
            <w:color w:val="2E74B5" w:themeColor="accent5" w:themeShade="BF"/>
            <w:rPrChange w:id="3049" w:author="Michael Jennions" w:date="2020-08-04T22:20:00Z">
              <w:rPr>
                <w:rFonts w:ascii="Garamond" w:hAnsi="Garamond"/>
              </w:rPr>
            </w:rPrChange>
          </w:rPr>
          <w:t>=0.02)</w:t>
        </w:r>
      </w:ins>
      <w:ins w:id="3050" w:author="Michael Jennions" w:date="2020-08-04T22:07:00Z">
        <w:r w:rsidRPr="006E4FC2">
          <w:rPr>
            <w:rFonts w:ascii="Garamond" w:hAnsi="Garamond"/>
            <w:color w:val="2E74B5" w:themeColor="accent5" w:themeShade="BF"/>
            <w:rPrChange w:id="3051" w:author="Michael Jennions" w:date="2020-08-04T22:20:00Z">
              <w:rPr>
                <w:rFonts w:ascii="Garamond" w:hAnsi="Garamond"/>
              </w:rPr>
            </w:rPrChange>
          </w:rPr>
          <w:t xml:space="preserve">, but not when tested in the field </w:t>
        </w:r>
      </w:ins>
      <w:del w:id="3052" w:author="Michael Jennions" w:date="2020-08-04T22:07:00Z">
        <w:r w:rsidR="00BB77C0" w:rsidRPr="006E4FC2" w:rsidDel="00AF0EAC">
          <w:rPr>
            <w:rFonts w:ascii="Garamond" w:hAnsi="Garamond"/>
            <w:color w:val="2E74B5" w:themeColor="accent5" w:themeShade="BF"/>
            <w:rPrChange w:id="3053" w:author="Michael Jennions" w:date="2020-08-04T22:20:00Z">
              <w:rPr>
                <w:rFonts w:ascii="Garamond" w:hAnsi="Garamond"/>
              </w:rPr>
            </w:rPrChange>
          </w:rPr>
          <w:delText xml:space="preserve">Studies conducted in the lab were significantly different to field studies for mammals </w:delText>
        </w:r>
      </w:del>
      <w:r w:rsidR="00BB77C0" w:rsidRPr="006E4FC2">
        <w:rPr>
          <w:rFonts w:ascii="Garamond" w:hAnsi="Garamond"/>
          <w:color w:val="2E74B5" w:themeColor="accent5" w:themeShade="BF"/>
          <w:rPrChange w:id="3054" w:author="Michael Jennions" w:date="2020-08-04T22:20:00Z">
            <w:rPr>
              <w:rFonts w:ascii="Garamond" w:hAnsi="Garamond"/>
            </w:rPr>
          </w:rPrChange>
        </w:rPr>
        <w:t>(</w:t>
      </w:r>
      <w:del w:id="3055" w:author="Michael Jennions" w:date="2020-08-04T22:07:00Z">
        <w:r w:rsidR="00B04316" w:rsidRPr="006E4FC2" w:rsidDel="00AF0EAC">
          <w:rPr>
            <w:rFonts w:ascii="Garamond" w:hAnsi="Garamond"/>
            <w:color w:val="2E74B5" w:themeColor="accent5" w:themeShade="BF"/>
            <w:rPrChange w:id="3056"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057" w:author="Michael Jennions" w:date="2020-08-04T22:20:00Z">
                      <w:rPr>
                        <w:rFonts w:ascii="Cambria Math" w:hAnsi="Cambria Math"/>
                      </w:rPr>
                    </w:rPrChange>
                  </w:rPr>
                  <m:t>X</m:t>
                </m:r>
              </m:e>
            </m:acc>
          </m:e>
          <m:sub>
            <m:r>
              <w:rPr>
                <w:rFonts w:ascii="Cambria Math" w:hAnsi="Cambria Math"/>
                <w:color w:val="2E74B5" w:themeColor="accent5" w:themeShade="BF"/>
                <w:rPrChange w:id="3058" w:author="Michael Jennions" w:date="2020-08-04T22:20:00Z">
                  <w:rPr>
                    <w:rFonts w:ascii="Cambria Math" w:hAnsi="Cambria Math"/>
                  </w:rPr>
                </w:rPrChange>
              </w:rPr>
              <m:t>SMD</m:t>
            </m:r>
          </m:sub>
        </m:sSub>
        <m:r>
          <w:rPr>
            <w:rFonts w:ascii="Cambria Math" w:hAnsi="Cambria Math"/>
            <w:color w:val="2E74B5" w:themeColor="accent5" w:themeShade="BF"/>
            <w:rPrChange w:id="3059" w:author="Michael Jennions" w:date="2020-08-04T22:20:00Z">
              <w:rPr>
                <w:rFonts w:ascii="Cambria Math" w:hAnsi="Cambria Math"/>
              </w:rPr>
            </w:rPrChange>
          </w:rPr>
          <m:t xml:space="preserve"> </m:t>
        </m:r>
      </m:oMath>
      <w:r w:rsidR="00B04316" w:rsidRPr="006E4FC2">
        <w:rPr>
          <w:rFonts w:ascii="Garamond" w:hAnsi="Garamond"/>
          <w:color w:val="2E74B5" w:themeColor="accent5" w:themeShade="BF"/>
          <w:rPrChange w:id="3060" w:author="Michael Jennions" w:date="2020-08-04T22:20:00Z">
            <w:rPr>
              <w:rFonts w:ascii="Garamond" w:hAnsi="Garamond"/>
            </w:rPr>
          </w:rPrChange>
        </w:rPr>
        <w:t xml:space="preserve">=0.24, </w:t>
      </w:r>
      <w:del w:id="3061" w:author="Michael Jennions" w:date="2020-08-04T22:07:00Z">
        <w:r w:rsidR="00B04316" w:rsidRPr="006E4FC2" w:rsidDel="00AF0EAC">
          <w:rPr>
            <w:rFonts w:ascii="Garamond" w:hAnsi="Garamond"/>
            <w:color w:val="2E74B5" w:themeColor="accent5" w:themeShade="BF"/>
            <w:rPrChange w:id="3062" w:author="Michael Jennions" w:date="2020-08-04T22:20:00Z">
              <w:rPr>
                <w:rFonts w:ascii="Garamond" w:hAnsi="Garamond"/>
              </w:rPr>
            </w:rPrChange>
          </w:rPr>
          <w:delText xml:space="preserve">95% CIs: -0.09, 0.57, </w:delText>
        </w:r>
        <w:r w:rsidR="00B04316" w:rsidRPr="006E4FC2" w:rsidDel="00AF0EAC">
          <w:rPr>
            <w:rFonts w:ascii="Garamond" w:hAnsi="Garamond"/>
            <w:i/>
            <w:color w:val="2E74B5" w:themeColor="accent5" w:themeShade="BF"/>
            <w:rPrChange w:id="3063"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3064" w:author="Michael Jennions" w:date="2020-08-04T22:20:00Z">
              <w:rPr>
                <w:rFonts w:ascii="Garamond" w:hAnsi="Garamond"/>
              </w:rPr>
            </w:rPrChange>
          </w:rPr>
          <w:delText xml:space="preserve">= 1.44, </w:delText>
        </w:r>
      </w:del>
      <w:r w:rsidR="00B04316" w:rsidRPr="006E4FC2">
        <w:rPr>
          <w:rFonts w:ascii="Garamond" w:hAnsi="Garamond"/>
          <w:i/>
          <w:color w:val="2E74B5" w:themeColor="accent5" w:themeShade="BF"/>
          <w:rPrChange w:id="3065" w:author="Michael Jennions" w:date="2020-08-04T22:20:00Z">
            <w:rPr>
              <w:rFonts w:ascii="Garamond" w:hAnsi="Garamond"/>
              <w:i/>
            </w:rPr>
          </w:rPrChange>
        </w:rPr>
        <w:t>p</w:t>
      </w:r>
      <w:r w:rsidR="00B04316" w:rsidRPr="006E4FC2">
        <w:rPr>
          <w:rFonts w:ascii="Garamond" w:hAnsi="Garamond"/>
          <w:color w:val="2E74B5" w:themeColor="accent5" w:themeShade="BF"/>
          <w:rPrChange w:id="3066" w:author="Michael Jennions" w:date="2020-08-04T22:20:00Z">
            <w:rPr>
              <w:rFonts w:ascii="Garamond" w:hAnsi="Garamond"/>
            </w:rPr>
          </w:rPrChange>
        </w:rPr>
        <w:t>=0.15</w:t>
      </w:r>
      <w:del w:id="3067" w:author="Michael Jennions" w:date="2020-08-04T22:07:00Z">
        <w:r w:rsidR="00B04316" w:rsidRPr="006E4FC2" w:rsidDel="00AF0EAC">
          <w:rPr>
            <w:rFonts w:ascii="Garamond" w:hAnsi="Garamond"/>
            <w:color w:val="2E74B5" w:themeColor="accent5" w:themeShade="BF"/>
            <w:rPrChange w:id="3068" w:author="Michael Jennions" w:date="2020-08-04T22:20:00Z">
              <w:rPr>
                <w:rFonts w:ascii="Garamond" w:hAnsi="Garamond"/>
              </w:rPr>
            </w:rPrChange>
          </w:rPr>
          <w:delText>; lab:</w:delText>
        </w:r>
      </w:del>
      <w:del w:id="3069" w:author="Michael Jennions" w:date="2020-08-04T22:06:00Z">
        <w:r w:rsidR="00B04316" w:rsidRPr="006E4FC2" w:rsidDel="00AF0EAC">
          <w:rPr>
            <w:rFonts w:ascii="Garamond" w:hAnsi="Garamond"/>
            <w:color w:val="2E74B5" w:themeColor="accent5" w:themeShade="BF"/>
            <w:rPrChange w:id="3070"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071" w:author="Michael Jennions" w:date="2020-08-04T22:20:00Z">
                        <w:rPr>
                          <w:rFonts w:ascii="Cambria Math" w:hAnsi="Cambria Math"/>
                        </w:rPr>
                      </w:rPrChange>
                    </w:rPr>
                    <m:t>X</m:t>
                  </m:r>
                </m:e>
              </m:acc>
            </m:e>
            <m:sub>
              <m:r>
                <w:rPr>
                  <w:rFonts w:ascii="Cambria Math" w:hAnsi="Cambria Math"/>
                  <w:color w:val="2E74B5" w:themeColor="accent5" w:themeShade="BF"/>
                  <w:rPrChange w:id="3072" w:author="Michael Jennions" w:date="2020-08-04T22:20:00Z">
                    <w:rPr>
                      <w:rFonts w:ascii="Cambria Math" w:hAnsi="Cambria Math"/>
                    </w:rPr>
                  </w:rPrChange>
                </w:rPr>
                <m:t>SMD</m:t>
              </m:r>
            </m:sub>
          </m:sSub>
          <m:r>
            <w:rPr>
              <w:rFonts w:ascii="Cambria Math" w:hAnsi="Cambria Math"/>
              <w:color w:val="2E74B5" w:themeColor="accent5" w:themeShade="BF"/>
              <w:rPrChange w:id="3073" w:author="Michael Jennions" w:date="2020-08-04T22:20:00Z">
                <w:rPr>
                  <w:rFonts w:ascii="Cambria Math" w:hAnsi="Cambria Math"/>
                </w:rPr>
              </w:rPrChange>
            </w:rPr>
            <m:t xml:space="preserve"> </m:t>
          </m:r>
        </m:oMath>
        <w:r w:rsidR="00B04316" w:rsidRPr="006E4FC2" w:rsidDel="00AF0EAC">
          <w:rPr>
            <w:rFonts w:ascii="Garamond" w:hAnsi="Garamond"/>
            <w:color w:val="2E74B5" w:themeColor="accent5" w:themeShade="BF"/>
            <w:rPrChange w:id="3074" w:author="Michael Jennions" w:date="2020-08-04T22:20:00Z">
              <w:rPr>
                <w:rFonts w:ascii="Garamond" w:hAnsi="Garamond"/>
              </w:rPr>
            </w:rPrChange>
          </w:rPr>
          <w:delText xml:space="preserve">= -0.31, 95% CIs: -0.56, -0.05, </w:delText>
        </w:r>
        <w:r w:rsidR="00B04316" w:rsidRPr="006E4FC2" w:rsidDel="00AF0EAC">
          <w:rPr>
            <w:rFonts w:ascii="Garamond" w:hAnsi="Garamond"/>
            <w:i/>
            <w:color w:val="2E74B5" w:themeColor="accent5" w:themeShade="BF"/>
            <w:rPrChange w:id="3075"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3076" w:author="Michael Jennions" w:date="2020-08-04T22:20:00Z">
              <w:rPr>
                <w:rFonts w:ascii="Garamond" w:hAnsi="Garamond"/>
              </w:rPr>
            </w:rPrChange>
          </w:rPr>
          <w:delText xml:space="preserve">= -2.34, </w:delText>
        </w:r>
        <w:r w:rsidR="00B04316" w:rsidRPr="006E4FC2" w:rsidDel="00AF0EAC">
          <w:rPr>
            <w:rFonts w:ascii="Garamond" w:hAnsi="Garamond"/>
            <w:i/>
            <w:color w:val="2E74B5" w:themeColor="accent5" w:themeShade="BF"/>
            <w:rPrChange w:id="3077" w:author="Michael Jennions" w:date="2020-08-04T22:20:00Z">
              <w:rPr>
                <w:rFonts w:ascii="Garamond" w:hAnsi="Garamond"/>
                <w:i/>
              </w:rPr>
            </w:rPrChange>
          </w:rPr>
          <w:delText>p</w:delText>
        </w:r>
        <w:r w:rsidR="00B04316" w:rsidRPr="006E4FC2" w:rsidDel="00AF0EAC">
          <w:rPr>
            <w:rFonts w:ascii="Garamond" w:hAnsi="Garamond"/>
            <w:color w:val="2E74B5" w:themeColor="accent5" w:themeShade="BF"/>
            <w:rPrChange w:id="3078" w:author="Michael Jennions" w:date="2020-08-04T22:20:00Z">
              <w:rPr>
                <w:rFonts w:ascii="Garamond" w:hAnsi="Garamond"/>
              </w:rPr>
            </w:rPrChange>
          </w:rPr>
          <w:delText>=0.02</w:delText>
        </w:r>
      </w:del>
      <w:r w:rsidR="00BB77C0" w:rsidRPr="006E4FC2">
        <w:rPr>
          <w:rFonts w:ascii="Garamond" w:hAnsi="Garamond"/>
          <w:color w:val="2E74B5" w:themeColor="accent5" w:themeShade="BF"/>
          <w:rPrChange w:id="3079" w:author="Michael Jennions" w:date="2020-08-04T22:20:00Z">
            <w:rPr>
              <w:rFonts w:ascii="Garamond" w:hAnsi="Garamond"/>
            </w:rPr>
          </w:rPrChange>
        </w:rPr>
        <w:t>)</w:t>
      </w:r>
      <w:del w:id="3080" w:author="Michael Jennions" w:date="2020-08-04T22:07:00Z">
        <w:r w:rsidR="00BB77C0" w:rsidRPr="006E4FC2" w:rsidDel="00AF0EAC">
          <w:rPr>
            <w:rFonts w:ascii="Garamond" w:hAnsi="Garamond"/>
            <w:color w:val="2E74B5" w:themeColor="accent5" w:themeShade="BF"/>
            <w:rPrChange w:id="3081" w:author="Michael Jennions" w:date="2020-08-04T22:20:00Z">
              <w:rPr>
                <w:rFonts w:ascii="Garamond" w:hAnsi="Garamond"/>
              </w:rPr>
            </w:rPrChange>
          </w:rPr>
          <w:delText>,</w:delText>
        </w:r>
      </w:del>
      <w:r w:rsidR="00071011" w:rsidRPr="006E4FC2">
        <w:rPr>
          <w:rFonts w:ascii="Garamond" w:hAnsi="Garamond"/>
          <w:color w:val="2E74B5" w:themeColor="accent5" w:themeShade="BF"/>
          <w:rPrChange w:id="3082" w:author="Michael Jennions" w:date="2020-08-04T22:20:00Z">
            <w:rPr>
              <w:rFonts w:ascii="Garamond" w:hAnsi="Garamond"/>
            </w:rPr>
          </w:rPrChange>
        </w:rPr>
        <w:t xml:space="preserve"> </w:t>
      </w:r>
      <w:del w:id="3083" w:author="Michael Jennions" w:date="2020-08-04T22:07:00Z">
        <w:r w:rsidR="00071011" w:rsidRPr="006E4FC2" w:rsidDel="00AF0EAC">
          <w:rPr>
            <w:rFonts w:ascii="Garamond" w:hAnsi="Garamond"/>
            <w:color w:val="2E74B5" w:themeColor="accent5" w:themeShade="BF"/>
            <w:rPrChange w:id="3084" w:author="Michael Jennions" w:date="2020-08-04T22:20:00Z">
              <w:rPr>
                <w:rFonts w:ascii="Garamond" w:hAnsi="Garamond"/>
              </w:rPr>
            </w:rPrChange>
          </w:rPr>
          <w:delText xml:space="preserve">but not for variability, and not for any other taxonomic group </w:delText>
        </w:r>
      </w:del>
      <w:r w:rsidR="00071011" w:rsidRPr="006E4FC2">
        <w:rPr>
          <w:rFonts w:ascii="Garamond" w:hAnsi="Garamond"/>
          <w:color w:val="2E74B5" w:themeColor="accent5" w:themeShade="BF"/>
          <w:rPrChange w:id="3085"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3086" w:author="Michael Jennions" w:date="2020-08-04T22:20:00Z">
            <w:rPr>
              <w:rFonts w:ascii="Garamond" w:hAnsi="Garamond"/>
            </w:rPr>
          </w:rPrChange>
        </w:rPr>
        <w:t>10</w:t>
      </w:r>
      <w:r w:rsidR="00071011" w:rsidRPr="006E4FC2">
        <w:rPr>
          <w:rFonts w:ascii="Garamond" w:hAnsi="Garamond"/>
          <w:color w:val="2E74B5" w:themeColor="accent5" w:themeShade="BF"/>
          <w:rPrChange w:id="3087" w:author="Michael Jennions" w:date="2020-08-04T22:20:00Z">
            <w:rPr>
              <w:rFonts w:ascii="Garamond" w:hAnsi="Garamond"/>
            </w:rPr>
          </w:rPrChange>
        </w:rPr>
        <w:t xml:space="preserve">). </w:t>
      </w:r>
    </w:p>
    <w:p w14:paraId="641E09D3" w14:textId="77777777" w:rsidR="00560719" w:rsidRPr="006E4FC2" w:rsidRDefault="00560719" w:rsidP="00AF0EAC">
      <w:pPr>
        <w:rPr>
          <w:ins w:id="3088" w:author="Michael Jennions" w:date="2020-08-04T22:07:00Z"/>
          <w:rFonts w:ascii="Garamond" w:hAnsi="Garamond"/>
          <w:color w:val="2E74B5" w:themeColor="accent5" w:themeShade="BF"/>
          <w:rPrChange w:id="3089" w:author="Michael Jennions" w:date="2020-08-04T22:20:00Z">
            <w:rPr>
              <w:ins w:id="3090" w:author="Michael Jennions" w:date="2020-08-04T22:07:00Z"/>
              <w:rFonts w:ascii="Garamond" w:hAnsi="Garamond"/>
            </w:rPr>
          </w:rPrChange>
        </w:rPr>
      </w:pPr>
    </w:p>
    <w:p w14:paraId="104F5789" w14:textId="6C13FB14" w:rsidR="00C97497" w:rsidRPr="006E4FC2" w:rsidRDefault="00B04316">
      <w:pPr>
        <w:rPr>
          <w:rFonts w:ascii="Garamond" w:hAnsi="Garamond"/>
          <w:color w:val="2E74B5" w:themeColor="accent5" w:themeShade="BF"/>
          <w:rPrChange w:id="3091" w:author="Michael Jennions" w:date="2020-08-04T22:20:00Z">
            <w:rPr>
              <w:rFonts w:ascii="Garamond" w:hAnsi="Garamond"/>
            </w:rPr>
          </w:rPrChange>
        </w:rPr>
      </w:pPr>
      <w:r w:rsidRPr="006E4FC2">
        <w:rPr>
          <w:rFonts w:ascii="Garamond" w:hAnsi="Garamond"/>
          <w:color w:val="2E74B5" w:themeColor="accent5" w:themeShade="BF"/>
          <w:rPrChange w:id="3092" w:author="Michael Jennions" w:date="2020-08-04T22:20:00Z">
            <w:rPr>
              <w:rFonts w:ascii="Garamond" w:hAnsi="Garamond"/>
            </w:rPr>
          </w:rPrChange>
        </w:rPr>
        <w:t xml:space="preserve">Finally, </w:t>
      </w:r>
      <w:ins w:id="3093" w:author="Michael Jennions" w:date="2020-08-04T22:10:00Z">
        <w:r w:rsidR="00AF0EAC" w:rsidRPr="006E4FC2">
          <w:rPr>
            <w:rFonts w:ascii="Garamond" w:hAnsi="Garamond"/>
            <w:color w:val="2E74B5" w:themeColor="accent5" w:themeShade="BF"/>
            <w:rPrChange w:id="3094" w:author="Michael Jennions" w:date="2020-08-04T22:20:00Z">
              <w:rPr>
                <w:rFonts w:ascii="Garamond" w:hAnsi="Garamond"/>
              </w:rPr>
            </w:rPrChange>
          </w:rPr>
          <w:t xml:space="preserve">with one exception, there were no significant </w:t>
        </w:r>
      </w:ins>
      <w:ins w:id="3095" w:author="Michael Jennions" w:date="2020-08-04T22:19:00Z">
        <w:r w:rsidR="007B3DC4" w:rsidRPr="006E4FC2">
          <w:rPr>
            <w:rFonts w:ascii="Garamond" w:hAnsi="Garamond"/>
            <w:color w:val="2E74B5" w:themeColor="accent5" w:themeShade="BF"/>
            <w:rPrChange w:id="3096" w:author="Michael Jennions" w:date="2020-08-04T22:20:00Z">
              <w:rPr>
                <w:rFonts w:ascii="Garamond" w:hAnsi="Garamond"/>
              </w:rPr>
            </w:rPrChange>
          </w:rPr>
          <w:t xml:space="preserve">sex </w:t>
        </w:r>
      </w:ins>
      <w:ins w:id="3097" w:author="Michael Jennions" w:date="2020-08-04T22:10:00Z">
        <w:r w:rsidR="00AF0EAC" w:rsidRPr="006E4FC2">
          <w:rPr>
            <w:rFonts w:ascii="Garamond" w:hAnsi="Garamond"/>
            <w:color w:val="2E74B5" w:themeColor="accent5" w:themeShade="BF"/>
            <w:rPrChange w:id="3098" w:author="Michael Jennions" w:date="2020-08-04T22:20:00Z">
              <w:rPr>
                <w:rFonts w:ascii="Garamond" w:hAnsi="Garamond"/>
              </w:rPr>
            </w:rPrChange>
          </w:rPr>
          <w:t xml:space="preserve">differences in the mean or in the variability in personality </w:t>
        </w:r>
      </w:ins>
      <w:ins w:id="3099" w:author="Michael Jennions" w:date="2020-08-18T11:53:00Z">
        <w:r w:rsidR="006F6780">
          <w:rPr>
            <w:rFonts w:ascii="Garamond" w:hAnsi="Garamond"/>
            <w:color w:val="2E74B5" w:themeColor="accent5" w:themeShade="BF"/>
          </w:rPr>
          <w:t>facto</w:t>
        </w:r>
      </w:ins>
      <w:ins w:id="3100" w:author="Michael Jennions" w:date="2020-08-18T11:54:00Z">
        <w:r w:rsidR="006F6780">
          <w:rPr>
            <w:rFonts w:ascii="Garamond" w:hAnsi="Garamond"/>
            <w:color w:val="2E74B5" w:themeColor="accent5" w:themeShade="BF"/>
          </w:rPr>
          <w:t>rs</w:t>
        </w:r>
      </w:ins>
      <w:ins w:id="3101" w:author="Michael Jennions" w:date="2020-08-04T22:10:00Z">
        <w:r w:rsidR="00AF0EAC" w:rsidRPr="006E4FC2">
          <w:rPr>
            <w:rFonts w:ascii="Garamond" w:hAnsi="Garamond"/>
            <w:color w:val="2E74B5" w:themeColor="accent5" w:themeShade="BF"/>
            <w:rPrChange w:id="3102" w:author="Michael Jennions" w:date="2020-08-04T22:20:00Z">
              <w:rPr>
                <w:rFonts w:ascii="Garamond" w:hAnsi="Garamond"/>
              </w:rPr>
            </w:rPrChange>
          </w:rPr>
          <w:t xml:space="preserve"> in any taxa that was explained by </w:t>
        </w:r>
      </w:ins>
      <w:ins w:id="3103" w:author="Michael Jennions" w:date="2020-08-04T22:14:00Z">
        <w:r w:rsidR="007B3DC4" w:rsidRPr="006E4FC2">
          <w:rPr>
            <w:rFonts w:ascii="Garamond" w:hAnsi="Garamond"/>
            <w:color w:val="2E74B5" w:themeColor="accent5" w:themeShade="BF"/>
            <w:rPrChange w:id="3104" w:author="Michael Jennions" w:date="2020-08-04T22:20:00Z">
              <w:rPr>
                <w:rFonts w:ascii="Garamond" w:hAnsi="Garamond"/>
              </w:rPr>
            </w:rPrChange>
          </w:rPr>
          <w:t>whether behavioural data was from an observational or experimental study. In mammals</w:t>
        </w:r>
      </w:ins>
      <w:ins w:id="3105" w:author="Michael Jennions" w:date="2020-08-04T22:15:00Z">
        <w:r w:rsidR="007B3DC4" w:rsidRPr="006E4FC2">
          <w:rPr>
            <w:rFonts w:ascii="Garamond" w:hAnsi="Garamond"/>
            <w:color w:val="2E74B5" w:themeColor="accent5" w:themeShade="BF"/>
            <w:rPrChange w:id="3106" w:author="Michael Jennions" w:date="2020-08-04T22:20:00Z">
              <w:rPr>
                <w:rFonts w:ascii="Garamond" w:hAnsi="Garamond"/>
              </w:rPr>
            </w:rPrChange>
          </w:rPr>
          <w:t>, however,</w:t>
        </w:r>
      </w:ins>
      <w:ins w:id="3107" w:author="Michael Jennions" w:date="2020-08-04T22:10:00Z">
        <w:r w:rsidR="00AF0EAC" w:rsidRPr="006E4FC2">
          <w:rPr>
            <w:rFonts w:ascii="Garamond" w:hAnsi="Garamond"/>
            <w:color w:val="2E74B5" w:themeColor="accent5" w:themeShade="BF"/>
            <w:rPrChange w:id="3108" w:author="Michael Jennions" w:date="2020-08-04T22:20:00Z">
              <w:rPr>
                <w:rFonts w:ascii="Garamond" w:hAnsi="Garamond"/>
              </w:rPr>
            </w:rPrChange>
          </w:rPr>
          <w:t xml:space="preserve"> </w:t>
        </w:r>
      </w:ins>
      <w:ins w:id="3109" w:author="Michael Jennions" w:date="2020-08-04T22:15:00Z">
        <w:r w:rsidR="007B3DC4" w:rsidRPr="006E4FC2">
          <w:rPr>
            <w:rFonts w:ascii="Garamond" w:hAnsi="Garamond"/>
            <w:color w:val="2E74B5" w:themeColor="accent5" w:themeShade="BF"/>
            <w:rPrChange w:id="3110" w:author="Michael Jennions" w:date="2020-08-04T22:20:00Z">
              <w:rPr>
                <w:rFonts w:ascii="Garamond" w:hAnsi="Garamond"/>
              </w:rPr>
            </w:rPrChange>
          </w:rPr>
          <w:t xml:space="preserve">the mean value was significantly greater in males than females </w:t>
        </w:r>
      </w:ins>
      <w:ins w:id="3111" w:author="Michael Jennions" w:date="2020-08-04T22:16:00Z">
        <w:r w:rsidR="007B3DC4" w:rsidRPr="006E4FC2">
          <w:rPr>
            <w:rFonts w:ascii="Garamond" w:hAnsi="Garamond"/>
            <w:color w:val="2E74B5" w:themeColor="accent5" w:themeShade="BF"/>
            <w:rPrChange w:id="3112" w:author="Michael Jennions" w:date="2020-08-04T22:20:00Z">
              <w:rPr>
                <w:rFonts w:ascii="Garamond" w:hAnsi="Garamond"/>
              </w:rPr>
            </w:rPrChange>
          </w:rPr>
          <w:t>in observational studies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113" w:author="Michael Jennions" w:date="2020-08-04T22:20:00Z">
                        <w:rPr>
                          <w:rFonts w:ascii="Cambria Math" w:hAnsi="Cambria Math"/>
                        </w:rPr>
                      </w:rPrChange>
                    </w:rPr>
                    <m:t>X</m:t>
                  </m:r>
                </m:e>
              </m:acc>
            </m:e>
            <m:sub>
              <m:r>
                <w:rPr>
                  <w:rFonts w:ascii="Cambria Math" w:hAnsi="Cambria Math"/>
                  <w:color w:val="2E74B5" w:themeColor="accent5" w:themeShade="BF"/>
                  <w:rPrChange w:id="3114" w:author="Michael Jennions" w:date="2020-08-04T22:20:00Z">
                    <w:rPr>
                      <w:rFonts w:ascii="Cambria Math" w:hAnsi="Cambria Math"/>
                    </w:rPr>
                  </w:rPrChange>
                </w:rPr>
                <m:t>SMD</m:t>
              </m:r>
            </m:sub>
          </m:sSub>
          <m:r>
            <w:rPr>
              <w:rFonts w:ascii="Cambria Math" w:hAnsi="Cambria Math"/>
              <w:color w:val="2E74B5" w:themeColor="accent5" w:themeShade="BF"/>
              <w:rPrChange w:id="3115" w:author="Michael Jennions" w:date="2020-08-04T22:20:00Z">
                <w:rPr>
                  <w:rFonts w:ascii="Cambria Math" w:hAnsi="Cambria Math"/>
                </w:rPr>
              </w:rPrChange>
            </w:rPr>
            <m:t xml:space="preserve"> </m:t>
          </m:r>
        </m:oMath>
        <w:r w:rsidR="007B3DC4" w:rsidRPr="006E4FC2">
          <w:rPr>
            <w:rFonts w:ascii="Garamond" w:hAnsi="Garamond"/>
            <w:color w:val="2E74B5" w:themeColor="accent5" w:themeShade="BF"/>
            <w:rPrChange w:id="3116" w:author="Michael Jennions" w:date="2020-08-04T22:20:00Z">
              <w:rPr>
                <w:rFonts w:ascii="Garamond" w:hAnsi="Garamond"/>
              </w:rPr>
            </w:rPrChange>
          </w:rPr>
          <w:t xml:space="preserve">= 0.39, , </w:t>
        </w:r>
        <w:r w:rsidR="007B3DC4" w:rsidRPr="006E4FC2">
          <w:rPr>
            <w:rFonts w:ascii="Garamond" w:hAnsi="Garamond"/>
            <w:i/>
            <w:color w:val="2E74B5" w:themeColor="accent5" w:themeShade="BF"/>
            <w:rPrChange w:id="3117" w:author="Michael Jennions" w:date="2020-08-04T22:20:00Z">
              <w:rPr>
                <w:rFonts w:ascii="Garamond" w:hAnsi="Garamond"/>
                <w:i/>
              </w:rPr>
            </w:rPrChange>
          </w:rPr>
          <w:t>p</w:t>
        </w:r>
        <w:r w:rsidR="007B3DC4" w:rsidRPr="006E4FC2">
          <w:rPr>
            <w:rFonts w:ascii="Garamond" w:hAnsi="Garamond"/>
            <w:color w:val="2E74B5" w:themeColor="accent5" w:themeShade="BF"/>
            <w:rPrChange w:id="3118" w:author="Michael Jennions" w:date="2020-08-04T22:20:00Z">
              <w:rPr>
                <w:rFonts w:ascii="Garamond" w:hAnsi="Garamond"/>
              </w:rPr>
            </w:rPrChange>
          </w:rPr>
          <w:t xml:space="preserve">=0.004), but not in </w:t>
        </w:r>
      </w:ins>
      <w:del w:id="3119" w:author="Michael Jennions" w:date="2020-08-04T22:15:00Z">
        <w:r w:rsidRPr="006E4FC2" w:rsidDel="007B3DC4">
          <w:rPr>
            <w:rFonts w:ascii="Garamond" w:hAnsi="Garamond"/>
            <w:color w:val="2E74B5" w:themeColor="accent5" w:themeShade="BF"/>
            <w:rPrChange w:id="3120" w:author="Michael Jennions" w:date="2020-08-04T22:20:00Z">
              <w:rPr>
                <w:rFonts w:ascii="Garamond" w:hAnsi="Garamond"/>
              </w:rPr>
            </w:rPrChange>
          </w:rPr>
          <w:delText xml:space="preserve">effect sizes </w:delText>
        </w:r>
      </w:del>
      <w:del w:id="3121" w:author="Michael Jennions" w:date="2020-08-04T22:16:00Z">
        <w:r w:rsidRPr="006E4FC2" w:rsidDel="007B3DC4">
          <w:rPr>
            <w:rFonts w:ascii="Garamond" w:hAnsi="Garamond"/>
            <w:color w:val="2E74B5" w:themeColor="accent5" w:themeShade="BF"/>
            <w:rPrChange w:id="3122" w:author="Michael Jennions" w:date="2020-08-04T22:20:00Z">
              <w:rPr>
                <w:rFonts w:ascii="Garamond" w:hAnsi="Garamond"/>
              </w:rPr>
            </w:rPrChange>
          </w:rPr>
          <w:delText xml:space="preserve">from observational studies were significantly different from </w:delText>
        </w:r>
      </w:del>
      <w:r w:rsidRPr="006E4FC2">
        <w:rPr>
          <w:rFonts w:ascii="Garamond" w:hAnsi="Garamond"/>
          <w:color w:val="2E74B5" w:themeColor="accent5" w:themeShade="BF"/>
          <w:rPrChange w:id="3123" w:author="Michael Jennions" w:date="2020-08-04T22:20:00Z">
            <w:rPr>
              <w:rFonts w:ascii="Garamond" w:hAnsi="Garamond"/>
            </w:rPr>
          </w:rPrChange>
        </w:rPr>
        <w:t xml:space="preserve">experimental studies </w:t>
      </w:r>
      <w:del w:id="3124" w:author="Michael Jennions" w:date="2020-08-04T22:16:00Z">
        <w:r w:rsidRPr="006E4FC2" w:rsidDel="007B3DC4">
          <w:rPr>
            <w:rFonts w:ascii="Garamond" w:hAnsi="Garamond"/>
            <w:color w:val="2E74B5" w:themeColor="accent5" w:themeShade="BF"/>
            <w:rPrChange w:id="3125" w:author="Michael Jennions" w:date="2020-08-04T22:20:00Z">
              <w:rPr>
                <w:rFonts w:ascii="Garamond" w:hAnsi="Garamond"/>
              </w:rPr>
            </w:rPrChange>
          </w:rPr>
          <w:delText xml:space="preserve">for mammals </w:delText>
        </w:r>
      </w:del>
      <w:r w:rsidRPr="006E4FC2">
        <w:rPr>
          <w:rFonts w:ascii="Garamond" w:hAnsi="Garamond"/>
          <w:color w:val="2E74B5" w:themeColor="accent5" w:themeShade="BF"/>
          <w:rPrChange w:id="3126" w:author="Michael Jennions" w:date="2020-08-04T22:20:00Z">
            <w:rPr>
              <w:rFonts w:ascii="Garamond" w:hAnsi="Garamond"/>
            </w:rPr>
          </w:rPrChange>
        </w:rPr>
        <w:t>(</w:t>
      </w:r>
      <w:del w:id="3127" w:author="Michael Jennions" w:date="2020-08-04T22:16:00Z">
        <w:r w:rsidRPr="006E4FC2" w:rsidDel="007B3DC4">
          <w:rPr>
            <w:rFonts w:ascii="Garamond" w:hAnsi="Garamond"/>
            <w:color w:val="2E74B5" w:themeColor="accent5" w:themeShade="BF"/>
            <w:rPrChange w:id="3128"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129" w:author="Michael Jennions" w:date="2020-08-04T22:20:00Z">
                      <w:rPr>
                        <w:rFonts w:ascii="Cambria Math" w:hAnsi="Cambria Math"/>
                      </w:rPr>
                    </w:rPrChange>
                  </w:rPr>
                  <m:t>X</m:t>
                </m:r>
              </m:e>
            </m:acc>
          </m:e>
          <m:sub>
            <m:r>
              <w:rPr>
                <w:rFonts w:ascii="Cambria Math" w:hAnsi="Cambria Math"/>
                <w:color w:val="2E74B5" w:themeColor="accent5" w:themeShade="BF"/>
                <w:rPrChange w:id="3130" w:author="Michael Jennions" w:date="2020-08-04T22:20:00Z">
                  <w:rPr>
                    <w:rFonts w:ascii="Cambria Math" w:hAnsi="Cambria Math"/>
                  </w:rPr>
                </w:rPrChange>
              </w:rPr>
              <m:t>SMD</m:t>
            </m:r>
          </m:sub>
        </m:sSub>
        <m:r>
          <w:rPr>
            <w:rFonts w:ascii="Cambria Math" w:hAnsi="Cambria Math"/>
            <w:color w:val="2E74B5" w:themeColor="accent5" w:themeShade="BF"/>
            <w:rPrChange w:id="3131"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3132" w:author="Michael Jennions" w:date="2020-08-04T22:20:00Z">
            <w:rPr>
              <w:rFonts w:ascii="Garamond" w:hAnsi="Garamond"/>
            </w:rPr>
          </w:rPrChange>
        </w:rPr>
        <w:t xml:space="preserve">=0.00, </w:t>
      </w:r>
      <w:del w:id="3133" w:author="Michael Jennions" w:date="2020-08-04T22:16:00Z">
        <w:r w:rsidRPr="006E4FC2" w:rsidDel="007B3DC4">
          <w:rPr>
            <w:rFonts w:ascii="Garamond" w:hAnsi="Garamond"/>
            <w:color w:val="2E74B5" w:themeColor="accent5" w:themeShade="BF"/>
            <w:rPrChange w:id="3134" w:author="Michael Jennions" w:date="2020-08-04T22:20:00Z">
              <w:rPr>
                <w:rFonts w:ascii="Garamond" w:hAnsi="Garamond"/>
              </w:rPr>
            </w:rPrChange>
          </w:rPr>
          <w:delText xml:space="preserve">95% CIs: -0.21, 0.22, </w:delText>
        </w:r>
        <w:r w:rsidRPr="006E4FC2" w:rsidDel="007B3DC4">
          <w:rPr>
            <w:rFonts w:ascii="Garamond" w:hAnsi="Garamond"/>
            <w:i/>
            <w:color w:val="2E74B5" w:themeColor="accent5" w:themeShade="BF"/>
            <w:rPrChange w:id="3135"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3136" w:author="Michael Jennions" w:date="2020-08-04T22:20:00Z">
              <w:rPr>
                <w:rFonts w:ascii="Garamond" w:hAnsi="Garamond"/>
              </w:rPr>
            </w:rPrChange>
          </w:rPr>
          <w:delText xml:space="preserve">= 0.03, </w:delText>
        </w:r>
      </w:del>
      <w:r w:rsidRPr="006E4FC2">
        <w:rPr>
          <w:rFonts w:ascii="Garamond" w:hAnsi="Garamond"/>
          <w:i/>
          <w:color w:val="2E74B5" w:themeColor="accent5" w:themeShade="BF"/>
          <w:rPrChange w:id="3137" w:author="Michael Jennions" w:date="2020-08-04T22:20:00Z">
            <w:rPr>
              <w:rFonts w:ascii="Garamond" w:hAnsi="Garamond"/>
              <w:i/>
            </w:rPr>
          </w:rPrChange>
        </w:rPr>
        <w:t>p</w:t>
      </w:r>
      <w:r w:rsidRPr="006E4FC2">
        <w:rPr>
          <w:rFonts w:ascii="Garamond" w:hAnsi="Garamond"/>
          <w:color w:val="2E74B5" w:themeColor="accent5" w:themeShade="BF"/>
          <w:rPrChange w:id="3138" w:author="Michael Jennions" w:date="2020-08-04T22:20:00Z">
            <w:rPr>
              <w:rFonts w:ascii="Garamond" w:hAnsi="Garamond"/>
            </w:rPr>
          </w:rPrChange>
        </w:rPr>
        <w:t>=0.98</w:t>
      </w:r>
      <w:del w:id="3139" w:author="Michael Jennions" w:date="2020-08-04T22:16:00Z">
        <w:r w:rsidRPr="006E4FC2" w:rsidDel="007B3DC4">
          <w:rPr>
            <w:rFonts w:ascii="Garamond" w:hAnsi="Garamond"/>
            <w:color w:val="2E74B5" w:themeColor="accent5" w:themeShade="BF"/>
            <w:rPrChange w:id="3140" w:author="Michael Jennions" w:date="2020-08-04T22:20:00Z">
              <w:rPr>
                <w:rFonts w:ascii="Garamond" w:hAnsi="Garamond"/>
              </w:rPr>
            </w:rPrChange>
          </w:rPr>
          <w:delText xml:space="preserve">; observation: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3141" w:author="Michael Jennions" w:date="2020-08-04T22:20:00Z">
                        <w:rPr>
                          <w:rFonts w:ascii="Cambria Math" w:hAnsi="Cambria Math"/>
                        </w:rPr>
                      </w:rPrChange>
                    </w:rPr>
                    <m:t>X</m:t>
                  </m:r>
                </m:e>
              </m:acc>
            </m:e>
            <m:sub>
              <m:r>
                <w:rPr>
                  <w:rFonts w:ascii="Cambria Math" w:hAnsi="Cambria Math"/>
                  <w:color w:val="2E74B5" w:themeColor="accent5" w:themeShade="BF"/>
                  <w:rPrChange w:id="3142" w:author="Michael Jennions" w:date="2020-08-04T22:20:00Z">
                    <w:rPr>
                      <w:rFonts w:ascii="Cambria Math" w:hAnsi="Cambria Math"/>
                    </w:rPr>
                  </w:rPrChange>
                </w:rPr>
                <m:t>SMD</m:t>
              </m:r>
            </m:sub>
          </m:sSub>
          <m:r>
            <w:rPr>
              <w:rFonts w:ascii="Cambria Math" w:hAnsi="Cambria Math"/>
              <w:color w:val="2E74B5" w:themeColor="accent5" w:themeShade="BF"/>
              <w:rPrChange w:id="3143" w:author="Michael Jennions" w:date="2020-08-04T22:20:00Z">
                <w:rPr>
                  <w:rFonts w:ascii="Cambria Math" w:hAnsi="Cambria Math"/>
                </w:rPr>
              </w:rPrChange>
            </w:rPr>
            <m:t xml:space="preserve"> </m:t>
          </m:r>
        </m:oMath>
        <w:r w:rsidRPr="006E4FC2" w:rsidDel="007B3DC4">
          <w:rPr>
            <w:rFonts w:ascii="Garamond" w:hAnsi="Garamond"/>
            <w:color w:val="2E74B5" w:themeColor="accent5" w:themeShade="BF"/>
            <w:rPrChange w:id="3144" w:author="Michael Jennions" w:date="2020-08-04T22:20:00Z">
              <w:rPr>
                <w:rFonts w:ascii="Garamond" w:hAnsi="Garamond"/>
              </w:rPr>
            </w:rPrChange>
          </w:rPr>
          <w:delText xml:space="preserve">= 0.39, </w:delText>
        </w:r>
      </w:del>
      <w:del w:id="3145" w:author="Michael Jennions" w:date="2020-08-04T22:15:00Z">
        <w:r w:rsidRPr="006E4FC2" w:rsidDel="007B3DC4">
          <w:rPr>
            <w:rFonts w:ascii="Garamond" w:hAnsi="Garamond"/>
            <w:color w:val="2E74B5" w:themeColor="accent5" w:themeShade="BF"/>
            <w:rPrChange w:id="3146" w:author="Michael Jennions" w:date="2020-08-04T22:20:00Z">
              <w:rPr>
                <w:rFonts w:ascii="Garamond" w:hAnsi="Garamond"/>
              </w:rPr>
            </w:rPrChange>
          </w:rPr>
          <w:delText xml:space="preserve">95% CIs: 0.13, 0.64, </w:delText>
        </w:r>
        <w:r w:rsidRPr="006E4FC2" w:rsidDel="007B3DC4">
          <w:rPr>
            <w:rFonts w:ascii="Garamond" w:hAnsi="Garamond"/>
            <w:i/>
            <w:color w:val="2E74B5" w:themeColor="accent5" w:themeShade="BF"/>
            <w:rPrChange w:id="3147"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3148" w:author="Michael Jennions" w:date="2020-08-04T22:20:00Z">
              <w:rPr>
                <w:rFonts w:ascii="Garamond" w:hAnsi="Garamond"/>
              </w:rPr>
            </w:rPrChange>
          </w:rPr>
          <w:delText>= 2.39</w:delText>
        </w:r>
      </w:del>
      <w:del w:id="3149" w:author="Michael Jennions" w:date="2020-08-04T22:16:00Z">
        <w:r w:rsidRPr="006E4FC2" w:rsidDel="007B3DC4">
          <w:rPr>
            <w:rFonts w:ascii="Garamond" w:hAnsi="Garamond"/>
            <w:color w:val="2E74B5" w:themeColor="accent5" w:themeShade="BF"/>
            <w:rPrChange w:id="3150" w:author="Michael Jennions" w:date="2020-08-04T22:20:00Z">
              <w:rPr>
                <w:rFonts w:ascii="Garamond" w:hAnsi="Garamond"/>
              </w:rPr>
            </w:rPrChange>
          </w:rPr>
          <w:delText xml:space="preserve">, </w:delText>
        </w:r>
        <w:r w:rsidRPr="006E4FC2" w:rsidDel="007B3DC4">
          <w:rPr>
            <w:rFonts w:ascii="Garamond" w:hAnsi="Garamond"/>
            <w:i/>
            <w:color w:val="2E74B5" w:themeColor="accent5" w:themeShade="BF"/>
            <w:rPrChange w:id="3151" w:author="Michael Jennions" w:date="2020-08-04T22:20:00Z">
              <w:rPr>
                <w:rFonts w:ascii="Garamond" w:hAnsi="Garamond"/>
                <w:i/>
              </w:rPr>
            </w:rPrChange>
          </w:rPr>
          <w:delText>p</w:delText>
        </w:r>
        <w:r w:rsidRPr="006E4FC2" w:rsidDel="007B3DC4">
          <w:rPr>
            <w:rFonts w:ascii="Garamond" w:hAnsi="Garamond"/>
            <w:color w:val="2E74B5" w:themeColor="accent5" w:themeShade="BF"/>
            <w:rPrChange w:id="3152" w:author="Michael Jennions" w:date="2020-08-04T22:20:00Z">
              <w:rPr>
                <w:rFonts w:ascii="Garamond" w:hAnsi="Garamond"/>
              </w:rPr>
            </w:rPrChange>
          </w:rPr>
          <w:delText>=0.004), but not for variability, and not for any other taxonomic group</w:delText>
        </w:r>
      </w:del>
      <w:ins w:id="3153" w:author="Michael Jennions" w:date="2020-08-04T22:16:00Z">
        <w:r w:rsidR="007B3DC4" w:rsidRPr="006E4FC2">
          <w:rPr>
            <w:rFonts w:ascii="Garamond" w:hAnsi="Garamond"/>
            <w:color w:val="2E74B5" w:themeColor="accent5" w:themeShade="BF"/>
            <w:rPrChange w:id="3154" w:author="Michael Jennions" w:date="2020-08-04T22:20:00Z">
              <w:rPr>
                <w:rFonts w:ascii="Garamond" w:hAnsi="Garamond"/>
              </w:rPr>
            </w:rPrChange>
          </w:rPr>
          <w:t>)</w:t>
        </w:r>
      </w:ins>
      <w:r w:rsidRPr="006E4FC2">
        <w:rPr>
          <w:rFonts w:ascii="Garamond" w:hAnsi="Garamond"/>
          <w:color w:val="2E74B5" w:themeColor="accent5" w:themeShade="BF"/>
          <w:rPrChange w:id="3155" w:author="Michael Jennions" w:date="2020-08-04T22:20:00Z">
            <w:rPr>
              <w:rFonts w:ascii="Garamond" w:hAnsi="Garamond"/>
            </w:rPr>
          </w:rPrChange>
        </w:rPr>
        <w:t xml:space="preserve"> (Supplementary Table S</w:t>
      </w:r>
      <w:r w:rsidR="00C663DD" w:rsidRPr="006E4FC2">
        <w:rPr>
          <w:rFonts w:ascii="Garamond" w:hAnsi="Garamond"/>
          <w:color w:val="2E74B5" w:themeColor="accent5" w:themeShade="BF"/>
          <w:rPrChange w:id="3156" w:author="Michael Jennions" w:date="2020-08-04T22:20:00Z">
            <w:rPr>
              <w:rFonts w:ascii="Garamond" w:hAnsi="Garamond"/>
            </w:rPr>
          </w:rPrChange>
        </w:rPr>
        <w:t>11</w:t>
      </w:r>
      <w:r w:rsidRPr="006E4FC2">
        <w:rPr>
          <w:rFonts w:ascii="Garamond" w:hAnsi="Garamond"/>
          <w:color w:val="2E74B5" w:themeColor="accent5" w:themeShade="BF"/>
          <w:rPrChange w:id="3157" w:author="Michael Jennions" w:date="2020-08-04T22:20:00Z">
            <w:rPr>
              <w:rFonts w:ascii="Garamond" w:hAnsi="Garamond"/>
            </w:rPr>
          </w:rPrChange>
        </w:rPr>
        <w:t xml:space="preserve">).   </w:t>
      </w:r>
      <w:r w:rsidR="00BB77C0" w:rsidRPr="006E4FC2">
        <w:rPr>
          <w:rFonts w:ascii="Garamond" w:hAnsi="Garamond"/>
          <w:color w:val="2E74B5" w:themeColor="accent5" w:themeShade="BF"/>
          <w:rPrChange w:id="3158" w:author="Michael Jennions" w:date="2020-08-04T22:20:00Z">
            <w:rPr>
              <w:rFonts w:ascii="Garamond" w:hAnsi="Garamond"/>
            </w:rPr>
          </w:rPrChange>
        </w:rPr>
        <w:t xml:space="preserve"> </w:t>
      </w:r>
      <w:commentRangeEnd w:id="2788"/>
      <w:r w:rsidR="0074595B" w:rsidRPr="006E4FC2">
        <w:rPr>
          <w:rStyle w:val="CommentReference"/>
          <w:color w:val="2E74B5" w:themeColor="accent5" w:themeShade="BF"/>
          <w:rPrChange w:id="3159" w:author="Michael Jennions" w:date="2020-08-04T22:20:00Z">
            <w:rPr>
              <w:rStyle w:val="CommentReference"/>
            </w:rPr>
          </w:rPrChange>
        </w:rPr>
        <w:commentReference w:id="2788"/>
      </w:r>
    </w:p>
    <w:p w14:paraId="2DE73247" w14:textId="77777777" w:rsidR="00C97497" w:rsidRDefault="00C97497" w:rsidP="000F79E0">
      <w:pPr>
        <w:rPr>
          <w:rFonts w:ascii="Garamond" w:hAnsi="Garamond"/>
        </w:rPr>
      </w:pPr>
    </w:p>
    <w:p w14:paraId="7430F876" w14:textId="77777777" w:rsidR="00C97497" w:rsidRPr="006A6AE1" w:rsidRDefault="00C97497" w:rsidP="000F79E0">
      <w:pPr>
        <w:rPr>
          <w:rFonts w:ascii="Garamond" w:hAnsi="Garamond"/>
          <w:color w:val="0070C0"/>
          <w:rPrChange w:id="3160" w:author="Michael Jennions" w:date="2020-08-11T21:35:00Z">
            <w:rPr>
              <w:rFonts w:ascii="Garamond" w:hAnsi="Garamond"/>
            </w:rPr>
          </w:rPrChange>
        </w:rPr>
      </w:pPr>
      <w:r w:rsidRPr="006A6AE1">
        <w:rPr>
          <w:rFonts w:ascii="Garamond" w:hAnsi="Garamond"/>
          <w:i/>
          <w:color w:val="0070C0"/>
          <w:rPrChange w:id="3161" w:author="Michael Jennions" w:date="2020-08-11T21:35:00Z">
            <w:rPr>
              <w:rFonts w:ascii="Garamond" w:hAnsi="Garamond"/>
              <w:i/>
            </w:rPr>
          </w:rPrChange>
        </w:rPr>
        <w:t>Publication bias</w:t>
      </w:r>
    </w:p>
    <w:p w14:paraId="605E12CB" w14:textId="77777777" w:rsidR="00E45471" w:rsidRPr="006A6AE1" w:rsidRDefault="00E45471" w:rsidP="000F79E0">
      <w:pPr>
        <w:rPr>
          <w:rFonts w:ascii="Garamond" w:hAnsi="Garamond"/>
          <w:color w:val="0070C0"/>
          <w:rPrChange w:id="3162" w:author="Michael Jennions" w:date="2020-08-11T21:35:00Z">
            <w:rPr>
              <w:rFonts w:ascii="Garamond" w:hAnsi="Garamond"/>
            </w:rPr>
          </w:rPrChange>
        </w:rPr>
      </w:pPr>
    </w:p>
    <w:p w14:paraId="480A7373" w14:textId="7990EF94" w:rsidR="00E661EF" w:rsidRPr="006A6AE1" w:rsidRDefault="00FF54B7" w:rsidP="000F79E0">
      <w:pPr>
        <w:rPr>
          <w:rFonts w:ascii="Garamond" w:hAnsi="Garamond"/>
          <w:color w:val="0070C0"/>
          <w:rPrChange w:id="3163" w:author="Michael Jennions" w:date="2020-08-11T21:35:00Z">
            <w:rPr>
              <w:rFonts w:ascii="Garamond" w:hAnsi="Garamond"/>
            </w:rPr>
          </w:rPrChange>
        </w:rPr>
      </w:pPr>
      <w:r w:rsidRPr="006A6AE1">
        <w:rPr>
          <w:rFonts w:ascii="Garamond" w:hAnsi="Garamond"/>
          <w:color w:val="0070C0"/>
          <w:rPrChange w:id="3164" w:author="Michael Jennions" w:date="2020-08-11T21:35:00Z">
            <w:rPr>
              <w:rFonts w:ascii="Garamond" w:hAnsi="Garamond"/>
            </w:rPr>
          </w:rPrChange>
        </w:rPr>
        <w:t xml:space="preserve">We found evidence of publication bias for </w:t>
      </w:r>
      <w:r w:rsidR="00E45471" w:rsidRPr="006A6AE1">
        <w:rPr>
          <w:rFonts w:ascii="Garamond" w:hAnsi="Garamond"/>
          <w:color w:val="0070C0"/>
          <w:rPrChange w:id="3165" w:author="Michael Jennions" w:date="2020-08-11T21:35:00Z">
            <w:rPr>
              <w:rFonts w:ascii="Garamond" w:hAnsi="Garamond"/>
            </w:rPr>
          </w:rPrChange>
        </w:rPr>
        <w:t xml:space="preserve">estimates of sex differences in </w:t>
      </w:r>
      <w:r w:rsidRPr="006A6AE1">
        <w:rPr>
          <w:rFonts w:ascii="Garamond" w:hAnsi="Garamond"/>
          <w:color w:val="0070C0"/>
          <w:rPrChange w:id="3166" w:author="Michael Jennions" w:date="2020-08-11T21:35:00Z">
            <w:rPr>
              <w:rFonts w:ascii="Garamond" w:hAnsi="Garamond"/>
            </w:rPr>
          </w:rPrChange>
        </w:rPr>
        <w:t>mean</w:t>
      </w:r>
      <w:r w:rsidR="00E45471" w:rsidRPr="006A6AE1">
        <w:rPr>
          <w:rFonts w:ascii="Garamond" w:hAnsi="Garamond"/>
          <w:color w:val="0070C0"/>
          <w:rPrChange w:id="3167" w:author="Michael Jennions" w:date="2020-08-11T21:35:00Z">
            <w:rPr>
              <w:rFonts w:ascii="Garamond" w:hAnsi="Garamond"/>
            </w:rPr>
          </w:rPrChange>
        </w:rPr>
        <w:t xml:space="preserve"> or variances for personality traits in only one of 10 tests. The precision of the study predicted the effect size for the sex difference in the mean for </w:t>
      </w:r>
      <w:r w:rsidRPr="006A6AE1">
        <w:rPr>
          <w:rFonts w:ascii="Garamond" w:hAnsi="Garamond"/>
          <w:color w:val="0070C0"/>
          <w:rPrChange w:id="3168" w:author="Michael Jennions" w:date="2020-08-11T21:35:00Z">
            <w:rPr>
              <w:rFonts w:ascii="Garamond" w:hAnsi="Garamond"/>
            </w:rPr>
          </w:rPrChange>
        </w:rPr>
        <w:t>invertebrate</w:t>
      </w:r>
      <w:r w:rsidR="00E45471" w:rsidRPr="006A6AE1">
        <w:rPr>
          <w:rFonts w:ascii="Garamond" w:hAnsi="Garamond"/>
          <w:color w:val="0070C0"/>
          <w:rPrChange w:id="3169" w:author="Michael Jennions" w:date="2020-08-11T21:35:00Z">
            <w:rPr>
              <w:rFonts w:ascii="Garamond" w:hAnsi="Garamond"/>
            </w:rPr>
          </w:rPrChange>
        </w:rPr>
        <w:t>s</w:t>
      </w:r>
      <w:r w:rsidRPr="006A6AE1">
        <w:rPr>
          <w:rFonts w:ascii="Garamond" w:hAnsi="Garamond"/>
          <w:color w:val="0070C0"/>
          <w:rPrChange w:id="3170" w:author="Michael Jennions" w:date="2020-08-11T21:35:00Z">
            <w:rPr>
              <w:rFonts w:ascii="Garamond" w:hAnsi="Garamond"/>
            </w:rPr>
          </w:rPrChange>
        </w:rPr>
        <w:t xml:space="preserve"> </w:t>
      </w:r>
      <w:r w:rsidR="00DC4281" w:rsidRPr="006A6AE1">
        <w:rPr>
          <w:rFonts w:ascii="Garamond" w:hAnsi="Garamond"/>
          <w:color w:val="0070C0"/>
          <w:rPrChange w:id="3171" w:author="Michael Jennions" w:date="2020-08-11T21:35:00Z">
            <w:rPr>
              <w:rFonts w:ascii="Garamond" w:hAnsi="Garamond"/>
            </w:rPr>
          </w:rPrChange>
        </w:rPr>
        <w:t>(</w:t>
      </w:r>
      <w:r w:rsidR="00E45471" w:rsidRPr="006A6AE1">
        <w:rPr>
          <w:rFonts w:ascii="Garamond" w:hAnsi="Garamond"/>
          <w:color w:val="0070C0"/>
          <w:rPrChange w:id="3172" w:author="Michael Jennions" w:date="2020-08-11T21:35:00Z">
            <w:rPr>
              <w:rFonts w:ascii="Garamond" w:hAnsi="Garamond"/>
            </w:rPr>
          </w:rPrChange>
        </w:rPr>
        <w:t xml:space="preserve">p = 0.004; </w:t>
      </w:r>
      <w:r w:rsidR="00DC4281" w:rsidRPr="006A6AE1">
        <w:rPr>
          <w:rFonts w:ascii="Garamond" w:hAnsi="Garamond"/>
          <w:color w:val="0070C0"/>
          <w:rPrChange w:id="3173" w:author="Michael Jennions" w:date="2020-08-11T21:35:00Z">
            <w:rPr>
              <w:rFonts w:ascii="Garamond" w:hAnsi="Garamond"/>
            </w:rPr>
          </w:rPrChange>
        </w:rPr>
        <w:t>Supplementary Table S</w:t>
      </w:r>
      <w:r w:rsidR="00C663DD" w:rsidRPr="006A6AE1">
        <w:rPr>
          <w:rFonts w:ascii="Garamond" w:hAnsi="Garamond"/>
          <w:color w:val="0070C0"/>
          <w:rPrChange w:id="3174" w:author="Michael Jennions" w:date="2020-08-11T21:35:00Z">
            <w:rPr>
              <w:rFonts w:ascii="Garamond" w:hAnsi="Garamond"/>
            </w:rPr>
          </w:rPrChange>
        </w:rPr>
        <w:t>12</w:t>
      </w:r>
      <w:r w:rsidR="00DC4281" w:rsidRPr="006A6AE1">
        <w:rPr>
          <w:rFonts w:ascii="Garamond" w:hAnsi="Garamond"/>
          <w:color w:val="0070C0"/>
          <w:rPrChange w:id="3175" w:author="Michael Jennions" w:date="2020-08-11T21:35:00Z">
            <w:rPr>
              <w:rFonts w:ascii="Garamond" w:hAnsi="Garamond"/>
            </w:rPr>
          </w:rPrChange>
        </w:rPr>
        <w:t>)</w:t>
      </w:r>
      <w:r w:rsidRPr="006A6AE1">
        <w:rPr>
          <w:rFonts w:ascii="Garamond" w:hAnsi="Garamond"/>
          <w:color w:val="0070C0"/>
          <w:rPrChange w:id="3176" w:author="Michael Jennions" w:date="2020-08-11T21:35:00Z">
            <w:rPr>
              <w:rFonts w:ascii="Garamond" w:hAnsi="Garamond"/>
            </w:rPr>
          </w:rPrChange>
        </w:rPr>
        <w:t xml:space="preserve">. </w:t>
      </w:r>
      <w:r w:rsidR="00E45471" w:rsidRPr="006A6AE1">
        <w:rPr>
          <w:rFonts w:ascii="Garamond" w:hAnsi="Garamond"/>
          <w:color w:val="0070C0"/>
          <w:rPrChange w:id="3177" w:author="Michael Jennions" w:date="2020-08-11T21:35:00Z">
            <w:rPr>
              <w:rFonts w:ascii="Garamond" w:hAnsi="Garamond"/>
            </w:rPr>
          </w:rPrChange>
        </w:rPr>
        <w:t>Th</w:t>
      </w:r>
      <w:ins w:id="3178" w:author="Michael Jennions" w:date="2020-08-11T21:35:00Z">
        <w:r w:rsidR="006A6AE1">
          <w:rPr>
            <w:rFonts w:ascii="Garamond" w:hAnsi="Garamond"/>
            <w:color w:val="0070C0"/>
          </w:rPr>
          <w:t>is</w:t>
        </w:r>
      </w:ins>
      <w:del w:id="3179" w:author="Michael Jennions" w:date="2020-08-11T21:35:00Z">
        <w:r w:rsidR="00E45471" w:rsidRPr="006A6AE1" w:rsidDel="006A6AE1">
          <w:rPr>
            <w:rFonts w:ascii="Garamond" w:hAnsi="Garamond"/>
            <w:color w:val="0070C0"/>
            <w:rPrChange w:id="3180" w:author="Michael Jennions" w:date="2020-08-11T21:35:00Z">
              <w:rPr>
                <w:rFonts w:ascii="Garamond" w:hAnsi="Garamond"/>
              </w:rPr>
            </w:rPrChange>
          </w:rPr>
          <w:delText>e</w:delText>
        </w:r>
      </w:del>
      <w:r w:rsidR="00E45471" w:rsidRPr="006A6AE1">
        <w:rPr>
          <w:rFonts w:ascii="Garamond" w:hAnsi="Garamond"/>
          <w:color w:val="0070C0"/>
          <w:rPrChange w:id="3181" w:author="Michael Jennions" w:date="2020-08-11T21:35:00Z">
            <w:rPr>
              <w:rFonts w:ascii="Garamond" w:hAnsi="Garamond"/>
            </w:rPr>
          </w:rPrChange>
        </w:rPr>
        <w:t xml:space="preserve"> test remained significant after correcting for multiple testing (</w:t>
      </w:r>
      <w:r w:rsidR="00E45471" w:rsidRPr="006A6AE1">
        <w:rPr>
          <w:rFonts w:ascii="Garamond" w:hAnsi="Garamond"/>
          <w:color w:val="0070C0"/>
          <w:highlight w:val="green"/>
          <w:rPrChange w:id="3182" w:author="Michael Jennions" w:date="2020-08-11T21:35:00Z">
            <w:rPr>
              <w:rFonts w:ascii="Garamond" w:hAnsi="Garamond"/>
              <w:highlight w:val="green"/>
            </w:rPr>
          </w:rPrChange>
        </w:rPr>
        <w:t>critical Bonferroni P-value of 0.05/10 = 0.005).</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commentRangeStart w:id="3183"/>
      <w:r>
        <w:rPr>
          <w:rFonts w:ascii="Garamond" w:hAnsi="Garamond"/>
          <w:b/>
        </w:rPr>
        <w:t xml:space="preserve">Discussion </w:t>
      </w:r>
      <w:commentRangeEnd w:id="3183"/>
      <w:r w:rsidR="00FF23D4">
        <w:rPr>
          <w:rStyle w:val="CommentReference"/>
        </w:rPr>
        <w:commentReference w:id="3183"/>
      </w:r>
    </w:p>
    <w:p w14:paraId="1E27B8C4" w14:textId="77777777" w:rsidR="000C6F77" w:rsidRDefault="000C6F77" w:rsidP="000C6F77">
      <w:pPr>
        <w:rPr>
          <w:rFonts w:ascii="Garamond" w:hAnsi="Garamond"/>
          <w:b/>
        </w:rPr>
      </w:pPr>
    </w:p>
    <w:p w14:paraId="173B7151" w14:textId="50E05C8C" w:rsidR="00563377" w:rsidRDefault="007A02EE" w:rsidP="00396AE2">
      <w:pPr>
        <w:rPr>
          <w:ins w:id="3184" w:author="Michael Jennions" w:date="2020-08-18T15:43:00Z"/>
          <w:rFonts w:ascii="Garamond" w:hAnsi="Garamond"/>
          <w:color w:val="000000" w:themeColor="text1"/>
        </w:rPr>
      </w:pPr>
      <w:ins w:id="3185" w:author="Michael Jennions" w:date="2020-08-18T11:44:00Z">
        <w:r w:rsidRPr="00770754">
          <w:rPr>
            <w:rFonts w:ascii="Garamond" w:hAnsi="Garamond"/>
            <w:color w:val="000000" w:themeColor="text1"/>
            <w:rPrChange w:id="3186" w:author="Michael Jennions" w:date="2020-08-18T12:42:00Z">
              <w:rPr>
                <w:rFonts w:ascii="Garamond" w:hAnsi="Garamond"/>
                <w:color w:val="FF0000"/>
              </w:rPr>
            </w:rPrChange>
          </w:rPr>
          <w:t>O</w:t>
        </w:r>
      </w:ins>
      <w:ins w:id="3187" w:author="Michael Jennions" w:date="2020-08-18T11:29:00Z">
        <w:r w:rsidR="00F67C7F" w:rsidRPr="00770754">
          <w:rPr>
            <w:rFonts w:ascii="Garamond" w:hAnsi="Garamond"/>
            <w:color w:val="000000" w:themeColor="text1"/>
            <w:rPrChange w:id="3188" w:author="Michael Jennions" w:date="2020-08-18T12:42:00Z">
              <w:rPr>
                <w:rFonts w:ascii="Garamond" w:hAnsi="Garamond"/>
                <w:color w:val="FF0000"/>
              </w:rPr>
            </w:rPrChange>
          </w:rPr>
          <w:t xml:space="preserve">ur results </w:t>
        </w:r>
      </w:ins>
      <w:ins w:id="3189" w:author="Michael Jennions" w:date="2020-08-18T11:31:00Z">
        <w:r w:rsidR="00F67C7F" w:rsidRPr="00770754">
          <w:rPr>
            <w:rFonts w:ascii="Garamond" w:hAnsi="Garamond"/>
            <w:color w:val="000000" w:themeColor="text1"/>
            <w:rPrChange w:id="3190" w:author="Michael Jennions" w:date="2020-08-18T12:42:00Z">
              <w:rPr>
                <w:rFonts w:ascii="Garamond" w:hAnsi="Garamond"/>
                <w:color w:val="FF0000"/>
              </w:rPr>
            </w:rPrChange>
          </w:rPr>
          <w:t>provided little</w:t>
        </w:r>
      </w:ins>
      <w:ins w:id="3191" w:author="Michael Jennions" w:date="2020-08-18T11:29:00Z">
        <w:r w:rsidR="00F67C7F" w:rsidRPr="00770754">
          <w:rPr>
            <w:rFonts w:ascii="Garamond" w:hAnsi="Garamond"/>
            <w:color w:val="000000" w:themeColor="text1"/>
            <w:rPrChange w:id="3192" w:author="Michael Jennions" w:date="2020-08-18T12:42:00Z">
              <w:rPr>
                <w:rFonts w:ascii="Garamond" w:hAnsi="Garamond"/>
                <w:color w:val="FF0000"/>
              </w:rPr>
            </w:rPrChange>
          </w:rPr>
          <w:t xml:space="preserve"> evidence </w:t>
        </w:r>
      </w:ins>
      <w:ins w:id="3193" w:author="Michael Jennions" w:date="2020-08-18T11:43:00Z">
        <w:r w:rsidRPr="00770754">
          <w:rPr>
            <w:rFonts w:ascii="Garamond" w:hAnsi="Garamond"/>
            <w:color w:val="000000" w:themeColor="text1"/>
            <w:rPrChange w:id="3194" w:author="Michael Jennions" w:date="2020-08-18T12:42:00Z">
              <w:rPr>
                <w:rFonts w:ascii="Garamond" w:hAnsi="Garamond"/>
                <w:color w:val="FF0000"/>
              </w:rPr>
            </w:rPrChange>
          </w:rPr>
          <w:t>for</w:t>
        </w:r>
      </w:ins>
      <w:ins w:id="3195" w:author="Michael Jennions" w:date="2020-08-18T11:29:00Z">
        <w:r w:rsidR="00F67C7F" w:rsidRPr="00770754">
          <w:rPr>
            <w:rFonts w:ascii="Garamond" w:hAnsi="Garamond"/>
            <w:color w:val="000000" w:themeColor="text1"/>
            <w:rPrChange w:id="3196" w:author="Michael Jennions" w:date="2020-08-18T12:42:00Z">
              <w:rPr>
                <w:rFonts w:ascii="Garamond" w:hAnsi="Garamond"/>
                <w:color w:val="FF0000"/>
              </w:rPr>
            </w:rPrChange>
          </w:rPr>
          <w:t xml:space="preserve"> </w:t>
        </w:r>
      </w:ins>
      <w:ins w:id="3197" w:author="Michael Jennions" w:date="2020-08-18T18:15:00Z">
        <w:r w:rsidR="002C42E2">
          <w:rPr>
            <w:rFonts w:ascii="Garamond" w:hAnsi="Garamond"/>
            <w:color w:val="000000" w:themeColor="text1"/>
          </w:rPr>
          <w:t>widespread</w:t>
        </w:r>
      </w:ins>
      <w:ins w:id="3198" w:author="Michael Jennions" w:date="2020-08-18T12:03:00Z">
        <w:r w:rsidR="00BA0B56" w:rsidRPr="00770754">
          <w:rPr>
            <w:rFonts w:ascii="Garamond" w:hAnsi="Garamond"/>
            <w:color w:val="000000" w:themeColor="text1"/>
            <w:rPrChange w:id="3199" w:author="Michael Jennions" w:date="2020-08-18T12:42:00Z">
              <w:rPr>
                <w:rFonts w:ascii="Garamond" w:hAnsi="Garamond"/>
                <w:color w:val="FF0000"/>
              </w:rPr>
            </w:rPrChange>
          </w:rPr>
          <w:t xml:space="preserve"> </w:t>
        </w:r>
      </w:ins>
      <w:ins w:id="3200" w:author="Michael Jennions" w:date="2020-08-18T11:47:00Z">
        <w:r w:rsidRPr="00770754">
          <w:rPr>
            <w:rFonts w:ascii="Garamond" w:hAnsi="Garamond"/>
            <w:color w:val="000000" w:themeColor="text1"/>
            <w:rPrChange w:id="3201" w:author="Michael Jennions" w:date="2020-08-18T12:42:00Z">
              <w:rPr>
                <w:rFonts w:ascii="Garamond" w:hAnsi="Garamond"/>
                <w:color w:val="FF0000"/>
              </w:rPr>
            </w:rPrChange>
          </w:rPr>
          <w:t>male-female</w:t>
        </w:r>
      </w:ins>
      <w:ins w:id="3202" w:author="Michael Jennions" w:date="2020-08-18T11:29:00Z">
        <w:r w:rsidR="00F67C7F" w:rsidRPr="00770754">
          <w:rPr>
            <w:rFonts w:ascii="Garamond" w:hAnsi="Garamond"/>
            <w:color w:val="000000" w:themeColor="text1"/>
            <w:rPrChange w:id="3203" w:author="Michael Jennions" w:date="2020-08-18T12:42:00Z">
              <w:rPr>
                <w:rFonts w:ascii="Garamond" w:hAnsi="Garamond"/>
                <w:color w:val="FF0000"/>
              </w:rPr>
            </w:rPrChange>
          </w:rPr>
          <w:t xml:space="preserve"> differences in personality</w:t>
        </w:r>
      </w:ins>
      <w:ins w:id="3204" w:author="Michael Jennions" w:date="2020-08-18T12:56:00Z">
        <w:r w:rsidR="00A41A20">
          <w:rPr>
            <w:rFonts w:ascii="Garamond" w:hAnsi="Garamond"/>
            <w:color w:val="000000" w:themeColor="text1"/>
          </w:rPr>
          <w:t xml:space="preserve">-linked behaviours </w:t>
        </w:r>
      </w:ins>
      <w:ins w:id="3205" w:author="Michael Jennions" w:date="2020-08-18T11:29:00Z">
        <w:r w:rsidR="00F67C7F" w:rsidRPr="00770754">
          <w:rPr>
            <w:rFonts w:ascii="Garamond" w:hAnsi="Garamond"/>
            <w:color w:val="000000" w:themeColor="text1"/>
            <w:rPrChange w:id="3206" w:author="Michael Jennions" w:date="2020-08-18T12:42:00Z">
              <w:rPr>
                <w:rFonts w:ascii="Garamond" w:hAnsi="Garamond"/>
                <w:color w:val="FF0000"/>
              </w:rPr>
            </w:rPrChange>
          </w:rPr>
          <w:t>in animals</w:t>
        </w:r>
      </w:ins>
      <w:ins w:id="3207" w:author="Michael Jennions" w:date="2020-08-18T11:48:00Z">
        <w:r w:rsidRPr="00770754">
          <w:rPr>
            <w:rFonts w:ascii="Garamond" w:hAnsi="Garamond"/>
            <w:color w:val="000000" w:themeColor="text1"/>
            <w:rPrChange w:id="3208" w:author="Michael Jennions" w:date="2020-08-18T12:42:00Z">
              <w:rPr>
                <w:rFonts w:ascii="Garamond" w:hAnsi="Garamond"/>
                <w:color w:val="FF0000"/>
              </w:rPr>
            </w:rPrChange>
          </w:rPr>
          <w:t xml:space="preserve"> in </w:t>
        </w:r>
      </w:ins>
      <w:ins w:id="3209" w:author="Michael Jennions" w:date="2020-08-18T11:58:00Z">
        <w:r w:rsidR="001742D0" w:rsidRPr="00770754">
          <w:rPr>
            <w:rFonts w:ascii="Garamond" w:hAnsi="Garamond"/>
            <w:color w:val="000000" w:themeColor="text1"/>
            <w:rPrChange w:id="3210" w:author="Michael Jennions" w:date="2020-08-18T12:42:00Z">
              <w:rPr>
                <w:rFonts w:ascii="Garamond" w:hAnsi="Garamond"/>
                <w:color w:val="FF0000"/>
              </w:rPr>
            </w:rPrChange>
          </w:rPr>
          <w:t xml:space="preserve">any of the </w:t>
        </w:r>
      </w:ins>
      <w:ins w:id="3211" w:author="Michael Jennions" w:date="2020-08-18T11:48:00Z">
        <w:r w:rsidRPr="00770754">
          <w:rPr>
            <w:rFonts w:ascii="Garamond" w:hAnsi="Garamond"/>
            <w:color w:val="000000" w:themeColor="text1"/>
            <w:rPrChange w:id="3212" w:author="Michael Jennions" w:date="2020-08-18T12:42:00Z">
              <w:rPr>
                <w:rFonts w:ascii="Garamond" w:hAnsi="Garamond"/>
                <w:color w:val="FF0000"/>
              </w:rPr>
            </w:rPrChange>
          </w:rPr>
          <w:t>five taxa that we examined</w:t>
        </w:r>
      </w:ins>
      <w:ins w:id="3213" w:author="Michael Jennions" w:date="2020-08-18T11:29:00Z">
        <w:r w:rsidR="00F67C7F" w:rsidRPr="00770754">
          <w:rPr>
            <w:rFonts w:ascii="Garamond" w:hAnsi="Garamond"/>
            <w:color w:val="000000" w:themeColor="text1"/>
            <w:rPrChange w:id="3214" w:author="Michael Jennions" w:date="2020-08-18T12:42:00Z">
              <w:rPr>
                <w:rFonts w:ascii="Garamond" w:hAnsi="Garamond"/>
                <w:color w:val="FF0000"/>
              </w:rPr>
            </w:rPrChange>
          </w:rPr>
          <w:t xml:space="preserve">. </w:t>
        </w:r>
      </w:ins>
      <w:ins w:id="3215" w:author="Michael Jennions" w:date="2020-08-18T11:30:00Z">
        <w:r w:rsidR="00F67C7F" w:rsidRPr="00770754">
          <w:rPr>
            <w:rFonts w:ascii="Garamond" w:hAnsi="Garamond"/>
            <w:color w:val="000000" w:themeColor="text1"/>
            <w:rPrChange w:id="3216" w:author="Michael Jennions" w:date="2020-08-18T12:42:00Z">
              <w:rPr>
                <w:rFonts w:ascii="Garamond" w:hAnsi="Garamond"/>
                <w:color w:val="FF0000"/>
              </w:rPr>
            </w:rPrChange>
          </w:rPr>
          <w:t>This was the case</w:t>
        </w:r>
      </w:ins>
      <w:ins w:id="3217" w:author="Michael Jennions" w:date="2020-08-18T11:47:00Z">
        <w:r w:rsidRPr="00770754">
          <w:rPr>
            <w:rFonts w:ascii="Garamond" w:hAnsi="Garamond"/>
            <w:color w:val="000000" w:themeColor="text1"/>
            <w:rPrChange w:id="3218" w:author="Michael Jennions" w:date="2020-08-18T12:42:00Z">
              <w:rPr>
                <w:rFonts w:ascii="Garamond" w:hAnsi="Garamond"/>
                <w:color w:val="FF0000"/>
              </w:rPr>
            </w:rPrChange>
          </w:rPr>
          <w:t xml:space="preserve"> </w:t>
        </w:r>
      </w:ins>
      <w:ins w:id="3219" w:author="Michael Jennions" w:date="2020-08-18T11:30:00Z">
        <w:r w:rsidR="00F67C7F" w:rsidRPr="00770754">
          <w:rPr>
            <w:rFonts w:ascii="Garamond" w:hAnsi="Garamond"/>
            <w:color w:val="000000" w:themeColor="text1"/>
            <w:rPrChange w:id="3220" w:author="Michael Jennions" w:date="2020-08-18T12:42:00Z">
              <w:rPr>
                <w:rFonts w:ascii="Garamond" w:hAnsi="Garamond"/>
                <w:color w:val="FF0000"/>
              </w:rPr>
            </w:rPrChange>
          </w:rPr>
          <w:t xml:space="preserve">for both </w:t>
        </w:r>
      </w:ins>
      <w:ins w:id="3221" w:author="Michael Jennions" w:date="2020-08-18T11:43:00Z">
        <w:r w:rsidRPr="00770754">
          <w:rPr>
            <w:rFonts w:ascii="Garamond" w:hAnsi="Garamond"/>
            <w:color w:val="000000" w:themeColor="text1"/>
            <w:rPrChange w:id="3222" w:author="Michael Jennions" w:date="2020-08-18T12:42:00Z">
              <w:rPr>
                <w:rFonts w:ascii="Garamond" w:hAnsi="Garamond"/>
                <w:color w:val="FF0000"/>
              </w:rPr>
            </w:rPrChange>
          </w:rPr>
          <w:t xml:space="preserve">sex differences in the </w:t>
        </w:r>
      </w:ins>
      <w:ins w:id="3223" w:author="Michael Jennions" w:date="2020-08-18T11:30:00Z">
        <w:r w:rsidR="00F67C7F" w:rsidRPr="00770754">
          <w:rPr>
            <w:rFonts w:ascii="Garamond" w:hAnsi="Garamond"/>
            <w:color w:val="000000" w:themeColor="text1"/>
            <w:rPrChange w:id="3224" w:author="Michael Jennions" w:date="2020-08-18T12:42:00Z">
              <w:rPr>
                <w:rFonts w:ascii="Garamond" w:hAnsi="Garamond"/>
                <w:color w:val="FF0000"/>
              </w:rPr>
            </w:rPrChange>
          </w:rPr>
          <w:t xml:space="preserve">mean values </w:t>
        </w:r>
      </w:ins>
      <w:ins w:id="3225" w:author="Michael Jennions" w:date="2020-08-18T11:31:00Z">
        <w:r w:rsidR="00F67C7F" w:rsidRPr="00770754">
          <w:rPr>
            <w:rFonts w:ascii="Garamond" w:hAnsi="Garamond"/>
            <w:color w:val="000000" w:themeColor="text1"/>
            <w:rPrChange w:id="3226" w:author="Michael Jennions" w:date="2020-08-18T12:42:00Z">
              <w:rPr>
                <w:rFonts w:ascii="Garamond" w:hAnsi="Garamond"/>
                <w:color w:val="FF0000"/>
              </w:rPr>
            </w:rPrChange>
          </w:rPr>
          <w:t>of personality traits</w:t>
        </w:r>
      </w:ins>
      <w:ins w:id="3227" w:author="Michael Jennions" w:date="2020-08-18T12:54:00Z">
        <w:r w:rsidR="00D33699">
          <w:rPr>
            <w:rFonts w:ascii="Garamond" w:hAnsi="Garamond"/>
            <w:color w:val="000000" w:themeColor="text1"/>
          </w:rPr>
          <w:t>,</w:t>
        </w:r>
      </w:ins>
      <w:ins w:id="3228" w:author="Michael Jennions" w:date="2020-08-18T11:31:00Z">
        <w:r w:rsidR="00F67C7F" w:rsidRPr="00770754">
          <w:rPr>
            <w:rFonts w:ascii="Garamond" w:hAnsi="Garamond"/>
            <w:color w:val="000000" w:themeColor="text1"/>
            <w:rPrChange w:id="3229" w:author="Michael Jennions" w:date="2020-08-18T12:42:00Z">
              <w:rPr>
                <w:rFonts w:ascii="Garamond" w:hAnsi="Garamond"/>
                <w:color w:val="FF0000"/>
              </w:rPr>
            </w:rPrChange>
          </w:rPr>
          <w:t xml:space="preserve"> </w:t>
        </w:r>
      </w:ins>
      <w:ins w:id="3230" w:author="Michael Jennions" w:date="2020-08-18T11:30:00Z">
        <w:r w:rsidR="00F67C7F" w:rsidRPr="00770754">
          <w:rPr>
            <w:rFonts w:ascii="Garamond" w:hAnsi="Garamond"/>
            <w:color w:val="000000" w:themeColor="text1"/>
            <w:rPrChange w:id="3231" w:author="Michael Jennions" w:date="2020-08-18T12:42:00Z">
              <w:rPr>
                <w:rFonts w:ascii="Garamond" w:hAnsi="Garamond"/>
                <w:color w:val="FF0000"/>
              </w:rPr>
            </w:rPrChange>
          </w:rPr>
          <w:t>and for the level of variation among individuals.</w:t>
        </w:r>
      </w:ins>
      <w:del w:id="3232" w:author="Michael Jennions" w:date="2020-08-18T11:31:00Z">
        <w:r w:rsidR="000C6F77" w:rsidRPr="00770754" w:rsidDel="00F67C7F">
          <w:rPr>
            <w:rFonts w:ascii="Garamond" w:hAnsi="Garamond"/>
            <w:color w:val="000000" w:themeColor="text1"/>
            <w:rPrChange w:id="3233" w:author="Michael Jennions" w:date="2020-08-18T12:42:00Z">
              <w:rPr>
                <w:rFonts w:ascii="Garamond" w:hAnsi="Garamond"/>
                <w:color w:val="FF0000"/>
              </w:rPr>
            </w:rPrChange>
          </w:rPr>
          <w:delText>Surprisingly, our meta-analysis failed to find significant sex differences in either trait means or trait variability for personality-like behaviours.</w:delText>
        </w:r>
      </w:del>
      <w:r w:rsidR="000C6F77" w:rsidRPr="00770754">
        <w:rPr>
          <w:rFonts w:ascii="Garamond" w:hAnsi="Garamond"/>
          <w:color w:val="000000" w:themeColor="text1"/>
          <w:rPrChange w:id="3234" w:author="Michael Jennions" w:date="2020-08-18T12:42:00Z">
            <w:rPr>
              <w:rFonts w:ascii="Garamond" w:hAnsi="Garamond"/>
              <w:color w:val="FF0000"/>
            </w:rPr>
          </w:rPrChange>
        </w:rPr>
        <w:t xml:space="preserve"> </w:t>
      </w:r>
      <w:ins w:id="3235" w:author="Michael Jennions" w:date="2020-08-18T11:45:00Z">
        <w:r w:rsidRPr="00770754">
          <w:rPr>
            <w:rFonts w:ascii="Garamond" w:hAnsi="Garamond"/>
            <w:color w:val="000000" w:themeColor="text1"/>
            <w:rPrChange w:id="3236" w:author="Michael Jennions" w:date="2020-08-18T12:42:00Z">
              <w:rPr>
                <w:rFonts w:ascii="Garamond" w:hAnsi="Garamond"/>
                <w:color w:val="FF0000"/>
              </w:rPr>
            </w:rPrChange>
          </w:rPr>
          <w:t>A fine</w:t>
        </w:r>
      </w:ins>
      <w:ins w:id="3237" w:author="Michael Jennions" w:date="2020-08-18T12:12:00Z">
        <w:r w:rsidR="00396AE2" w:rsidRPr="00770754">
          <w:rPr>
            <w:rFonts w:ascii="Garamond" w:hAnsi="Garamond"/>
            <w:color w:val="000000" w:themeColor="text1"/>
            <w:rPrChange w:id="3238" w:author="Michael Jennions" w:date="2020-08-18T12:42:00Z">
              <w:rPr>
                <w:rFonts w:ascii="Garamond" w:hAnsi="Garamond"/>
                <w:color w:val="FF0000"/>
              </w:rPr>
            </w:rPrChange>
          </w:rPr>
          <w:t>r</w:t>
        </w:r>
      </w:ins>
      <w:ins w:id="3239" w:author="Michael Jennions" w:date="2020-08-18T11:45:00Z">
        <w:r w:rsidRPr="00770754">
          <w:rPr>
            <w:rFonts w:ascii="Garamond" w:hAnsi="Garamond"/>
            <w:color w:val="000000" w:themeColor="text1"/>
            <w:rPrChange w:id="3240" w:author="Michael Jennions" w:date="2020-08-18T12:42:00Z">
              <w:rPr>
                <w:rFonts w:ascii="Garamond" w:hAnsi="Garamond"/>
                <w:color w:val="FF0000"/>
              </w:rPr>
            </w:rPrChange>
          </w:rPr>
          <w:t xml:space="preserve">-scale analysis did, however, reveal </w:t>
        </w:r>
      </w:ins>
      <w:ins w:id="3241" w:author="Michael Jennions" w:date="2020-08-18T21:52:00Z">
        <w:r w:rsidR="00806203">
          <w:rPr>
            <w:rFonts w:ascii="Garamond" w:hAnsi="Garamond"/>
            <w:color w:val="000000" w:themeColor="text1"/>
          </w:rPr>
          <w:t>some</w:t>
        </w:r>
      </w:ins>
      <w:ins w:id="3242" w:author="Michael Jennions" w:date="2020-08-18T11:45:00Z">
        <w:r w:rsidRPr="00770754">
          <w:rPr>
            <w:rFonts w:ascii="Garamond" w:hAnsi="Garamond"/>
            <w:color w:val="000000" w:themeColor="text1"/>
            <w:rPrChange w:id="3243" w:author="Michael Jennions" w:date="2020-08-18T12:42:00Z">
              <w:rPr>
                <w:rFonts w:ascii="Garamond" w:hAnsi="Garamond"/>
                <w:color w:val="FF0000"/>
              </w:rPr>
            </w:rPrChange>
          </w:rPr>
          <w:t xml:space="preserve"> sex differences when </w:t>
        </w:r>
      </w:ins>
      <w:ins w:id="3244" w:author="Michael Jennions" w:date="2020-08-18T12:56:00Z">
        <w:r w:rsidR="00A41A20">
          <w:rPr>
            <w:rFonts w:ascii="Garamond" w:hAnsi="Garamond"/>
            <w:color w:val="000000" w:themeColor="text1"/>
          </w:rPr>
          <w:t xml:space="preserve">separately </w:t>
        </w:r>
      </w:ins>
      <w:ins w:id="3245" w:author="Michael Jennions" w:date="2020-08-18T18:16:00Z">
        <w:r w:rsidR="002C42E2">
          <w:rPr>
            <w:rFonts w:ascii="Garamond" w:hAnsi="Garamond"/>
            <w:color w:val="000000" w:themeColor="text1"/>
          </w:rPr>
          <w:t>investigating</w:t>
        </w:r>
      </w:ins>
      <w:ins w:id="3246" w:author="Michael Jennions" w:date="2020-08-18T11:45:00Z">
        <w:r w:rsidRPr="00770754">
          <w:rPr>
            <w:rFonts w:ascii="Garamond" w:hAnsi="Garamond"/>
            <w:color w:val="000000" w:themeColor="text1"/>
            <w:rPrChange w:id="3247" w:author="Michael Jennions" w:date="2020-08-18T12:42:00Z">
              <w:rPr>
                <w:rFonts w:ascii="Garamond" w:hAnsi="Garamond"/>
                <w:color w:val="FF0000"/>
              </w:rPr>
            </w:rPrChange>
          </w:rPr>
          <w:t xml:space="preserve"> each of the five </w:t>
        </w:r>
      </w:ins>
      <w:del w:id="3248" w:author="Michael Jennions" w:date="2020-08-18T11:45:00Z">
        <w:r w:rsidR="000C6F77" w:rsidRPr="00770754" w:rsidDel="007A02EE">
          <w:rPr>
            <w:rFonts w:ascii="Garamond" w:hAnsi="Garamond"/>
            <w:color w:val="000000" w:themeColor="text1"/>
            <w:rPrChange w:id="3249" w:author="Michael Jennions" w:date="2020-08-18T12:42:00Z">
              <w:rPr>
                <w:rFonts w:ascii="Garamond" w:hAnsi="Garamond"/>
                <w:color w:val="FF0000"/>
              </w:rPr>
            </w:rPrChange>
          </w:rPr>
          <w:delText xml:space="preserve">When </w:delText>
        </w:r>
      </w:del>
      <w:r w:rsidR="000C6F77" w:rsidRPr="00770754">
        <w:rPr>
          <w:rFonts w:ascii="Garamond" w:hAnsi="Garamond"/>
          <w:color w:val="000000" w:themeColor="text1"/>
          <w:rPrChange w:id="3250" w:author="Michael Jennions" w:date="2020-08-18T12:42:00Z">
            <w:rPr>
              <w:rFonts w:ascii="Garamond" w:hAnsi="Garamond"/>
              <w:color w:val="FF0000"/>
            </w:rPr>
          </w:rPrChange>
        </w:rPr>
        <w:t>personalit</w:t>
      </w:r>
      <w:ins w:id="3251" w:author="Michael Jennions" w:date="2020-08-18T11:46:00Z">
        <w:r w:rsidRPr="00770754">
          <w:rPr>
            <w:rFonts w:ascii="Garamond" w:hAnsi="Garamond"/>
            <w:color w:val="000000" w:themeColor="text1"/>
            <w:rPrChange w:id="3252" w:author="Michael Jennions" w:date="2020-08-18T12:42:00Z">
              <w:rPr>
                <w:rFonts w:ascii="Garamond" w:hAnsi="Garamond"/>
                <w:color w:val="FF0000"/>
              </w:rPr>
            </w:rPrChange>
          </w:rPr>
          <w:t>y</w:t>
        </w:r>
      </w:ins>
      <w:del w:id="3253" w:author="Michael Jennions" w:date="2020-08-18T11:46:00Z">
        <w:r w:rsidR="000C6F77" w:rsidRPr="00770754" w:rsidDel="007A02EE">
          <w:rPr>
            <w:rFonts w:ascii="Garamond" w:hAnsi="Garamond"/>
            <w:color w:val="000000" w:themeColor="text1"/>
            <w:rPrChange w:id="3254" w:author="Michael Jennions" w:date="2020-08-18T12:42:00Z">
              <w:rPr>
                <w:rFonts w:ascii="Garamond" w:hAnsi="Garamond"/>
                <w:color w:val="FF0000"/>
              </w:rPr>
            </w:rPrChange>
          </w:rPr>
          <w:delText>i</w:delText>
        </w:r>
      </w:del>
      <w:ins w:id="3255" w:author="Michael Jennions" w:date="2020-08-18T11:46:00Z">
        <w:r w:rsidRPr="00770754">
          <w:rPr>
            <w:rFonts w:ascii="Garamond" w:hAnsi="Garamond"/>
            <w:color w:val="000000" w:themeColor="text1"/>
            <w:rPrChange w:id="3256" w:author="Michael Jennions" w:date="2020-08-18T12:42:00Z">
              <w:rPr>
                <w:rFonts w:ascii="Garamond" w:hAnsi="Garamond"/>
                <w:color w:val="FF0000"/>
              </w:rPr>
            </w:rPrChange>
          </w:rPr>
          <w:t xml:space="preserve"> </w:t>
        </w:r>
      </w:ins>
      <w:ins w:id="3257" w:author="Michael Jennions" w:date="2020-08-18T11:59:00Z">
        <w:r w:rsidR="001742D0" w:rsidRPr="00770754">
          <w:rPr>
            <w:rFonts w:ascii="Garamond" w:hAnsi="Garamond"/>
            <w:color w:val="000000" w:themeColor="text1"/>
            <w:rPrChange w:id="3258" w:author="Michael Jennions" w:date="2020-08-18T12:42:00Z">
              <w:rPr>
                <w:rFonts w:ascii="Garamond" w:hAnsi="Garamond"/>
                <w:color w:val="FF0000"/>
              </w:rPr>
            </w:rPrChange>
          </w:rPr>
          <w:t>factors</w:t>
        </w:r>
      </w:ins>
      <w:ins w:id="3259" w:author="Michael Jennions" w:date="2020-08-18T11:46:00Z">
        <w:r w:rsidRPr="00770754">
          <w:rPr>
            <w:rFonts w:ascii="Garamond" w:hAnsi="Garamond"/>
            <w:color w:val="000000" w:themeColor="text1"/>
            <w:rPrChange w:id="3260" w:author="Michael Jennions" w:date="2020-08-18T12:42:00Z">
              <w:rPr>
                <w:rFonts w:ascii="Garamond" w:hAnsi="Garamond"/>
                <w:color w:val="FF0000"/>
              </w:rPr>
            </w:rPrChange>
          </w:rPr>
          <w:t xml:space="preserve"> </w:t>
        </w:r>
      </w:ins>
      <w:del w:id="3261" w:author="Michael Jennions" w:date="2020-08-18T11:46:00Z">
        <w:r w:rsidR="000C6F77" w:rsidRPr="00770754" w:rsidDel="007A02EE">
          <w:rPr>
            <w:rFonts w:ascii="Garamond" w:hAnsi="Garamond"/>
            <w:color w:val="000000" w:themeColor="text1"/>
            <w:rPrChange w:id="3262" w:author="Michael Jennions" w:date="2020-08-18T12:42:00Z">
              <w:rPr>
                <w:rFonts w:ascii="Garamond" w:hAnsi="Garamond"/>
                <w:color w:val="FF0000"/>
              </w:rPr>
            </w:rPrChange>
          </w:rPr>
          <w:delText>es</w:delText>
        </w:r>
      </w:del>
      <w:ins w:id="3263" w:author="Michael Jennions" w:date="2020-08-18T11:46:00Z">
        <w:r w:rsidRPr="00770754">
          <w:rPr>
            <w:rFonts w:ascii="Garamond" w:hAnsi="Garamond"/>
            <w:color w:val="000000" w:themeColor="text1"/>
            <w:rPrChange w:id="3264" w:author="Michael Jennions" w:date="2020-08-18T12:42:00Z">
              <w:rPr>
                <w:rFonts w:ascii="Garamond" w:hAnsi="Garamond"/>
                <w:color w:val="FF0000"/>
              </w:rPr>
            </w:rPrChange>
          </w:rPr>
          <w:t>used by biologists</w:t>
        </w:r>
      </w:ins>
      <w:ins w:id="3265" w:author="Michael Jennions" w:date="2020-08-18T12:12:00Z">
        <w:r w:rsidR="00396AE2" w:rsidRPr="00770754">
          <w:rPr>
            <w:rFonts w:ascii="Garamond" w:hAnsi="Garamond"/>
            <w:color w:val="000000" w:themeColor="text1"/>
            <w:rPrChange w:id="3266" w:author="Michael Jennions" w:date="2020-08-18T12:42:00Z">
              <w:rPr>
                <w:rFonts w:ascii="Garamond" w:hAnsi="Garamond"/>
                <w:color w:val="FF0000"/>
              </w:rPr>
            </w:rPrChange>
          </w:rPr>
          <w:t xml:space="preserve"> </w:t>
        </w:r>
      </w:ins>
      <w:ins w:id="3267" w:author="Michael Jennions" w:date="2020-08-18T18:16:00Z">
        <w:r w:rsidR="002C42E2">
          <w:rPr>
            <w:rFonts w:ascii="Garamond" w:hAnsi="Garamond"/>
            <w:color w:val="000000" w:themeColor="text1"/>
          </w:rPr>
          <w:t xml:space="preserve">to categorize </w:t>
        </w:r>
      </w:ins>
      <w:ins w:id="3268" w:author="Michael Jennions" w:date="2020-08-18T18:17:00Z">
        <w:r w:rsidR="002C42E2">
          <w:rPr>
            <w:rFonts w:ascii="Garamond" w:hAnsi="Garamond"/>
            <w:color w:val="000000" w:themeColor="text1"/>
          </w:rPr>
          <w:t xml:space="preserve">individually </w:t>
        </w:r>
      </w:ins>
      <w:ins w:id="3269" w:author="Michael Jennions" w:date="2020-08-18T18:16:00Z">
        <w:r w:rsidR="002C42E2">
          <w:rPr>
            <w:rFonts w:ascii="Garamond" w:hAnsi="Garamond"/>
            <w:color w:val="000000" w:themeColor="text1"/>
          </w:rPr>
          <w:t>repeatable behaviour</w:t>
        </w:r>
      </w:ins>
      <w:ins w:id="3270" w:author="Michael Jennions" w:date="2020-08-18T18:17:00Z">
        <w:r w:rsidR="002C42E2">
          <w:rPr>
            <w:rFonts w:ascii="Garamond" w:hAnsi="Garamond"/>
            <w:color w:val="000000" w:themeColor="text1"/>
          </w:rPr>
          <w:t>s</w:t>
        </w:r>
      </w:ins>
      <w:ins w:id="3271" w:author="Michael Jennions" w:date="2020-08-18T12:12:00Z">
        <w:r w:rsidR="00396AE2" w:rsidRPr="00770754">
          <w:rPr>
            <w:rFonts w:ascii="Garamond" w:hAnsi="Garamond"/>
            <w:color w:val="000000" w:themeColor="text1"/>
            <w:rPrChange w:id="3272" w:author="Michael Jennions" w:date="2020-08-18T12:42:00Z">
              <w:rPr>
                <w:rFonts w:ascii="Garamond" w:hAnsi="Garamond"/>
                <w:color w:val="FF0000"/>
              </w:rPr>
            </w:rPrChange>
          </w:rPr>
          <w:t xml:space="preserve"> </w:t>
        </w:r>
      </w:ins>
      <w:ins w:id="3273" w:author="Michael Jennions" w:date="2020-08-18T18:16:00Z">
        <w:r w:rsidR="002C42E2">
          <w:rPr>
            <w:rFonts w:ascii="Garamond" w:hAnsi="Garamond"/>
            <w:color w:val="000000" w:themeColor="text1"/>
          </w:rPr>
          <w:t xml:space="preserve">in </w:t>
        </w:r>
      </w:ins>
      <w:ins w:id="3274" w:author="Michael Jennions" w:date="2020-08-18T12:12:00Z">
        <w:r w:rsidR="00396AE2" w:rsidRPr="00770754">
          <w:rPr>
            <w:rFonts w:ascii="Garamond" w:hAnsi="Garamond"/>
            <w:color w:val="000000" w:themeColor="text1"/>
            <w:rPrChange w:id="3275" w:author="Michael Jennions" w:date="2020-08-18T12:42:00Z">
              <w:rPr>
                <w:rFonts w:ascii="Garamond" w:hAnsi="Garamond"/>
                <w:color w:val="FF0000"/>
              </w:rPr>
            </w:rPrChange>
          </w:rPr>
          <w:t>animals</w:t>
        </w:r>
      </w:ins>
      <w:ins w:id="3276" w:author="Michael Jennions" w:date="2020-08-18T11:46:00Z">
        <w:r w:rsidRPr="00770754">
          <w:rPr>
            <w:rFonts w:ascii="Garamond" w:hAnsi="Garamond"/>
            <w:color w:val="000000" w:themeColor="text1"/>
            <w:rPrChange w:id="3277" w:author="Michael Jennions" w:date="2020-08-18T12:42:00Z">
              <w:rPr>
                <w:rFonts w:ascii="Garamond" w:hAnsi="Garamond"/>
                <w:color w:val="FF0000"/>
              </w:rPr>
            </w:rPrChange>
          </w:rPr>
          <w:t xml:space="preserve">. </w:t>
        </w:r>
      </w:ins>
      <w:ins w:id="3278" w:author="Michael Jennions" w:date="2020-08-18T18:17:00Z">
        <w:r w:rsidR="002C42E2">
          <w:rPr>
            <w:rFonts w:ascii="Garamond" w:hAnsi="Garamond"/>
            <w:color w:val="000000" w:themeColor="text1"/>
          </w:rPr>
          <w:t>Although t</w:t>
        </w:r>
      </w:ins>
      <w:ins w:id="3279" w:author="Michael Jennions" w:date="2020-08-18T11:46:00Z">
        <w:r w:rsidRPr="00770754">
          <w:rPr>
            <w:rFonts w:ascii="Garamond" w:hAnsi="Garamond"/>
            <w:color w:val="000000" w:themeColor="text1"/>
            <w:rPrChange w:id="3280" w:author="Michael Jennions" w:date="2020-08-18T12:42:00Z">
              <w:rPr>
                <w:rFonts w:ascii="Garamond" w:hAnsi="Garamond"/>
                <w:color w:val="FF0000"/>
              </w:rPr>
            </w:rPrChange>
          </w:rPr>
          <w:t xml:space="preserve">here were male-female differences </w:t>
        </w:r>
      </w:ins>
      <w:del w:id="3281" w:author="Michael Jennions" w:date="2020-08-18T11:46:00Z">
        <w:r w:rsidR="000C6F77" w:rsidRPr="00770754" w:rsidDel="007A02EE">
          <w:rPr>
            <w:rFonts w:ascii="Garamond" w:hAnsi="Garamond"/>
            <w:color w:val="000000" w:themeColor="text1"/>
            <w:rPrChange w:id="3282" w:author="Michael Jennions" w:date="2020-08-18T12:42:00Z">
              <w:rPr>
                <w:rFonts w:ascii="Garamond" w:hAnsi="Garamond"/>
                <w:color w:val="FF0000"/>
              </w:rPr>
            </w:rPrChange>
          </w:rPr>
          <w:delText xml:space="preserve"> were divided into their respective trait type (the Big Five) </w:delText>
        </w:r>
      </w:del>
      <w:del w:id="3283" w:author="Michael Jennions" w:date="2020-08-18T11:48:00Z">
        <w:r w:rsidR="000C6F77" w:rsidRPr="00770754" w:rsidDel="007A02EE">
          <w:rPr>
            <w:rFonts w:ascii="Garamond" w:hAnsi="Garamond"/>
            <w:color w:val="000000" w:themeColor="text1"/>
            <w:rPrChange w:id="3284" w:author="Michael Jennions" w:date="2020-08-18T12:42:00Z">
              <w:rPr>
                <w:rFonts w:ascii="Garamond" w:hAnsi="Garamond"/>
                <w:color w:val="FF0000"/>
              </w:rPr>
            </w:rPrChange>
          </w:rPr>
          <w:delText xml:space="preserve">we found several significant sex differences in means </w:delText>
        </w:r>
      </w:del>
      <w:r w:rsidR="000C6F77" w:rsidRPr="00770754">
        <w:rPr>
          <w:rFonts w:ascii="Garamond" w:hAnsi="Garamond"/>
          <w:color w:val="000000" w:themeColor="text1"/>
          <w:rPrChange w:id="3285" w:author="Michael Jennions" w:date="2020-08-18T12:42:00Z">
            <w:rPr>
              <w:rFonts w:ascii="Garamond" w:hAnsi="Garamond"/>
              <w:color w:val="FF0000"/>
            </w:rPr>
          </w:rPrChange>
        </w:rPr>
        <w:t xml:space="preserve">for </w:t>
      </w:r>
      <w:del w:id="3286" w:author="Michael Jennions" w:date="2020-08-18T12:12:00Z">
        <w:r w:rsidR="000C6F77" w:rsidRPr="00770754" w:rsidDel="00396AE2">
          <w:rPr>
            <w:rFonts w:ascii="Garamond" w:hAnsi="Garamond"/>
            <w:color w:val="000000" w:themeColor="text1"/>
            <w:rPrChange w:id="3287" w:author="Michael Jennions" w:date="2020-08-18T12:42:00Z">
              <w:rPr>
                <w:rFonts w:ascii="Garamond" w:hAnsi="Garamond"/>
                <w:color w:val="FF0000"/>
              </w:rPr>
            </w:rPrChange>
          </w:rPr>
          <w:delText xml:space="preserve">some </w:delText>
        </w:r>
      </w:del>
      <w:ins w:id="3288" w:author="Michael Jennions" w:date="2020-08-18T12:28:00Z">
        <w:r w:rsidR="00396AE2" w:rsidRPr="00770754">
          <w:rPr>
            <w:rFonts w:ascii="Garamond" w:hAnsi="Garamond"/>
            <w:color w:val="000000" w:themeColor="text1"/>
            <w:rPrChange w:id="3289" w:author="Michael Jennions" w:date="2020-08-18T12:42:00Z">
              <w:rPr>
                <w:rFonts w:ascii="Garamond" w:hAnsi="Garamond"/>
                <w:color w:val="FF0000"/>
              </w:rPr>
            </w:rPrChange>
          </w:rPr>
          <w:t>certain</w:t>
        </w:r>
      </w:ins>
      <w:ins w:id="3290" w:author="Michael Jennions" w:date="2020-08-18T12:12:00Z">
        <w:r w:rsidR="00396AE2" w:rsidRPr="00770754">
          <w:rPr>
            <w:rFonts w:ascii="Garamond" w:hAnsi="Garamond"/>
            <w:color w:val="000000" w:themeColor="text1"/>
            <w:rPrChange w:id="3291" w:author="Michael Jennions" w:date="2020-08-18T12:42:00Z">
              <w:rPr>
                <w:rFonts w:ascii="Garamond" w:hAnsi="Garamond"/>
                <w:color w:val="FF0000"/>
              </w:rPr>
            </w:rPrChange>
          </w:rPr>
          <w:t xml:space="preserve"> </w:t>
        </w:r>
      </w:ins>
      <w:r w:rsidR="000C6F77" w:rsidRPr="00770754">
        <w:rPr>
          <w:rFonts w:ascii="Garamond" w:hAnsi="Garamond"/>
          <w:color w:val="000000" w:themeColor="text1"/>
          <w:rPrChange w:id="3292" w:author="Michael Jennions" w:date="2020-08-18T12:42:00Z">
            <w:rPr>
              <w:rFonts w:ascii="Garamond" w:hAnsi="Garamond"/>
              <w:color w:val="FF0000"/>
            </w:rPr>
          </w:rPrChange>
        </w:rPr>
        <w:t xml:space="preserve">personality </w:t>
      </w:r>
      <w:del w:id="3293" w:author="Michael Jennions" w:date="2020-08-18T11:48:00Z">
        <w:r w:rsidR="000C6F77" w:rsidRPr="00770754" w:rsidDel="007A02EE">
          <w:rPr>
            <w:rFonts w:ascii="Garamond" w:hAnsi="Garamond"/>
            <w:color w:val="000000" w:themeColor="text1"/>
            <w:rPrChange w:id="3294" w:author="Michael Jennions" w:date="2020-08-18T12:42:00Z">
              <w:rPr>
                <w:rFonts w:ascii="Garamond" w:hAnsi="Garamond"/>
                <w:color w:val="FF0000"/>
              </w:rPr>
            </w:rPrChange>
          </w:rPr>
          <w:delText xml:space="preserve">types </w:delText>
        </w:r>
      </w:del>
      <w:ins w:id="3295" w:author="Michael Jennions" w:date="2020-08-18T12:03:00Z">
        <w:r w:rsidR="00BA0B56" w:rsidRPr="00770754">
          <w:rPr>
            <w:rFonts w:ascii="Garamond" w:hAnsi="Garamond"/>
            <w:color w:val="000000" w:themeColor="text1"/>
            <w:rPrChange w:id="3296" w:author="Michael Jennions" w:date="2020-08-18T12:42:00Z">
              <w:rPr>
                <w:rFonts w:ascii="Garamond" w:hAnsi="Garamond"/>
                <w:color w:val="FF0000"/>
              </w:rPr>
            </w:rPrChange>
          </w:rPr>
          <w:t>factors</w:t>
        </w:r>
      </w:ins>
      <w:ins w:id="3297" w:author="Michael Jennions" w:date="2020-08-18T11:48:00Z">
        <w:r w:rsidRPr="00770754">
          <w:rPr>
            <w:rFonts w:ascii="Garamond" w:hAnsi="Garamond"/>
            <w:color w:val="000000" w:themeColor="text1"/>
            <w:rPrChange w:id="3298" w:author="Michael Jennions" w:date="2020-08-18T12:42:00Z">
              <w:rPr>
                <w:rFonts w:ascii="Garamond" w:hAnsi="Garamond"/>
                <w:color w:val="FF0000"/>
              </w:rPr>
            </w:rPrChange>
          </w:rPr>
          <w:t xml:space="preserve"> </w:t>
        </w:r>
      </w:ins>
      <w:ins w:id="3299" w:author="Michael Jennions" w:date="2020-08-18T11:59:00Z">
        <w:r w:rsidR="001742D0" w:rsidRPr="00770754">
          <w:rPr>
            <w:rFonts w:ascii="Garamond" w:hAnsi="Garamond"/>
            <w:color w:val="000000" w:themeColor="text1"/>
            <w:rPrChange w:id="3300" w:author="Michael Jennions" w:date="2020-08-18T12:42:00Z">
              <w:rPr>
                <w:rFonts w:ascii="Garamond" w:hAnsi="Garamond"/>
                <w:color w:val="FF0000"/>
              </w:rPr>
            </w:rPrChange>
          </w:rPr>
          <w:t xml:space="preserve">in </w:t>
        </w:r>
      </w:ins>
      <w:ins w:id="3301" w:author="Michael Jennions" w:date="2020-08-18T12:13:00Z">
        <w:r w:rsidR="00396AE2" w:rsidRPr="00770754">
          <w:rPr>
            <w:rFonts w:ascii="Garamond" w:hAnsi="Garamond"/>
            <w:color w:val="000000" w:themeColor="text1"/>
            <w:rPrChange w:id="3302" w:author="Michael Jennions" w:date="2020-08-18T12:42:00Z">
              <w:rPr>
                <w:rFonts w:ascii="Garamond" w:hAnsi="Garamond"/>
                <w:color w:val="FF0000"/>
              </w:rPr>
            </w:rPrChange>
          </w:rPr>
          <w:t>a few</w:t>
        </w:r>
      </w:ins>
      <w:ins w:id="3303" w:author="Michael Jennions" w:date="2020-08-18T11:59:00Z">
        <w:r w:rsidR="001742D0" w:rsidRPr="00770754">
          <w:rPr>
            <w:rFonts w:ascii="Garamond" w:hAnsi="Garamond"/>
            <w:color w:val="000000" w:themeColor="text1"/>
            <w:rPrChange w:id="3304" w:author="Michael Jennions" w:date="2020-08-18T12:42:00Z">
              <w:rPr>
                <w:rFonts w:ascii="Garamond" w:hAnsi="Garamond"/>
                <w:color w:val="FF0000"/>
              </w:rPr>
            </w:rPrChange>
          </w:rPr>
          <w:t xml:space="preserve"> </w:t>
        </w:r>
      </w:ins>
      <w:del w:id="3305" w:author="Michael Jennions" w:date="2020-08-18T11:59:00Z">
        <w:r w:rsidR="000C6F77" w:rsidRPr="00770754" w:rsidDel="001742D0">
          <w:rPr>
            <w:rFonts w:ascii="Garamond" w:hAnsi="Garamond"/>
            <w:color w:val="000000" w:themeColor="text1"/>
            <w:rPrChange w:id="3306" w:author="Michael Jennions" w:date="2020-08-18T12:42:00Z">
              <w:rPr>
                <w:rFonts w:ascii="Garamond" w:hAnsi="Garamond"/>
                <w:color w:val="FF0000"/>
              </w:rPr>
            </w:rPrChange>
          </w:rPr>
          <w:delText xml:space="preserve">within some </w:delText>
        </w:r>
      </w:del>
      <w:r w:rsidR="000C6F77" w:rsidRPr="00770754">
        <w:rPr>
          <w:rFonts w:ascii="Garamond" w:hAnsi="Garamond"/>
          <w:color w:val="000000" w:themeColor="text1"/>
          <w:rPrChange w:id="3307" w:author="Michael Jennions" w:date="2020-08-18T12:42:00Z">
            <w:rPr>
              <w:rFonts w:ascii="Garamond" w:hAnsi="Garamond"/>
              <w:color w:val="FF0000"/>
            </w:rPr>
          </w:rPrChange>
        </w:rPr>
        <w:t>taxonomic groups</w:t>
      </w:r>
      <w:ins w:id="3308" w:author="Michael Jennions" w:date="2020-08-18T11:59:00Z">
        <w:r w:rsidR="001742D0" w:rsidRPr="00770754">
          <w:rPr>
            <w:rFonts w:ascii="Garamond" w:hAnsi="Garamond"/>
            <w:color w:val="000000" w:themeColor="text1"/>
            <w:rPrChange w:id="3309" w:author="Michael Jennions" w:date="2020-08-18T12:42:00Z">
              <w:rPr>
                <w:rFonts w:ascii="Garamond" w:hAnsi="Garamond"/>
                <w:color w:val="FF0000"/>
              </w:rPr>
            </w:rPrChange>
          </w:rPr>
          <w:t xml:space="preserve">, there was no consistent pattern. Specifically, females were significant </w:t>
        </w:r>
      </w:ins>
      <w:ins w:id="3310" w:author="Michael Jennions" w:date="2020-08-18T12:00:00Z">
        <w:r w:rsidR="001742D0" w:rsidRPr="00770754">
          <w:rPr>
            <w:rFonts w:ascii="Garamond" w:hAnsi="Garamond"/>
            <w:color w:val="000000" w:themeColor="text1"/>
            <w:rPrChange w:id="3311" w:author="Michael Jennions" w:date="2020-08-18T12:42:00Z">
              <w:rPr>
                <w:rFonts w:ascii="Garamond" w:hAnsi="Garamond"/>
                <w:color w:val="FF0000"/>
              </w:rPr>
            </w:rPrChange>
          </w:rPr>
          <w:t>more</w:t>
        </w:r>
      </w:ins>
      <w:ins w:id="3312" w:author="Michael Jennions" w:date="2020-08-18T11:59:00Z">
        <w:r w:rsidR="001742D0" w:rsidRPr="00770754">
          <w:rPr>
            <w:rFonts w:ascii="Garamond" w:hAnsi="Garamond"/>
            <w:color w:val="000000" w:themeColor="text1"/>
            <w:rPrChange w:id="3313" w:author="Michael Jennions" w:date="2020-08-18T12:42:00Z">
              <w:rPr>
                <w:rFonts w:ascii="Garamond" w:hAnsi="Garamond"/>
                <w:color w:val="FF0000"/>
              </w:rPr>
            </w:rPrChange>
          </w:rPr>
          <w:t xml:space="preserve"> social in birds,</w:t>
        </w:r>
      </w:ins>
      <w:ins w:id="3314" w:author="Michael Jennions" w:date="2020-08-18T12:00:00Z">
        <w:r w:rsidR="001742D0" w:rsidRPr="00770754">
          <w:rPr>
            <w:rFonts w:ascii="Garamond" w:hAnsi="Garamond"/>
            <w:color w:val="000000" w:themeColor="text1"/>
            <w:rPrChange w:id="3315" w:author="Michael Jennions" w:date="2020-08-18T12:42:00Z">
              <w:rPr>
                <w:rFonts w:ascii="Garamond" w:hAnsi="Garamond"/>
                <w:color w:val="FF0000"/>
              </w:rPr>
            </w:rPrChange>
          </w:rPr>
          <w:t xml:space="preserve"> less aggressive and less bold in invertebrates and less exploratory in reptiles/amphibians.</w:t>
        </w:r>
      </w:ins>
      <w:ins w:id="3316" w:author="Michael Jennions" w:date="2020-08-18T12:01:00Z">
        <w:r w:rsidR="001742D0" w:rsidRPr="00770754">
          <w:rPr>
            <w:rFonts w:ascii="Garamond" w:hAnsi="Garamond"/>
            <w:color w:val="000000" w:themeColor="text1"/>
            <w:rPrChange w:id="3317" w:author="Michael Jennions" w:date="2020-08-18T12:42:00Z">
              <w:rPr>
                <w:rFonts w:ascii="Garamond" w:hAnsi="Garamond"/>
                <w:color w:val="FF0000"/>
              </w:rPr>
            </w:rPrChange>
          </w:rPr>
          <w:t xml:space="preserve"> </w:t>
        </w:r>
      </w:ins>
      <w:ins w:id="3318" w:author="Michael Jennions" w:date="2020-08-18T12:13:00Z">
        <w:r w:rsidR="00396AE2" w:rsidRPr="00770754">
          <w:rPr>
            <w:rFonts w:ascii="Garamond" w:hAnsi="Garamond"/>
            <w:color w:val="000000" w:themeColor="text1"/>
            <w:rPrChange w:id="3319" w:author="Michael Jennions" w:date="2020-08-18T12:42:00Z">
              <w:rPr>
                <w:rFonts w:ascii="Garamond" w:hAnsi="Garamond"/>
                <w:color w:val="FF0000"/>
              </w:rPr>
            </w:rPrChange>
          </w:rPr>
          <w:t xml:space="preserve">There were no </w:t>
        </w:r>
      </w:ins>
      <w:ins w:id="3320" w:author="Michael Jennions" w:date="2020-08-18T18:17:00Z">
        <w:r w:rsidR="002C42E2">
          <w:rPr>
            <w:rFonts w:ascii="Garamond" w:hAnsi="Garamond"/>
            <w:color w:val="000000" w:themeColor="text1"/>
          </w:rPr>
          <w:t xml:space="preserve">detectable </w:t>
        </w:r>
      </w:ins>
      <w:ins w:id="3321" w:author="Michael Jennions" w:date="2020-08-18T12:13:00Z">
        <w:r w:rsidR="00396AE2" w:rsidRPr="00770754">
          <w:rPr>
            <w:rFonts w:ascii="Garamond" w:hAnsi="Garamond"/>
            <w:color w:val="000000" w:themeColor="text1"/>
            <w:rPrChange w:id="3322" w:author="Michael Jennions" w:date="2020-08-18T12:42:00Z">
              <w:rPr>
                <w:rFonts w:ascii="Garamond" w:hAnsi="Garamond"/>
                <w:color w:val="FF0000"/>
              </w:rPr>
            </w:rPrChange>
          </w:rPr>
          <w:t>sex differences for mammals</w:t>
        </w:r>
      </w:ins>
      <w:ins w:id="3323" w:author="Michael Jennions" w:date="2020-08-18T12:28:00Z">
        <w:r w:rsidR="00396AE2" w:rsidRPr="00770754">
          <w:rPr>
            <w:rFonts w:ascii="Garamond" w:hAnsi="Garamond"/>
            <w:color w:val="000000" w:themeColor="text1"/>
            <w:rPrChange w:id="3324" w:author="Michael Jennions" w:date="2020-08-18T12:42:00Z">
              <w:rPr>
                <w:rFonts w:ascii="Garamond" w:hAnsi="Garamond"/>
                <w:color w:val="FF0000"/>
              </w:rPr>
            </w:rPrChange>
          </w:rPr>
          <w:t xml:space="preserve"> or fish</w:t>
        </w:r>
      </w:ins>
      <w:ins w:id="3325" w:author="Michael Jennions" w:date="2020-08-18T12:13:00Z">
        <w:r w:rsidR="00396AE2" w:rsidRPr="00770754">
          <w:rPr>
            <w:rFonts w:ascii="Garamond" w:hAnsi="Garamond"/>
            <w:color w:val="000000" w:themeColor="text1"/>
            <w:rPrChange w:id="3326" w:author="Michael Jennions" w:date="2020-08-18T12:42:00Z">
              <w:rPr>
                <w:rFonts w:ascii="Garamond" w:hAnsi="Garamond"/>
                <w:color w:val="FF0000"/>
              </w:rPr>
            </w:rPrChange>
          </w:rPr>
          <w:t xml:space="preserve">. </w:t>
        </w:r>
      </w:ins>
      <w:ins w:id="3327" w:author="Michael Jennions" w:date="2020-08-18T15:43:00Z">
        <w:r w:rsidR="00563377">
          <w:rPr>
            <w:rFonts w:ascii="Garamond" w:hAnsi="Garamond"/>
            <w:color w:val="000000" w:themeColor="text1"/>
          </w:rPr>
          <w:t>Crucially, t</w:t>
        </w:r>
      </w:ins>
      <w:ins w:id="3328" w:author="Michael Jennions" w:date="2020-08-18T12:01:00Z">
        <w:r w:rsidR="001742D0" w:rsidRPr="00770754">
          <w:rPr>
            <w:rFonts w:ascii="Garamond" w:hAnsi="Garamond"/>
            <w:color w:val="000000" w:themeColor="text1"/>
            <w:rPrChange w:id="3329" w:author="Michael Jennions" w:date="2020-08-18T12:42:00Z">
              <w:rPr>
                <w:rFonts w:ascii="Garamond" w:hAnsi="Garamond"/>
                <w:color w:val="FF0000"/>
              </w:rPr>
            </w:rPrChange>
          </w:rPr>
          <w:t xml:space="preserve">here was no evidence for greater male </w:t>
        </w:r>
      </w:ins>
      <w:ins w:id="3330" w:author="Michael Jennions" w:date="2020-08-18T18:17:00Z">
        <w:r w:rsidR="002C42E2">
          <w:rPr>
            <w:rFonts w:ascii="Garamond" w:hAnsi="Garamond"/>
            <w:color w:val="000000" w:themeColor="text1"/>
          </w:rPr>
          <w:t xml:space="preserve">than female </w:t>
        </w:r>
      </w:ins>
      <w:ins w:id="3331" w:author="Michael Jennions" w:date="2020-08-18T12:01:00Z">
        <w:r w:rsidR="001742D0" w:rsidRPr="00770754">
          <w:rPr>
            <w:rFonts w:ascii="Garamond" w:hAnsi="Garamond"/>
            <w:color w:val="000000" w:themeColor="text1"/>
            <w:rPrChange w:id="3332" w:author="Michael Jennions" w:date="2020-08-18T12:42:00Z">
              <w:rPr>
                <w:rFonts w:ascii="Garamond" w:hAnsi="Garamond"/>
                <w:color w:val="FF0000"/>
              </w:rPr>
            </w:rPrChange>
          </w:rPr>
          <w:t xml:space="preserve">variability in any taxa for any of the five personality factors. Indeed, the only two </w:t>
        </w:r>
      </w:ins>
      <w:ins w:id="3333" w:author="Michael Jennions" w:date="2020-08-18T12:29:00Z">
        <w:r w:rsidR="00396AE2" w:rsidRPr="00770754">
          <w:rPr>
            <w:rFonts w:ascii="Garamond" w:hAnsi="Garamond"/>
            <w:color w:val="000000" w:themeColor="text1"/>
            <w:rPrChange w:id="3334" w:author="Michael Jennions" w:date="2020-08-18T12:42:00Z">
              <w:rPr>
                <w:rFonts w:ascii="Garamond" w:hAnsi="Garamond"/>
                <w:color w:val="FF0000"/>
              </w:rPr>
            </w:rPrChange>
          </w:rPr>
          <w:t>instances</w:t>
        </w:r>
      </w:ins>
      <w:ins w:id="3335" w:author="Michael Jennions" w:date="2020-08-18T12:01:00Z">
        <w:r w:rsidR="001742D0" w:rsidRPr="00770754">
          <w:rPr>
            <w:rFonts w:ascii="Garamond" w:hAnsi="Garamond"/>
            <w:color w:val="000000" w:themeColor="text1"/>
            <w:rPrChange w:id="3336" w:author="Michael Jennions" w:date="2020-08-18T12:42:00Z">
              <w:rPr>
                <w:rFonts w:ascii="Garamond" w:hAnsi="Garamond"/>
                <w:color w:val="FF0000"/>
              </w:rPr>
            </w:rPrChange>
          </w:rPr>
          <w:t xml:space="preserve"> in which there was a sex differences </w:t>
        </w:r>
      </w:ins>
      <w:ins w:id="3337" w:author="Michael Jennions" w:date="2020-08-18T12:04:00Z">
        <w:r w:rsidR="00BA0B56" w:rsidRPr="00770754">
          <w:rPr>
            <w:rFonts w:ascii="Garamond" w:hAnsi="Garamond"/>
            <w:color w:val="000000" w:themeColor="text1"/>
            <w:rPrChange w:id="3338" w:author="Michael Jennions" w:date="2020-08-18T12:42:00Z">
              <w:rPr>
                <w:rFonts w:ascii="Garamond" w:hAnsi="Garamond"/>
                <w:color w:val="FF0000"/>
              </w:rPr>
            </w:rPrChange>
          </w:rPr>
          <w:t>revealed</w:t>
        </w:r>
      </w:ins>
      <w:ins w:id="3339" w:author="Michael Jennions" w:date="2020-08-18T12:02:00Z">
        <w:r w:rsidR="001742D0" w:rsidRPr="00770754">
          <w:rPr>
            <w:rFonts w:ascii="Garamond" w:hAnsi="Garamond"/>
            <w:color w:val="000000" w:themeColor="text1"/>
            <w:rPrChange w:id="3340" w:author="Michael Jennions" w:date="2020-08-18T12:42:00Z">
              <w:rPr>
                <w:rFonts w:ascii="Garamond" w:hAnsi="Garamond"/>
                <w:color w:val="FF0000"/>
              </w:rPr>
            </w:rPrChange>
          </w:rPr>
          <w:t xml:space="preserve"> greater variability among females. This was </w:t>
        </w:r>
      </w:ins>
      <w:ins w:id="3341" w:author="Michael Jennions" w:date="2020-08-18T12:57:00Z">
        <w:r w:rsidR="00A41A20">
          <w:rPr>
            <w:rFonts w:ascii="Garamond" w:hAnsi="Garamond"/>
            <w:color w:val="000000" w:themeColor="text1"/>
          </w:rPr>
          <w:t>the case</w:t>
        </w:r>
      </w:ins>
      <w:ins w:id="3342" w:author="Michael Jennions" w:date="2020-08-18T12:02:00Z">
        <w:r w:rsidR="001742D0" w:rsidRPr="00770754">
          <w:rPr>
            <w:rFonts w:ascii="Garamond" w:hAnsi="Garamond"/>
            <w:color w:val="000000" w:themeColor="text1"/>
            <w:rPrChange w:id="3343" w:author="Michael Jennions" w:date="2020-08-18T12:42:00Z">
              <w:rPr>
                <w:rFonts w:ascii="Garamond" w:hAnsi="Garamond"/>
                <w:color w:val="FF0000"/>
              </w:rPr>
            </w:rPrChange>
          </w:rPr>
          <w:t xml:space="preserve"> for </w:t>
        </w:r>
      </w:ins>
      <w:del w:id="3344" w:author="Michael Jennions" w:date="2020-08-18T12:01:00Z">
        <w:r w:rsidR="000C6F77" w:rsidRPr="00770754" w:rsidDel="001742D0">
          <w:rPr>
            <w:rFonts w:ascii="Garamond" w:hAnsi="Garamond"/>
            <w:color w:val="000000" w:themeColor="text1"/>
            <w:rPrChange w:id="3345" w:author="Michael Jennions" w:date="2020-08-18T12:42:00Z">
              <w:rPr>
                <w:rFonts w:ascii="Garamond" w:hAnsi="Garamond"/>
                <w:color w:val="FF0000"/>
              </w:rPr>
            </w:rPrChange>
          </w:rPr>
          <w:delText xml:space="preserve"> </w:delText>
        </w:r>
      </w:del>
      <w:del w:id="3346" w:author="Michael Jennions" w:date="2020-08-18T12:00:00Z">
        <w:r w:rsidR="000C6F77" w:rsidRPr="00770754" w:rsidDel="001742D0">
          <w:rPr>
            <w:rFonts w:ascii="Garamond" w:hAnsi="Garamond"/>
            <w:color w:val="000000" w:themeColor="text1"/>
            <w:rPrChange w:id="3347" w:author="Michael Jennions" w:date="2020-08-18T12:42:00Z">
              <w:rPr>
                <w:rFonts w:ascii="Garamond" w:hAnsi="Garamond"/>
                <w:color w:val="FF0000"/>
              </w:rPr>
            </w:rPrChange>
          </w:rPr>
          <w:delText xml:space="preserve">(birds: Sociality; reptilia: Exploration; invertebrates: Aggression, Boldness). </w:delText>
        </w:r>
      </w:del>
      <w:del w:id="3348" w:author="Michael Jennions" w:date="2020-08-18T12:02:00Z">
        <w:r w:rsidR="000C6F77" w:rsidRPr="00770754" w:rsidDel="001742D0">
          <w:rPr>
            <w:rFonts w:ascii="Garamond" w:hAnsi="Garamond"/>
            <w:color w:val="000000" w:themeColor="text1"/>
            <w:rPrChange w:id="3349" w:author="Michael Jennions" w:date="2020-08-18T12:42:00Z">
              <w:rPr>
                <w:rFonts w:ascii="Garamond" w:hAnsi="Garamond"/>
                <w:color w:val="FF0000"/>
              </w:rPr>
            </w:rPrChange>
          </w:rPr>
          <w:delText xml:space="preserve">However, only </w:delText>
        </w:r>
      </w:del>
      <w:r w:rsidR="000C6F77" w:rsidRPr="00770754">
        <w:rPr>
          <w:rFonts w:ascii="Garamond" w:hAnsi="Garamond"/>
          <w:color w:val="000000" w:themeColor="text1"/>
          <w:rPrChange w:id="3350" w:author="Michael Jennions" w:date="2020-08-18T12:42:00Z">
            <w:rPr>
              <w:rFonts w:ascii="Garamond" w:hAnsi="Garamond"/>
              <w:color w:val="FF0000"/>
            </w:rPr>
          </w:rPrChange>
        </w:rPr>
        <w:t xml:space="preserve">exploratory behaviour </w:t>
      </w:r>
      <w:del w:id="3351" w:author="Michael Jennions" w:date="2020-08-18T12:02:00Z">
        <w:r w:rsidR="000C6F77" w:rsidRPr="00770754" w:rsidDel="001742D0">
          <w:rPr>
            <w:rFonts w:ascii="Garamond" w:hAnsi="Garamond"/>
            <w:color w:val="000000" w:themeColor="text1"/>
            <w:rPrChange w:id="3352" w:author="Michael Jennions" w:date="2020-08-18T12:42:00Z">
              <w:rPr>
                <w:rFonts w:ascii="Garamond" w:hAnsi="Garamond"/>
                <w:color w:val="FF0000"/>
              </w:rPr>
            </w:rPrChange>
          </w:rPr>
          <w:delText xml:space="preserve">for </w:delText>
        </w:r>
      </w:del>
      <w:ins w:id="3353" w:author="Michael Jennions" w:date="2020-08-18T12:02:00Z">
        <w:r w:rsidR="001742D0" w:rsidRPr="00770754">
          <w:rPr>
            <w:rFonts w:ascii="Garamond" w:hAnsi="Garamond"/>
            <w:color w:val="000000" w:themeColor="text1"/>
            <w:rPrChange w:id="3354" w:author="Michael Jennions" w:date="2020-08-18T12:42:00Z">
              <w:rPr>
                <w:rFonts w:ascii="Garamond" w:hAnsi="Garamond"/>
                <w:color w:val="FF0000"/>
              </w:rPr>
            </w:rPrChange>
          </w:rPr>
          <w:t xml:space="preserve">by </w:t>
        </w:r>
      </w:ins>
      <w:r w:rsidR="000C6F77" w:rsidRPr="00770754">
        <w:rPr>
          <w:rFonts w:ascii="Garamond" w:hAnsi="Garamond"/>
          <w:color w:val="000000" w:themeColor="text1"/>
          <w:rPrChange w:id="3355" w:author="Michael Jennions" w:date="2020-08-18T12:42:00Z">
            <w:rPr>
              <w:rFonts w:ascii="Garamond" w:hAnsi="Garamond"/>
              <w:color w:val="FF0000"/>
            </w:rPr>
          </w:rPrChange>
        </w:rPr>
        <w:t xml:space="preserve">birds and aggressive behaviour </w:t>
      </w:r>
      <w:del w:id="3356" w:author="Michael Jennions" w:date="2020-08-18T12:02:00Z">
        <w:r w:rsidR="000C6F77" w:rsidRPr="00770754" w:rsidDel="001742D0">
          <w:rPr>
            <w:rFonts w:ascii="Garamond" w:hAnsi="Garamond"/>
            <w:color w:val="000000" w:themeColor="text1"/>
            <w:rPrChange w:id="3357" w:author="Michael Jennions" w:date="2020-08-18T12:42:00Z">
              <w:rPr>
                <w:rFonts w:ascii="Garamond" w:hAnsi="Garamond"/>
                <w:color w:val="FF0000"/>
              </w:rPr>
            </w:rPrChange>
          </w:rPr>
          <w:delText xml:space="preserve">for </w:delText>
        </w:r>
      </w:del>
      <w:ins w:id="3358" w:author="Michael Jennions" w:date="2020-08-18T12:02:00Z">
        <w:r w:rsidR="001742D0" w:rsidRPr="00770754">
          <w:rPr>
            <w:rFonts w:ascii="Garamond" w:hAnsi="Garamond"/>
            <w:color w:val="000000" w:themeColor="text1"/>
            <w:rPrChange w:id="3359" w:author="Michael Jennions" w:date="2020-08-18T12:42:00Z">
              <w:rPr>
                <w:rFonts w:ascii="Garamond" w:hAnsi="Garamond"/>
                <w:color w:val="FF0000"/>
              </w:rPr>
            </w:rPrChange>
          </w:rPr>
          <w:t xml:space="preserve">in </w:t>
        </w:r>
      </w:ins>
      <w:r w:rsidR="000C6F77" w:rsidRPr="00770754">
        <w:rPr>
          <w:rFonts w:ascii="Garamond" w:hAnsi="Garamond"/>
          <w:color w:val="000000" w:themeColor="text1"/>
          <w:rPrChange w:id="3360" w:author="Michael Jennions" w:date="2020-08-18T12:42:00Z">
            <w:rPr>
              <w:rFonts w:ascii="Garamond" w:hAnsi="Garamond"/>
              <w:color w:val="FF0000"/>
            </w:rPr>
          </w:rPrChange>
        </w:rPr>
        <w:t>fish</w:t>
      </w:r>
      <w:del w:id="3361" w:author="Michael Jennions" w:date="2020-08-18T12:02:00Z">
        <w:r w:rsidR="000C6F77" w:rsidRPr="00770754" w:rsidDel="001742D0">
          <w:rPr>
            <w:rFonts w:ascii="Garamond" w:hAnsi="Garamond"/>
            <w:color w:val="000000" w:themeColor="text1"/>
            <w:rPrChange w:id="3362" w:author="Michael Jennions" w:date="2020-08-18T12:42:00Z">
              <w:rPr>
                <w:rFonts w:ascii="Garamond" w:hAnsi="Garamond"/>
                <w:color w:val="FF0000"/>
              </w:rPr>
            </w:rPrChange>
          </w:rPr>
          <w:delText xml:space="preserve"> had significant sex differences in variability, both skewing towards females</w:delText>
        </w:r>
      </w:del>
      <w:r w:rsidR="000C6F77" w:rsidRPr="00770754">
        <w:rPr>
          <w:rFonts w:ascii="Garamond" w:hAnsi="Garamond"/>
          <w:color w:val="000000" w:themeColor="text1"/>
          <w:rPrChange w:id="3363" w:author="Michael Jennions" w:date="2020-08-18T12:42:00Z">
            <w:rPr>
              <w:rFonts w:ascii="Garamond" w:hAnsi="Garamond"/>
              <w:color w:val="FF0000"/>
            </w:rPr>
          </w:rPrChange>
        </w:rPr>
        <w:t xml:space="preserve">. </w:t>
      </w:r>
    </w:p>
    <w:p w14:paraId="68668711" w14:textId="77777777" w:rsidR="00563377" w:rsidRDefault="00563377" w:rsidP="00396AE2">
      <w:pPr>
        <w:rPr>
          <w:ins w:id="3364" w:author="Michael Jennions" w:date="2020-08-18T15:43:00Z"/>
          <w:rFonts w:ascii="Garamond" w:hAnsi="Garamond"/>
          <w:color w:val="000000" w:themeColor="text1"/>
        </w:rPr>
      </w:pPr>
    </w:p>
    <w:p w14:paraId="1B0F6AC2" w14:textId="1D12BD84" w:rsidR="00563377" w:rsidRDefault="000C6F77" w:rsidP="002C42E2">
      <w:pPr>
        <w:rPr>
          <w:ins w:id="3365" w:author="Michael Jennions" w:date="2020-08-18T18:15:00Z"/>
          <w:rFonts w:ascii="Garamond" w:hAnsi="Garamond"/>
          <w:color w:val="000000" w:themeColor="text1"/>
        </w:rPr>
      </w:pPr>
      <w:del w:id="3366" w:author="Michael Jennions" w:date="2020-08-18T12:12:00Z">
        <w:r w:rsidRPr="00770754" w:rsidDel="00396AE2">
          <w:rPr>
            <w:rFonts w:ascii="Garamond" w:hAnsi="Garamond"/>
            <w:color w:val="000000" w:themeColor="text1"/>
            <w:rPrChange w:id="3367" w:author="Michael Jennions" w:date="2020-08-18T12:42:00Z">
              <w:rPr>
                <w:rFonts w:ascii="Garamond" w:hAnsi="Garamond"/>
                <w:color w:val="FF0000"/>
              </w:rPr>
            </w:rPrChange>
          </w:rPr>
          <w:delText>Finally</w:delText>
        </w:r>
      </w:del>
      <w:ins w:id="3368" w:author="Michael Jennions" w:date="2020-08-18T12:12:00Z">
        <w:r w:rsidR="00396AE2" w:rsidRPr="00770754">
          <w:rPr>
            <w:rFonts w:ascii="Garamond" w:hAnsi="Garamond"/>
            <w:color w:val="000000" w:themeColor="text1"/>
            <w:rPrChange w:id="3369" w:author="Michael Jennions" w:date="2020-08-18T12:42:00Z">
              <w:rPr>
                <w:rFonts w:ascii="Garamond" w:hAnsi="Garamond"/>
                <w:color w:val="FF0000"/>
              </w:rPr>
            </w:rPrChange>
          </w:rPr>
          <w:t>T</w:t>
        </w:r>
      </w:ins>
      <w:del w:id="3370" w:author="Michael Jennions" w:date="2020-08-18T12:12:00Z">
        <w:r w:rsidRPr="00770754" w:rsidDel="00396AE2">
          <w:rPr>
            <w:rFonts w:ascii="Garamond" w:hAnsi="Garamond"/>
            <w:color w:val="000000" w:themeColor="text1"/>
            <w:rPrChange w:id="3371" w:author="Michael Jennions" w:date="2020-08-18T12:42:00Z">
              <w:rPr>
                <w:rFonts w:ascii="Garamond" w:hAnsi="Garamond"/>
                <w:color w:val="FF0000"/>
              </w:rPr>
            </w:rPrChange>
          </w:rPr>
          <w:delText xml:space="preserve">, </w:delText>
        </w:r>
      </w:del>
      <w:ins w:id="3372" w:author="Michael Jennions" w:date="2020-08-18T12:05:00Z">
        <w:r w:rsidR="00BA0B56" w:rsidRPr="00770754">
          <w:rPr>
            <w:rFonts w:ascii="Garamond" w:hAnsi="Garamond"/>
            <w:color w:val="000000" w:themeColor="text1"/>
            <w:rPrChange w:id="3373" w:author="Michael Jennions" w:date="2020-08-18T12:42:00Z">
              <w:rPr>
                <w:rFonts w:ascii="Garamond" w:hAnsi="Garamond"/>
                <w:color w:val="FF0000"/>
              </w:rPr>
            </w:rPrChange>
          </w:rPr>
          <w:t>he magnitude of sexual size dimorphism</w:t>
        </w:r>
      </w:ins>
      <w:ins w:id="3374" w:author="Michael Jennions" w:date="2020-08-18T12:29:00Z">
        <w:r w:rsidR="00396AE2" w:rsidRPr="00770754">
          <w:rPr>
            <w:rFonts w:ascii="Garamond" w:hAnsi="Garamond"/>
            <w:color w:val="000000" w:themeColor="text1"/>
            <w:rPrChange w:id="3375" w:author="Michael Jennions" w:date="2020-08-18T12:42:00Z">
              <w:rPr>
                <w:rFonts w:ascii="Garamond" w:hAnsi="Garamond"/>
                <w:color w:val="FF0000"/>
              </w:rPr>
            </w:rPrChange>
          </w:rPr>
          <w:t>,</w:t>
        </w:r>
      </w:ins>
      <w:ins w:id="3376" w:author="Michael Jennions" w:date="2020-08-18T12:05:00Z">
        <w:r w:rsidR="00BA0B56" w:rsidRPr="00770754">
          <w:rPr>
            <w:rFonts w:ascii="Garamond" w:hAnsi="Garamond"/>
            <w:color w:val="000000" w:themeColor="text1"/>
            <w:rPrChange w:id="3377" w:author="Michael Jennions" w:date="2020-08-18T12:42:00Z">
              <w:rPr>
                <w:rFonts w:ascii="Garamond" w:hAnsi="Garamond"/>
                <w:color w:val="FF0000"/>
              </w:rPr>
            </w:rPrChange>
          </w:rPr>
          <w:t xml:space="preserve"> which is a proxy for the strength of sexual selection on males</w:t>
        </w:r>
      </w:ins>
      <w:ins w:id="3378" w:author="Michael Jennions" w:date="2020-08-18T12:29:00Z">
        <w:r w:rsidR="00396AE2" w:rsidRPr="00770754">
          <w:rPr>
            <w:rFonts w:ascii="Garamond" w:hAnsi="Garamond"/>
            <w:color w:val="000000" w:themeColor="text1"/>
            <w:rPrChange w:id="3379" w:author="Michael Jennions" w:date="2020-08-18T12:42:00Z">
              <w:rPr>
                <w:rFonts w:ascii="Garamond" w:hAnsi="Garamond"/>
                <w:color w:val="FF0000"/>
              </w:rPr>
            </w:rPrChange>
          </w:rPr>
          <w:t>,</w:t>
        </w:r>
      </w:ins>
      <w:ins w:id="3380" w:author="Michael Jennions" w:date="2020-08-18T12:05:00Z">
        <w:r w:rsidR="00BA0B56" w:rsidRPr="00770754">
          <w:rPr>
            <w:rFonts w:ascii="Garamond" w:hAnsi="Garamond"/>
            <w:color w:val="000000" w:themeColor="text1"/>
            <w:rPrChange w:id="3381" w:author="Michael Jennions" w:date="2020-08-18T12:42:00Z">
              <w:rPr>
                <w:rFonts w:ascii="Garamond" w:hAnsi="Garamond"/>
                <w:color w:val="FF0000"/>
              </w:rPr>
            </w:rPrChange>
          </w:rPr>
          <w:t xml:space="preserve"> explained some sex differences in </w:t>
        </w:r>
      </w:ins>
      <w:ins w:id="3382" w:author="Michael Jennions" w:date="2020-08-18T12:11:00Z">
        <w:r w:rsidR="00396AE2" w:rsidRPr="00770754">
          <w:rPr>
            <w:rFonts w:ascii="Garamond" w:hAnsi="Garamond"/>
            <w:color w:val="000000" w:themeColor="text1"/>
            <w:rPrChange w:id="3383" w:author="Michael Jennions" w:date="2020-08-18T12:42:00Z">
              <w:rPr>
                <w:rFonts w:ascii="Garamond" w:hAnsi="Garamond"/>
                <w:color w:val="FF0000"/>
              </w:rPr>
            </w:rPrChange>
          </w:rPr>
          <w:t>mean</w:t>
        </w:r>
      </w:ins>
      <w:ins w:id="3384" w:author="Michael Jennions" w:date="2020-08-18T12:57:00Z">
        <w:r w:rsidR="00A41A20">
          <w:rPr>
            <w:rFonts w:ascii="Garamond" w:hAnsi="Garamond"/>
            <w:color w:val="000000" w:themeColor="text1"/>
          </w:rPr>
          <w:t xml:space="preserve"> </w:t>
        </w:r>
      </w:ins>
      <w:ins w:id="3385" w:author="Michael Jennions" w:date="2020-08-18T12:11:00Z">
        <w:r w:rsidR="00396AE2" w:rsidRPr="00770754">
          <w:rPr>
            <w:rFonts w:ascii="Garamond" w:hAnsi="Garamond"/>
            <w:color w:val="000000" w:themeColor="text1"/>
            <w:rPrChange w:id="3386" w:author="Michael Jennions" w:date="2020-08-18T12:42:00Z">
              <w:rPr>
                <w:rFonts w:ascii="Garamond" w:hAnsi="Garamond"/>
                <w:color w:val="FF0000"/>
              </w:rPr>
            </w:rPrChange>
          </w:rPr>
          <w:t xml:space="preserve">values for </w:t>
        </w:r>
      </w:ins>
      <w:ins w:id="3387" w:author="Michael Jennions" w:date="2020-08-18T12:05:00Z">
        <w:r w:rsidR="00BA0B56" w:rsidRPr="00770754">
          <w:rPr>
            <w:rFonts w:ascii="Garamond" w:hAnsi="Garamond"/>
            <w:color w:val="000000" w:themeColor="text1"/>
            <w:rPrChange w:id="3388" w:author="Michael Jennions" w:date="2020-08-18T12:42:00Z">
              <w:rPr>
                <w:rFonts w:ascii="Garamond" w:hAnsi="Garamond"/>
                <w:color w:val="FF0000"/>
              </w:rPr>
            </w:rPrChange>
          </w:rPr>
          <w:t>personality</w:t>
        </w:r>
      </w:ins>
      <w:ins w:id="3389" w:author="Michael Jennions" w:date="2020-08-18T12:11:00Z">
        <w:r w:rsidR="00396AE2" w:rsidRPr="00770754">
          <w:rPr>
            <w:rFonts w:ascii="Garamond" w:hAnsi="Garamond"/>
            <w:color w:val="000000" w:themeColor="text1"/>
            <w:rPrChange w:id="3390" w:author="Michael Jennions" w:date="2020-08-18T12:42:00Z">
              <w:rPr>
                <w:rFonts w:ascii="Garamond" w:hAnsi="Garamond"/>
                <w:color w:val="FF0000"/>
              </w:rPr>
            </w:rPrChange>
          </w:rPr>
          <w:t xml:space="preserve"> factors</w:t>
        </w:r>
      </w:ins>
      <w:ins w:id="3391" w:author="Michael Jennions" w:date="2020-08-18T12:05:00Z">
        <w:r w:rsidR="00BA0B56" w:rsidRPr="00770754">
          <w:rPr>
            <w:rFonts w:ascii="Garamond" w:hAnsi="Garamond"/>
            <w:color w:val="000000" w:themeColor="text1"/>
            <w:rPrChange w:id="3392" w:author="Michael Jennions" w:date="2020-08-18T12:42:00Z">
              <w:rPr>
                <w:rFonts w:ascii="Garamond" w:hAnsi="Garamond"/>
                <w:color w:val="FF0000"/>
              </w:rPr>
            </w:rPrChange>
          </w:rPr>
          <w:t>.</w:t>
        </w:r>
      </w:ins>
      <w:ins w:id="3393" w:author="Michael Jennions" w:date="2020-08-18T12:12:00Z">
        <w:r w:rsidR="00396AE2" w:rsidRPr="00770754">
          <w:rPr>
            <w:rFonts w:ascii="Garamond" w:hAnsi="Garamond"/>
            <w:color w:val="000000" w:themeColor="text1"/>
            <w:rPrChange w:id="3394" w:author="Michael Jennions" w:date="2020-08-18T12:42:00Z">
              <w:rPr>
                <w:rFonts w:ascii="Garamond" w:hAnsi="Garamond"/>
                <w:color w:val="FF0000"/>
              </w:rPr>
            </w:rPrChange>
          </w:rPr>
          <w:t xml:space="preserve"> Again, however, </w:t>
        </w:r>
        <w:r w:rsidR="00396AE2" w:rsidRPr="00770754">
          <w:rPr>
            <w:rFonts w:ascii="Garamond" w:hAnsi="Garamond"/>
            <w:color w:val="000000" w:themeColor="text1"/>
            <w:rPrChange w:id="3395" w:author="Michael Jennions" w:date="2020-08-18T12:42:00Z">
              <w:rPr>
                <w:rFonts w:ascii="Garamond" w:hAnsi="Garamond"/>
                <w:color w:val="FF0000"/>
              </w:rPr>
            </w:rPrChange>
          </w:rPr>
          <w:lastRenderedPageBreak/>
          <w:t xml:space="preserve">there was </w:t>
        </w:r>
      </w:ins>
      <w:ins w:id="3396" w:author="Michael Jennions" w:date="2020-08-18T12:57:00Z">
        <w:r w:rsidR="00A41A20">
          <w:rPr>
            <w:rFonts w:ascii="Garamond" w:hAnsi="Garamond"/>
            <w:color w:val="000000" w:themeColor="text1"/>
          </w:rPr>
          <w:t>no</w:t>
        </w:r>
      </w:ins>
      <w:ins w:id="3397" w:author="Michael Jennions" w:date="2020-08-18T12:12:00Z">
        <w:r w:rsidR="00396AE2" w:rsidRPr="00770754">
          <w:rPr>
            <w:rFonts w:ascii="Garamond" w:hAnsi="Garamond"/>
            <w:color w:val="000000" w:themeColor="text1"/>
            <w:rPrChange w:id="3398" w:author="Michael Jennions" w:date="2020-08-18T12:42:00Z">
              <w:rPr>
                <w:rFonts w:ascii="Garamond" w:hAnsi="Garamond"/>
                <w:color w:val="FF0000"/>
              </w:rPr>
            </w:rPrChange>
          </w:rPr>
          <w:t xml:space="preserve"> consistent</w:t>
        </w:r>
      </w:ins>
      <w:ins w:id="3399" w:author="Michael Jennions" w:date="2020-08-18T12:06:00Z">
        <w:r w:rsidR="00BA0B56" w:rsidRPr="00770754">
          <w:rPr>
            <w:rFonts w:ascii="Garamond" w:hAnsi="Garamond"/>
            <w:color w:val="000000" w:themeColor="text1"/>
            <w:rPrChange w:id="3400" w:author="Michael Jennions" w:date="2020-08-18T12:42:00Z">
              <w:rPr>
                <w:rFonts w:ascii="Garamond" w:hAnsi="Garamond"/>
                <w:color w:val="FF0000"/>
              </w:rPr>
            </w:rPrChange>
          </w:rPr>
          <w:t xml:space="preserve"> </w:t>
        </w:r>
      </w:ins>
      <w:ins w:id="3401" w:author="Michael Jennions" w:date="2020-08-18T12:13:00Z">
        <w:r w:rsidR="00396AE2" w:rsidRPr="00770754">
          <w:rPr>
            <w:rFonts w:ascii="Garamond" w:hAnsi="Garamond"/>
            <w:color w:val="000000" w:themeColor="text1"/>
            <w:rPrChange w:id="3402" w:author="Michael Jennions" w:date="2020-08-18T12:42:00Z">
              <w:rPr>
                <w:rFonts w:ascii="Garamond" w:hAnsi="Garamond"/>
                <w:color w:val="FF0000"/>
              </w:rPr>
            </w:rPrChange>
          </w:rPr>
          <w:t xml:space="preserve">pattern across taxa. </w:t>
        </w:r>
      </w:ins>
      <w:ins w:id="3403" w:author="Michael Jennions" w:date="2020-08-18T12:31:00Z">
        <w:r w:rsidR="00396AE2" w:rsidRPr="00770754">
          <w:rPr>
            <w:rFonts w:ascii="Garamond" w:hAnsi="Garamond"/>
            <w:color w:val="000000" w:themeColor="text1"/>
            <w:rPrChange w:id="3404" w:author="Michael Jennions" w:date="2020-08-18T12:42:00Z">
              <w:rPr>
                <w:rFonts w:ascii="Garamond" w:hAnsi="Garamond"/>
                <w:color w:val="FF0000"/>
              </w:rPr>
            </w:rPrChange>
          </w:rPr>
          <w:t xml:space="preserve">In </w:t>
        </w:r>
      </w:ins>
      <w:ins w:id="3405" w:author="Michael Jennions" w:date="2020-08-18T15:43:00Z">
        <w:r w:rsidR="00563377">
          <w:rPr>
            <w:rFonts w:ascii="Garamond" w:hAnsi="Garamond"/>
            <w:color w:val="000000" w:themeColor="text1"/>
          </w:rPr>
          <w:t xml:space="preserve">both </w:t>
        </w:r>
      </w:ins>
      <w:ins w:id="3406" w:author="Michael Jennions" w:date="2020-08-18T12:31:00Z">
        <w:r w:rsidR="00396AE2" w:rsidRPr="00770754">
          <w:rPr>
            <w:rFonts w:ascii="Garamond" w:hAnsi="Garamond"/>
            <w:color w:val="000000" w:themeColor="text1"/>
            <w:rPrChange w:id="3407" w:author="Michael Jennions" w:date="2020-08-18T12:42:00Z">
              <w:rPr>
                <w:rFonts w:ascii="Garamond" w:hAnsi="Garamond"/>
                <w:color w:val="FF0000"/>
              </w:rPr>
            </w:rPrChange>
          </w:rPr>
          <w:t xml:space="preserve">invertebrates </w:t>
        </w:r>
      </w:ins>
      <w:ins w:id="3408" w:author="Michael Jennions" w:date="2020-08-18T12:32:00Z">
        <w:r w:rsidR="00396AE2" w:rsidRPr="00770754">
          <w:rPr>
            <w:rFonts w:ascii="Garamond" w:hAnsi="Garamond"/>
            <w:color w:val="000000" w:themeColor="text1"/>
            <w:rPrChange w:id="3409" w:author="Michael Jennions" w:date="2020-08-18T12:42:00Z">
              <w:rPr>
                <w:rFonts w:ascii="Garamond" w:hAnsi="Garamond"/>
                <w:color w:val="FF0000"/>
              </w:rPr>
            </w:rPrChange>
          </w:rPr>
          <w:t>and mammals</w:t>
        </w:r>
      </w:ins>
      <w:ins w:id="3410" w:author="Michael Jennions" w:date="2020-08-18T15:43:00Z">
        <w:r w:rsidR="00563377">
          <w:rPr>
            <w:rFonts w:ascii="Garamond" w:hAnsi="Garamond"/>
            <w:color w:val="000000" w:themeColor="text1"/>
          </w:rPr>
          <w:t>,</w:t>
        </w:r>
      </w:ins>
      <w:ins w:id="3411" w:author="Michael Jennions" w:date="2020-08-18T12:32:00Z">
        <w:r w:rsidR="00396AE2" w:rsidRPr="00770754">
          <w:rPr>
            <w:rFonts w:ascii="Garamond" w:hAnsi="Garamond"/>
            <w:color w:val="000000" w:themeColor="text1"/>
            <w:rPrChange w:id="3412" w:author="Michael Jennions" w:date="2020-08-18T12:42:00Z">
              <w:rPr>
                <w:rFonts w:ascii="Garamond" w:hAnsi="Garamond"/>
                <w:color w:val="FF0000"/>
              </w:rPr>
            </w:rPrChange>
          </w:rPr>
          <w:t xml:space="preserve"> </w:t>
        </w:r>
      </w:ins>
      <w:ins w:id="3413" w:author="Michael Jennions" w:date="2020-08-18T12:31:00Z">
        <w:r w:rsidR="00396AE2" w:rsidRPr="00770754">
          <w:rPr>
            <w:rFonts w:ascii="Garamond" w:hAnsi="Garamond"/>
            <w:color w:val="000000" w:themeColor="text1"/>
            <w:rPrChange w:id="3414" w:author="Michael Jennions" w:date="2020-08-18T12:42:00Z">
              <w:rPr>
                <w:rFonts w:ascii="Garamond" w:hAnsi="Garamond"/>
                <w:color w:val="FF0000"/>
              </w:rPr>
            </w:rPrChange>
          </w:rPr>
          <w:t>w</w:t>
        </w:r>
      </w:ins>
      <w:ins w:id="3415" w:author="Michael Jennions" w:date="2020-08-18T12:14:00Z">
        <w:r w:rsidR="00396AE2" w:rsidRPr="00770754">
          <w:rPr>
            <w:rFonts w:ascii="Garamond" w:hAnsi="Garamond"/>
            <w:color w:val="000000" w:themeColor="text1"/>
            <w:rPrChange w:id="3416" w:author="Michael Jennions" w:date="2020-08-18T12:42:00Z">
              <w:rPr>
                <w:rFonts w:ascii="Garamond" w:hAnsi="Garamond"/>
                <w:color w:val="FF0000"/>
              </w:rPr>
            </w:rPrChange>
          </w:rPr>
          <w:t>hen males were larger than females, the</w:t>
        </w:r>
      </w:ins>
      <w:ins w:id="3417" w:author="Michael Jennions" w:date="2020-08-18T12:30:00Z">
        <w:r w:rsidR="00396AE2" w:rsidRPr="00770754">
          <w:rPr>
            <w:rFonts w:ascii="Garamond" w:hAnsi="Garamond"/>
            <w:color w:val="000000" w:themeColor="text1"/>
            <w:rPrChange w:id="3418" w:author="Michael Jennions" w:date="2020-08-18T12:42:00Z">
              <w:rPr>
                <w:rFonts w:ascii="Garamond" w:hAnsi="Garamond"/>
                <w:color w:val="FF0000"/>
              </w:rPr>
            </w:rPrChange>
          </w:rPr>
          <w:t xml:space="preserve">y were less active </w:t>
        </w:r>
      </w:ins>
      <w:ins w:id="3419" w:author="Michael Jennions" w:date="2020-08-18T15:43:00Z">
        <w:r w:rsidR="00563377">
          <w:rPr>
            <w:rFonts w:ascii="Garamond" w:hAnsi="Garamond"/>
            <w:color w:val="000000" w:themeColor="text1"/>
          </w:rPr>
          <w:t>but</w:t>
        </w:r>
      </w:ins>
      <w:ins w:id="3420" w:author="Michael Jennions" w:date="2020-08-18T12:30:00Z">
        <w:r w:rsidR="00396AE2" w:rsidRPr="00770754">
          <w:rPr>
            <w:rFonts w:ascii="Garamond" w:hAnsi="Garamond"/>
            <w:color w:val="000000" w:themeColor="text1"/>
            <w:rPrChange w:id="3421" w:author="Michael Jennions" w:date="2020-08-18T12:42:00Z">
              <w:rPr>
                <w:rFonts w:ascii="Garamond" w:hAnsi="Garamond"/>
                <w:color w:val="FF0000"/>
              </w:rPr>
            </w:rPrChange>
          </w:rPr>
          <w:t xml:space="preserve"> bolder</w:t>
        </w:r>
      </w:ins>
      <w:ins w:id="3422" w:author="Michael Jennions" w:date="2020-08-18T12:31:00Z">
        <w:r w:rsidR="00396AE2" w:rsidRPr="00770754">
          <w:rPr>
            <w:rFonts w:ascii="Garamond" w:hAnsi="Garamond"/>
            <w:color w:val="000000" w:themeColor="text1"/>
            <w:rPrChange w:id="3423" w:author="Michael Jennions" w:date="2020-08-18T12:42:00Z">
              <w:rPr>
                <w:rFonts w:ascii="Garamond" w:hAnsi="Garamond"/>
                <w:color w:val="FF0000"/>
              </w:rPr>
            </w:rPrChange>
          </w:rPr>
          <w:t xml:space="preserve">. In mammals, when males were larger than females, </w:t>
        </w:r>
      </w:ins>
      <w:ins w:id="3424" w:author="Michael Jennions" w:date="2020-08-18T15:44:00Z">
        <w:r w:rsidR="00563377">
          <w:rPr>
            <w:rFonts w:ascii="Garamond" w:hAnsi="Garamond"/>
            <w:color w:val="000000" w:themeColor="text1"/>
          </w:rPr>
          <w:t>males</w:t>
        </w:r>
      </w:ins>
      <w:ins w:id="3425" w:author="Michael Jennions" w:date="2020-08-18T12:31:00Z">
        <w:r w:rsidR="00396AE2" w:rsidRPr="00770754">
          <w:rPr>
            <w:rFonts w:ascii="Garamond" w:hAnsi="Garamond"/>
            <w:color w:val="000000" w:themeColor="text1"/>
            <w:rPrChange w:id="3426" w:author="Michael Jennions" w:date="2020-08-18T12:42:00Z">
              <w:rPr>
                <w:rFonts w:ascii="Garamond" w:hAnsi="Garamond"/>
                <w:color w:val="FF0000"/>
              </w:rPr>
            </w:rPrChange>
          </w:rPr>
          <w:t xml:space="preserve"> were </w:t>
        </w:r>
      </w:ins>
      <w:ins w:id="3427" w:author="Michael Jennions" w:date="2020-08-18T12:32:00Z">
        <w:r w:rsidR="00396AE2" w:rsidRPr="00770754">
          <w:rPr>
            <w:rFonts w:ascii="Garamond" w:hAnsi="Garamond"/>
            <w:color w:val="000000" w:themeColor="text1"/>
            <w:rPrChange w:id="3428" w:author="Michael Jennions" w:date="2020-08-18T12:42:00Z">
              <w:rPr>
                <w:rFonts w:ascii="Garamond" w:hAnsi="Garamond"/>
                <w:color w:val="FF0000"/>
              </w:rPr>
            </w:rPrChange>
          </w:rPr>
          <w:t>also more aggressive and engaged in more exploratory behaviour</w:t>
        </w:r>
      </w:ins>
      <w:ins w:id="3429" w:author="Michael Jennions" w:date="2020-08-18T15:44:00Z">
        <w:r w:rsidR="00563377">
          <w:rPr>
            <w:rFonts w:ascii="Garamond" w:hAnsi="Garamond"/>
            <w:color w:val="000000" w:themeColor="text1"/>
          </w:rPr>
          <w:t xml:space="preserve"> than females</w:t>
        </w:r>
      </w:ins>
      <w:ins w:id="3430" w:author="Michael Jennions" w:date="2020-08-18T12:32:00Z">
        <w:r w:rsidR="00396AE2" w:rsidRPr="00770754">
          <w:rPr>
            <w:rFonts w:ascii="Garamond" w:hAnsi="Garamond"/>
            <w:color w:val="000000" w:themeColor="text1"/>
            <w:rPrChange w:id="3431" w:author="Michael Jennions" w:date="2020-08-18T12:42:00Z">
              <w:rPr>
                <w:rFonts w:ascii="Garamond" w:hAnsi="Garamond"/>
                <w:color w:val="FF0000"/>
              </w:rPr>
            </w:rPrChange>
          </w:rPr>
          <w:t>. There were</w:t>
        </w:r>
      </w:ins>
      <w:ins w:id="3432" w:author="Michael Jennions" w:date="2020-08-18T12:37:00Z">
        <w:r w:rsidR="00396AE2" w:rsidRPr="00770754">
          <w:rPr>
            <w:rFonts w:ascii="Garamond" w:hAnsi="Garamond"/>
            <w:color w:val="000000" w:themeColor="text1"/>
            <w:rPrChange w:id="3433" w:author="Michael Jennions" w:date="2020-08-18T12:42:00Z">
              <w:rPr>
                <w:rFonts w:ascii="Garamond" w:hAnsi="Garamond"/>
                <w:color w:val="FF0000"/>
              </w:rPr>
            </w:rPrChange>
          </w:rPr>
          <w:t xml:space="preserve">, however, </w:t>
        </w:r>
      </w:ins>
      <w:ins w:id="3434" w:author="Michael Jennions" w:date="2020-08-18T12:32:00Z">
        <w:r w:rsidR="00396AE2" w:rsidRPr="00770754">
          <w:rPr>
            <w:rFonts w:ascii="Garamond" w:hAnsi="Garamond"/>
            <w:color w:val="000000" w:themeColor="text1"/>
            <w:rPrChange w:id="3435" w:author="Michael Jennions" w:date="2020-08-18T12:42:00Z">
              <w:rPr>
                <w:rFonts w:ascii="Garamond" w:hAnsi="Garamond"/>
                <w:color w:val="FF0000"/>
              </w:rPr>
            </w:rPrChange>
          </w:rPr>
          <w:t xml:space="preserve">no effects of </w:t>
        </w:r>
      </w:ins>
      <w:ins w:id="3436" w:author="Michael Jennions" w:date="2020-08-18T12:33:00Z">
        <w:r w:rsidR="00396AE2" w:rsidRPr="00770754">
          <w:rPr>
            <w:rFonts w:ascii="Garamond" w:hAnsi="Garamond"/>
            <w:color w:val="000000" w:themeColor="text1"/>
            <w:rPrChange w:id="3437" w:author="Michael Jennions" w:date="2020-08-18T12:42:00Z">
              <w:rPr>
                <w:rFonts w:ascii="Garamond" w:hAnsi="Garamond"/>
                <w:color w:val="FF0000"/>
              </w:rPr>
            </w:rPrChange>
          </w:rPr>
          <w:t>sexual size dimorphism on mean personality values in fish</w:t>
        </w:r>
      </w:ins>
      <w:ins w:id="3438" w:author="Michael Jennions" w:date="2020-08-18T12:36:00Z">
        <w:r w:rsidR="00396AE2" w:rsidRPr="00770754">
          <w:rPr>
            <w:rFonts w:ascii="Garamond" w:hAnsi="Garamond"/>
            <w:color w:val="000000" w:themeColor="text1"/>
            <w:rPrChange w:id="3439" w:author="Michael Jennions" w:date="2020-08-18T12:42:00Z">
              <w:rPr>
                <w:rFonts w:ascii="Garamond" w:hAnsi="Garamond"/>
                <w:color w:val="FF0000"/>
              </w:rPr>
            </w:rPrChange>
          </w:rPr>
          <w:t xml:space="preserve"> or birds</w:t>
        </w:r>
      </w:ins>
      <w:ins w:id="3440" w:author="Michael Jennions" w:date="2020-08-18T15:44:00Z">
        <w:r w:rsidR="00563377">
          <w:rPr>
            <w:rFonts w:ascii="Garamond" w:hAnsi="Garamond"/>
            <w:color w:val="000000" w:themeColor="text1"/>
          </w:rPr>
          <w:t>,</w:t>
        </w:r>
      </w:ins>
      <w:ins w:id="3441" w:author="Michael Jennions" w:date="2020-08-18T12:36:00Z">
        <w:r w:rsidR="00396AE2" w:rsidRPr="00770754">
          <w:rPr>
            <w:rFonts w:ascii="Garamond" w:hAnsi="Garamond"/>
            <w:color w:val="000000" w:themeColor="text1"/>
            <w:rPrChange w:id="3442" w:author="Michael Jennions" w:date="2020-08-18T12:42:00Z">
              <w:rPr>
                <w:rFonts w:ascii="Garamond" w:hAnsi="Garamond"/>
                <w:color w:val="FF0000"/>
              </w:rPr>
            </w:rPrChange>
          </w:rPr>
          <w:t xml:space="preserve"> </w:t>
        </w:r>
      </w:ins>
      <w:ins w:id="3443" w:author="Michael Jennions" w:date="2020-08-18T12:33:00Z">
        <w:r w:rsidR="00396AE2" w:rsidRPr="00770754">
          <w:rPr>
            <w:rFonts w:ascii="Garamond" w:hAnsi="Garamond"/>
            <w:color w:val="000000" w:themeColor="text1"/>
            <w:rPrChange w:id="3444" w:author="Michael Jennions" w:date="2020-08-18T12:42:00Z">
              <w:rPr>
                <w:rFonts w:ascii="Garamond" w:hAnsi="Garamond"/>
                <w:color w:val="FF0000"/>
              </w:rPr>
            </w:rPrChange>
          </w:rPr>
          <w:t xml:space="preserve">and </w:t>
        </w:r>
      </w:ins>
      <w:ins w:id="3445" w:author="Michael Jennions" w:date="2020-08-18T12:36:00Z">
        <w:r w:rsidR="00396AE2" w:rsidRPr="00770754">
          <w:rPr>
            <w:rFonts w:ascii="Garamond" w:hAnsi="Garamond"/>
            <w:color w:val="000000" w:themeColor="text1"/>
            <w:rPrChange w:id="3446" w:author="Michael Jennions" w:date="2020-08-18T12:42:00Z">
              <w:rPr>
                <w:rFonts w:ascii="Garamond" w:hAnsi="Garamond"/>
                <w:color w:val="FF0000"/>
              </w:rPr>
            </w:rPrChange>
          </w:rPr>
          <w:t>insuf</w:t>
        </w:r>
      </w:ins>
      <w:ins w:id="3447" w:author="Michael Jennions" w:date="2020-08-18T12:37:00Z">
        <w:r w:rsidR="00396AE2" w:rsidRPr="00770754">
          <w:rPr>
            <w:rFonts w:ascii="Garamond" w:hAnsi="Garamond"/>
            <w:color w:val="000000" w:themeColor="text1"/>
            <w:rPrChange w:id="3448" w:author="Michael Jennions" w:date="2020-08-18T12:42:00Z">
              <w:rPr>
                <w:rFonts w:ascii="Garamond" w:hAnsi="Garamond"/>
                <w:color w:val="FF0000"/>
              </w:rPr>
            </w:rPrChange>
          </w:rPr>
          <w:t xml:space="preserve">ficient data to test for an effect in </w:t>
        </w:r>
      </w:ins>
      <w:ins w:id="3449" w:author="Michael Jennions" w:date="2020-08-18T12:33:00Z">
        <w:r w:rsidR="00396AE2" w:rsidRPr="00770754">
          <w:rPr>
            <w:rFonts w:ascii="Garamond" w:hAnsi="Garamond"/>
            <w:color w:val="000000" w:themeColor="text1"/>
            <w:rPrChange w:id="3450" w:author="Michael Jennions" w:date="2020-08-18T12:42:00Z">
              <w:rPr>
                <w:rFonts w:ascii="Garamond" w:hAnsi="Garamond"/>
                <w:color w:val="FF0000"/>
              </w:rPr>
            </w:rPrChange>
          </w:rPr>
          <w:t xml:space="preserve">amphibian/reptiles. </w:t>
        </w:r>
      </w:ins>
      <w:ins w:id="3451" w:author="Michael Jennions" w:date="2020-08-18T12:37:00Z">
        <w:r w:rsidR="00396AE2" w:rsidRPr="00770754">
          <w:rPr>
            <w:rFonts w:ascii="Garamond" w:hAnsi="Garamond"/>
            <w:color w:val="000000" w:themeColor="text1"/>
            <w:rPrChange w:id="3452" w:author="Michael Jennions" w:date="2020-08-18T12:42:00Z">
              <w:rPr>
                <w:rFonts w:ascii="Garamond" w:hAnsi="Garamond"/>
                <w:color w:val="FF0000"/>
              </w:rPr>
            </w:rPrChange>
          </w:rPr>
          <w:t xml:space="preserve">Finally, </w:t>
        </w:r>
      </w:ins>
      <w:ins w:id="3453" w:author="Michael Jennions" w:date="2020-08-18T12:38:00Z">
        <w:r w:rsidR="00396AE2" w:rsidRPr="00770754">
          <w:rPr>
            <w:rFonts w:ascii="Garamond" w:hAnsi="Garamond"/>
            <w:color w:val="000000" w:themeColor="text1"/>
            <w:rPrChange w:id="3454" w:author="Michael Jennions" w:date="2020-08-18T12:42:00Z">
              <w:rPr>
                <w:rFonts w:ascii="Garamond" w:hAnsi="Garamond"/>
                <w:color w:val="FF0000"/>
              </w:rPr>
            </w:rPrChange>
          </w:rPr>
          <w:t xml:space="preserve">sexual size dimorphism did not explain </w:t>
        </w:r>
      </w:ins>
      <w:ins w:id="3455" w:author="Michael Jennions" w:date="2020-08-18T12:58:00Z">
        <w:r w:rsidR="00A41A20">
          <w:rPr>
            <w:rFonts w:ascii="Garamond" w:hAnsi="Garamond"/>
            <w:color w:val="000000" w:themeColor="text1"/>
          </w:rPr>
          <w:t xml:space="preserve">a significant amount of </w:t>
        </w:r>
      </w:ins>
      <w:ins w:id="3456" w:author="Michael Jennions" w:date="2020-08-18T12:38:00Z">
        <w:r w:rsidR="00396AE2" w:rsidRPr="00770754">
          <w:rPr>
            <w:rFonts w:ascii="Garamond" w:hAnsi="Garamond"/>
            <w:color w:val="000000" w:themeColor="text1"/>
            <w:rPrChange w:id="3457" w:author="Michael Jennions" w:date="2020-08-18T12:42:00Z">
              <w:rPr>
                <w:rFonts w:ascii="Garamond" w:hAnsi="Garamond"/>
                <w:color w:val="FF0000"/>
              </w:rPr>
            </w:rPrChange>
          </w:rPr>
          <w:t xml:space="preserve">the observed variation in </w:t>
        </w:r>
      </w:ins>
      <w:del w:id="3458" w:author="Michael Jennions" w:date="2020-08-18T12:38:00Z">
        <w:r w:rsidRPr="00770754" w:rsidDel="00396AE2">
          <w:rPr>
            <w:rFonts w:ascii="Garamond" w:hAnsi="Garamond"/>
            <w:color w:val="000000" w:themeColor="text1"/>
            <w:rPrChange w:id="3459" w:author="Michael Jennions" w:date="2020-08-18T12:42:00Z">
              <w:rPr>
                <w:rFonts w:ascii="Garamond" w:hAnsi="Garamond"/>
                <w:color w:val="FF0000"/>
              </w:rPr>
            </w:rPrChange>
          </w:rPr>
          <w:delText xml:space="preserve">personality and SSD interacted significantly to show strong sex-bias for mean personality, yet only within mammals (male-bias for all personality types except activity, which had a female-bias) and </w:delText>
        </w:r>
        <w:r w:rsidR="00AA1B61" w:rsidRPr="00770754" w:rsidDel="00396AE2">
          <w:rPr>
            <w:rFonts w:ascii="Garamond" w:hAnsi="Garamond"/>
            <w:color w:val="000000" w:themeColor="text1"/>
            <w:rPrChange w:id="3460" w:author="Michael Jennions" w:date="2020-08-18T12:42:00Z">
              <w:rPr>
                <w:rFonts w:ascii="Garamond" w:hAnsi="Garamond"/>
                <w:color w:val="FF0000"/>
              </w:rPr>
            </w:rPrChange>
          </w:rPr>
          <w:delText>invertebrates</w:delText>
        </w:r>
        <w:r w:rsidRPr="00770754" w:rsidDel="00396AE2">
          <w:rPr>
            <w:rFonts w:ascii="Garamond" w:hAnsi="Garamond"/>
            <w:color w:val="000000" w:themeColor="text1"/>
            <w:rPrChange w:id="3461" w:author="Michael Jennions" w:date="2020-08-18T12:42:00Z">
              <w:rPr>
                <w:rFonts w:ascii="Garamond" w:hAnsi="Garamond"/>
                <w:color w:val="FF0000"/>
              </w:rPr>
            </w:rPrChange>
          </w:rPr>
          <w:delText xml:space="preserve"> (male-biased aggression), and did not moderate </w:delText>
        </w:r>
      </w:del>
      <w:r w:rsidRPr="00770754">
        <w:rPr>
          <w:rFonts w:ascii="Garamond" w:hAnsi="Garamond"/>
          <w:color w:val="000000" w:themeColor="text1"/>
          <w:rPrChange w:id="3462" w:author="Michael Jennions" w:date="2020-08-18T12:42:00Z">
            <w:rPr>
              <w:rFonts w:ascii="Garamond" w:hAnsi="Garamond"/>
              <w:color w:val="FF0000"/>
            </w:rPr>
          </w:rPrChange>
        </w:rPr>
        <w:t>sex difference</w:t>
      </w:r>
      <w:ins w:id="3463" w:author="Michael Jennions" w:date="2020-08-18T12:39:00Z">
        <w:r w:rsidR="00396AE2" w:rsidRPr="00770754">
          <w:rPr>
            <w:rFonts w:ascii="Garamond" w:hAnsi="Garamond"/>
            <w:color w:val="000000" w:themeColor="text1"/>
            <w:rPrChange w:id="3464" w:author="Michael Jennions" w:date="2020-08-18T12:42:00Z">
              <w:rPr>
                <w:rFonts w:ascii="Garamond" w:hAnsi="Garamond"/>
                <w:color w:val="FF0000"/>
              </w:rPr>
            </w:rPrChange>
          </w:rPr>
          <w:t>s</w:t>
        </w:r>
      </w:ins>
      <w:del w:id="3465" w:author="Michael Jennions" w:date="2020-08-18T12:38:00Z">
        <w:r w:rsidRPr="00770754" w:rsidDel="00396AE2">
          <w:rPr>
            <w:rFonts w:ascii="Garamond" w:hAnsi="Garamond"/>
            <w:color w:val="000000" w:themeColor="text1"/>
            <w:rPrChange w:id="3466" w:author="Michael Jennions" w:date="2020-08-18T12:42:00Z">
              <w:rPr>
                <w:rFonts w:ascii="Garamond" w:hAnsi="Garamond"/>
                <w:color w:val="FF0000"/>
              </w:rPr>
            </w:rPrChange>
          </w:rPr>
          <w:delText>s</w:delText>
        </w:r>
      </w:del>
      <w:r w:rsidRPr="00770754">
        <w:rPr>
          <w:rFonts w:ascii="Garamond" w:hAnsi="Garamond"/>
          <w:color w:val="000000" w:themeColor="text1"/>
          <w:rPrChange w:id="3467" w:author="Michael Jennions" w:date="2020-08-18T12:42:00Z">
            <w:rPr>
              <w:rFonts w:ascii="Garamond" w:hAnsi="Garamond"/>
              <w:color w:val="FF0000"/>
            </w:rPr>
          </w:rPrChange>
        </w:rPr>
        <w:t xml:space="preserve"> in variability </w:t>
      </w:r>
      <w:ins w:id="3468" w:author="Michael Jennions" w:date="2020-08-18T12:38:00Z">
        <w:r w:rsidR="00396AE2" w:rsidRPr="00770754">
          <w:rPr>
            <w:rFonts w:ascii="Garamond" w:hAnsi="Garamond"/>
            <w:color w:val="000000" w:themeColor="text1"/>
            <w:rPrChange w:id="3469" w:author="Michael Jennions" w:date="2020-08-18T12:42:00Z">
              <w:rPr>
                <w:rFonts w:ascii="Garamond" w:hAnsi="Garamond"/>
                <w:color w:val="FF0000"/>
              </w:rPr>
            </w:rPrChange>
          </w:rPr>
          <w:t xml:space="preserve">among individuals </w:t>
        </w:r>
      </w:ins>
      <w:r w:rsidRPr="00770754">
        <w:rPr>
          <w:rFonts w:ascii="Garamond" w:hAnsi="Garamond"/>
          <w:color w:val="000000" w:themeColor="text1"/>
          <w:rPrChange w:id="3470" w:author="Michael Jennions" w:date="2020-08-18T12:42:00Z">
            <w:rPr>
              <w:rFonts w:ascii="Garamond" w:hAnsi="Garamond"/>
              <w:color w:val="FF0000"/>
            </w:rPr>
          </w:rPrChange>
        </w:rPr>
        <w:t xml:space="preserve">for any </w:t>
      </w:r>
      <w:ins w:id="3471" w:author="Michael Jennions" w:date="2020-08-18T12:39:00Z">
        <w:r w:rsidR="00396AE2" w:rsidRPr="00770754">
          <w:rPr>
            <w:rFonts w:ascii="Garamond" w:hAnsi="Garamond"/>
            <w:color w:val="000000" w:themeColor="text1"/>
            <w:rPrChange w:id="3472" w:author="Michael Jennions" w:date="2020-08-18T12:42:00Z">
              <w:rPr>
                <w:rFonts w:ascii="Garamond" w:hAnsi="Garamond"/>
                <w:color w:val="FF0000"/>
              </w:rPr>
            </w:rPrChange>
          </w:rPr>
          <w:t xml:space="preserve">of the five </w:t>
        </w:r>
      </w:ins>
      <w:r w:rsidRPr="00770754">
        <w:rPr>
          <w:rFonts w:ascii="Garamond" w:hAnsi="Garamond"/>
          <w:color w:val="000000" w:themeColor="text1"/>
          <w:rPrChange w:id="3473" w:author="Michael Jennions" w:date="2020-08-18T12:42:00Z">
            <w:rPr>
              <w:rFonts w:ascii="Garamond" w:hAnsi="Garamond"/>
              <w:color w:val="FF0000"/>
            </w:rPr>
          </w:rPrChange>
        </w:rPr>
        <w:t xml:space="preserve">personality </w:t>
      </w:r>
      <w:del w:id="3474" w:author="Michael Jennions" w:date="2020-08-18T12:39:00Z">
        <w:r w:rsidRPr="00770754" w:rsidDel="00396AE2">
          <w:rPr>
            <w:rFonts w:ascii="Garamond" w:hAnsi="Garamond"/>
            <w:color w:val="000000" w:themeColor="text1"/>
            <w:rPrChange w:id="3475" w:author="Michael Jennions" w:date="2020-08-18T12:42:00Z">
              <w:rPr>
                <w:rFonts w:ascii="Garamond" w:hAnsi="Garamond"/>
                <w:color w:val="FF0000"/>
              </w:rPr>
            </w:rPrChange>
          </w:rPr>
          <w:delText xml:space="preserve">type </w:delText>
        </w:r>
      </w:del>
      <w:ins w:id="3476" w:author="Michael Jennions" w:date="2020-08-18T12:39:00Z">
        <w:r w:rsidR="00396AE2" w:rsidRPr="00770754">
          <w:rPr>
            <w:rFonts w:ascii="Garamond" w:hAnsi="Garamond"/>
            <w:color w:val="000000" w:themeColor="text1"/>
            <w:rPrChange w:id="3477" w:author="Michael Jennions" w:date="2020-08-18T12:42:00Z">
              <w:rPr>
                <w:rFonts w:ascii="Garamond" w:hAnsi="Garamond"/>
                <w:color w:val="FF0000"/>
              </w:rPr>
            </w:rPrChange>
          </w:rPr>
          <w:t xml:space="preserve">factors in any of the four </w:t>
        </w:r>
      </w:ins>
      <w:del w:id="3478" w:author="Michael Jennions" w:date="2020-08-18T12:39:00Z">
        <w:r w:rsidRPr="00770754" w:rsidDel="00396AE2">
          <w:rPr>
            <w:rFonts w:ascii="Garamond" w:hAnsi="Garamond"/>
            <w:color w:val="000000" w:themeColor="text1"/>
            <w:rPrChange w:id="3479" w:author="Michael Jennions" w:date="2020-08-18T12:42:00Z">
              <w:rPr>
                <w:rFonts w:ascii="Garamond" w:hAnsi="Garamond"/>
                <w:color w:val="FF0000"/>
              </w:rPr>
            </w:rPrChange>
          </w:rPr>
          <w:delText xml:space="preserve">or </w:delText>
        </w:r>
      </w:del>
      <w:r w:rsidRPr="00770754">
        <w:rPr>
          <w:rFonts w:ascii="Garamond" w:hAnsi="Garamond"/>
          <w:color w:val="000000" w:themeColor="text1"/>
          <w:rPrChange w:id="3480" w:author="Michael Jennions" w:date="2020-08-18T12:42:00Z">
            <w:rPr>
              <w:rFonts w:ascii="Garamond" w:hAnsi="Garamond"/>
              <w:color w:val="FF0000"/>
            </w:rPr>
          </w:rPrChange>
        </w:rPr>
        <w:t>tax</w:t>
      </w:r>
      <w:ins w:id="3481" w:author="Michael Jennions" w:date="2020-08-18T12:39:00Z">
        <w:r w:rsidR="00396AE2" w:rsidRPr="00770754">
          <w:rPr>
            <w:rFonts w:ascii="Garamond" w:hAnsi="Garamond"/>
            <w:color w:val="000000" w:themeColor="text1"/>
            <w:rPrChange w:id="3482" w:author="Michael Jennions" w:date="2020-08-18T12:42:00Z">
              <w:rPr>
                <w:rFonts w:ascii="Garamond" w:hAnsi="Garamond"/>
                <w:color w:val="FF0000"/>
              </w:rPr>
            </w:rPrChange>
          </w:rPr>
          <w:t xml:space="preserve">a </w:t>
        </w:r>
      </w:ins>
      <w:ins w:id="3483" w:author="Michael Jennions" w:date="2020-08-18T12:58:00Z">
        <w:r w:rsidR="00A41A20">
          <w:rPr>
            <w:rFonts w:ascii="Garamond" w:hAnsi="Garamond"/>
            <w:color w:val="000000" w:themeColor="text1"/>
          </w:rPr>
          <w:t>with</w:t>
        </w:r>
      </w:ins>
      <w:ins w:id="3484" w:author="Michael Jennions" w:date="2020-08-18T12:39:00Z">
        <w:r w:rsidR="00396AE2" w:rsidRPr="00770754">
          <w:rPr>
            <w:rFonts w:ascii="Garamond" w:hAnsi="Garamond"/>
            <w:color w:val="000000" w:themeColor="text1"/>
            <w:rPrChange w:id="3485" w:author="Michael Jennions" w:date="2020-08-18T12:42:00Z">
              <w:rPr>
                <w:rFonts w:ascii="Garamond" w:hAnsi="Garamond"/>
                <w:color w:val="FF0000"/>
              </w:rPr>
            </w:rPrChange>
          </w:rPr>
          <w:t xml:space="preserve"> sufficient </w:t>
        </w:r>
      </w:ins>
      <w:ins w:id="3486" w:author="Michael Jennions" w:date="2020-08-18T12:40:00Z">
        <w:r w:rsidR="00396AE2" w:rsidRPr="00770754">
          <w:rPr>
            <w:rFonts w:ascii="Garamond" w:hAnsi="Garamond"/>
            <w:color w:val="000000" w:themeColor="text1"/>
            <w:rPrChange w:id="3487" w:author="Michael Jennions" w:date="2020-08-18T12:42:00Z">
              <w:rPr>
                <w:rFonts w:ascii="Garamond" w:hAnsi="Garamond"/>
                <w:color w:val="FF0000"/>
              </w:rPr>
            </w:rPrChange>
          </w:rPr>
          <w:t>data to test for an effect</w:t>
        </w:r>
      </w:ins>
      <w:del w:id="3488" w:author="Michael Jennions" w:date="2020-08-18T12:39:00Z">
        <w:r w:rsidRPr="00770754" w:rsidDel="00396AE2">
          <w:rPr>
            <w:rFonts w:ascii="Garamond" w:hAnsi="Garamond"/>
            <w:color w:val="000000" w:themeColor="text1"/>
            <w:rPrChange w:id="3489" w:author="Michael Jennions" w:date="2020-08-18T12:42:00Z">
              <w:rPr>
                <w:rFonts w:ascii="Garamond" w:hAnsi="Garamond"/>
                <w:color w:val="FF0000"/>
              </w:rPr>
            </w:rPrChange>
          </w:rPr>
          <w:delText>onomic group</w:delText>
        </w:r>
      </w:del>
      <w:r w:rsidRPr="00770754">
        <w:rPr>
          <w:rFonts w:ascii="Garamond" w:hAnsi="Garamond"/>
          <w:color w:val="000000" w:themeColor="text1"/>
          <w:rPrChange w:id="3490" w:author="Michael Jennions" w:date="2020-08-18T12:42:00Z">
            <w:rPr>
              <w:rFonts w:ascii="Garamond" w:hAnsi="Garamond"/>
              <w:color w:val="FF0000"/>
            </w:rPr>
          </w:rPrChange>
        </w:rPr>
        <w:t>.</w:t>
      </w:r>
    </w:p>
    <w:p w14:paraId="7FCB2162" w14:textId="77777777" w:rsidR="002C42E2" w:rsidRPr="002C42E2" w:rsidRDefault="002C42E2">
      <w:pPr>
        <w:rPr>
          <w:ins w:id="3491" w:author="Michael Jennions" w:date="2020-08-18T15:44:00Z"/>
          <w:rFonts w:ascii="Garamond" w:hAnsi="Garamond"/>
          <w:color w:val="000000" w:themeColor="text1"/>
          <w:rPrChange w:id="3492" w:author="Michael Jennions" w:date="2020-08-18T18:15:00Z">
            <w:rPr>
              <w:ins w:id="3493" w:author="Michael Jennions" w:date="2020-08-18T15:44:00Z"/>
            </w:rPr>
          </w:rPrChange>
        </w:rPr>
        <w:pPrChange w:id="3494" w:author="Michael Jennions" w:date="2020-08-18T18:15:00Z">
          <w:pPr>
            <w:pStyle w:val="ListParagraph"/>
            <w:numPr>
              <w:numId w:val="10"/>
            </w:numPr>
            <w:ind w:hanging="360"/>
          </w:pPr>
        </w:pPrChange>
      </w:pPr>
    </w:p>
    <w:p w14:paraId="02323BF6" w14:textId="436167BE" w:rsidR="002C42E2" w:rsidRDefault="00563377" w:rsidP="00563377">
      <w:pPr>
        <w:rPr>
          <w:ins w:id="3495" w:author="Michael Jennions" w:date="2020-08-18T16:31:00Z"/>
          <w:rFonts w:ascii="Garamond" w:hAnsi="Garamond"/>
          <w:color w:val="000000" w:themeColor="text1"/>
        </w:rPr>
      </w:pPr>
      <w:ins w:id="3496" w:author="Michael Jennions" w:date="2020-08-18T16:10:00Z">
        <w:r>
          <w:rPr>
            <w:rFonts w:ascii="Garamond" w:hAnsi="Garamond"/>
            <w:color w:val="000000" w:themeColor="text1"/>
          </w:rPr>
          <w:t>Starting with Darwin (187</w:t>
        </w:r>
      </w:ins>
      <w:ins w:id="3497" w:author="Michael Jennions" w:date="2020-08-18T16:14:00Z">
        <w:r>
          <w:rPr>
            <w:rFonts w:ascii="Garamond" w:hAnsi="Garamond"/>
            <w:color w:val="000000" w:themeColor="text1"/>
          </w:rPr>
          <w:t>4, p224</w:t>
        </w:r>
      </w:ins>
      <w:ins w:id="3498" w:author="Michael Jennions" w:date="2020-08-18T16:10:00Z">
        <w:r>
          <w:rPr>
            <w:rFonts w:ascii="Garamond" w:hAnsi="Garamond"/>
            <w:color w:val="000000" w:themeColor="text1"/>
          </w:rPr>
          <w:t xml:space="preserve">) it has been </w:t>
        </w:r>
      </w:ins>
      <w:ins w:id="3499" w:author="Michael Jennions" w:date="2020-08-18T21:53:00Z">
        <w:r w:rsidR="00806203">
          <w:rPr>
            <w:rFonts w:ascii="Garamond" w:hAnsi="Garamond"/>
            <w:color w:val="000000" w:themeColor="text1"/>
          </w:rPr>
          <w:t>repeatedly stated</w:t>
        </w:r>
      </w:ins>
      <w:ins w:id="3500" w:author="Michael Jennions" w:date="2020-08-18T12:59:00Z">
        <w:r w:rsidR="00AF1DC7">
          <w:rPr>
            <w:rFonts w:ascii="Garamond" w:hAnsi="Garamond"/>
            <w:color w:val="000000" w:themeColor="text1"/>
          </w:rPr>
          <w:t xml:space="preserve"> that males vary more in their appearance (phenotype)</w:t>
        </w:r>
      </w:ins>
      <w:ins w:id="3501" w:author="Michael Jennions" w:date="2020-08-18T16:11:00Z">
        <w:r>
          <w:rPr>
            <w:rFonts w:ascii="Garamond" w:hAnsi="Garamond"/>
            <w:color w:val="000000" w:themeColor="text1"/>
          </w:rPr>
          <w:t xml:space="preserve"> than do females</w:t>
        </w:r>
      </w:ins>
      <w:ins w:id="3502" w:author="Michael Jennions" w:date="2020-08-18T15:45:00Z">
        <w:r>
          <w:rPr>
            <w:rFonts w:ascii="Garamond" w:hAnsi="Garamond"/>
            <w:color w:val="000000" w:themeColor="text1"/>
          </w:rPr>
          <w:t>, part</w:t>
        </w:r>
      </w:ins>
      <w:ins w:id="3503" w:author="Michael Jennions" w:date="2020-08-18T16:07:00Z">
        <w:r>
          <w:rPr>
            <w:rFonts w:ascii="Garamond" w:hAnsi="Garamond"/>
            <w:color w:val="000000" w:themeColor="text1"/>
          </w:rPr>
          <w:t>ly</w:t>
        </w:r>
      </w:ins>
      <w:ins w:id="3504" w:author="Michael Jennions" w:date="2020-08-18T12:59:00Z">
        <w:r w:rsidR="00AF1DC7">
          <w:rPr>
            <w:rFonts w:ascii="Garamond" w:hAnsi="Garamond"/>
            <w:color w:val="000000" w:themeColor="text1"/>
          </w:rPr>
          <w:t xml:space="preserve"> because of the </w:t>
        </w:r>
      </w:ins>
      <w:ins w:id="3505" w:author="Michael Jennions" w:date="2020-08-18T13:00:00Z">
        <w:r w:rsidR="00AF1DC7">
          <w:rPr>
            <w:rFonts w:ascii="Garamond" w:hAnsi="Garamond"/>
            <w:color w:val="000000" w:themeColor="text1"/>
          </w:rPr>
          <w:t xml:space="preserve">effects of sexual selection. </w:t>
        </w:r>
      </w:ins>
      <w:ins w:id="3506" w:author="Michael Jennions" w:date="2020-08-18T18:19:00Z">
        <w:r w:rsidR="002C42E2">
          <w:rPr>
            <w:rFonts w:ascii="Garamond" w:hAnsi="Garamond"/>
            <w:color w:val="000000" w:themeColor="text1"/>
          </w:rPr>
          <w:t>On closer inspection, h</w:t>
        </w:r>
      </w:ins>
      <w:ins w:id="3507" w:author="Michael Jennions" w:date="2020-08-18T16:30:00Z">
        <w:r w:rsidR="002C42E2">
          <w:rPr>
            <w:rFonts w:ascii="Garamond" w:hAnsi="Garamond"/>
            <w:color w:val="000000" w:themeColor="text1"/>
          </w:rPr>
          <w:t>owever, t</w:t>
        </w:r>
      </w:ins>
      <w:ins w:id="3508" w:author="Michael Jennions" w:date="2020-08-18T13:00:00Z">
        <w:r w:rsidR="00AF1DC7">
          <w:rPr>
            <w:rFonts w:ascii="Garamond" w:hAnsi="Garamond"/>
            <w:color w:val="000000" w:themeColor="text1"/>
          </w:rPr>
          <w:t xml:space="preserve">his </w:t>
        </w:r>
      </w:ins>
      <w:ins w:id="3509" w:author="Michael Jennions" w:date="2020-08-18T15:45:00Z">
        <w:r>
          <w:rPr>
            <w:rFonts w:ascii="Garamond" w:hAnsi="Garamond"/>
            <w:color w:val="000000" w:themeColor="text1"/>
          </w:rPr>
          <w:t xml:space="preserve">empirical claim of greater male </w:t>
        </w:r>
      </w:ins>
      <w:ins w:id="3510" w:author="Michael Jennions" w:date="2020-08-18T16:01:00Z">
        <w:r>
          <w:rPr>
            <w:rFonts w:ascii="Garamond" w:hAnsi="Garamond"/>
            <w:color w:val="000000" w:themeColor="text1"/>
          </w:rPr>
          <w:t xml:space="preserve">phenotypic </w:t>
        </w:r>
      </w:ins>
      <w:ins w:id="3511" w:author="Michael Jennions" w:date="2020-08-18T15:45:00Z">
        <w:r>
          <w:rPr>
            <w:rFonts w:ascii="Garamond" w:hAnsi="Garamond"/>
            <w:color w:val="000000" w:themeColor="text1"/>
          </w:rPr>
          <w:t xml:space="preserve">variability </w:t>
        </w:r>
      </w:ins>
      <w:ins w:id="3512" w:author="Michael Jennions" w:date="2020-08-18T13:00:00Z">
        <w:r w:rsidR="00AF1DC7">
          <w:rPr>
            <w:rFonts w:ascii="Garamond" w:hAnsi="Garamond"/>
            <w:color w:val="000000" w:themeColor="text1"/>
          </w:rPr>
          <w:t xml:space="preserve">has </w:t>
        </w:r>
      </w:ins>
      <w:ins w:id="3513" w:author="Michael Jennions" w:date="2020-08-18T15:47:00Z">
        <w:r>
          <w:rPr>
            <w:rFonts w:ascii="Garamond" w:hAnsi="Garamond"/>
            <w:color w:val="000000" w:themeColor="text1"/>
          </w:rPr>
          <w:t>limited</w:t>
        </w:r>
      </w:ins>
      <w:ins w:id="3514" w:author="Michael Jennions" w:date="2020-08-18T15:45:00Z">
        <w:r>
          <w:rPr>
            <w:rFonts w:ascii="Garamond" w:hAnsi="Garamond"/>
            <w:color w:val="000000" w:themeColor="text1"/>
          </w:rPr>
          <w:t xml:space="preserve"> </w:t>
        </w:r>
      </w:ins>
      <w:ins w:id="3515" w:author="Michael Jennions" w:date="2020-08-18T21:53:00Z">
        <w:r w:rsidR="00806203">
          <w:rPr>
            <w:rFonts w:ascii="Garamond" w:hAnsi="Garamond"/>
            <w:color w:val="000000" w:themeColor="text1"/>
          </w:rPr>
          <w:t xml:space="preserve">formal empirical </w:t>
        </w:r>
      </w:ins>
      <w:ins w:id="3516" w:author="Michael Jennions" w:date="2020-08-18T15:45:00Z">
        <w:r>
          <w:rPr>
            <w:rFonts w:ascii="Garamond" w:hAnsi="Garamond"/>
            <w:color w:val="000000" w:themeColor="text1"/>
          </w:rPr>
          <w:t>support</w:t>
        </w:r>
      </w:ins>
      <w:ins w:id="3517" w:author="Michael Jennions" w:date="2020-08-18T15:47:00Z">
        <w:r>
          <w:rPr>
            <w:rFonts w:ascii="Garamond" w:hAnsi="Garamond"/>
            <w:color w:val="000000" w:themeColor="text1"/>
          </w:rPr>
          <w:t xml:space="preserve">. </w:t>
        </w:r>
      </w:ins>
      <w:ins w:id="3518" w:author="Michael Jennions" w:date="2020-08-18T15:48:00Z">
        <w:r>
          <w:rPr>
            <w:rFonts w:ascii="Garamond" w:hAnsi="Garamond"/>
            <w:color w:val="000000" w:themeColor="text1"/>
          </w:rPr>
          <w:t xml:space="preserve">One general finding </w:t>
        </w:r>
      </w:ins>
      <w:ins w:id="3519" w:author="Michael Jennions" w:date="2020-08-18T18:22:00Z">
        <w:r w:rsidR="002C42E2">
          <w:rPr>
            <w:rFonts w:ascii="Garamond" w:hAnsi="Garamond"/>
            <w:color w:val="000000" w:themeColor="text1"/>
          </w:rPr>
          <w:t xml:space="preserve">from a </w:t>
        </w:r>
      </w:ins>
      <w:ins w:id="3520" w:author="Michael Jennions" w:date="2020-08-18T21:54:00Z">
        <w:r w:rsidR="00806203">
          <w:rPr>
            <w:rFonts w:ascii="Garamond" w:hAnsi="Garamond"/>
            <w:color w:val="000000" w:themeColor="text1"/>
          </w:rPr>
          <w:t xml:space="preserve">small-scale, </w:t>
        </w:r>
      </w:ins>
      <w:ins w:id="3521" w:author="Michael Jennions" w:date="2020-08-18T18:22:00Z">
        <w:r w:rsidR="002C42E2">
          <w:rPr>
            <w:rFonts w:ascii="Garamond" w:hAnsi="Garamond"/>
            <w:color w:val="000000" w:themeColor="text1"/>
          </w:rPr>
          <w:t xml:space="preserve">cross-species study </w:t>
        </w:r>
      </w:ins>
      <w:ins w:id="3522" w:author="Michael Jennions" w:date="2020-08-18T15:48:00Z">
        <w:r>
          <w:rPr>
            <w:rFonts w:ascii="Garamond" w:hAnsi="Garamond"/>
            <w:color w:val="000000" w:themeColor="text1"/>
          </w:rPr>
          <w:t xml:space="preserve">is that sexually </w:t>
        </w:r>
      </w:ins>
      <w:ins w:id="3523" w:author="Michael Jennions" w:date="2020-08-18T15:51:00Z">
        <w:r>
          <w:rPr>
            <w:rFonts w:ascii="Garamond" w:hAnsi="Garamond"/>
            <w:color w:val="000000" w:themeColor="text1"/>
          </w:rPr>
          <w:t xml:space="preserve">selected </w:t>
        </w:r>
      </w:ins>
      <w:ins w:id="3524" w:author="Michael Jennions" w:date="2020-08-18T15:49:00Z">
        <w:r>
          <w:rPr>
            <w:rFonts w:ascii="Garamond" w:hAnsi="Garamond"/>
            <w:color w:val="000000" w:themeColor="text1"/>
          </w:rPr>
          <w:t xml:space="preserve">traits </w:t>
        </w:r>
      </w:ins>
      <w:ins w:id="3525" w:author="Michael Jennions" w:date="2020-08-18T15:52:00Z">
        <w:r>
          <w:rPr>
            <w:rFonts w:ascii="Garamond" w:hAnsi="Garamond"/>
            <w:color w:val="000000" w:themeColor="text1"/>
          </w:rPr>
          <w:t>in male</w:t>
        </w:r>
      </w:ins>
      <w:ins w:id="3526" w:author="Michael Jennions" w:date="2020-08-18T16:02:00Z">
        <w:r>
          <w:rPr>
            <w:rFonts w:ascii="Garamond" w:hAnsi="Garamond"/>
            <w:color w:val="000000" w:themeColor="text1"/>
          </w:rPr>
          <w:t xml:space="preserve"> anim</w:t>
        </w:r>
      </w:ins>
      <w:ins w:id="3527" w:author="Michael Jennions" w:date="2020-08-18T16:03:00Z">
        <w:r>
          <w:rPr>
            <w:rFonts w:ascii="Garamond" w:hAnsi="Garamond"/>
            <w:color w:val="000000" w:themeColor="text1"/>
          </w:rPr>
          <w:t>a</w:t>
        </w:r>
      </w:ins>
      <w:ins w:id="3528" w:author="Michael Jennions" w:date="2020-08-18T16:02:00Z">
        <w:r>
          <w:rPr>
            <w:rFonts w:ascii="Garamond" w:hAnsi="Garamond"/>
            <w:color w:val="000000" w:themeColor="text1"/>
          </w:rPr>
          <w:t>ls</w:t>
        </w:r>
      </w:ins>
      <w:ins w:id="3529" w:author="Michael Jennions" w:date="2020-08-18T15:52:00Z">
        <w:r>
          <w:rPr>
            <w:rFonts w:ascii="Garamond" w:hAnsi="Garamond"/>
            <w:color w:val="000000" w:themeColor="text1"/>
          </w:rPr>
          <w:t xml:space="preserve"> </w:t>
        </w:r>
      </w:ins>
      <w:ins w:id="3530" w:author="Michael Jennions" w:date="2020-08-18T16:00:00Z">
        <w:r>
          <w:rPr>
            <w:rFonts w:ascii="Garamond" w:hAnsi="Garamond"/>
            <w:color w:val="000000" w:themeColor="text1"/>
          </w:rPr>
          <w:t>show</w:t>
        </w:r>
      </w:ins>
      <w:ins w:id="3531" w:author="Michael Jennions" w:date="2020-08-18T15:49:00Z">
        <w:r>
          <w:rPr>
            <w:rFonts w:ascii="Garamond" w:hAnsi="Garamond"/>
            <w:color w:val="000000" w:themeColor="text1"/>
          </w:rPr>
          <w:t xml:space="preserve"> more varia</w:t>
        </w:r>
      </w:ins>
      <w:ins w:id="3532" w:author="Michael Jennions" w:date="2020-08-18T16:00:00Z">
        <w:r>
          <w:rPr>
            <w:rFonts w:ascii="Garamond" w:hAnsi="Garamond"/>
            <w:color w:val="000000" w:themeColor="text1"/>
          </w:rPr>
          <w:t>tion than do</w:t>
        </w:r>
      </w:ins>
      <w:ins w:id="3533" w:author="Michael Jennions" w:date="2020-08-18T15:52:00Z">
        <w:r>
          <w:rPr>
            <w:rFonts w:ascii="Garamond" w:hAnsi="Garamond"/>
            <w:color w:val="000000" w:themeColor="text1"/>
          </w:rPr>
          <w:t xml:space="preserve"> naturally selected traits </w:t>
        </w:r>
      </w:ins>
      <w:ins w:id="3534" w:author="Michael Jennions" w:date="2020-08-18T15:49:00Z">
        <w:r>
          <w:rPr>
            <w:rFonts w:ascii="Garamond" w:hAnsi="Garamond"/>
            <w:color w:val="000000" w:themeColor="text1"/>
          </w:rPr>
          <w:t>(</w:t>
        </w:r>
        <w:r w:rsidRPr="00563377">
          <w:rPr>
            <w:rFonts w:ascii="Garamond" w:hAnsi="Garamond"/>
            <w:color w:val="000000" w:themeColor="text1"/>
            <w:highlight w:val="cyan"/>
            <w:rPrChange w:id="3535" w:author="Michael Jennions" w:date="2020-08-18T15:50:00Z">
              <w:rPr>
                <w:rFonts w:ascii="Garamond" w:hAnsi="Garamond"/>
                <w:color w:val="000000" w:themeColor="text1"/>
              </w:rPr>
            </w:rPrChange>
          </w:rPr>
          <w:t>Mol &amp; Pom</w:t>
        </w:r>
      </w:ins>
      <w:ins w:id="3536" w:author="Michael Jennions" w:date="2020-08-18T15:50:00Z">
        <w:r w:rsidRPr="00563377">
          <w:rPr>
            <w:rFonts w:ascii="Garamond" w:hAnsi="Garamond"/>
            <w:color w:val="000000" w:themeColor="text1"/>
            <w:highlight w:val="cyan"/>
            <w:rPrChange w:id="3537" w:author="Michael Jennions" w:date="2020-08-18T15:50:00Z">
              <w:rPr>
                <w:rFonts w:ascii="Garamond" w:hAnsi="Garamond"/>
                <w:color w:val="000000" w:themeColor="text1"/>
              </w:rPr>
            </w:rPrChange>
          </w:rPr>
          <w:t xml:space="preserve"> 95</w:t>
        </w:r>
        <w:r>
          <w:rPr>
            <w:rFonts w:ascii="Garamond" w:hAnsi="Garamond"/>
            <w:color w:val="000000" w:themeColor="text1"/>
          </w:rPr>
          <w:t>)</w:t>
        </w:r>
      </w:ins>
      <w:ins w:id="3538" w:author="Michael Jennions" w:date="2020-08-18T15:53:00Z">
        <w:r>
          <w:rPr>
            <w:rFonts w:ascii="Garamond" w:hAnsi="Garamond"/>
            <w:color w:val="000000" w:themeColor="text1"/>
          </w:rPr>
          <w:t>. Given that sexual selection is usually stronger on males this implies that</w:t>
        </w:r>
      </w:ins>
      <w:ins w:id="3539" w:author="Michael Jennions" w:date="2020-08-18T15:54:00Z">
        <w:r>
          <w:rPr>
            <w:rFonts w:ascii="Garamond" w:hAnsi="Garamond"/>
            <w:color w:val="000000" w:themeColor="text1"/>
          </w:rPr>
          <w:t xml:space="preserve"> </w:t>
        </w:r>
      </w:ins>
      <w:ins w:id="3540" w:author="Michael Jennions" w:date="2020-08-18T18:19:00Z">
        <w:r w:rsidR="002C42E2">
          <w:rPr>
            <w:rFonts w:ascii="Garamond" w:hAnsi="Garamond"/>
            <w:color w:val="000000" w:themeColor="text1"/>
          </w:rPr>
          <w:t>they</w:t>
        </w:r>
      </w:ins>
      <w:ins w:id="3541" w:author="Michael Jennions" w:date="2020-08-18T15:53:00Z">
        <w:r>
          <w:rPr>
            <w:rFonts w:ascii="Garamond" w:hAnsi="Garamond"/>
            <w:color w:val="000000" w:themeColor="text1"/>
          </w:rPr>
          <w:t xml:space="preserve"> will </w:t>
        </w:r>
      </w:ins>
      <w:ins w:id="3542" w:author="Michael Jennions" w:date="2020-08-18T16:01:00Z">
        <w:r>
          <w:rPr>
            <w:rFonts w:ascii="Garamond" w:hAnsi="Garamond"/>
            <w:color w:val="000000" w:themeColor="text1"/>
          </w:rPr>
          <w:t>exhibit</w:t>
        </w:r>
      </w:ins>
      <w:ins w:id="3543" w:author="Michael Jennions" w:date="2020-08-18T15:53:00Z">
        <w:r>
          <w:rPr>
            <w:rFonts w:ascii="Garamond" w:hAnsi="Garamond"/>
            <w:color w:val="000000" w:themeColor="text1"/>
          </w:rPr>
          <w:t xml:space="preserve"> greater phenotypic variation than females</w:t>
        </w:r>
      </w:ins>
      <w:ins w:id="3544" w:author="Michael Jennions" w:date="2020-08-18T15:54:00Z">
        <w:r>
          <w:rPr>
            <w:rFonts w:ascii="Garamond" w:hAnsi="Garamond"/>
            <w:color w:val="000000" w:themeColor="text1"/>
          </w:rPr>
          <w:t xml:space="preserve"> when pooled across all traits</w:t>
        </w:r>
      </w:ins>
      <w:ins w:id="3545" w:author="Michael Jennions" w:date="2020-08-18T15:53:00Z">
        <w:r>
          <w:rPr>
            <w:rFonts w:ascii="Garamond" w:hAnsi="Garamond"/>
            <w:color w:val="000000" w:themeColor="text1"/>
          </w:rPr>
          <w:t xml:space="preserve">. </w:t>
        </w:r>
      </w:ins>
      <w:ins w:id="3546" w:author="Michael Jennions" w:date="2020-08-18T15:58:00Z">
        <w:r>
          <w:rPr>
            <w:rFonts w:ascii="Garamond" w:hAnsi="Garamond"/>
            <w:color w:val="000000" w:themeColor="text1"/>
          </w:rPr>
          <w:t xml:space="preserve">However, </w:t>
        </w:r>
      </w:ins>
      <w:ins w:id="3547" w:author="Michael Jennions" w:date="2020-08-18T16:08:00Z">
        <w:r>
          <w:rPr>
            <w:rFonts w:ascii="Garamond" w:hAnsi="Garamond"/>
            <w:color w:val="000000" w:themeColor="text1"/>
          </w:rPr>
          <w:t>a</w:t>
        </w:r>
      </w:ins>
      <w:ins w:id="3548" w:author="Michael Jennions" w:date="2020-08-18T15:58:00Z">
        <w:r>
          <w:rPr>
            <w:rFonts w:ascii="Garamond" w:hAnsi="Garamond"/>
            <w:color w:val="000000" w:themeColor="text1"/>
          </w:rPr>
          <w:t xml:space="preserve"> </w:t>
        </w:r>
      </w:ins>
      <w:ins w:id="3549" w:author="Michael Jennions" w:date="2020-08-18T16:22:00Z">
        <w:r w:rsidR="00CD4138">
          <w:rPr>
            <w:rFonts w:ascii="Garamond" w:hAnsi="Garamond"/>
            <w:color w:val="000000" w:themeColor="text1"/>
          </w:rPr>
          <w:t>cross</w:t>
        </w:r>
      </w:ins>
      <w:ins w:id="3550" w:author="Michael Jennions" w:date="2020-08-18T18:22:00Z">
        <w:r w:rsidR="002C42E2">
          <w:rPr>
            <w:rFonts w:ascii="Garamond" w:hAnsi="Garamond"/>
            <w:color w:val="000000" w:themeColor="text1"/>
          </w:rPr>
          <w:t>-</w:t>
        </w:r>
      </w:ins>
      <w:ins w:id="3551" w:author="Michael Jennions" w:date="2020-08-18T18:19:00Z">
        <w:r w:rsidR="002C42E2">
          <w:rPr>
            <w:rFonts w:ascii="Garamond" w:hAnsi="Garamond"/>
            <w:color w:val="000000" w:themeColor="text1"/>
          </w:rPr>
          <w:t>species</w:t>
        </w:r>
      </w:ins>
      <w:ins w:id="3552" w:author="Michael Jennions" w:date="2020-08-18T15:58:00Z">
        <w:r>
          <w:rPr>
            <w:rFonts w:ascii="Garamond" w:hAnsi="Garamond"/>
            <w:color w:val="000000" w:themeColor="text1"/>
          </w:rPr>
          <w:t xml:space="preserve"> study showed </w:t>
        </w:r>
      </w:ins>
      <w:ins w:id="3553" w:author="Michael Jennions" w:date="2020-08-18T15:59:00Z">
        <w:r>
          <w:rPr>
            <w:rFonts w:ascii="Garamond" w:hAnsi="Garamond"/>
            <w:color w:val="000000" w:themeColor="text1"/>
          </w:rPr>
          <w:t xml:space="preserve">no significant </w:t>
        </w:r>
      </w:ins>
      <w:ins w:id="3554" w:author="Michael Jennions" w:date="2020-08-18T18:20:00Z">
        <w:r w:rsidR="002C42E2">
          <w:rPr>
            <w:rFonts w:ascii="Garamond" w:hAnsi="Garamond"/>
            <w:color w:val="000000" w:themeColor="text1"/>
          </w:rPr>
          <w:t>male-female</w:t>
        </w:r>
      </w:ins>
      <w:ins w:id="3555" w:author="Michael Jennions" w:date="2020-08-18T15:59:00Z">
        <w:r>
          <w:rPr>
            <w:rFonts w:ascii="Garamond" w:hAnsi="Garamond"/>
            <w:color w:val="000000" w:themeColor="text1"/>
          </w:rPr>
          <w:t xml:space="preserve"> difference in variation for </w:t>
        </w:r>
      </w:ins>
      <w:ins w:id="3556" w:author="Michael Jennions" w:date="2020-08-18T15:51:00Z">
        <w:r>
          <w:rPr>
            <w:rFonts w:ascii="Garamond" w:hAnsi="Garamond"/>
            <w:color w:val="000000" w:themeColor="text1"/>
          </w:rPr>
          <w:t xml:space="preserve">traits </w:t>
        </w:r>
      </w:ins>
      <w:ins w:id="3557" w:author="Michael Jennions" w:date="2020-08-18T21:55:00Z">
        <w:r w:rsidR="00806203">
          <w:rPr>
            <w:rFonts w:ascii="Garamond" w:hAnsi="Garamond"/>
            <w:color w:val="000000" w:themeColor="text1"/>
          </w:rPr>
          <w:t xml:space="preserve">broadly associated with reproduction that are </w:t>
        </w:r>
      </w:ins>
      <w:ins w:id="3558" w:author="Michael Jennions" w:date="2020-08-18T15:55:00Z">
        <w:r>
          <w:rPr>
            <w:rFonts w:ascii="Garamond" w:hAnsi="Garamond"/>
            <w:color w:val="000000" w:themeColor="text1"/>
          </w:rPr>
          <w:t>expressed in both sexes</w:t>
        </w:r>
      </w:ins>
      <w:ins w:id="3559" w:author="Michael Jennions" w:date="2020-08-18T15:54:00Z">
        <w:r>
          <w:rPr>
            <w:rFonts w:ascii="Garamond" w:hAnsi="Garamond"/>
            <w:color w:val="000000" w:themeColor="text1"/>
          </w:rPr>
          <w:t xml:space="preserve">, </w:t>
        </w:r>
      </w:ins>
      <w:ins w:id="3560" w:author="Michael Jennions" w:date="2020-08-18T15:52:00Z">
        <w:r>
          <w:rPr>
            <w:rFonts w:ascii="Garamond" w:hAnsi="Garamond"/>
            <w:color w:val="000000" w:themeColor="text1"/>
          </w:rPr>
          <w:t xml:space="preserve">including some </w:t>
        </w:r>
      </w:ins>
      <w:ins w:id="3561" w:author="Michael Jennions" w:date="2020-08-18T18:20:00Z">
        <w:r w:rsidR="002C42E2">
          <w:rPr>
            <w:rFonts w:ascii="Garamond" w:hAnsi="Garamond"/>
            <w:color w:val="000000" w:themeColor="text1"/>
          </w:rPr>
          <w:t xml:space="preserve">traits </w:t>
        </w:r>
      </w:ins>
      <w:ins w:id="3562" w:author="Michael Jennions" w:date="2020-08-18T15:52:00Z">
        <w:r>
          <w:rPr>
            <w:rFonts w:ascii="Garamond" w:hAnsi="Garamond"/>
            <w:color w:val="000000" w:themeColor="text1"/>
          </w:rPr>
          <w:t xml:space="preserve">that might be under </w:t>
        </w:r>
      </w:ins>
      <w:ins w:id="3563" w:author="Michael Jennions" w:date="2020-08-18T15:54:00Z">
        <w:r>
          <w:rPr>
            <w:rFonts w:ascii="Garamond" w:hAnsi="Garamond"/>
            <w:color w:val="000000" w:themeColor="text1"/>
          </w:rPr>
          <w:t xml:space="preserve">direct </w:t>
        </w:r>
      </w:ins>
      <w:ins w:id="3564" w:author="Michael Jennions" w:date="2020-08-18T15:52:00Z">
        <w:r>
          <w:rPr>
            <w:rFonts w:ascii="Garamond" w:hAnsi="Garamond"/>
            <w:color w:val="000000" w:themeColor="text1"/>
          </w:rPr>
          <w:t>sexual selection</w:t>
        </w:r>
      </w:ins>
      <w:ins w:id="3565" w:author="Michael Jennions" w:date="2020-08-18T16:02:00Z">
        <w:r>
          <w:rPr>
            <w:rFonts w:ascii="Garamond" w:hAnsi="Garamond"/>
            <w:color w:val="000000" w:themeColor="text1"/>
          </w:rPr>
          <w:t>. Further</w:t>
        </w:r>
      </w:ins>
      <w:ins w:id="3566" w:author="Michael Jennions" w:date="2020-08-18T18:20:00Z">
        <w:r w:rsidR="002C42E2">
          <w:rPr>
            <w:rFonts w:ascii="Garamond" w:hAnsi="Garamond"/>
            <w:color w:val="000000" w:themeColor="text1"/>
          </w:rPr>
          <w:t>more</w:t>
        </w:r>
      </w:ins>
      <w:ins w:id="3567" w:author="Michael Jennions" w:date="2020-08-18T16:02:00Z">
        <w:r>
          <w:rPr>
            <w:rFonts w:ascii="Garamond" w:hAnsi="Garamond"/>
            <w:color w:val="000000" w:themeColor="text1"/>
          </w:rPr>
          <w:t>, there was</w:t>
        </w:r>
      </w:ins>
      <w:ins w:id="3568" w:author="Michael Jennions" w:date="2020-08-18T15:59:00Z">
        <w:r>
          <w:rPr>
            <w:rFonts w:ascii="Garamond" w:hAnsi="Garamond"/>
            <w:color w:val="000000" w:themeColor="text1"/>
          </w:rPr>
          <w:t xml:space="preserve"> </w:t>
        </w:r>
      </w:ins>
      <w:ins w:id="3569" w:author="Michael Jennions" w:date="2020-08-18T16:00:00Z">
        <w:r>
          <w:rPr>
            <w:rFonts w:ascii="Garamond" w:hAnsi="Garamond"/>
            <w:color w:val="000000" w:themeColor="text1"/>
          </w:rPr>
          <w:t xml:space="preserve">only marginal significant </w:t>
        </w:r>
      </w:ins>
      <w:ins w:id="3570" w:author="Michael Jennions" w:date="2020-08-18T18:20:00Z">
        <w:r w:rsidR="002C42E2">
          <w:rPr>
            <w:rFonts w:ascii="Garamond" w:hAnsi="Garamond"/>
            <w:color w:val="000000" w:themeColor="text1"/>
          </w:rPr>
          <w:t>greater</w:t>
        </w:r>
      </w:ins>
      <w:ins w:id="3571" w:author="Michael Jennions" w:date="2020-08-18T16:00:00Z">
        <w:r>
          <w:rPr>
            <w:rFonts w:ascii="Garamond" w:hAnsi="Garamond"/>
            <w:color w:val="000000" w:themeColor="text1"/>
          </w:rPr>
          <w:t xml:space="preserve"> variation amo</w:t>
        </w:r>
      </w:ins>
      <w:ins w:id="3572" w:author="Michael Jennions" w:date="2020-08-18T16:01:00Z">
        <w:r>
          <w:rPr>
            <w:rFonts w:ascii="Garamond" w:hAnsi="Garamond"/>
            <w:color w:val="000000" w:themeColor="text1"/>
          </w:rPr>
          <w:t xml:space="preserve">ng males </w:t>
        </w:r>
      </w:ins>
      <w:ins w:id="3573" w:author="Michael Jennions" w:date="2020-08-18T18:20:00Z">
        <w:r w:rsidR="002C42E2">
          <w:rPr>
            <w:rFonts w:ascii="Garamond" w:hAnsi="Garamond"/>
            <w:color w:val="000000" w:themeColor="text1"/>
          </w:rPr>
          <w:t xml:space="preserve">than females </w:t>
        </w:r>
      </w:ins>
      <w:ins w:id="3574" w:author="Michael Jennions" w:date="2020-08-18T16:01:00Z">
        <w:r>
          <w:rPr>
            <w:rFonts w:ascii="Garamond" w:hAnsi="Garamond"/>
            <w:color w:val="000000" w:themeColor="text1"/>
          </w:rPr>
          <w:t xml:space="preserve">for trait </w:t>
        </w:r>
      </w:ins>
      <w:ins w:id="3575" w:author="Michael Jennions" w:date="2020-08-18T18:21:00Z">
        <w:r w:rsidR="002C42E2">
          <w:rPr>
            <w:rFonts w:ascii="Garamond" w:hAnsi="Garamond"/>
            <w:color w:val="000000" w:themeColor="text1"/>
          </w:rPr>
          <w:t xml:space="preserve">not </w:t>
        </w:r>
      </w:ins>
      <w:ins w:id="3576" w:author="Michael Jennions" w:date="2020-08-18T16:01:00Z">
        <w:r>
          <w:rPr>
            <w:rFonts w:ascii="Garamond" w:hAnsi="Garamond"/>
            <w:color w:val="000000" w:themeColor="text1"/>
          </w:rPr>
          <w:t>linked to reproduction</w:t>
        </w:r>
      </w:ins>
      <w:ins w:id="3577" w:author="Michael Jennions" w:date="2020-08-18T15:51:00Z">
        <w:r>
          <w:rPr>
            <w:rFonts w:ascii="Garamond" w:hAnsi="Garamond"/>
            <w:color w:val="000000" w:themeColor="text1"/>
          </w:rPr>
          <w:t xml:space="preserve"> </w:t>
        </w:r>
      </w:ins>
      <w:ins w:id="3578" w:author="Michael Jennions" w:date="2020-08-18T16:01:00Z">
        <w:r>
          <w:rPr>
            <w:rFonts w:ascii="Garamond" w:hAnsi="Garamond"/>
            <w:color w:val="000000" w:themeColor="text1"/>
          </w:rPr>
          <w:t>(</w:t>
        </w:r>
        <w:r w:rsidRPr="005F2DCC">
          <w:rPr>
            <w:rFonts w:ascii="Garamond" w:hAnsi="Garamond"/>
            <w:color w:val="000000" w:themeColor="text1"/>
            <w:highlight w:val="cyan"/>
          </w:rPr>
          <w:t>Wyman &amp; Rowe</w:t>
        </w:r>
        <w:r>
          <w:rPr>
            <w:rFonts w:ascii="Garamond" w:hAnsi="Garamond"/>
            <w:color w:val="000000" w:themeColor="text1"/>
            <w:highlight w:val="cyan"/>
          </w:rPr>
          <w:t>)</w:t>
        </w:r>
      </w:ins>
      <w:ins w:id="3579" w:author="Michael Jennions" w:date="2020-08-18T16:02:00Z">
        <w:r>
          <w:rPr>
            <w:rFonts w:ascii="Garamond" w:hAnsi="Garamond"/>
            <w:color w:val="000000" w:themeColor="text1"/>
            <w:highlight w:val="cyan"/>
          </w:rPr>
          <w:t>.</w:t>
        </w:r>
        <w:r>
          <w:rPr>
            <w:rFonts w:ascii="Garamond" w:hAnsi="Garamond"/>
            <w:color w:val="000000" w:themeColor="text1"/>
          </w:rPr>
          <w:t xml:space="preserve"> In another </w:t>
        </w:r>
      </w:ins>
      <w:ins w:id="3580" w:author="Michael Jennions" w:date="2020-08-18T18:21:00Z">
        <w:r w:rsidR="002C42E2">
          <w:rPr>
            <w:rFonts w:ascii="Garamond" w:hAnsi="Garamond"/>
            <w:color w:val="000000" w:themeColor="text1"/>
          </w:rPr>
          <w:t>cross</w:t>
        </w:r>
      </w:ins>
      <w:ins w:id="3581" w:author="Michael Jennions" w:date="2020-08-18T18:22:00Z">
        <w:r w:rsidR="002C42E2">
          <w:rPr>
            <w:rFonts w:ascii="Garamond" w:hAnsi="Garamond"/>
            <w:color w:val="000000" w:themeColor="text1"/>
          </w:rPr>
          <w:t>-</w:t>
        </w:r>
      </w:ins>
      <w:ins w:id="3582" w:author="Michael Jennions" w:date="2020-08-18T18:21:00Z">
        <w:r w:rsidR="002C42E2">
          <w:rPr>
            <w:rFonts w:ascii="Garamond" w:hAnsi="Garamond"/>
            <w:color w:val="000000" w:themeColor="text1"/>
          </w:rPr>
          <w:t xml:space="preserve">species </w:t>
        </w:r>
      </w:ins>
      <w:ins w:id="3583" w:author="Michael Jennions" w:date="2020-08-18T16:02:00Z">
        <w:r>
          <w:rPr>
            <w:rFonts w:ascii="Garamond" w:hAnsi="Garamond"/>
            <w:color w:val="000000" w:themeColor="text1"/>
          </w:rPr>
          <w:t>study</w:t>
        </w:r>
      </w:ins>
      <w:ins w:id="3584" w:author="Michael Jennions" w:date="2020-08-18T16:03:00Z">
        <w:r>
          <w:rPr>
            <w:rFonts w:ascii="Garamond" w:hAnsi="Garamond"/>
            <w:color w:val="000000" w:themeColor="text1"/>
          </w:rPr>
          <w:t xml:space="preserve">, </w:t>
        </w:r>
      </w:ins>
      <w:ins w:id="3585" w:author="Michael Jennions" w:date="2020-08-18T16:04:00Z">
        <w:r>
          <w:rPr>
            <w:rFonts w:ascii="Garamond" w:hAnsi="Garamond"/>
            <w:color w:val="000000" w:themeColor="text1"/>
          </w:rPr>
          <w:t xml:space="preserve">variation in body size was significant greater in males than females </w:t>
        </w:r>
      </w:ins>
      <w:ins w:id="3586" w:author="Michael Jennions" w:date="2020-08-18T15:48:00Z">
        <w:r>
          <w:rPr>
            <w:rFonts w:ascii="Garamond" w:hAnsi="Garamond"/>
            <w:color w:val="000000" w:themeColor="text1"/>
          </w:rPr>
          <w:t xml:space="preserve">in taxa </w:t>
        </w:r>
      </w:ins>
      <w:ins w:id="3587" w:author="Michael Jennions" w:date="2020-08-18T15:46:00Z">
        <w:r>
          <w:rPr>
            <w:rFonts w:ascii="Garamond" w:hAnsi="Garamond"/>
            <w:color w:val="000000" w:themeColor="text1"/>
          </w:rPr>
          <w:t>whe</w:t>
        </w:r>
      </w:ins>
      <w:ins w:id="3588" w:author="Michael Jennions" w:date="2020-08-18T15:48:00Z">
        <w:r>
          <w:rPr>
            <w:rFonts w:ascii="Garamond" w:hAnsi="Garamond"/>
            <w:color w:val="000000" w:themeColor="text1"/>
          </w:rPr>
          <w:t xml:space="preserve">re </w:t>
        </w:r>
      </w:ins>
      <w:ins w:id="3589" w:author="Michael Jennions" w:date="2020-08-18T15:46:00Z">
        <w:r>
          <w:rPr>
            <w:rFonts w:ascii="Garamond" w:hAnsi="Garamond"/>
            <w:color w:val="000000" w:themeColor="text1"/>
          </w:rPr>
          <w:t xml:space="preserve">males </w:t>
        </w:r>
      </w:ins>
      <w:ins w:id="3590" w:author="Michael Jennions" w:date="2020-08-18T15:48:00Z">
        <w:r>
          <w:rPr>
            <w:rFonts w:ascii="Garamond" w:hAnsi="Garamond"/>
            <w:color w:val="000000" w:themeColor="text1"/>
          </w:rPr>
          <w:t>are</w:t>
        </w:r>
      </w:ins>
      <w:ins w:id="3591" w:author="Michael Jennions" w:date="2020-08-18T15:46:00Z">
        <w:r>
          <w:rPr>
            <w:rFonts w:ascii="Garamond" w:hAnsi="Garamond"/>
            <w:color w:val="000000" w:themeColor="text1"/>
          </w:rPr>
          <w:t xml:space="preserve"> the heterogametic sex, </w:t>
        </w:r>
      </w:ins>
      <w:ins w:id="3592" w:author="Michael Jennions" w:date="2020-08-18T15:48:00Z">
        <w:r>
          <w:rPr>
            <w:rFonts w:ascii="Garamond" w:hAnsi="Garamond"/>
            <w:color w:val="000000" w:themeColor="text1"/>
          </w:rPr>
          <w:t xml:space="preserve">but </w:t>
        </w:r>
      </w:ins>
      <w:ins w:id="3593" w:author="Michael Jennions" w:date="2020-08-18T16:09:00Z">
        <w:r>
          <w:rPr>
            <w:rFonts w:ascii="Garamond" w:hAnsi="Garamond"/>
            <w:color w:val="000000" w:themeColor="text1"/>
          </w:rPr>
          <w:t>the pattern was</w:t>
        </w:r>
      </w:ins>
      <w:ins w:id="3594" w:author="Michael Jennions" w:date="2020-08-18T15:48:00Z">
        <w:r>
          <w:rPr>
            <w:rFonts w:ascii="Garamond" w:hAnsi="Garamond"/>
            <w:color w:val="000000" w:themeColor="text1"/>
          </w:rPr>
          <w:t xml:space="preserve"> </w:t>
        </w:r>
      </w:ins>
      <w:ins w:id="3595" w:author="Michael Jennions" w:date="2020-08-18T15:46:00Z">
        <w:r>
          <w:rPr>
            <w:rFonts w:ascii="Garamond" w:hAnsi="Garamond"/>
            <w:color w:val="000000" w:themeColor="text1"/>
          </w:rPr>
          <w:t>reverse</w:t>
        </w:r>
      </w:ins>
      <w:ins w:id="3596" w:author="Michael Jennions" w:date="2020-08-18T16:09:00Z">
        <w:r>
          <w:rPr>
            <w:rFonts w:ascii="Garamond" w:hAnsi="Garamond"/>
            <w:color w:val="000000" w:themeColor="text1"/>
          </w:rPr>
          <w:t>d</w:t>
        </w:r>
      </w:ins>
      <w:ins w:id="3597" w:author="Michael Jennions" w:date="2020-08-18T15:46:00Z">
        <w:r>
          <w:rPr>
            <w:rFonts w:ascii="Garamond" w:hAnsi="Garamond"/>
            <w:color w:val="000000" w:themeColor="text1"/>
          </w:rPr>
          <w:t xml:space="preserve"> </w:t>
        </w:r>
      </w:ins>
      <w:ins w:id="3598" w:author="Michael Jennions" w:date="2020-08-18T16:09:00Z">
        <w:r>
          <w:rPr>
            <w:rFonts w:ascii="Garamond" w:hAnsi="Garamond"/>
            <w:color w:val="000000" w:themeColor="text1"/>
          </w:rPr>
          <w:t xml:space="preserve">in taxa </w:t>
        </w:r>
      </w:ins>
      <w:ins w:id="3599" w:author="Michael Jennions" w:date="2020-08-18T15:46:00Z">
        <w:r>
          <w:rPr>
            <w:rFonts w:ascii="Garamond" w:hAnsi="Garamond"/>
            <w:color w:val="000000" w:themeColor="text1"/>
          </w:rPr>
          <w:t>whe</w:t>
        </w:r>
      </w:ins>
      <w:ins w:id="3600" w:author="Michael Jennions" w:date="2020-08-18T16:10:00Z">
        <w:r>
          <w:rPr>
            <w:rFonts w:ascii="Garamond" w:hAnsi="Garamond"/>
            <w:color w:val="000000" w:themeColor="text1"/>
          </w:rPr>
          <w:t>re</w:t>
        </w:r>
      </w:ins>
      <w:ins w:id="3601" w:author="Michael Jennions" w:date="2020-08-18T15:46:00Z">
        <w:r>
          <w:rPr>
            <w:rFonts w:ascii="Garamond" w:hAnsi="Garamond"/>
            <w:color w:val="000000" w:themeColor="text1"/>
          </w:rPr>
          <w:t xml:space="preserve"> males </w:t>
        </w:r>
      </w:ins>
      <w:ins w:id="3602" w:author="Michael Jennions" w:date="2020-08-18T15:48:00Z">
        <w:r>
          <w:rPr>
            <w:rFonts w:ascii="Garamond" w:hAnsi="Garamond"/>
            <w:color w:val="000000" w:themeColor="text1"/>
          </w:rPr>
          <w:t>a</w:t>
        </w:r>
      </w:ins>
      <w:ins w:id="3603" w:author="Michael Jennions" w:date="2020-08-18T15:46:00Z">
        <w:r>
          <w:rPr>
            <w:rFonts w:ascii="Garamond" w:hAnsi="Garamond"/>
            <w:color w:val="000000" w:themeColor="text1"/>
          </w:rPr>
          <w:t>r</w:t>
        </w:r>
      </w:ins>
      <w:ins w:id="3604" w:author="Michael Jennions" w:date="2020-08-18T15:47:00Z">
        <w:r>
          <w:rPr>
            <w:rFonts w:ascii="Garamond" w:hAnsi="Garamond"/>
            <w:color w:val="000000" w:themeColor="text1"/>
          </w:rPr>
          <w:t>e the homogametic sex</w:t>
        </w:r>
      </w:ins>
      <w:ins w:id="3605" w:author="Michael Jennions" w:date="2020-08-18T15:46:00Z">
        <w:r>
          <w:rPr>
            <w:rFonts w:ascii="Garamond" w:hAnsi="Garamond"/>
            <w:color w:val="000000" w:themeColor="text1"/>
          </w:rPr>
          <w:t xml:space="preserve"> </w:t>
        </w:r>
      </w:ins>
      <w:ins w:id="3606" w:author="Michael Jennions" w:date="2020-08-18T15:47:00Z">
        <w:r>
          <w:rPr>
            <w:rFonts w:ascii="Garamond" w:hAnsi="Garamond"/>
            <w:color w:val="000000" w:themeColor="text1"/>
          </w:rPr>
          <w:t>(</w:t>
        </w:r>
      </w:ins>
      <w:ins w:id="3607" w:author="Michael Jennions" w:date="2020-08-18T16:07:00Z">
        <w:r w:rsidRPr="00563377">
          <w:rPr>
            <w:rFonts w:ascii="Garamond" w:hAnsi="Garamond"/>
            <w:color w:val="000000" w:themeColor="text1"/>
            <w:highlight w:val="cyan"/>
            <w:rPrChange w:id="3608" w:author="Michael Jennions" w:date="2020-08-18T16:07:00Z">
              <w:rPr>
                <w:rFonts w:ascii="Garamond" w:hAnsi="Garamond"/>
                <w:color w:val="000000" w:themeColor="text1"/>
              </w:rPr>
            </w:rPrChange>
          </w:rPr>
          <w:t>Reinhold Engqvist</w:t>
        </w:r>
      </w:ins>
      <w:ins w:id="3609" w:author="Michael Jennions" w:date="2020-08-18T15:47:00Z">
        <w:r>
          <w:rPr>
            <w:rFonts w:ascii="Garamond" w:hAnsi="Garamond"/>
            <w:color w:val="000000" w:themeColor="text1"/>
          </w:rPr>
          <w:t xml:space="preserve">). </w:t>
        </w:r>
      </w:ins>
    </w:p>
    <w:p w14:paraId="086BEEF8" w14:textId="77777777" w:rsidR="002C42E2" w:rsidRDefault="002C42E2" w:rsidP="00563377">
      <w:pPr>
        <w:rPr>
          <w:ins w:id="3610" w:author="Michael Jennions" w:date="2020-08-18T16:31:00Z"/>
          <w:rFonts w:ascii="Garamond" w:hAnsi="Garamond"/>
          <w:color w:val="000000" w:themeColor="text1"/>
        </w:rPr>
      </w:pPr>
    </w:p>
    <w:p w14:paraId="5D0C3728" w14:textId="42036C2C" w:rsidR="00AF1DC7" w:rsidRDefault="002C42E2" w:rsidP="00563377">
      <w:pPr>
        <w:rPr>
          <w:ins w:id="3611" w:author="Michael Jennions" w:date="2020-08-18T19:54:00Z"/>
          <w:rFonts w:ascii="Garamond" w:hAnsi="Garamond"/>
          <w:color w:val="000000" w:themeColor="text1"/>
        </w:rPr>
      </w:pPr>
      <w:ins w:id="3612" w:author="Michael Jennions" w:date="2020-08-18T16:31:00Z">
        <w:r>
          <w:rPr>
            <w:rFonts w:ascii="Garamond" w:hAnsi="Garamond"/>
            <w:color w:val="000000" w:themeColor="text1"/>
          </w:rPr>
          <w:t>The</w:t>
        </w:r>
      </w:ins>
      <w:ins w:id="3613" w:author="Michael Jennions" w:date="2020-08-18T18:22:00Z">
        <w:r>
          <w:rPr>
            <w:rFonts w:ascii="Garamond" w:hAnsi="Garamond"/>
            <w:color w:val="000000" w:themeColor="text1"/>
          </w:rPr>
          <w:t>se</w:t>
        </w:r>
      </w:ins>
      <w:ins w:id="3614" w:author="Michael Jennions" w:date="2020-08-18T16:31:00Z">
        <w:r>
          <w:rPr>
            <w:rFonts w:ascii="Garamond" w:hAnsi="Garamond"/>
            <w:color w:val="000000" w:themeColor="text1"/>
          </w:rPr>
          <w:t xml:space="preserve"> </w:t>
        </w:r>
      </w:ins>
      <w:ins w:id="3615" w:author="Michael Jennions" w:date="2020-08-18T18:21:00Z">
        <w:r>
          <w:rPr>
            <w:rFonts w:ascii="Garamond" w:hAnsi="Garamond"/>
            <w:color w:val="000000" w:themeColor="text1"/>
          </w:rPr>
          <w:t xml:space="preserve">three </w:t>
        </w:r>
      </w:ins>
      <w:ins w:id="3616" w:author="Michael Jennions" w:date="2020-08-18T18:22:00Z">
        <w:r>
          <w:rPr>
            <w:rFonts w:ascii="Garamond" w:hAnsi="Garamond"/>
            <w:color w:val="000000" w:themeColor="text1"/>
          </w:rPr>
          <w:t xml:space="preserve">cross-species </w:t>
        </w:r>
      </w:ins>
      <w:ins w:id="3617" w:author="Michael Jennions" w:date="2020-08-18T16:17:00Z">
        <w:r w:rsidR="00485DFD">
          <w:rPr>
            <w:rFonts w:ascii="Garamond" w:hAnsi="Garamond"/>
            <w:color w:val="000000" w:themeColor="text1"/>
          </w:rPr>
          <w:t xml:space="preserve">studies </w:t>
        </w:r>
      </w:ins>
      <w:ins w:id="3618" w:author="Michael Jennions" w:date="2020-08-18T16:32:00Z">
        <w:r>
          <w:rPr>
            <w:rFonts w:ascii="Garamond" w:hAnsi="Garamond"/>
            <w:color w:val="000000" w:themeColor="text1"/>
          </w:rPr>
          <w:t>we</w:t>
        </w:r>
      </w:ins>
      <w:ins w:id="3619" w:author="Michael Jennions" w:date="2020-08-18T16:18:00Z">
        <w:r w:rsidR="00485DFD">
          <w:rPr>
            <w:rFonts w:ascii="Garamond" w:hAnsi="Garamond"/>
            <w:color w:val="000000" w:themeColor="text1"/>
          </w:rPr>
          <w:t xml:space="preserve">re </w:t>
        </w:r>
      </w:ins>
      <w:ins w:id="3620" w:author="Michael Jennions" w:date="2020-08-18T18:22:00Z">
        <w:r>
          <w:rPr>
            <w:rFonts w:ascii="Garamond" w:hAnsi="Garamond"/>
            <w:color w:val="000000" w:themeColor="text1"/>
          </w:rPr>
          <w:t xml:space="preserve">all </w:t>
        </w:r>
      </w:ins>
      <w:ins w:id="3621" w:author="Michael Jennions" w:date="2020-08-18T21:55:00Z">
        <w:r w:rsidR="00806203">
          <w:rPr>
            <w:rFonts w:ascii="Garamond" w:hAnsi="Garamond"/>
            <w:color w:val="000000" w:themeColor="text1"/>
          </w:rPr>
          <w:t>heavily</w:t>
        </w:r>
      </w:ins>
      <w:ins w:id="3622" w:author="Michael Jennions" w:date="2020-08-18T16:18:00Z">
        <w:r w:rsidR="00485DFD">
          <w:rPr>
            <w:rFonts w:ascii="Garamond" w:hAnsi="Garamond"/>
            <w:color w:val="000000" w:themeColor="text1"/>
          </w:rPr>
          <w:t xml:space="preserve"> </w:t>
        </w:r>
      </w:ins>
      <w:ins w:id="3623" w:author="Michael Jennions" w:date="2020-08-18T16:31:00Z">
        <w:r>
          <w:rPr>
            <w:rFonts w:ascii="Garamond" w:hAnsi="Garamond"/>
            <w:color w:val="000000" w:themeColor="text1"/>
          </w:rPr>
          <w:t>focussed on</w:t>
        </w:r>
      </w:ins>
      <w:ins w:id="3624" w:author="Michael Jennions" w:date="2020-08-18T16:18:00Z">
        <w:r w:rsidR="00485DFD">
          <w:rPr>
            <w:rFonts w:ascii="Garamond" w:hAnsi="Garamond"/>
            <w:color w:val="000000" w:themeColor="text1"/>
          </w:rPr>
          <w:t xml:space="preserve"> morphological traits, but studies of </w:t>
        </w:r>
      </w:ins>
      <w:ins w:id="3625" w:author="Michael Jennions" w:date="2020-08-18T16:21:00Z">
        <w:r w:rsidR="00485DFD">
          <w:rPr>
            <w:rFonts w:ascii="Garamond" w:hAnsi="Garamond"/>
            <w:color w:val="000000" w:themeColor="text1"/>
          </w:rPr>
          <w:t xml:space="preserve">other types of </w:t>
        </w:r>
      </w:ins>
      <w:ins w:id="3626" w:author="Michael Jennions" w:date="2020-08-18T16:18:00Z">
        <w:r w:rsidR="00485DFD">
          <w:rPr>
            <w:rFonts w:ascii="Garamond" w:hAnsi="Garamond"/>
            <w:color w:val="000000" w:themeColor="text1"/>
          </w:rPr>
          <w:t xml:space="preserve">traits </w:t>
        </w:r>
      </w:ins>
      <w:ins w:id="3627" w:author="Michael Jennions" w:date="2020-08-18T16:32:00Z">
        <w:r>
          <w:rPr>
            <w:rFonts w:ascii="Garamond" w:hAnsi="Garamond"/>
            <w:color w:val="000000" w:themeColor="text1"/>
          </w:rPr>
          <w:t xml:space="preserve">have </w:t>
        </w:r>
      </w:ins>
      <w:ins w:id="3628" w:author="Michael Jennions" w:date="2020-08-18T16:18:00Z">
        <w:r w:rsidR="00485DFD">
          <w:rPr>
            <w:rFonts w:ascii="Garamond" w:hAnsi="Garamond"/>
            <w:color w:val="000000" w:themeColor="text1"/>
          </w:rPr>
          <w:t>produce</w:t>
        </w:r>
      </w:ins>
      <w:ins w:id="3629" w:author="Michael Jennions" w:date="2020-08-18T16:32:00Z">
        <w:r>
          <w:rPr>
            <w:rFonts w:ascii="Garamond" w:hAnsi="Garamond"/>
            <w:color w:val="000000" w:themeColor="text1"/>
          </w:rPr>
          <w:t>d</w:t>
        </w:r>
      </w:ins>
      <w:ins w:id="3630" w:author="Michael Jennions" w:date="2020-08-18T16:18:00Z">
        <w:r w:rsidR="00485DFD">
          <w:rPr>
            <w:rFonts w:ascii="Garamond" w:hAnsi="Garamond"/>
            <w:color w:val="000000" w:themeColor="text1"/>
          </w:rPr>
          <w:t xml:space="preserve"> similar findings. For example, </w:t>
        </w:r>
      </w:ins>
      <w:ins w:id="3631" w:author="Michael Jennions" w:date="2020-08-18T16:19:00Z">
        <w:r w:rsidR="00485DFD">
          <w:rPr>
            <w:rFonts w:ascii="Garamond" w:hAnsi="Garamond"/>
            <w:color w:val="000000" w:themeColor="text1"/>
          </w:rPr>
          <w:t>a meta-ana</w:t>
        </w:r>
      </w:ins>
      <w:ins w:id="3632" w:author="Michael Jennions" w:date="2020-08-18T16:20:00Z">
        <w:r w:rsidR="00485DFD">
          <w:rPr>
            <w:rFonts w:ascii="Garamond" w:hAnsi="Garamond"/>
            <w:color w:val="000000" w:themeColor="text1"/>
          </w:rPr>
          <w:t xml:space="preserve">lysis looking at </w:t>
        </w:r>
      </w:ins>
      <w:ins w:id="3633" w:author="Michael Jennions" w:date="2020-08-18T16:21:00Z">
        <w:r w:rsidR="00485DFD">
          <w:rPr>
            <w:rFonts w:ascii="Garamond" w:hAnsi="Garamond"/>
            <w:color w:val="000000" w:themeColor="text1"/>
          </w:rPr>
          <w:t>behavioural, physiological and life history traits</w:t>
        </w:r>
      </w:ins>
      <w:ins w:id="3634" w:author="Michael Jennions" w:date="2020-08-18T18:23:00Z">
        <w:r>
          <w:rPr>
            <w:rFonts w:ascii="Garamond" w:hAnsi="Garamond"/>
            <w:color w:val="000000" w:themeColor="text1"/>
          </w:rPr>
          <w:t xml:space="preserve"> (e.g. time to maturity)</w:t>
        </w:r>
      </w:ins>
      <w:ins w:id="3635" w:author="Michael Jennions" w:date="2020-08-18T16:21:00Z">
        <w:r w:rsidR="00485DFD">
          <w:rPr>
            <w:rFonts w:ascii="Garamond" w:hAnsi="Garamond"/>
            <w:color w:val="000000" w:themeColor="text1"/>
          </w:rPr>
          <w:t xml:space="preserve"> </w:t>
        </w:r>
      </w:ins>
      <w:ins w:id="3636" w:author="Michael Jennions" w:date="2020-08-18T16:20:00Z">
        <w:r w:rsidR="00485DFD">
          <w:rPr>
            <w:rFonts w:ascii="Garamond" w:hAnsi="Garamond"/>
            <w:color w:val="000000" w:themeColor="text1"/>
          </w:rPr>
          <w:t>that mediate the link between current and future reproductive effort</w:t>
        </w:r>
      </w:ins>
      <w:ins w:id="3637" w:author="Michael Jennions" w:date="2020-08-18T18:23:00Z">
        <w:r w:rsidRPr="002C42E2">
          <w:rPr>
            <w:rFonts w:ascii="Garamond" w:hAnsi="Garamond"/>
            <w:color w:val="000000" w:themeColor="text1"/>
          </w:rPr>
          <w:t xml:space="preserve"> </w:t>
        </w:r>
        <w:r>
          <w:rPr>
            <w:rFonts w:ascii="Garamond" w:hAnsi="Garamond"/>
            <w:color w:val="000000" w:themeColor="text1"/>
          </w:rPr>
          <w:t xml:space="preserve">(so-called ‘pace-of-life’ traits) </w:t>
        </w:r>
      </w:ins>
      <w:ins w:id="3638" w:author="Michael Jennions" w:date="2020-08-18T16:21:00Z">
        <w:r w:rsidR="00485DFD">
          <w:rPr>
            <w:rFonts w:ascii="Garamond" w:hAnsi="Garamond"/>
            <w:color w:val="000000" w:themeColor="text1"/>
          </w:rPr>
          <w:t>reported</w:t>
        </w:r>
      </w:ins>
      <w:ins w:id="3639" w:author="Michael Jennions" w:date="2020-08-18T16:28:00Z">
        <w:r w:rsidR="00892746">
          <w:rPr>
            <w:rFonts w:ascii="Garamond" w:hAnsi="Garamond"/>
            <w:color w:val="000000" w:themeColor="text1"/>
          </w:rPr>
          <w:t xml:space="preserve"> no significant </w:t>
        </w:r>
      </w:ins>
      <w:ins w:id="3640" w:author="Michael Jennions" w:date="2020-08-18T18:24:00Z">
        <w:r>
          <w:rPr>
            <w:rFonts w:ascii="Garamond" w:hAnsi="Garamond"/>
            <w:color w:val="000000" w:themeColor="text1"/>
          </w:rPr>
          <w:t xml:space="preserve">sex </w:t>
        </w:r>
      </w:ins>
      <w:ins w:id="3641" w:author="Michael Jennions" w:date="2020-08-18T16:28:00Z">
        <w:r w:rsidR="00892746">
          <w:rPr>
            <w:rFonts w:ascii="Garamond" w:hAnsi="Garamond"/>
            <w:color w:val="000000" w:themeColor="text1"/>
          </w:rPr>
          <w:t xml:space="preserve">difference in </w:t>
        </w:r>
      </w:ins>
      <w:ins w:id="3642" w:author="Michael Jennions" w:date="2020-08-18T18:23:00Z">
        <w:r>
          <w:rPr>
            <w:rFonts w:ascii="Garamond" w:hAnsi="Garamond"/>
            <w:color w:val="000000" w:themeColor="text1"/>
          </w:rPr>
          <w:t xml:space="preserve">the level of </w:t>
        </w:r>
      </w:ins>
      <w:ins w:id="3643" w:author="Michael Jennions" w:date="2020-08-18T16:28:00Z">
        <w:r w:rsidR="00892746">
          <w:rPr>
            <w:rFonts w:ascii="Garamond" w:hAnsi="Garamond"/>
            <w:color w:val="000000" w:themeColor="text1"/>
          </w:rPr>
          <w:t xml:space="preserve">variation </w:t>
        </w:r>
      </w:ins>
      <w:ins w:id="3644" w:author="Michael Jennions" w:date="2020-08-18T18:24:00Z">
        <w:r>
          <w:rPr>
            <w:rFonts w:ascii="Garamond" w:hAnsi="Garamond"/>
            <w:color w:val="000000" w:themeColor="text1"/>
          </w:rPr>
          <w:t>among individuals</w:t>
        </w:r>
      </w:ins>
      <w:ins w:id="3645" w:author="Michael Jennions" w:date="2020-08-18T16:28:00Z">
        <w:r w:rsidR="00892746">
          <w:rPr>
            <w:rFonts w:ascii="Garamond" w:hAnsi="Garamond"/>
            <w:color w:val="000000" w:themeColor="text1"/>
          </w:rPr>
          <w:t xml:space="preserve"> (</w:t>
        </w:r>
        <w:r w:rsidR="00892746" w:rsidRPr="00892746">
          <w:rPr>
            <w:rFonts w:ascii="Garamond" w:hAnsi="Garamond"/>
            <w:color w:val="000000" w:themeColor="text1"/>
            <w:highlight w:val="cyan"/>
            <w:rPrChange w:id="3646" w:author="Michael Jennions" w:date="2020-08-18T16:28:00Z">
              <w:rPr>
                <w:rFonts w:ascii="Garamond" w:hAnsi="Garamond"/>
                <w:color w:val="000000" w:themeColor="text1"/>
              </w:rPr>
            </w:rPrChange>
          </w:rPr>
          <w:t>Tarka et al</w:t>
        </w:r>
        <w:r w:rsidR="00892746">
          <w:rPr>
            <w:rFonts w:ascii="Garamond" w:hAnsi="Garamond"/>
            <w:color w:val="000000" w:themeColor="text1"/>
          </w:rPr>
          <w:t>.)</w:t>
        </w:r>
      </w:ins>
      <w:ins w:id="3647" w:author="Michael Jennions" w:date="2020-08-18T16:29:00Z">
        <w:r w:rsidR="00892746">
          <w:rPr>
            <w:rFonts w:ascii="Garamond" w:hAnsi="Garamond"/>
            <w:color w:val="000000" w:themeColor="text1"/>
          </w:rPr>
          <w:t>. There were also no significant male-female differences in var</w:t>
        </w:r>
      </w:ins>
      <w:ins w:id="3648" w:author="Michael Jennions" w:date="2020-08-18T16:30:00Z">
        <w:r w:rsidR="00892746">
          <w:rPr>
            <w:rFonts w:ascii="Garamond" w:hAnsi="Garamond"/>
            <w:color w:val="000000" w:themeColor="text1"/>
          </w:rPr>
          <w:t>i</w:t>
        </w:r>
      </w:ins>
      <w:ins w:id="3649" w:author="Michael Jennions" w:date="2020-08-18T16:29:00Z">
        <w:r w:rsidR="00892746">
          <w:rPr>
            <w:rFonts w:ascii="Garamond" w:hAnsi="Garamond"/>
            <w:color w:val="000000" w:themeColor="text1"/>
          </w:rPr>
          <w:t>ation</w:t>
        </w:r>
      </w:ins>
      <w:ins w:id="3650" w:author="Michael Jennions" w:date="2020-08-18T16:30:00Z">
        <w:r w:rsidR="00892746">
          <w:rPr>
            <w:rFonts w:ascii="Garamond" w:hAnsi="Garamond"/>
            <w:color w:val="000000" w:themeColor="text1"/>
          </w:rPr>
          <w:t xml:space="preserve"> when the data was analysed separately </w:t>
        </w:r>
      </w:ins>
      <w:ins w:id="3651" w:author="Michael Jennions" w:date="2020-08-18T18:24:00Z">
        <w:r>
          <w:rPr>
            <w:rFonts w:ascii="Garamond" w:hAnsi="Garamond"/>
            <w:color w:val="000000" w:themeColor="text1"/>
          </w:rPr>
          <w:t xml:space="preserve">after being partitioned </w:t>
        </w:r>
      </w:ins>
      <w:ins w:id="3652" w:author="Michael Jennions" w:date="2020-08-18T16:30:00Z">
        <w:r w:rsidR="00892746">
          <w:rPr>
            <w:rFonts w:ascii="Garamond" w:hAnsi="Garamond"/>
            <w:color w:val="000000" w:themeColor="text1"/>
          </w:rPr>
          <w:t>by breeding system, mating system</w:t>
        </w:r>
      </w:ins>
      <w:ins w:id="3653" w:author="Michael Jennions" w:date="2020-08-18T18:29:00Z">
        <w:r>
          <w:rPr>
            <w:rFonts w:ascii="Garamond" w:hAnsi="Garamond"/>
            <w:color w:val="000000" w:themeColor="text1"/>
          </w:rPr>
          <w:t xml:space="preserve">, </w:t>
        </w:r>
      </w:ins>
      <w:ins w:id="3654" w:author="Michael Jennions" w:date="2020-08-18T16:30:00Z">
        <w:r w:rsidR="00892746">
          <w:rPr>
            <w:rFonts w:ascii="Garamond" w:hAnsi="Garamond"/>
            <w:color w:val="000000" w:themeColor="text1"/>
          </w:rPr>
          <w:t>study environment</w:t>
        </w:r>
      </w:ins>
      <w:ins w:id="3655" w:author="Michael Jennions" w:date="2020-08-18T18:29:00Z">
        <w:r>
          <w:rPr>
            <w:rFonts w:ascii="Garamond" w:hAnsi="Garamond"/>
            <w:color w:val="000000" w:themeColor="text1"/>
          </w:rPr>
          <w:t xml:space="preserve"> or</w:t>
        </w:r>
      </w:ins>
      <w:ins w:id="3656" w:author="Michael Jennions" w:date="2020-08-18T16:32:00Z">
        <w:r>
          <w:rPr>
            <w:rFonts w:ascii="Garamond" w:hAnsi="Garamond"/>
            <w:color w:val="000000" w:themeColor="text1"/>
          </w:rPr>
          <w:t xml:space="preserve"> </w:t>
        </w:r>
      </w:ins>
      <w:ins w:id="3657" w:author="Michael Jennions" w:date="2020-08-18T18:29:00Z">
        <w:r>
          <w:rPr>
            <w:rFonts w:ascii="Garamond" w:hAnsi="Garamond"/>
            <w:color w:val="000000" w:themeColor="text1"/>
          </w:rPr>
          <w:t xml:space="preserve">trait type (which included the category ‘behaviour’). </w:t>
        </w:r>
      </w:ins>
      <w:ins w:id="3658" w:author="Michael Jennions" w:date="2020-08-18T21:56:00Z">
        <w:r w:rsidR="00201427">
          <w:rPr>
            <w:rFonts w:ascii="Garamond" w:hAnsi="Garamond"/>
            <w:color w:val="000000" w:themeColor="text1"/>
          </w:rPr>
          <w:t>Recently, a</w:t>
        </w:r>
      </w:ins>
      <w:ins w:id="3659" w:author="Michael Jennions" w:date="2020-08-18T18:29:00Z">
        <w:r>
          <w:rPr>
            <w:rFonts w:ascii="Garamond" w:hAnsi="Garamond"/>
            <w:color w:val="000000" w:themeColor="text1"/>
          </w:rPr>
          <w:t xml:space="preserve"> meta-analy</w:t>
        </w:r>
      </w:ins>
      <w:ins w:id="3660" w:author="Michael Jennions" w:date="2020-08-18T18:30:00Z">
        <w:r>
          <w:rPr>
            <w:rFonts w:ascii="Garamond" w:hAnsi="Garamond"/>
            <w:color w:val="000000" w:themeColor="text1"/>
          </w:rPr>
          <w:t>s</w:t>
        </w:r>
      </w:ins>
      <w:ins w:id="3661" w:author="Michael Jennions" w:date="2020-08-18T18:29:00Z">
        <w:r>
          <w:rPr>
            <w:rFonts w:ascii="Garamond" w:hAnsi="Garamond"/>
            <w:color w:val="000000" w:themeColor="text1"/>
          </w:rPr>
          <w:t xml:space="preserve">is has </w:t>
        </w:r>
      </w:ins>
      <w:ins w:id="3662" w:author="Michael Jennions" w:date="2020-08-18T21:56:00Z">
        <w:r w:rsidR="00201427">
          <w:rPr>
            <w:rFonts w:ascii="Garamond" w:hAnsi="Garamond"/>
            <w:color w:val="000000" w:themeColor="text1"/>
          </w:rPr>
          <w:t>investigated</w:t>
        </w:r>
      </w:ins>
      <w:ins w:id="3663" w:author="Michael Jennions" w:date="2020-08-18T18:30:00Z">
        <w:r>
          <w:rPr>
            <w:rFonts w:ascii="Garamond" w:hAnsi="Garamond"/>
            <w:color w:val="000000" w:themeColor="text1"/>
          </w:rPr>
          <w:t xml:space="preserve"> a vast dataset </w:t>
        </w:r>
      </w:ins>
      <w:ins w:id="3664" w:author="Michael Jennions" w:date="2020-08-18T21:56:00Z">
        <w:r w:rsidR="00201427">
          <w:rPr>
            <w:rFonts w:ascii="Garamond" w:hAnsi="Garamond"/>
            <w:color w:val="000000" w:themeColor="text1"/>
          </w:rPr>
          <w:t>on</w:t>
        </w:r>
      </w:ins>
      <w:ins w:id="3665" w:author="Michael Jennions" w:date="2020-08-18T18:30:00Z">
        <w:r>
          <w:rPr>
            <w:rFonts w:ascii="Garamond" w:hAnsi="Garamond"/>
            <w:color w:val="000000" w:themeColor="text1"/>
          </w:rPr>
          <w:t xml:space="preserve"> sex differences in what is arguably the most heavily studied </w:t>
        </w:r>
      </w:ins>
      <w:ins w:id="3666" w:author="Michael Jennions" w:date="2020-08-18T18:31:00Z">
        <w:r>
          <w:rPr>
            <w:rFonts w:ascii="Garamond" w:hAnsi="Garamond"/>
            <w:color w:val="000000" w:themeColor="text1"/>
          </w:rPr>
          <w:t>model laboratory vertebrate species, the house mouse</w:t>
        </w:r>
      </w:ins>
      <w:ins w:id="3667" w:author="Michael Jennions" w:date="2020-08-18T18:37:00Z">
        <w:r>
          <w:rPr>
            <w:rFonts w:ascii="Garamond" w:hAnsi="Garamond"/>
            <w:color w:val="000000" w:themeColor="text1"/>
          </w:rPr>
          <w:t xml:space="preserve"> (</w:t>
        </w:r>
        <w:r w:rsidRPr="002C42E2">
          <w:rPr>
            <w:rFonts w:ascii="Garamond" w:hAnsi="Garamond"/>
            <w:color w:val="000000" w:themeColor="text1"/>
            <w:highlight w:val="cyan"/>
            <w:rPrChange w:id="3668" w:author="Michael Jennions" w:date="2020-08-18T18:37:00Z">
              <w:rPr>
                <w:rFonts w:ascii="Garamond" w:hAnsi="Garamond"/>
                <w:color w:val="000000" w:themeColor="text1"/>
              </w:rPr>
            </w:rPrChange>
          </w:rPr>
          <w:t>Zajitschek</w:t>
        </w:r>
        <w:r>
          <w:rPr>
            <w:rFonts w:ascii="Garamond" w:hAnsi="Garamond"/>
            <w:color w:val="000000" w:themeColor="text1"/>
          </w:rPr>
          <w:t>)</w:t>
        </w:r>
      </w:ins>
      <w:ins w:id="3669" w:author="Michael Jennions" w:date="2020-08-18T18:31:00Z">
        <w:r>
          <w:rPr>
            <w:rFonts w:ascii="Garamond" w:hAnsi="Garamond"/>
            <w:color w:val="000000" w:themeColor="text1"/>
          </w:rPr>
          <w:t xml:space="preserve">. </w:t>
        </w:r>
      </w:ins>
      <w:ins w:id="3670" w:author="Michael Jennions" w:date="2020-08-18T18:32:00Z">
        <w:r>
          <w:rPr>
            <w:rFonts w:ascii="Garamond" w:hAnsi="Garamond"/>
            <w:color w:val="000000" w:themeColor="text1"/>
          </w:rPr>
          <w:t xml:space="preserve">The main finding is clear: </w:t>
        </w:r>
      </w:ins>
      <w:ins w:id="3671" w:author="Michael Jennions" w:date="2020-08-18T18:33:00Z">
        <w:r>
          <w:rPr>
            <w:rFonts w:ascii="Garamond" w:hAnsi="Garamond"/>
            <w:color w:val="000000" w:themeColor="text1"/>
          </w:rPr>
          <w:t xml:space="preserve">across all </w:t>
        </w:r>
      </w:ins>
      <w:ins w:id="3672" w:author="Michael Jennions" w:date="2020-08-18T21:57:00Z">
        <w:r w:rsidR="00201427">
          <w:rPr>
            <w:rFonts w:ascii="Garamond" w:hAnsi="Garamond"/>
            <w:color w:val="000000" w:themeColor="text1"/>
          </w:rPr>
          <w:t xml:space="preserve">examined </w:t>
        </w:r>
      </w:ins>
      <w:ins w:id="3673" w:author="Michael Jennions" w:date="2020-08-18T18:33:00Z">
        <w:r>
          <w:rPr>
            <w:rFonts w:ascii="Garamond" w:hAnsi="Garamond"/>
            <w:color w:val="000000" w:themeColor="text1"/>
          </w:rPr>
          <w:t>traits there is no sex difference in trait variability. For specific traits types, however, there is a clear biased towards either fe</w:t>
        </w:r>
      </w:ins>
      <w:ins w:id="3674" w:author="Michael Jennions" w:date="2020-08-18T18:34:00Z">
        <w:r>
          <w:rPr>
            <w:rFonts w:ascii="Garamond" w:hAnsi="Garamond"/>
            <w:color w:val="000000" w:themeColor="text1"/>
          </w:rPr>
          <w:t>males being more variable (e.g. immunological traits, eye morphology</w:t>
        </w:r>
      </w:ins>
      <w:ins w:id="3675" w:author="Michael Jennions" w:date="2020-08-18T18:36:00Z">
        <w:r>
          <w:rPr>
            <w:rFonts w:ascii="Garamond" w:hAnsi="Garamond"/>
            <w:color w:val="000000" w:themeColor="text1"/>
          </w:rPr>
          <w:t>,</w:t>
        </w:r>
      </w:ins>
      <w:ins w:id="3676" w:author="Michael Jennions" w:date="2020-08-18T18:34:00Z">
        <w:r>
          <w:rPr>
            <w:rFonts w:ascii="Garamond" w:hAnsi="Garamond"/>
            <w:color w:val="000000" w:themeColor="text1"/>
          </w:rPr>
          <w:t>) or males being more variable (e.g. morphological traits)</w:t>
        </w:r>
      </w:ins>
      <w:ins w:id="3677" w:author="Michael Jennions" w:date="2020-08-18T19:53:00Z">
        <w:r w:rsidR="00877E28">
          <w:rPr>
            <w:rFonts w:ascii="Garamond" w:hAnsi="Garamond"/>
            <w:color w:val="000000" w:themeColor="text1"/>
          </w:rPr>
          <w:t>.</w:t>
        </w:r>
      </w:ins>
    </w:p>
    <w:p w14:paraId="2CC4766D" w14:textId="16643074" w:rsidR="00877E28" w:rsidRDefault="00877E28" w:rsidP="00563377">
      <w:pPr>
        <w:rPr>
          <w:ins w:id="3678" w:author="Michael Jennions" w:date="2020-08-18T19:54:00Z"/>
          <w:rFonts w:ascii="Garamond" w:hAnsi="Garamond"/>
          <w:color w:val="000000" w:themeColor="text1"/>
        </w:rPr>
      </w:pPr>
    </w:p>
    <w:p w14:paraId="6A6BAE4F" w14:textId="762ED904" w:rsidR="00670A51" w:rsidRDefault="00670A51" w:rsidP="00F100F4">
      <w:pPr>
        <w:rPr>
          <w:ins w:id="3679" w:author="Michael Jennions" w:date="2020-08-18T20:21:00Z"/>
          <w:rFonts w:ascii="Garamond" w:hAnsi="Garamond"/>
          <w:color w:val="000000" w:themeColor="text1"/>
        </w:rPr>
      </w:pPr>
      <w:ins w:id="3680" w:author="Michael Jennions" w:date="2020-08-18T20:20:00Z">
        <w:r w:rsidRPr="00FF23D4">
          <w:rPr>
            <w:rFonts w:ascii="Garamond" w:hAnsi="Garamond"/>
            <w:color w:val="000000" w:themeColor="text1"/>
          </w:rPr>
          <w:t>Given</w:t>
        </w:r>
      </w:ins>
      <w:ins w:id="3681" w:author="Michael Jennions" w:date="2020-08-18T19:54:00Z">
        <w:r w:rsidR="00877E28" w:rsidRPr="00FF23D4">
          <w:rPr>
            <w:rFonts w:ascii="Garamond" w:hAnsi="Garamond"/>
            <w:color w:val="000000" w:themeColor="text1"/>
          </w:rPr>
          <w:t xml:space="preserve"> the available empirical data</w:t>
        </w:r>
      </w:ins>
      <w:ins w:id="3682" w:author="Michael Jennions" w:date="2020-08-18T19:55:00Z">
        <w:r w:rsidR="00877E28" w:rsidRPr="00FF23D4">
          <w:rPr>
            <w:rFonts w:ascii="Garamond" w:hAnsi="Garamond"/>
            <w:color w:val="000000" w:themeColor="text1"/>
          </w:rPr>
          <w:t xml:space="preserve"> it seems that </w:t>
        </w:r>
      </w:ins>
      <w:ins w:id="3683" w:author="Michael Jennions" w:date="2020-08-18T19:57:00Z">
        <w:r w:rsidR="00877E28" w:rsidRPr="00FF23D4">
          <w:rPr>
            <w:rFonts w:ascii="Garamond" w:hAnsi="Garamond"/>
            <w:color w:val="000000" w:themeColor="text1"/>
          </w:rPr>
          <w:t>the</w:t>
        </w:r>
      </w:ins>
      <w:ins w:id="3684" w:author="Michael Jennions" w:date="2020-08-18T19:56:00Z">
        <w:r w:rsidR="00877E28" w:rsidRPr="00FF23D4">
          <w:rPr>
            <w:rFonts w:ascii="Garamond" w:hAnsi="Garamond"/>
            <w:color w:val="000000" w:themeColor="text1"/>
          </w:rPr>
          <w:t xml:space="preserve"> </w:t>
        </w:r>
      </w:ins>
      <w:ins w:id="3685" w:author="Michael Jennions" w:date="2020-08-18T20:02:00Z">
        <w:r w:rsidR="00D25214" w:rsidRPr="00FF23D4">
          <w:rPr>
            <w:rFonts w:ascii="Garamond" w:hAnsi="Garamond"/>
            <w:color w:val="000000" w:themeColor="text1"/>
          </w:rPr>
          <w:t>‘</w:t>
        </w:r>
      </w:ins>
      <w:ins w:id="3686" w:author="Michael Jennions" w:date="2020-08-18T19:56:00Z">
        <w:r w:rsidR="00877E28" w:rsidRPr="00FF23D4">
          <w:rPr>
            <w:rFonts w:ascii="Garamond" w:hAnsi="Garamond"/>
            <w:color w:val="000000" w:themeColor="text1"/>
          </w:rPr>
          <w:t>greater male variability</w:t>
        </w:r>
      </w:ins>
      <w:ins w:id="3687" w:author="Michael Jennions" w:date="2020-08-18T20:02:00Z">
        <w:r w:rsidR="00D25214" w:rsidRPr="00FF23D4">
          <w:rPr>
            <w:rFonts w:ascii="Garamond" w:hAnsi="Garamond"/>
            <w:color w:val="000000" w:themeColor="text1"/>
          </w:rPr>
          <w:t xml:space="preserve"> hypothesis’ (Geary 1992)</w:t>
        </w:r>
      </w:ins>
      <w:ins w:id="3688" w:author="Michael Jennions" w:date="2020-08-18T20:03:00Z">
        <w:r w:rsidR="00D25214" w:rsidRPr="00FF23D4">
          <w:rPr>
            <w:rFonts w:ascii="Garamond" w:hAnsi="Garamond"/>
            <w:color w:val="000000" w:themeColor="text1"/>
          </w:rPr>
          <w:t xml:space="preserve"> is </w:t>
        </w:r>
      </w:ins>
      <w:ins w:id="3689" w:author="Michael Jennions" w:date="2020-08-18T21:57:00Z">
        <w:r w:rsidR="00201427">
          <w:rPr>
            <w:rFonts w:ascii="Garamond" w:hAnsi="Garamond"/>
            <w:color w:val="000000" w:themeColor="text1"/>
          </w:rPr>
          <w:t>not supported</w:t>
        </w:r>
      </w:ins>
      <w:ins w:id="3690" w:author="Michael Jennions" w:date="2020-08-18T20:03:00Z">
        <w:r w:rsidR="00D25214" w:rsidRPr="00FF23D4">
          <w:rPr>
            <w:rFonts w:ascii="Garamond" w:hAnsi="Garamond"/>
            <w:color w:val="000000" w:themeColor="text1"/>
          </w:rPr>
          <w:t xml:space="preserve"> for </w:t>
        </w:r>
      </w:ins>
      <w:ins w:id="3691" w:author="Michael Jennions" w:date="2020-08-18T20:11:00Z">
        <w:r w:rsidR="00D25214" w:rsidRPr="00FF23D4">
          <w:rPr>
            <w:rFonts w:ascii="Garamond" w:hAnsi="Garamond"/>
            <w:color w:val="000000" w:themeColor="text1"/>
          </w:rPr>
          <w:t xml:space="preserve">morphological and physiological traits in </w:t>
        </w:r>
      </w:ins>
      <w:ins w:id="3692" w:author="Michael Jennions" w:date="2020-08-18T20:03:00Z">
        <w:r w:rsidR="00D25214" w:rsidRPr="00FF23D4">
          <w:rPr>
            <w:rFonts w:ascii="Garamond" w:hAnsi="Garamond"/>
            <w:color w:val="000000" w:themeColor="text1"/>
          </w:rPr>
          <w:t xml:space="preserve">animals. </w:t>
        </w:r>
      </w:ins>
      <w:ins w:id="3693" w:author="Michael Jennions" w:date="2020-08-18T20:04:00Z">
        <w:r w:rsidR="00D25214" w:rsidRPr="00FF23D4">
          <w:rPr>
            <w:rFonts w:ascii="Garamond" w:hAnsi="Garamond"/>
            <w:color w:val="000000" w:themeColor="text1"/>
          </w:rPr>
          <w:t xml:space="preserve">In </w:t>
        </w:r>
      </w:ins>
      <w:ins w:id="3694" w:author="Michael Jennions" w:date="2020-08-18T20:09:00Z">
        <w:r w:rsidR="00D25214" w:rsidRPr="00FF23D4">
          <w:rPr>
            <w:rFonts w:ascii="Garamond" w:hAnsi="Garamond"/>
            <w:color w:val="000000" w:themeColor="text1"/>
          </w:rPr>
          <w:t xml:space="preserve">contrast, in </w:t>
        </w:r>
      </w:ins>
      <w:ins w:id="3695" w:author="Michael Jennions" w:date="2020-08-18T20:04:00Z">
        <w:r w:rsidR="00D25214" w:rsidRPr="00FF23D4">
          <w:rPr>
            <w:rFonts w:ascii="Garamond" w:hAnsi="Garamond"/>
            <w:color w:val="000000" w:themeColor="text1"/>
          </w:rPr>
          <w:t xml:space="preserve">humans, greater male variability has been shown for a range of </w:t>
        </w:r>
      </w:ins>
      <w:ins w:id="3696" w:author="Michael Jennions" w:date="2020-08-18T20:05:00Z">
        <w:r w:rsidR="00D25214" w:rsidRPr="00FF23D4">
          <w:rPr>
            <w:rFonts w:ascii="Garamond" w:hAnsi="Garamond"/>
            <w:color w:val="000000" w:themeColor="text1"/>
          </w:rPr>
          <w:t xml:space="preserve">morphological and physiological </w:t>
        </w:r>
      </w:ins>
      <w:ins w:id="3697" w:author="Michael Jennions" w:date="2020-08-18T20:04:00Z">
        <w:r w:rsidR="00D25214" w:rsidRPr="00FF23D4">
          <w:rPr>
            <w:rFonts w:ascii="Garamond" w:hAnsi="Garamond"/>
            <w:color w:val="000000" w:themeColor="text1"/>
          </w:rPr>
          <w:t>traits (</w:t>
        </w:r>
        <w:r w:rsidR="00D25214" w:rsidRPr="00FF23D4">
          <w:rPr>
            <w:rFonts w:ascii="Garamond" w:hAnsi="Garamond"/>
            <w:color w:val="000000" w:themeColor="text1"/>
            <w:highlight w:val="cyan"/>
            <w:rPrChange w:id="3698" w:author="Michael Jennions" w:date="2020-08-18T21:10:00Z">
              <w:rPr>
                <w:rFonts w:ascii="Garamond" w:hAnsi="Garamond"/>
                <w:color w:val="000000" w:themeColor="text1"/>
              </w:rPr>
            </w:rPrChange>
          </w:rPr>
          <w:t>REFS</w:t>
        </w:r>
        <w:r w:rsidR="00D25214" w:rsidRPr="00FF23D4">
          <w:rPr>
            <w:rFonts w:ascii="Garamond" w:hAnsi="Garamond"/>
            <w:color w:val="000000" w:themeColor="text1"/>
          </w:rPr>
          <w:t>),</w:t>
        </w:r>
      </w:ins>
      <w:ins w:id="3699" w:author="Michael Jennions" w:date="2020-08-18T20:28:00Z">
        <w:r w:rsidRPr="00FF23D4">
          <w:rPr>
            <w:rFonts w:ascii="Garamond" w:hAnsi="Garamond"/>
            <w:color w:val="000000" w:themeColor="text1"/>
          </w:rPr>
          <w:t xml:space="preserve"> including brain structures ( </w:t>
        </w:r>
        <w:r w:rsidRPr="00FF23D4">
          <w:rPr>
            <w:rFonts w:ascii="Garamond" w:hAnsi="Garamond"/>
            <w:noProof/>
            <w:color w:val="000000" w:themeColor="text1"/>
            <w:rPrChange w:id="3700" w:author="Michael Jennions" w:date="2020-08-18T21:10:00Z">
              <w:rPr>
                <w:rFonts w:ascii="Garamond" w:hAnsi="Garamond"/>
                <w:noProof/>
                <w:color w:val="FF0000"/>
              </w:rPr>
            </w:rPrChange>
          </w:rPr>
          <w:t xml:space="preserve">Arnold 2004; van der Linden </w:t>
        </w:r>
        <w:r w:rsidRPr="00FF23D4">
          <w:rPr>
            <w:rFonts w:ascii="Garamond" w:hAnsi="Garamond"/>
            <w:i/>
            <w:noProof/>
            <w:color w:val="000000" w:themeColor="text1"/>
            <w:rPrChange w:id="3701" w:author="Michael Jennions" w:date="2020-08-18T21:10:00Z">
              <w:rPr>
                <w:rFonts w:ascii="Garamond" w:hAnsi="Garamond"/>
                <w:i/>
                <w:noProof/>
                <w:color w:val="FF0000"/>
              </w:rPr>
            </w:rPrChange>
          </w:rPr>
          <w:t>et al.</w:t>
        </w:r>
        <w:r w:rsidRPr="00FF23D4">
          <w:rPr>
            <w:rFonts w:ascii="Garamond" w:hAnsi="Garamond"/>
            <w:noProof/>
            <w:color w:val="000000" w:themeColor="text1"/>
            <w:rPrChange w:id="3702" w:author="Michael Jennions" w:date="2020-08-18T21:10:00Z">
              <w:rPr>
                <w:rFonts w:ascii="Garamond" w:hAnsi="Garamond"/>
                <w:noProof/>
                <w:color w:val="FF0000"/>
              </w:rPr>
            </w:rPrChange>
          </w:rPr>
          <w:t xml:space="preserve"> 2017; DeCasien </w:t>
        </w:r>
        <w:r w:rsidRPr="00FF23D4">
          <w:rPr>
            <w:rFonts w:ascii="Garamond" w:hAnsi="Garamond"/>
            <w:i/>
            <w:noProof/>
            <w:color w:val="000000" w:themeColor="text1"/>
            <w:rPrChange w:id="3703" w:author="Michael Jennions" w:date="2020-08-18T21:10:00Z">
              <w:rPr>
                <w:rFonts w:ascii="Garamond" w:hAnsi="Garamond"/>
                <w:i/>
                <w:noProof/>
                <w:color w:val="FF0000"/>
              </w:rPr>
            </w:rPrChange>
          </w:rPr>
          <w:t>et al.</w:t>
        </w:r>
        <w:r w:rsidRPr="00FF23D4">
          <w:rPr>
            <w:rFonts w:ascii="Garamond" w:hAnsi="Garamond"/>
            <w:noProof/>
            <w:color w:val="000000" w:themeColor="text1"/>
            <w:rPrChange w:id="3704" w:author="Michael Jennions" w:date="2020-08-18T21:10:00Z">
              <w:rPr>
                <w:rFonts w:ascii="Garamond" w:hAnsi="Garamond"/>
                <w:noProof/>
                <w:color w:val="FF0000"/>
              </w:rPr>
            </w:rPrChange>
          </w:rPr>
          <w:t xml:space="preserve"> 2020</w:t>
        </w:r>
      </w:ins>
      <w:ins w:id="3705" w:author="Michael Jennions" w:date="2020-08-18T20:29:00Z">
        <w:r w:rsidRPr="00FF23D4">
          <w:rPr>
            <w:rFonts w:ascii="Garamond" w:hAnsi="Garamond"/>
            <w:noProof/>
            <w:color w:val="000000" w:themeColor="text1"/>
            <w:rPrChange w:id="3706" w:author="Michael Jennions" w:date="2020-08-18T21:10:00Z">
              <w:rPr>
                <w:rFonts w:ascii="Garamond" w:hAnsi="Garamond"/>
                <w:noProof/>
                <w:color w:val="FF0000"/>
              </w:rPr>
            </w:rPrChange>
          </w:rPr>
          <w:t>)</w:t>
        </w:r>
      </w:ins>
      <w:ins w:id="3707" w:author="Michael Jennions" w:date="2020-08-18T20:04:00Z">
        <w:r w:rsidR="00D25214" w:rsidRPr="00FF23D4">
          <w:rPr>
            <w:rFonts w:ascii="Garamond" w:hAnsi="Garamond"/>
            <w:color w:val="000000" w:themeColor="text1"/>
          </w:rPr>
          <w:t xml:space="preserve"> </w:t>
        </w:r>
      </w:ins>
      <w:ins w:id="3708" w:author="Michael Jennions" w:date="2020-08-18T20:29:00Z">
        <w:r w:rsidRPr="00FF23D4">
          <w:rPr>
            <w:rFonts w:ascii="Garamond" w:hAnsi="Garamond"/>
            <w:color w:val="000000" w:themeColor="text1"/>
          </w:rPr>
          <w:t>a</w:t>
        </w:r>
      </w:ins>
      <w:ins w:id="3709" w:author="Michael Jennions" w:date="2020-08-18T20:09:00Z">
        <w:r w:rsidR="00D25214" w:rsidRPr="00FF23D4">
          <w:rPr>
            <w:rFonts w:ascii="Garamond" w:hAnsi="Garamond"/>
            <w:color w:val="000000" w:themeColor="text1"/>
          </w:rPr>
          <w:t xml:space="preserve">nd, </w:t>
        </w:r>
      </w:ins>
      <w:ins w:id="3710" w:author="Michael Jennions" w:date="2020-08-18T20:10:00Z">
        <w:r w:rsidR="00D25214" w:rsidRPr="00FF23D4">
          <w:rPr>
            <w:rFonts w:ascii="Garamond" w:hAnsi="Garamond"/>
            <w:color w:val="000000" w:themeColor="text1"/>
          </w:rPr>
          <w:t xml:space="preserve">perhaps more </w:t>
        </w:r>
      </w:ins>
      <w:ins w:id="3711" w:author="Michael Jennions" w:date="2020-08-18T20:09:00Z">
        <w:r w:rsidR="00D25214" w:rsidRPr="00FF23D4">
          <w:rPr>
            <w:rFonts w:ascii="Garamond" w:hAnsi="Garamond"/>
            <w:color w:val="000000" w:themeColor="text1"/>
          </w:rPr>
          <w:t>nota</w:t>
        </w:r>
      </w:ins>
      <w:ins w:id="3712" w:author="Michael Jennions" w:date="2020-08-18T20:10:00Z">
        <w:r w:rsidR="00D25214" w:rsidRPr="00FF23D4">
          <w:rPr>
            <w:rFonts w:ascii="Garamond" w:hAnsi="Garamond"/>
            <w:color w:val="000000" w:themeColor="text1"/>
          </w:rPr>
          <w:t>b</w:t>
        </w:r>
      </w:ins>
      <w:ins w:id="3713" w:author="Michael Jennions" w:date="2020-08-18T20:09:00Z">
        <w:r w:rsidR="00D25214" w:rsidRPr="00FF23D4">
          <w:rPr>
            <w:rFonts w:ascii="Garamond" w:hAnsi="Garamond"/>
            <w:color w:val="000000" w:themeColor="text1"/>
          </w:rPr>
          <w:t>ly</w:t>
        </w:r>
      </w:ins>
      <w:ins w:id="3714" w:author="Michael Jennions" w:date="2020-08-18T20:29:00Z">
        <w:r w:rsidRPr="00FF23D4">
          <w:rPr>
            <w:rFonts w:ascii="Garamond" w:hAnsi="Garamond"/>
            <w:color w:val="000000" w:themeColor="text1"/>
          </w:rPr>
          <w:t>,</w:t>
        </w:r>
      </w:ins>
      <w:ins w:id="3715" w:author="Michael Jennions" w:date="2020-08-18T20:09:00Z">
        <w:r w:rsidR="00D25214" w:rsidRPr="00FF23D4">
          <w:rPr>
            <w:rFonts w:ascii="Garamond" w:hAnsi="Garamond"/>
            <w:color w:val="000000" w:themeColor="text1"/>
          </w:rPr>
          <w:t xml:space="preserve"> </w:t>
        </w:r>
      </w:ins>
      <w:ins w:id="3716" w:author="Michael Jennions" w:date="2020-08-18T20:10:00Z">
        <w:r w:rsidR="00D25214" w:rsidRPr="00FF23D4">
          <w:rPr>
            <w:rFonts w:ascii="Garamond" w:hAnsi="Garamond"/>
            <w:color w:val="000000" w:themeColor="text1"/>
          </w:rPr>
          <w:t>for</w:t>
        </w:r>
      </w:ins>
      <w:ins w:id="3717" w:author="Michael Jennions" w:date="2020-08-18T20:05:00Z">
        <w:r w:rsidR="00D25214" w:rsidRPr="00FF23D4">
          <w:rPr>
            <w:rFonts w:ascii="Garamond" w:hAnsi="Garamond"/>
            <w:color w:val="000000" w:themeColor="text1"/>
          </w:rPr>
          <w:t xml:space="preserve"> behaviour</w:t>
        </w:r>
      </w:ins>
      <w:ins w:id="3718" w:author="Michael Jennions" w:date="2020-08-18T20:10:00Z">
        <w:r w:rsidR="00D25214" w:rsidRPr="00FF23D4">
          <w:rPr>
            <w:rFonts w:ascii="Garamond" w:hAnsi="Garamond"/>
            <w:color w:val="000000" w:themeColor="text1"/>
          </w:rPr>
          <w:t xml:space="preserve"> traits</w:t>
        </w:r>
      </w:ins>
      <w:ins w:id="3719" w:author="Michael Jennions" w:date="2020-08-18T20:05:00Z">
        <w:r w:rsidR="00D25214" w:rsidRPr="00FF23D4">
          <w:rPr>
            <w:rFonts w:ascii="Garamond" w:hAnsi="Garamond"/>
            <w:color w:val="000000" w:themeColor="text1"/>
          </w:rPr>
          <w:t xml:space="preserve">, </w:t>
        </w:r>
      </w:ins>
      <w:ins w:id="3720" w:author="Michael Jennions" w:date="2020-08-18T20:10:00Z">
        <w:r w:rsidR="00D25214" w:rsidRPr="00FF23D4">
          <w:rPr>
            <w:rFonts w:ascii="Garamond" w:hAnsi="Garamond"/>
            <w:color w:val="000000" w:themeColor="text1"/>
          </w:rPr>
          <w:t xml:space="preserve">namely </w:t>
        </w:r>
      </w:ins>
      <w:ins w:id="3721" w:author="Michael Jennions" w:date="2020-08-18T20:05:00Z">
        <w:r w:rsidR="00D25214" w:rsidRPr="00FF23D4">
          <w:rPr>
            <w:rFonts w:ascii="Garamond" w:hAnsi="Garamond"/>
            <w:color w:val="000000" w:themeColor="text1"/>
          </w:rPr>
          <w:t>personality</w:t>
        </w:r>
      </w:ins>
      <w:ins w:id="3722" w:author="Michael Jennions" w:date="2020-08-18T20:06:00Z">
        <w:r w:rsidR="00D25214" w:rsidRPr="00FF23D4">
          <w:rPr>
            <w:rFonts w:ascii="Garamond" w:hAnsi="Garamond"/>
            <w:color w:val="000000" w:themeColor="text1"/>
          </w:rPr>
          <w:t xml:space="preserve"> (</w:t>
        </w:r>
        <w:r w:rsidR="00D25214" w:rsidRPr="00FF23D4">
          <w:rPr>
            <w:rFonts w:ascii="Garamond" w:hAnsi="Garamond"/>
            <w:color w:val="000000" w:themeColor="text1"/>
            <w:highlight w:val="cyan"/>
            <w:rPrChange w:id="3723" w:author="Michael Jennions" w:date="2020-08-18T21:10:00Z">
              <w:rPr>
                <w:rFonts w:ascii="Garamond" w:hAnsi="Garamond"/>
                <w:color w:val="000000" w:themeColor="text1"/>
              </w:rPr>
            </w:rPrChange>
          </w:rPr>
          <w:t>Borkenau et al.</w:t>
        </w:r>
      </w:ins>
      <w:ins w:id="3724" w:author="Michael Jennions" w:date="2020-08-18T20:27:00Z">
        <w:r w:rsidRPr="00FF23D4">
          <w:rPr>
            <w:rFonts w:ascii="Garamond" w:hAnsi="Garamond"/>
            <w:color w:val="000000" w:themeColor="text1"/>
            <w:highlight w:val="cyan"/>
          </w:rPr>
          <w:t xml:space="preserve"> </w:t>
        </w:r>
      </w:ins>
      <w:ins w:id="3725" w:author="Michael Jennions" w:date="2020-08-18T20:06:00Z">
        <w:r w:rsidR="00D25214" w:rsidRPr="00FF23D4">
          <w:rPr>
            <w:rFonts w:ascii="Garamond" w:hAnsi="Garamond"/>
            <w:color w:val="000000" w:themeColor="text1"/>
            <w:highlight w:val="cyan"/>
            <w:rPrChange w:id="3726" w:author="Michael Jennions" w:date="2020-08-18T21:10:00Z">
              <w:rPr>
                <w:rFonts w:ascii="Garamond" w:hAnsi="Garamond"/>
                <w:color w:val="000000" w:themeColor="text1"/>
              </w:rPr>
            </w:rPrChange>
          </w:rPr>
          <w:t>2018</w:t>
        </w:r>
      </w:ins>
      <w:ins w:id="3727" w:author="Michael Jennions" w:date="2020-08-18T20:27:00Z">
        <w:r w:rsidRPr="00FF23D4">
          <w:rPr>
            <w:rFonts w:ascii="Garamond" w:hAnsi="Garamond"/>
            <w:color w:val="000000" w:themeColor="text1"/>
            <w:rPrChange w:id="3728" w:author="Michael Jennions" w:date="2020-08-18T21:10:00Z">
              <w:rPr>
                <w:rFonts w:ascii="Garamond" w:hAnsi="Garamond"/>
                <w:color w:val="FF0000"/>
              </w:rPr>
            </w:rPrChange>
          </w:rPr>
          <w:fldChar w:fldCharType="begin" w:fldLock="1"/>
        </w:r>
        <w:r w:rsidRPr="00FF23D4">
          <w:rPr>
            <w:rFonts w:ascii="Garamond" w:hAnsi="Garamond"/>
            <w:color w:val="000000" w:themeColor="text1"/>
            <w:rPrChange w:id="3729" w:author="Michael Jennions" w:date="2020-08-18T21:10:00Z">
              <w:rPr>
                <w:rFonts w:ascii="Garamond" w:hAnsi="Garamond"/>
                <w:color w:val="FF0000"/>
              </w:rPr>
            </w:rPrChange>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FF23D4">
          <w:rPr>
            <w:rFonts w:ascii="Garamond" w:hAnsi="Garamond"/>
            <w:color w:val="000000" w:themeColor="text1"/>
            <w:rPrChange w:id="3730" w:author="Michael Jennions" w:date="2020-08-18T21:10:00Z">
              <w:rPr>
                <w:rFonts w:ascii="Garamond" w:hAnsi="Garamond"/>
                <w:color w:val="FF0000"/>
              </w:rPr>
            </w:rPrChange>
          </w:rPr>
          <w:fldChar w:fldCharType="separate"/>
        </w:r>
        <w:r w:rsidRPr="00FF23D4">
          <w:rPr>
            <w:rFonts w:ascii="Garamond" w:hAnsi="Garamond"/>
            <w:noProof/>
            <w:color w:val="000000" w:themeColor="text1"/>
            <w:rPrChange w:id="3731" w:author="Michael Jennions" w:date="2020-08-18T21:10:00Z">
              <w:rPr>
                <w:rFonts w:ascii="Garamond" w:hAnsi="Garamond"/>
                <w:noProof/>
                <w:color w:val="FF0000"/>
              </w:rPr>
            </w:rPrChange>
          </w:rPr>
          <w:t xml:space="preserve">(Archer &amp; Mehdikhani 2003; Karwowski </w:t>
        </w:r>
        <w:r w:rsidRPr="00FF23D4">
          <w:rPr>
            <w:rFonts w:ascii="Garamond" w:hAnsi="Garamond"/>
            <w:i/>
            <w:noProof/>
            <w:color w:val="000000" w:themeColor="text1"/>
            <w:rPrChange w:id="3732" w:author="Michael Jennions" w:date="2020-08-18T21:10:00Z">
              <w:rPr>
                <w:rFonts w:ascii="Garamond" w:hAnsi="Garamond"/>
                <w:i/>
                <w:noProof/>
                <w:color w:val="FF0000"/>
              </w:rPr>
            </w:rPrChange>
          </w:rPr>
          <w:t>et al.</w:t>
        </w:r>
        <w:r w:rsidRPr="00FF23D4">
          <w:rPr>
            <w:rFonts w:ascii="Garamond" w:hAnsi="Garamond"/>
            <w:noProof/>
            <w:color w:val="000000" w:themeColor="text1"/>
            <w:rPrChange w:id="3733" w:author="Michael Jennions" w:date="2020-08-18T21:10:00Z">
              <w:rPr>
                <w:rFonts w:ascii="Garamond" w:hAnsi="Garamond"/>
                <w:noProof/>
                <w:color w:val="FF0000"/>
              </w:rPr>
            </w:rPrChange>
          </w:rPr>
          <w:t xml:space="preserve"> 2016)</w:t>
        </w:r>
        <w:r w:rsidRPr="00FF23D4">
          <w:rPr>
            <w:rFonts w:ascii="Garamond" w:hAnsi="Garamond"/>
            <w:color w:val="000000" w:themeColor="text1"/>
            <w:rPrChange w:id="3734" w:author="Michael Jennions" w:date="2020-08-18T21:10:00Z">
              <w:rPr>
                <w:rFonts w:ascii="Garamond" w:hAnsi="Garamond"/>
                <w:color w:val="FF0000"/>
              </w:rPr>
            </w:rPrChange>
          </w:rPr>
          <w:fldChar w:fldCharType="end"/>
        </w:r>
        <w:r w:rsidRPr="00FF23D4">
          <w:rPr>
            <w:rFonts w:ascii="Garamond" w:hAnsi="Garamond"/>
            <w:color w:val="000000" w:themeColor="text1"/>
            <w:rPrChange w:id="3735" w:author="Michael Jennions" w:date="2020-08-18T21:10:00Z">
              <w:rPr>
                <w:rFonts w:ascii="Garamond" w:hAnsi="Garamond"/>
                <w:color w:val="FF0000"/>
              </w:rPr>
            </w:rPrChange>
          </w:rPr>
          <w:t>,</w:t>
        </w:r>
      </w:ins>
      <w:ins w:id="3736" w:author="Michael Jennions" w:date="2020-08-18T20:06:00Z">
        <w:r w:rsidR="00D25214" w:rsidRPr="00FF23D4">
          <w:rPr>
            <w:rFonts w:ascii="Garamond" w:hAnsi="Garamond"/>
            <w:color w:val="000000" w:themeColor="text1"/>
          </w:rPr>
          <w:t>)</w:t>
        </w:r>
      </w:ins>
      <w:ins w:id="3737" w:author="Michael Jennions" w:date="2020-08-18T20:05:00Z">
        <w:r w:rsidR="00D25214" w:rsidRPr="00FF23D4">
          <w:rPr>
            <w:rFonts w:ascii="Garamond" w:hAnsi="Garamond"/>
            <w:color w:val="000000" w:themeColor="text1"/>
          </w:rPr>
          <w:t xml:space="preserve">, cognitive ability </w:t>
        </w:r>
      </w:ins>
      <w:ins w:id="3738" w:author="Michael Jennions" w:date="2020-08-18T20:06:00Z">
        <w:r w:rsidR="00D25214" w:rsidRPr="00FF23D4">
          <w:rPr>
            <w:rFonts w:ascii="Garamond" w:hAnsi="Garamond"/>
            <w:color w:val="000000" w:themeColor="text1"/>
          </w:rPr>
          <w:t>(</w:t>
        </w:r>
      </w:ins>
      <w:ins w:id="3739" w:author="Michael Jennions" w:date="2020-08-18T20:07:00Z">
        <w:r w:rsidR="00D25214" w:rsidRPr="00FF23D4">
          <w:rPr>
            <w:rFonts w:ascii="Garamond" w:hAnsi="Garamond"/>
            <w:color w:val="000000" w:themeColor="text1"/>
            <w:highlight w:val="cyan"/>
            <w:rPrChange w:id="3740" w:author="Michael Jennions" w:date="2020-08-18T21:10:00Z">
              <w:rPr>
                <w:rFonts w:ascii="Garamond" w:hAnsi="Garamond"/>
                <w:color w:val="000000" w:themeColor="text1"/>
              </w:rPr>
            </w:rPrChange>
          </w:rPr>
          <w:t>Roalf et al. 2014</w:t>
        </w:r>
      </w:ins>
      <w:ins w:id="3741" w:author="Michael Jennions" w:date="2020-08-18T20:27:00Z">
        <w:r w:rsidRPr="00FF23D4">
          <w:rPr>
            <w:rFonts w:ascii="Garamond" w:hAnsi="Garamond"/>
            <w:color w:val="000000" w:themeColor="text1"/>
            <w:rPrChange w:id="3742" w:author="Michael Jennions" w:date="2020-08-18T21:10:00Z">
              <w:rPr>
                <w:rFonts w:ascii="Garamond" w:hAnsi="Garamond"/>
                <w:color w:val="FF0000"/>
              </w:rPr>
            </w:rPrChange>
          </w:rPr>
          <w:fldChar w:fldCharType="begin" w:fldLock="1"/>
        </w:r>
        <w:r w:rsidRPr="00FF23D4">
          <w:rPr>
            <w:rFonts w:ascii="Garamond" w:hAnsi="Garamond"/>
            <w:color w:val="000000" w:themeColor="text1"/>
            <w:rPrChange w:id="3743" w:author="Michael Jennions" w:date="2020-08-18T21:10: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FF23D4">
          <w:rPr>
            <w:rFonts w:ascii="Garamond" w:hAnsi="Garamond"/>
            <w:color w:val="000000" w:themeColor="text1"/>
            <w:rPrChange w:id="3744" w:author="Michael Jennions" w:date="2020-08-18T21:10:00Z">
              <w:rPr>
                <w:rFonts w:ascii="Garamond" w:hAnsi="Garamond"/>
                <w:color w:val="FF0000"/>
              </w:rPr>
            </w:rPrChange>
          </w:rPr>
          <w:fldChar w:fldCharType="separate"/>
        </w:r>
        <w:r w:rsidRPr="00FF23D4">
          <w:rPr>
            <w:rFonts w:ascii="Garamond" w:hAnsi="Garamond"/>
            <w:noProof/>
            <w:color w:val="000000" w:themeColor="text1"/>
            <w:rPrChange w:id="3745" w:author="Michael Jennions" w:date="2020-08-18T21:10:00Z">
              <w:rPr>
                <w:rFonts w:ascii="Garamond" w:hAnsi="Garamond"/>
                <w:noProof/>
                <w:color w:val="FF0000"/>
              </w:rPr>
            </w:rPrChange>
          </w:rPr>
          <w:t xml:space="preserve">(Halpern &amp; LaMay 2000; Jones </w:t>
        </w:r>
        <w:r w:rsidRPr="00FF23D4">
          <w:rPr>
            <w:rFonts w:ascii="Garamond" w:hAnsi="Garamond"/>
            <w:i/>
            <w:noProof/>
            <w:color w:val="000000" w:themeColor="text1"/>
            <w:rPrChange w:id="3746" w:author="Michael Jennions" w:date="2020-08-18T21:10:00Z">
              <w:rPr>
                <w:rFonts w:ascii="Garamond" w:hAnsi="Garamond"/>
                <w:i/>
                <w:noProof/>
                <w:color w:val="FF0000"/>
              </w:rPr>
            </w:rPrChange>
          </w:rPr>
          <w:t>et al.</w:t>
        </w:r>
        <w:r w:rsidRPr="00FF23D4">
          <w:rPr>
            <w:rFonts w:ascii="Garamond" w:hAnsi="Garamond"/>
            <w:noProof/>
            <w:color w:val="000000" w:themeColor="text1"/>
            <w:rPrChange w:id="3747" w:author="Michael Jennions" w:date="2020-08-18T21:10:00Z">
              <w:rPr>
                <w:rFonts w:ascii="Garamond" w:hAnsi="Garamond"/>
                <w:noProof/>
                <w:color w:val="FF0000"/>
              </w:rPr>
            </w:rPrChange>
          </w:rPr>
          <w:t xml:space="preserve"> 2003; Arden &amp; Plomin 2006; Johnson </w:t>
        </w:r>
        <w:r w:rsidRPr="00FF23D4">
          <w:rPr>
            <w:rFonts w:ascii="Garamond" w:hAnsi="Garamond"/>
            <w:i/>
            <w:noProof/>
            <w:color w:val="000000" w:themeColor="text1"/>
            <w:rPrChange w:id="3748" w:author="Michael Jennions" w:date="2020-08-18T21:10:00Z">
              <w:rPr>
                <w:rFonts w:ascii="Garamond" w:hAnsi="Garamond"/>
                <w:i/>
                <w:noProof/>
                <w:color w:val="FF0000"/>
              </w:rPr>
            </w:rPrChange>
          </w:rPr>
          <w:t>et al.</w:t>
        </w:r>
        <w:r w:rsidRPr="00FF23D4">
          <w:rPr>
            <w:rFonts w:ascii="Garamond" w:hAnsi="Garamond"/>
            <w:noProof/>
            <w:color w:val="000000" w:themeColor="text1"/>
            <w:rPrChange w:id="3749" w:author="Michael Jennions" w:date="2020-08-18T21:10:00Z">
              <w:rPr>
                <w:rFonts w:ascii="Garamond" w:hAnsi="Garamond"/>
                <w:noProof/>
                <w:color w:val="FF0000"/>
              </w:rPr>
            </w:rPrChange>
          </w:rPr>
          <w:t xml:space="preserve"> 2008, 2009)</w:t>
        </w:r>
        <w:r w:rsidRPr="00FF23D4">
          <w:rPr>
            <w:rFonts w:ascii="Garamond" w:hAnsi="Garamond"/>
            <w:color w:val="000000" w:themeColor="text1"/>
            <w:rPrChange w:id="3750" w:author="Michael Jennions" w:date="2020-08-18T21:10:00Z">
              <w:rPr>
                <w:rFonts w:ascii="Garamond" w:hAnsi="Garamond"/>
                <w:color w:val="FF0000"/>
              </w:rPr>
            </w:rPrChange>
          </w:rPr>
          <w:fldChar w:fldCharType="end"/>
        </w:r>
      </w:ins>
      <w:ins w:id="3751" w:author="Michael Jennions" w:date="2020-08-18T20:06:00Z">
        <w:r w:rsidR="00D25214" w:rsidRPr="00FF23D4">
          <w:rPr>
            <w:rFonts w:ascii="Garamond" w:hAnsi="Garamond"/>
            <w:color w:val="000000" w:themeColor="text1"/>
          </w:rPr>
          <w:t xml:space="preserve">) </w:t>
        </w:r>
      </w:ins>
      <w:ins w:id="3752" w:author="Michael Jennions" w:date="2020-08-18T20:05:00Z">
        <w:r w:rsidR="00D25214" w:rsidRPr="00FF23D4">
          <w:rPr>
            <w:rFonts w:ascii="Garamond" w:hAnsi="Garamond"/>
            <w:color w:val="000000" w:themeColor="text1"/>
          </w:rPr>
          <w:t xml:space="preserve">and school </w:t>
        </w:r>
      </w:ins>
      <w:ins w:id="3753" w:author="Michael Jennions" w:date="2020-08-18T20:06:00Z">
        <w:r w:rsidR="00D25214" w:rsidRPr="00FF23D4">
          <w:rPr>
            <w:rFonts w:ascii="Garamond" w:hAnsi="Garamond"/>
            <w:color w:val="000000" w:themeColor="text1"/>
          </w:rPr>
          <w:t>achievement (</w:t>
        </w:r>
      </w:ins>
      <w:ins w:id="3754" w:author="Michael Jennions" w:date="2020-08-18T20:07:00Z">
        <w:r w:rsidR="00D25214" w:rsidRPr="00FF23D4">
          <w:rPr>
            <w:rFonts w:ascii="Garamond" w:hAnsi="Garamond"/>
            <w:color w:val="000000" w:themeColor="text1"/>
            <w:highlight w:val="cyan"/>
            <w:rPrChange w:id="3755" w:author="Michael Jennions" w:date="2020-08-18T21:10:00Z">
              <w:rPr>
                <w:rFonts w:ascii="Garamond" w:hAnsi="Garamond"/>
                <w:color w:val="000000" w:themeColor="text1"/>
              </w:rPr>
            </w:rPrChange>
          </w:rPr>
          <w:t xml:space="preserve">Baye &amp; Monseur 2016, Lehre et al. 2009, </w:t>
        </w:r>
      </w:ins>
      <w:ins w:id="3756" w:author="Michael Jennions" w:date="2020-08-18T20:06:00Z">
        <w:r w:rsidR="00D25214" w:rsidRPr="00FF23D4">
          <w:rPr>
            <w:rFonts w:ascii="Garamond" w:hAnsi="Garamond"/>
            <w:color w:val="000000" w:themeColor="text1"/>
            <w:highlight w:val="cyan"/>
            <w:rPrChange w:id="3757" w:author="Michael Jennions" w:date="2020-08-18T21:10:00Z">
              <w:rPr>
                <w:rFonts w:ascii="Garamond" w:hAnsi="Garamond"/>
                <w:color w:val="000000" w:themeColor="text1"/>
              </w:rPr>
            </w:rPrChange>
          </w:rPr>
          <w:t>O’Dea et al and refs therein</w:t>
        </w:r>
        <w:r w:rsidR="00D25214" w:rsidRPr="00FF23D4">
          <w:rPr>
            <w:rFonts w:ascii="Garamond" w:hAnsi="Garamond"/>
            <w:color w:val="000000" w:themeColor="text1"/>
          </w:rPr>
          <w:t>)</w:t>
        </w:r>
      </w:ins>
      <w:ins w:id="3758" w:author="Michael Jennions" w:date="2020-08-18T20:08:00Z">
        <w:r w:rsidR="00D25214" w:rsidRPr="00FF23D4">
          <w:rPr>
            <w:rFonts w:ascii="Garamond" w:hAnsi="Garamond"/>
            <w:color w:val="000000" w:themeColor="text1"/>
          </w:rPr>
          <w:t xml:space="preserve">. </w:t>
        </w:r>
      </w:ins>
      <w:ins w:id="3759" w:author="Michael Jennions" w:date="2020-08-18T20:11:00Z">
        <w:r w:rsidR="00D25214" w:rsidRPr="00FF23D4">
          <w:rPr>
            <w:rFonts w:ascii="Garamond" w:hAnsi="Garamond"/>
            <w:color w:val="000000" w:themeColor="text1"/>
          </w:rPr>
          <w:t xml:space="preserve">Our </w:t>
        </w:r>
      </w:ins>
      <w:ins w:id="3760" w:author="Michael Jennions" w:date="2020-08-18T20:20:00Z">
        <w:r w:rsidRPr="00FF23D4">
          <w:rPr>
            <w:rFonts w:ascii="Garamond" w:hAnsi="Garamond"/>
            <w:color w:val="000000" w:themeColor="text1"/>
          </w:rPr>
          <w:t xml:space="preserve">current findings </w:t>
        </w:r>
      </w:ins>
      <w:ins w:id="3761" w:author="Michael Jennions" w:date="2020-08-18T20:11:00Z">
        <w:r w:rsidR="00D25214" w:rsidRPr="00FF23D4">
          <w:rPr>
            <w:rFonts w:ascii="Garamond" w:hAnsi="Garamond"/>
            <w:color w:val="000000" w:themeColor="text1"/>
          </w:rPr>
          <w:t xml:space="preserve">are therefore intriguing, because we show using a larger database of </w:t>
        </w:r>
        <w:r w:rsidR="00D25214" w:rsidRPr="00FF23D4">
          <w:rPr>
            <w:rFonts w:ascii="Garamond" w:hAnsi="Garamond"/>
            <w:color w:val="000000" w:themeColor="text1"/>
            <w:highlight w:val="yellow"/>
            <w:rPrChange w:id="3762" w:author="Michael Jennions" w:date="2020-08-18T21:10:00Z">
              <w:rPr>
                <w:rFonts w:ascii="Garamond" w:hAnsi="Garamond"/>
                <w:color w:val="000000" w:themeColor="text1"/>
              </w:rPr>
            </w:rPrChange>
          </w:rPr>
          <w:t>XXX</w:t>
        </w:r>
      </w:ins>
      <w:ins w:id="3763" w:author="Michael Jennions" w:date="2020-08-18T20:12:00Z">
        <w:r w:rsidR="00D25214" w:rsidRPr="00FF23D4">
          <w:rPr>
            <w:rFonts w:ascii="Garamond" w:hAnsi="Garamond"/>
            <w:color w:val="000000" w:themeColor="text1"/>
          </w:rPr>
          <w:t xml:space="preserve"> species that personality traits</w:t>
        </w:r>
      </w:ins>
      <w:ins w:id="3764" w:author="Michael Jennions" w:date="2020-08-18T20:13:00Z">
        <w:r w:rsidR="00D25214" w:rsidRPr="00FF23D4">
          <w:rPr>
            <w:rFonts w:ascii="Garamond" w:hAnsi="Garamond"/>
            <w:color w:val="000000" w:themeColor="text1"/>
          </w:rPr>
          <w:t xml:space="preserve"> are not more variable in males than female across a </w:t>
        </w:r>
      </w:ins>
      <w:ins w:id="3765" w:author="Michael Jennions" w:date="2020-08-18T21:57:00Z">
        <w:r w:rsidR="00201427">
          <w:rPr>
            <w:rFonts w:ascii="Garamond" w:hAnsi="Garamond"/>
            <w:color w:val="000000" w:themeColor="text1"/>
          </w:rPr>
          <w:t>wide</w:t>
        </w:r>
      </w:ins>
      <w:ins w:id="3766" w:author="Michael Jennions" w:date="2020-08-18T20:13:00Z">
        <w:r w:rsidR="00D25214" w:rsidRPr="00FF23D4">
          <w:rPr>
            <w:rFonts w:ascii="Garamond" w:hAnsi="Garamond"/>
            <w:color w:val="000000" w:themeColor="text1"/>
          </w:rPr>
          <w:t xml:space="preserve"> range of species. If anything, the trend </w:t>
        </w:r>
        <w:r w:rsidR="00D25214">
          <w:rPr>
            <w:rFonts w:ascii="Garamond" w:hAnsi="Garamond"/>
            <w:color w:val="000000" w:themeColor="text1"/>
          </w:rPr>
          <w:t>is towards greater variation among females, which has been</w:t>
        </w:r>
      </w:ins>
      <w:ins w:id="3767" w:author="Michael Jennions" w:date="2020-08-18T20:18:00Z">
        <w:r w:rsidR="002838AD">
          <w:rPr>
            <w:rFonts w:ascii="Garamond" w:hAnsi="Garamond"/>
            <w:color w:val="000000" w:themeColor="text1"/>
          </w:rPr>
          <w:t xml:space="preserve"> </w:t>
        </w:r>
      </w:ins>
      <w:ins w:id="3768" w:author="Michael Jennions" w:date="2020-08-18T20:13:00Z">
        <w:r w:rsidR="00D25214">
          <w:rPr>
            <w:rFonts w:ascii="Garamond" w:hAnsi="Garamond"/>
            <w:color w:val="000000" w:themeColor="text1"/>
          </w:rPr>
          <w:t>previously hypothesised to a</w:t>
        </w:r>
      </w:ins>
      <w:ins w:id="3769" w:author="Michael Jennions" w:date="2020-08-18T20:14:00Z">
        <w:r w:rsidR="00D25214">
          <w:rPr>
            <w:rFonts w:ascii="Garamond" w:hAnsi="Garamond"/>
            <w:color w:val="000000" w:themeColor="text1"/>
          </w:rPr>
          <w:t xml:space="preserve">rise, at least in mammals, due to </w:t>
        </w:r>
      </w:ins>
      <w:ins w:id="3770" w:author="Michael Jennions" w:date="2020-08-18T20:15:00Z">
        <w:r w:rsidR="00D25214">
          <w:rPr>
            <w:rFonts w:ascii="Garamond" w:hAnsi="Garamond"/>
            <w:color w:val="000000" w:themeColor="text1"/>
          </w:rPr>
          <w:t xml:space="preserve">variation arising from </w:t>
        </w:r>
      </w:ins>
      <w:ins w:id="3771" w:author="Michael Jennions" w:date="2020-08-18T20:14:00Z">
        <w:r w:rsidR="00D25214">
          <w:rPr>
            <w:rFonts w:ascii="Garamond" w:hAnsi="Garamond"/>
            <w:color w:val="000000" w:themeColor="text1"/>
          </w:rPr>
          <w:t>individu</w:t>
        </w:r>
      </w:ins>
      <w:ins w:id="3772" w:author="Michael Jennions" w:date="2020-08-18T20:15:00Z">
        <w:r w:rsidR="00D25214">
          <w:rPr>
            <w:rFonts w:ascii="Garamond" w:hAnsi="Garamond"/>
            <w:color w:val="000000" w:themeColor="text1"/>
          </w:rPr>
          <w:t>als being at different stages of their estrus cycle</w:t>
        </w:r>
      </w:ins>
      <w:ins w:id="3773" w:author="Michael Jennions" w:date="2020-08-18T20:14:00Z">
        <w:r w:rsidR="00D25214">
          <w:rPr>
            <w:rFonts w:ascii="Garamond" w:hAnsi="Garamond"/>
            <w:color w:val="000000" w:themeColor="text1"/>
          </w:rPr>
          <w:t xml:space="preserve"> (</w:t>
        </w:r>
        <w:r w:rsidR="00D25214" w:rsidRPr="00D25214">
          <w:rPr>
            <w:rFonts w:ascii="Garamond" w:hAnsi="Garamond"/>
            <w:color w:val="000000" w:themeColor="text1"/>
            <w:highlight w:val="cyan"/>
            <w:rPrChange w:id="3774" w:author="Michael Jennions" w:date="2020-08-18T20:15:00Z">
              <w:rPr>
                <w:rFonts w:ascii="Garamond" w:hAnsi="Garamond"/>
                <w:color w:val="000000" w:themeColor="text1"/>
              </w:rPr>
            </w:rPrChange>
          </w:rPr>
          <w:t>Beery &amp; Zucker 2011</w:t>
        </w:r>
        <w:r w:rsidR="00D25214">
          <w:rPr>
            <w:rFonts w:ascii="Garamond" w:hAnsi="Garamond"/>
            <w:color w:val="000000" w:themeColor="text1"/>
          </w:rPr>
          <w:t>)</w:t>
        </w:r>
      </w:ins>
      <w:ins w:id="3775" w:author="Michael Jennions" w:date="2020-08-18T20:15:00Z">
        <w:r w:rsidR="00D25214">
          <w:rPr>
            <w:rFonts w:ascii="Garamond" w:hAnsi="Garamond"/>
            <w:color w:val="000000" w:themeColor="text1"/>
          </w:rPr>
          <w:t>.</w:t>
        </w:r>
      </w:ins>
      <w:ins w:id="3776" w:author="Michael Jennions" w:date="2020-08-18T20:14:00Z">
        <w:r w:rsidR="00D25214">
          <w:rPr>
            <w:rFonts w:ascii="Garamond" w:hAnsi="Garamond"/>
            <w:color w:val="000000" w:themeColor="text1"/>
          </w:rPr>
          <w:t xml:space="preserve"> </w:t>
        </w:r>
      </w:ins>
    </w:p>
    <w:p w14:paraId="74E7FBFC" w14:textId="253D99BC" w:rsidR="000C6F77" w:rsidRPr="00457D5F" w:rsidDel="00F100F4" w:rsidRDefault="00670A51">
      <w:pPr>
        <w:rPr>
          <w:del w:id="3777" w:author="Michael Jennions" w:date="2020-08-18T20:17:00Z"/>
          <w:rFonts w:ascii="Garamond" w:hAnsi="Garamond"/>
          <w:color w:val="000000" w:themeColor="text1"/>
          <w:rPrChange w:id="3778" w:author="Michael Jennions" w:date="2020-08-18T20:34:00Z">
            <w:rPr>
              <w:del w:id="3779" w:author="Michael Jennions" w:date="2020-08-18T20:17:00Z"/>
              <w:rFonts w:ascii="Garamond" w:hAnsi="Garamond"/>
              <w:color w:val="FF0000"/>
            </w:rPr>
          </w:rPrChange>
        </w:rPr>
        <w:pPrChange w:id="3780" w:author="Michael Jennions" w:date="2020-08-18T20:26:00Z">
          <w:pPr>
            <w:ind w:firstLine="720"/>
          </w:pPr>
        </w:pPrChange>
      </w:pPr>
      <w:ins w:id="3781" w:author="Michael Jennions" w:date="2020-08-18T20:20:00Z">
        <w:r>
          <w:rPr>
            <w:rFonts w:ascii="Garamond" w:hAnsi="Garamond"/>
            <w:color w:val="000000" w:themeColor="text1"/>
          </w:rPr>
          <w:lastRenderedPageBreak/>
          <w:t>Our findings</w:t>
        </w:r>
      </w:ins>
      <w:ins w:id="3782" w:author="Michael Jennions" w:date="2020-08-18T20:16:00Z">
        <w:r w:rsidR="00F100F4">
          <w:rPr>
            <w:rFonts w:ascii="Garamond" w:hAnsi="Garamond"/>
            <w:color w:val="000000" w:themeColor="text1"/>
          </w:rPr>
          <w:t xml:space="preserve"> </w:t>
        </w:r>
      </w:ins>
      <w:ins w:id="3783" w:author="Michael Jennions" w:date="2020-08-18T20:21:00Z">
        <w:r>
          <w:rPr>
            <w:rFonts w:ascii="Garamond" w:hAnsi="Garamond"/>
            <w:color w:val="000000" w:themeColor="text1"/>
          </w:rPr>
          <w:t xml:space="preserve">for animals </w:t>
        </w:r>
      </w:ins>
      <w:ins w:id="3784" w:author="Michael Jennions" w:date="2020-08-18T20:16:00Z">
        <w:r w:rsidR="00F100F4">
          <w:rPr>
            <w:rFonts w:ascii="Garamond" w:hAnsi="Garamond"/>
            <w:color w:val="000000" w:themeColor="text1"/>
          </w:rPr>
          <w:t xml:space="preserve">raises </w:t>
        </w:r>
      </w:ins>
      <w:ins w:id="3785" w:author="Michael Jennions" w:date="2020-08-18T20:18:00Z">
        <w:r w:rsidR="00EE5B40">
          <w:rPr>
            <w:rFonts w:ascii="Garamond" w:hAnsi="Garamond"/>
            <w:color w:val="000000" w:themeColor="text1"/>
          </w:rPr>
          <w:t>doubts</w:t>
        </w:r>
      </w:ins>
      <w:ins w:id="3786" w:author="Michael Jennions" w:date="2020-08-18T20:16:00Z">
        <w:r w:rsidR="00F100F4">
          <w:rPr>
            <w:rFonts w:ascii="Garamond" w:hAnsi="Garamond"/>
            <w:color w:val="000000" w:themeColor="text1"/>
          </w:rPr>
          <w:t xml:space="preserve"> about the extent to which </w:t>
        </w:r>
      </w:ins>
      <w:ins w:id="3787" w:author="Michael Jennions" w:date="2020-08-18T21:58:00Z">
        <w:r w:rsidR="00201427">
          <w:rPr>
            <w:rFonts w:ascii="Garamond" w:hAnsi="Garamond"/>
            <w:color w:val="000000" w:themeColor="text1"/>
          </w:rPr>
          <w:t>biological</w:t>
        </w:r>
      </w:ins>
      <w:ins w:id="3788" w:author="Michael Jennions" w:date="2020-08-18T20:16:00Z">
        <w:r w:rsidR="00F100F4">
          <w:rPr>
            <w:rFonts w:ascii="Garamond" w:hAnsi="Garamond"/>
            <w:color w:val="000000" w:themeColor="text1"/>
          </w:rPr>
          <w:t xml:space="preserve"> factors driv</w:t>
        </w:r>
      </w:ins>
      <w:ins w:id="3789" w:author="Michael Jennions" w:date="2020-08-18T21:58:00Z">
        <w:r w:rsidR="00201427">
          <w:rPr>
            <w:rFonts w:ascii="Garamond" w:hAnsi="Garamond"/>
            <w:color w:val="000000" w:themeColor="text1"/>
          </w:rPr>
          <w:t>e</w:t>
        </w:r>
      </w:ins>
      <w:ins w:id="3790" w:author="Michael Jennions" w:date="2020-08-18T20:17:00Z">
        <w:r w:rsidR="00F100F4">
          <w:rPr>
            <w:rFonts w:ascii="Garamond" w:hAnsi="Garamond"/>
            <w:color w:val="000000" w:themeColor="text1"/>
          </w:rPr>
          <w:t xml:space="preserve"> greater variation among men than women </w:t>
        </w:r>
      </w:ins>
      <w:ins w:id="3791" w:author="Michael Jennions" w:date="2020-08-18T20:21:00Z">
        <w:r>
          <w:rPr>
            <w:rFonts w:ascii="Garamond" w:hAnsi="Garamond"/>
            <w:color w:val="000000" w:themeColor="text1"/>
          </w:rPr>
          <w:t xml:space="preserve">in behavioural traits. </w:t>
        </w:r>
      </w:ins>
      <w:ins w:id="3792" w:author="Michael Jennions" w:date="2020-08-18T20:18:00Z">
        <w:r w:rsidR="00EE5B40">
          <w:rPr>
            <w:rFonts w:ascii="Garamond" w:hAnsi="Garamond"/>
            <w:color w:val="000000" w:themeColor="text1"/>
          </w:rPr>
          <w:t xml:space="preserve">One of the most widespread </w:t>
        </w:r>
      </w:ins>
      <w:ins w:id="3793" w:author="Michael Jennions" w:date="2020-08-18T20:48:00Z">
        <w:r w:rsidR="00B07768">
          <w:rPr>
            <w:rFonts w:ascii="Garamond" w:hAnsi="Garamond"/>
            <w:color w:val="000000" w:themeColor="text1"/>
          </w:rPr>
          <w:t xml:space="preserve">biological </w:t>
        </w:r>
      </w:ins>
      <w:ins w:id="3794" w:author="Michael Jennions" w:date="2020-08-18T20:18:00Z">
        <w:r w:rsidR="00EE5B40">
          <w:rPr>
            <w:rFonts w:ascii="Garamond" w:hAnsi="Garamond"/>
            <w:color w:val="000000" w:themeColor="text1"/>
          </w:rPr>
          <w:t>explanations for greater variation among m</w:t>
        </w:r>
      </w:ins>
      <w:ins w:id="3795" w:author="Michael Jennions" w:date="2020-08-18T20:19:00Z">
        <w:r w:rsidR="00EE5B40">
          <w:rPr>
            <w:rFonts w:ascii="Garamond" w:hAnsi="Garamond"/>
            <w:color w:val="000000" w:themeColor="text1"/>
          </w:rPr>
          <w:t>en</w:t>
        </w:r>
      </w:ins>
      <w:ins w:id="3796" w:author="Michael Jennions" w:date="2020-08-18T20:18:00Z">
        <w:r w:rsidR="00EE5B40">
          <w:rPr>
            <w:rFonts w:ascii="Garamond" w:hAnsi="Garamond"/>
            <w:color w:val="000000" w:themeColor="text1"/>
          </w:rPr>
          <w:t xml:space="preserve"> </w:t>
        </w:r>
      </w:ins>
      <w:ins w:id="3797" w:author="Michael Jennions" w:date="2020-08-18T20:19:00Z">
        <w:r w:rsidR="00EE5B40">
          <w:rPr>
            <w:rFonts w:ascii="Garamond" w:hAnsi="Garamond"/>
            <w:color w:val="000000" w:themeColor="text1"/>
          </w:rPr>
          <w:t xml:space="preserve">than women is </w:t>
        </w:r>
      </w:ins>
      <w:ins w:id="3798" w:author="Michael Jennions" w:date="2020-08-18T20:21:00Z">
        <w:r>
          <w:rPr>
            <w:rFonts w:ascii="Garamond" w:hAnsi="Garamond"/>
            <w:color w:val="000000" w:themeColor="text1"/>
          </w:rPr>
          <w:t xml:space="preserve">attributed to </w:t>
        </w:r>
      </w:ins>
      <w:ins w:id="3799" w:author="Michael Jennions" w:date="2020-08-18T20:22:00Z">
        <w:r>
          <w:rPr>
            <w:rFonts w:ascii="Garamond" w:hAnsi="Garamond"/>
            <w:color w:val="000000" w:themeColor="text1"/>
          </w:rPr>
          <w:t>sex chromosomes</w:t>
        </w:r>
      </w:ins>
      <w:ins w:id="3800" w:author="Michael Jennions" w:date="2020-08-18T20:23:00Z">
        <w:r>
          <w:rPr>
            <w:rFonts w:ascii="Garamond" w:hAnsi="Garamond"/>
            <w:color w:val="000000" w:themeColor="text1"/>
          </w:rPr>
          <w:t xml:space="preserve"> and the fact that men are XY and women XX</w:t>
        </w:r>
      </w:ins>
      <w:ins w:id="3801" w:author="Michael Jennions" w:date="2020-08-18T20:22:00Z">
        <w:r>
          <w:rPr>
            <w:rFonts w:ascii="Garamond" w:hAnsi="Garamond"/>
            <w:color w:val="000000" w:themeColor="text1"/>
          </w:rPr>
          <w:t xml:space="preserve">. </w:t>
        </w:r>
      </w:ins>
      <w:ins w:id="3802" w:author="Michael Jennions" w:date="2020-08-18T20:23:00Z">
        <w:r>
          <w:rPr>
            <w:rFonts w:ascii="Garamond" w:hAnsi="Garamond"/>
            <w:color w:val="000000" w:themeColor="text1"/>
          </w:rPr>
          <w:t>Men</w:t>
        </w:r>
      </w:ins>
      <w:ins w:id="3803" w:author="Michael Jennions" w:date="2020-08-18T20:22:00Z">
        <w:r>
          <w:rPr>
            <w:rFonts w:ascii="Garamond" w:hAnsi="Garamond"/>
            <w:color w:val="000000" w:themeColor="text1"/>
          </w:rPr>
          <w:t xml:space="preserve"> </w:t>
        </w:r>
      </w:ins>
      <w:ins w:id="3804" w:author="Michael Jennions" w:date="2020-08-18T20:23:00Z">
        <w:r>
          <w:rPr>
            <w:rFonts w:ascii="Garamond" w:hAnsi="Garamond"/>
            <w:color w:val="000000" w:themeColor="text1"/>
          </w:rPr>
          <w:t xml:space="preserve">therefore </w:t>
        </w:r>
      </w:ins>
      <w:ins w:id="3805" w:author="Michael Jennions" w:date="2020-08-18T20:22:00Z">
        <w:r>
          <w:rPr>
            <w:rFonts w:ascii="Garamond" w:hAnsi="Garamond"/>
            <w:color w:val="000000" w:themeColor="text1"/>
          </w:rPr>
          <w:t xml:space="preserve">only express genes from a single X chromosome, while </w:t>
        </w:r>
      </w:ins>
      <w:ins w:id="3806" w:author="Michael Jennions" w:date="2020-08-18T20:23:00Z">
        <w:r>
          <w:rPr>
            <w:rFonts w:ascii="Garamond" w:hAnsi="Garamond"/>
            <w:color w:val="000000" w:themeColor="text1"/>
          </w:rPr>
          <w:t>women</w:t>
        </w:r>
      </w:ins>
      <w:ins w:id="3807" w:author="Michael Jennions" w:date="2020-08-18T20:22:00Z">
        <w:r>
          <w:rPr>
            <w:rFonts w:ascii="Garamond" w:hAnsi="Garamond"/>
            <w:color w:val="000000" w:themeColor="text1"/>
          </w:rPr>
          <w:t>, on average</w:t>
        </w:r>
      </w:ins>
      <w:ins w:id="3808" w:author="Michael Jennions" w:date="2020-08-18T20:23:00Z">
        <w:r>
          <w:rPr>
            <w:rFonts w:ascii="Garamond" w:hAnsi="Garamond"/>
            <w:color w:val="000000" w:themeColor="text1"/>
          </w:rPr>
          <w:t>,</w:t>
        </w:r>
      </w:ins>
      <w:ins w:id="3809" w:author="Michael Jennions" w:date="2020-08-18T20:22:00Z">
        <w:r>
          <w:rPr>
            <w:rFonts w:ascii="Garamond" w:hAnsi="Garamond"/>
            <w:color w:val="000000" w:themeColor="text1"/>
          </w:rPr>
          <w:t xml:space="preserve"> express</w:t>
        </w:r>
      </w:ins>
      <w:ins w:id="3810" w:author="Michael Jennions" w:date="2020-08-18T20:23:00Z">
        <w:r>
          <w:rPr>
            <w:rFonts w:ascii="Garamond" w:hAnsi="Garamond"/>
            <w:color w:val="000000" w:themeColor="text1"/>
          </w:rPr>
          <w:t xml:space="preserve"> genes from both chromosomes. The n</w:t>
        </w:r>
      </w:ins>
      <w:ins w:id="3811" w:author="Michael Jennions" w:date="2020-08-18T20:24:00Z">
        <w:r>
          <w:rPr>
            <w:rFonts w:ascii="Garamond" w:hAnsi="Garamond"/>
            <w:color w:val="000000" w:themeColor="text1"/>
          </w:rPr>
          <w:t xml:space="preserve">et effect </w:t>
        </w:r>
      </w:ins>
      <w:ins w:id="3812" w:author="Michael Jennions" w:date="2020-08-18T20:25:00Z">
        <w:r>
          <w:rPr>
            <w:rFonts w:ascii="Garamond" w:hAnsi="Garamond"/>
            <w:color w:val="000000" w:themeColor="text1"/>
          </w:rPr>
          <w:t xml:space="preserve">is greater variance in gene expression among men, which should </w:t>
        </w:r>
      </w:ins>
      <w:ins w:id="3813" w:author="Michael Jennions" w:date="2020-08-18T21:59:00Z">
        <w:r w:rsidR="00AC2B93">
          <w:rPr>
            <w:rFonts w:ascii="Garamond" w:hAnsi="Garamond"/>
            <w:color w:val="000000" w:themeColor="text1"/>
          </w:rPr>
          <w:t xml:space="preserve">tend to </w:t>
        </w:r>
      </w:ins>
      <w:ins w:id="3814" w:author="Michael Jennions" w:date="2020-08-18T20:25:00Z">
        <w:r>
          <w:rPr>
            <w:rFonts w:ascii="Garamond" w:hAnsi="Garamond"/>
            <w:color w:val="000000" w:themeColor="text1"/>
          </w:rPr>
          <w:t xml:space="preserve">increase </w:t>
        </w:r>
      </w:ins>
      <w:ins w:id="3815" w:author="Michael Jennions" w:date="2020-08-18T20:26:00Z">
        <w:r>
          <w:rPr>
            <w:rFonts w:ascii="Garamond" w:hAnsi="Garamond"/>
            <w:color w:val="000000" w:themeColor="text1"/>
          </w:rPr>
          <w:t xml:space="preserve">the level of </w:t>
        </w:r>
      </w:ins>
      <w:ins w:id="3816" w:author="Michael Jennions" w:date="2020-08-18T20:25:00Z">
        <w:r>
          <w:rPr>
            <w:rFonts w:ascii="Garamond" w:hAnsi="Garamond"/>
            <w:color w:val="000000" w:themeColor="text1"/>
          </w:rPr>
          <w:t>phenotypic variation</w:t>
        </w:r>
      </w:ins>
      <w:ins w:id="3817" w:author="Michael Jennions" w:date="2020-08-18T21:59:00Z">
        <w:r w:rsidR="00AC2B93">
          <w:rPr>
            <w:rFonts w:ascii="Garamond" w:hAnsi="Garamond"/>
            <w:color w:val="000000" w:themeColor="text1"/>
          </w:rPr>
          <w:t xml:space="preserve"> (</w:t>
        </w:r>
        <w:r w:rsidR="00AC2B93" w:rsidRPr="00943A87">
          <w:rPr>
            <w:rFonts w:ascii="Garamond" w:hAnsi="Garamond"/>
            <w:color w:val="000000" w:themeColor="text1"/>
            <w:highlight w:val="cyan"/>
          </w:rPr>
          <w:t>Reinhold Engqvist</w:t>
        </w:r>
        <w:r w:rsidR="00AC2B93">
          <w:rPr>
            <w:rFonts w:ascii="Garamond" w:hAnsi="Garamond"/>
            <w:color w:val="000000" w:themeColor="text1"/>
          </w:rPr>
          <w:t>)</w:t>
        </w:r>
      </w:ins>
      <w:ins w:id="3818" w:author="Michael Jennions" w:date="2020-08-18T20:26:00Z">
        <w:r w:rsidRPr="00457D5F">
          <w:rPr>
            <w:rFonts w:ascii="Garamond" w:hAnsi="Garamond"/>
            <w:color w:val="000000" w:themeColor="text1"/>
          </w:rPr>
          <w:t>.</w:t>
        </w:r>
      </w:ins>
      <w:del w:id="3819" w:author="Michael Jennions" w:date="2020-08-18T20:17:00Z">
        <w:r w:rsidR="000C6F77" w:rsidRPr="00457D5F" w:rsidDel="00F100F4">
          <w:rPr>
            <w:rFonts w:ascii="Garamond" w:hAnsi="Garamond"/>
            <w:color w:val="000000" w:themeColor="text1"/>
            <w:rPrChange w:id="3820" w:author="Michael Jennions" w:date="2020-08-18T20:34:00Z">
              <w:rPr>
                <w:rFonts w:ascii="Garamond" w:hAnsi="Garamond"/>
                <w:color w:val="FF0000"/>
              </w:rPr>
            </w:rPrChange>
          </w:rPr>
          <w:delText xml:space="preserve">  </w:delText>
        </w:r>
      </w:del>
    </w:p>
    <w:p w14:paraId="02BAE903" w14:textId="6A91A990" w:rsidR="000C6F77" w:rsidRPr="00457D5F" w:rsidDel="00670A51" w:rsidRDefault="000C6F77">
      <w:pPr>
        <w:rPr>
          <w:del w:id="3821" w:author="Michael Jennions" w:date="2020-08-18T20:19:00Z"/>
          <w:rFonts w:ascii="Garamond" w:hAnsi="Garamond"/>
          <w:color w:val="000000" w:themeColor="text1"/>
          <w:rPrChange w:id="3822" w:author="Michael Jennions" w:date="2020-08-18T20:34:00Z">
            <w:rPr>
              <w:del w:id="3823" w:author="Michael Jennions" w:date="2020-08-18T20:19:00Z"/>
              <w:rFonts w:ascii="Garamond" w:hAnsi="Garamond"/>
              <w:color w:val="FF0000"/>
            </w:rPr>
          </w:rPrChange>
        </w:rPr>
      </w:pPr>
    </w:p>
    <w:p w14:paraId="7E4838D0" w14:textId="7F00D66C" w:rsidR="00670A51" w:rsidRPr="00457D5F" w:rsidRDefault="00945ECA" w:rsidP="00670A51">
      <w:pPr>
        <w:rPr>
          <w:ins w:id="3824" w:author="Michael Jennions" w:date="2020-08-18T20:29:00Z"/>
          <w:rFonts w:ascii="Garamond" w:hAnsi="Garamond"/>
          <w:color w:val="000000" w:themeColor="text1"/>
          <w:rPrChange w:id="3825" w:author="Michael Jennions" w:date="2020-08-18T20:34:00Z">
            <w:rPr>
              <w:ins w:id="3826" w:author="Michael Jennions" w:date="2020-08-18T20:29:00Z"/>
              <w:rFonts w:ascii="Garamond" w:hAnsi="Garamond"/>
              <w:color w:val="FF0000"/>
            </w:rPr>
          </w:rPrChange>
        </w:rPr>
      </w:pPr>
      <w:del w:id="3827" w:author="Michael Jennions" w:date="2020-08-18T20:19:00Z">
        <w:r w:rsidRPr="00457D5F" w:rsidDel="00670A51">
          <w:rPr>
            <w:rFonts w:ascii="Garamond" w:hAnsi="Garamond"/>
            <w:color w:val="000000" w:themeColor="text1"/>
            <w:rPrChange w:id="3828" w:author="Michael Jennions" w:date="2020-08-18T20:34:00Z">
              <w:rPr>
                <w:rFonts w:ascii="Garamond" w:hAnsi="Garamond"/>
                <w:color w:val="FF0000"/>
              </w:rPr>
            </w:rPrChange>
          </w:rPr>
          <w:delText xml:space="preserve">The </w:delText>
        </w:r>
      </w:del>
      <w:del w:id="3829" w:author="Michael Jennions" w:date="2020-08-18T20:26:00Z">
        <w:r w:rsidRPr="00457D5F" w:rsidDel="00670A51">
          <w:rPr>
            <w:rFonts w:ascii="Garamond" w:hAnsi="Garamond"/>
            <w:color w:val="000000" w:themeColor="text1"/>
            <w:rPrChange w:id="3830" w:author="Michael Jennions" w:date="2020-08-18T20:34:00Z">
              <w:rPr>
                <w:rFonts w:ascii="Garamond" w:hAnsi="Garamond"/>
                <w:color w:val="FF0000"/>
              </w:rPr>
            </w:rPrChange>
          </w:rPr>
          <w:delText>sex chromosome</w:delText>
        </w:r>
      </w:del>
      <w:del w:id="3831" w:author="Michael Jennions" w:date="2020-08-18T20:19:00Z">
        <w:r w:rsidRPr="00457D5F" w:rsidDel="00670A51">
          <w:rPr>
            <w:rFonts w:ascii="Garamond" w:hAnsi="Garamond"/>
            <w:color w:val="000000" w:themeColor="text1"/>
            <w:rPrChange w:id="3832" w:author="Michael Jennions" w:date="2020-08-18T20:34:00Z">
              <w:rPr>
                <w:rFonts w:ascii="Garamond" w:hAnsi="Garamond"/>
                <w:color w:val="FF0000"/>
              </w:rPr>
            </w:rPrChange>
          </w:rPr>
          <w:delText xml:space="preserve"> hypothesis suggests that variability for shared traits should reflect sex chromosomal arrangement</w:delText>
        </w:r>
      </w:del>
      <w:del w:id="3833" w:author="Michael Jennions" w:date="2020-08-18T20:26:00Z">
        <w:r w:rsidRPr="00457D5F" w:rsidDel="00670A51">
          <w:rPr>
            <w:rFonts w:ascii="Garamond" w:hAnsi="Garamond"/>
            <w:color w:val="000000" w:themeColor="text1"/>
            <w:rPrChange w:id="3834" w:author="Michael Jennions" w:date="2020-08-18T20:34:00Z">
              <w:rPr>
                <w:rFonts w:ascii="Garamond" w:hAnsi="Garamond"/>
                <w:color w:val="FF0000"/>
              </w:rPr>
            </w:rPrChange>
          </w:rPr>
          <w:delText>.</w:delText>
        </w:r>
      </w:del>
      <w:r w:rsidRPr="00457D5F">
        <w:rPr>
          <w:rFonts w:ascii="Garamond" w:hAnsi="Garamond"/>
          <w:color w:val="000000" w:themeColor="text1"/>
          <w:rPrChange w:id="3835" w:author="Michael Jennions" w:date="2020-08-18T20:34:00Z">
            <w:rPr>
              <w:rFonts w:ascii="Garamond" w:hAnsi="Garamond"/>
              <w:color w:val="FF0000"/>
            </w:rPr>
          </w:rPrChange>
        </w:rPr>
        <w:t xml:space="preserve"> </w:t>
      </w:r>
      <w:ins w:id="3836" w:author="Michael Jennions" w:date="2020-08-18T20:30:00Z">
        <w:r w:rsidR="00670A51" w:rsidRPr="00457D5F">
          <w:rPr>
            <w:rFonts w:ascii="Garamond" w:hAnsi="Garamond"/>
            <w:color w:val="000000" w:themeColor="text1"/>
            <w:rPrChange w:id="3837" w:author="Michael Jennions" w:date="2020-08-18T20:34:00Z">
              <w:rPr>
                <w:rFonts w:ascii="Garamond" w:hAnsi="Garamond"/>
                <w:color w:val="FF0000"/>
              </w:rPr>
            </w:rPrChange>
          </w:rPr>
          <w:t>It is therefore noteworthy that we found no moderating effect of taxa on sex differences in variation in personality in anim</w:t>
        </w:r>
      </w:ins>
      <w:ins w:id="3838" w:author="Michael Jennions" w:date="2020-08-18T20:31:00Z">
        <w:r w:rsidR="00670A51" w:rsidRPr="00457D5F">
          <w:rPr>
            <w:rFonts w:ascii="Garamond" w:hAnsi="Garamond"/>
            <w:color w:val="000000" w:themeColor="text1"/>
            <w:rPrChange w:id="3839" w:author="Michael Jennions" w:date="2020-08-18T20:34:00Z">
              <w:rPr>
                <w:rFonts w:ascii="Garamond" w:hAnsi="Garamond"/>
                <w:color w:val="FF0000"/>
              </w:rPr>
            </w:rPrChange>
          </w:rPr>
          <w:t>a</w:t>
        </w:r>
      </w:ins>
      <w:ins w:id="3840" w:author="Michael Jennions" w:date="2020-08-18T20:30:00Z">
        <w:r w:rsidR="00670A51" w:rsidRPr="00457D5F">
          <w:rPr>
            <w:rFonts w:ascii="Garamond" w:hAnsi="Garamond"/>
            <w:color w:val="000000" w:themeColor="text1"/>
            <w:rPrChange w:id="3841" w:author="Michael Jennions" w:date="2020-08-18T20:34:00Z">
              <w:rPr>
                <w:rFonts w:ascii="Garamond" w:hAnsi="Garamond"/>
                <w:color w:val="FF0000"/>
              </w:rPr>
            </w:rPrChange>
          </w:rPr>
          <w:t>l</w:t>
        </w:r>
      </w:ins>
      <w:ins w:id="3842" w:author="Michael Jennions" w:date="2020-08-18T20:31:00Z">
        <w:r w:rsidR="00670A51" w:rsidRPr="00457D5F">
          <w:rPr>
            <w:rFonts w:ascii="Garamond" w:hAnsi="Garamond"/>
            <w:color w:val="000000" w:themeColor="text1"/>
            <w:rPrChange w:id="3843" w:author="Michael Jennions" w:date="2020-08-18T20:34:00Z">
              <w:rPr>
                <w:rFonts w:ascii="Garamond" w:hAnsi="Garamond"/>
                <w:color w:val="FF0000"/>
              </w:rPr>
            </w:rPrChange>
          </w:rPr>
          <w:t xml:space="preserve">s. More specifically, there was no difference between mammals and birds even though males are heterogametic in mammals and homogametic in birds. </w:t>
        </w:r>
      </w:ins>
      <w:ins w:id="3844" w:author="Michael Jennions" w:date="2020-08-18T20:32:00Z">
        <w:r w:rsidR="00670A51" w:rsidRPr="00457D5F">
          <w:rPr>
            <w:rFonts w:ascii="Garamond" w:hAnsi="Garamond"/>
            <w:color w:val="000000" w:themeColor="text1"/>
            <w:rPrChange w:id="3845" w:author="Michael Jennions" w:date="2020-08-18T20:34:00Z">
              <w:rPr>
                <w:rFonts w:ascii="Garamond" w:hAnsi="Garamond"/>
                <w:color w:val="FF0000"/>
              </w:rPr>
            </w:rPrChange>
          </w:rPr>
          <w:t xml:space="preserve">One </w:t>
        </w:r>
        <w:commentRangeStart w:id="3846"/>
        <w:r w:rsidR="00670A51" w:rsidRPr="00457D5F">
          <w:rPr>
            <w:rFonts w:ascii="Garamond" w:hAnsi="Garamond"/>
            <w:color w:val="000000" w:themeColor="text1"/>
            <w:rPrChange w:id="3847" w:author="Michael Jennions" w:date="2020-08-18T20:34:00Z">
              <w:rPr>
                <w:rFonts w:ascii="Garamond" w:hAnsi="Garamond"/>
                <w:color w:val="FF0000"/>
              </w:rPr>
            </w:rPrChange>
          </w:rPr>
          <w:t>explanation is that</w:t>
        </w:r>
      </w:ins>
      <w:ins w:id="3848" w:author="Michael Jennions" w:date="2020-08-18T20:31:00Z">
        <w:r w:rsidR="00670A51" w:rsidRPr="00457D5F">
          <w:rPr>
            <w:rFonts w:ascii="Garamond" w:hAnsi="Garamond"/>
            <w:color w:val="000000" w:themeColor="text1"/>
            <w:rPrChange w:id="3849" w:author="Michael Jennions" w:date="2020-08-18T20:34:00Z">
              <w:rPr>
                <w:rFonts w:ascii="Garamond" w:hAnsi="Garamond"/>
                <w:color w:val="FF0000"/>
              </w:rPr>
            </w:rPrChange>
          </w:rPr>
          <w:t xml:space="preserve"> that </w:t>
        </w:r>
      </w:ins>
      <w:ins w:id="3850" w:author="Michael Jennions" w:date="2020-08-18T20:32:00Z">
        <w:r w:rsidR="00670A51" w:rsidRPr="00457D5F">
          <w:rPr>
            <w:rFonts w:ascii="Garamond" w:hAnsi="Garamond"/>
            <w:color w:val="000000" w:themeColor="text1"/>
            <w:rPrChange w:id="3851" w:author="Michael Jennions" w:date="2020-08-18T20:34:00Z">
              <w:rPr>
                <w:rFonts w:ascii="Garamond" w:hAnsi="Garamond"/>
                <w:color w:val="FF0000"/>
              </w:rPr>
            </w:rPrChange>
          </w:rPr>
          <w:t xml:space="preserve">genes on sex chromosomes do not </w:t>
        </w:r>
      </w:ins>
      <w:ins w:id="3852" w:author="Michael Jennions" w:date="2020-08-18T22:00:00Z">
        <w:r w:rsidR="00AC2B93">
          <w:rPr>
            <w:rFonts w:ascii="Garamond" w:hAnsi="Garamond"/>
            <w:color w:val="000000" w:themeColor="text1"/>
          </w:rPr>
          <w:t>affect</w:t>
        </w:r>
      </w:ins>
      <w:ins w:id="3853" w:author="Michael Jennions" w:date="2020-08-18T20:32:00Z">
        <w:r w:rsidR="00670A51" w:rsidRPr="00457D5F">
          <w:rPr>
            <w:rFonts w:ascii="Garamond" w:hAnsi="Garamond"/>
            <w:color w:val="000000" w:themeColor="text1"/>
            <w:rPrChange w:id="3854" w:author="Michael Jennions" w:date="2020-08-18T20:34:00Z">
              <w:rPr>
                <w:rFonts w:ascii="Garamond" w:hAnsi="Garamond"/>
                <w:color w:val="FF0000"/>
              </w:rPr>
            </w:rPrChange>
          </w:rPr>
          <w:t xml:space="preserve"> </w:t>
        </w:r>
      </w:ins>
      <w:ins w:id="3855" w:author="Michael Jennions" w:date="2020-08-18T20:33:00Z">
        <w:r w:rsidR="00670A51" w:rsidRPr="00457D5F">
          <w:rPr>
            <w:rFonts w:ascii="Garamond" w:hAnsi="Garamond"/>
            <w:color w:val="000000" w:themeColor="text1"/>
            <w:rPrChange w:id="3856" w:author="Michael Jennions" w:date="2020-08-18T20:34:00Z">
              <w:rPr>
                <w:rFonts w:ascii="Garamond" w:hAnsi="Garamond"/>
                <w:color w:val="FF0000"/>
              </w:rPr>
            </w:rPrChange>
          </w:rPr>
          <w:t>behavioural traits associated with personality differences in animals</w:t>
        </w:r>
      </w:ins>
      <w:commentRangeEnd w:id="3846"/>
      <w:ins w:id="3857" w:author="Michael Jennions" w:date="2020-08-18T20:40:00Z">
        <w:r w:rsidR="001B7F39">
          <w:rPr>
            <w:rStyle w:val="CommentReference"/>
          </w:rPr>
          <w:commentReference w:id="3846"/>
        </w:r>
      </w:ins>
      <w:ins w:id="3858" w:author="Michael Jennions" w:date="2020-08-18T20:33:00Z">
        <w:r w:rsidR="00670A51" w:rsidRPr="00457D5F">
          <w:rPr>
            <w:rFonts w:ascii="Garamond" w:hAnsi="Garamond"/>
            <w:color w:val="000000" w:themeColor="text1"/>
            <w:rPrChange w:id="3859" w:author="Michael Jennions" w:date="2020-08-18T20:34:00Z">
              <w:rPr>
                <w:rFonts w:ascii="Garamond" w:hAnsi="Garamond"/>
                <w:color w:val="FF0000"/>
              </w:rPr>
            </w:rPrChange>
          </w:rPr>
          <w:t>.</w:t>
        </w:r>
        <w:r w:rsidR="00457D5F" w:rsidRPr="00457D5F">
          <w:rPr>
            <w:rFonts w:ascii="Garamond" w:hAnsi="Garamond"/>
            <w:color w:val="000000" w:themeColor="text1"/>
            <w:rPrChange w:id="3860" w:author="Michael Jennions" w:date="2020-08-18T20:34:00Z">
              <w:rPr>
                <w:rFonts w:ascii="Garamond" w:hAnsi="Garamond"/>
                <w:color w:val="FF0000"/>
              </w:rPr>
            </w:rPrChange>
          </w:rPr>
          <w:t xml:space="preserve"> </w:t>
        </w:r>
      </w:ins>
    </w:p>
    <w:p w14:paraId="45403938" w14:textId="24F36ED1" w:rsidR="00670A51" w:rsidRDefault="00945ECA" w:rsidP="00670A51">
      <w:pPr>
        <w:rPr>
          <w:ins w:id="3861" w:author="Michael Jennions" w:date="2020-08-18T20:41:00Z"/>
          <w:rFonts w:ascii="Garamond" w:hAnsi="Garamond"/>
          <w:color w:val="FF0000"/>
        </w:rPr>
      </w:pPr>
      <w:del w:id="3862" w:author="Michael Jennions" w:date="2020-08-18T20:34:00Z">
        <w:r w:rsidRPr="00814634" w:rsidDel="00457D5F">
          <w:rPr>
            <w:rFonts w:ascii="Garamond" w:hAnsi="Garamond"/>
            <w:color w:val="FF0000"/>
          </w:rPr>
          <w:delText xml:space="preserve">While we did observe a tendency for mean variability estimates to skew towards the </w:delText>
        </w:r>
      </w:del>
      <w:del w:id="3863" w:author="Michael Jennions" w:date="2020-08-18T20:19:00Z">
        <w:r w:rsidRPr="00814634" w:rsidDel="00670A51">
          <w:rPr>
            <w:rFonts w:ascii="Garamond" w:hAnsi="Garamond"/>
            <w:color w:val="FF0000"/>
          </w:rPr>
          <w:delText>heterogam</w:delText>
        </w:r>
      </w:del>
      <w:del w:id="3864" w:author="Michael Jennions" w:date="2020-08-18T20:34:00Z">
        <w:r w:rsidRPr="00814634" w:rsidDel="00457D5F">
          <w:rPr>
            <w:rFonts w:ascii="Garamond" w:hAnsi="Garamond"/>
            <w:color w:val="FF0000"/>
          </w:rPr>
          <w:delText xml:space="preserve">etic sex (especially mammals and birds), most estimates were nonsignificant. This was surprising considering the number of studies that </w:delText>
        </w:r>
        <w:r w:rsidR="00BA2247" w:rsidRPr="00814634" w:rsidDel="00457D5F">
          <w:rPr>
            <w:rFonts w:ascii="Garamond" w:hAnsi="Garamond"/>
            <w:color w:val="FF0000"/>
          </w:rPr>
          <w:delText>suggest</w:delText>
        </w:r>
        <w:r w:rsidRPr="00814634" w:rsidDel="00457D5F">
          <w:rPr>
            <w:rFonts w:ascii="Garamond" w:hAnsi="Garamond"/>
            <w:color w:val="FF0000"/>
          </w:rPr>
          <w:delText xml:space="preserve"> </w:delText>
        </w:r>
        <w:r w:rsidR="0079338B" w:rsidRPr="00814634" w:rsidDel="00457D5F">
          <w:rPr>
            <w:rFonts w:ascii="Garamond" w:hAnsi="Garamond"/>
            <w:color w:val="FF0000"/>
          </w:rPr>
          <w:delText>heterogamety</w:delText>
        </w:r>
        <w:r w:rsidRPr="00814634" w:rsidDel="00457D5F">
          <w:rPr>
            <w:rFonts w:ascii="Garamond" w:hAnsi="Garamond"/>
            <w:color w:val="FF0000"/>
          </w:rPr>
          <w:delText xml:space="preserve"> </w:delText>
        </w:r>
        <w:r w:rsidR="00BA2247" w:rsidRPr="00814634" w:rsidDel="00457D5F">
          <w:rPr>
            <w:rFonts w:ascii="Garamond" w:hAnsi="Garamond"/>
            <w:color w:val="FF0000"/>
          </w:rPr>
          <w:delText>is</w:delText>
        </w:r>
        <w:r w:rsidRPr="00814634" w:rsidDel="00457D5F">
          <w:rPr>
            <w:rFonts w:ascii="Garamond" w:hAnsi="Garamond"/>
            <w:color w:val="FF0000"/>
          </w:rPr>
          <w:delText xml:space="preserve"> the mechanism </w:delText>
        </w:r>
        <w:r w:rsidR="00BA2247" w:rsidRPr="00814634" w:rsidDel="00457D5F">
          <w:rPr>
            <w:rFonts w:ascii="Garamond" w:hAnsi="Garamond"/>
            <w:color w:val="FF0000"/>
          </w:rPr>
          <w:delText>driving</w:delText>
        </w:r>
        <w:r w:rsidRPr="00814634" w:rsidDel="00457D5F">
          <w:rPr>
            <w:rFonts w:ascii="Garamond" w:hAnsi="Garamond"/>
            <w:color w:val="FF0000"/>
          </w:rPr>
          <w:delText xml:space="preserve"> greater male variability. </w:delText>
        </w:r>
      </w:del>
    </w:p>
    <w:p w14:paraId="25D2C8A2" w14:textId="334FB530" w:rsidR="00945ECA" w:rsidRPr="00FF23D4" w:rsidDel="00B07768" w:rsidRDefault="002C6D92">
      <w:pPr>
        <w:rPr>
          <w:del w:id="3865" w:author="Michael Jennions" w:date="2020-08-18T20:49:00Z"/>
          <w:rFonts w:ascii="Garamond" w:hAnsi="Garamond"/>
          <w:color w:val="000000" w:themeColor="text1"/>
          <w:rPrChange w:id="3866" w:author="Michael Jennions" w:date="2020-08-18T21:15:00Z">
            <w:rPr>
              <w:del w:id="3867" w:author="Michael Jennions" w:date="2020-08-18T20:49:00Z"/>
              <w:rFonts w:ascii="Garamond" w:hAnsi="Garamond"/>
              <w:i/>
              <w:color w:val="FF0000"/>
            </w:rPr>
          </w:rPrChange>
        </w:rPr>
        <w:pPrChange w:id="3868" w:author="Michael Jennions" w:date="2020-08-18T21:04:00Z">
          <w:pPr>
            <w:ind w:firstLine="360"/>
          </w:pPr>
        </w:pPrChange>
      </w:pPr>
      <w:ins w:id="3869" w:author="Michael Jennions" w:date="2020-08-18T20:41:00Z">
        <w:r w:rsidRPr="00FF23D4">
          <w:rPr>
            <w:rFonts w:ascii="Garamond" w:hAnsi="Garamond"/>
            <w:color w:val="000000" w:themeColor="text1"/>
            <w:rPrChange w:id="3870" w:author="Michael Jennions" w:date="2020-08-18T21:10:00Z">
              <w:rPr>
                <w:rFonts w:ascii="Garamond" w:hAnsi="Garamond"/>
                <w:color w:val="FF0000"/>
              </w:rPr>
            </w:rPrChange>
          </w:rPr>
          <w:t>An</w:t>
        </w:r>
      </w:ins>
      <w:ins w:id="3871" w:author="Michael Jennions" w:date="2020-08-18T20:42:00Z">
        <w:r w:rsidRPr="00FF23D4">
          <w:rPr>
            <w:rFonts w:ascii="Garamond" w:hAnsi="Garamond"/>
            <w:color w:val="000000" w:themeColor="text1"/>
            <w:rPrChange w:id="3872" w:author="Michael Jennions" w:date="2020-08-18T21:10:00Z">
              <w:rPr>
                <w:rFonts w:ascii="Garamond" w:hAnsi="Garamond"/>
                <w:color w:val="FF0000"/>
              </w:rPr>
            </w:rPrChange>
          </w:rPr>
          <w:t xml:space="preserve">other </w:t>
        </w:r>
      </w:ins>
      <w:ins w:id="3873" w:author="Michael Jennions" w:date="2020-08-18T22:00:00Z">
        <w:r w:rsidR="00AC2B93">
          <w:rPr>
            <w:rFonts w:ascii="Garamond" w:hAnsi="Garamond"/>
            <w:color w:val="000000" w:themeColor="text1"/>
          </w:rPr>
          <w:t>major</w:t>
        </w:r>
      </w:ins>
      <w:ins w:id="3874" w:author="Michael Jennions" w:date="2020-08-18T20:42:00Z">
        <w:r w:rsidRPr="00FF23D4">
          <w:rPr>
            <w:rFonts w:ascii="Garamond" w:hAnsi="Garamond"/>
            <w:color w:val="000000" w:themeColor="text1"/>
            <w:rPrChange w:id="3875" w:author="Michael Jennions" w:date="2020-08-18T21:10:00Z">
              <w:rPr>
                <w:rFonts w:ascii="Garamond" w:hAnsi="Garamond"/>
                <w:color w:val="FF0000"/>
              </w:rPr>
            </w:rPrChange>
          </w:rPr>
          <w:t xml:space="preserve"> </w:t>
        </w:r>
      </w:ins>
      <w:ins w:id="3876" w:author="Michael Jennions" w:date="2020-08-18T20:48:00Z">
        <w:r w:rsidR="00B07768" w:rsidRPr="00FF23D4">
          <w:rPr>
            <w:rFonts w:ascii="Garamond" w:hAnsi="Garamond"/>
            <w:color w:val="000000" w:themeColor="text1"/>
            <w:rPrChange w:id="3877" w:author="Michael Jennions" w:date="2020-08-18T21:10:00Z">
              <w:rPr>
                <w:rFonts w:ascii="Garamond" w:hAnsi="Garamond"/>
                <w:color w:val="FF0000"/>
              </w:rPr>
            </w:rPrChange>
          </w:rPr>
          <w:t xml:space="preserve">biological </w:t>
        </w:r>
      </w:ins>
      <w:ins w:id="3878" w:author="Michael Jennions" w:date="2020-08-18T20:42:00Z">
        <w:r w:rsidRPr="00FF23D4">
          <w:rPr>
            <w:rFonts w:ascii="Garamond" w:hAnsi="Garamond"/>
            <w:color w:val="000000" w:themeColor="text1"/>
            <w:rPrChange w:id="3879" w:author="Michael Jennions" w:date="2020-08-18T21:10:00Z">
              <w:rPr>
                <w:rFonts w:ascii="Garamond" w:hAnsi="Garamond"/>
                <w:color w:val="FF0000"/>
              </w:rPr>
            </w:rPrChange>
          </w:rPr>
          <w:t xml:space="preserve">explanation for </w:t>
        </w:r>
        <w:r w:rsidRPr="00FF23D4">
          <w:rPr>
            <w:rFonts w:ascii="Garamond" w:hAnsi="Garamond"/>
            <w:color w:val="000000" w:themeColor="text1"/>
          </w:rPr>
          <w:t xml:space="preserve">greater variation among men than women in behavioural trait is sexual selection. This is especially relevant for personality </w:t>
        </w:r>
      </w:ins>
      <w:ins w:id="3880" w:author="Michael Jennions" w:date="2020-08-18T20:43:00Z">
        <w:r w:rsidRPr="00FF23D4">
          <w:rPr>
            <w:rFonts w:ascii="Garamond" w:hAnsi="Garamond"/>
            <w:color w:val="000000" w:themeColor="text1"/>
          </w:rPr>
          <w:t>as certain</w:t>
        </w:r>
      </w:ins>
      <w:del w:id="3881" w:author="Michael Jennions" w:date="2020-08-18T20:32:00Z">
        <w:r w:rsidR="00945ECA" w:rsidRPr="00FF23D4" w:rsidDel="00670A51">
          <w:rPr>
            <w:rFonts w:ascii="Garamond" w:hAnsi="Garamond"/>
            <w:color w:val="000000" w:themeColor="text1"/>
            <w:rPrChange w:id="3882" w:author="Michael Jennions" w:date="2020-08-18T21:10:00Z">
              <w:rPr>
                <w:rFonts w:ascii="Garamond" w:hAnsi="Garamond"/>
                <w:color w:val="FF0000"/>
              </w:rPr>
            </w:rPrChange>
          </w:rPr>
          <w:delText xml:space="preserve">For example, greater male than female variability has been reported for traits like personality types in humans </w:delText>
        </w:r>
        <w:r w:rsidR="00945ECA" w:rsidRPr="00FF23D4" w:rsidDel="00670A51">
          <w:rPr>
            <w:rFonts w:ascii="Garamond" w:hAnsi="Garamond"/>
            <w:color w:val="000000" w:themeColor="text1"/>
            <w:rPrChange w:id="3883" w:author="Michael Jennions" w:date="2020-08-18T21:10:00Z">
              <w:rPr>
                <w:rFonts w:ascii="Garamond" w:hAnsi="Garamond"/>
                <w:color w:val="FF0000"/>
              </w:rPr>
            </w:rPrChange>
          </w:rPr>
          <w:fldChar w:fldCharType="begin" w:fldLock="1"/>
        </w:r>
        <w:r w:rsidR="009074EF" w:rsidRPr="00FF23D4" w:rsidDel="00670A51">
          <w:rPr>
            <w:rFonts w:ascii="Garamond" w:hAnsi="Garamond"/>
            <w:color w:val="000000" w:themeColor="text1"/>
            <w:rPrChange w:id="3884" w:author="Michael Jennions" w:date="2020-08-18T21:10:00Z">
              <w:rPr>
                <w:rFonts w:ascii="Garamond" w:hAnsi="Garamond"/>
                <w:color w:val="FF0000"/>
              </w:rPr>
            </w:rPrChange>
          </w:rPr>
          <w:del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delInstrText>
        </w:r>
        <w:r w:rsidR="00945ECA" w:rsidRPr="00FF23D4" w:rsidDel="00670A51">
          <w:rPr>
            <w:rFonts w:ascii="Garamond" w:hAnsi="Garamond"/>
            <w:color w:val="000000" w:themeColor="text1"/>
            <w:rPrChange w:id="3885" w:author="Michael Jennions" w:date="2020-08-18T21:10:00Z">
              <w:rPr>
                <w:rFonts w:ascii="Garamond" w:hAnsi="Garamond"/>
                <w:color w:val="FF0000"/>
              </w:rPr>
            </w:rPrChange>
          </w:rPr>
          <w:fldChar w:fldCharType="separate"/>
        </w:r>
        <w:r w:rsidR="00967FCB" w:rsidRPr="00FF23D4" w:rsidDel="00670A51">
          <w:rPr>
            <w:rFonts w:ascii="Garamond" w:hAnsi="Garamond"/>
            <w:noProof/>
            <w:color w:val="000000" w:themeColor="text1"/>
            <w:rPrChange w:id="3886" w:author="Michael Jennions" w:date="2020-08-18T21:10:00Z">
              <w:rPr>
                <w:rFonts w:ascii="Garamond" w:hAnsi="Garamond"/>
                <w:noProof/>
                <w:color w:val="FF0000"/>
              </w:rPr>
            </w:rPrChange>
          </w:rPr>
          <w:delText xml:space="preserve">(Archer &amp; Mehdikhani 2003; Karwowski </w:delText>
        </w:r>
        <w:r w:rsidR="00967FCB" w:rsidRPr="00FF23D4" w:rsidDel="00670A51">
          <w:rPr>
            <w:rFonts w:ascii="Garamond" w:hAnsi="Garamond"/>
            <w:i/>
            <w:noProof/>
            <w:color w:val="000000" w:themeColor="text1"/>
            <w:rPrChange w:id="3887" w:author="Michael Jennions" w:date="2020-08-18T21:10:00Z">
              <w:rPr>
                <w:rFonts w:ascii="Garamond" w:hAnsi="Garamond"/>
                <w:i/>
                <w:noProof/>
                <w:color w:val="FF0000"/>
              </w:rPr>
            </w:rPrChange>
          </w:rPr>
          <w:delText>et al.</w:delText>
        </w:r>
        <w:r w:rsidR="00967FCB" w:rsidRPr="00FF23D4" w:rsidDel="00670A51">
          <w:rPr>
            <w:rFonts w:ascii="Garamond" w:hAnsi="Garamond"/>
            <w:noProof/>
            <w:color w:val="000000" w:themeColor="text1"/>
            <w:rPrChange w:id="3888" w:author="Michael Jennions" w:date="2020-08-18T21:10:00Z">
              <w:rPr>
                <w:rFonts w:ascii="Garamond" w:hAnsi="Garamond"/>
                <w:noProof/>
                <w:color w:val="FF0000"/>
              </w:rPr>
            </w:rPrChange>
          </w:rPr>
          <w:delText xml:space="preserve"> 2016)</w:delText>
        </w:r>
        <w:r w:rsidR="00945ECA" w:rsidRPr="00FF23D4" w:rsidDel="00670A51">
          <w:rPr>
            <w:rFonts w:ascii="Garamond" w:hAnsi="Garamond"/>
            <w:color w:val="000000" w:themeColor="text1"/>
            <w:rPrChange w:id="3889" w:author="Michael Jennions" w:date="2020-08-18T21:10:00Z">
              <w:rPr>
                <w:rFonts w:ascii="Garamond" w:hAnsi="Garamond"/>
                <w:color w:val="FF0000"/>
              </w:rPr>
            </w:rPrChange>
          </w:rPr>
          <w:fldChar w:fldCharType="end"/>
        </w:r>
        <w:r w:rsidR="00945ECA" w:rsidRPr="00FF23D4" w:rsidDel="00670A51">
          <w:rPr>
            <w:rFonts w:ascii="Garamond" w:hAnsi="Garamond"/>
            <w:color w:val="000000" w:themeColor="text1"/>
            <w:rPrChange w:id="3890" w:author="Michael Jennions" w:date="2020-08-18T21:10:00Z">
              <w:rPr>
                <w:rFonts w:ascii="Garamond" w:hAnsi="Garamond"/>
                <w:color w:val="FF0000"/>
              </w:rPr>
            </w:rPrChange>
          </w:rPr>
          <w:delText xml:space="preserve">, cognition and intelligence </w:delText>
        </w:r>
        <w:r w:rsidR="00945ECA" w:rsidRPr="00FF23D4" w:rsidDel="00670A51">
          <w:rPr>
            <w:rFonts w:ascii="Garamond" w:hAnsi="Garamond"/>
            <w:color w:val="000000" w:themeColor="text1"/>
            <w:rPrChange w:id="3891" w:author="Michael Jennions" w:date="2020-08-18T21:10:00Z">
              <w:rPr>
                <w:rFonts w:ascii="Garamond" w:hAnsi="Garamond"/>
                <w:color w:val="FF0000"/>
              </w:rPr>
            </w:rPrChange>
          </w:rPr>
          <w:fldChar w:fldCharType="begin" w:fldLock="1"/>
        </w:r>
        <w:r w:rsidR="00945ECA" w:rsidRPr="00FF23D4" w:rsidDel="00670A51">
          <w:rPr>
            <w:rFonts w:ascii="Garamond" w:hAnsi="Garamond"/>
            <w:color w:val="000000" w:themeColor="text1"/>
            <w:rPrChange w:id="3892" w:author="Michael Jennions" w:date="2020-08-18T21:10:00Z">
              <w:rPr>
                <w:rFonts w:ascii="Garamond" w:hAnsi="Garamond"/>
                <w:color w:val="FF0000"/>
              </w:rPr>
            </w:rPrChange>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delInstrText>
        </w:r>
        <w:r w:rsidR="00945ECA" w:rsidRPr="00FF23D4" w:rsidDel="00670A51">
          <w:rPr>
            <w:rFonts w:ascii="Garamond" w:hAnsi="Garamond"/>
            <w:color w:val="000000" w:themeColor="text1"/>
            <w:rPrChange w:id="3893" w:author="Michael Jennions" w:date="2020-08-18T21:10:00Z">
              <w:rPr>
                <w:rFonts w:ascii="Garamond" w:hAnsi="Garamond"/>
                <w:color w:val="FF0000"/>
              </w:rPr>
            </w:rPrChange>
          </w:rPr>
          <w:fldChar w:fldCharType="separate"/>
        </w:r>
        <w:r w:rsidR="00945ECA" w:rsidRPr="00FF23D4" w:rsidDel="00670A51">
          <w:rPr>
            <w:rFonts w:ascii="Garamond" w:hAnsi="Garamond"/>
            <w:noProof/>
            <w:color w:val="000000" w:themeColor="text1"/>
            <w:rPrChange w:id="3894" w:author="Michael Jennions" w:date="2020-08-18T21:10:00Z">
              <w:rPr>
                <w:rFonts w:ascii="Garamond" w:hAnsi="Garamond"/>
                <w:noProof/>
                <w:color w:val="FF0000"/>
              </w:rPr>
            </w:rPrChange>
          </w:rPr>
          <w:delText xml:space="preserve">(Halpern &amp; LaMay 2000; Jones </w:delText>
        </w:r>
        <w:r w:rsidR="00945ECA" w:rsidRPr="00FF23D4" w:rsidDel="00670A51">
          <w:rPr>
            <w:rFonts w:ascii="Garamond" w:hAnsi="Garamond"/>
            <w:i/>
            <w:noProof/>
            <w:color w:val="000000" w:themeColor="text1"/>
            <w:rPrChange w:id="3895" w:author="Michael Jennions" w:date="2020-08-18T21:10:00Z">
              <w:rPr>
                <w:rFonts w:ascii="Garamond" w:hAnsi="Garamond"/>
                <w:i/>
                <w:noProof/>
                <w:color w:val="FF0000"/>
              </w:rPr>
            </w:rPrChange>
          </w:rPr>
          <w:delText>et al.</w:delText>
        </w:r>
        <w:r w:rsidR="00945ECA" w:rsidRPr="00FF23D4" w:rsidDel="00670A51">
          <w:rPr>
            <w:rFonts w:ascii="Garamond" w:hAnsi="Garamond"/>
            <w:noProof/>
            <w:color w:val="000000" w:themeColor="text1"/>
            <w:rPrChange w:id="3896" w:author="Michael Jennions" w:date="2020-08-18T21:10:00Z">
              <w:rPr>
                <w:rFonts w:ascii="Garamond" w:hAnsi="Garamond"/>
                <w:noProof/>
                <w:color w:val="FF0000"/>
              </w:rPr>
            </w:rPrChange>
          </w:rPr>
          <w:delText xml:space="preserve"> 2003; Arden &amp; Plomin 2006; Johnson </w:delText>
        </w:r>
        <w:r w:rsidR="00945ECA" w:rsidRPr="00FF23D4" w:rsidDel="00670A51">
          <w:rPr>
            <w:rFonts w:ascii="Garamond" w:hAnsi="Garamond"/>
            <w:i/>
            <w:noProof/>
            <w:color w:val="000000" w:themeColor="text1"/>
            <w:rPrChange w:id="3897" w:author="Michael Jennions" w:date="2020-08-18T21:10:00Z">
              <w:rPr>
                <w:rFonts w:ascii="Garamond" w:hAnsi="Garamond"/>
                <w:i/>
                <w:noProof/>
                <w:color w:val="FF0000"/>
              </w:rPr>
            </w:rPrChange>
          </w:rPr>
          <w:delText>et al.</w:delText>
        </w:r>
        <w:r w:rsidR="00945ECA" w:rsidRPr="00FF23D4" w:rsidDel="00670A51">
          <w:rPr>
            <w:rFonts w:ascii="Garamond" w:hAnsi="Garamond"/>
            <w:noProof/>
            <w:color w:val="000000" w:themeColor="text1"/>
            <w:rPrChange w:id="3898" w:author="Michael Jennions" w:date="2020-08-18T21:10:00Z">
              <w:rPr>
                <w:rFonts w:ascii="Garamond" w:hAnsi="Garamond"/>
                <w:noProof/>
                <w:color w:val="FF0000"/>
              </w:rPr>
            </w:rPrChange>
          </w:rPr>
          <w:delText xml:space="preserve"> 2008, 2009)</w:delText>
        </w:r>
        <w:r w:rsidR="00945ECA" w:rsidRPr="00FF23D4" w:rsidDel="00670A51">
          <w:rPr>
            <w:rFonts w:ascii="Garamond" w:hAnsi="Garamond"/>
            <w:color w:val="000000" w:themeColor="text1"/>
            <w:rPrChange w:id="3899" w:author="Michael Jennions" w:date="2020-08-18T21:10:00Z">
              <w:rPr>
                <w:rFonts w:ascii="Garamond" w:hAnsi="Garamond"/>
                <w:color w:val="FF0000"/>
              </w:rPr>
            </w:rPrChange>
          </w:rPr>
          <w:fldChar w:fldCharType="end"/>
        </w:r>
        <w:r w:rsidR="00945ECA" w:rsidRPr="00FF23D4" w:rsidDel="00670A51">
          <w:rPr>
            <w:rFonts w:ascii="Garamond" w:hAnsi="Garamond"/>
            <w:color w:val="000000" w:themeColor="text1"/>
            <w:rPrChange w:id="3900" w:author="Michael Jennions" w:date="2020-08-18T21:10:00Z">
              <w:rPr>
                <w:rFonts w:ascii="Garamond" w:hAnsi="Garamond"/>
                <w:color w:val="FF0000"/>
              </w:rPr>
            </w:rPrChange>
          </w:rPr>
          <w:delText xml:space="preserve">, and for morphological traits like body size </w:delText>
        </w:r>
        <w:r w:rsidR="00945ECA" w:rsidRPr="00FF23D4" w:rsidDel="00670A51">
          <w:rPr>
            <w:rFonts w:ascii="Garamond" w:hAnsi="Garamond"/>
            <w:color w:val="000000" w:themeColor="text1"/>
            <w:rPrChange w:id="3901" w:author="Michael Jennions" w:date="2020-08-18T21:10:00Z">
              <w:rPr>
                <w:rFonts w:ascii="Garamond" w:hAnsi="Garamond"/>
                <w:color w:val="FF0000"/>
              </w:rPr>
            </w:rPrChange>
          </w:rPr>
          <w:fldChar w:fldCharType="begin" w:fldLock="1"/>
        </w:r>
        <w:r w:rsidR="00945ECA" w:rsidRPr="00FF23D4" w:rsidDel="00670A51">
          <w:rPr>
            <w:rFonts w:ascii="Garamond" w:hAnsi="Garamond"/>
            <w:color w:val="000000" w:themeColor="text1"/>
            <w:rPrChange w:id="3902" w:author="Michael Jennions" w:date="2020-08-18T21:10:00Z">
              <w:rPr>
                <w:rFonts w:ascii="Garamond" w:hAnsi="Garamond"/>
                <w:color w:val="FF0000"/>
              </w:rPr>
            </w:rPrChange>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delInstrText>
        </w:r>
        <w:r w:rsidR="00945ECA" w:rsidRPr="00FF23D4" w:rsidDel="00670A51">
          <w:rPr>
            <w:rFonts w:ascii="Garamond" w:hAnsi="Garamond"/>
            <w:color w:val="000000" w:themeColor="text1"/>
            <w:rPrChange w:id="3903" w:author="Michael Jennions" w:date="2020-08-18T21:10:00Z">
              <w:rPr>
                <w:rFonts w:ascii="Garamond" w:hAnsi="Garamond"/>
                <w:color w:val="FF0000"/>
              </w:rPr>
            </w:rPrChange>
          </w:rPr>
          <w:fldChar w:fldCharType="separate"/>
        </w:r>
        <w:r w:rsidR="00945ECA" w:rsidRPr="00FF23D4" w:rsidDel="00670A51">
          <w:rPr>
            <w:rFonts w:ascii="Garamond" w:hAnsi="Garamond"/>
            <w:noProof/>
            <w:color w:val="000000" w:themeColor="text1"/>
            <w:rPrChange w:id="3904" w:author="Michael Jennions" w:date="2020-08-18T21:10:00Z">
              <w:rPr>
                <w:rFonts w:ascii="Garamond" w:hAnsi="Garamond"/>
                <w:noProof/>
                <w:color w:val="FF0000"/>
              </w:rPr>
            </w:rPrChange>
          </w:rPr>
          <w:delText>(Reinhold &amp; Engqvist 2013)</w:delText>
        </w:r>
        <w:r w:rsidR="00945ECA" w:rsidRPr="00FF23D4" w:rsidDel="00670A51">
          <w:rPr>
            <w:rFonts w:ascii="Garamond" w:hAnsi="Garamond"/>
            <w:color w:val="000000" w:themeColor="text1"/>
            <w:rPrChange w:id="3905" w:author="Michael Jennions" w:date="2020-08-18T21:10:00Z">
              <w:rPr>
                <w:rFonts w:ascii="Garamond" w:hAnsi="Garamond"/>
                <w:color w:val="FF0000"/>
              </w:rPr>
            </w:rPrChange>
          </w:rPr>
          <w:fldChar w:fldCharType="end"/>
        </w:r>
        <w:r w:rsidR="00945ECA" w:rsidRPr="00FF23D4" w:rsidDel="00670A51">
          <w:rPr>
            <w:rFonts w:ascii="Garamond" w:hAnsi="Garamond"/>
            <w:color w:val="000000" w:themeColor="text1"/>
            <w:rPrChange w:id="3906" w:author="Michael Jennions" w:date="2020-08-18T21:10:00Z">
              <w:rPr>
                <w:rFonts w:ascii="Garamond" w:hAnsi="Garamond"/>
                <w:color w:val="FF0000"/>
              </w:rPr>
            </w:rPrChange>
          </w:rPr>
          <w:delText xml:space="preserve">, and brain structure </w:delText>
        </w:r>
        <w:r w:rsidR="00945ECA" w:rsidRPr="00FF23D4" w:rsidDel="00670A51">
          <w:rPr>
            <w:rFonts w:ascii="Garamond" w:hAnsi="Garamond"/>
            <w:color w:val="000000" w:themeColor="text1"/>
            <w:rPrChange w:id="3907" w:author="Michael Jennions" w:date="2020-08-18T21:10:00Z">
              <w:rPr>
                <w:rFonts w:ascii="Garamond" w:hAnsi="Garamond"/>
                <w:color w:val="FF0000"/>
              </w:rPr>
            </w:rPrChange>
          </w:rPr>
          <w:fldChar w:fldCharType="begin" w:fldLock="1"/>
        </w:r>
        <w:r w:rsidR="00945ECA" w:rsidRPr="00FF23D4" w:rsidDel="00670A51">
          <w:rPr>
            <w:rFonts w:ascii="Garamond" w:hAnsi="Garamond"/>
            <w:color w:val="000000" w:themeColor="text1"/>
            <w:rPrChange w:id="3908" w:author="Michael Jennions" w:date="2020-08-18T21:10:00Z">
              <w:rPr>
                <w:rFonts w:ascii="Garamond" w:hAnsi="Garamond"/>
                <w:color w:val="FF0000"/>
              </w:rPr>
            </w:rPrChange>
          </w:rPr>
          <w:del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delInstrText>
        </w:r>
        <w:r w:rsidR="00945ECA" w:rsidRPr="00FF23D4" w:rsidDel="00670A51">
          <w:rPr>
            <w:rFonts w:ascii="Garamond" w:hAnsi="Garamond"/>
            <w:color w:val="000000" w:themeColor="text1"/>
            <w:rPrChange w:id="3909" w:author="Michael Jennions" w:date="2020-08-18T21:10:00Z">
              <w:rPr>
                <w:rFonts w:ascii="Garamond" w:hAnsi="Garamond"/>
                <w:color w:val="FF0000"/>
              </w:rPr>
            </w:rPrChange>
          </w:rPr>
          <w:fldChar w:fldCharType="separate"/>
        </w:r>
        <w:r w:rsidR="00945ECA" w:rsidRPr="00FF23D4" w:rsidDel="00670A51">
          <w:rPr>
            <w:rFonts w:ascii="Garamond" w:hAnsi="Garamond"/>
            <w:noProof/>
            <w:color w:val="000000" w:themeColor="text1"/>
            <w:rPrChange w:id="3910" w:author="Michael Jennions" w:date="2020-08-18T21:10:00Z">
              <w:rPr>
                <w:rFonts w:ascii="Garamond" w:hAnsi="Garamond"/>
                <w:noProof/>
                <w:color w:val="FF0000"/>
              </w:rPr>
            </w:rPrChange>
          </w:rPr>
          <w:delText xml:space="preserve">(Arnold 2004; van der Linden </w:delText>
        </w:r>
        <w:r w:rsidR="00945ECA" w:rsidRPr="00FF23D4" w:rsidDel="00670A51">
          <w:rPr>
            <w:rFonts w:ascii="Garamond" w:hAnsi="Garamond"/>
            <w:i/>
            <w:noProof/>
            <w:color w:val="000000" w:themeColor="text1"/>
            <w:rPrChange w:id="3911" w:author="Michael Jennions" w:date="2020-08-18T21:10:00Z">
              <w:rPr>
                <w:rFonts w:ascii="Garamond" w:hAnsi="Garamond"/>
                <w:i/>
                <w:noProof/>
                <w:color w:val="FF0000"/>
              </w:rPr>
            </w:rPrChange>
          </w:rPr>
          <w:delText>et al.</w:delText>
        </w:r>
        <w:r w:rsidR="00945ECA" w:rsidRPr="00FF23D4" w:rsidDel="00670A51">
          <w:rPr>
            <w:rFonts w:ascii="Garamond" w:hAnsi="Garamond"/>
            <w:noProof/>
            <w:color w:val="000000" w:themeColor="text1"/>
            <w:rPrChange w:id="3912" w:author="Michael Jennions" w:date="2020-08-18T21:10:00Z">
              <w:rPr>
                <w:rFonts w:ascii="Garamond" w:hAnsi="Garamond"/>
                <w:noProof/>
                <w:color w:val="FF0000"/>
              </w:rPr>
            </w:rPrChange>
          </w:rPr>
          <w:delText xml:space="preserve"> 2017; DeCasien </w:delText>
        </w:r>
        <w:r w:rsidR="00945ECA" w:rsidRPr="00FF23D4" w:rsidDel="00670A51">
          <w:rPr>
            <w:rFonts w:ascii="Garamond" w:hAnsi="Garamond"/>
            <w:i/>
            <w:noProof/>
            <w:color w:val="000000" w:themeColor="text1"/>
            <w:rPrChange w:id="3913" w:author="Michael Jennions" w:date="2020-08-18T21:10:00Z">
              <w:rPr>
                <w:rFonts w:ascii="Garamond" w:hAnsi="Garamond"/>
                <w:i/>
                <w:noProof/>
                <w:color w:val="FF0000"/>
              </w:rPr>
            </w:rPrChange>
          </w:rPr>
          <w:delText>et al.</w:delText>
        </w:r>
        <w:r w:rsidR="00945ECA" w:rsidRPr="00FF23D4" w:rsidDel="00670A51">
          <w:rPr>
            <w:rFonts w:ascii="Garamond" w:hAnsi="Garamond"/>
            <w:noProof/>
            <w:color w:val="000000" w:themeColor="text1"/>
            <w:rPrChange w:id="3914" w:author="Michael Jennions" w:date="2020-08-18T21:10:00Z">
              <w:rPr>
                <w:rFonts w:ascii="Garamond" w:hAnsi="Garamond"/>
                <w:noProof/>
                <w:color w:val="FF0000"/>
              </w:rPr>
            </w:rPrChange>
          </w:rPr>
          <w:delText xml:space="preserve"> 2020)</w:delText>
        </w:r>
        <w:r w:rsidR="00945ECA" w:rsidRPr="00FF23D4" w:rsidDel="00670A51">
          <w:rPr>
            <w:rFonts w:ascii="Garamond" w:hAnsi="Garamond"/>
            <w:color w:val="000000" w:themeColor="text1"/>
            <w:rPrChange w:id="3915" w:author="Michael Jennions" w:date="2020-08-18T21:10:00Z">
              <w:rPr>
                <w:rFonts w:ascii="Garamond" w:hAnsi="Garamond"/>
                <w:color w:val="FF0000"/>
              </w:rPr>
            </w:rPrChange>
          </w:rPr>
          <w:fldChar w:fldCharType="end"/>
        </w:r>
        <w:r w:rsidR="00945ECA" w:rsidRPr="00FF23D4" w:rsidDel="00670A51">
          <w:rPr>
            <w:rFonts w:ascii="Garamond" w:hAnsi="Garamond"/>
            <w:color w:val="000000" w:themeColor="text1"/>
            <w:rPrChange w:id="3916" w:author="Michael Jennions" w:date="2020-08-18T21:10:00Z">
              <w:rPr>
                <w:rFonts w:ascii="Garamond" w:hAnsi="Garamond"/>
                <w:color w:val="FF0000"/>
              </w:rPr>
            </w:rPrChange>
          </w:rPr>
          <w:delText xml:space="preserve">. </w:delText>
        </w:r>
      </w:del>
      <w:del w:id="3917" w:author="Michael Jennions" w:date="2020-08-18T20:43:00Z">
        <w:r w:rsidR="00945ECA" w:rsidRPr="00FF23D4" w:rsidDel="002C6D92">
          <w:rPr>
            <w:rFonts w:ascii="Garamond" w:hAnsi="Garamond"/>
            <w:color w:val="000000" w:themeColor="text1"/>
            <w:rPrChange w:id="3918" w:author="Michael Jennions" w:date="2020-08-18T21:10:00Z">
              <w:rPr>
                <w:rFonts w:ascii="Garamond" w:hAnsi="Garamond"/>
                <w:color w:val="FF0000"/>
              </w:rPr>
            </w:rPrChange>
          </w:rPr>
          <w:delText>Importantly, these</w:delText>
        </w:r>
      </w:del>
      <w:r w:rsidR="00945ECA" w:rsidRPr="00FF23D4">
        <w:rPr>
          <w:rFonts w:ascii="Garamond" w:hAnsi="Garamond"/>
          <w:color w:val="000000" w:themeColor="text1"/>
          <w:rPrChange w:id="3919" w:author="Michael Jennions" w:date="2020-08-18T21:10:00Z">
            <w:rPr>
              <w:rFonts w:ascii="Garamond" w:hAnsi="Garamond"/>
              <w:color w:val="FF0000"/>
            </w:rPr>
          </w:rPrChange>
        </w:rPr>
        <w:t xml:space="preserve"> traits are </w:t>
      </w:r>
      <w:del w:id="3920" w:author="Michael Jennions" w:date="2020-08-18T20:43:00Z">
        <w:r w:rsidR="00945ECA" w:rsidRPr="00FF23D4" w:rsidDel="002C6D92">
          <w:rPr>
            <w:rFonts w:ascii="Garamond" w:hAnsi="Garamond"/>
            <w:color w:val="000000" w:themeColor="text1"/>
            <w:rPrChange w:id="3921" w:author="Michael Jennions" w:date="2020-08-18T21:10:00Z">
              <w:rPr>
                <w:rFonts w:ascii="Garamond" w:hAnsi="Garamond"/>
                <w:color w:val="FF0000"/>
              </w:rPr>
            </w:rPrChange>
          </w:rPr>
          <w:delText xml:space="preserve">also </w:delText>
        </w:r>
      </w:del>
      <w:r w:rsidR="00945ECA" w:rsidRPr="00FF23D4">
        <w:rPr>
          <w:rFonts w:ascii="Garamond" w:hAnsi="Garamond"/>
          <w:color w:val="000000" w:themeColor="text1"/>
          <w:rPrChange w:id="3922" w:author="Michael Jennions" w:date="2020-08-18T21:10:00Z">
            <w:rPr>
              <w:rFonts w:ascii="Garamond" w:hAnsi="Garamond"/>
              <w:color w:val="FF0000"/>
            </w:rPr>
          </w:rPrChange>
        </w:rPr>
        <w:t xml:space="preserve">considered </w:t>
      </w:r>
      <w:ins w:id="3923" w:author="Michael Jennions" w:date="2020-08-18T20:43:00Z">
        <w:r w:rsidRPr="00FF23D4">
          <w:rPr>
            <w:rFonts w:ascii="Garamond" w:hAnsi="Garamond"/>
            <w:color w:val="000000" w:themeColor="text1"/>
            <w:rPrChange w:id="3924" w:author="Michael Jennions" w:date="2020-08-18T21:10:00Z">
              <w:rPr>
                <w:rFonts w:ascii="Garamond" w:hAnsi="Garamond"/>
                <w:color w:val="FF0000"/>
              </w:rPr>
            </w:rPrChange>
          </w:rPr>
          <w:t>to e</w:t>
        </w:r>
      </w:ins>
      <w:ins w:id="3925" w:author="Michael Jennions" w:date="2020-08-18T20:44:00Z">
        <w:r w:rsidRPr="00FF23D4">
          <w:rPr>
            <w:rFonts w:ascii="Garamond" w:hAnsi="Garamond"/>
            <w:color w:val="000000" w:themeColor="text1"/>
            <w:rPrChange w:id="3926" w:author="Michael Jennions" w:date="2020-08-18T21:10:00Z">
              <w:rPr>
                <w:rFonts w:ascii="Garamond" w:hAnsi="Garamond"/>
                <w:color w:val="FF0000"/>
              </w:rPr>
            </w:rPrChange>
          </w:rPr>
          <w:t xml:space="preserve">levate the likelihood of </w:t>
        </w:r>
      </w:ins>
      <w:del w:id="3927" w:author="Michael Jennions" w:date="2020-08-18T20:44:00Z">
        <w:r w:rsidR="00945ECA" w:rsidRPr="00FF23D4" w:rsidDel="002C6D92">
          <w:rPr>
            <w:rFonts w:ascii="Garamond" w:hAnsi="Garamond"/>
            <w:color w:val="000000" w:themeColor="text1"/>
            <w:rPrChange w:id="3928" w:author="Michael Jennions" w:date="2020-08-18T21:10:00Z">
              <w:rPr>
                <w:rFonts w:ascii="Garamond" w:hAnsi="Garamond"/>
                <w:color w:val="FF0000"/>
              </w:rPr>
            </w:rPrChange>
          </w:rPr>
          <w:delText xml:space="preserve">important for </w:delText>
        </w:r>
      </w:del>
      <w:r w:rsidR="00945ECA" w:rsidRPr="00FF23D4">
        <w:rPr>
          <w:rFonts w:ascii="Garamond" w:hAnsi="Garamond"/>
          <w:color w:val="000000" w:themeColor="text1"/>
          <w:rPrChange w:id="3929" w:author="Michael Jennions" w:date="2020-08-18T21:10:00Z">
            <w:rPr>
              <w:rFonts w:ascii="Garamond" w:hAnsi="Garamond"/>
              <w:color w:val="FF0000"/>
            </w:rPr>
          </w:rPrChange>
        </w:rPr>
        <w:t>reproduc</w:t>
      </w:r>
      <w:del w:id="3930" w:author="Michael Jennions" w:date="2020-08-18T22:00:00Z">
        <w:r w:rsidR="00945ECA" w:rsidRPr="00FF23D4" w:rsidDel="00AC2B93">
          <w:rPr>
            <w:rFonts w:ascii="Garamond" w:hAnsi="Garamond"/>
            <w:color w:val="000000" w:themeColor="text1"/>
            <w:rPrChange w:id="3931" w:author="Michael Jennions" w:date="2020-08-18T21:10:00Z">
              <w:rPr>
                <w:rFonts w:ascii="Garamond" w:hAnsi="Garamond"/>
                <w:color w:val="FF0000"/>
              </w:rPr>
            </w:rPrChange>
          </w:rPr>
          <w:delText>tion</w:delText>
        </w:r>
      </w:del>
      <w:ins w:id="3932" w:author="Michael Jennions" w:date="2020-08-18T22:00:00Z">
        <w:r w:rsidR="00AC2B93">
          <w:rPr>
            <w:rFonts w:ascii="Garamond" w:hAnsi="Garamond"/>
            <w:color w:val="000000" w:themeColor="text1"/>
          </w:rPr>
          <w:t>ing</w:t>
        </w:r>
      </w:ins>
      <w:del w:id="3933" w:author="Michael Jennions" w:date="2020-08-18T20:43:00Z">
        <w:r w:rsidR="00945ECA" w:rsidRPr="00FF23D4" w:rsidDel="002C6D92">
          <w:rPr>
            <w:rFonts w:ascii="Garamond" w:hAnsi="Garamond"/>
            <w:color w:val="000000" w:themeColor="text1"/>
            <w:rPrChange w:id="3934" w:author="Michael Jennions" w:date="2020-08-18T21:10:00Z">
              <w:rPr>
                <w:rFonts w:ascii="Garamond" w:hAnsi="Garamond"/>
                <w:color w:val="FF0000"/>
              </w:rPr>
            </w:rPrChange>
          </w:rPr>
          <w:delText>;</w:delText>
        </w:r>
      </w:del>
      <w:ins w:id="3935" w:author="Michael Jennions" w:date="2020-08-18T20:43:00Z">
        <w:r w:rsidRPr="00FF23D4">
          <w:rPr>
            <w:rFonts w:ascii="Garamond" w:hAnsi="Garamond"/>
            <w:color w:val="000000" w:themeColor="text1"/>
            <w:rPrChange w:id="3936" w:author="Michael Jennions" w:date="2020-08-18T21:10:00Z">
              <w:rPr>
                <w:rFonts w:ascii="Garamond" w:hAnsi="Garamond"/>
                <w:color w:val="FF0000"/>
              </w:rPr>
            </w:rPrChange>
          </w:rPr>
          <w:t xml:space="preserve">. For example, </w:t>
        </w:r>
      </w:ins>
      <w:del w:id="3937" w:author="Michael Jennions" w:date="2020-08-18T20:48:00Z">
        <w:r w:rsidR="00945ECA" w:rsidRPr="00FF23D4" w:rsidDel="00B07768">
          <w:rPr>
            <w:rFonts w:ascii="Garamond" w:hAnsi="Garamond"/>
            <w:color w:val="000000" w:themeColor="text1"/>
            <w:rPrChange w:id="3938" w:author="Michael Jennions" w:date="2020-08-18T21:10:00Z">
              <w:rPr>
                <w:rFonts w:ascii="Garamond" w:hAnsi="Garamond"/>
                <w:color w:val="FF0000"/>
              </w:rPr>
            </w:rPrChange>
          </w:rPr>
          <w:delText xml:space="preserve"> </w:delText>
        </w:r>
      </w:del>
      <w:del w:id="3939" w:author="Michael Jennions" w:date="2020-08-18T20:43:00Z">
        <w:r w:rsidR="00945ECA" w:rsidRPr="00FF23D4" w:rsidDel="002C6D92">
          <w:rPr>
            <w:rFonts w:ascii="Garamond" w:hAnsi="Garamond"/>
            <w:color w:val="000000" w:themeColor="text1"/>
            <w:rPrChange w:id="3940" w:author="Michael Jennions" w:date="2020-08-18T21:10:00Z">
              <w:rPr>
                <w:rFonts w:ascii="Garamond" w:hAnsi="Garamond"/>
                <w:color w:val="FF0000"/>
              </w:rPr>
            </w:rPrChange>
          </w:rPr>
          <w:delText>in men</w:delText>
        </w:r>
      </w:del>
      <w:ins w:id="3941" w:author="Michael Jennions" w:date="2020-08-18T20:43:00Z">
        <w:r w:rsidRPr="00FF23D4">
          <w:rPr>
            <w:rFonts w:ascii="Garamond" w:hAnsi="Garamond"/>
            <w:color w:val="000000" w:themeColor="text1"/>
            <w:rPrChange w:id="3942" w:author="Michael Jennions" w:date="2020-08-18T21:10:00Z">
              <w:rPr>
                <w:rFonts w:ascii="Garamond" w:hAnsi="Garamond"/>
                <w:color w:val="FF0000"/>
              </w:rPr>
            </w:rPrChange>
          </w:rPr>
          <w:t>more</w:t>
        </w:r>
      </w:ins>
      <w:del w:id="3943" w:author="Michael Jennions" w:date="2020-08-18T20:43:00Z">
        <w:r w:rsidR="00945ECA" w:rsidRPr="00FF23D4" w:rsidDel="002C6D92">
          <w:rPr>
            <w:rFonts w:ascii="Garamond" w:hAnsi="Garamond"/>
            <w:color w:val="000000" w:themeColor="text1"/>
            <w:rPrChange w:id="3944" w:author="Michael Jennions" w:date="2020-08-18T21:10:00Z">
              <w:rPr>
                <w:rFonts w:ascii="Garamond" w:hAnsi="Garamond"/>
                <w:color w:val="FF0000"/>
              </w:rPr>
            </w:rPrChange>
          </w:rPr>
          <w:delText>,</w:delText>
        </w:r>
      </w:del>
      <w:r w:rsidR="00945ECA" w:rsidRPr="00FF23D4">
        <w:rPr>
          <w:rFonts w:ascii="Garamond" w:hAnsi="Garamond"/>
          <w:color w:val="000000" w:themeColor="text1"/>
          <w:rPrChange w:id="3945" w:author="Michael Jennions" w:date="2020-08-18T21:10:00Z">
            <w:rPr>
              <w:rFonts w:ascii="Garamond" w:hAnsi="Garamond"/>
              <w:color w:val="FF0000"/>
            </w:rPr>
          </w:rPrChange>
        </w:rPr>
        <w:t xml:space="preserve"> </w:t>
      </w:r>
      <w:del w:id="3946" w:author="Michael Jennions" w:date="2020-08-18T22:00:00Z">
        <w:r w:rsidR="00945ECA" w:rsidRPr="00FF23D4" w:rsidDel="00AC2B93">
          <w:rPr>
            <w:rFonts w:ascii="Garamond" w:hAnsi="Garamond"/>
            <w:color w:val="000000" w:themeColor="text1"/>
            <w:rPrChange w:id="3947" w:author="Michael Jennions" w:date="2020-08-18T21:10:00Z">
              <w:rPr>
                <w:rFonts w:ascii="Garamond" w:hAnsi="Garamond"/>
                <w:color w:val="FF0000"/>
              </w:rPr>
            </w:rPrChange>
          </w:rPr>
          <w:delText xml:space="preserve">extraversion </w:delText>
        </w:r>
      </w:del>
      <w:ins w:id="3948" w:author="Michael Jennions" w:date="2020-08-18T22:00:00Z">
        <w:r w:rsidR="00AC2B93" w:rsidRPr="00FF23D4">
          <w:rPr>
            <w:rFonts w:ascii="Garamond" w:hAnsi="Garamond"/>
            <w:color w:val="000000" w:themeColor="text1"/>
            <w:rPrChange w:id="3949" w:author="Michael Jennions" w:date="2020-08-18T21:10:00Z">
              <w:rPr>
                <w:rFonts w:ascii="Garamond" w:hAnsi="Garamond"/>
                <w:color w:val="FF0000"/>
              </w:rPr>
            </w:rPrChange>
          </w:rPr>
          <w:t>extraver</w:t>
        </w:r>
        <w:r w:rsidR="00AC2B93">
          <w:rPr>
            <w:rFonts w:ascii="Garamond" w:hAnsi="Garamond"/>
            <w:color w:val="000000" w:themeColor="text1"/>
          </w:rPr>
          <w:t>t</w:t>
        </w:r>
        <w:r w:rsidR="00AC2B93" w:rsidRPr="00FF23D4">
          <w:rPr>
            <w:rFonts w:ascii="Garamond" w:hAnsi="Garamond"/>
            <w:color w:val="000000" w:themeColor="text1"/>
            <w:rPrChange w:id="3950" w:author="Michael Jennions" w:date="2020-08-18T21:10:00Z">
              <w:rPr>
                <w:rFonts w:ascii="Garamond" w:hAnsi="Garamond"/>
                <w:color w:val="FF0000"/>
              </w:rPr>
            </w:rPrChange>
          </w:rPr>
          <w:t xml:space="preserve"> </w:t>
        </w:r>
      </w:ins>
      <w:r w:rsidR="00945ECA" w:rsidRPr="00FF23D4">
        <w:rPr>
          <w:rFonts w:ascii="Garamond" w:hAnsi="Garamond"/>
          <w:color w:val="000000" w:themeColor="text1"/>
          <w:rPrChange w:id="3951" w:author="Michael Jennions" w:date="2020-08-18T21:10:00Z">
            <w:rPr>
              <w:rFonts w:ascii="Garamond" w:hAnsi="Garamond"/>
              <w:color w:val="FF0000"/>
            </w:rPr>
          </w:rPrChange>
        </w:rPr>
        <w:t xml:space="preserve">and creative personality types </w:t>
      </w:r>
      <w:ins w:id="3952" w:author="Michael Jennions" w:date="2020-08-18T22:01:00Z">
        <w:r w:rsidR="00AC2B93">
          <w:rPr>
            <w:rFonts w:ascii="Garamond" w:hAnsi="Garamond"/>
            <w:color w:val="000000" w:themeColor="text1"/>
          </w:rPr>
          <w:t xml:space="preserve">in men </w:t>
        </w:r>
      </w:ins>
      <w:r w:rsidR="00945ECA" w:rsidRPr="00FF23D4">
        <w:rPr>
          <w:rFonts w:ascii="Garamond" w:hAnsi="Garamond"/>
          <w:color w:val="000000" w:themeColor="text1"/>
          <w:rPrChange w:id="3953" w:author="Michael Jennions" w:date="2020-08-18T21:10:00Z">
            <w:rPr>
              <w:rFonts w:ascii="Garamond" w:hAnsi="Garamond"/>
              <w:color w:val="FF0000"/>
            </w:rPr>
          </w:rPrChange>
        </w:rPr>
        <w:t>attract more mating opportunities</w:t>
      </w:r>
      <w:ins w:id="3954" w:author="Michael Jennions" w:date="2020-08-18T20:43:00Z">
        <w:r w:rsidRPr="00FF23D4">
          <w:rPr>
            <w:rFonts w:ascii="Garamond" w:hAnsi="Garamond"/>
            <w:color w:val="000000" w:themeColor="text1"/>
            <w:rPrChange w:id="3955" w:author="Michael Jennions" w:date="2020-08-18T21:10:00Z">
              <w:rPr>
                <w:rFonts w:ascii="Garamond" w:hAnsi="Garamond"/>
                <w:color w:val="FF0000"/>
              </w:rPr>
            </w:rPrChange>
          </w:rPr>
          <w:t xml:space="preserve"> </w:t>
        </w:r>
      </w:ins>
      <w:ins w:id="3956" w:author="Michael Jennions" w:date="2020-08-18T22:01:00Z">
        <w:r w:rsidR="00AC2B93">
          <w:rPr>
            <w:rFonts w:ascii="Garamond" w:hAnsi="Garamond"/>
            <w:color w:val="000000" w:themeColor="text1"/>
          </w:rPr>
          <w:t xml:space="preserve">in some societies </w:t>
        </w:r>
      </w:ins>
      <w:del w:id="3957" w:author="Michael Jennions" w:date="2020-08-18T22:01:00Z">
        <w:r w:rsidR="00945ECA" w:rsidRPr="00FF23D4" w:rsidDel="00AC2B93">
          <w:rPr>
            <w:rFonts w:ascii="Garamond" w:hAnsi="Garamond"/>
            <w:color w:val="000000" w:themeColor="text1"/>
            <w:rPrChange w:id="3958" w:author="Michael Jennions" w:date="2020-08-18T21:10:00Z">
              <w:rPr>
                <w:rFonts w:ascii="Garamond" w:hAnsi="Garamond"/>
                <w:color w:val="FF0000"/>
              </w:rPr>
            </w:rPrChange>
          </w:rPr>
          <w:delText xml:space="preserve"> </w:delText>
        </w:r>
      </w:del>
      <w:r w:rsidR="00945ECA" w:rsidRPr="00FF23D4">
        <w:rPr>
          <w:rFonts w:ascii="Garamond" w:hAnsi="Garamond"/>
          <w:color w:val="000000" w:themeColor="text1"/>
          <w:rPrChange w:id="3959" w:author="Michael Jennions" w:date="2020-08-18T21:10:00Z">
            <w:rPr>
              <w:rFonts w:ascii="Garamond" w:hAnsi="Garamond"/>
              <w:color w:val="FF0000"/>
            </w:rPr>
          </w:rPrChange>
        </w:rPr>
        <w:fldChar w:fldCharType="begin" w:fldLock="1"/>
      </w:r>
      <w:r w:rsidR="00945ECA" w:rsidRPr="00FF23D4">
        <w:rPr>
          <w:rFonts w:ascii="Garamond" w:hAnsi="Garamond"/>
          <w:color w:val="000000" w:themeColor="text1"/>
          <w:rPrChange w:id="3960" w:author="Michael Jennions" w:date="2020-08-18T21:10:00Z">
            <w:rPr>
              <w:rFonts w:ascii="Garamond" w:hAnsi="Garamond"/>
              <w:color w:val="FF0000"/>
            </w:rPr>
          </w:rPrChange>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FF23D4">
        <w:rPr>
          <w:rFonts w:ascii="Garamond" w:hAnsi="Garamond"/>
          <w:color w:val="000000" w:themeColor="text1"/>
          <w:rPrChange w:id="3961" w:author="Michael Jennions" w:date="2020-08-18T21:10:00Z">
            <w:rPr>
              <w:rFonts w:ascii="Garamond" w:hAnsi="Garamond"/>
              <w:color w:val="FF0000"/>
            </w:rPr>
          </w:rPrChange>
        </w:rPr>
        <w:fldChar w:fldCharType="separate"/>
      </w:r>
      <w:r w:rsidR="00945ECA" w:rsidRPr="00FF23D4">
        <w:rPr>
          <w:rFonts w:ascii="Garamond" w:hAnsi="Garamond"/>
          <w:noProof/>
          <w:color w:val="000000" w:themeColor="text1"/>
          <w:rPrChange w:id="3962" w:author="Michael Jennions" w:date="2020-08-18T21:10:00Z">
            <w:rPr>
              <w:rFonts w:ascii="Garamond" w:hAnsi="Garamond"/>
              <w:noProof/>
              <w:color w:val="FF0000"/>
            </w:rPr>
          </w:rPrChange>
        </w:rPr>
        <w:t>(Buss 1995; Nettle 2006)</w:t>
      </w:r>
      <w:r w:rsidR="00945ECA" w:rsidRPr="00FF23D4">
        <w:rPr>
          <w:rFonts w:ascii="Garamond" w:hAnsi="Garamond"/>
          <w:color w:val="000000" w:themeColor="text1"/>
          <w:rPrChange w:id="3963" w:author="Michael Jennions" w:date="2020-08-18T21:10:00Z">
            <w:rPr>
              <w:rFonts w:ascii="Garamond" w:hAnsi="Garamond"/>
              <w:color w:val="FF0000"/>
            </w:rPr>
          </w:rPrChange>
        </w:rPr>
        <w:fldChar w:fldCharType="end"/>
      </w:r>
      <w:del w:id="3964" w:author="Michael Jennions" w:date="2020-08-18T20:44:00Z">
        <w:r w:rsidR="00945ECA" w:rsidRPr="00FF23D4" w:rsidDel="002C6D92">
          <w:rPr>
            <w:rFonts w:ascii="Garamond" w:hAnsi="Garamond"/>
            <w:color w:val="000000" w:themeColor="text1"/>
            <w:rPrChange w:id="3965" w:author="Michael Jennions" w:date="2020-08-18T21:10:00Z">
              <w:rPr>
                <w:rFonts w:ascii="Garamond" w:hAnsi="Garamond"/>
                <w:color w:val="FF0000"/>
              </w:rPr>
            </w:rPrChange>
          </w:rPr>
          <w:delText>,</w:delText>
        </w:r>
      </w:del>
      <w:ins w:id="3966" w:author="Michael Jennions" w:date="2020-08-18T20:44:00Z">
        <w:r w:rsidRPr="00FF23D4">
          <w:rPr>
            <w:rFonts w:ascii="Garamond" w:hAnsi="Garamond"/>
            <w:color w:val="000000" w:themeColor="text1"/>
            <w:rPrChange w:id="3967" w:author="Michael Jennions" w:date="2020-08-18T21:10:00Z">
              <w:rPr>
                <w:rFonts w:ascii="Garamond" w:hAnsi="Garamond"/>
                <w:color w:val="FF0000"/>
              </w:rPr>
            </w:rPrChange>
          </w:rPr>
          <w:t>.</w:t>
        </w:r>
      </w:ins>
      <w:r w:rsidR="00945ECA" w:rsidRPr="00FF23D4">
        <w:rPr>
          <w:rFonts w:ascii="Garamond" w:hAnsi="Garamond"/>
          <w:color w:val="000000" w:themeColor="text1"/>
          <w:rPrChange w:id="3968" w:author="Michael Jennions" w:date="2020-08-18T21:10:00Z">
            <w:rPr>
              <w:rFonts w:ascii="Garamond" w:hAnsi="Garamond"/>
              <w:color w:val="FF0000"/>
            </w:rPr>
          </w:rPrChange>
        </w:rPr>
        <w:t xml:space="preserve"> </w:t>
      </w:r>
      <w:ins w:id="3969" w:author="Michael Jennions" w:date="2020-08-18T20:49:00Z">
        <w:r w:rsidR="00B07768" w:rsidRPr="00FF23D4">
          <w:rPr>
            <w:rFonts w:ascii="Garamond" w:hAnsi="Garamond"/>
            <w:color w:val="000000" w:themeColor="text1"/>
            <w:rPrChange w:id="3970" w:author="Michael Jennions" w:date="2020-08-18T21:10:00Z">
              <w:rPr>
                <w:rFonts w:ascii="Garamond" w:hAnsi="Garamond"/>
                <w:color w:val="FF0000"/>
              </w:rPr>
            </w:rPrChange>
          </w:rPr>
          <w:t xml:space="preserve">Similarly, </w:t>
        </w:r>
      </w:ins>
      <w:moveToRangeStart w:id="3971" w:author="Michael Jennions" w:date="2020-08-18T20:50:00Z" w:name="move48676264"/>
      <w:moveTo w:id="3972" w:author="Michael Jennions" w:date="2020-08-18T20:50:00Z">
        <w:del w:id="3973" w:author="Michael Jennions" w:date="2020-08-18T20:50:00Z">
          <w:r w:rsidR="00B07768" w:rsidRPr="00FF23D4" w:rsidDel="00B07768">
            <w:rPr>
              <w:rFonts w:ascii="Garamond" w:hAnsi="Garamond"/>
              <w:color w:val="000000" w:themeColor="text1"/>
              <w:rPrChange w:id="3974" w:author="Michael Jennions" w:date="2020-08-18T21:10:00Z">
                <w:rPr>
                  <w:rFonts w:ascii="Garamond" w:hAnsi="Garamond"/>
                  <w:color w:val="FF0000"/>
                </w:rPr>
              </w:rPrChange>
            </w:rPr>
            <w:delText>that</w:delText>
          </w:r>
        </w:del>
      </w:moveTo>
      <w:ins w:id="3975" w:author="Michael Jennions" w:date="2020-08-18T20:55:00Z">
        <w:r w:rsidR="00B07768" w:rsidRPr="00FF23D4">
          <w:rPr>
            <w:rFonts w:ascii="Garamond" w:hAnsi="Garamond"/>
            <w:color w:val="000000" w:themeColor="text1"/>
            <w:rPrChange w:id="3976" w:author="Michael Jennions" w:date="2020-08-18T21:10:00Z">
              <w:rPr>
                <w:rFonts w:ascii="Garamond" w:hAnsi="Garamond"/>
                <w:color w:val="FF0000"/>
              </w:rPr>
            </w:rPrChange>
          </w:rPr>
          <w:t xml:space="preserve">there is evidence that levels of </w:t>
        </w:r>
      </w:ins>
      <w:moveTo w:id="3977" w:author="Michael Jennions" w:date="2020-08-18T20:50:00Z">
        <w:del w:id="3978" w:author="Michael Jennions" w:date="2020-08-18T20:55:00Z">
          <w:r w:rsidR="00B07768" w:rsidRPr="00FF23D4" w:rsidDel="00B07768">
            <w:rPr>
              <w:rFonts w:ascii="Garamond" w:hAnsi="Garamond"/>
              <w:color w:val="000000" w:themeColor="text1"/>
              <w:rPrChange w:id="3979" w:author="Michael Jennions" w:date="2020-08-18T21:10:00Z">
                <w:rPr>
                  <w:rFonts w:ascii="Garamond" w:hAnsi="Garamond"/>
                  <w:color w:val="FF0000"/>
                </w:rPr>
              </w:rPrChange>
            </w:rPr>
            <w:delText xml:space="preserve"> </w:delText>
          </w:r>
        </w:del>
        <w:del w:id="3980" w:author="Michael Jennions" w:date="2020-08-18T20:50:00Z">
          <w:r w:rsidR="00B07768" w:rsidRPr="00FF23D4" w:rsidDel="00B07768">
            <w:rPr>
              <w:rFonts w:ascii="Garamond" w:hAnsi="Garamond"/>
              <w:color w:val="000000" w:themeColor="text1"/>
              <w:rPrChange w:id="3981" w:author="Michael Jennions" w:date="2020-08-18T21:10:00Z">
                <w:rPr>
                  <w:rFonts w:ascii="Garamond" w:hAnsi="Garamond"/>
                  <w:color w:val="FF0000"/>
                </w:rPr>
              </w:rPrChange>
            </w:rPr>
            <w:delText xml:space="preserve">male </w:delText>
          </w:r>
        </w:del>
        <w:r w:rsidR="00B07768" w:rsidRPr="00FF23D4">
          <w:rPr>
            <w:rFonts w:ascii="Garamond" w:hAnsi="Garamond"/>
            <w:color w:val="000000" w:themeColor="text1"/>
            <w:rPrChange w:id="3982" w:author="Michael Jennions" w:date="2020-08-18T21:10:00Z">
              <w:rPr>
                <w:rFonts w:ascii="Garamond" w:hAnsi="Garamond"/>
                <w:color w:val="FF0000"/>
              </w:rPr>
            </w:rPrChange>
          </w:rPr>
          <w:t xml:space="preserve">aggression </w:t>
        </w:r>
        <w:del w:id="3983" w:author="Michael Jennions" w:date="2020-08-18T20:51:00Z">
          <w:r w:rsidR="00B07768" w:rsidRPr="00FF23D4" w:rsidDel="00B07768">
            <w:rPr>
              <w:rFonts w:ascii="Garamond" w:hAnsi="Garamond"/>
              <w:color w:val="000000" w:themeColor="text1"/>
              <w:rPrChange w:id="3984" w:author="Michael Jennions" w:date="2020-08-18T21:10:00Z">
                <w:rPr>
                  <w:rFonts w:ascii="Garamond" w:hAnsi="Garamond"/>
                  <w:color w:val="FF0000"/>
                </w:rPr>
              </w:rPrChange>
            </w:rPr>
            <w:delText>should</w:delText>
          </w:r>
        </w:del>
      </w:moveTo>
      <w:ins w:id="3985" w:author="Michael Jennions" w:date="2020-08-18T20:55:00Z">
        <w:r w:rsidR="00B07768" w:rsidRPr="00FF23D4">
          <w:rPr>
            <w:rFonts w:ascii="Garamond" w:hAnsi="Garamond"/>
            <w:color w:val="000000" w:themeColor="text1"/>
            <w:rPrChange w:id="3986" w:author="Michael Jennions" w:date="2020-08-18T21:10:00Z">
              <w:rPr>
                <w:rFonts w:ascii="Garamond" w:hAnsi="Garamond"/>
                <w:color w:val="FF0000"/>
              </w:rPr>
            </w:rPrChange>
          </w:rPr>
          <w:t>are</w:t>
        </w:r>
      </w:ins>
      <w:moveTo w:id="3987" w:author="Michael Jennions" w:date="2020-08-18T20:50:00Z">
        <w:r w:rsidR="00B07768" w:rsidRPr="00FF23D4">
          <w:rPr>
            <w:rFonts w:ascii="Garamond" w:hAnsi="Garamond"/>
            <w:color w:val="000000" w:themeColor="text1"/>
            <w:rPrChange w:id="3988" w:author="Michael Jennions" w:date="2020-08-18T21:10:00Z">
              <w:rPr>
                <w:rFonts w:ascii="Garamond" w:hAnsi="Garamond"/>
                <w:color w:val="FF0000"/>
              </w:rPr>
            </w:rPrChange>
          </w:rPr>
          <w:t xml:space="preserve"> correlate</w:t>
        </w:r>
      </w:moveTo>
      <w:ins w:id="3989" w:author="Michael Jennions" w:date="2020-08-18T20:55:00Z">
        <w:r w:rsidR="00B07768" w:rsidRPr="00FF23D4">
          <w:rPr>
            <w:rFonts w:ascii="Garamond" w:hAnsi="Garamond"/>
            <w:color w:val="000000" w:themeColor="text1"/>
            <w:rPrChange w:id="3990" w:author="Michael Jennions" w:date="2020-08-18T21:10:00Z">
              <w:rPr>
                <w:rFonts w:ascii="Garamond" w:hAnsi="Garamond"/>
                <w:color w:val="FF0000"/>
              </w:rPr>
            </w:rPrChange>
          </w:rPr>
          <w:t>d</w:t>
        </w:r>
      </w:ins>
      <w:moveTo w:id="3991" w:author="Michael Jennions" w:date="2020-08-18T20:50:00Z">
        <w:r w:rsidR="00B07768" w:rsidRPr="00FF23D4">
          <w:rPr>
            <w:rFonts w:ascii="Garamond" w:hAnsi="Garamond"/>
            <w:color w:val="000000" w:themeColor="text1"/>
            <w:rPrChange w:id="3992" w:author="Michael Jennions" w:date="2020-08-18T21:10:00Z">
              <w:rPr>
                <w:rFonts w:ascii="Garamond" w:hAnsi="Garamond"/>
                <w:color w:val="FF0000"/>
              </w:rPr>
            </w:rPrChange>
          </w:rPr>
          <w:t xml:space="preserve"> with </w:t>
        </w:r>
      </w:moveTo>
      <w:ins w:id="3993" w:author="Michael Jennions" w:date="2020-08-18T20:51:00Z">
        <w:r w:rsidR="00B07768" w:rsidRPr="00FF23D4">
          <w:rPr>
            <w:rFonts w:ascii="Garamond" w:hAnsi="Garamond"/>
            <w:color w:val="000000" w:themeColor="text1"/>
            <w:rPrChange w:id="3994" w:author="Michael Jennions" w:date="2020-08-18T21:10:00Z">
              <w:rPr>
                <w:rFonts w:ascii="Garamond" w:hAnsi="Garamond"/>
                <w:color w:val="FF0000"/>
              </w:rPr>
            </w:rPrChange>
          </w:rPr>
          <w:t xml:space="preserve">success </w:t>
        </w:r>
      </w:ins>
      <w:ins w:id="3995" w:author="Michael Jennions" w:date="2020-08-18T20:55:00Z">
        <w:r w:rsidR="00B07768" w:rsidRPr="00FF23D4">
          <w:rPr>
            <w:rFonts w:ascii="Garamond" w:hAnsi="Garamond"/>
            <w:color w:val="000000" w:themeColor="text1"/>
            <w:rPrChange w:id="3996" w:author="Michael Jennions" w:date="2020-08-18T21:10:00Z">
              <w:rPr>
                <w:rFonts w:ascii="Garamond" w:hAnsi="Garamond"/>
                <w:color w:val="FF0000"/>
              </w:rPr>
            </w:rPrChange>
          </w:rPr>
          <w:t>during</w:t>
        </w:r>
      </w:ins>
      <w:ins w:id="3997" w:author="Michael Jennions" w:date="2020-08-18T20:51:00Z">
        <w:r w:rsidR="00B07768" w:rsidRPr="00FF23D4">
          <w:rPr>
            <w:rFonts w:ascii="Garamond" w:hAnsi="Garamond"/>
            <w:color w:val="000000" w:themeColor="text1"/>
            <w:rPrChange w:id="3998" w:author="Michael Jennions" w:date="2020-08-18T21:10:00Z">
              <w:rPr>
                <w:rFonts w:ascii="Garamond" w:hAnsi="Garamond"/>
                <w:color w:val="FF0000"/>
              </w:rPr>
            </w:rPrChange>
          </w:rPr>
          <w:t xml:space="preserve"> </w:t>
        </w:r>
      </w:ins>
      <w:moveTo w:id="3999" w:author="Michael Jennions" w:date="2020-08-18T20:50:00Z">
        <w:r w:rsidR="00B07768" w:rsidRPr="00FF23D4">
          <w:rPr>
            <w:rFonts w:ascii="Garamond" w:hAnsi="Garamond"/>
            <w:color w:val="000000" w:themeColor="text1"/>
            <w:rPrChange w:id="4000" w:author="Michael Jennions" w:date="2020-08-18T21:10:00Z">
              <w:rPr>
                <w:rFonts w:ascii="Garamond" w:hAnsi="Garamond"/>
                <w:color w:val="FF0000"/>
              </w:rPr>
            </w:rPrChange>
          </w:rPr>
          <w:t xml:space="preserve">male-male competition </w:t>
        </w:r>
        <w:del w:id="4001" w:author="Michael Jennions" w:date="2020-08-18T20:51:00Z">
          <w:r w:rsidR="00B07768" w:rsidRPr="00FF23D4" w:rsidDel="00B07768">
            <w:rPr>
              <w:rFonts w:ascii="Garamond" w:hAnsi="Garamond"/>
              <w:color w:val="000000" w:themeColor="text1"/>
              <w:rPrChange w:id="4002" w:author="Michael Jennions" w:date="2020-08-18T21:10:00Z">
                <w:rPr>
                  <w:rFonts w:ascii="Garamond" w:hAnsi="Garamond"/>
                  <w:color w:val="FF0000"/>
                </w:rPr>
              </w:rPrChange>
            </w:rPr>
            <w:delText xml:space="preserve">and sexual selection </w:delText>
          </w:r>
        </w:del>
        <w:r w:rsidR="00B07768" w:rsidRPr="00FF23D4">
          <w:rPr>
            <w:rFonts w:ascii="Garamond" w:hAnsi="Garamond"/>
            <w:color w:val="000000" w:themeColor="text1"/>
            <w:rPrChange w:id="4003" w:author="Michael Jennions" w:date="2020-08-18T21:10:00Z">
              <w:rPr>
                <w:rFonts w:ascii="Garamond" w:hAnsi="Garamond"/>
                <w:color w:val="FF0000"/>
              </w:rPr>
            </w:rPrChange>
          </w:rPr>
          <w:t xml:space="preserve">(e.g. </w:t>
        </w:r>
        <w:commentRangeStart w:id="4004"/>
        <w:r w:rsidR="00B07768" w:rsidRPr="00FF23D4">
          <w:rPr>
            <w:rFonts w:ascii="Garamond" w:hAnsi="Garamond"/>
            <w:color w:val="000000" w:themeColor="text1"/>
            <w:rPrChange w:id="4005" w:author="Michael Jennions" w:date="2020-08-18T21:10:00Z">
              <w:rPr>
                <w:rFonts w:ascii="Garamond" w:hAnsi="Garamond"/>
                <w:color w:val="FF0000"/>
              </w:rPr>
            </w:rPrChange>
          </w:rPr>
          <w:t xml:space="preserve">Schuett </w:t>
        </w:r>
        <w:r w:rsidR="00B07768" w:rsidRPr="00FF23D4">
          <w:rPr>
            <w:rFonts w:ascii="Garamond" w:hAnsi="Garamond"/>
            <w:i/>
            <w:color w:val="000000" w:themeColor="text1"/>
            <w:rPrChange w:id="4006" w:author="Michael Jennions" w:date="2020-08-18T21:10:00Z">
              <w:rPr>
                <w:rFonts w:ascii="Garamond" w:hAnsi="Garamond"/>
                <w:i/>
                <w:color w:val="FF0000"/>
              </w:rPr>
            </w:rPrChange>
          </w:rPr>
          <w:t>et al</w:t>
        </w:r>
        <w:r w:rsidR="00B07768" w:rsidRPr="00FF23D4">
          <w:rPr>
            <w:rFonts w:ascii="Garamond" w:hAnsi="Garamond"/>
            <w:color w:val="000000" w:themeColor="text1"/>
            <w:rPrChange w:id="4007" w:author="Michael Jennions" w:date="2020-08-18T21:10:00Z">
              <w:rPr>
                <w:rFonts w:ascii="Garamond" w:hAnsi="Garamond"/>
                <w:color w:val="FF0000"/>
              </w:rPr>
            </w:rPrChange>
          </w:rPr>
          <w:t>. 2010</w:t>
        </w:r>
      </w:moveTo>
      <w:commentRangeEnd w:id="4004"/>
      <w:r w:rsidR="00B07768" w:rsidRPr="00FF23D4">
        <w:rPr>
          <w:rStyle w:val="CommentReference"/>
          <w:color w:val="000000" w:themeColor="text1"/>
          <w:rPrChange w:id="4008" w:author="Michael Jennions" w:date="2020-08-18T21:10:00Z">
            <w:rPr>
              <w:rStyle w:val="CommentReference"/>
            </w:rPr>
          </w:rPrChange>
        </w:rPr>
        <w:commentReference w:id="4004"/>
      </w:r>
      <w:moveTo w:id="4009" w:author="Michael Jennions" w:date="2020-08-18T20:50:00Z">
        <w:r w:rsidR="00B07768" w:rsidRPr="00FF23D4">
          <w:rPr>
            <w:rFonts w:ascii="Garamond" w:hAnsi="Garamond"/>
            <w:color w:val="000000" w:themeColor="text1"/>
            <w:rPrChange w:id="4010" w:author="Michael Jennions" w:date="2020-08-18T21:10:00Z">
              <w:rPr>
                <w:rFonts w:ascii="Garamond" w:hAnsi="Garamond"/>
                <w:color w:val="FF0000"/>
              </w:rPr>
            </w:rPrChange>
          </w:rPr>
          <w:t>).</w:t>
        </w:r>
      </w:moveTo>
      <w:moveToRangeEnd w:id="3971"/>
      <w:ins w:id="4011" w:author="Michael Jennions" w:date="2020-08-18T20:51:00Z">
        <w:r w:rsidR="00B07768" w:rsidRPr="00FF23D4">
          <w:rPr>
            <w:rFonts w:ascii="Garamond" w:hAnsi="Garamond"/>
            <w:color w:val="000000" w:themeColor="text1"/>
            <w:rPrChange w:id="4012" w:author="Michael Jennions" w:date="2020-08-18T21:10:00Z">
              <w:rPr>
                <w:rFonts w:ascii="Garamond" w:hAnsi="Garamond"/>
                <w:color w:val="FF0000"/>
              </w:rPr>
            </w:rPrChange>
          </w:rPr>
          <w:t xml:space="preserve"> These behavioural traits are therefore under direct sexual sel</w:t>
        </w:r>
      </w:ins>
      <w:ins w:id="4013" w:author="Michael Jennions" w:date="2020-08-18T20:52:00Z">
        <w:r w:rsidR="00B07768" w:rsidRPr="00FF23D4">
          <w:rPr>
            <w:rFonts w:ascii="Garamond" w:hAnsi="Garamond"/>
            <w:color w:val="000000" w:themeColor="text1"/>
            <w:rPrChange w:id="4014" w:author="Michael Jennions" w:date="2020-08-18T21:10:00Z">
              <w:rPr>
                <w:rFonts w:ascii="Garamond" w:hAnsi="Garamond"/>
                <w:color w:val="FF0000"/>
              </w:rPr>
            </w:rPrChange>
          </w:rPr>
          <w:t>ection which</w:t>
        </w:r>
      </w:ins>
      <w:ins w:id="4015" w:author="Michael Jennions" w:date="2020-08-18T20:53:00Z">
        <w:r w:rsidR="00B07768" w:rsidRPr="00FF23D4">
          <w:rPr>
            <w:rFonts w:ascii="Garamond" w:hAnsi="Garamond"/>
            <w:color w:val="000000" w:themeColor="text1"/>
            <w:rPrChange w:id="4016" w:author="Michael Jennions" w:date="2020-08-18T21:10:00Z">
              <w:rPr>
                <w:rFonts w:ascii="Garamond" w:hAnsi="Garamond"/>
                <w:color w:val="FF0000"/>
              </w:rPr>
            </w:rPrChange>
          </w:rPr>
          <w:t xml:space="preserve"> should increase phenotypic variation</w:t>
        </w:r>
      </w:ins>
      <w:ins w:id="4017" w:author="Michael Jennions" w:date="2020-08-18T20:52:00Z">
        <w:r w:rsidR="00B07768" w:rsidRPr="00FF23D4">
          <w:rPr>
            <w:rFonts w:ascii="Garamond" w:hAnsi="Garamond"/>
            <w:color w:val="000000" w:themeColor="text1"/>
            <w:rPrChange w:id="4018" w:author="Michael Jennions" w:date="2020-08-18T21:10:00Z">
              <w:rPr>
                <w:rFonts w:ascii="Garamond" w:hAnsi="Garamond"/>
                <w:color w:val="FF0000"/>
              </w:rPr>
            </w:rPrChange>
          </w:rPr>
          <w:t xml:space="preserve">, given </w:t>
        </w:r>
      </w:ins>
      <w:ins w:id="4019" w:author="Michael Jennions" w:date="2020-08-18T21:31:00Z">
        <w:r w:rsidR="001A695A">
          <w:rPr>
            <w:rFonts w:ascii="Garamond" w:hAnsi="Garamond"/>
            <w:color w:val="000000" w:themeColor="text1"/>
          </w:rPr>
          <w:t xml:space="preserve">either </w:t>
        </w:r>
      </w:ins>
      <w:ins w:id="4020" w:author="Michael Jennions" w:date="2020-08-18T20:52:00Z">
        <w:r w:rsidR="00B07768" w:rsidRPr="00FF23D4">
          <w:rPr>
            <w:rFonts w:ascii="Garamond" w:hAnsi="Garamond"/>
            <w:color w:val="000000" w:themeColor="text1"/>
            <w:rPrChange w:id="4021" w:author="Michael Jennions" w:date="2020-08-18T21:10:00Z">
              <w:rPr>
                <w:rFonts w:ascii="Garamond" w:hAnsi="Garamond"/>
                <w:color w:val="FF0000"/>
              </w:rPr>
            </w:rPrChange>
          </w:rPr>
          <w:t xml:space="preserve">condition-dependent expression due to </w:t>
        </w:r>
      </w:ins>
      <w:ins w:id="4022" w:author="Michael Jennions" w:date="2020-08-18T21:30:00Z">
        <w:r w:rsidR="001A695A">
          <w:rPr>
            <w:rFonts w:ascii="Garamond" w:hAnsi="Garamond"/>
            <w:color w:val="000000" w:themeColor="text1"/>
          </w:rPr>
          <w:t>the cos</w:t>
        </w:r>
      </w:ins>
      <w:ins w:id="4023" w:author="Michael Jennions" w:date="2020-08-18T21:31:00Z">
        <w:r w:rsidR="001A695A">
          <w:rPr>
            <w:rFonts w:ascii="Garamond" w:hAnsi="Garamond"/>
            <w:color w:val="000000" w:themeColor="text1"/>
          </w:rPr>
          <w:t xml:space="preserve">ts of exhibiting the behaviour </w:t>
        </w:r>
        <w:r w:rsidR="001A695A" w:rsidRPr="001A695A">
          <w:rPr>
            <w:rFonts w:ascii="Garamond" w:hAnsi="Garamond"/>
            <w:color w:val="000000" w:themeColor="text1"/>
            <w:rPrChange w:id="4024" w:author="Michael Jennions" w:date="2020-08-18T21:31:00Z">
              <w:rPr>
                <w:rFonts w:ascii="Garamond" w:hAnsi="Garamond"/>
                <w:color w:val="FF0000"/>
              </w:rPr>
            </w:rPrChange>
          </w:rPr>
          <w:fldChar w:fldCharType="begin" w:fldLock="1"/>
        </w:r>
        <w:r w:rsidR="001A695A" w:rsidRPr="001A695A">
          <w:rPr>
            <w:rFonts w:ascii="Garamond" w:hAnsi="Garamond"/>
            <w:color w:val="000000" w:themeColor="text1"/>
            <w:rPrChange w:id="4025" w:author="Michael Jennions" w:date="2020-08-18T21:31:00Z">
              <w:rPr>
                <w:rFonts w:ascii="Garamond" w:hAnsi="Garamond"/>
                <w:color w:val="FF0000"/>
              </w:rPr>
            </w:rPrChange>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1A695A">
          <w:rPr>
            <w:rFonts w:ascii="Garamond" w:hAnsi="Garamond"/>
            <w:color w:val="000000" w:themeColor="text1"/>
            <w:rPrChange w:id="4026" w:author="Michael Jennions" w:date="2020-08-18T21:31:00Z">
              <w:rPr>
                <w:rFonts w:ascii="Garamond" w:hAnsi="Garamond"/>
                <w:color w:val="FF0000"/>
              </w:rPr>
            </w:rPrChange>
          </w:rPr>
          <w:fldChar w:fldCharType="separate"/>
        </w:r>
        <w:r w:rsidR="001A695A" w:rsidRPr="001A695A">
          <w:rPr>
            <w:rFonts w:ascii="Garamond" w:hAnsi="Garamond"/>
            <w:noProof/>
            <w:color w:val="000000" w:themeColor="text1"/>
            <w:rPrChange w:id="4027" w:author="Michael Jennions" w:date="2020-08-18T21:31:00Z">
              <w:rPr>
                <w:rFonts w:ascii="Garamond" w:hAnsi="Garamond"/>
                <w:noProof/>
                <w:color w:val="FF0000"/>
              </w:rPr>
            </w:rPrChange>
          </w:rPr>
          <w:t xml:space="preserve">(Wolf </w:t>
        </w:r>
        <w:r w:rsidR="001A695A" w:rsidRPr="001A695A">
          <w:rPr>
            <w:rFonts w:ascii="Garamond" w:hAnsi="Garamond"/>
            <w:i/>
            <w:noProof/>
            <w:color w:val="000000" w:themeColor="text1"/>
            <w:rPrChange w:id="4028" w:author="Michael Jennions" w:date="2020-08-18T21:31:00Z">
              <w:rPr>
                <w:rFonts w:ascii="Garamond" w:hAnsi="Garamond"/>
                <w:i/>
                <w:noProof/>
                <w:color w:val="FF0000"/>
              </w:rPr>
            </w:rPrChange>
          </w:rPr>
          <w:t>et al.</w:t>
        </w:r>
        <w:r w:rsidR="001A695A" w:rsidRPr="001A695A">
          <w:rPr>
            <w:rFonts w:ascii="Garamond" w:hAnsi="Garamond"/>
            <w:noProof/>
            <w:color w:val="000000" w:themeColor="text1"/>
            <w:rPrChange w:id="4029" w:author="Michael Jennions" w:date="2020-08-18T21:31:00Z">
              <w:rPr>
                <w:rFonts w:ascii="Garamond" w:hAnsi="Garamond"/>
                <w:noProof/>
                <w:color w:val="FF0000"/>
              </w:rPr>
            </w:rPrChange>
          </w:rPr>
          <w:t xml:space="preserve"> 2007)</w:t>
        </w:r>
        <w:r w:rsidR="001A695A" w:rsidRPr="001A695A">
          <w:rPr>
            <w:rFonts w:ascii="Garamond" w:hAnsi="Garamond"/>
            <w:color w:val="000000" w:themeColor="text1"/>
            <w:rPrChange w:id="4030" w:author="Michael Jennions" w:date="2020-08-18T21:31:00Z">
              <w:rPr>
                <w:rFonts w:ascii="Garamond" w:hAnsi="Garamond"/>
                <w:color w:val="FF0000"/>
              </w:rPr>
            </w:rPrChange>
          </w:rPr>
          <w:fldChar w:fldCharType="end"/>
        </w:r>
        <w:r w:rsidR="001A695A" w:rsidRPr="001A695A">
          <w:rPr>
            <w:rFonts w:ascii="Garamond" w:hAnsi="Garamond"/>
            <w:color w:val="000000" w:themeColor="text1"/>
          </w:rPr>
          <w:t xml:space="preserve"> </w:t>
        </w:r>
        <w:r w:rsidR="001A695A">
          <w:rPr>
            <w:rFonts w:ascii="Garamond" w:hAnsi="Garamond"/>
            <w:color w:val="000000" w:themeColor="text1"/>
          </w:rPr>
          <w:t>and</w:t>
        </w:r>
        <w:r w:rsidR="001A695A" w:rsidRPr="001A695A">
          <w:rPr>
            <w:rFonts w:ascii="Garamond" w:hAnsi="Garamond"/>
            <w:color w:val="000000" w:themeColor="text1"/>
          </w:rPr>
          <w:t xml:space="preserve"> </w:t>
        </w:r>
      </w:ins>
      <w:ins w:id="4031" w:author="Michael Jennions" w:date="2020-08-18T20:53:00Z">
        <w:r w:rsidR="00B07768" w:rsidRPr="00FF23D4">
          <w:rPr>
            <w:rFonts w:ascii="Garamond" w:hAnsi="Garamond"/>
            <w:color w:val="000000" w:themeColor="text1"/>
            <w:rPrChange w:id="4032" w:author="Michael Jennions" w:date="2020-08-18T21:10:00Z">
              <w:rPr>
                <w:rFonts w:ascii="Garamond" w:hAnsi="Garamond"/>
                <w:color w:val="FF0000"/>
              </w:rPr>
            </w:rPrChange>
          </w:rPr>
          <w:t>underlying var</w:t>
        </w:r>
      </w:ins>
      <w:ins w:id="4033" w:author="Michael Jennions" w:date="2020-08-18T20:54:00Z">
        <w:r w:rsidR="00B07768" w:rsidRPr="00FF23D4">
          <w:rPr>
            <w:rFonts w:ascii="Garamond" w:hAnsi="Garamond"/>
            <w:color w:val="000000" w:themeColor="text1"/>
            <w:rPrChange w:id="4034" w:author="Michael Jennions" w:date="2020-08-18T21:10:00Z">
              <w:rPr>
                <w:rFonts w:ascii="Garamond" w:hAnsi="Garamond"/>
                <w:color w:val="FF0000"/>
              </w:rPr>
            </w:rPrChange>
          </w:rPr>
          <w:t>iation in male condition (</w:t>
        </w:r>
        <w:r w:rsidR="00B07768" w:rsidRPr="00FF23D4">
          <w:rPr>
            <w:rFonts w:ascii="Garamond" w:hAnsi="Garamond"/>
            <w:color w:val="000000" w:themeColor="text1"/>
            <w:highlight w:val="cyan"/>
            <w:rPrChange w:id="4035" w:author="Michael Jennions" w:date="2020-08-18T21:10:00Z">
              <w:rPr>
                <w:rFonts w:ascii="Garamond" w:hAnsi="Garamond"/>
                <w:color w:val="FF0000"/>
              </w:rPr>
            </w:rPrChange>
          </w:rPr>
          <w:t>Rowe &amp; Houle 1996</w:t>
        </w:r>
        <w:r w:rsidR="00B07768" w:rsidRPr="00FF23D4">
          <w:rPr>
            <w:rFonts w:ascii="Garamond" w:hAnsi="Garamond"/>
            <w:color w:val="000000" w:themeColor="text1"/>
            <w:rPrChange w:id="4036" w:author="Michael Jennions" w:date="2020-08-18T21:10:00Z">
              <w:rPr>
                <w:rFonts w:ascii="Garamond" w:hAnsi="Garamond"/>
                <w:color w:val="FF0000"/>
              </w:rPr>
            </w:rPrChange>
          </w:rPr>
          <w:t>)</w:t>
        </w:r>
      </w:ins>
      <w:ins w:id="4037" w:author="Michael Jennions" w:date="2020-08-18T21:31:00Z">
        <w:r w:rsidR="001A695A">
          <w:rPr>
            <w:rFonts w:ascii="Garamond" w:hAnsi="Garamond"/>
            <w:color w:val="000000" w:themeColor="text1"/>
          </w:rPr>
          <w:t>; or</w:t>
        </w:r>
      </w:ins>
      <w:ins w:id="4038" w:author="Michael Jennions" w:date="2020-08-18T20:54:00Z">
        <w:r w:rsidR="00B07768" w:rsidRPr="00FF23D4">
          <w:rPr>
            <w:rFonts w:ascii="Garamond" w:hAnsi="Garamond"/>
            <w:color w:val="000000" w:themeColor="text1"/>
            <w:rPrChange w:id="4039" w:author="Michael Jennions" w:date="2020-08-18T21:10:00Z">
              <w:rPr>
                <w:rFonts w:ascii="Garamond" w:hAnsi="Garamond"/>
                <w:color w:val="FF0000"/>
              </w:rPr>
            </w:rPrChange>
          </w:rPr>
          <w:t xml:space="preserve"> negative-frequency dependent selection favouring alternate ma</w:t>
        </w:r>
      </w:ins>
      <w:ins w:id="4040" w:author="Michael Jennions" w:date="2020-08-18T20:55:00Z">
        <w:r w:rsidR="00B07768" w:rsidRPr="00FF23D4">
          <w:rPr>
            <w:rFonts w:ascii="Garamond" w:hAnsi="Garamond"/>
            <w:color w:val="000000" w:themeColor="text1"/>
            <w:rPrChange w:id="4041" w:author="Michael Jennions" w:date="2020-08-18T21:10:00Z">
              <w:rPr>
                <w:rFonts w:ascii="Garamond" w:hAnsi="Garamond"/>
                <w:color w:val="FF0000"/>
              </w:rPr>
            </w:rPrChange>
          </w:rPr>
          <w:t>ting tactics (</w:t>
        </w:r>
        <w:r w:rsidR="00B07768" w:rsidRPr="00FF23D4">
          <w:rPr>
            <w:rFonts w:ascii="Garamond" w:hAnsi="Garamond"/>
            <w:color w:val="000000" w:themeColor="text1"/>
            <w:highlight w:val="cyan"/>
            <w:rPrChange w:id="4042" w:author="Michael Jennions" w:date="2020-08-18T21:10:00Z">
              <w:rPr>
                <w:rFonts w:ascii="Garamond" w:hAnsi="Garamond"/>
                <w:color w:val="FF0000"/>
              </w:rPr>
            </w:rPrChange>
          </w:rPr>
          <w:t>REF</w:t>
        </w:r>
        <w:r w:rsidR="00B07768" w:rsidRPr="00FF23D4">
          <w:rPr>
            <w:rFonts w:ascii="Garamond" w:hAnsi="Garamond"/>
            <w:color w:val="000000" w:themeColor="text1"/>
            <w:rPrChange w:id="4043" w:author="Michael Jennions" w:date="2020-08-18T21:10:00Z">
              <w:rPr>
                <w:rFonts w:ascii="Garamond" w:hAnsi="Garamond"/>
                <w:color w:val="FF0000"/>
              </w:rPr>
            </w:rPrChange>
          </w:rPr>
          <w:t>).</w:t>
        </w:r>
      </w:ins>
      <w:ins w:id="4044" w:author="Michael Jennions" w:date="2020-08-18T20:54:00Z">
        <w:r w:rsidR="00B07768" w:rsidRPr="00FF23D4">
          <w:rPr>
            <w:rFonts w:ascii="Garamond" w:hAnsi="Garamond"/>
            <w:color w:val="000000" w:themeColor="text1"/>
            <w:rPrChange w:id="4045" w:author="Michael Jennions" w:date="2020-08-18T21:10:00Z">
              <w:rPr>
                <w:rFonts w:ascii="Garamond" w:hAnsi="Garamond"/>
                <w:color w:val="FF0000"/>
              </w:rPr>
            </w:rPrChange>
          </w:rPr>
          <w:t xml:space="preserve"> </w:t>
        </w:r>
      </w:ins>
      <w:ins w:id="4046" w:author="Michael Jennions" w:date="2020-08-18T21:11:00Z">
        <w:r w:rsidR="00FF23D4">
          <w:rPr>
            <w:rFonts w:ascii="Garamond" w:hAnsi="Garamond"/>
            <w:color w:val="000000" w:themeColor="text1"/>
          </w:rPr>
          <w:t>In</w:t>
        </w:r>
      </w:ins>
      <w:ins w:id="4047" w:author="Michael Jennions" w:date="2020-08-18T21:12:00Z">
        <w:r w:rsidR="00FF23D4">
          <w:rPr>
            <w:rFonts w:ascii="Garamond" w:hAnsi="Garamond"/>
            <w:color w:val="000000" w:themeColor="text1"/>
          </w:rPr>
          <w:t xml:space="preserve">deed, there is evidence </w:t>
        </w:r>
      </w:ins>
      <w:ins w:id="4048" w:author="Michael Jennions" w:date="2020-08-18T21:32:00Z">
        <w:r w:rsidR="00871D64" w:rsidRPr="00FA0F35">
          <w:rPr>
            <w:rFonts w:ascii="Garamond" w:hAnsi="Garamond"/>
            <w:color w:val="000000" w:themeColor="text1"/>
          </w:rPr>
          <w:t xml:space="preserve">in humans </w:t>
        </w:r>
      </w:ins>
      <w:ins w:id="4049" w:author="Michael Jennions" w:date="2020-08-18T21:12:00Z">
        <w:r w:rsidR="00FF23D4">
          <w:rPr>
            <w:rFonts w:ascii="Garamond" w:hAnsi="Garamond"/>
            <w:color w:val="000000" w:themeColor="text1"/>
          </w:rPr>
          <w:t xml:space="preserve">that traits under sexual selection show a greater sex-difference in variability than other traits </w:t>
        </w:r>
      </w:ins>
      <w:moveToRangeStart w:id="4050" w:author="Michael Jennions" w:date="2020-08-18T21:13:00Z" w:name="move48677607"/>
      <w:moveTo w:id="4051" w:author="Michael Jennions" w:date="2020-08-18T21:13:00Z">
        <w:del w:id="4052" w:author="Michael Jennions" w:date="2020-08-18T21:14:00Z">
          <w:r w:rsidR="00FF23D4" w:rsidRPr="00FF23D4" w:rsidDel="00FF23D4">
            <w:rPr>
              <w:rFonts w:ascii="Garamond" w:hAnsi="Garamond"/>
              <w:color w:val="000000" w:themeColor="text1"/>
              <w:rPrChange w:id="4053" w:author="Michael Jennions" w:date="2020-08-18T21:15:00Z">
                <w:rPr>
                  <w:rFonts w:ascii="Garamond" w:hAnsi="Garamond"/>
                  <w:color w:val="FF0000"/>
                </w:rPr>
              </w:rPrChange>
            </w:rPr>
            <w:delText xml:space="preserve">Archer and Mehdikhani (2003) </w:delText>
          </w:r>
        </w:del>
        <w:del w:id="4054" w:author="Michael Jennions" w:date="2020-08-18T21:13:00Z">
          <w:r w:rsidR="00FF23D4" w:rsidRPr="00FF23D4" w:rsidDel="00FF23D4">
            <w:rPr>
              <w:rFonts w:ascii="Garamond" w:hAnsi="Garamond"/>
              <w:color w:val="000000" w:themeColor="text1"/>
              <w:rPrChange w:id="4055" w:author="Michael Jennions" w:date="2020-08-18T21:15:00Z">
                <w:rPr>
                  <w:rFonts w:ascii="Garamond" w:hAnsi="Garamond"/>
                  <w:color w:val="FF0000"/>
                </w:rPr>
              </w:rPrChange>
            </w:rPr>
            <w:delText xml:space="preserve">compared means and variances for males and females for a range of personality-like traits and </w:delText>
          </w:r>
        </w:del>
        <w:del w:id="4056" w:author="Michael Jennions" w:date="2020-08-18T21:14:00Z">
          <w:r w:rsidR="00FF23D4" w:rsidRPr="00FF23D4" w:rsidDel="00FF23D4">
            <w:rPr>
              <w:rFonts w:ascii="Garamond" w:hAnsi="Garamond"/>
              <w:color w:val="000000" w:themeColor="text1"/>
              <w:rPrChange w:id="4057" w:author="Michael Jennions" w:date="2020-08-18T21:15:00Z">
                <w:rPr>
                  <w:rFonts w:ascii="Garamond" w:hAnsi="Garamond"/>
                  <w:color w:val="FF0000"/>
                </w:rPr>
              </w:rPrChange>
            </w:rPr>
            <w:delText>found that t</w:delText>
          </w:r>
        </w:del>
        <w:del w:id="4058" w:author="Michael Jennions" w:date="2020-08-18T21:15:00Z">
          <w:r w:rsidR="00FF23D4" w:rsidRPr="00FF23D4" w:rsidDel="00FF23D4">
            <w:rPr>
              <w:rFonts w:ascii="Garamond" w:hAnsi="Garamond"/>
              <w:color w:val="000000" w:themeColor="text1"/>
              <w:rPrChange w:id="4059" w:author="Michael Jennions" w:date="2020-08-18T21:15:00Z">
                <w:rPr>
                  <w:rFonts w:ascii="Garamond" w:hAnsi="Garamond"/>
                  <w:color w:val="FF0000"/>
                </w:rPr>
              </w:rPrChange>
            </w:rPr>
            <w:delText xml:space="preserve">raits related to sexual selection </w:delText>
          </w:r>
        </w:del>
        <w:del w:id="4060" w:author="Michael Jennions" w:date="2020-08-18T21:14:00Z">
          <w:r w:rsidR="00FF23D4" w:rsidRPr="00FF23D4" w:rsidDel="00FF23D4">
            <w:rPr>
              <w:rFonts w:ascii="Garamond" w:hAnsi="Garamond"/>
              <w:color w:val="000000" w:themeColor="text1"/>
              <w:rPrChange w:id="4061" w:author="Michael Jennions" w:date="2020-08-18T21:15:00Z">
                <w:rPr>
                  <w:rFonts w:ascii="Garamond" w:hAnsi="Garamond"/>
                  <w:color w:val="FF0000"/>
                </w:rPr>
              </w:rPrChange>
            </w:rPr>
            <w:delText>(</w:delText>
          </w:r>
        </w:del>
        <w:del w:id="4062" w:author="Michael Jennions" w:date="2020-08-18T21:13:00Z">
          <w:r w:rsidR="00FF23D4" w:rsidRPr="00FF23D4" w:rsidDel="00FF23D4">
            <w:rPr>
              <w:rFonts w:ascii="Garamond" w:hAnsi="Garamond"/>
              <w:color w:val="000000" w:themeColor="text1"/>
              <w:rPrChange w:id="4063" w:author="Michael Jennions" w:date="2020-08-18T21:15:00Z">
                <w:rPr>
                  <w:rFonts w:ascii="Garamond" w:hAnsi="Garamond"/>
                  <w:color w:val="FF0000"/>
                </w:rPr>
              </w:rPrChange>
            </w:rPr>
            <w:delText>directly like</w:delText>
          </w:r>
        </w:del>
        <w:del w:id="4064" w:author="Michael Jennions" w:date="2020-08-18T21:14:00Z">
          <w:r w:rsidR="00FF23D4" w:rsidRPr="00FF23D4" w:rsidDel="00FF23D4">
            <w:rPr>
              <w:rFonts w:ascii="Garamond" w:hAnsi="Garamond"/>
              <w:color w:val="000000" w:themeColor="text1"/>
              <w:rPrChange w:id="4065" w:author="Michael Jennions" w:date="2020-08-18T21:15:00Z">
                <w:rPr>
                  <w:rFonts w:ascii="Garamond" w:hAnsi="Garamond"/>
                  <w:color w:val="FF0000"/>
                </w:rPr>
              </w:rPrChange>
            </w:rPr>
            <w:delText xml:space="preserve"> </w:delText>
          </w:r>
        </w:del>
        <w:del w:id="4066" w:author="Michael Jennions" w:date="2020-08-18T21:13:00Z">
          <w:r w:rsidR="00FF23D4" w:rsidRPr="00FF23D4" w:rsidDel="00FF23D4">
            <w:rPr>
              <w:rFonts w:ascii="Garamond" w:hAnsi="Garamond"/>
              <w:color w:val="000000" w:themeColor="text1"/>
              <w:rPrChange w:id="4067" w:author="Michael Jennions" w:date="2020-08-18T21:15:00Z">
                <w:rPr>
                  <w:rFonts w:ascii="Garamond" w:hAnsi="Garamond"/>
                  <w:color w:val="FF0000"/>
                </w:rPr>
              </w:rPrChange>
            </w:rPr>
            <w:delText xml:space="preserve">physical </w:delText>
          </w:r>
        </w:del>
        <w:del w:id="4068" w:author="Michael Jennions" w:date="2020-08-18T21:14:00Z">
          <w:r w:rsidR="00FF23D4" w:rsidRPr="00FF23D4" w:rsidDel="00FF23D4">
            <w:rPr>
              <w:rFonts w:ascii="Garamond" w:hAnsi="Garamond"/>
              <w:color w:val="000000" w:themeColor="text1"/>
              <w:rPrChange w:id="4069" w:author="Michael Jennions" w:date="2020-08-18T21:15:00Z">
                <w:rPr>
                  <w:rFonts w:ascii="Garamond" w:hAnsi="Garamond"/>
                  <w:color w:val="FF0000"/>
                </w:rPr>
              </w:rPrChange>
            </w:rPr>
            <w:delText xml:space="preserve">aggression, or indirectly through a change in reproductive strategy) consistently </w:delText>
          </w:r>
        </w:del>
        <w:del w:id="4070" w:author="Michael Jennions" w:date="2020-08-18T21:15:00Z">
          <w:r w:rsidR="00FF23D4" w:rsidRPr="00FF23D4" w:rsidDel="00FF23D4">
            <w:rPr>
              <w:rFonts w:ascii="Garamond" w:hAnsi="Garamond"/>
              <w:color w:val="000000" w:themeColor="text1"/>
              <w:rPrChange w:id="4071" w:author="Michael Jennions" w:date="2020-08-18T21:15:00Z">
                <w:rPr>
                  <w:rFonts w:ascii="Garamond" w:hAnsi="Garamond"/>
                  <w:color w:val="FF0000"/>
                </w:rPr>
              </w:rPrChange>
            </w:rPr>
            <w:delText xml:space="preserve">had significant greater </w:delText>
          </w:r>
        </w:del>
        <w:del w:id="4072" w:author="Michael Jennions" w:date="2020-08-18T21:14:00Z">
          <w:r w:rsidR="00FF23D4" w:rsidRPr="00FF23D4" w:rsidDel="00FF23D4">
            <w:rPr>
              <w:rFonts w:ascii="Garamond" w:hAnsi="Garamond"/>
              <w:color w:val="000000" w:themeColor="text1"/>
              <w:rPrChange w:id="4073" w:author="Michael Jennions" w:date="2020-08-18T21:15:00Z">
                <w:rPr>
                  <w:rFonts w:ascii="Garamond" w:hAnsi="Garamond"/>
                  <w:color w:val="FF0000"/>
                </w:rPr>
              </w:rPrChange>
            </w:rPr>
            <w:delText xml:space="preserve">male variability, </w:delText>
          </w:r>
        </w:del>
        <w:del w:id="4074" w:author="Michael Jennions" w:date="2020-08-18T21:15:00Z">
          <w:r w:rsidR="00FF23D4" w:rsidRPr="00FF23D4" w:rsidDel="00FF23D4">
            <w:rPr>
              <w:rFonts w:ascii="Garamond" w:hAnsi="Garamond"/>
              <w:color w:val="000000" w:themeColor="text1"/>
              <w:rPrChange w:id="4075" w:author="Michael Jennions" w:date="2020-08-18T21:15:00Z">
                <w:rPr>
                  <w:rFonts w:ascii="Garamond" w:hAnsi="Garamond"/>
                  <w:color w:val="FF0000"/>
                </w:rPr>
              </w:rPrChange>
            </w:rPr>
            <w:delText xml:space="preserve">while traits unrelated to sexual selection </w:delText>
          </w:r>
        </w:del>
        <w:del w:id="4076" w:author="Michael Jennions" w:date="2020-08-18T21:14:00Z">
          <w:r w:rsidR="00FF23D4" w:rsidRPr="00FF23D4" w:rsidDel="00FF23D4">
            <w:rPr>
              <w:rFonts w:ascii="Garamond" w:hAnsi="Garamond"/>
              <w:color w:val="000000" w:themeColor="text1"/>
              <w:rPrChange w:id="4077" w:author="Michael Jennions" w:date="2020-08-18T21:15:00Z">
                <w:rPr>
                  <w:rFonts w:ascii="Garamond" w:hAnsi="Garamond"/>
                  <w:color w:val="FF0000"/>
                </w:rPr>
              </w:rPrChange>
            </w:rPr>
            <w:delText xml:space="preserve">had no sex differences in variability </w:delText>
          </w:r>
        </w:del>
        <w:r w:rsidR="00FF23D4" w:rsidRPr="00FF23D4">
          <w:rPr>
            <w:rFonts w:ascii="Garamond" w:hAnsi="Garamond"/>
            <w:color w:val="000000" w:themeColor="text1"/>
            <w:rPrChange w:id="4078" w:author="Michael Jennions" w:date="2020-08-18T21:15:00Z">
              <w:rPr>
                <w:rFonts w:ascii="Garamond" w:hAnsi="Garamond"/>
                <w:color w:val="FF0000"/>
              </w:rPr>
            </w:rPrChange>
          </w:rPr>
          <w:fldChar w:fldCharType="begin" w:fldLock="1"/>
        </w:r>
        <w:r w:rsidR="00FF23D4" w:rsidRPr="00FF23D4">
          <w:rPr>
            <w:rFonts w:ascii="Garamond" w:hAnsi="Garamond"/>
            <w:color w:val="000000" w:themeColor="text1"/>
            <w:rPrChange w:id="4079" w:author="Michael Jennions" w:date="2020-08-18T21:15:00Z">
              <w:rPr>
                <w:rFonts w:ascii="Garamond" w:hAnsi="Garamond"/>
                <w:color w:val="FF0000"/>
              </w:rPr>
            </w:rPrChange>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FF23D4">
          <w:rPr>
            <w:rFonts w:ascii="Garamond" w:hAnsi="Garamond"/>
            <w:color w:val="000000" w:themeColor="text1"/>
            <w:rPrChange w:id="4080" w:author="Michael Jennions" w:date="2020-08-18T21:15:00Z">
              <w:rPr>
                <w:rFonts w:ascii="Garamond" w:hAnsi="Garamond"/>
                <w:color w:val="FF0000"/>
              </w:rPr>
            </w:rPrChange>
          </w:rPr>
          <w:fldChar w:fldCharType="separate"/>
        </w:r>
        <w:r w:rsidR="00FF23D4" w:rsidRPr="00FF23D4">
          <w:rPr>
            <w:rFonts w:ascii="Garamond" w:hAnsi="Garamond"/>
            <w:noProof/>
            <w:color w:val="000000" w:themeColor="text1"/>
            <w:rPrChange w:id="4081" w:author="Michael Jennions" w:date="2020-08-18T21:15:00Z">
              <w:rPr>
                <w:rFonts w:ascii="Garamond" w:hAnsi="Garamond"/>
                <w:noProof/>
                <w:color w:val="FF0000"/>
              </w:rPr>
            </w:rPrChange>
          </w:rPr>
          <w:t>(Archer &amp; Mehdikhani 2003)</w:t>
        </w:r>
        <w:r w:rsidR="00FF23D4" w:rsidRPr="00FF23D4">
          <w:rPr>
            <w:rFonts w:ascii="Garamond" w:hAnsi="Garamond"/>
            <w:color w:val="000000" w:themeColor="text1"/>
            <w:rPrChange w:id="4082" w:author="Michael Jennions" w:date="2020-08-18T21:15:00Z">
              <w:rPr>
                <w:rFonts w:ascii="Garamond" w:hAnsi="Garamond"/>
                <w:color w:val="FF0000"/>
              </w:rPr>
            </w:rPrChange>
          </w:rPr>
          <w:fldChar w:fldCharType="end"/>
        </w:r>
        <w:r w:rsidR="00FF23D4" w:rsidRPr="00FF23D4">
          <w:rPr>
            <w:rFonts w:ascii="Garamond" w:hAnsi="Garamond"/>
            <w:color w:val="000000" w:themeColor="text1"/>
            <w:rPrChange w:id="4083" w:author="Michael Jennions" w:date="2020-08-18T21:15:00Z">
              <w:rPr>
                <w:rFonts w:ascii="Garamond" w:hAnsi="Garamond"/>
                <w:color w:val="FF0000"/>
              </w:rPr>
            </w:rPrChange>
          </w:rPr>
          <w:t>.</w:t>
        </w:r>
      </w:moveTo>
      <w:moveToRangeEnd w:id="4050"/>
      <w:ins w:id="4084" w:author="Michael Jennions" w:date="2020-08-18T21:15:00Z">
        <w:r w:rsidR="00FF23D4">
          <w:rPr>
            <w:rFonts w:ascii="Garamond" w:hAnsi="Garamond"/>
            <w:color w:val="000000" w:themeColor="text1"/>
          </w:rPr>
          <w:t xml:space="preserve"> </w:t>
        </w:r>
      </w:ins>
      <w:ins w:id="4085" w:author="Michael Jennions" w:date="2020-08-18T20:56:00Z">
        <w:r w:rsidR="00B07768" w:rsidRPr="00FF23D4">
          <w:rPr>
            <w:rFonts w:ascii="Garamond" w:hAnsi="Garamond"/>
            <w:color w:val="000000" w:themeColor="text1"/>
            <w:rPrChange w:id="4086" w:author="Michael Jennions" w:date="2020-08-18T21:10:00Z">
              <w:rPr>
                <w:rFonts w:ascii="Garamond" w:hAnsi="Garamond"/>
                <w:color w:val="FF0000"/>
              </w:rPr>
            </w:rPrChange>
          </w:rPr>
          <w:t xml:space="preserve">It is therefore relevant that we found no </w:t>
        </w:r>
      </w:ins>
      <w:ins w:id="4087" w:author="Michael Jennions" w:date="2020-08-18T20:57:00Z">
        <w:r w:rsidR="00B07768" w:rsidRPr="00FF23D4">
          <w:rPr>
            <w:rFonts w:ascii="Garamond" w:hAnsi="Garamond"/>
            <w:color w:val="000000" w:themeColor="text1"/>
            <w:rPrChange w:id="4088" w:author="Michael Jennions" w:date="2020-08-18T21:10:00Z">
              <w:rPr>
                <w:rFonts w:ascii="Garamond" w:hAnsi="Garamond"/>
                <w:color w:val="FF0000"/>
              </w:rPr>
            </w:rPrChange>
          </w:rPr>
          <w:t xml:space="preserve">moderating </w:t>
        </w:r>
      </w:ins>
      <w:ins w:id="4089" w:author="Michael Jennions" w:date="2020-08-18T20:56:00Z">
        <w:r w:rsidR="00B07768" w:rsidRPr="00FF23D4">
          <w:rPr>
            <w:rFonts w:ascii="Garamond" w:hAnsi="Garamond"/>
            <w:color w:val="000000" w:themeColor="text1"/>
            <w:rPrChange w:id="4090" w:author="Michael Jennions" w:date="2020-08-18T21:10:00Z">
              <w:rPr>
                <w:rFonts w:ascii="Garamond" w:hAnsi="Garamond"/>
                <w:color w:val="FF0000"/>
              </w:rPr>
            </w:rPrChange>
          </w:rPr>
          <w:t xml:space="preserve">effect of sexual size dimorphism, which is a </w:t>
        </w:r>
      </w:ins>
      <w:ins w:id="4091" w:author="Michael Jennions" w:date="2020-08-18T22:01:00Z">
        <w:r w:rsidR="00AC2B93">
          <w:rPr>
            <w:rFonts w:ascii="Garamond" w:hAnsi="Garamond"/>
            <w:color w:val="000000" w:themeColor="text1"/>
          </w:rPr>
          <w:t>standard</w:t>
        </w:r>
      </w:ins>
      <w:ins w:id="4092" w:author="Michael Jennions" w:date="2020-08-18T20:56:00Z">
        <w:r w:rsidR="00B07768" w:rsidRPr="00FF23D4">
          <w:rPr>
            <w:rFonts w:ascii="Garamond" w:hAnsi="Garamond"/>
            <w:color w:val="000000" w:themeColor="text1"/>
            <w:rPrChange w:id="4093" w:author="Michael Jennions" w:date="2020-08-18T21:10:00Z">
              <w:rPr>
                <w:rFonts w:ascii="Garamond" w:hAnsi="Garamond"/>
                <w:color w:val="FF0000"/>
              </w:rPr>
            </w:rPrChange>
          </w:rPr>
          <w:t xml:space="preserve"> proxy for the </w:t>
        </w:r>
      </w:ins>
      <w:ins w:id="4094" w:author="Michael Jennions" w:date="2020-08-18T20:57:00Z">
        <w:r w:rsidR="00B07768" w:rsidRPr="00FF23D4">
          <w:rPr>
            <w:rFonts w:ascii="Garamond" w:hAnsi="Garamond"/>
            <w:color w:val="000000" w:themeColor="text1"/>
            <w:rPrChange w:id="4095" w:author="Michael Jennions" w:date="2020-08-18T21:10:00Z">
              <w:rPr>
                <w:rFonts w:ascii="Garamond" w:hAnsi="Garamond"/>
                <w:color w:val="FF0000"/>
              </w:rPr>
            </w:rPrChange>
          </w:rPr>
          <w:t>level of sexual selection on males (</w:t>
        </w:r>
        <w:r w:rsidR="00B07768" w:rsidRPr="00FF23D4">
          <w:rPr>
            <w:rFonts w:ascii="Garamond" w:hAnsi="Garamond"/>
            <w:color w:val="000000" w:themeColor="text1"/>
            <w:highlight w:val="cyan"/>
            <w:rPrChange w:id="4096" w:author="Michael Jennions" w:date="2020-08-18T21:10:00Z">
              <w:rPr>
                <w:rFonts w:ascii="Garamond" w:hAnsi="Garamond"/>
                <w:color w:val="FF0000"/>
              </w:rPr>
            </w:rPrChange>
          </w:rPr>
          <w:t>REF</w:t>
        </w:r>
        <w:r w:rsidR="00B07768" w:rsidRPr="00FF23D4">
          <w:rPr>
            <w:rFonts w:ascii="Garamond" w:hAnsi="Garamond"/>
            <w:color w:val="000000" w:themeColor="text1"/>
            <w:rPrChange w:id="4097" w:author="Michael Jennions" w:date="2020-08-18T21:10:00Z">
              <w:rPr>
                <w:rFonts w:ascii="Garamond" w:hAnsi="Garamond"/>
                <w:color w:val="FF0000"/>
              </w:rPr>
            </w:rPrChange>
          </w:rPr>
          <w:t>),</w:t>
        </w:r>
      </w:ins>
      <w:ins w:id="4098" w:author="Michael Jennions" w:date="2020-08-18T20:56:00Z">
        <w:r w:rsidR="00B07768" w:rsidRPr="00FF23D4">
          <w:rPr>
            <w:rFonts w:ascii="Garamond" w:hAnsi="Garamond"/>
            <w:color w:val="000000" w:themeColor="text1"/>
            <w:rPrChange w:id="4099" w:author="Michael Jennions" w:date="2020-08-18T21:10:00Z">
              <w:rPr>
                <w:rFonts w:ascii="Garamond" w:hAnsi="Garamond"/>
                <w:color w:val="FF0000"/>
              </w:rPr>
            </w:rPrChange>
          </w:rPr>
          <w:t xml:space="preserve"> on the sex difference in variation in personality in any of the animal taxa that we examined, including mammals.</w:t>
        </w:r>
      </w:ins>
      <w:ins w:id="4100" w:author="Michael Jennions" w:date="2020-08-18T20:57:00Z">
        <w:r w:rsidR="00B07768" w:rsidRPr="00FF23D4">
          <w:rPr>
            <w:rFonts w:ascii="Garamond" w:hAnsi="Garamond"/>
            <w:color w:val="000000" w:themeColor="text1"/>
            <w:rPrChange w:id="4101" w:author="Michael Jennions" w:date="2020-08-18T21:10:00Z">
              <w:rPr>
                <w:rFonts w:ascii="Garamond" w:hAnsi="Garamond"/>
                <w:color w:val="FF0000"/>
              </w:rPr>
            </w:rPrChange>
          </w:rPr>
          <w:t xml:space="preserve"> One explana</w:t>
        </w:r>
      </w:ins>
      <w:ins w:id="4102" w:author="Michael Jennions" w:date="2020-08-18T20:58:00Z">
        <w:r w:rsidR="00B07768" w:rsidRPr="00FF23D4">
          <w:rPr>
            <w:rFonts w:ascii="Garamond" w:hAnsi="Garamond"/>
            <w:color w:val="000000" w:themeColor="text1"/>
            <w:rPrChange w:id="4103" w:author="Michael Jennions" w:date="2020-08-18T21:10:00Z">
              <w:rPr>
                <w:rFonts w:ascii="Garamond" w:hAnsi="Garamond"/>
                <w:color w:val="FF0000"/>
              </w:rPr>
            </w:rPrChange>
          </w:rPr>
          <w:t xml:space="preserve">tion for </w:t>
        </w:r>
      </w:ins>
      <w:ins w:id="4104" w:author="Michael Jennions" w:date="2020-08-18T21:16:00Z">
        <w:r w:rsidR="00FF23D4">
          <w:rPr>
            <w:rFonts w:ascii="Garamond" w:hAnsi="Garamond"/>
            <w:color w:val="000000" w:themeColor="text1"/>
          </w:rPr>
          <w:t>our</w:t>
        </w:r>
      </w:ins>
      <w:ins w:id="4105" w:author="Michael Jennions" w:date="2020-08-18T20:58:00Z">
        <w:r w:rsidR="00B07768" w:rsidRPr="00FF23D4">
          <w:rPr>
            <w:rFonts w:ascii="Garamond" w:hAnsi="Garamond"/>
            <w:color w:val="000000" w:themeColor="text1"/>
            <w:rPrChange w:id="4106" w:author="Michael Jennions" w:date="2020-08-18T21:10:00Z">
              <w:rPr>
                <w:rFonts w:ascii="Garamond" w:hAnsi="Garamond"/>
                <w:color w:val="FF0000"/>
              </w:rPr>
            </w:rPrChange>
          </w:rPr>
          <w:t xml:space="preserve"> finding is that, by </w:t>
        </w:r>
      </w:ins>
      <w:ins w:id="4107" w:author="Michael Jennions" w:date="2020-08-18T22:02:00Z">
        <w:r w:rsidR="00AC2B93">
          <w:rPr>
            <w:rFonts w:ascii="Garamond" w:hAnsi="Garamond"/>
            <w:color w:val="000000" w:themeColor="text1"/>
          </w:rPr>
          <w:t xml:space="preserve">emphasizing </w:t>
        </w:r>
      </w:ins>
      <w:ins w:id="4108" w:author="Michael Jennions" w:date="2020-08-18T20:58:00Z">
        <w:r w:rsidR="00B07768" w:rsidRPr="00FF23D4">
          <w:rPr>
            <w:rFonts w:ascii="Garamond" w:hAnsi="Garamond"/>
            <w:color w:val="000000" w:themeColor="text1"/>
            <w:rPrChange w:id="4109" w:author="Michael Jennions" w:date="2020-08-18T21:10:00Z">
              <w:rPr>
                <w:rFonts w:ascii="Garamond" w:hAnsi="Garamond"/>
                <w:color w:val="FF0000"/>
              </w:rPr>
            </w:rPrChange>
          </w:rPr>
          <w:t xml:space="preserve">sexual selection on males, </w:t>
        </w:r>
      </w:ins>
      <w:ins w:id="4110" w:author="Michael Jennions" w:date="2020-08-18T21:02:00Z">
        <w:r w:rsidR="00AD3172" w:rsidRPr="00FF23D4">
          <w:rPr>
            <w:rFonts w:ascii="Garamond" w:hAnsi="Garamond"/>
            <w:color w:val="000000" w:themeColor="text1"/>
            <w:rPrChange w:id="4111" w:author="Michael Jennions" w:date="2020-08-18T21:10:00Z">
              <w:rPr>
                <w:rFonts w:ascii="Garamond" w:hAnsi="Garamond"/>
                <w:color w:val="FF0000"/>
              </w:rPr>
            </w:rPrChange>
          </w:rPr>
          <w:t>we</w:t>
        </w:r>
      </w:ins>
      <w:ins w:id="4112" w:author="Michael Jennions" w:date="2020-08-18T20:58:00Z">
        <w:r w:rsidR="00B07768" w:rsidRPr="00FF23D4">
          <w:rPr>
            <w:rFonts w:ascii="Garamond" w:hAnsi="Garamond"/>
            <w:color w:val="000000" w:themeColor="text1"/>
            <w:rPrChange w:id="4113" w:author="Michael Jennions" w:date="2020-08-18T21:10:00Z">
              <w:rPr>
                <w:rFonts w:ascii="Garamond" w:hAnsi="Garamond"/>
                <w:color w:val="FF0000"/>
              </w:rPr>
            </w:rPrChange>
          </w:rPr>
          <w:t xml:space="preserve"> ignore natural selection on females that might lead to </w:t>
        </w:r>
      </w:ins>
      <w:ins w:id="4114" w:author="Michael Jennions" w:date="2020-08-18T20:59:00Z">
        <w:r w:rsidR="00B07768" w:rsidRPr="00FF23D4">
          <w:rPr>
            <w:rFonts w:ascii="Garamond" w:hAnsi="Garamond"/>
            <w:color w:val="000000" w:themeColor="text1"/>
            <w:rPrChange w:id="4115" w:author="Michael Jennions" w:date="2020-08-18T21:10:00Z">
              <w:rPr>
                <w:rFonts w:ascii="Garamond" w:hAnsi="Garamond"/>
                <w:color w:val="FF0000"/>
              </w:rPr>
            </w:rPrChange>
          </w:rPr>
          <w:t>comparable</w:t>
        </w:r>
      </w:ins>
      <w:ins w:id="4116" w:author="Michael Jennions" w:date="2020-08-18T20:58:00Z">
        <w:r w:rsidR="00B07768" w:rsidRPr="00FF23D4">
          <w:rPr>
            <w:rFonts w:ascii="Garamond" w:hAnsi="Garamond"/>
            <w:color w:val="000000" w:themeColor="text1"/>
            <w:rPrChange w:id="4117" w:author="Michael Jennions" w:date="2020-08-18T21:10:00Z">
              <w:rPr>
                <w:rFonts w:ascii="Garamond" w:hAnsi="Garamond"/>
                <w:color w:val="FF0000"/>
              </w:rPr>
            </w:rPrChange>
          </w:rPr>
          <w:t xml:space="preserve"> directional selection</w:t>
        </w:r>
      </w:ins>
      <w:ins w:id="4118" w:author="Michael Jennions" w:date="2020-08-18T20:59:00Z">
        <w:r w:rsidR="00B07768" w:rsidRPr="00FF23D4">
          <w:rPr>
            <w:rFonts w:ascii="Garamond" w:hAnsi="Garamond"/>
            <w:color w:val="000000" w:themeColor="text1"/>
            <w:rPrChange w:id="4119" w:author="Michael Jennions" w:date="2020-08-18T21:10:00Z">
              <w:rPr>
                <w:rFonts w:ascii="Garamond" w:hAnsi="Garamond"/>
                <w:color w:val="FF0000"/>
              </w:rPr>
            </w:rPrChange>
          </w:rPr>
          <w:t xml:space="preserve">. For example, </w:t>
        </w:r>
      </w:ins>
      <w:moveToRangeStart w:id="4120" w:author="Michael Jennions" w:date="2020-08-18T20:59:00Z" w:name="move48676772"/>
      <w:moveTo w:id="4121" w:author="Michael Jennions" w:date="2020-08-18T20:59:00Z">
        <w:del w:id="4122" w:author="Michael Jennions" w:date="2020-08-18T20:59:00Z">
          <w:r w:rsidR="00B07768" w:rsidRPr="00FF23D4" w:rsidDel="00B07768">
            <w:rPr>
              <w:rFonts w:ascii="Garamond" w:hAnsi="Garamond"/>
              <w:color w:val="000000" w:themeColor="text1"/>
              <w:rPrChange w:id="4123" w:author="Michael Jennions" w:date="2020-08-18T21:10:00Z">
                <w:rPr>
                  <w:rFonts w:ascii="Garamond" w:hAnsi="Garamond"/>
                  <w:color w:val="FF0000"/>
                </w:rPr>
              </w:rPrChange>
            </w:rPr>
            <w:delText>Although sex roles can vary across the animal kingdom,</w:delText>
          </w:r>
        </w:del>
        <w:del w:id="4124" w:author="Michael Jennions" w:date="2020-08-18T21:02:00Z">
          <w:r w:rsidR="00B07768" w:rsidRPr="00FF23D4" w:rsidDel="00AD3172">
            <w:rPr>
              <w:rFonts w:ascii="Garamond" w:hAnsi="Garamond"/>
              <w:color w:val="000000" w:themeColor="text1"/>
              <w:rPrChange w:id="4125" w:author="Michael Jennions" w:date="2020-08-18T21:10:00Z">
                <w:rPr>
                  <w:rFonts w:ascii="Garamond" w:hAnsi="Garamond"/>
                  <w:color w:val="FF0000"/>
                </w:rPr>
              </w:rPrChange>
            </w:rPr>
            <w:delText xml:space="preserve"> </w:delText>
          </w:r>
        </w:del>
        <w:r w:rsidR="00B07768" w:rsidRPr="00FF23D4">
          <w:rPr>
            <w:rFonts w:ascii="Garamond" w:hAnsi="Garamond"/>
            <w:color w:val="000000" w:themeColor="text1"/>
            <w:rPrChange w:id="4126" w:author="Michael Jennions" w:date="2020-08-18T21:10:00Z">
              <w:rPr>
                <w:rFonts w:ascii="Garamond" w:hAnsi="Garamond"/>
                <w:color w:val="FF0000"/>
              </w:rPr>
            </w:rPrChange>
          </w:rPr>
          <w:t xml:space="preserve">females generally </w:t>
        </w:r>
        <w:del w:id="4127" w:author="Michael Jennions" w:date="2020-08-18T21:01:00Z">
          <w:r w:rsidR="00B07768" w:rsidRPr="00FF23D4" w:rsidDel="00AD3172">
            <w:rPr>
              <w:rFonts w:ascii="Garamond" w:hAnsi="Garamond"/>
              <w:color w:val="000000" w:themeColor="text1"/>
              <w:rPrChange w:id="4128" w:author="Michael Jennions" w:date="2020-08-18T21:10:00Z">
                <w:rPr>
                  <w:rFonts w:ascii="Garamond" w:hAnsi="Garamond"/>
                  <w:color w:val="FF0000"/>
                </w:rPr>
              </w:rPrChange>
            </w:rPr>
            <w:delText>have</w:delText>
          </w:r>
        </w:del>
      </w:moveTo>
      <w:ins w:id="4129" w:author="Michael Jennions" w:date="2020-08-18T21:01:00Z">
        <w:r w:rsidR="00AD3172" w:rsidRPr="00FF23D4">
          <w:rPr>
            <w:rFonts w:ascii="Garamond" w:hAnsi="Garamond"/>
            <w:color w:val="000000" w:themeColor="text1"/>
            <w:rPrChange w:id="4130" w:author="Michael Jennions" w:date="2020-08-18T21:10:00Z">
              <w:rPr>
                <w:rFonts w:ascii="Garamond" w:hAnsi="Garamond"/>
                <w:color w:val="FF0000"/>
              </w:rPr>
            </w:rPrChange>
          </w:rPr>
          <w:t>makes</w:t>
        </w:r>
      </w:ins>
      <w:moveTo w:id="4131" w:author="Michael Jennions" w:date="2020-08-18T20:59:00Z">
        <w:r w:rsidR="00B07768" w:rsidRPr="00FF23D4">
          <w:rPr>
            <w:rFonts w:ascii="Garamond" w:hAnsi="Garamond"/>
            <w:color w:val="000000" w:themeColor="text1"/>
            <w:rPrChange w:id="4132" w:author="Michael Jennions" w:date="2020-08-18T21:10:00Z">
              <w:rPr>
                <w:rFonts w:ascii="Garamond" w:hAnsi="Garamond"/>
                <w:color w:val="FF0000"/>
              </w:rPr>
            </w:rPrChange>
          </w:rPr>
          <w:t xml:space="preserve"> </w:t>
        </w:r>
      </w:moveTo>
      <w:ins w:id="4133" w:author="Michael Jennions" w:date="2020-08-18T21:02:00Z">
        <w:r w:rsidR="00AD3172" w:rsidRPr="00FF23D4">
          <w:rPr>
            <w:rFonts w:ascii="Garamond" w:hAnsi="Garamond"/>
            <w:color w:val="000000" w:themeColor="text1"/>
            <w:rPrChange w:id="4134" w:author="Michael Jennions" w:date="2020-08-18T21:10:00Z">
              <w:rPr>
                <w:rFonts w:ascii="Garamond" w:hAnsi="Garamond"/>
                <w:color w:val="FF0000"/>
              </w:rPr>
            </w:rPrChange>
          </w:rPr>
          <w:t>a</w:t>
        </w:r>
      </w:ins>
      <w:moveTo w:id="4135" w:author="Michael Jennions" w:date="2020-08-18T20:59:00Z">
        <w:del w:id="4136" w:author="Michael Jennions" w:date="2020-08-18T21:02:00Z">
          <w:r w:rsidR="00B07768" w:rsidRPr="00FF23D4" w:rsidDel="00AD3172">
            <w:rPr>
              <w:rFonts w:ascii="Garamond" w:hAnsi="Garamond"/>
              <w:color w:val="000000" w:themeColor="text1"/>
              <w:rPrChange w:id="4137" w:author="Michael Jennions" w:date="2020-08-18T21:10:00Z">
                <w:rPr>
                  <w:rFonts w:ascii="Garamond" w:hAnsi="Garamond"/>
                  <w:color w:val="FF0000"/>
                </w:rPr>
              </w:rPrChange>
            </w:rPr>
            <w:delText>the</w:delText>
          </w:r>
        </w:del>
        <w:r w:rsidR="00B07768" w:rsidRPr="00FF23D4">
          <w:rPr>
            <w:rFonts w:ascii="Garamond" w:hAnsi="Garamond"/>
            <w:color w:val="000000" w:themeColor="text1"/>
            <w:rPrChange w:id="4138" w:author="Michael Jennions" w:date="2020-08-18T21:10:00Z">
              <w:rPr>
                <w:rFonts w:ascii="Garamond" w:hAnsi="Garamond"/>
                <w:color w:val="FF0000"/>
              </w:rPr>
            </w:rPrChange>
          </w:rPr>
          <w:t xml:space="preserve"> greatest investment </w:t>
        </w:r>
      </w:moveTo>
      <w:ins w:id="4139" w:author="Michael Jennions" w:date="2020-08-18T21:03:00Z">
        <w:r w:rsidR="00AD3172" w:rsidRPr="00FF23D4">
          <w:rPr>
            <w:rFonts w:ascii="Garamond" w:hAnsi="Garamond"/>
            <w:color w:val="000000" w:themeColor="text1"/>
            <w:rPrChange w:id="4140" w:author="Michael Jennions" w:date="2020-08-18T21:10:00Z">
              <w:rPr>
                <w:rFonts w:ascii="Garamond" w:hAnsi="Garamond"/>
                <w:color w:val="FF0000"/>
              </w:rPr>
            </w:rPrChange>
          </w:rPr>
          <w:t xml:space="preserve">than males </w:t>
        </w:r>
      </w:ins>
      <w:moveTo w:id="4141" w:author="Michael Jennions" w:date="2020-08-18T20:59:00Z">
        <w:r w:rsidR="00B07768" w:rsidRPr="00FF23D4">
          <w:rPr>
            <w:rFonts w:ascii="Garamond" w:hAnsi="Garamond"/>
            <w:color w:val="000000" w:themeColor="text1"/>
            <w:rPrChange w:id="4142" w:author="Michael Jennions" w:date="2020-08-18T21:10:00Z">
              <w:rPr>
                <w:rFonts w:ascii="Garamond" w:hAnsi="Garamond"/>
                <w:color w:val="FF0000"/>
              </w:rPr>
            </w:rPrChange>
          </w:rPr>
          <w:t xml:space="preserve">in </w:t>
        </w:r>
        <w:del w:id="4143" w:author="Michael Jennions" w:date="2020-08-18T21:03:00Z">
          <w:r w:rsidR="00B07768" w:rsidRPr="00FF23D4" w:rsidDel="00AD3172">
            <w:rPr>
              <w:rFonts w:ascii="Garamond" w:hAnsi="Garamond"/>
              <w:color w:val="000000" w:themeColor="text1"/>
              <w:rPrChange w:id="4144" w:author="Michael Jennions" w:date="2020-08-18T21:10:00Z">
                <w:rPr>
                  <w:rFonts w:ascii="Garamond" w:hAnsi="Garamond"/>
                  <w:color w:val="FF0000"/>
                </w:rPr>
              </w:rPrChange>
            </w:rPr>
            <w:delText>offspring</w:delText>
          </w:r>
        </w:del>
      </w:moveTo>
      <w:ins w:id="4145" w:author="Michael Jennions" w:date="2020-08-18T21:03:00Z">
        <w:r w:rsidR="00AD3172" w:rsidRPr="00FF23D4">
          <w:rPr>
            <w:rFonts w:ascii="Garamond" w:hAnsi="Garamond"/>
            <w:color w:val="000000" w:themeColor="text1"/>
            <w:rPrChange w:id="4146" w:author="Michael Jennions" w:date="2020-08-18T21:10:00Z">
              <w:rPr>
                <w:rFonts w:ascii="Garamond" w:hAnsi="Garamond"/>
                <w:color w:val="FF0000"/>
              </w:rPr>
            </w:rPrChange>
          </w:rPr>
          <w:t xml:space="preserve">parental care </w:t>
        </w:r>
      </w:ins>
      <w:moveTo w:id="4147" w:author="Michael Jennions" w:date="2020-08-18T20:59:00Z">
        <w:del w:id="4148" w:author="Michael Jennions" w:date="2020-08-18T21:03:00Z">
          <w:r w:rsidR="00B07768" w:rsidRPr="00FF23D4" w:rsidDel="00AD3172">
            <w:rPr>
              <w:rFonts w:ascii="Garamond" w:hAnsi="Garamond"/>
              <w:color w:val="000000" w:themeColor="text1"/>
              <w:rPrChange w:id="4149" w:author="Michael Jennions" w:date="2020-08-18T21:10:00Z">
                <w:rPr>
                  <w:rFonts w:ascii="Garamond" w:hAnsi="Garamond"/>
                  <w:color w:val="FF0000"/>
                </w:rPr>
              </w:rPrChange>
            </w:rPr>
            <w:delText xml:space="preserve"> </w:delText>
          </w:r>
        </w:del>
        <w:r w:rsidR="00B07768" w:rsidRPr="00FF23D4">
          <w:rPr>
            <w:rFonts w:ascii="Garamond" w:hAnsi="Garamond"/>
            <w:color w:val="000000" w:themeColor="text1"/>
            <w:rPrChange w:id="4150" w:author="Michael Jennions" w:date="2020-08-18T21:10:00Z">
              <w:rPr>
                <w:rFonts w:ascii="Garamond" w:hAnsi="Garamond"/>
                <w:color w:val="FF0000"/>
              </w:rPr>
            </w:rPrChange>
          </w:rPr>
          <w:t>(</w:t>
        </w:r>
        <w:del w:id="4151" w:author="Michael Jennions" w:date="2020-08-18T21:01:00Z">
          <w:r w:rsidR="00B07768" w:rsidRPr="00FF23D4" w:rsidDel="00AD3172">
            <w:rPr>
              <w:rFonts w:ascii="Garamond" w:hAnsi="Garamond"/>
              <w:color w:val="000000" w:themeColor="text1"/>
              <w:rPrChange w:id="4152" w:author="Michael Jennions" w:date="2020-08-18T21:10:00Z">
                <w:rPr>
                  <w:rFonts w:ascii="Garamond" w:hAnsi="Garamond"/>
                  <w:color w:val="FF0000"/>
                </w:rPr>
              </w:rPrChange>
            </w:rPr>
            <w:delText xml:space="preserve">via anisogamy, </w:delText>
          </w:r>
        </w:del>
        <w:r w:rsidR="00B07768" w:rsidRPr="00FF23D4">
          <w:rPr>
            <w:rFonts w:ascii="Garamond" w:hAnsi="Garamond"/>
            <w:color w:val="000000" w:themeColor="text1"/>
            <w:rPrChange w:id="4153" w:author="Michael Jennions" w:date="2020-08-18T21:10:00Z">
              <w:rPr>
                <w:rFonts w:ascii="Garamond" w:hAnsi="Garamond"/>
                <w:color w:val="FF0000"/>
              </w:rPr>
            </w:rPrChange>
          </w:rPr>
          <w:fldChar w:fldCharType="begin" w:fldLock="1"/>
        </w:r>
        <w:r w:rsidR="00B07768" w:rsidRPr="00FF23D4">
          <w:rPr>
            <w:rFonts w:ascii="Garamond" w:hAnsi="Garamond"/>
            <w:color w:val="000000" w:themeColor="text1"/>
            <w:rPrChange w:id="4154" w:author="Michael Jennions" w:date="2020-08-18T21:10:00Z">
              <w:rPr>
                <w:rFonts w:ascii="Garamond" w:hAnsi="Garamond"/>
                <w:color w:val="FF0000"/>
              </w:rPr>
            </w:rPrChange>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FF23D4">
          <w:rPr>
            <w:rFonts w:ascii="Garamond" w:hAnsi="Garamond"/>
            <w:color w:val="000000" w:themeColor="text1"/>
            <w:rPrChange w:id="4155" w:author="Michael Jennions" w:date="2020-08-18T21:10:00Z">
              <w:rPr>
                <w:rFonts w:ascii="Garamond" w:hAnsi="Garamond"/>
                <w:color w:val="FF0000"/>
              </w:rPr>
            </w:rPrChange>
          </w:rPr>
          <w:fldChar w:fldCharType="separate"/>
        </w:r>
        <w:r w:rsidR="00B07768" w:rsidRPr="00FF23D4">
          <w:rPr>
            <w:rFonts w:ascii="Garamond" w:hAnsi="Garamond"/>
            <w:noProof/>
            <w:color w:val="000000" w:themeColor="text1"/>
            <w:rPrChange w:id="4156" w:author="Michael Jennions" w:date="2020-08-18T21:10:00Z">
              <w:rPr>
                <w:rFonts w:ascii="Garamond" w:hAnsi="Garamond"/>
                <w:noProof/>
                <w:color w:val="FF0000"/>
              </w:rPr>
            </w:rPrChange>
          </w:rPr>
          <w:t xml:space="preserve">Janicke </w:t>
        </w:r>
        <w:r w:rsidR="00B07768" w:rsidRPr="00FF23D4">
          <w:rPr>
            <w:rFonts w:ascii="Garamond" w:hAnsi="Garamond"/>
            <w:i/>
            <w:noProof/>
            <w:color w:val="000000" w:themeColor="text1"/>
            <w:rPrChange w:id="4157" w:author="Michael Jennions" w:date="2020-08-18T21:10:00Z">
              <w:rPr>
                <w:rFonts w:ascii="Garamond" w:hAnsi="Garamond"/>
                <w:i/>
                <w:noProof/>
                <w:color w:val="FF0000"/>
              </w:rPr>
            </w:rPrChange>
          </w:rPr>
          <w:t>et al.</w:t>
        </w:r>
        <w:r w:rsidR="00B07768" w:rsidRPr="00FF23D4">
          <w:rPr>
            <w:rFonts w:ascii="Garamond" w:hAnsi="Garamond"/>
            <w:noProof/>
            <w:color w:val="000000" w:themeColor="text1"/>
            <w:rPrChange w:id="4158" w:author="Michael Jennions" w:date="2020-08-18T21:10:00Z">
              <w:rPr>
                <w:rFonts w:ascii="Garamond" w:hAnsi="Garamond"/>
                <w:noProof/>
                <w:color w:val="FF0000"/>
              </w:rPr>
            </w:rPrChange>
          </w:rPr>
          <w:t xml:space="preserve"> 2016)</w:t>
        </w:r>
        <w:r w:rsidR="00B07768" w:rsidRPr="00FF23D4">
          <w:rPr>
            <w:rFonts w:ascii="Garamond" w:hAnsi="Garamond"/>
            <w:color w:val="000000" w:themeColor="text1"/>
            <w:rPrChange w:id="4159" w:author="Michael Jennions" w:date="2020-08-18T21:10:00Z">
              <w:rPr>
                <w:rFonts w:ascii="Garamond" w:hAnsi="Garamond"/>
                <w:color w:val="FF0000"/>
              </w:rPr>
            </w:rPrChange>
          </w:rPr>
          <w:fldChar w:fldCharType="end"/>
        </w:r>
        <w:r w:rsidR="00B07768" w:rsidRPr="00FF23D4">
          <w:rPr>
            <w:rFonts w:ascii="Garamond" w:hAnsi="Garamond"/>
            <w:color w:val="000000" w:themeColor="text1"/>
            <w:rPrChange w:id="4160" w:author="Michael Jennions" w:date="2020-08-18T21:10:00Z">
              <w:rPr>
                <w:rFonts w:ascii="Garamond" w:hAnsi="Garamond"/>
                <w:color w:val="FF0000"/>
              </w:rPr>
            </w:rPrChange>
          </w:rPr>
          <w:t xml:space="preserve">, </w:t>
        </w:r>
        <w:del w:id="4161" w:author="Michael Jennions" w:date="2020-08-18T21:02:00Z">
          <w:r w:rsidR="00B07768" w:rsidRPr="00FF23D4" w:rsidDel="00AD3172">
            <w:rPr>
              <w:rFonts w:ascii="Garamond" w:hAnsi="Garamond"/>
              <w:color w:val="000000" w:themeColor="text1"/>
              <w:rPrChange w:id="4162" w:author="Michael Jennions" w:date="2020-08-18T21:10:00Z">
                <w:rPr>
                  <w:rFonts w:ascii="Garamond" w:hAnsi="Garamond"/>
                  <w:color w:val="FF0000"/>
                </w:rPr>
              </w:rPrChange>
            </w:rPr>
            <w:delText>so</w:delText>
          </w:r>
        </w:del>
      </w:moveTo>
      <w:ins w:id="4163" w:author="Michael Jennions" w:date="2020-08-18T21:02:00Z">
        <w:r w:rsidR="00AD3172" w:rsidRPr="00FF23D4">
          <w:rPr>
            <w:rFonts w:ascii="Garamond" w:hAnsi="Garamond"/>
            <w:color w:val="000000" w:themeColor="text1"/>
            <w:rPrChange w:id="4164" w:author="Michael Jennions" w:date="2020-08-18T21:10:00Z">
              <w:rPr>
                <w:rFonts w:ascii="Garamond" w:hAnsi="Garamond"/>
                <w:color w:val="FF0000"/>
              </w:rPr>
            </w:rPrChange>
          </w:rPr>
          <w:t>and</w:t>
        </w:r>
      </w:ins>
      <w:ins w:id="4165" w:author="Michael Jennions" w:date="2020-08-18T21:03:00Z">
        <w:r w:rsidR="00AD3172" w:rsidRPr="00FF23D4">
          <w:rPr>
            <w:rFonts w:ascii="Garamond" w:hAnsi="Garamond"/>
            <w:color w:val="000000" w:themeColor="text1"/>
            <w:rPrChange w:id="4166" w:author="Michael Jennions" w:date="2020-08-18T21:10:00Z">
              <w:rPr>
                <w:rFonts w:ascii="Garamond" w:hAnsi="Garamond"/>
                <w:color w:val="FF0000"/>
              </w:rPr>
            </w:rPrChange>
          </w:rPr>
          <w:t xml:space="preserve">, in this context, there is therefore </w:t>
        </w:r>
      </w:ins>
      <w:ins w:id="4167" w:author="Michael Jennions" w:date="2020-08-18T22:02:00Z">
        <w:r w:rsidR="00AC2B93">
          <w:rPr>
            <w:rFonts w:ascii="Garamond" w:hAnsi="Garamond"/>
            <w:color w:val="000000" w:themeColor="text1"/>
          </w:rPr>
          <w:t>stronger</w:t>
        </w:r>
      </w:ins>
      <w:ins w:id="4168" w:author="Michael Jennions" w:date="2020-08-18T21:03:00Z">
        <w:r w:rsidR="00AD3172" w:rsidRPr="00FF23D4">
          <w:rPr>
            <w:rFonts w:ascii="Garamond" w:hAnsi="Garamond"/>
            <w:color w:val="000000" w:themeColor="text1"/>
            <w:rPrChange w:id="4169" w:author="Michael Jennions" w:date="2020-08-18T21:10:00Z">
              <w:rPr>
                <w:rFonts w:ascii="Garamond" w:hAnsi="Garamond"/>
                <w:color w:val="FF0000"/>
              </w:rPr>
            </w:rPrChange>
          </w:rPr>
          <w:t xml:space="preserve"> selection on females </w:t>
        </w:r>
      </w:ins>
      <w:moveTo w:id="4170" w:author="Michael Jennions" w:date="2020-08-18T20:59:00Z">
        <w:del w:id="4171" w:author="Michael Jennions" w:date="2020-08-18T21:03:00Z">
          <w:r w:rsidR="00B07768" w:rsidRPr="00FF23D4" w:rsidDel="00AD3172">
            <w:rPr>
              <w:rFonts w:ascii="Garamond" w:hAnsi="Garamond"/>
              <w:color w:val="000000" w:themeColor="text1"/>
              <w:rPrChange w:id="4172" w:author="Michael Jennions" w:date="2020-08-18T21:10:00Z">
                <w:rPr>
                  <w:rFonts w:ascii="Garamond" w:hAnsi="Garamond"/>
                  <w:color w:val="FF0000"/>
                </w:rPr>
              </w:rPrChange>
            </w:rPr>
            <w:delText xml:space="preserve"> fe</w:delText>
          </w:r>
        </w:del>
        <w:del w:id="4173" w:author="Michael Jennions" w:date="2020-08-18T22:03:00Z">
          <w:r w:rsidR="00B07768" w:rsidRPr="00FF23D4" w:rsidDel="00AC2B93">
            <w:rPr>
              <w:rFonts w:ascii="Garamond" w:hAnsi="Garamond"/>
              <w:color w:val="000000" w:themeColor="text1"/>
              <w:rPrChange w:id="4174" w:author="Michael Jennions" w:date="2020-08-18T21:10:00Z">
                <w:rPr>
                  <w:rFonts w:ascii="Garamond" w:hAnsi="Garamond"/>
                  <w:color w:val="FF0000"/>
                </w:rPr>
              </w:rPrChange>
            </w:rPr>
            <w:delText xml:space="preserve">males </w:delText>
          </w:r>
        </w:del>
        <w:del w:id="4175" w:author="Michael Jennions" w:date="2020-08-18T21:02:00Z">
          <w:r w:rsidR="00B07768" w:rsidRPr="00FF23D4" w:rsidDel="00AD3172">
            <w:rPr>
              <w:rFonts w:ascii="Garamond" w:hAnsi="Garamond"/>
              <w:color w:val="000000" w:themeColor="text1"/>
              <w:rPrChange w:id="4176" w:author="Michael Jennions" w:date="2020-08-18T21:10:00Z">
                <w:rPr>
                  <w:rFonts w:ascii="Garamond" w:hAnsi="Garamond"/>
                  <w:color w:val="FF0000"/>
                </w:rPr>
              </w:rPrChange>
            </w:rPr>
            <w:delText>who</w:delText>
          </w:r>
        </w:del>
      </w:moveTo>
      <w:ins w:id="4177" w:author="Michael Jennions" w:date="2020-08-18T21:02:00Z">
        <w:r w:rsidR="00AD3172" w:rsidRPr="00FF23D4">
          <w:rPr>
            <w:rFonts w:ascii="Garamond" w:hAnsi="Garamond"/>
            <w:color w:val="000000" w:themeColor="text1"/>
            <w:rPrChange w:id="4178" w:author="Michael Jennions" w:date="2020-08-18T21:10:00Z">
              <w:rPr>
                <w:rFonts w:ascii="Garamond" w:hAnsi="Garamond"/>
                <w:color w:val="FF0000"/>
              </w:rPr>
            </w:rPrChange>
          </w:rPr>
          <w:t>to</w:t>
        </w:r>
      </w:ins>
      <w:moveTo w:id="4179" w:author="Michael Jennions" w:date="2020-08-18T20:59:00Z">
        <w:r w:rsidR="00B07768" w:rsidRPr="00FF23D4">
          <w:rPr>
            <w:rFonts w:ascii="Garamond" w:hAnsi="Garamond"/>
            <w:color w:val="000000" w:themeColor="text1"/>
            <w:rPrChange w:id="4180" w:author="Michael Jennions" w:date="2020-08-18T21:10:00Z">
              <w:rPr>
                <w:rFonts w:ascii="Garamond" w:hAnsi="Garamond"/>
                <w:color w:val="FF0000"/>
              </w:rPr>
            </w:rPrChange>
          </w:rPr>
          <w:t xml:space="preserve"> </w:t>
        </w:r>
        <w:del w:id="4181" w:author="Michael Jennions" w:date="2020-08-18T21:04:00Z">
          <w:r w:rsidR="00B07768" w:rsidRPr="00FF23D4" w:rsidDel="00AD3172">
            <w:rPr>
              <w:rFonts w:ascii="Garamond" w:hAnsi="Garamond"/>
              <w:color w:val="000000" w:themeColor="text1"/>
              <w:rPrChange w:id="4182" w:author="Michael Jennions" w:date="2020-08-18T21:10:00Z">
                <w:rPr>
                  <w:rFonts w:ascii="Garamond" w:hAnsi="Garamond"/>
                  <w:color w:val="FF0000"/>
                </w:rPr>
              </w:rPrChange>
            </w:rPr>
            <w:delText xml:space="preserve">provide parental care should </w:delText>
          </w:r>
        </w:del>
        <w:r w:rsidR="00B07768" w:rsidRPr="00FF23D4">
          <w:rPr>
            <w:rFonts w:ascii="Garamond" w:hAnsi="Garamond"/>
            <w:color w:val="000000" w:themeColor="text1"/>
            <w:rPrChange w:id="4183" w:author="Michael Jennions" w:date="2020-08-18T21:10:00Z">
              <w:rPr>
                <w:rFonts w:ascii="Garamond" w:hAnsi="Garamond"/>
                <w:color w:val="FF0000"/>
              </w:rPr>
            </w:rPrChange>
          </w:rPr>
          <w:t xml:space="preserve">be </w:t>
        </w:r>
        <w:del w:id="4184" w:author="Michael Jennions" w:date="2020-08-18T21:04:00Z">
          <w:r w:rsidR="00B07768" w:rsidRPr="00FF23D4" w:rsidDel="00AD3172">
            <w:rPr>
              <w:rFonts w:ascii="Garamond" w:hAnsi="Garamond"/>
              <w:color w:val="000000" w:themeColor="text1"/>
              <w:rPrChange w:id="4185" w:author="Michael Jennions" w:date="2020-08-18T21:10:00Z">
                <w:rPr>
                  <w:rFonts w:ascii="Garamond" w:hAnsi="Garamond"/>
                  <w:color w:val="FF0000"/>
                </w:rPr>
              </w:rPrChange>
            </w:rPr>
            <w:delText xml:space="preserve">more </w:delText>
          </w:r>
        </w:del>
        <w:r w:rsidR="00B07768" w:rsidRPr="00FF23D4">
          <w:rPr>
            <w:rFonts w:ascii="Garamond" w:hAnsi="Garamond"/>
            <w:color w:val="000000" w:themeColor="text1"/>
            <w:rPrChange w:id="4186" w:author="Michael Jennions" w:date="2020-08-18T21:10:00Z">
              <w:rPr>
                <w:rFonts w:ascii="Garamond" w:hAnsi="Garamond"/>
                <w:color w:val="FF0000"/>
              </w:rPr>
            </w:rPrChange>
          </w:rPr>
          <w:t>aggressive</w:t>
        </w:r>
      </w:moveTo>
      <w:ins w:id="4187" w:author="Michael Jennions" w:date="2020-08-18T21:04:00Z">
        <w:r w:rsidR="00AD3172" w:rsidRPr="00FF23D4">
          <w:rPr>
            <w:rFonts w:ascii="Garamond" w:hAnsi="Garamond"/>
            <w:color w:val="000000" w:themeColor="text1"/>
            <w:rPrChange w:id="4188" w:author="Michael Jennions" w:date="2020-08-18T21:10:00Z">
              <w:rPr>
                <w:rFonts w:ascii="Garamond" w:hAnsi="Garamond"/>
                <w:color w:val="FF0000"/>
              </w:rPr>
            </w:rPrChange>
          </w:rPr>
          <w:t>.</w:t>
        </w:r>
        <w:r w:rsidR="00DE7D4F" w:rsidRPr="00FF23D4">
          <w:rPr>
            <w:rFonts w:ascii="Garamond" w:hAnsi="Garamond"/>
            <w:color w:val="000000" w:themeColor="text1"/>
            <w:rPrChange w:id="4189" w:author="Michael Jennions" w:date="2020-08-18T21:10:00Z">
              <w:rPr>
                <w:rFonts w:ascii="Garamond" w:hAnsi="Garamond"/>
                <w:color w:val="FF0000"/>
              </w:rPr>
            </w:rPrChange>
          </w:rPr>
          <w:t xml:space="preserve"> Similarly, </w:t>
        </w:r>
      </w:ins>
      <w:ins w:id="4190" w:author="Michael Jennions" w:date="2020-08-18T21:05:00Z">
        <w:r w:rsidR="00DE7D4F" w:rsidRPr="00FF23D4">
          <w:rPr>
            <w:rFonts w:ascii="Garamond" w:hAnsi="Garamond"/>
            <w:color w:val="000000" w:themeColor="text1"/>
            <w:rPrChange w:id="4191" w:author="Michael Jennions" w:date="2020-08-18T21:10:00Z">
              <w:rPr>
                <w:rFonts w:ascii="Garamond" w:hAnsi="Garamond"/>
                <w:color w:val="FF0000"/>
              </w:rPr>
            </w:rPrChange>
          </w:rPr>
          <w:t>in group living animals</w:t>
        </w:r>
      </w:ins>
      <w:ins w:id="4192" w:author="Michael Jennions" w:date="2020-08-18T22:03:00Z">
        <w:r w:rsidR="00AC2B93">
          <w:rPr>
            <w:rFonts w:ascii="Garamond" w:hAnsi="Garamond"/>
            <w:color w:val="000000" w:themeColor="text1"/>
          </w:rPr>
          <w:t>,</w:t>
        </w:r>
      </w:ins>
      <w:ins w:id="4193" w:author="Michael Jennions" w:date="2020-08-18T21:05:00Z">
        <w:r w:rsidR="00DE7D4F" w:rsidRPr="00FF23D4">
          <w:rPr>
            <w:rFonts w:ascii="Garamond" w:hAnsi="Garamond"/>
            <w:color w:val="000000" w:themeColor="text1"/>
            <w:rPrChange w:id="4194" w:author="Michael Jennions" w:date="2020-08-18T21:10:00Z">
              <w:rPr>
                <w:rFonts w:ascii="Garamond" w:hAnsi="Garamond"/>
                <w:color w:val="FF0000"/>
              </w:rPr>
            </w:rPrChange>
          </w:rPr>
          <w:t xml:space="preserve"> </w:t>
        </w:r>
      </w:ins>
      <w:moveTo w:id="4195" w:author="Michael Jennions" w:date="2020-08-18T20:59:00Z">
        <w:del w:id="4196" w:author="Michael Jennions" w:date="2020-08-18T21:04:00Z">
          <w:r w:rsidR="00B07768" w:rsidRPr="00FF23D4" w:rsidDel="00DE7D4F">
            <w:rPr>
              <w:rFonts w:ascii="Garamond" w:hAnsi="Garamond"/>
              <w:color w:val="000000" w:themeColor="text1"/>
              <w:rPrChange w:id="4197" w:author="Michael Jennions" w:date="2020-08-18T21:10:00Z">
                <w:rPr>
                  <w:rFonts w:ascii="Garamond" w:hAnsi="Garamond"/>
                  <w:color w:val="FF0000"/>
                </w:rPr>
              </w:rPrChange>
            </w:rPr>
            <w:delText xml:space="preserve"> </w:delText>
          </w:r>
          <w:r w:rsidR="00B07768" w:rsidRPr="00FF23D4" w:rsidDel="00AD3172">
            <w:rPr>
              <w:rFonts w:ascii="Garamond" w:hAnsi="Garamond"/>
              <w:color w:val="000000" w:themeColor="text1"/>
              <w:rPrChange w:id="4198" w:author="Michael Jennions" w:date="2020-08-18T21:10:00Z">
                <w:rPr>
                  <w:rFonts w:ascii="Garamond" w:hAnsi="Garamond"/>
                  <w:color w:val="FF0000"/>
                </w:rPr>
              </w:rPrChange>
            </w:rPr>
            <w:delText>than males in this context.</w:delText>
          </w:r>
        </w:del>
      </w:moveTo>
      <w:moveToRangeEnd w:id="4120"/>
      <w:del w:id="4199" w:author="Michael Jennions" w:date="2020-08-18T20:44:00Z">
        <w:r w:rsidR="00945ECA" w:rsidRPr="00FF23D4" w:rsidDel="002C6D92">
          <w:rPr>
            <w:rFonts w:ascii="Garamond" w:hAnsi="Garamond"/>
            <w:color w:val="000000" w:themeColor="text1"/>
            <w:rPrChange w:id="4200" w:author="Michael Jennions" w:date="2020-08-18T21:10:00Z">
              <w:rPr>
                <w:rFonts w:ascii="Garamond" w:hAnsi="Garamond"/>
                <w:color w:val="FF0000"/>
              </w:rPr>
            </w:rPrChange>
          </w:rPr>
          <w:delText>while body size is important for male-male competition (</w:delText>
        </w:r>
        <w:r w:rsidR="0079338B" w:rsidRPr="00FF23D4" w:rsidDel="002C6D92">
          <w:rPr>
            <w:rFonts w:ascii="Garamond" w:hAnsi="Garamond"/>
            <w:color w:val="000000" w:themeColor="text1"/>
            <w:rPrChange w:id="4201" w:author="Michael Jennions" w:date="2020-08-18T21:10:00Z">
              <w:rPr>
                <w:rFonts w:ascii="Garamond" w:hAnsi="Garamond"/>
                <w:color w:val="FF0000"/>
              </w:rPr>
            </w:rPrChange>
          </w:rPr>
          <w:delText>Darwin 1871</w:delText>
        </w:r>
        <w:r w:rsidR="00945ECA" w:rsidRPr="00FF23D4" w:rsidDel="002C6D92">
          <w:rPr>
            <w:rFonts w:ascii="Garamond" w:hAnsi="Garamond"/>
            <w:color w:val="000000" w:themeColor="text1"/>
            <w:rPrChange w:id="4202" w:author="Michael Jennions" w:date="2020-08-18T21:10:00Z">
              <w:rPr>
                <w:rFonts w:ascii="Garamond" w:hAnsi="Garamond"/>
                <w:color w:val="FF0000"/>
              </w:rPr>
            </w:rPrChange>
          </w:rPr>
          <w:delText xml:space="preserve">). Therefore, we should expect traits related to reproduction to have greater male variability, </w:delText>
        </w:r>
        <w:r w:rsidR="0079338B" w:rsidRPr="00FF23D4" w:rsidDel="002C6D92">
          <w:rPr>
            <w:rFonts w:ascii="Garamond" w:hAnsi="Garamond"/>
            <w:color w:val="000000" w:themeColor="text1"/>
            <w:rPrChange w:id="4203" w:author="Michael Jennions" w:date="2020-08-18T21:10:00Z">
              <w:rPr>
                <w:rFonts w:ascii="Garamond" w:hAnsi="Garamond"/>
                <w:color w:val="FF0000"/>
              </w:rPr>
            </w:rPrChange>
          </w:rPr>
          <w:delText>n</w:delText>
        </w:r>
        <w:r w:rsidR="00945ECA" w:rsidRPr="00FF23D4" w:rsidDel="002C6D92">
          <w:rPr>
            <w:rFonts w:ascii="Garamond" w:hAnsi="Garamond"/>
            <w:color w:val="000000" w:themeColor="text1"/>
            <w:rPrChange w:id="4204" w:author="Michael Jennions" w:date="2020-08-18T21:10:00Z">
              <w:rPr>
                <w:rFonts w:ascii="Garamond" w:hAnsi="Garamond"/>
                <w:color w:val="FF0000"/>
              </w:rPr>
            </w:rPrChange>
          </w:rPr>
          <w:delText xml:space="preserve">ot </w:delText>
        </w:r>
        <w:r w:rsidR="00382588" w:rsidRPr="00FF23D4" w:rsidDel="002C6D92">
          <w:rPr>
            <w:rFonts w:ascii="Garamond" w:hAnsi="Garamond"/>
            <w:color w:val="000000" w:themeColor="text1"/>
            <w:rPrChange w:id="4205" w:author="Michael Jennions" w:date="2020-08-18T21:10:00Z">
              <w:rPr>
                <w:rFonts w:ascii="Garamond" w:hAnsi="Garamond"/>
                <w:color w:val="FF0000"/>
              </w:rPr>
            </w:rPrChange>
          </w:rPr>
          <w:delText>just</w:delText>
        </w:r>
        <w:r w:rsidR="0079338B" w:rsidRPr="00FF23D4" w:rsidDel="002C6D92">
          <w:rPr>
            <w:rFonts w:ascii="Garamond" w:hAnsi="Garamond"/>
            <w:color w:val="000000" w:themeColor="text1"/>
            <w:rPrChange w:id="4206" w:author="Michael Jennions" w:date="2020-08-18T21:10:00Z">
              <w:rPr>
                <w:rFonts w:ascii="Garamond" w:hAnsi="Garamond"/>
                <w:color w:val="FF0000"/>
              </w:rPr>
            </w:rPrChange>
          </w:rPr>
          <w:delText xml:space="preserve"> </w:delText>
        </w:r>
        <w:r w:rsidR="00945ECA" w:rsidRPr="00FF23D4" w:rsidDel="002C6D92">
          <w:rPr>
            <w:rFonts w:ascii="Garamond" w:hAnsi="Garamond"/>
            <w:color w:val="000000" w:themeColor="text1"/>
            <w:rPrChange w:id="4207" w:author="Michael Jennions" w:date="2020-08-18T21:10:00Z">
              <w:rPr>
                <w:rFonts w:ascii="Garamond" w:hAnsi="Garamond"/>
                <w:color w:val="FF0000"/>
              </w:rPr>
            </w:rPrChange>
          </w:rPr>
          <w:delText xml:space="preserve">because of sex chromosomal arrangement. </w:delText>
        </w:r>
      </w:del>
    </w:p>
    <w:p w14:paraId="4C3D390B" w14:textId="7B36613A" w:rsidR="00945ECA" w:rsidRPr="00FF23D4" w:rsidDel="00DE7D4F" w:rsidRDefault="00945ECA">
      <w:pPr>
        <w:rPr>
          <w:del w:id="4208" w:author="Michael Jennions" w:date="2020-08-18T21:04:00Z"/>
          <w:rFonts w:ascii="Garamond" w:hAnsi="Garamond"/>
          <w:color w:val="000000" w:themeColor="text1"/>
          <w:rPrChange w:id="4209" w:author="Michael Jennions" w:date="2020-08-18T21:10:00Z">
            <w:rPr>
              <w:del w:id="4210" w:author="Michael Jennions" w:date="2020-08-18T21:04:00Z"/>
              <w:rFonts w:ascii="Garamond" w:hAnsi="Garamond"/>
              <w:color w:val="FF0000"/>
            </w:rPr>
          </w:rPrChange>
        </w:rPr>
      </w:pPr>
    </w:p>
    <w:p w14:paraId="6DFC9BF5" w14:textId="328CD048" w:rsidR="005F153B" w:rsidRPr="00213A82" w:rsidDel="007B5710" w:rsidRDefault="000C6F77">
      <w:pPr>
        <w:rPr>
          <w:del w:id="4211" w:author="Michael Jennions" w:date="2020-08-18T21:25:00Z"/>
          <w:rFonts w:ascii="Garamond" w:hAnsi="Garamond"/>
          <w:color w:val="000000" w:themeColor="text1"/>
          <w:rPrChange w:id="4212" w:author="Michael Jennions" w:date="2020-08-18T21:35:00Z">
            <w:rPr>
              <w:del w:id="4213" w:author="Michael Jennions" w:date="2020-08-18T21:25:00Z"/>
              <w:rFonts w:ascii="Garamond" w:hAnsi="Garamond"/>
              <w:color w:val="FF0000"/>
            </w:rPr>
          </w:rPrChange>
        </w:rPr>
        <w:pPrChange w:id="4214" w:author="Michael Jennions" w:date="2020-08-18T21:11:00Z">
          <w:pPr>
            <w:ind w:firstLine="360"/>
          </w:pPr>
        </w:pPrChange>
      </w:pPr>
      <w:del w:id="4215" w:author="Michael Jennions" w:date="2020-08-18T21:04:00Z">
        <w:r w:rsidRPr="00FF23D4" w:rsidDel="00DE7D4F">
          <w:rPr>
            <w:rFonts w:ascii="Garamond" w:hAnsi="Garamond"/>
            <w:color w:val="000000" w:themeColor="text1"/>
            <w:rPrChange w:id="4216" w:author="Michael Jennions" w:date="2020-08-18T21:10:00Z">
              <w:rPr>
                <w:rFonts w:ascii="Garamond" w:hAnsi="Garamond"/>
                <w:color w:val="FF0000"/>
              </w:rPr>
            </w:rPrChange>
          </w:rPr>
          <w:delText xml:space="preserve">Despite suggestions that </w:delText>
        </w:r>
        <w:r w:rsidR="00BB0490" w:rsidRPr="00FF23D4" w:rsidDel="00DE7D4F">
          <w:rPr>
            <w:rFonts w:ascii="Garamond" w:hAnsi="Garamond"/>
            <w:color w:val="000000" w:themeColor="text1"/>
            <w:rPrChange w:id="4217" w:author="Michael Jennions" w:date="2020-08-18T21:10:00Z">
              <w:rPr>
                <w:rFonts w:ascii="Garamond" w:hAnsi="Garamond"/>
                <w:color w:val="FF0000"/>
              </w:rPr>
            </w:rPrChange>
          </w:rPr>
          <w:delText xml:space="preserve">most shared traits should have </w:delText>
        </w:r>
        <w:r w:rsidRPr="00FF23D4" w:rsidDel="00DE7D4F">
          <w:rPr>
            <w:rFonts w:ascii="Garamond" w:hAnsi="Garamond"/>
            <w:color w:val="000000" w:themeColor="text1"/>
            <w:rPrChange w:id="4218" w:author="Michael Jennions" w:date="2020-08-18T21:10:00Z">
              <w:rPr>
                <w:rFonts w:ascii="Garamond" w:hAnsi="Garamond"/>
                <w:color w:val="FF0000"/>
              </w:rPr>
            </w:rPrChange>
          </w:rPr>
          <w:delText xml:space="preserve">greater male variability, </w:delText>
        </w:r>
        <w:r w:rsidR="00BB0490" w:rsidRPr="00FF23D4" w:rsidDel="00DE7D4F">
          <w:rPr>
            <w:rFonts w:ascii="Garamond" w:hAnsi="Garamond"/>
            <w:color w:val="000000" w:themeColor="text1"/>
            <w:rPrChange w:id="4219" w:author="Michael Jennions" w:date="2020-08-18T21:10:00Z">
              <w:rPr>
                <w:rFonts w:ascii="Garamond" w:hAnsi="Garamond"/>
                <w:color w:val="FF0000"/>
              </w:rPr>
            </w:rPrChange>
          </w:rPr>
          <w:delText xml:space="preserve">our meta-analysis found no </w:delText>
        </w:r>
        <w:r w:rsidR="00616178" w:rsidRPr="00FF23D4" w:rsidDel="00DE7D4F">
          <w:rPr>
            <w:rFonts w:ascii="Garamond" w:hAnsi="Garamond"/>
            <w:color w:val="000000" w:themeColor="text1"/>
            <w:rPrChange w:id="4220" w:author="Michael Jennions" w:date="2020-08-18T21:10:00Z">
              <w:rPr>
                <w:rFonts w:ascii="Garamond" w:hAnsi="Garamond"/>
                <w:color w:val="FF0000"/>
              </w:rPr>
            </w:rPrChange>
          </w:rPr>
          <w:delText xml:space="preserve">evidence for </w:delText>
        </w:r>
        <w:r w:rsidR="00BB0490" w:rsidRPr="00FF23D4" w:rsidDel="00DE7D4F">
          <w:rPr>
            <w:rFonts w:ascii="Garamond" w:hAnsi="Garamond"/>
            <w:color w:val="000000" w:themeColor="text1"/>
            <w:rPrChange w:id="4221" w:author="Michael Jennions" w:date="2020-08-18T21:10:00Z">
              <w:rPr>
                <w:rFonts w:ascii="Garamond" w:hAnsi="Garamond"/>
                <w:color w:val="FF0000"/>
              </w:rPr>
            </w:rPrChange>
          </w:rPr>
          <w:delText xml:space="preserve">male-biased variability for </w:delText>
        </w:r>
        <w:r w:rsidR="00616178" w:rsidRPr="00FF23D4" w:rsidDel="00DE7D4F">
          <w:rPr>
            <w:rFonts w:ascii="Garamond" w:hAnsi="Garamond"/>
            <w:color w:val="000000" w:themeColor="text1"/>
            <w:rPrChange w:id="4222" w:author="Michael Jennions" w:date="2020-08-18T21:10:00Z">
              <w:rPr>
                <w:rFonts w:ascii="Garamond" w:hAnsi="Garamond"/>
                <w:color w:val="FF0000"/>
              </w:rPr>
            </w:rPrChange>
          </w:rPr>
          <w:delText xml:space="preserve">any </w:delText>
        </w:r>
        <w:r w:rsidR="00BB0490" w:rsidRPr="00FF23D4" w:rsidDel="00DE7D4F">
          <w:rPr>
            <w:rFonts w:ascii="Garamond" w:hAnsi="Garamond"/>
            <w:color w:val="000000" w:themeColor="text1"/>
            <w:rPrChange w:id="4223" w:author="Michael Jennions" w:date="2020-08-18T21:10:00Z">
              <w:rPr>
                <w:rFonts w:ascii="Garamond" w:hAnsi="Garamond"/>
                <w:color w:val="FF0000"/>
              </w:rPr>
            </w:rPrChange>
          </w:rPr>
          <w:delText xml:space="preserve">personality trait. </w:delText>
        </w:r>
        <w:r w:rsidR="00770E7A" w:rsidRPr="00FF23D4" w:rsidDel="00DE7D4F">
          <w:rPr>
            <w:rFonts w:ascii="Garamond" w:hAnsi="Garamond"/>
            <w:color w:val="000000" w:themeColor="text1"/>
            <w:rPrChange w:id="4224" w:author="Michael Jennions" w:date="2020-08-18T21:10:00Z">
              <w:rPr>
                <w:rFonts w:ascii="Garamond" w:hAnsi="Garamond"/>
                <w:color w:val="FF0000"/>
              </w:rPr>
            </w:rPrChange>
          </w:rPr>
          <w:delText>W</w:delText>
        </w:r>
        <w:r w:rsidRPr="00FF23D4" w:rsidDel="00DE7D4F">
          <w:rPr>
            <w:rFonts w:ascii="Garamond" w:hAnsi="Garamond"/>
            <w:color w:val="000000" w:themeColor="text1"/>
            <w:rPrChange w:id="4225" w:author="Michael Jennions" w:date="2020-08-18T21:10:00Z">
              <w:rPr>
                <w:rFonts w:ascii="Garamond" w:hAnsi="Garamond"/>
                <w:color w:val="FF0000"/>
              </w:rPr>
            </w:rPrChange>
          </w:rPr>
          <w:delText xml:space="preserve">e </w:delText>
        </w:r>
        <w:r w:rsidR="009F51BB" w:rsidRPr="00FF23D4" w:rsidDel="00DE7D4F">
          <w:rPr>
            <w:rFonts w:ascii="Garamond" w:hAnsi="Garamond"/>
            <w:color w:val="000000" w:themeColor="text1"/>
            <w:rPrChange w:id="4226" w:author="Michael Jennions" w:date="2020-08-18T21:10:00Z">
              <w:rPr>
                <w:rFonts w:ascii="Garamond" w:hAnsi="Garamond"/>
                <w:color w:val="FF0000"/>
              </w:rPr>
            </w:rPrChange>
          </w:rPr>
          <w:delText>expected aggression</w:delText>
        </w:r>
        <w:r w:rsidR="00616178" w:rsidRPr="00FF23D4" w:rsidDel="00DE7D4F">
          <w:rPr>
            <w:rFonts w:ascii="Garamond" w:hAnsi="Garamond"/>
            <w:color w:val="000000" w:themeColor="text1"/>
            <w:rPrChange w:id="4227" w:author="Michael Jennions" w:date="2020-08-18T21:10:00Z">
              <w:rPr>
                <w:rFonts w:ascii="Garamond" w:hAnsi="Garamond"/>
                <w:color w:val="FF0000"/>
              </w:rPr>
            </w:rPrChange>
          </w:rPr>
          <w:delText xml:space="preserve"> </w:delText>
        </w:r>
        <w:r w:rsidR="009F51BB" w:rsidRPr="00FF23D4" w:rsidDel="00DE7D4F">
          <w:rPr>
            <w:rFonts w:ascii="Garamond" w:hAnsi="Garamond"/>
            <w:color w:val="000000" w:themeColor="text1"/>
            <w:rPrChange w:id="4228" w:author="Michael Jennions" w:date="2020-08-18T21:10:00Z">
              <w:rPr>
                <w:rFonts w:ascii="Garamond" w:hAnsi="Garamond"/>
                <w:color w:val="FF0000"/>
              </w:rPr>
            </w:rPrChange>
          </w:rPr>
          <w:delText xml:space="preserve">to show strong male bias within all taxonomic groups </w:delText>
        </w:r>
        <w:r w:rsidR="004D74EA" w:rsidRPr="00FF23D4" w:rsidDel="00DE7D4F">
          <w:rPr>
            <w:rFonts w:ascii="Garamond" w:hAnsi="Garamond"/>
            <w:color w:val="000000" w:themeColor="text1"/>
            <w:rPrChange w:id="4229" w:author="Michael Jennions" w:date="2020-08-18T21:10:00Z">
              <w:rPr>
                <w:rFonts w:ascii="Garamond" w:hAnsi="Garamond"/>
                <w:color w:val="FF0000"/>
              </w:rPr>
            </w:rPrChange>
          </w:rPr>
          <w:delText>for mean differences and variability</w:delText>
        </w:r>
        <w:r w:rsidR="00616178" w:rsidRPr="00FF23D4" w:rsidDel="00DE7D4F">
          <w:rPr>
            <w:rFonts w:ascii="Garamond" w:hAnsi="Garamond"/>
            <w:color w:val="000000" w:themeColor="text1"/>
            <w:rPrChange w:id="4230" w:author="Michael Jennions" w:date="2020-08-18T21:10:00Z">
              <w:rPr>
                <w:rFonts w:ascii="Garamond" w:hAnsi="Garamond"/>
                <w:color w:val="FF0000"/>
              </w:rPr>
            </w:rPrChange>
          </w:rPr>
          <w:delText>, y</w:delText>
        </w:r>
        <w:r w:rsidR="004D74EA" w:rsidRPr="00FF23D4" w:rsidDel="00DE7D4F">
          <w:rPr>
            <w:rFonts w:ascii="Garamond" w:hAnsi="Garamond"/>
            <w:color w:val="000000" w:themeColor="text1"/>
            <w:rPrChange w:id="4231" w:author="Michael Jennions" w:date="2020-08-18T21:10:00Z">
              <w:rPr>
                <w:rFonts w:ascii="Garamond" w:hAnsi="Garamond"/>
                <w:color w:val="FF0000"/>
              </w:rPr>
            </w:rPrChange>
          </w:rPr>
          <w:delText>et</w:delText>
        </w:r>
        <w:r w:rsidR="009F51BB" w:rsidRPr="00FF23D4" w:rsidDel="00DE7D4F">
          <w:rPr>
            <w:rFonts w:ascii="Garamond" w:hAnsi="Garamond"/>
            <w:color w:val="000000" w:themeColor="text1"/>
            <w:rPrChange w:id="4232" w:author="Michael Jennions" w:date="2020-08-18T21:10:00Z">
              <w:rPr>
                <w:rFonts w:ascii="Garamond" w:hAnsi="Garamond"/>
                <w:color w:val="FF0000"/>
              </w:rPr>
            </w:rPrChange>
          </w:rPr>
          <w:delText xml:space="preserve"> only invertebrates had significant sex differences in mean aggression, and </w:delText>
        </w:r>
        <w:r w:rsidR="001D64AB" w:rsidRPr="00FF23D4" w:rsidDel="00DE7D4F">
          <w:rPr>
            <w:rFonts w:ascii="Garamond" w:hAnsi="Garamond"/>
            <w:color w:val="000000" w:themeColor="text1"/>
            <w:rPrChange w:id="4233" w:author="Michael Jennions" w:date="2020-08-18T21:10:00Z">
              <w:rPr>
                <w:rFonts w:ascii="Garamond" w:hAnsi="Garamond"/>
                <w:color w:val="FF0000"/>
              </w:rPr>
            </w:rPrChange>
          </w:rPr>
          <w:delText xml:space="preserve">only fish </w:delText>
        </w:r>
        <w:r w:rsidR="00FE075B" w:rsidRPr="00FF23D4" w:rsidDel="00DE7D4F">
          <w:rPr>
            <w:rFonts w:ascii="Garamond" w:hAnsi="Garamond"/>
            <w:color w:val="000000" w:themeColor="text1"/>
            <w:rPrChange w:id="4234" w:author="Michael Jennions" w:date="2020-08-18T21:10:00Z">
              <w:rPr>
                <w:rFonts w:ascii="Garamond" w:hAnsi="Garamond"/>
                <w:color w:val="FF0000"/>
              </w:rPr>
            </w:rPrChange>
          </w:rPr>
          <w:delText>had significant</w:delText>
        </w:r>
        <w:r w:rsidR="009F51BB" w:rsidRPr="00FF23D4" w:rsidDel="00DE7D4F">
          <w:rPr>
            <w:rFonts w:ascii="Garamond" w:hAnsi="Garamond"/>
            <w:color w:val="000000" w:themeColor="text1"/>
            <w:rPrChange w:id="4235" w:author="Michael Jennions" w:date="2020-08-18T21:10:00Z">
              <w:rPr>
                <w:rFonts w:ascii="Garamond" w:hAnsi="Garamond"/>
                <w:color w:val="FF0000"/>
              </w:rPr>
            </w:rPrChange>
          </w:rPr>
          <w:delText xml:space="preserve"> sex differences in variability </w:delText>
        </w:r>
        <w:r w:rsidR="00FE075B" w:rsidRPr="00FF23D4" w:rsidDel="00DE7D4F">
          <w:rPr>
            <w:rFonts w:ascii="Garamond" w:hAnsi="Garamond"/>
            <w:color w:val="000000" w:themeColor="text1"/>
            <w:rPrChange w:id="4236" w:author="Michael Jennions" w:date="2020-08-18T21:10:00Z">
              <w:rPr>
                <w:rFonts w:ascii="Garamond" w:hAnsi="Garamond"/>
                <w:color w:val="FF0000"/>
              </w:rPr>
            </w:rPrChange>
          </w:rPr>
          <w:delText>for</w:delText>
        </w:r>
        <w:r w:rsidR="009F51BB" w:rsidRPr="00FF23D4" w:rsidDel="00DE7D4F">
          <w:rPr>
            <w:rFonts w:ascii="Garamond" w:hAnsi="Garamond"/>
            <w:color w:val="000000" w:themeColor="text1"/>
            <w:rPrChange w:id="4237" w:author="Michael Jennions" w:date="2020-08-18T21:10:00Z">
              <w:rPr>
                <w:rFonts w:ascii="Garamond" w:hAnsi="Garamond"/>
                <w:color w:val="FF0000"/>
              </w:rPr>
            </w:rPrChange>
          </w:rPr>
          <w:delText xml:space="preserve"> aggression</w:delText>
        </w:r>
        <w:r w:rsidR="001D64AB" w:rsidRPr="00FF23D4" w:rsidDel="00DE7D4F">
          <w:rPr>
            <w:rFonts w:ascii="Garamond" w:hAnsi="Garamond"/>
            <w:color w:val="000000" w:themeColor="text1"/>
            <w:rPrChange w:id="4238" w:author="Michael Jennions" w:date="2020-08-18T21:10:00Z">
              <w:rPr>
                <w:rFonts w:ascii="Garamond" w:hAnsi="Garamond"/>
                <w:color w:val="FF0000"/>
              </w:rPr>
            </w:rPrChange>
          </w:rPr>
          <w:delText xml:space="preserve"> (female-biased)</w:delText>
        </w:r>
        <w:r w:rsidRPr="00FF23D4" w:rsidDel="00DE7D4F">
          <w:rPr>
            <w:rFonts w:ascii="Garamond" w:hAnsi="Garamond"/>
            <w:color w:val="000000" w:themeColor="text1"/>
            <w:rPrChange w:id="4239" w:author="Michael Jennions" w:date="2020-08-18T21:10:00Z">
              <w:rPr>
                <w:rFonts w:ascii="Garamond" w:hAnsi="Garamond"/>
                <w:color w:val="FF0000"/>
              </w:rPr>
            </w:rPrChange>
          </w:rPr>
          <w:delText xml:space="preserve">. </w:delText>
        </w:r>
        <w:r w:rsidR="00FE075B" w:rsidRPr="00FF23D4" w:rsidDel="00DE7D4F">
          <w:rPr>
            <w:rFonts w:ascii="Garamond" w:hAnsi="Garamond"/>
            <w:color w:val="000000" w:themeColor="text1"/>
            <w:rPrChange w:id="4240" w:author="Michael Jennions" w:date="2020-08-18T21:10:00Z">
              <w:rPr>
                <w:rFonts w:ascii="Garamond" w:hAnsi="Garamond"/>
                <w:color w:val="FF0000"/>
              </w:rPr>
            </w:rPrChange>
          </w:rPr>
          <w:delText xml:space="preserve">These results </w:delText>
        </w:r>
        <w:r w:rsidR="00616178" w:rsidRPr="00FF23D4" w:rsidDel="00DE7D4F">
          <w:rPr>
            <w:rFonts w:ascii="Garamond" w:hAnsi="Garamond"/>
            <w:color w:val="000000" w:themeColor="text1"/>
            <w:rPrChange w:id="4241" w:author="Michael Jennions" w:date="2020-08-18T21:10:00Z">
              <w:rPr>
                <w:rFonts w:ascii="Garamond" w:hAnsi="Garamond"/>
                <w:color w:val="FF0000"/>
              </w:rPr>
            </w:rPrChange>
          </w:rPr>
          <w:delText>were</w:delText>
        </w:r>
        <w:r w:rsidRPr="00FF23D4" w:rsidDel="00DE7D4F">
          <w:rPr>
            <w:rFonts w:ascii="Garamond" w:hAnsi="Garamond"/>
            <w:color w:val="000000" w:themeColor="text1"/>
            <w:rPrChange w:id="4242" w:author="Michael Jennions" w:date="2020-08-18T21:10:00Z">
              <w:rPr>
                <w:rFonts w:ascii="Garamond" w:hAnsi="Garamond"/>
                <w:color w:val="FF0000"/>
              </w:rPr>
            </w:rPrChange>
          </w:rPr>
          <w:delText xml:space="preserve"> surprising given </w:delText>
        </w:r>
      </w:del>
      <w:moveFromRangeStart w:id="4243" w:author="Michael Jennions" w:date="2020-08-18T20:50:00Z" w:name="move48676264"/>
      <w:moveFrom w:id="4244" w:author="Michael Jennions" w:date="2020-08-18T20:50:00Z">
        <w:del w:id="4245" w:author="Michael Jennions" w:date="2020-08-18T21:04:00Z">
          <w:r w:rsidRPr="00FF23D4" w:rsidDel="00DE7D4F">
            <w:rPr>
              <w:rFonts w:ascii="Garamond" w:hAnsi="Garamond"/>
              <w:color w:val="000000" w:themeColor="text1"/>
              <w:rPrChange w:id="4246" w:author="Michael Jennions" w:date="2020-08-18T21:10:00Z">
                <w:rPr>
                  <w:rFonts w:ascii="Garamond" w:hAnsi="Garamond"/>
                  <w:color w:val="FF0000"/>
                </w:rPr>
              </w:rPrChange>
            </w:rPr>
            <w:delText xml:space="preserve">that male aggression should correlate with male-male competition and </w:delText>
          </w:r>
          <w:r w:rsidR="001D64AB" w:rsidRPr="00FF23D4" w:rsidDel="00DE7D4F">
            <w:rPr>
              <w:rFonts w:ascii="Garamond" w:hAnsi="Garamond"/>
              <w:color w:val="000000" w:themeColor="text1"/>
              <w:rPrChange w:id="4247" w:author="Michael Jennions" w:date="2020-08-18T21:10:00Z">
                <w:rPr>
                  <w:rFonts w:ascii="Garamond" w:hAnsi="Garamond"/>
                  <w:color w:val="FF0000"/>
                </w:rPr>
              </w:rPrChange>
            </w:rPr>
            <w:delText>sexual selection</w:delText>
          </w:r>
          <w:r w:rsidR="00D40DD1" w:rsidRPr="00FF23D4" w:rsidDel="00DE7D4F">
            <w:rPr>
              <w:rFonts w:ascii="Garamond" w:hAnsi="Garamond"/>
              <w:color w:val="000000" w:themeColor="text1"/>
              <w:rPrChange w:id="4248" w:author="Michael Jennions" w:date="2020-08-18T21:10:00Z">
                <w:rPr>
                  <w:rFonts w:ascii="Garamond" w:hAnsi="Garamond"/>
                  <w:color w:val="FF0000"/>
                </w:rPr>
              </w:rPrChange>
            </w:rPr>
            <w:delText xml:space="preserve"> (e.g. Schuett </w:delText>
          </w:r>
          <w:r w:rsidR="00D40DD1" w:rsidRPr="00FF23D4" w:rsidDel="00DE7D4F">
            <w:rPr>
              <w:rFonts w:ascii="Garamond" w:hAnsi="Garamond"/>
              <w:i/>
              <w:color w:val="000000" w:themeColor="text1"/>
              <w:rPrChange w:id="4249" w:author="Michael Jennions" w:date="2020-08-18T21:10:00Z">
                <w:rPr>
                  <w:rFonts w:ascii="Garamond" w:hAnsi="Garamond"/>
                  <w:i/>
                  <w:color w:val="FF0000"/>
                </w:rPr>
              </w:rPrChange>
            </w:rPr>
            <w:delText>et al</w:delText>
          </w:r>
          <w:r w:rsidR="00D40DD1" w:rsidRPr="00FF23D4" w:rsidDel="00DE7D4F">
            <w:rPr>
              <w:rFonts w:ascii="Garamond" w:hAnsi="Garamond"/>
              <w:color w:val="000000" w:themeColor="text1"/>
              <w:rPrChange w:id="4250" w:author="Michael Jennions" w:date="2020-08-18T21:10:00Z">
                <w:rPr>
                  <w:rFonts w:ascii="Garamond" w:hAnsi="Garamond"/>
                  <w:color w:val="FF0000"/>
                </w:rPr>
              </w:rPrChange>
            </w:rPr>
            <w:delText>. 2010)</w:delText>
          </w:r>
          <w:r w:rsidRPr="00FF23D4" w:rsidDel="00DE7D4F">
            <w:rPr>
              <w:rFonts w:ascii="Garamond" w:hAnsi="Garamond"/>
              <w:color w:val="000000" w:themeColor="text1"/>
              <w:rPrChange w:id="4251" w:author="Michael Jennions" w:date="2020-08-18T21:10:00Z">
                <w:rPr>
                  <w:rFonts w:ascii="Garamond" w:hAnsi="Garamond"/>
                  <w:color w:val="FF0000"/>
                </w:rPr>
              </w:rPrChange>
            </w:rPr>
            <w:delText xml:space="preserve">. </w:delText>
          </w:r>
        </w:del>
      </w:moveFrom>
      <w:moveFromRangeEnd w:id="4243"/>
      <w:del w:id="4252" w:author="Michael Jennions" w:date="2020-08-18T21:04:00Z">
        <w:r w:rsidR="00DF3272" w:rsidRPr="00FF23D4" w:rsidDel="00DE7D4F">
          <w:rPr>
            <w:rFonts w:ascii="Garamond" w:hAnsi="Garamond"/>
            <w:color w:val="000000" w:themeColor="text1"/>
            <w:rPrChange w:id="4253" w:author="Michael Jennions" w:date="2020-08-18T21:10:00Z">
              <w:rPr>
                <w:rFonts w:ascii="Garamond" w:hAnsi="Garamond"/>
                <w:color w:val="FF0000"/>
              </w:rPr>
            </w:rPrChange>
          </w:rPr>
          <w:delText xml:space="preserve">However, </w:delText>
        </w:r>
      </w:del>
      <w:r w:rsidR="005F153B" w:rsidRPr="00FF23D4">
        <w:rPr>
          <w:rFonts w:ascii="Garamond" w:hAnsi="Garamond"/>
          <w:color w:val="000000" w:themeColor="text1"/>
          <w:rPrChange w:id="4254" w:author="Michael Jennions" w:date="2020-08-18T21:10:00Z">
            <w:rPr>
              <w:rFonts w:ascii="Garamond" w:hAnsi="Garamond"/>
              <w:color w:val="FF0000"/>
            </w:rPr>
          </w:rPrChange>
        </w:rPr>
        <w:t xml:space="preserve">female </w:t>
      </w:r>
      <w:ins w:id="4255" w:author="Michael Jennions" w:date="2020-08-18T21:04:00Z">
        <w:r w:rsidR="00DE7D4F" w:rsidRPr="00FF23D4">
          <w:rPr>
            <w:rFonts w:ascii="Garamond" w:hAnsi="Garamond"/>
            <w:color w:val="000000" w:themeColor="text1"/>
            <w:rPrChange w:id="4256" w:author="Michael Jennions" w:date="2020-08-18T21:10:00Z">
              <w:rPr>
                <w:rFonts w:ascii="Garamond" w:hAnsi="Garamond"/>
                <w:color w:val="FF0000"/>
              </w:rPr>
            </w:rPrChange>
          </w:rPr>
          <w:t>o</w:t>
        </w:r>
      </w:ins>
      <w:ins w:id="4257" w:author="Michael Jennions" w:date="2020-08-18T21:05:00Z">
        <w:r w:rsidR="00DE7D4F" w:rsidRPr="00FF23D4">
          <w:rPr>
            <w:rFonts w:ascii="Garamond" w:hAnsi="Garamond"/>
            <w:color w:val="000000" w:themeColor="text1"/>
            <w:rPrChange w:id="4258" w:author="Michael Jennions" w:date="2020-08-18T21:10:00Z">
              <w:rPr>
                <w:rFonts w:ascii="Garamond" w:hAnsi="Garamond"/>
                <w:color w:val="FF0000"/>
              </w:rPr>
            </w:rPrChange>
          </w:rPr>
          <w:t xml:space="preserve">ften </w:t>
        </w:r>
      </w:ins>
      <w:del w:id="4259" w:author="Michael Jennions" w:date="2020-08-18T21:04:00Z">
        <w:r w:rsidR="005F153B" w:rsidRPr="00FF23D4" w:rsidDel="00DE7D4F">
          <w:rPr>
            <w:rFonts w:ascii="Garamond" w:hAnsi="Garamond"/>
            <w:color w:val="000000" w:themeColor="text1"/>
            <w:rPrChange w:id="4260" w:author="Michael Jennions" w:date="2020-08-18T21:10:00Z">
              <w:rPr>
                <w:rFonts w:ascii="Garamond" w:hAnsi="Garamond"/>
                <w:color w:val="FF0000"/>
              </w:rPr>
            </w:rPrChange>
          </w:rPr>
          <w:delText xml:space="preserve">aggression is common for </w:delText>
        </w:r>
      </w:del>
      <w:r w:rsidR="005F153B" w:rsidRPr="00FF23D4">
        <w:rPr>
          <w:rFonts w:ascii="Garamond" w:hAnsi="Garamond"/>
          <w:color w:val="000000" w:themeColor="text1"/>
          <w:rPrChange w:id="4261" w:author="Michael Jennions" w:date="2020-08-18T21:10:00Z">
            <w:rPr>
              <w:rFonts w:ascii="Garamond" w:hAnsi="Garamond"/>
              <w:color w:val="FF0000"/>
            </w:rPr>
          </w:rPrChange>
        </w:rPr>
        <w:t xml:space="preserve">establishing social hierarchies </w:t>
      </w:r>
      <w:ins w:id="4262" w:author="Michael Jennions" w:date="2020-08-18T21:05:00Z">
        <w:r w:rsidR="00DE7D4F" w:rsidRPr="00FF23D4">
          <w:rPr>
            <w:rFonts w:ascii="Garamond" w:hAnsi="Garamond"/>
            <w:color w:val="000000" w:themeColor="text1"/>
            <w:rPrChange w:id="4263" w:author="Michael Jennions" w:date="2020-08-18T21:10:00Z">
              <w:rPr>
                <w:rFonts w:ascii="Garamond" w:hAnsi="Garamond"/>
                <w:color w:val="FF0000"/>
              </w:rPr>
            </w:rPrChange>
          </w:rPr>
          <w:t xml:space="preserve">where </w:t>
        </w:r>
      </w:ins>
      <w:ins w:id="4264" w:author="Michael Jennions" w:date="2020-08-18T21:06:00Z">
        <w:r w:rsidR="004D310A" w:rsidRPr="00FF23D4">
          <w:rPr>
            <w:rFonts w:ascii="Garamond" w:hAnsi="Garamond"/>
            <w:color w:val="000000" w:themeColor="text1"/>
            <w:rPrChange w:id="4265" w:author="Michael Jennions" w:date="2020-08-18T21:10:00Z">
              <w:rPr>
                <w:rFonts w:ascii="Garamond" w:hAnsi="Garamond"/>
                <w:color w:val="FF0000"/>
              </w:rPr>
            </w:rPrChange>
          </w:rPr>
          <w:t xml:space="preserve">dominance </w:t>
        </w:r>
      </w:ins>
      <w:ins w:id="4266" w:author="Michael Jennions" w:date="2020-08-18T21:05:00Z">
        <w:r w:rsidR="00DE7D4F" w:rsidRPr="00FF23D4">
          <w:rPr>
            <w:rFonts w:ascii="Garamond" w:hAnsi="Garamond"/>
            <w:color w:val="000000" w:themeColor="text1"/>
            <w:rPrChange w:id="4267" w:author="Michael Jennions" w:date="2020-08-18T21:10:00Z">
              <w:rPr>
                <w:rFonts w:ascii="Garamond" w:hAnsi="Garamond"/>
                <w:color w:val="FF0000"/>
              </w:rPr>
            </w:rPrChange>
          </w:rPr>
          <w:t xml:space="preserve">rank is </w:t>
        </w:r>
      </w:ins>
      <w:ins w:id="4268" w:author="Michael Jennions" w:date="2020-08-18T21:06:00Z">
        <w:r w:rsidR="004D310A" w:rsidRPr="00FF23D4">
          <w:rPr>
            <w:rFonts w:ascii="Garamond" w:hAnsi="Garamond"/>
            <w:color w:val="000000" w:themeColor="text1"/>
            <w:rPrChange w:id="4269" w:author="Michael Jennions" w:date="2020-08-18T21:10:00Z">
              <w:rPr>
                <w:rFonts w:ascii="Garamond" w:hAnsi="Garamond"/>
                <w:color w:val="FF0000"/>
              </w:rPr>
            </w:rPrChange>
          </w:rPr>
          <w:t>maintained through aggressive interactions</w:t>
        </w:r>
      </w:ins>
      <w:del w:id="4270" w:author="Michael Jennions" w:date="2020-08-18T21:05:00Z">
        <w:r w:rsidR="005F153B" w:rsidRPr="00FF23D4" w:rsidDel="00DE7D4F">
          <w:rPr>
            <w:rFonts w:ascii="Garamond" w:hAnsi="Garamond"/>
            <w:color w:val="000000" w:themeColor="text1"/>
            <w:rPrChange w:id="4271" w:author="Michael Jennions" w:date="2020-08-18T21:10:00Z">
              <w:rPr>
                <w:rFonts w:ascii="Garamond" w:hAnsi="Garamond"/>
                <w:color w:val="FF0000"/>
              </w:rPr>
            </w:rPrChange>
          </w:rPr>
          <w:delText>and for defending offspring</w:delText>
        </w:r>
      </w:del>
      <w:r w:rsidR="005F153B" w:rsidRPr="00FF23D4">
        <w:rPr>
          <w:rFonts w:ascii="Garamond" w:hAnsi="Garamond"/>
          <w:color w:val="000000" w:themeColor="text1"/>
          <w:rPrChange w:id="4272" w:author="Michael Jennions" w:date="2020-08-18T21:10:00Z">
            <w:rPr>
              <w:rFonts w:ascii="Garamond" w:hAnsi="Garamond"/>
              <w:color w:val="FF0000"/>
            </w:rPr>
          </w:rPrChange>
        </w:rPr>
        <w:t xml:space="preserve"> </w:t>
      </w:r>
      <w:commentRangeStart w:id="4273"/>
      <w:r w:rsidR="005F153B" w:rsidRPr="00FF23D4">
        <w:rPr>
          <w:rFonts w:ascii="Garamond" w:hAnsi="Garamond"/>
          <w:color w:val="000000" w:themeColor="text1"/>
          <w:rPrChange w:id="4274" w:author="Michael Jennions" w:date="2020-08-18T21:10:00Z">
            <w:rPr>
              <w:rFonts w:ascii="Garamond" w:hAnsi="Garamond"/>
              <w:color w:val="FF0000"/>
            </w:rPr>
          </w:rPrChange>
        </w:rPr>
        <w:fldChar w:fldCharType="begin" w:fldLock="1"/>
      </w:r>
      <w:r w:rsidR="00967FCB" w:rsidRPr="00FF23D4">
        <w:rPr>
          <w:rFonts w:ascii="Garamond" w:hAnsi="Garamond"/>
          <w:color w:val="000000" w:themeColor="text1"/>
          <w:rPrChange w:id="4275" w:author="Michael Jennions" w:date="2020-08-18T21:10:00Z">
            <w:rPr>
              <w:rFonts w:ascii="Garamond" w:hAnsi="Garamond"/>
              <w:color w:val="FF0000"/>
            </w:rPr>
          </w:rPrChange>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FF23D4">
        <w:rPr>
          <w:rFonts w:ascii="Garamond" w:hAnsi="Garamond"/>
          <w:color w:val="000000" w:themeColor="text1"/>
          <w:rPrChange w:id="4276" w:author="Michael Jennions" w:date="2020-08-18T21:10:00Z">
            <w:rPr>
              <w:rFonts w:ascii="Garamond" w:hAnsi="Garamond"/>
              <w:color w:val="FF0000"/>
            </w:rPr>
          </w:rPrChange>
        </w:rPr>
        <w:fldChar w:fldCharType="separate"/>
      </w:r>
      <w:r w:rsidR="005F153B" w:rsidRPr="00FF23D4">
        <w:rPr>
          <w:rFonts w:ascii="Garamond" w:hAnsi="Garamond"/>
          <w:noProof/>
          <w:color w:val="000000" w:themeColor="text1"/>
          <w:rPrChange w:id="4277" w:author="Michael Jennions" w:date="2020-08-18T21:10:00Z">
            <w:rPr>
              <w:rFonts w:ascii="Garamond" w:hAnsi="Garamond"/>
              <w:noProof/>
              <w:color w:val="FF0000"/>
            </w:rPr>
          </w:rPrChange>
        </w:rPr>
        <w:t>(e.g. Campbell 1999)</w:t>
      </w:r>
      <w:r w:rsidR="005F153B" w:rsidRPr="00FF23D4">
        <w:rPr>
          <w:rFonts w:ascii="Garamond" w:hAnsi="Garamond"/>
          <w:color w:val="000000" w:themeColor="text1"/>
          <w:rPrChange w:id="4278" w:author="Michael Jennions" w:date="2020-08-18T21:10:00Z">
            <w:rPr>
              <w:rFonts w:ascii="Garamond" w:hAnsi="Garamond"/>
              <w:color w:val="FF0000"/>
            </w:rPr>
          </w:rPrChange>
        </w:rPr>
        <w:fldChar w:fldCharType="end"/>
      </w:r>
      <w:commentRangeEnd w:id="4273"/>
      <w:r w:rsidR="004D310A" w:rsidRPr="00FF23D4">
        <w:rPr>
          <w:rStyle w:val="CommentReference"/>
          <w:color w:val="000000" w:themeColor="text1"/>
          <w:rPrChange w:id="4279" w:author="Michael Jennions" w:date="2020-08-18T21:10:00Z">
            <w:rPr>
              <w:rStyle w:val="CommentReference"/>
            </w:rPr>
          </w:rPrChange>
        </w:rPr>
        <w:commentReference w:id="4273"/>
      </w:r>
      <w:r w:rsidR="005F153B" w:rsidRPr="00FF23D4">
        <w:rPr>
          <w:rFonts w:ascii="Garamond" w:hAnsi="Garamond"/>
          <w:color w:val="000000" w:themeColor="text1"/>
          <w:rPrChange w:id="4280" w:author="Michael Jennions" w:date="2020-08-18T21:10:00Z">
            <w:rPr>
              <w:rFonts w:ascii="Garamond" w:hAnsi="Garamond"/>
              <w:color w:val="FF0000"/>
            </w:rPr>
          </w:rPrChange>
        </w:rPr>
        <w:t xml:space="preserve">. </w:t>
      </w:r>
      <w:ins w:id="4281" w:author="Michael Jennions" w:date="2020-08-18T21:16:00Z">
        <w:r w:rsidR="00FF23D4">
          <w:rPr>
            <w:rFonts w:ascii="Garamond" w:hAnsi="Garamond"/>
            <w:color w:val="000000" w:themeColor="text1"/>
          </w:rPr>
          <w:t xml:space="preserve">Another possible </w:t>
        </w:r>
        <w:r w:rsidR="00FF23D4" w:rsidRPr="005D4781">
          <w:rPr>
            <w:rFonts w:ascii="Garamond" w:hAnsi="Garamond"/>
            <w:color w:val="000000" w:themeColor="text1"/>
          </w:rPr>
          <w:t xml:space="preserve">explanation for </w:t>
        </w:r>
        <w:r w:rsidR="00FF23D4">
          <w:rPr>
            <w:rFonts w:ascii="Garamond" w:hAnsi="Garamond"/>
            <w:color w:val="000000" w:themeColor="text1"/>
          </w:rPr>
          <w:t>our</w:t>
        </w:r>
        <w:r w:rsidR="00FF23D4" w:rsidRPr="005D4781">
          <w:rPr>
            <w:rFonts w:ascii="Garamond" w:hAnsi="Garamond"/>
            <w:color w:val="000000" w:themeColor="text1"/>
          </w:rPr>
          <w:t xml:space="preserve"> finding </w:t>
        </w:r>
      </w:ins>
      <w:ins w:id="4282" w:author="Michael Jennions" w:date="2020-08-18T21:26:00Z">
        <w:r w:rsidR="001A695A">
          <w:rPr>
            <w:rFonts w:ascii="Garamond" w:hAnsi="Garamond"/>
            <w:color w:val="000000" w:themeColor="text1"/>
          </w:rPr>
          <w:t xml:space="preserve">of no evidence for greater male variability in personality </w:t>
        </w:r>
      </w:ins>
      <w:ins w:id="4283" w:author="Michael Jennions" w:date="2020-08-18T21:16:00Z">
        <w:r w:rsidR="00FF23D4" w:rsidRPr="005D4781">
          <w:rPr>
            <w:rFonts w:ascii="Garamond" w:hAnsi="Garamond"/>
            <w:color w:val="000000" w:themeColor="text1"/>
          </w:rPr>
          <w:t>is that</w:t>
        </w:r>
        <w:r w:rsidR="00FF23D4" w:rsidRPr="00FF23D4" w:rsidDel="00FF23D4">
          <w:rPr>
            <w:rFonts w:ascii="Garamond" w:hAnsi="Garamond"/>
            <w:color w:val="000000" w:themeColor="text1"/>
          </w:rPr>
          <w:t xml:space="preserve"> </w:t>
        </w:r>
      </w:ins>
      <w:ins w:id="4284" w:author="Michael Jennions" w:date="2020-08-18T21:21:00Z">
        <w:r w:rsidR="007B5710">
          <w:rPr>
            <w:rFonts w:ascii="Garamond" w:hAnsi="Garamond"/>
            <w:color w:val="000000" w:themeColor="text1"/>
          </w:rPr>
          <w:t xml:space="preserve">many of the measures of </w:t>
        </w:r>
      </w:ins>
      <w:ins w:id="4285" w:author="Michael Jennions" w:date="2020-08-18T21:17:00Z">
        <w:r w:rsidR="00FF23D4">
          <w:rPr>
            <w:rFonts w:ascii="Garamond" w:hAnsi="Garamond"/>
            <w:color w:val="000000" w:themeColor="text1"/>
          </w:rPr>
          <w:t xml:space="preserve">personality </w:t>
        </w:r>
      </w:ins>
      <w:ins w:id="4286" w:author="Michael Jennions" w:date="2020-08-18T22:03:00Z">
        <w:r w:rsidR="00AC2B93">
          <w:rPr>
            <w:rFonts w:ascii="Garamond" w:hAnsi="Garamond"/>
            <w:color w:val="000000" w:themeColor="text1"/>
          </w:rPr>
          <w:t xml:space="preserve">made </w:t>
        </w:r>
      </w:ins>
      <w:ins w:id="4287" w:author="Michael Jennions" w:date="2020-08-18T21:21:00Z">
        <w:r w:rsidR="007B5710">
          <w:rPr>
            <w:rFonts w:ascii="Garamond" w:hAnsi="Garamond"/>
            <w:color w:val="000000" w:themeColor="text1"/>
          </w:rPr>
          <w:t xml:space="preserve">in animals </w:t>
        </w:r>
      </w:ins>
      <w:ins w:id="4288" w:author="Michael Jennions" w:date="2020-08-18T21:22:00Z">
        <w:r w:rsidR="007B5710">
          <w:rPr>
            <w:rFonts w:ascii="Garamond" w:hAnsi="Garamond"/>
            <w:color w:val="000000" w:themeColor="text1"/>
          </w:rPr>
          <w:t xml:space="preserve">involve behaviours </w:t>
        </w:r>
      </w:ins>
      <w:ins w:id="4289" w:author="Michael Jennions" w:date="2020-08-18T21:27:00Z">
        <w:r w:rsidR="001A695A">
          <w:rPr>
            <w:rFonts w:ascii="Garamond" w:hAnsi="Garamond"/>
            <w:color w:val="000000" w:themeColor="text1"/>
          </w:rPr>
          <w:t xml:space="preserve">that </w:t>
        </w:r>
      </w:ins>
      <w:ins w:id="4290" w:author="Michael Jennions" w:date="2020-08-18T21:23:00Z">
        <w:r w:rsidR="007B5710">
          <w:rPr>
            <w:rFonts w:ascii="Garamond" w:hAnsi="Garamond"/>
            <w:color w:val="000000" w:themeColor="text1"/>
          </w:rPr>
          <w:t>are un</w:t>
        </w:r>
      </w:ins>
      <w:ins w:id="4291" w:author="Michael Jennions" w:date="2020-08-18T21:27:00Z">
        <w:r w:rsidR="001A695A">
          <w:rPr>
            <w:rFonts w:ascii="Garamond" w:hAnsi="Garamond"/>
            <w:color w:val="000000" w:themeColor="text1"/>
          </w:rPr>
          <w:t>correlated</w:t>
        </w:r>
      </w:ins>
      <w:ins w:id="4292" w:author="Michael Jennions" w:date="2020-08-18T21:23:00Z">
        <w:r w:rsidR="007B5710">
          <w:rPr>
            <w:rFonts w:ascii="Garamond" w:hAnsi="Garamond"/>
            <w:color w:val="000000" w:themeColor="text1"/>
          </w:rPr>
          <w:t xml:space="preserve"> </w:t>
        </w:r>
      </w:ins>
      <w:ins w:id="4293" w:author="Michael Jennions" w:date="2020-08-18T21:27:00Z">
        <w:r w:rsidR="001A695A">
          <w:rPr>
            <w:rFonts w:ascii="Garamond" w:hAnsi="Garamond"/>
            <w:color w:val="000000" w:themeColor="text1"/>
          </w:rPr>
          <w:t>with</w:t>
        </w:r>
      </w:ins>
      <w:ins w:id="4294" w:author="Michael Jennions" w:date="2020-08-18T21:23:00Z">
        <w:r w:rsidR="007B5710">
          <w:rPr>
            <w:rFonts w:ascii="Garamond" w:hAnsi="Garamond"/>
            <w:color w:val="000000" w:themeColor="text1"/>
          </w:rPr>
          <w:t xml:space="preserve"> traits under sexual selection</w:t>
        </w:r>
      </w:ins>
      <w:ins w:id="4295" w:author="Michael Jennions" w:date="2020-08-18T22:03:00Z">
        <w:r w:rsidR="00AC2B93">
          <w:rPr>
            <w:rFonts w:ascii="Garamond" w:hAnsi="Garamond"/>
            <w:color w:val="000000" w:themeColor="text1"/>
          </w:rPr>
          <w:t>,</w:t>
        </w:r>
      </w:ins>
      <w:ins w:id="4296" w:author="Michael Jennions" w:date="2020-08-18T21:23:00Z">
        <w:r w:rsidR="007B5710">
          <w:rPr>
            <w:rFonts w:ascii="Garamond" w:hAnsi="Garamond"/>
            <w:color w:val="000000" w:themeColor="text1"/>
          </w:rPr>
          <w:t xml:space="preserve"> </w:t>
        </w:r>
      </w:ins>
      <w:ins w:id="4297" w:author="Michael Jennions" w:date="2020-08-18T22:04:00Z">
        <w:r w:rsidR="00AC2B93">
          <w:rPr>
            <w:rFonts w:ascii="Garamond" w:hAnsi="Garamond"/>
            <w:color w:val="000000" w:themeColor="text1"/>
          </w:rPr>
          <w:t>and likely to be under similar natural selection in both sexes</w:t>
        </w:r>
      </w:ins>
      <w:ins w:id="4298" w:author="Michael Jennions" w:date="2020-08-18T21:23:00Z">
        <w:r w:rsidR="007B5710">
          <w:rPr>
            <w:rFonts w:ascii="Garamond" w:hAnsi="Garamond"/>
            <w:color w:val="000000" w:themeColor="text1"/>
          </w:rPr>
          <w:t>.</w:t>
        </w:r>
      </w:ins>
      <w:ins w:id="4299" w:author="Michael Jennions" w:date="2020-08-18T21:22:00Z">
        <w:r w:rsidR="007B5710">
          <w:rPr>
            <w:rFonts w:ascii="Garamond" w:hAnsi="Garamond"/>
            <w:color w:val="000000" w:themeColor="text1"/>
          </w:rPr>
          <w:t xml:space="preserve"> </w:t>
        </w:r>
      </w:ins>
      <w:ins w:id="4300" w:author="Michael Jennions" w:date="2020-08-18T22:04:00Z">
        <w:r w:rsidR="00AC2B93">
          <w:rPr>
            <w:rFonts w:ascii="Garamond" w:hAnsi="Garamond"/>
            <w:color w:val="000000" w:themeColor="text1"/>
          </w:rPr>
          <w:t>For example</w:t>
        </w:r>
      </w:ins>
      <w:ins w:id="4301" w:author="Michael Jennions" w:date="2020-08-18T21:30:00Z">
        <w:r w:rsidR="001A695A">
          <w:rPr>
            <w:rFonts w:ascii="Garamond" w:hAnsi="Garamond"/>
            <w:color w:val="000000" w:themeColor="text1"/>
          </w:rPr>
          <w:t>, m</w:t>
        </w:r>
      </w:ins>
      <w:ins w:id="4302" w:author="Michael Jennions" w:date="2020-08-18T21:27:00Z">
        <w:r w:rsidR="001A695A">
          <w:rPr>
            <w:rFonts w:ascii="Garamond" w:hAnsi="Garamond"/>
            <w:color w:val="000000" w:themeColor="text1"/>
          </w:rPr>
          <w:t>a</w:t>
        </w:r>
        <w:r w:rsidR="001A695A" w:rsidRPr="00213A82">
          <w:rPr>
            <w:rFonts w:ascii="Garamond" w:hAnsi="Garamond"/>
            <w:color w:val="000000" w:themeColor="text1"/>
          </w:rPr>
          <w:t>ny animal p</w:t>
        </w:r>
      </w:ins>
      <w:moveFromRangeStart w:id="4303" w:author="Michael Jennions" w:date="2020-08-18T20:59:00Z" w:name="move48676772"/>
      <w:moveFrom w:id="4304" w:author="Michael Jennions" w:date="2020-08-18T20:59:00Z">
        <w:del w:id="4305" w:author="Michael Jennions" w:date="2020-08-18T21:16:00Z">
          <w:r w:rsidR="005F153B" w:rsidRPr="00213A82" w:rsidDel="00FF23D4">
            <w:rPr>
              <w:rFonts w:ascii="Garamond" w:hAnsi="Garamond"/>
              <w:color w:val="000000" w:themeColor="text1"/>
              <w:rPrChange w:id="4306" w:author="Michael Jennions" w:date="2020-08-18T21:35:00Z">
                <w:rPr>
                  <w:rFonts w:ascii="Garamond" w:hAnsi="Garamond"/>
                  <w:color w:val="FF0000"/>
                </w:rPr>
              </w:rPrChange>
            </w:rPr>
            <w:delText xml:space="preserve">Although sex roles can vary across the animal kingdom, females </w:delText>
          </w:r>
          <w:r w:rsidR="00AE1627" w:rsidRPr="00213A82" w:rsidDel="00FF23D4">
            <w:rPr>
              <w:rFonts w:ascii="Garamond" w:hAnsi="Garamond"/>
              <w:color w:val="000000" w:themeColor="text1"/>
              <w:rPrChange w:id="4307" w:author="Michael Jennions" w:date="2020-08-18T21:35:00Z">
                <w:rPr>
                  <w:rFonts w:ascii="Garamond" w:hAnsi="Garamond"/>
                  <w:color w:val="FF0000"/>
                </w:rPr>
              </w:rPrChange>
            </w:rPr>
            <w:delText xml:space="preserve">generally </w:delText>
          </w:r>
          <w:r w:rsidR="005F153B" w:rsidRPr="00213A82" w:rsidDel="00FF23D4">
            <w:rPr>
              <w:rFonts w:ascii="Garamond" w:hAnsi="Garamond"/>
              <w:color w:val="000000" w:themeColor="text1"/>
              <w:rPrChange w:id="4308" w:author="Michael Jennions" w:date="2020-08-18T21:35:00Z">
                <w:rPr>
                  <w:rFonts w:ascii="Garamond" w:hAnsi="Garamond"/>
                  <w:color w:val="FF0000"/>
                </w:rPr>
              </w:rPrChange>
            </w:rPr>
            <w:delText xml:space="preserve">have the greatest investment in offspring (via anisogamy, </w:delText>
          </w:r>
          <w:r w:rsidR="004923C5" w:rsidRPr="00213A82" w:rsidDel="00FF23D4">
            <w:rPr>
              <w:rFonts w:ascii="Garamond" w:hAnsi="Garamond"/>
              <w:color w:val="000000" w:themeColor="text1"/>
              <w:rPrChange w:id="4309" w:author="Michael Jennions" w:date="2020-08-18T21:35:00Z">
                <w:rPr>
                  <w:rFonts w:ascii="Garamond" w:hAnsi="Garamond"/>
                  <w:color w:val="FF0000"/>
                </w:rPr>
              </w:rPrChange>
            </w:rPr>
            <w:fldChar w:fldCharType="begin" w:fldLock="1"/>
          </w:r>
          <w:r w:rsidR="004923C5" w:rsidRPr="00213A82" w:rsidDel="00FF23D4">
            <w:rPr>
              <w:rFonts w:ascii="Garamond" w:hAnsi="Garamond"/>
              <w:color w:val="000000" w:themeColor="text1"/>
              <w:rPrChange w:id="4310" w:author="Michael Jennions" w:date="2020-08-18T21:35:00Z">
                <w:rPr>
                  <w:rFonts w:ascii="Garamond" w:hAnsi="Garamond"/>
                  <w:color w:val="FF0000"/>
                </w:rPr>
              </w:rPrChange>
            </w:rPr>
            <w:del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delInstrText>
          </w:r>
          <w:r w:rsidR="004923C5" w:rsidRPr="00213A82" w:rsidDel="00FF23D4">
            <w:rPr>
              <w:rFonts w:ascii="Garamond" w:hAnsi="Garamond"/>
              <w:color w:val="000000" w:themeColor="text1"/>
              <w:rPrChange w:id="4311" w:author="Michael Jennions" w:date="2020-08-18T21:35:00Z">
                <w:rPr>
                  <w:rFonts w:ascii="Garamond" w:hAnsi="Garamond"/>
                  <w:color w:val="FF0000"/>
                </w:rPr>
              </w:rPrChange>
            </w:rPr>
            <w:fldChar w:fldCharType="separate"/>
          </w:r>
          <w:r w:rsidR="004923C5" w:rsidRPr="00213A82" w:rsidDel="00FF23D4">
            <w:rPr>
              <w:rFonts w:ascii="Garamond" w:hAnsi="Garamond"/>
              <w:noProof/>
              <w:color w:val="000000" w:themeColor="text1"/>
              <w:rPrChange w:id="4312" w:author="Michael Jennions" w:date="2020-08-18T21:35:00Z">
                <w:rPr>
                  <w:rFonts w:ascii="Garamond" w:hAnsi="Garamond"/>
                  <w:noProof/>
                  <w:color w:val="FF0000"/>
                </w:rPr>
              </w:rPrChange>
            </w:rPr>
            <w:delText xml:space="preserve">Janicke </w:delText>
          </w:r>
          <w:r w:rsidR="004923C5" w:rsidRPr="00213A82" w:rsidDel="00FF23D4">
            <w:rPr>
              <w:rFonts w:ascii="Garamond" w:hAnsi="Garamond"/>
              <w:i/>
              <w:noProof/>
              <w:color w:val="000000" w:themeColor="text1"/>
              <w:rPrChange w:id="4313" w:author="Michael Jennions" w:date="2020-08-18T21:35:00Z">
                <w:rPr>
                  <w:rFonts w:ascii="Garamond" w:hAnsi="Garamond"/>
                  <w:i/>
                  <w:noProof/>
                  <w:color w:val="FF0000"/>
                </w:rPr>
              </w:rPrChange>
            </w:rPr>
            <w:delText>et al.</w:delText>
          </w:r>
          <w:r w:rsidR="004923C5" w:rsidRPr="00213A82" w:rsidDel="00FF23D4">
            <w:rPr>
              <w:rFonts w:ascii="Garamond" w:hAnsi="Garamond"/>
              <w:noProof/>
              <w:color w:val="000000" w:themeColor="text1"/>
              <w:rPrChange w:id="4314" w:author="Michael Jennions" w:date="2020-08-18T21:35:00Z">
                <w:rPr>
                  <w:rFonts w:ascii="Garamond" w:hAnsi="Garamond"/>
                  <w:noProof/>
                  <w:color w:val="FF0000"/>
                </w:rPr>
              </w:rPrChange>
            </w:rPr>
            <w:delText xml:space="preserve"> 2016)</w:delText>
          </w:r>
          <w:r w:rsidR="004923C5" w:rsidRPr="00213A82" w:rsidDel="00FF23D4">
            <w:rPr>
              <w:rFonts w:ascii="Garamond" w:hAnsi="Garamond"/>
              <w:color w:val="000000" w:themeColor="text1"/>
              <w:rPrChange w:id="4315" w:author="Michael Jennions" w:date="2020-08-18T21:35:00Z">
                <w:rPr>
                  <w:rFonts w:ascii="Garamond" w:hAnsi="Garamond"/>
                  <w:color w:val="FF0000"/>
                </w:rPr>
              </w:rPrChange>
            </w:rPr>
            <w:fldChar w:fldCharType="end"/>
          </w:r>
          <w:r w:rsidR="005F153B" w:rsidRPr="00213A82" w:rsidDel="00FF23D4">
            <w:rPr>
              <w:rFonts w:ascii="Garamond" w:hAnsi="Garamond"/>
              <w:color w:val="000000" w:themeColor="text1"/>
              <w:rPrChange w:id="4316" w:author="Michael Jennions" w:date="2020-08-18T21:35:00Z">
                <w:rPr>
                  <w:rFonts w:ascii="Garamond" w:hAnsi="Garamond"/>
                  <w:color w:val="FF0000"/>
                </w:rPr>
              </w:rPrChange>
            </w:rPr>
            <w:delText xml:space="preserve">, so females who provide parental care should be more aggressive than males in this context. </w:delText>
          </w:r>
        </w:del>
      </w:moveFrom>
      <w:moveFromRangeStart w:id="4317" w:author="Michael Jennions" w:date="2020-08-18T21:08:00Z" w:name="move48677299"/>
      <w:moveFromRangeEnd w:id="4303"/>
      <w:moveFrom w:id="4318" w:author="Michael Jennions" w:date="2020-08-18T21:08:00Z">
        <w:del w:id="4319" w:author="Michael Jennions" w:date="2020-08-18T21:16:00Z">
          <w:r w:rsidR="005F153B" w:rsidRPr="00213A82" w:rsidDel="00FF23D4">
            <w:rPr>
              <w:rFonts w:ascii="Garamond" w:hAnsi="Garamond"/>
              <w:color w:val="000000" w:themeColor="text1"/>
              <w:rPrChange w:id="4320" w:author="Michael Jennions" w:date="2020-08-18T21:35:00Z">
                <w:rPr>
                  <w:rFonts w:ascii="Garamond" w:hAnsi="Garamond"/>
                  <w:color w:val="FF0000"/>
                </w:rPr>
              </w:rPrChange>
            </w:rPr>
            <w:delText xml:space="preserve">Parental care could </w:delText>
          </w:r>
          <w:r w:rsidR="002B74A4" w:rsidRPr="00213A82" w:rsidDel="00FF23D4">
            <w:rPr>
              <w:rFonts w:ascii="Garamond" w:hAnsi="Garamond"/>
              <w:color w:val="000000" w:themeColor="text1"/>
              <w:rPrChange w:id="4321" w:author="Michael Jennions" w:date="2020-08-18T21:35:00Z">
                <w:rPr>
                  <w:rFonts w:ascii="Garamond" w:hAnsi="Garamond"/>
                  <w:color w:val="FF0000"/>
                </w:rPr>
              </w:rPrChange>
            </w:rPr>
            <w:delText xml:space="preserve">also </w:delText>
          </w:r>
          <w:r w:rsidR="005F153B" w:rsidRPr="00213A82" w:rsidDel="00FF23D4">
            <w:rPr>
              <w:rFonts w:ascii="Garamond" w:hAnsi="Garamond"/>
              <w:color w:val="000000" w:themeColor="text1"/>
              <w:rPrChange w:id="4322" w:author="Michael Jennions" w:date="2020-08-18T21:35:00Z">
                <w:rPr>
                  <w:rFonts w:ascii="Garamond" w:hAnsi="Garamond"/>
                  <w:color w:val="FF0000"/>
                </w:rPr>
              </w:rPrChange>
            </w:rPr>
            <w:delText xml:space="preserve">potentially explain why only invertebrate males were significantly more aggressive than females; </w:delText>
          </w:r>
          <w:r w:rsidR="002B74A4" w:rsidRPr="00213A82" w:rsidDel="00FF23D4">
            <w:rPr>
              <w:rFonts w:ascii="Garamond" w:hAnsi="Garamond"/>
              <w:color w:val="000000" w:themeColor="text1"/>
              <w:rPrChange w:id="4323" w:author="Michael Jennions" w:date="2020-08-18T21:35:00Z">
                <w:rPr>
                  <w:rFonts w:ascii="Garamond" w:hAnsi="Garamond"/>
                  <w:color w:val="FF0000"/>
                </w:rPr>
              </w:rPrChange>
            </w:rPr>
            <w:delText xml:space="preserve">in many species, </w:delText>
          </w:r>
          <w:r w:rsidR="005F153B" w:rsidRPr="00213A82" w:rsidDel="00FF23D4">
            <w:rPr>
              <w:rFonts w:ascii="Garamond" w:hAnsi="Garamond"/>
              <w:color w:val="000000" w:themeColor="text1"/>
              <w:rPrChange w:id="4324" w:author="Michael Jennions" w:date="2020-08-18T21:35:00Z">
                <w:rPr>
                  <w:rFonts w:ascii="Garamond" w:hAnsi="Garamond"/>
                  <w:color w:val="FF0000"/>
                </w:rPr>
              </w:rPrChange>
            </w:rPr>
            <w:delText>female</w:delText>
          </w:r>
          <w:r w:rsidR="002B74A4" w:rsidRPr="00213A82" w:rsidDel="00FF23D4">
            <w:rPr>
              <w:rFonts w:ascii="Garamond" w:hAnsi="Garamond"/>
              <w:color w:val="000000" w:themeColor="text1"/>
              <w:rPrChange w:id="4325" w:author="Michael Jennions" w:date="2020-08-18T21:35:00Z">
                <w:rPr>
                  <w:rFonts w:ascii="Garamond" w:hAnsi="Garamond"/>
                  <w:color w:val="FF0000"/>
                </w:rPr>
              </w:rPrChange>
            </w:rPr>
            <w:delText>s</w:delText>
          </w:r>
          <w:r w:rsidR="005F153B" w:rsidRPr="00213A82" w:rsidDel="00FF23D4">
            <w:rPr>
              <w:rFonts w:ascii="Garamond" w:hAnsi="Garamond"/>
              <w:color w:val="000000" w:themeColor="text1"/>
              <w:rPrChange w:id="4326" w:author="Michael Jennions" w:date="2020-08-18T21:35:00Z">
                <w:rPr>
                  <w:rFonts w:ascii="Garamond" w:hAnsi="Garamond"/>
                  <w:color w:val="FF0000"/>
                </w:rPr>
              </w:rPrChange>
            </w:rPr>
            <w:delText xml:space="preserve"> don’t often provide care beyond egg-laying. However, we lacked suitable data to test this idea.</w:delText>
          </w:r>
        </w:del>
      </w:moveFrom>
      <w:moveFromRangeEnd w:id="4317"/>
      <w:del w:id="4327" w:author="Michael Jennions" w:date="2020-08-18T21:25:00Z">
        <w:r w:rsidR="005F153B" w:rsidRPr="00213A82" w:rsidDel="007B5710">
          <w:rPr>
            <w:rFonts w:ascii="Garamond" w:hAnsi="Garamond"/>
            <w:color w:val="000000" w:themeColor="text1"/>
            <w:rPrChange w:id="4328" w:author="Michael Jennions" w:date="2020-08-18T21:35:00Z">
              <w:rPr>
                <w:rFonts w:ascii="Garamond" w:hAnsi="Garamond"/>
                <w:color w:val="FF0000"/>
              </w:rPr>
            </w:rPrChange>
          </w:rPr>
          <w:delText xml:space="preserve"> </w:delText>
        </w:r>
      </w:del>
    </w:p>
    <w:p w14:paraId="3249CD83" w14:textId="24E38B4C" w:rsidR="007A6079" w:rsidRPr="00213A82" w:rsidDel="007B5710" w:rsidRDefault="00B842C1">
      <w:pPr>
        <w:rPr>
          <w:del w:id="4329" w:author="Michael Jennions" w:date="2020-08-18T21:24:00Z"/>
          <w:rFonts w:ascii="Garamond" w:hAnsi="Garamond"/>
          <w:color w:val="000000" w:themeColor="text1"/>
          <w:rPrChange w:id="4330" w:author="Michael Jennions" w:date="2020-08-18T21:35:00Z">
            <w:rPr>
              <w:del w:id="4331" w:author="Michael Jennions" w:date="2020-08-18T21:24:00Z"/>
              <w:rFonts w:ascii="Garamond" w:hAnsi="Garamond"/>
              <w:color w:val="FF0000"/>
            </w:rPr>
          </w:rPrChange>
        </w:rPr>
        <w:pPrChange w:id="4332" w:author="Michael Jennions" w:date="2020-08-18T21:25:00Z">
          <w:pPr>
            <w:ind w:firstLine="360"/>
          </w:pPr>
        </w:pPrChange>
      </w:pPr>
      <w:del w:id="4333" w:author="Michael Jennions" w:date="2020-08-18T21:24:00Z">
        <w:r w:rsidRPr="00213A82" w:rsidDel="007B5710">
          <w:rPr>
            <w:rFonts w:ascii="Garamond" w:hAnsi="Garamond"/>
            <w:color w:val="000000" w:themeColor="text1"/>
            <w:rPrChange w:id="4334" w:author="Michael Jennions" w:date="2020-08-18T21:35:00Z">
              <w:rPr>
                <w:rFonts w:ascii="Garamond" w:hAnsi="Garamond"/>
                <w:color w:val="FF0000"/>
              </w:rPr>
            </w:rPrChange>
          </w:rPr>
          <w:delText xml:space="preserve">An additional explanation for the absence of sex differences comes from the human personality literature. </w:delText>
        </w:r>
        <w:r w:rsidR="00EB55C9" w:rsidRPr="00213A82" w:rsidDel="007B5710">
          <w:rPr>
            <w:rFonts w:ascii="Garamond" w:hAnsi="Garamond"/>
            <w:color w:val="000000" w:themeColor="text1"/>
            <w:rPrChange w:id="4335" w:author="Michael Jennions" w:date="2020-08-18T21:35:00Z">
              <w:rPr>
                <w:rFonts w:ascii="Garamond" w:hAnsi="Garamond"/>
                <w:color w:val="FF0000"/>
              </w:rPr>
            </w:rPrChange>
          </w:rPr>
          <w:delText xml:space="preserve">Creativity and </w:delText>
        </w:r>
        <w:r w:rsidR="003054AD" w:rsidRPr="00213A82" w:rsidDel="007B5710">
          <w:rPr>
            <w:rFonts w:ascii="Garamond" w:hAnsi="Garamond"/>
            <w:color w:val="000000" w:themeColor="text1"/>
            <w:rPrChange w:id="4336" w:author="Michael Jennions" w:date="2020-08-18T21:35:00Z">
              <w:rPr>
                <w:rFonts w:ascii="Garamond" w:hAnsi="Garamond"/>
                <w:color w:val="FF0000"/>
              </w:rPr>
            </w:rPrChange>
          </w:rPr>
          <w:delText>a</w:delText>
        </w:r>
        <w:r w:rsidR="00EB55C9" w:rsidRPr="00213A82" w:rsidDel="007B5710">
          <w:rPr>
            <w:rFonts w:ascii="Garamond" w:hAnsi="Garamond"/>
            <w:color w:val="000000" w:themeColor="text1"/>
            <w:rPrChange w:id="4337" w:author="Michael Jennions" w:date="2020-08-18T21:35:00Z">
              <w:rPr>
                <w:rFonts w:ascii="Garamond" w:hAnsi="Garamond"/>
                <w:color w:val="FF0000"/>
              </w:rPr>
            </w:rPrChange>
          </w:rPr>
          <w:delText xml:space="preserve">ggressive personality types have greater male variability and are important for female mate choice. </w:delText>
        </w:r>
        <w:r w:rsidRPr="00213A82" w:rsidDel="007B5710">
          <w:rPr>
            <w:rFonts w:ascii="Garamond" w:hAnsi="Garamond"/>
            <w:color w:val="000000" w:themeColor="text1"/>
            <w:rPrChange w:id="4338" w:author="Michael Jennions" w:date="2020-08-18T21:35:00Z">
              <w:rPr>
                <w:rFonts w:ascii="Garamond" w:hAnsi="Garamond"/>
                <w:color w:val="FF0000"/>
              </w:rPr>
            </w:rPrChange>
          </w:rPr>
          <w:delText xml:space="preserve">Yet other personality traits frequently show no sex differences in either trait means or their variability. </w:delText>
        </w:r>
      </w:del>
      <w:moveFromRangeStart w:id="4339" w:author="Michael Jennions" w:date="2020-08-18T21:13:00Z" w:name="move48677607"/>
      <w:moveFrom w:id="4340" w:author="Michael Jennions" w:date="2020-08-18T21:13:00Z">
        <w:del w:id="4341" w:author="Michael Jennions" w:date="2020-08-18T21:24:00Z">
          <w:r w:rsidR="000C6F77" w:rsidRPr="00213A82" w:rsidDel="007B5710">
            <w:rPr>
              <w:rFonts w:ascii="Garamond" w:hAnsi="Garamond"/>
              <w:color w:val="000000" w:themeColor="text1"/>
              <w:rPrChange w:id="4342" w:author="Michael Jennions" w:date="2020-08-18T21:35:00Z">
                <w:rPr>
                  <w:rFonts w:ascii="Garamond" w:hAnsi="Garamond"/>
                  <w:color w:val="FF0000"/>
                </w:rPr>
              </w:rPrChange>
            </w:rPr>
            <w:delText>Archer and Mehdikhani (2003) compare</w:delText>
          </w:r>
          <w:r w:rsidRPr="00213A82" w:rsidDel="007B5710">
            <w:rPr>
              <w:rFonts w:ascii="Garamond" w:hAnsi="Garamond"/>
              <w:color w:val="000000" w:themeColor="text1"/>
              <w:rPrChange w:id="4343" w:author="Michael Jennions" w:date="2020-08-18T21:35:00Z">
                <w:rPr>
                  <w:rFonts w:ascii="Garamond" w:hAnsi="Garamond"/>
                  <w:color w:val="FF0000"/>
                </w:rPr>
              </w:rPrChange>
            </w:rPr>
            <w:delText>d</w:delText>
          </w:r>
          <w:r w:rsidR="000C6F77" w:rsidRPr="00213A82" w:rsidDel="007B5710">
            <w:rPr>
              <w:rFonts w:ascii="Garamond" w:hAnsi="Garamond"/>
              <w:color w:val="000000" w:themeColor="text1"/>
              <w:rPrChange w:id="4344" w:author="Michael Jennions" w:date="2020-08-18T21:35:00Z">
                <w:rPr>
                  <w:rFonts w:ascii="Garamond" w:hAnsi="Garamond"/>
                  <w:color w:val="FF0000"/>
                </w:rPr>
              </w:rPrChange>
            </w:rPr>
            <w:delText xml:space="preserve"> means and variances </w:delText>
          </w:r>
          <w:r w:rsidRPr="00213A82" w:rsidDel="007B5710">
            <w:rPr>
              <w:rFonts w:ascii="Garamond" w:hAnsi="Garamond"/>
              <w:color w:val="000000" w:themeColor="text1"/>
              <w:rPrChange w:id="4345" w:author="Michael Jennions" w:date="2020-08-18T21:35:00Z">
                <w:rPr>
                  <w:rFonts w:ascii="Garamond" w:hAnsi="Garamond"/>
                  <w:color w:val="FF0000"/>
                </w:rPr>
              </w:rPrChange>
            </w:rPr>
            <w:delText xml:space="preserve">for </w:delText>
          </w:r>
          <w:r w:rsidR="000C6F77" w:rsidRPr="00213A82" w:rsidDel="007B5710">
            <w:rPr>
              <w:rFonts w:ascii="Garamond" w:hAnsi="Garamond"/>
              <w:color w:val="000000" w:themeColor="text1"/>
              <w:rPrChange w:id="4346" w:author="Michael Jennions" w:date="2020-08-18T21:35:00Z">
                <w:rPr>
                  <w:rFonts w:ascii="Garamond" w:hAnsi="Garamond"/>
                  <w:color w:val="FF0000"/>
                </w:rPr>
              </w:rPrChange>
            </w:rPr>
            <w:delText xml:space="preserve">males and females for </w:delText>
          </w:r>
          <w:r w:rsidR="003054AD" w:rsidRPr="00213A82" w:rsidDel="007B5710">
            <w:rPr>
              <w:rFonts w:ascii="Garamond" w:hAnsi="Garamond"/>
              <w:color w:val="000000" w:themeColor="text1"/>
              <w:rPrChange w:id="4347" w:author="Michael Jennions" w:date="2020-08-18T21:35:00Z">
                <w:rPr>
                  <w:rFonts w:ascii="Garamond" w:hAnsi="Garamond"/>
                  <w:color w:val="FF0000"/>
                </w:rPr>
              </w:rPrChange>
            </w:rPr>
            <w:delText xml:space="preserve">a range of </w:delText>
          </w:r>
          <w:r w:rsidR="000C6F77" w:rsidRPr="00213A82" w:rsidDel="007B5710">
            <w:rPr>
              <w:rFonts w:ascii="Garamond" w:hAnsi="Garamond"/>
              <w:color w:val="000000" w:themeColor="text1"/>
              <w:rPrChange w:id="4348" w:author="Michael Jennions" w:date="2020-08-18T21:35:00Z">
                <w:rPr>
                  <w:rFonts w:ascii="Garamond" w:hAnsi="Garamond"/>
                  <w:color w:val="FF0000"/>
                </w:rPr>
              </w:rPrChange>
            </w:rPr>
            <w:delText xml:space="preserve">personality-like traits </w:delText>
          </w:r>
          <w:r w:rsidR="008B2CB6" w:rsidRPr="00213A82" w:rsidDel="007B5710">
            <w:rPr>
              <w:rFonts w:ascii="Garamond" w:hAnsi="Garamond"/>
              <w:color w:val="000000" w:themeColor="text1"/>
              <w:rPrChange w:id="4349" w:author="Michael Jennions" w:date="2020-08-18T21:35:00Z">
                <w:rPr>
                  <w:rFonts w:ascii="Garamond" w:hAnsi="Garamond"/>
                  <w:color w:val="FF0000"/>
                </w:rPr>
              </w:rPrChange>
            </w:rPr>
            <w:delText xml:space="preserve">and </w:delText>
          </w:r>
          <w:r w:rsidR="000C6F77" w:rsidRPr="00213A82" w:rsidDel="007B5710">
            <w:rPr>
              <w:rFonts w:ascii="Garamond" w:hAnsi="Garamond"/>
              <w:color w:val="000000" w:themeColor="text1"/>
              <w:rPrChange w:id="4350" w:author="Michael Jennions" w:date="2020-08-18T21:35:00Z">
                <w:rPr>
                  <w:rFonts w:ascii="Garamond" w:hAnsi="Garamond"/>
                  <w:color w:val="FF0000"/>
                </w:rPr>
              </w:rPrChange>
            </w:rPr>
            <w:delText xml:space="preserve">found that traits related to sexual selection (directly like physical aggression, or indirectly through a change in reproductive strategy) consistently had significant greater male variability, while traits unrelated to sexual selection had no </w:delText>
          </w:r>
          <w:r w:rsidR="003054AD" w:rsidRPr="00213A82" w:rsidDel="007B5710">
            <w:rPr>
              <w:rFonts w:ascii="Garamond" w:hAnsi="Garamond"/>
              <w:color w:val="000000" w:themeColor="text1"/>
              <w:rPrChange w:id="4351" w:author="Michael Jennions" w:date="2020-08-18T21:35:00Z">
                <w:rPr>
                  <w:rFonts w:ascii="Garamond" w:hAnsi="Garamond"/>
                  <w:color w:val="FF0000"/>
                </w:rPr>
              </w:rPrChange>
            </w:rPr>
            <w:delText xml:space="preserve">sex </w:delText>
          </w:r>
          <w:r w:rsidR="000C6F77" w:rsidRPr="00213A82" w:rsidDel="007B5710">
            <w:rPr>
              <w:rFonts w:ascii="Garamond" w:hAnsi="Garamond"/>
              <w:color w:val="000000" w:themeColor="text1"/>
              <w:rPrChange w:id="4352" w:author="Michael Jennions" w:date="2020-08-18T21:35:00Z">
                <w:rPr>
                  <w:rFonts w:ascii="Garamond" w:hAnsi="Garamond"/>
                  <w:color w:val="FF0000"/>
                </w:rPr>
              </w:rPrChange>
            </w:rPr>
            <w:delText>difference</w:delText>
          </w:r>
          <w:r w:rsidR="003054AD" w:rsidRPr="00213A82" w:rsidDel="007B5710">
            <w:rPr>
              <w:rFonts w:ascii="Garamond" w:hAnsi="Garamond"/>
              <w:color w:val="000000" w:themeColor="text1"/>
              <w:rPrChange w:id="4353" w:author="Michael Jennions" w:date="2020-08-18T21:35:00Z">
                <w:rPr>
                  <w:rFonts w:ascii="Garamond" w:hAnsi="Garamond"/>
                  <w:color w:val="FF0000"/>
                </w:rPr>
              </w:rPrChange>
            </w:rPr>
            <w:delText>s</w:delText>
          </w:r>
          <w:r w:rsidR="000C6F77" w:rsidRPr="00213A82" w:rsidDel="007B5710">
            <w:rPr>
              <w:rFonts w:ascii="Garamond" w:hAnsi="Garamond"/>
              <w:color w:val="000000" w:themeColor="text1"/>
              <w:rPrChange w:id="4354" w:author="Michael Jennions" w:date="2020-08-18T21:35:00Z">
                <w:rPr>
                  <w:rFonts w:ascii="Garamond" w:hAnsi="Garamond"/>
                  <w:color w:val="FF0000"/>
                </w:rPr>
              </w:rPrChange>
            </w:rPr>
            <w:delText xml:space="preserve"> in variability</w:delText>
          </w:r>
          <w:r w:rsidR="00BB7C87" w:rsidRPr="00213A82" w:rsidDel="007B5710">
            <w:rPr>
              <w:rFonts w:ascii="Garamond" w:hAnsi="Garamond"/>
              <w:color w:val="000000" w:themeColor="text1"/>
              <w:rPrChange w:id="4355" w:author="Michael Jennions" w:date="2020-08-18T21:35:00Z">
                <w:rPr>
                  <w:rFonts w:ascii="Garamond" w:hAnsi="Garamond"/>
                  <w:color w:val="FF0000"/>
                </w:rPr>
              </w:rPrChange>
            </w:rPr>
            <w:delText xml:space="preserve"> </w:delText>
          </w:r>
          <w:r w:rsidR="004923C5" w:rsidRPr="00213A82" w:rsidDel="007B5710">
            <w:rPr>
              <w:rFonts w:ascii="Garamond" w:hAnsi="Garamond"/>
              <w:color w:val="000000" w:themeColor="text1"/>
              <w:rPrChange w:id="4356" w:author="Michael Jennions" w:date="2020-08-18T21:35:00Z">
                <w:rPr>
                  <w:rFonts w:ascii="Garamond" w:hAnsi="Garamond"/>
                  <w:color w:val="FF0000"/>
                </w:rPr>
              </w:rPrChange>
            </w:rPr>
            <w:fldChar w:fldCharType="begin" w:fldLock="1"/>
          </w:r>
          <w:r w:rsidR="004923C5" w:rsidRPr="00213A82" w:rsidDel="007B5710">
            <w:rPr>
              <w:rFonts w:ascii="Garamond" w:hAnsi="Garamond"/>
              <w:color w:val="000000" w:themeColor="text1"/>
              <w:rPrChange w:id="4357" w:author="Michael Jennions" w:date="2020-08-18T21:35:00Z">
                <w:rPr>
                  <w:rFonts w:ascii="Garamond" w:hAnsi="Garamond"/>
                  <w:color w:val="FF0000"/>
                </w:rPr>
              </w:rPrChange>
            </w:rPr>
            <w:del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delInstrText>
          </w:r>
          <w:r w:rsidR="004923C5" w:rsidRPr="00213A82" w:rsidDel="007B5710">
            <w:rPr>
              <w:rFonts w:ascii="Garamond" w:hAnsi="Garamond"/>
              <w:color w:val="000000" w:themeColor="text1"/>
              <w:rPrChange w:id="4358" w:author="Michael Jennions" w:date="2020-08-18T21:35:00Z">
                <w:rPr>
                  <w:rFonts w:ascii="Garamond" w:hAnsi="Garamond"/>
                  <w:color w:val="FF0000"/>
                </w:rPr>
              </w:rPrChange>
            </w:rPr>
            <w:fldChar w:fldCharType="separate"/>
          </w:r>
          <w:r w:rsidR="004923C5" w:rsidRPr="00213A82" w:rsidDel="007B5710">
            <w:rPr>
              <w:rFonts w:ascii="Garamond" w:hAnsi="Garamond"/>
              <w:noProof/>
              <w:color w:val="000000" w:themeColor="text1"/>
              <w:rPrChange w:id="4359" w:author="Michael Jennions" w:date="2020-08-18T21:35:00Z">
                <w:rPr>
                  <w:rFonts w:ascii="Garamond" w:hAnsi="Garamond"/>
                  <w:noProof/>
                  <w:color w:val="FF0000"/>
                </w:rPr>
              </w:rPrChange>
            </w:rPr>
            <w:delText>(Archer &amp; Mehdikhani 2003)</w:delText>
          </w:r>
          <w:r w:rsidR="004923C5" w:rsidRPr="00213A82" w:rsidDel="007B5710">
            <w:rPr>
              <w:rFonts w:ascii="Garamond" w:hAnsi="Garamond"/>
              <w:color w:val="000000" w:themeColor="text1"/>
              <w:rPrChange w:id="4360" w:author="Michael Jennions" w:date="2020-08-18T21:35:00Z">
                <w:rPr>
                  <w:rFonts w:ascii="Garamond" w:hAnsi="Garamond"/>
                  <w:color w:val="FF0000"/>
                </w:rPr>
              </w:rPrChange>
            </w:rPr>
            <w:fldChar w:fldCharType="end"/>
          </w:r>
          <w:r w:rsidR="000C6F77" w:rsidRPr="00213A82" w:rsidDel="007B5710">
            <w:rPr>
              <w:rFonts w:ascii="Garamond" w:hAnsi="Garamond"/>
              <w:color w:val="000000" w:themeColor="text1"/>
              <w:rPrChange w:id="4361" w:author="Michael Jennions" w:date="2020-08-18T21:35:00Z">
                <w:rPr>
                  <w:rFonts w:ascii="Garamond" w:hAnsi="Garamond"/>
                  <w:color w:val="FF0000"/>
                </w:rPr>
              </w:rPrChange>
            </w:rPr>
            <w:delText>.</w:delText>
          </w:r>
          <w:r w:rsidRPr="00213A82" w:rsidDel="007B5710">
            <w:rPr>
              <w:rFonts w:ascii="Garamond" w:hAnsi="Garamond"/>
              <w:color w:val="000000" w:themeColor="text1"/>
              <w:rPrChange w:id="4362" w:author="Michael Jennions" w:date="2020-08-18T21:35:00Z">
                <w:rPr>
                  <w:rFonts w:ascii="Garamond" w:hAnsi="Garamond"/>
                  <w:color w:val="FF0000"/>
                </w:rPr>
              </w:rPrChange>
            </w:rPr>
            <w:delText xml:space="preserve"> </w:delText>
          </w:r>
        </w:del>
      </w:moveFrom>
      <w:moveFromRangeEnd w:id="4339"/>
      <w:del w:id="4363" w:author="Michael Jennions" w:date="2020-08-18T21:24:00Z">
        <w:r w:rsidR="007A6079" w:rsidRPr="00213A82" w:rsidDel="007B5710">
          <w:rPr>
            <w:rFonts w:ascii="Garamond" w:hAnsi="Garamond"/>
            <w:color w:val="000000" w:themeColor="text1"/>
            <w:rPrChange w:id="4364" w:author="Michael Jennions" w:date="2020-08-18T21:35:00Z">
              <w:rPr>
                <w:rFonts w:ascii="Garamond" w:hAnsi="Garamond"/>
                <w:color w:val="FF0000"/>
              </w:rPr>
            </w:rPrChange>
          </w:rPr>
          <w:delTex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delText>
        </w:r>
        <w:r w:rsidR="00945ECA" w:rsidRPr="00213A82" w:rsidDel="007B5710">
          <w:rPr>
            <w:rFonts w:ascii="Garamond" w:hAnsi="Garamond"/>
            <w:color w:val="000000" w:themeColor="text1"/>
            <w:rPrChange w:id="4365" w:author="Michael Jennions" w:date="2020-08-18T21:35:00Z">
              <w:rPr>
                <w:rFonts w:ascii="Garamond" w:hAnsi="Garamond"/>
                <w:color w:val="FF0000"/>
              </w:rPr>
            </w:rPrChange>
          </w:rPr>
          <w:delText xml:space="preserve">If sexual selection operates to maintain inter-individual variation in animal personalities </w:delText>
        </w:r>
        <w:r w:rsidR="004923C5" w:rsidRPr="00213A82" w:rsidDel="007B5710">
          <w:rPr>
            <w:rFonts w:ascii="Garamond" w:hAnsi="Garamond"/>
            <w:color w:val="000000" w:themeColor="text1"/>
            <w:rPrChange w:id="4366" w:author="Michael Jennions" w:date="2020-08-18T21:35:00Z">
              <w:rPr>
                <w:rFonts w:ascii="Garamond" w:hAnsi="Garamond"/>
                <w:color w:val="FF0000"/>
              </w:rPr>
            </w:rPrChange>
          </w:rPr>
          <w:fldChar w:fldCharType="begin" w:fldLock="1"/>
        </w:r>
        <w:r w:rsidR="004923C5" w:rsidRPr="00213A82" w:rsidDel="007B5710">
          <w:rPr>
            <w:rFonts w:ascii="Garamond" w:hAnsi="Garamond"/>
            <w:color w:val="000000" w:themeColor="text1"/>
            <w:rPrChange w:id="4367" w:author="Michael Jennions" w:date="2020-08-18T21:35:00Z">
              <w:rPr>
                <w:rFonts w:ascii="Garamond" w:hAnsi="Garamond"/>
                <w:color w:val="FF0000"/>
              </w:rPr>
            </w:rPrChange>
          </w:rPr>
          <w:del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delInstrText>
        </w:r>
        <w:r w:rsidR="004923C5" w:rsidRPr="00213A82" w:rsidDel="007B5710">
          <w:rPr>
            <w:rFonts w:ascii="Garamond" w:hAnsi="Garamond"/>
            <w:color w:val="000000" w:themeColor="text1"/>
            <w:rPrChange w:id="4368" w:author="Michael Jennions" w:date="2020-08-18T21:35:00Z">
              <w:rPr>
                <w:rFonts w:ascii="Garamond" w:hAnsi="Garamond"/>
                <w:color w:val="FF0000"/>
              </w:rPr>
            </w:rPrChange>
          </w:rPr>
          <w:fldChar w:fldCharType="separate"/>
        </w:r>
        <w:r w:rsidR="004923C5" w:rsidRPr="00213A82" w:rsidDel="007B5710">
          <w:rPr>
            <w:rFonts w:ascii="Garamond" w:hAnsi="Garamond"/>
            <w:noProof/>
            <w:color w:val="000000" w:themeColor="text1"/>
            <w:rPrChange w:id="4369" w:author="Michael Jennions" w:date="2020-08-18T21:35:00Z">
              <w:rPr>
                <w:rFonts w:ascii="Garamond" w:hAnsi="Garamond"/>
                <w:noProof/>
                <w:color w:val="FF0000"/>
              </w:rPr>
            </w:rPrChange>
          </w:rPr>
          <w:delText xml:space="preserve">(Schuett </w:delText>
        </w:r>
        <w:r w:rsidR="004923C5" w:rsidRPr="00213A82" w:rsidDel="007B5710">
          <w:rPr>
            <w:rFonts w:ascii="Garamond" w:hAnsi="Garamond"/>
            <w:i/>
            <w:noProof/>
            <w:color w:val="000000" w:themeColor="text1"/>
            <w:rPrChange w:id="4370" w:author="Michael Jennions" w:date="2020-08-18T21:35:00Z">
              <w:rPr>
                <w:rFonts w:ascii="Garamond" w:hAnsi="Garamond"/>
                <w:i/>
                <w:noProof/>
                <w:color w:val="FF0000"/>
              </w:rPr>
            </w:rPrChange>
          </w:rPr>
          <w:delText>et al.</w:delText>
        </w:r>
        <w:r w:rsidR="004923C5" w:rsidRPr="00213A82" w:rsidDel="007B5710">
          <w:rPr>
            <w:rFonts w:ascii="Garamond" w:hAnsi="Garamond"/>
            <w:noProof/>
            <w:color w:val="000000" w:themeColor="text1"/>
            <w:rPrChange w:id="4371" w:author="Michael Jennions" w:date="2020-08-18T21:35:00Z">
              <w:rPr>
                <w:rFonts w:ascii="Garamond" w:hAnsi="Garamond"/>
                <w:noProof/>
                <w:color w:val="FF0000"/>
              </w:rPr>
            </w:rPrChange>
          </w:rPr>
          <w:delText xml:space="preserve"> 2010)</w:delText>
        </w:r>
        <w:r w:rsidR="004923C5" w:rsidRPr="00213A82" w:rsidDel="007B5710">
          <w:rPr>
            <w:rFonts w:ascii="Garamond" w:hAnsi="Garamond"/>
            <w:color w:val="000000" w:themeColor="text1"/>
            <w:rPrChange w:id="4372" w:author="Michael Jennions" w:date="2020-08-18T21:35:00Z">
              <w:rPr>
                <w:rFonts w:ascii="Garamond" w:hAnsi="Garamond"/>
                <w:color w:val="FF0000"/>
              </w:rPr>
            </w:rPrChange>
          </w:rPr>
          <w:fldChar w:fldCharType="end"/>
        </w:r>
        <w:r w:rsidR="00945ECA" w:rsidRPr="00213A82" w:rsidDel="007B5710">
          <w:rPr>
            <w:rFonts w:ascii="Garamond" w:hAnsi="Garamond"/>
            <w:color w:val="000000" w:themeColor="text1"/>
            <w:rPrChange w:id="4373" w:author="Michael Jennions" w:date="2020-08-18T21:35:00Z">
              <w:rPr>
                <w:rFonts w:ascii="Garamond" w:hAnsi="Garamond"/>
                <w:color w:val="FF0000"/>
              </w:rPr>
            </w:rPrChange>
          </w:rPr>
          <w:delText>, we would then expect greater variability for those traits in the sex under sexual selection. Since we did not observe significant sex differences in variability, animal personalities could instead reflect behaviours that don’t differentially affect reproductive outcomes.</w:delText>
        </w:r>
      </w:del>
    </w:p>
    <w:p w14:paraId="2E06AF45" w14:textId="77777777" w:rsidR="007A6079" w:rsidRPr="00213A82" w:rsidDel="001A695A" w:rsidRDefault="007A6079">
      <w:pPr>
        <w:rPr>
          <w:del w:id="4374" w:author="Michael Jennions" w:date="2020-08-18T21:27:00Z"/>
          <w:rFonts w:ascii="Garamond" w:hAnsi="Garamond"/>
          <w:color w:val="000000" w:themeColor="text1"/>
          <w:rPrChange w:id="4375" w:author="Michael Jennions" w:date="2020-08-18T21:35:00Z">
            <w:rPr>
              <w:del w:id="4376" w:author="Michael Jennions" w:date="2020-08-18T21:27:00Z"/>
              <w:rFonts w:ascii="Garamond" w:hAnsi="Garamond"/>
              <w:color w:val="FF0000"/>
            </w:rPr>
          </w:rPrChange>
        </w:rPr>
        <w:pPrChange w:id="4377" w:author="Michael Jennions" w:date="2020-08-18T21:25:00Z">
          <w:pPr>
            <w:ind w:firstLine="360"/>
          </w:pPr>
        </w:pPrChange>
      </w:pPr>
    </w:p>
    <w:p w14:paraId="52058C32" w14:textId="37990990" w:rsidR="001A695A" w:rsidRDefault="000C6F77" w:rsidP="001A695A">
      <w:pPr>
        <w:rPr>
          <w:ins w:id="4378" w:author="Michael Jennions" w:date="2020-08-18T21:35:00Z"/>
          <w:rFonts w:ascii="Garamond" w:hAnsi="Garamond"/>
          <w:color w:val="000000" w:themeColor="text1"/>
        </w:rPr>
      </w:pPr>
      <w:del w:id="4379" w:author="Michael Jennions" w:date="2020-08-18T21:27:00Z">
        <w:r w:rsidRPr="00213A82" w:rsidDel="001A695A">
          <w:rPr>
            <w:rFonts w:ascii="Garamond" w:hAnsi="Garamond"/>
            <w:color w:val="000000" w:themeColor="text1"/>
            <w:rPrChange w:id="4380" w:author="Michael Jennions" w:date="2020-08-18T21:35:00Z">
              <w:rPr>
                <w:rFonts w:ascii="Garamond" w:hAnsi="Garamond"/>
                <w:color w:val="FF0000"/>
              </w:rPr>
            </w:rPrChange>
          </w:rPr>
          <w:delText>P</w:delText>
        </w:r>
      </w:del>
      <w:r w:rsidRPr="00213A82">
        <w:rPr>
          <w:rFonts w:ascii="Garamond" w:hAnsi="Garamond"/>
          <w:color w:val="000000" w:themeColor="text1"/>
          <w:rPrChange w:id="4381" w:author="Michael Jennions" w:date="2020-08-18T21:35:00Z">
            <w:rPr>
              <w:rFonts w:ascii="Garamond" w:hAnsi="Garamond"/>
              <w:color w:val="FF0000"/>
            </w:rPr>
          </w:rPrChange>
        </w:rPr>
        <w:t xml:space="preserve">ersonality traits </w:t>
      </w:r>
      <w:del w:id="4382" w:author="Michael Jennions" w:date="2020-08-18T22:04:00Z">
        <w:r w:rsidRPr="00213A82" w:rsidDel="00AC2B93">
          <w:rPr>
            <w:rFonts w:ascii="Garamond" w:hAnsi="Garamond"/>
            <w:color w:val="000000" w:themeColor="text1"/>
            <w:rPrChange w:id="4383" w:author="Michael Jennions" w:date="2020-08-18T21:35:00Z">
              <w:rPr>
                <w:rFonts w:ascii="Garamond" w:hAnsi="Garamond"/>
                <w:color w:val="FF0000"/>
              </w:rPr>
            </w:rPrChange>
          </w:rPr>
          <w:delText xml:space="preserve">are </w:delText>
        </w:r>
      </w:del>
      <w:del w:id="4384" w:author="Michael Jennions" w:date="2020-08-18T21:28:00Z">
        <w:r w:rsidRPr="00213A82" w:rsidDel="001A695A">
          <w:rPr>
            <w:rFonts w:ascii="Garamond" w:hAnsi="Garamond"/>
            <w:color w:val="000000" w:themeColor="text1"/>
            <w:rPrChange w:id="4385" w:author="Michael Jennions" w:date="2020-08-18T21:35:00Z">
              <w:rPr>
                <w:rFonts w:ascii="Garamond" w:hAnsi="Garamond"/>
                <w:color w:val="FF0000"/>
              </w:rPr>
            </w:rPrChange>
          </w:rPr>
          <w:delText xml:space="preserve">frequently </w:delText>
        </w:r>
      </w:del>
      <w:del w:id="4386" w:author="Michael Jennions" w:date="2020-08-18T22:04:00Z">
        <w:r w:rsidRPr="00213A82" w:rsidDel="00AC2B93">
          <w:rPr>
            <w:rFonts w:ascii="Garamond" w:hAnsi="Garamond"/>
            <w:color w:val="000000" w:themeColor="text1"/>
            <w:rPrChange w:id="4387" w:author="Michael Jennions" w:date="2020-08-18T21:35:00Z">
              <w:rPr>
                <w:rFonts w:ascii="Garamond" w:hAnsi="Garamond"/>
                <w:color w:val="FF0000"/>
              </w:rPr>
            </w:rPrChange>
          </w:rPr>
          <w:delText xml:space="preserve">measured </w:delText>
        </w:r>
      </w:del>
      <w:del w:id="4388" w:author="Michael Jennions" w:date="2020-08-18T21:28:00Z">
        <w:r w:rsidRPr="00213A82" w:rsidDel="001A695A">
          <w:rPr>
            <w:rFonts w:ascii="Garamond" w:hAnsi="Garamond"/>
            <w:color w:val="000000" w:themeColor="text1"/>
            <w:rPrChange w:id="4389" w:author="Michael Jennions" w:date="2020-08-18T21:35:00Z">
              <w:rPr>
                <w:rFonts w:ascii="Garamond" w:hAnsi="Garamond"/>
                <w:color w:val="FF0000"/>
              </w:rPr>
            </w:rPrChange>
          </w:rPr>
          <w:delText xml:space="preserve">under </w:delText>
        </w:r>
      </w:del>
      <w:del w:id="4390" w:author="Michael Jennions" w:date="2020-08-18T22:04:00Z">
        <w:r w:rsidRPr="00213A82" w:rsidDel="00AC2B93">
          <w:rPr>
            <w:rFonts w:ascii="Garamond" w:hAnsi="Garamond"/>
            <w:color w:val="000000" w:themeColor="text1"/>
            <w:rPrChange w:id="4391" w:author="Michael Jennions" w:date="2020-08-18T21:35:00Z">
              <w:rPr>
                <w:rFonts w:ascii="Garamond" w:hAnsi="Garamond"/>
                <w:color w:val="FF0000"/>
              </w:rPr>
            </w:rPrChange>
          </w:rPr>
          <w:delText>the context of</w:delText>
        </w:r>
      </w:del>
      <w:ins w:id="4392" w:author="Michael Jennions" w:date="2020-08-18T22:04:00Z">
        <w:r w:rsidR="00AC2B93">
          <w:rPr>
            <w:rFonts w:ascii="Garamond" w:hAnsi="Garamond"/>
            <w:color w:val="000000" w:themeColor="text1"/>
          </w:rPr>
          <w:t>affect</w:t>
        </w:r>
      </w:ins>
      <w:r w:rsidRPr="00213A82">
        <w:rPr>
          <w:rFonts w:ascii="Garamond" w:hAnsi="Garamond"/>
          <w:color w:val="000000" w:themeColor="text1"/>
          <w:rPrChange w:id="4393" w:author="Michael Jennions" w:date="2020-08-18T21:35:00Z">
            <w:rPr>
              <w:rFonts w:ascii="Garamond" w:hAnsi="Garamond"/>
              <w:color w:val="FF0000"/>
            </w:rPr>
          </w:rPrChange>
        </w:rPr>
        <w:t xml:space="preserve"> survival</w:t>
      </w:r>
      <w:ins w:id="4394" w:author="Michael Jennions" w:date="2020-08-18T21:28:00Z">
        <w:r w:rsidR="001A695A" w:rsidRPr="00213A82">
          <w:rPr>
            <w:rFonts w:ascii="Garamond" w:hAnsi="Garamond"/>
            <w:color w:val="000000" w:themeColor="text1"/>
            <w:rPrChange w:id="4395" w:author="Michael Jennions" w:date="2020-08-18T21:35:00Z">
              <w:rPr>
                <w:rFonts w:ascii="Garamond" w:hAnsi="Garamond"/>
                <w:color w:val="FF0000"/>
              </w:rPr>
            </w:rPrChange>
          </w:rPr>
          <w:t xml:space="preserve">, notably </w:t>
        </w:r>
      </w:ins>
      <w:del w:id="4396" w:author="Michael Jennions" w:date="2020-08-18T21:28:00Z">
        <w:r w:rsidRPr="00213A82" w:rsidDel="001A695A">
          <w:rPr>
            <w:rFonts w:ascii="Garamond" w:hAnsi="Garamond"/>
            <w:color w:val="000000" w:themeColor="text1"/>
            <w:rPrChange w:id="4397" w:author="Michael Jennions" w:date="2020-08-18T21:35:00Z">
              <w:rPr>
                <w:rFonts w:ascii="Garamond" w:hAnsi="Garamond"/>
                <w:color w:val="FF0000"/>
              </w:rPr>
            </w:rPrChange>
          </w:rPr>
          <w:delText xml:space="preserve">; personality encompasses </w:delText>
        </w:r>
      </w:del>
      <w:r w:rsidRPr="00213A82">
        <w:rPr>
          <w:rFonts w:ascii="Garamond" w:hAnsi="Garamond"/>
          <w:color w:val="000000" w:themeColor="text1"/>
          <w:rPrChange w:id="4398" w:author="Michael Jennions" w:date="2020-08-18T21:35:00Z">
            <w:rPr>
              <w:rFonts w:ascii="Garamond" w:hAnsi="Garamond"/>
              <w:color w:val="FF0000"/>
            </w:rPr>
          </w:rPrChange>
        </w:rPr>
        <w:t>anti</w:t>
      </w:r>
      <w:ins w:id="4399" w:author="Michael Jennions" w:date="2020-08-18T21:28:00Z">
        <w:r w:rsidR="001A695A" w:rsidRPr="00213A82">
          <w:rPr>
            <w:rFonts w:ascii="Garamond" w:hAnsi="Garamond"/>
            <w:color w:val="000000" w:themeColor="text1"/>
            <w:rPrChange w:id="4400" w:author="Michael Jennions" w:date="2020-08-18T21:35:00Z">
              <w:rPr>
                <w:rFonts w:ascii="Garamond" w:hAnsi="Garamond"/>
                <w:color w:val="FF0000"/>
              </w:rPr>
            </w:rPrChange>
          </w:rPr>
          <w:t>-</w:t>
        </w:r>
      </w:ins>
      <w:r w:rsidRPr="00213A82">
        <w:rPr>
          <w:rFonts w:ascii="Garamond" w:hAnsi="Garamond"/>
          <w:color w:val="000000" w:themeColor="text1"/>
          <w:rPrChange w:id="4401" w:author="Michael Jennions" w:date="2020-08-18T21:35:00Z">
            <w:rPr>
              <w:rFonts w:ascii="Garamond" w:hAnsi="Garamond"/>
              <w:color w:val="FF0000"/>
            </w:rPr>
          </w:rPrChange>
        </w:rPr>
        <w:t>predator responses (</w:t>
      </w:r>
      <w:ins w:id="4402" w:author="Michael Jennions" w:date="2020-08-18T21:29:00Z">
        <w:r w:rsidR="001A695A" w:rsidRPr="00213A82">
          <w:rPr>
            <w:rFonts w:ascii="Garamond" w:hAnsi="Garamond"/>
            <w:color w:val="000000" w:themeColor="text1"/>
            <w:rPrChange w:id="4403" w:author="Michael Jennions" w:date="2020-08-18T21:35:00Z">
              <w:rPr>
                <w:rFonts w:ascii="Garamond" w:hAnsi="Garamond"/>
                <w:color w:val="FF0000"/>
              </w:rPr>
            </w:rPrChange>
          </w:rPr>
          <w:t xml:space="preserve">as an index of </w:t>
        </w:r>
      </w:ins>
      <w:del w:id="4404" w:author="Michael Jennions" w:date="2020-08-18T21:29:00Z">
        <w:r w:rsidRPr="00213A82" w:rsidDel="001A695A">
          <w:rPr>
            <w:rFonts w:ascii="Garamond" w:hAnsi="Garamond"/>
            <w:color w:val="000000" w:themeColor="text1"/>
            <w:rPrChange w:id="4405" w:author="Michael Jennions" w:date="2020-08-18T21:35:00Z">
              <w:rPr>
                <w:rFonts w:ascii="Garamond" w:hAnsi="Garamond"/>
                <w:color w:val="FF0000"/>
              </w:rPr>
            </w:rPrChange>
          </w:rPr>
          <w:delText xml:space="preserve">‘risky’ behaviour, or </w:delText>
        </w:r>
      </w:del>
      <w:del w:id="4406" w:author="Michael Jennions" w:date="2020-08-18T21:28:00Z">
        <w:r w:rsidRPr="00213A82" w:rsidDel="001A695A">
          <w:rPr>
            <w:rFonts w:ascii="Garamond" w:hAnsi="Garamond"/>
            <w:color w:val="000000" w:themeColor="text1"/>
            <w:rPrChange w:id="4407" w:author="Michael Jennions" w:date="2020-08-18T21:35:00Z">
              <w:rPr>
                <w:rFonts w:ascii="Garamond" w:hAnsi="Garamond"/>
                <w:color w:val="FF0000"/>
              </w:rPr>
            </w:rPrChange>
          </w:rPr>
          <w:delText>Boldness</w:delText>
        </w:r>
      </w:del>
      <w:ins w:id="4408" w:author="Michael Jennions" w:date="2020-08-18T21:28:00Z">
        <w:r w:rsidR="001A695A" w:rsidRPr="00213A82">
          <w:rPr>
            <w:rFonts w:ascii="Garamond" w:hAnsi="Garamond"/>
            <w:color w:val="000000" w:themeColor="text1"/>
            <w:rPrChange w:id="4409" w:author="Michael Jennions" w:date="2020-08-18T21:35:00Z">
              <w:rPr>
                <w:rFonts w:ascii="Garamond" w:hAnsi="Garamond"/>
                <w:color w:val="FF0000"/>
              </w:rPr>
            </w:rPrChange>
          </w:rPr>
          <w:t>boldness</w:t>
        </w:r>
      </w:ins>
      <w:r w:rsidRPr="00213A82">
        <w:rPr>
          <w:rFonts w:ascii="Garamond" w:hAnsi="Garamond"/>
          <w:color w:val="000000" w:themeColor="text1"/>
          <w:rPrChange w:id="4410" w:author="Michael Jennions" w:date="2020-08-18T21:35:00Z">
            <w:rPr>
              <w:rFonts w:ascii="Garamond" w:hAnsi="Garamond"/>
              <w:color w:val="FF0000"/>
            </w:rPr>
          </w:rPrChange>
        </w:rPr>
        <w:t>)</w:t>
      </w:r>
      <w:ins w:id="4411" w:author="Michael Jennions" w:date="2020-08-18T21:28:00Z">
        <w:r w:rsidR="001A695A" w:rsidRPr="00213A82">
          <w:rPr>
            <w:rFonts w:ascii="Garamond" w:hAnsi="Garamond"/>
            <w:color w:val="000000" w:themeColor="text1"/>
            <w:rPrChange w:id="4412" w:author="Michael Jennions" w:date="2020-08-18T21:35:00Z">
              <w:rPr>
                <w:rFonts w:ascii="Garamond" w:hAnsi="Garamond"/>
                <w:color w:val="FF0000"/>
              </w:rPr>
            </w:rPrChange>
          </w:rPr>
          <w:t xml:space="preserve"> and </w:t>
        </w:r>
      </w:ins>
      <w:del w:id="4413" w:author="Michael Jennions" w:date="2020-08-18T21:28:00Z">
        <w:r w:rsidRPr="00213A82" w:rsidDel="001A695A">
          <w:rPr>
            <w:rFonts w:ascii="Garamond" w:hAnsi="Garamond"/>
            <w:color w:val="000000" w:themeColor="text1"/>
            <w:rPrChange w:id="4414" w:author="Michael Jennions" w:date="2020-08-18T21:35:00Z">
              <w:rPr>
                <w:rFonts w:ascii="Garamond" w:hAnsi="Garamond"/>
                <w:color w:val="FF0000"/>
              </w:rPr>
            </w:rPrChange>
          </w:rPr>
          <w:delText xml:space="preserve">, </w:delText>
        </w:r>
      </w:del>
      <w:r w:rsidRPr="00213A82">
        <w:rPr>
          <w:rFonts w:ascii="Garamond" w:hAnsi="Garamond"/>
          <w:color w:val="000000" w:themeColor="text1"/>
          <w:rPrChange w:id="4415" w:author="Michael Jennions" w:date="2020-08-18T21:35:00Z">
            <w:rPr>
              <w:rFonts w:ascii="Garamond" w:hAnsi="Garamond"/>
              <w:color w:val="FF0000"/>
            </w:rPr>
          </w:rPrChange>
        </w:rPr>
        <w:t>foraging (</w:t>
      </w:r>
      <w:ins w:id="4416" w:author="Michael Jennions" w:date="2020-08-18T21:29:00Z">
        <w:r w:rsidR="001A695A" w:rsidRPr="00213A82">
          <w:rPr>
            <w:rFonts w:ascii="Garamond" w:hAnsi="Garamond"/>
            <w:color w:val="000000" w:themeColor="text1"/>
            <w:rPrChange w:id="4417" w:author="Michael Jennions" w:date="2020-08-18T21:35:00Z">
              <w:rPr>
                <w:rFonts w:ascii="Garamond" w:hAnsi="Garamond"/>
                <w:color w:val="FF0000"/>
              </w:rPr>
            </w:rPrChange>
          </w:rPr>
          <w:t xml:space="preserve">as an index of </w:t>
        </w:r>
      </w:ins>
      <w:del w:id="4418" w:author="Michael Jennions" w:date="2020-08-18T21:28:00Z">
        <w:r w:rsidRPr="00213A82" w:rsidDel="001A695A">
          <w:rPr>
            <w:rFonts w:ascii="Garamond" w:hAnsi="Garamond"/>
            <w:color w:val="000000" w:themeColor="text1"/>
            <w:rPrChange w:id="4419" w:author="Michael Jennions" w:date="2020-08-18T21:35:00Z">
              <w:rPr>
                <w:rFonts w:ascii="Garamond" w:hAnsi="Garamond"/>
                <w:color w:val="FF0000"/>
              </w:rPr>
            </w:rPrChange>
          </w:rPr>
          <w:delText>Activity</w:delText>
        </w:r>
      </w:del>
      <w:ins w:id="4420" w:author="Michael Jennions" w:date="2020-08-18T21:28:00Z">
        <w:r w:rsidR="001A695A" w:rsidRPr="00213A82">
          <w:rPr>
            <w:rFonts w:ascii="Garamond" w:hAnsi="Garamond"/>
            <w:color w:val="000000" w:themeColor="text1"/>
            <w:rPrChange w:id="4421" w:author="Michael Jennions" w:date="2020-08-18T21:35:00Z">
              <w:rPr>
                <w:rFonts w:ascii="Garamond" w:hAnsi="Garamond"/>
                <w:color w:val="FF0000"/>
              </w:rPr>
            </w:rPrChange>
          </w:rPr>
          <w:t xml:space="preserve">activity </w:t>
        </w:r>
      </w:ins>
      <w:ins w:id="4422" w:author="Michael Jennions" w:date="2020-08-18T21:29:00Z">
        <w:r w:rsidR="001A695A" w:rsidRPr="00213A82">
          <w:rPr>
            <w:rFonts w:ascii="Garamond" w:hAnsi="Garamond"/>
            <w:color w:val="000000" w:themeColor="text1"/>
            <w:rPrChange w:id="4423" w:author="Michael Jennions" w:date="2020-08-18T21:35:00Z">
              <w:rPr>
                <w:rFonts w:ascii="Garamond" w:hAnsi="Garamond"/>
                <w:color w:val="FF0000"/>
              </w:rPr>
            </w:rPrChange>
          </w:rPr>
          <w:t>or</w:t>
        </w:r>
      </w:ins>
      <w:ins w:id="4424" w:author="Michael Jennions" w:date="2020-08-18T21:28:00Z">
        <w:r w:rsidR="001A695A" w:rsidRPr="00213A82">
          <w:rPr>
            <w:rFonts w:ascii="Garamond" w:hAnsi="Garamond"/>
            <w:color w:val="000000" w:themeColor="text1"/>
            <w:rPrChange w:id="4425" w:author="Michael Jennions" w:date="2020-08-18T21:35:00Z">
              <w:rPr>
                <w:rFonts w:ascii="Garamond" w:hAnsi="Garamond"/>
                <w:color w:val="FF0000"/>
              </w:rPr>
            </w:rPrChange>
          </w:rPr>
          <w:t xml:space="preserve"> </w:t>
        </w:r>
      </w:ins>
      <w:del w:id="4426" w:author="Michael Jennions" w:date="2020-08-18T21:28:00Z">
        <w:r w:rsidRPr="00213A82" w:rsidDel="001A695A">
          <w:rPr>
            <w:rFonts w:ascii="Garamond" w:hAnsi="Garamond"/>
            <w:color w:val="000000" w:themeColor="text1"/>
            <w:rPrChange w:id="4427" w:author="Michael Jennions" w:date="2020-08-18T21:35:00Z">
              <w:rPr>
                <w:rFonts w:ascii="Garamond" w:hAnsi="Garamond"/>
                <w:color w:val="FF0000"/>
              </w:rPr>
            </w:rPrChange>
          </w:rPr>
          <w:delText>/Exploration</w:delText>
        </w:r>
      </w:del>
      <w:ins w:id="4428" w:author="Michael Jennions" w:date="2020-08-18T21:28:00Z">
        <w:r w:rsidR="001A695A" w:rsidRPr="00213A82">
          <w:rPr>
            <w:rFonts w:ascii="Garamond" w:hAnsi="Garamond"/>
            <w:color w:val="000000" w:themeColor="text1"/>
            <w:rPrChange w:id="4429" w:author="Michael Jennions" w:date="2020-08-18T21:35:00Z">
              <w:rPr>
                <w:rFonts w:ascii="Garamond" w:hAnsi="Garamond"/>
                <w:color w:val="FF0000"/>
              </w:rPr>
            </w:rPrChange>
          </w:rPr>
          <w:t>exploration</w:t>
        </w:r>
      </w:ins>
      <w:r w:rsidRPr="00213A82">
        <w:rPr>
          <w:rFonts w:ascii="Garamond" w:hAnsi="Garamond"/>
          <w:color w:val="000000" w:themeColor="text1"/>
          <w:rPrChange w:id="4430" w:author="Michael Jennions" w:date="2020-08-18T21:35:00Z">
            <w:rPr>
              <w:rFonts w:ascii="Garamond" w:hAnsi="Garamond"/>
              <w:color w:val="FF0000"/>
            </w:rPr>
          </w:rPrChange>
        </w:rPr>
        <w:t>)</w:t>
      </w:r>
      <w:del w:id="4431" w:author="Michael Jennions" w:date="2020-08-18T21:29:00Z">
        <w:r w:rsidRPr="00213A82" w:rsidDel="001A695A">
          <w:rPr>
            <w:rFonts w:ascii="Garamond" w:hAnsi="Garamond"/>
            <w:color w:val="000000" w:themeColor="text1"/>
            <w:rPrChange w:id="4432" w:author="Michael Jennions" w:date="2020-08-18T21:35:00Z">
              <w:rPr>
                <w:rFonts w:ascii="Garamond" w:hAnsi="Garamond"/>
                <w:color w:val="FF0000"/>
              </w:rPr>
            </w:rPrChange>
          </w:rPr>
          <w:delText>, and other behaviours related to survival that are important for both sexes</w:delText>
        </w:r>
      </w:del>
      <w:r w:rsidRPr="00213A82">
        <w:rPr>
          <w:rFonts w:ascii="Garamond" w:hAnsi="Garamond"/>
          <w:color w:val="000000" w:themeColor="text1"/>
          <w:rPrChange w:id="4433" w:author="Michael Jennions" w:date="2020-08-18T21:35:00Z">
            <w:rPr>
              <w:rFonts w:ascii="Garamond" w:hAnsi="Garamond"/>
              <w:color w:val="FF0000"/>
            </w:rPr>
          </w:rPrChange>
        </w:rPr>
        <w:t xml:space="preserve">. </w:t>
      </w:r>
    </w:p>
    <w:p w14:paraId="41233495" w14:textId="677ABD1C" w:rsidR="00213A82" w:rsidRDefault="00213A82" w:rsidP="001A695A">
      <w:pPr>
        <w:rPr>
          <w:ins w:id="4434" w:author="Michael Jennions" w:date="2020-08-18T21:35:00Z"/>
          <w:rFonts w:ascii="Garamond" w:hAnsi="Garamond"/>
          <w:color w:val="000000" w:themeColor="text1"/>
        </w:rPr>
      </w:pPr>
    </w:p>
    <w:p w14:paraId="22E846AE" w14:textId="248030E9" w:rsidR="000C6F77" w:rsidRPr="00F102AB" w:rsidDel="00F102AB" w:rsidRDefault="00213A82">
      <w:pPr>
        <w:rPr>
          <w:del w:id="4435" w:author="Michael Jennions" w:date="2020-08-18T21:39:00Z"/>
          <w:moveFrom w:id="4436" w:author="Michael Jennions" w:date="2020-08-18T21:33:00Z"/>
          <w:rFonts w:ascii="Garamond" w:hAnsi="Garamond"/>
          <w:color w:val="000000" w:themeColor="text1"/>
          <w:rPrChange w:id="4437" w:author="Michael Jennions" w:date="2020-08-18T21:40:00Z">
            <w:rPr>
              <w:del w:id="4438" w:author="Michael Jennions" w:date="2020-08-18T21:39:00Z"/>
              <w:moveFrom w:id="4439" w:author="Michael Jennions" w:date="2020-08-18T21:33:00Z"/>
              <w:rFonts w:ascii="Garamond" w:hAnsi="Garamond"/>
              <w:color w:val="FF0000"/>
            </w:rPr>
          </w:rPrChange>
        </w:rPr>
        <w:pPrChange w:id="4440" w:author="Michael Jennions" w:date="2020-08-18T21:39:00Z">
          <w:pPr>
            <w:ind w:firstLine="360"/>
          </w:pPr>
        </w:pPrChange>
      </w:pPr>
      <w:ins w:id="4441" w:author="Michael Jennions" w:date="2020-08-18T21:35:00Z">
        <w:r>
          <w:rPr>
            <w:rFonts w:ascii="Garamond" w:hAnsi="Garamond"/>
            <w:color w:val="000000" w:themeColor="text1"/>
          </w:rPr>
          <w:t>Of course, the fact that we found no evid</w:t>
        </w:r>
      </w:ins>
      <w:ins w:id="4442" w:author="Michael Jennions" w:date="2020-08-18T21:36:00Z">
        <w:r>
          <w:rPr>
            <w:rFonts w:ascii="Garamond" w:hAnsi="Garamond"/>
            <w:color w:val="000000" w:themeColor="text1"/>
          </w:rPr>
          <w:t>e</w:t>
        </w:r>
      </w:ins>
      <w:ins w:id="4443" w:author="Michael Jennions" w:date="2020-08-18T21:35:00Z">
        <w:r>
          <w:rPr>
            <w:rFonts w:ascii="Garamond" w:hAnsi="Garamond"/>
            <w:color w:val="000000" w:themeColor="text1"/>
          </w:rPr>
          <w:t>nc</w:t>
        </w:r>
      </w:ins>
      <w:ins w:id="4444" w:author="Michael Jennions" w:date="2020-08-18T21:36:00Z">
        <w:r>
          <w:rPr>
            <w:rFonts w:ascii="Garamond" w:hAnsi="Garamond"/>
            <w:color w:val="000000" w:themeColor="text1"/>
          </w:rPr>
          <w:t>e</w:t>
        </w:r>
      </w:ins>
      <w:ins w:id="4445" w:author="Michael Jennions" w:date="2020-08-18T21:35:00Z">
        <w:r>
          <w:rPr>
            <w:rFonts w:ascii="Garamond" w:hAnsi="Garamond"/>
            <w:color w:val="000000" w:themeColor="text1"/>
          </w:rPr>
          <w:t xml:space="preserve"> for the greater male variability hypothesis in animals</w:t>
        </w:r>
      </w:ins>
      <w:ins w:id="4446" w:author="Michael Jennions" w:date="2020-08-18T21:36:00Z">
        <w:r>
          <w:rPr>
            <w:rFonts w:ascii="Garamond" w:hAnsi="Garamond"/>
            <w:color w:val="000000" w:themeColor="text1"/>
          </w:rPr>
          <w:t xml:space="preserve"> for personality traits does not preclude biological factors </w:t>
        </w:r>
      </w:ins>
      <w:ins w:id="4447" w:author="Michael Jennions" w:date="2020-08-18T21:37:00Z">
        <w:r>
          <w:rPr>
            <w:rFonts w:ascii="Garamond" w:hAnsi="Garamond"/>
            <w:color w:val="000000" w:themeColor="text1"/>
          </w:rPr>
          <w:t>contributing towards</w:t>
        </w:r>
      </w:ins>
      <w:ins w:id="4448" w:author="Michael Jennions" w:date="2020-08-18T21:36:00Z">
        <w:r>
          <w:rPr>
            <w:rFonts w:ascii="Garamond" w:hAnsi="Garamond"/>
            <w:color w:val="000000" w:themeColor="text1"/>
          </w:rPr>
          <w:t xml:space="preserve"> </w:t>
        </w:r>
      </w:ins>
      <w:ins w:id="4449" w:author="Michael Jennions" w:date="2020-08-18T21:37:00Z">
        <w:r>
          <w:rPr>
            <w:rFonts w:ascii="Garamond" w:hAnsi="Garamond"/>
            <w:color w:val="000000" w:themeColor="text1"/>
          </w:rPr>
          <w:t xml:space="preserve">greater </w:t>
        </w:r>
      </w:ins>
      <w:ins w:id="4450" w:author="Michael Jennions" w:date="2020-08-18T22:05:00Z">
        <w:r w:rsidR="00AC2B93">
          <w:rPr>
            <w:rFonts w:ascii="Garamond" w:hAnsi="Garamond"/>
            <w:color w:val="000000" w:themeColor="text1"/>
          </w:rPr>
          <w:t xml:space="preserve">male </w:t>
        </w:r>
      </w:ins>
      <w:ins w:id="4451" w:author="Michael Jennions" w:date="2020-08-18T21:36:00Z">
        <w:r>
          <w:rPr>
            <w:rFonts w:ascii="Garamond" w:hAnsi="Garamond"/>
            <w:color w:val="000000" w:themeColor="text1"/>
          </w:rPr>
          <w:t xml:space="preserve">variation </w:t>
        </w:r>
      </w:ins>
      <w:ins w:id="4452" w:author="Michael Jennions" w:date="2020-08-18T21:37:00Z">
        <w:r>
          <w:rPr>
            <w:rFonts w:ascii="Garamond" w:hAnsi="Garamond"/>
            <w:color w:val="000000" w:themeColor="text1"/>
          </w:rPr>
          <w:t xml:space="preserve">in a range of behavioural and allied traits in </w:t>
        </w:r>
      </w:ins>
      <w:ins w:id="4453" w:author="Michael Jennions" w:date="2020-08-18T22:05:00Z">
        <w:r w:rsidR="00AC2B93">
          <w:rPr>
            <w:rFonts w:ascii="Garamond" w:hAnsi="Garamond"/>
            <w:color w:val="000000" w:themeColor="text1"/>
          </w:rPr>
          <w:t>humans</w:t>
        </w:r>
      </w:ins>
      <w:ins w:id="4454" w:author="Michael Jennions" w:date="2020-08-18T21:47:00Z">
        <w:r w:rsidR="00B92ED8">
          <w:rPr>
            <w:rFonts w:ascii="Garamond" w:hAnsi="Garamond"/>
            <w:color w:val="000000" w:themeColor="text1"/>
          </w:rPr>
          <w:t xml:space="preserve"> (</w:t>
        </w:r>
        <w:r w:rsidR="00B92ED8" w:rsidRPr="00B92ED8">
          <w:rPr>
            <w:rFonts w:ascii="Garamond" w:hAnsi="Garamond"/>
            <w:color w:val="000000" w:themeColor="text1"/>
            <w:highlight w:val="cyan"/>
            <w:rPrChange w:id="4455" w:author="Michael Jennions" w:date="2020-08-18T21:47:00Z">
              <w:rPr>
                <w:rFonts w:ascii="Garamond" w:hAnsi="Garamond"/>
                <w:color w:val="000000" w:themeColor="text1"/>
              </w:rPr>
            </w:rPrChange>
          </w:rPr>
          <w:t>REFS</w:t>
        </w:r>
        <w:r w:rsidR="00B92ED8">
          <w:rPr>
            <w:rFonts w:ascii="Garamond" w:hAnsi="Garamond"/>
            <w:color w:val="000000" w:themeColor="text1"/>
          </w:rPr>
          <w:t>)</w:t>
        </w:r>
      </w:ins>
      <w:ins w:id="4456" w:author="Michael Jennions" w:date="2020-08-18T21:37:00Z">
        <w:r w:rsidRPr="00F102AB">
          <w:rPr>
            <w:rFonts w:ascii="Garamond" w:hAnsi="Garamond"/>
            <w:color w:val="000000" w:themeColor="text1"/>
          </w:rPr>
          <w:t>.</w:t>
        </w:r>
      </w:ins>
      <w:ins w:id="4457" w:author="Michael Jennions" w:date="2020-08-18T21:39:00Z">
        <w:r w:rsidR="00F102AB" w:rsidRPr="00F102AB">
          <w:rPr>
            <w:rFonts w:ascii="Garamond" w:hAnsi="Garamond"/>
            <w:color w:val="000000" w:themeColor="text1"/>
          </w:rPr>
          <w:t xml:space="preserve"> </w:t>
        </w:r>
      </w:ins>
      <w:ins w:id="4458" w:author="Michael Jennions" w:date="2020-08-18T21:40:00Z">
        <w:r w:rsidR="00F102AB">
          <w:rPr>
            <w:rFonts w:ascii="Garamond" w:hAnsi="Garamond"/>
            <w:color w:val="000000" w:themeColor="text1"/>
          </w:rPr>
          <w:t>Given</w:t>
        </w:r>
      </w:ins>
      <w:ins w:id="4459" w:author="Michael Jennions" w:date="2020-08-18T21:39:00Z">
        <w:r w:rsidR="00F102AB" w:rsidRPr="00F102AB">
          <w:rPr>
            <w:rFonts w:ascii="Garamond" w:hAnsi="Garamond"/>
            <w:color w:val="000000" w:themeColor="text1"/>
          </w:rPr>
          <w:t xml:space="preserve"> that </w:t>
        </w:r>
      </w:ins>
      <w:moveFromRangeStart w:id="4460" w:author="Michael Jennions" w:date="2020-08-18T21:33:00Z" w:name="move48678850"/>
      <w:moveFrom w:id="4461" w:author="Michael Jennions" w:date="2020-08-18T21:33:00Z">
        <w:del w:id="4462" w:author="Michael Jennions" w:date="2020-08-18T21:39:00Z">
          <w:r w:rsidR="000C6F77" w:rsidRPr="00F102AB" w:rsidDel="00F102AB">
            <w:rPr>
              <w:rFonts w:ascii="Garamond" w:hAnsi="Garamond"/>
              <w:color w:val="000000" w:themeColor="text1"/>
              <w:rPrChange w:id="4463" w:author="Michael Jennions" w:date="2020-08-18T21:40:00Z">
                <w:rPr>
                  <w:rFonts w:ascii="Garamond" w:hAnsi="Garamond"/>
                  <w:color w:val="FF0000"/>
                </w:rPr>
              </w:rPrChange>
            </w:rPr>
            <w:delText xml:space="preserve">Indeed, we found no sex differences in </w:delText>
          </w:r>
          <w:r w:rsidR="00C666D2" w:rsidRPr="00F102AB" w:rsidDel="00F102AB">
            <w:rPr>
              <w:rFonts w:ascii="Garamond" w:hAnsi="Garamond"/>
              <w:color w:val="000000" w:themeColor="text1"/>
              <w:rPrChange w:id="4464" w:author="Michael Jennions" w:date="2020-08-18T21:40:00Z">
                <w:rPr>
                  <w:rFonts w:ascii="Garamond" w:hAnsi="Garamond"/>
                  <w:color w:val="FF0000"/>
                </w:rPr>
              </w:rPrChange>
            </w:rPr>
            <w:delText>a</w:delText>
          </w:r>
          <w:r w:rsidR="000C6F77" w:rsidRPr="00F102AB" w:rsidDel="00F102AB">
            <w:rPr>
              <w:rFonts w:ascii="Garamond" w:hAnsi="Garamond"/>
              <w:color w:val="000000" w:themeColor="text1"/>
              <w:rPrChange w:id="4465" w:author="Michael Jennions" w:date="2020-08-18T21:40:00Z">
                <w:rPr>
                  <w:rFonts w:ascii="Garamond" w:hAnsi="Garamond"/>
                  <w:color w:val="FF0000"/>
                </w:rPr>
              </w:rPrChange>
            </w:rPr>
            <w:delText xml:space="preserve">ctivity and only one instance of male-biased </w:delText>
          </w:r>
          <w:r w:rsidR="00C666D2" w:rsidRPr="00F102AB" w:rsidDel="00F102AB">
            <w:rPr>
              <w:rFonts w:ascii="Garamond" w:hAnsi="Garamond"/>
              <w:color w:val="000000" w:themeColor="text1"/>
              <w:rPrChange w:id="4466" w:author="Michael Jennions" w:date="2020-08-18T21:40:00Z">
                <w:rPr>
                  <w:rFonts w:ascii="Garamond" w:hAnsi="Garamond"/>
                  <w:color w:val="FF0000"/>
                </w:rPr>
              </w:rPrChange>
            </w:rPr>
            <w:delText>b</w:delText>
          </w:r>
          <w:r w:rsidR="000C6F77" w:rsidRPr="00F102AB" w:rsidDel="00F102AB">
            <w:rPr>
              <w:rFonts w:ascii="Garamond" w:hAnsi="Garamond"/>
              <w:color w:val="000000" w:themeColor="text1"/>
              <w:rPrChange w:id="4467" w:author="Michael Jennions" w:date="2020-08-18T21:40:00Z">
                <w:rPr>
                  <w:rFonts w:ascii="Garamond" w:hAnsi="Garamond"/>
                  <w:color w:val="FF0000"/>
                </w:rPr>
              </w:rPrChange>
            </w:rPr>
            <w:delTex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delText>
          </w:r>
          <w:r w:rsidR="00FE4079" w:rsidRPr="00F102AB" w:rsidDel="00F102AB">
            <w:rPr>
              <w:rFonts w:ascii="Garamond" w:hAnsi="Garamond"/>
              <w:color w:val="000000" w:themeColor="text1"/>
              <w:rPrChange w:id="4468" w:author="Michael Jennions" w:date="2020-08-18T21:40:00Z">
                <w:rPr>
                  <w:rFonts w:ascii="Garamond" w:hAnsi="Garamond"/>
                  <w:color w:val="FF0000"/>
                </w:rPr>
              </w:rPrChange>
            </w:rPr>
            <w:delText>salamanders</w:delText>
          </w:r>
          <w:r w:rsidR="000C6F77" w:rsidRPr="00F102AB" w:rsidDel="00F102AB">
            <w:rPr>
              <w:rFonts w:ascii="Garamond" w:hAnsi="Garamond"/>
              <w:color w:val="000000" w:themeColor="text1"/>
              <w:rPrChange w:id="4469" w:author="Michael Jennions" w:date="2020-08-18T21:40:00Z">
                <w:rPr>
                  <w:rFonts w:ascii="Garamond" w:hAnsi="Garamond"/>
                  <w:color w:val="FF0000"/>
                </w:rPr>
              </w:rPrChange>
            </w:rPr>
            <w:delText xml:space="preserve"> </w:delText>
          </w:r>
          <w:r w:rsidR="00FE4079" w:rsidRPr="00F102AB" w:rsidDel="00F102AB">
            <w:rPr>
              <w:rFonts w:ascii="Garamond" w:hAnsi="Garamond"/>
              <w:i/>
              <w:color w:val="000000" w:themeColor="text1"/>
              <w:rPrChange w:id="4470" w:author="Michael Jennions" w:date="2020-08-18T21:40:00Z">
                <w:rPr>
                  <w:rFonts w:ascii="Garamond" w:hAnsi="Garamond"/>
                  <w:i/>
                  <w:color w:val="FF0000"/>
                </w:rPr>
              </w:rPrChange>
            </w:rPr>
            <w:delText>Plethodon cinereus</w:delText>
          </w:r>
          <w:r w:rsidR="000C6F77" w:rsidRPr="00F102AB" w:rsidDel="00F102AB">
            <w:rPr>
              <w:rFonts w:ascii="Garamond" w:hAnsi="Garamond"/>
              <w:color w:val="000000" w:themeColor="text1"/>
              <w:rPrChange w:id="4471" w:author="Michael Jennions" w:date="2020-08-18T21:40:00Z">
                <w:rPr>
                  <w:rFonts w:ascii="Garamond" w:hAnsi="Garamond"/>
                  <w:color w:val="FF0000"/>
                </w:rPr>
              </w:rPrChange>
            </w:rPr>
            <w:delText xml:space="preserve">; </w:delText>
          </w:r>
          <w:r w:rsidR="004923C5" w:rsidRPr="00F102AB" w:rsidDel="00F102AB">
            <w:rPr>
              <w:rFonts w:ascii="Garamond" w:hAnsi="Garamond"/>
              <w:color w:val="000000" w:themeColor="text1"/>
              <w:rPrChange w:id="4472" w:author="Michael Jennions" w:date="2020-08-18T21:40:00Z">
                <w:rPr>
                  <w:rFonts w:ascii="Garamond" w:hAnsi="Garamond"/>
                  <w:color w:val="FF0000"/>
                </w:rPr>
              </w:rPrChange>
            </w:rPr>
            <w:fldChar w:fldCharType="begin" w:fldLock="1"/>
          </w:r>
          <w:r w:rsidR="004923C5" w:rsidRPr="00F102AB" w:rsidDel="00F102AB">
            <w:rPr>
              <w:rFonts w:ascii="Garamond" w:hAnsi="Garamond"/>
              <w:color w:val="000000" w:themeColor="text1"/>
              <w:rPrChange w:id="4473" w:author="Michael Jennions" w:date="2020-08-18T21:40:00Z">
                <w:rPr>
                  <w:rFonts w:ascii="Garamond" w:hAnsi="Garamond"/>
                  <w:color w:val="FF0000"/>
                </w:rPr>
              </w:rPrChange>
            </w:rPr>
            <w:del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delInstrText>
          </w:r>
          <w:r w:rsidR="004923C5" w:rsidRPr="00F102AB" w:rsidDel="00F102AB">
            <w:rPr>
              <w:rFonts w:ascii="Garamond" w:hAnsi="Garamond"/>
              <w:color w:val="000000" w:themeColor="text1"/>
              <w:rPrChange w:id="4474" w:author="Michael Jennions" w:date="2020-08-18T21:40:00Z">
                <w:rPr>
                  <w:rFonts w:ascii="Garamond" w:hAnsi="Garamond"/>
                  <w:color w:val="FF0000"/>
                </w:rPr>
              </w:rPrChange>
            </w:rPr>
            <w:fldChar w:fldCharType="separate"/>
          </w:r>
          <w:r w:rsidR="004923C5" w:rsidRPr="00F102AB" w:rsidDel="00F102AB">
            <w:rPr>
              <w:rFonts w:ascii="Garamond" w:hAnsi="Garamond"/>
              <w:noProof/>
              <w:color w:val="000000" w:themeColor="text1"/>
              <w:rPrChange w:id="4475" w:author="Michael Jennions" w:date="2020-08-18T21:40:00Z">
                <w:rPr>
                  <w:rFonts w:ascii="Garamond" w:hAnsi="Garamond"/>
                  <w:noProof/>
                  <w:color w:val="FF0000"/>
                </w:rPr>
              </w:rPrChange>
            </w:rPr>
            <w:delText xml:space="preserve">Liebgold </w:delText>
          </w:r>
          <w:r w:rsidR="004923C5" w:rsidRPr="00F102AB" w:rsidDel="00F102AB">
            <w:rPr>
              <w:rFonts w:ascii="Garamond" w:hAnsi="Garamond"/>
              <w:i/>
              <w:noProof/>
              <w:color w:val="000000" w:themeColor="text1"/>
              <w:rPrChange w:id="4476" w:author="Michael Jennions" w:date="2020-08-18T21:40:00Z">
                <w:rPr>
                  <w:rFonts w:ascii="Garamond" w:hAnsi="Garamond"/>
                  <w:i/>
                  <w:noProof/>
                  <w:color w:val="FF0000"/>
                </w:rPr>
              </w:rPrChange>
            </w:rPr>
            <w:delText>et al.</w:delText>
          </w:r>
          <w:r w:rsidR="004923C5" w:rsidRPr="00F102AB" w:rsidDel="00F102AB">
            <w:rPr>
              <w:rFonts w:ascii="Garamond" w:hAnsi="Garamond"/>
              <w:noProof/>
              <w:color w:val="000000" w:themeColor="text1"/>
              <w:rPrChange w:id="4477" w:author="Michael Jennions" w:date="2020-08-18T21:40:00Z">
                <w:rPr>
                  <w:rFonts w:ascii="Garamond" w:hAnsi="Garamond"/>
                  <w:noProof/>
                  <w:color w:val="FF0000"/>
                </w:rPr>
              </w:rPrChange>
            </w:rPr>
            <w:delText xml:space="preserve"> 2011)</w:delText>
          </w:r>
          <w:r w:rsidR="004923C5" w:rsidRPr="00F102AB" w:rsidDel="00F102AB">
            <w:rPr>
              <w:rFonts w:ascii="Garamond" w:hAnsi="Garamond"/>
              <w:color w:val="000000" w:themeColor="text1"/>
              <w:rPrChange w:id="4478" w:author="Michael Jennions" w:date="2020-08-18T21:40:00Z">
                <w:rPr>
                  <w:rFonts w:ascii="Garamond" w:hAnsi="Garamond"/>
                  <w:color w:val="FF0000"/>
                </w:rPr>
              </w:rPrChange>
            </w:rPr>
            <w:fldChar w:fldCharType="end"/>
          </w:r>
          <w:r w:rsidR="000C6F77" w:rsidRPr="00F102AB" w:rsidDel="00F102AB">
            <w:rPr>
              <w:rFonts w:ascii="Garamond" w:hAnsi="Garamond"/>
              <w:color w:val="000000" w:themeColor="text1"/>
              <w:rPrChange w:id="4479" w:author="Michael Jennions" w:date="2020-08-18T21:40:00Z">
                <w:rPr>
                  <w:rFonts w:ascii="Garamond" w:hAnsi="Garamond"/>
                  <w:color w:val="FF0000"/>
                </w:rPr>
              </w:rPrChange>
            </w:rPr>
            <w:delText xml:space="preserve">, while female birds were more sociable than males </w:delText>
          </w:r>
          <w:r w:rsidR="00C666D2" w:rsidRPr="00F102AB" w:rsidDel="00F102AB">
            <w:rPr>
              <w:rFonts w:ascii="Garamond" w:hAnsi="Garamond"/>
              <w:color w:val="000000" w:themeColor="text1"/>
              <w:rPrChange w:id="4480" w:author="Michael Jennions" w:date="2020-08-18T21:40:00Z">
                <w:rPr>
                  <w:rFonts w:ascii="Garamond" w:hAnsi="Garamond"/>
                  <w:color w:val="FF0000"/>
                </w:rPr>
              </w:rPrChange>
            </w:rPr>
            <w:delText>that</w:delText>
          </w:r>
          <w:r w:rsidR="000C6F77" w:rsidRPr="00F102AB" w:rsidDel="00F102AB">
            <w:rPr>
              <w:rFonts w:ascii="Garamond" w:hAnsi="Garamond"/>
              <w:color w:val="000000" w:themeColor="text1"/>
              <w:rPrChange w:id="4481" w:author="Michael Jennions" w:date="2020-08-18T21:40:00Z">
                <w:rPr>
                  <w:rFonts w:ascii="Garamond" w:hAnsi="Garamond"/>
                  <w:color w:val="FF0000"/>
                </w:rPr>
              </w:rPrChange>
            </w:rPr>
            <w:delText xml:space="preserve"> </w:delText>
          </w:r>
          <w:r w:rsidR="00463A39" w:rsidRPr="00F102AB" w:rsidDel="00F102AB">
            <w:rPr>
              <w:rFonts w:ascii="Garamond" w:hAnsi="Garamond"/>
              <w:color w:val="000000" w:themeColor="text1"/>
              <w:rPrChange w:id="4482" w:author="Michael Jennions" w:date="2020-08-18T21:40:00Z">
                <w:rPr>
                  <w:rFonts w:ascii="Garamond" w:hAnsi="Garamond"/>
                  <w:color w:val="FF0000"/>
                </w:rPr>
              </w:rPrChange>
            </w:rPr>
            <w:delText>r</w:delText>
          </w:r>
          <w:r w:rsidR="00F42A22" w:rsidRPr="00F102AB" w:rsidDel="00F102AB">
            <w:rPr>
              <w:rFonts w:ascii="Garamond" w:hAnsi="Garamond"/>
              <w:color w:val="000000" w:themeColor="text1"/>
              <w:rPrChange w:id="4483" w:author="Michael Jennions" w:date="2020-08-18T21:40:00Z">
                <w:rPr>
                  <w:rFonts w:ascii="Garamond" w:hAnsi="Garamond"/>
                  <w:color w:val="FF0000"/>
                </w:rPr>
              </w:rPrChange>
            </w:rPr>
            <w:delText>eflect</w:delText>
          </w:r>
          <w:r w:rsidR="00463A39" w:rsidRPr="00F102AB" w:rsidDel="00F102AB">
            <w:rPr>
              <w:rFonts w:ascii="Garamond" w:hAnsi="Garamond"/>
              <w:color w:val="000000" w:themeColor="text1"/>
              <w:rPrChange w:id="4484" w:author="Michael Jennions" w:date="2020-08-18T21:40:00Z">
                <w:rPr>
                  <w:rFonts w:ascii="Garamond" w:hAnsi="Garamond"/>
                  <w:color w:val="FF0000"/>
                </w:rPr>
              </w:rPrChange>
            </w:rPr>
            <w:delText>s</w:delText>
          </w:r>
          <w:r w:rsidR="000C6F77" w:rsidRPr="00F102AB" w:rsidDel="00F102AB">
            <w:rPr>
              <w:rFonts w:ascii="Garamond" w:hAnsi="Garamond"/>
              <w:color w:val="000000" w:themeColor="text1"/>
              <w:rPrChange w:id="4485" w:author="Michael Jennions" w:date="2020-08-18T21:40:00Z">
                <w:rPr>
                  <w:rFonts w:ascii="Garamond" w:hAnsi="Garamond"/>
                  <w:color w:val="FF0000"/>
                </w:rPr>
              </w:rPrChange>
            </w:rPr>
            <w:delText xml:space="preserve"> </w:delText>
          </w:r>
          <w:r w:rsidR="00463A39" w:rsidRPr="00F102AB" w:rsidDel="00F102AB">
            <w:rPr>
              <w:rFonts w:ascii="Garamond" w:hAnsi="Garamond"/>
              <w:color w:val="000000" w:themeColor="text1"/>
              <w:rPrChange w:id="4486" w:author="Michael Jennions" w:date="2020-08-18T21:40:00Z">
                <w:rPr>
                  <w:rFonts w:ascii="Garamond" w:hAnsi="Garamond"/>
                  <w:color w:val="FF0000"/>
                </w:rPr>
              </w:rPrChange>
            </w:rPr>
            <w:delText xml:space="preserve">different </w:delText>
          </w:r>
          <w:r w:rsidR="000C6F77" w:rsidRPr="00F102AB" w:rsidDel="00F102AB">
            <w:rPr>
              <w:rFonts w:ascii="Garamond" w:hAnsi="Garamond"/>
              <w:color w:val="000000" w:themeColor="text1"/>
              <w:rPrChange w:id="4487" w:author="Michael Jennions" w:date="2020-08-18T21:40:00Z">
                <w:rPr>
                  <w:rFonts w:ascii="Garamond" w:hAnsi="Garamond"/>
                  <w:color w:val="FF0000"/>
                </w:rPr>
              </w:rPrChange>
            </w:rPr>
            <w:delText xml:space="preserve">social group behaviour (e.g. zebra finches </w:delText>
          </w:r>
          <w:r w:rsidR="000C6F77" w:rsidRPr="00F102AB" w:rsidDel="00F102AB">
            <w:rPr>
              <w:rFonts w:ascii="Garamond" w:hAnsi="Garamond"/>
              <w:i/>
              <w:color w:val="000000" w:themeColor="text1"/>
              <w:rPrChange w:id="4488" w:author="Michael Jennions" w:date="2020-08-18T21:40:00Z">
                <w:rPr>
                  <w:rFonts w:ascii="Garamond" w:hAnsi="Garamond"/>
                  <w:i/>
                  <w:color w:val="FF0000"/>
                </w:rPr>
              </w:rPrChange>
            </w:rPr>
            <w:delText>Taeniopygia guttata</w:delText>
          </w:r>
          <w:r w:rsidR="000C6F77" w:rsidRPr="00F102AB" w:rsidDel="00F102AB">
            <w:rPr>
              <w:rFonts w:ascii="Garamond" w:hAnsi="Garamond"/>
              <w:color w:val="000000" w:themeColor="text1"/>
              <w:rPrChange w:id="4489" w:author="Michael Jennions" w:date="2020-08-18T21:40:00Z">
                <w:rPr>
                  <w:rFonts w:ascii="Garamond" w:hAnsi="Garamond"/>
                  <w:color w:val="FF0000"/>
                </w:rPr>
              </w:rPrChange>
            </w:rPr>
            <w:delText xml:space="preserve">; </w:delText>
          </w:r>
          <w:r w:rsidR="004923C5" w:rsidRPr="00F102AB" w:rsidDel="00F102AB">
            <w:rPr>
              <w:rFonts w:ascii="Garamond" w:hAnsi="Garamond"/>
              <w:color w:val="000000" w:themeColor="text1"/>
              <w:rPrChange w:id="4490" w:author="Michael Jennions" w:date="2020-08-18T21:40:00Z">
                <w:rPr>
                  <w:rFonts w:ascii="Garamond" w:hAnsi="Garamond"/>
                  <w:color w:val="FF0000"/>
                </w:rPr>
              </w:rPrChange>
            </w:rPr>
            <w:fldChar w:fldCharType="begin" w:fldLock="1"/>
          </w:r>
          <w:r w:rsidR="004923C5" w:rsidRPr="00F102AB" w:rsidDel="00F102AB">
            <w:rPr>
              <w:rFonts w:ascii="Garamond" w:hAnsi="Garamond"/>
              <w:color w:val="000000" w:themeColor="text1"/>
              <w:rPrChange w:id="4491" w:author="Michael Jennions" w:date="2020-08-18T21:40:00Z">
                <w:rPr>
                  <w:rFonts w:ascii="Garamond" w:hAnsi="Garamond"/>
                  <w:color w:val="FF0000"/>
                </w:rPr>
              </w:rPrChange>
            </w:rPr>
            <w:del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delInstrText>
          </w:r>
          <w:r w:rsidR="004923C5" w:rsidRPr="00F102AB" w:rsidDel="00F102AB">
            <w:rPr>
              <w:rFonts w:ascii="Garamond" w:hAnsi="Garamond"/>
              <w:color w:val="000000" w:themeColor="text1"/>
              <w:rPrChange w:id="4492" w:author="Michael Jennions" w:date="2020-08-18T21:40:00Z">
                <w:rPr>
                  <w:rFonts w:ascii="Garamond" w:hAnsi="Garamond"/>
                  <w:color w:val="FF0000"/>
                </w:rPr>
              </w:rPrChange>
            </w:rPr>
            <w:fldChar w:fldCharType="separate"/>
          </w:r>
          <w:r w:rsidR="004923C5" w:rsidRPr="00F102AB" w:rsidDel="00F102AB">
            <w:rPr>
              <w:rFonts w:ascii="Garamond" w:hAnsi="Garamond"/>
              <w:noProof/>
              <w:color w:val="000000" w:themeColor="text1"/>
              <w:rPrChange w:id="4493" w:author="Michael Jennions" w:date="2020-08-18T21:40:00Z">
                <w:rPr>
                  <w:rFonts w:ascii="Garamond" w:hAnsi="Garamond"/>
                  <w:noProof/>
                  <w:color w:val="FF0000"/>
                </w:rPr>
              </w:rPrChange>
            </w:rPr>
            <w:delText>Schuett &amp; Dall 2009)</w:delText>
          </w:r>
          <w:r w:rsidR="004923C5" w:rsidRPr="00F102AB" w:rsidDel="00F102AB">
            <w:rPr>
              <w:rFonts w:ascii="Garamond" w:hAnsi="Garamond"/>
              <w:color w:val="000000" w:themeColor="text1"/>
              <w:rPrChange w:id="4494" w:author="Michael Jennions" w:date="2020-08-18T21:40:00Z">
                <w:rPr>
                  <w:rFonts w:ascii="Garamond" w:hAnsi="Garamond"/>
                  <w:color w:val="FF0000"/>
                </w:rPr>
              </w:rPrChange>
            </w:rPr>
            <w:fldChar w:fldCharType="end"/>
          </w:r>
          <w:r w:rsidR="000C6F77" w:rsidRPr="00F102AB" w:rsidDel="00F102AB">
            <w:rPr>
              <w:rFonts w:ascii="Garamond" w:hAnsi="Garamond"/>
              <w:color w:val="000000" w:themeColor="text1"/>
              <w:rPrChange w:id="4495" w:author="Michael Jennions" w:date="2020-08-18T21:40:00Z">
                <w:rPr>
                  <w:rFonts w:ascii="Garamond" w:hAnsi="Garamond"/>
                  <w:color w:val="FF0000"/>
                </w:rPr>
              </w:rPrChange>
            </w:rPr>
            <w:delText xml:space="preserve">. Additionally, because there are costs (e.g. energetic investment) and benefits (e.g. faster growth, more feeding opportunities) associated with the expression of personality types </w:delText>
          </w:r>
          <w:r w:rsidR="004923C5" w:rsidRPr="00F102AB" w:rsidDel="00F102AB">
            <w:rPr>
              <w:rFonts w:ascii="Garamond" w:hAnsi="Garamond"/>
              <w:color w:val="000000" w:themeColor="text1"/>
              <w:rPrChange w:id="4496" w:author="Michael Jennions" w:date="2020-08-18T21:40:00Z">
                <w:rPr>
                  <w:rFonts w:ascii="Garamond" w:hAnsi="Garamond"/>
                  <w:color w:val="FF0000"/>
                </w:rPr>
              </w:rPrChange>
            </w:rPr>
            <w:fldChar w:fldCharType="begin" w:fldLock="1"/>
          </w:r>
          <w:r w:rsidR="004923C5" w:rsidRPr="00F102AB" w:rsidDel="00F102AB">
            <w:rPr>
              <w:rFonts w:ascii="Garamond" w:hAnsi="Garamond"/>
              <w:color w:val="000000" w:themeColor="text1"/>
              <w:rPrChange w:id="4497" w:author="Michael Jennions" w:date="2020-08-18T21:40:00Z">
                <w:rPr>
                  <w:rFonts w:ascii="Garamond" w:hAnsi="Garamond"/>
                  <w:color w:val="FF0000"/>
                </w:rPr>
              </w:rPrChange>
            </w:rPr>
            <w:del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delInstrText>
          </w:r>
          <w:r w:rsidR="004923C5" w:rsidRPr="00F102AB" w:rsidDel="00F102AB">
            <w:rPr>
              <w:rFonts w:ascii="Garamond" w:hAnsi="Garamond"/>
              <w:color w:val="000000" w:themeColor="text1"/>
              <w:rPrChange w:id="4498" w:author="Michael Jennions" w:date="2020-08-18T21:40:00Z">
                <w:rPr>
                  <w:rFonts w:ascii="Garamond" w:hAnsi="Garamond"/>
                  <w:color w:val="FF0000"/>
                </w:rPr>
              </w:rPrChange>
            </w:rPr>
            <w:fldChar w:fldCharType="separate"/>
          </w:r>
          <w:r w:rsidR="004923C5" w:rsidRPr="00F102AB" w:rsidDel="00F102AB">
            <w:rPr>
              <w:rFonts w:ascii="Garamond" w:hAnsi="Garamond"/>
              <w:noProof/>
              <w:color w:val="000000" w:themeColor="text1"/>
              <w:rPrChange w:id="4499" w:author="Michael Jennions" w:date="2020-08-18T21:40:00Z">
                <w:rPr>
                  <w:rFonts w:ascii="Garamond" w:hAnsi="Garamond"/>
                  <w:noProof/>
                  <w:color w:val="FF0000"/>
                </w:rPr>
              </w:rPrChange>
            </w:rPr>
            <w:delText xml:space="preserve">(Wolf </w:delText>
          </w:r>
          <w:r w:rsidR="004923C5" w:rsidRPr="00F102AB" w:rsidDel="00F102AB">
            <w:rPr>
              <w:rFonts w:ascii="Garamond" w:hAnsi="Garamond"/>
              <w:i/>
              <w:noProof/>
              <w:color w:val="000000" w:themeColor="text1"/>
              <w:rPrChange w:id="4500" w:author="Michael Jennions" w:date="2020-08-18T21:40:00Z">
                <w:rPr>
                  <w:rFonts w:ascii="Garamond" w:hAnsi="Garamond"/>
                  <w:i/>
                  <w:noProof/>
                  <w:color w:val="FF0000"/>
                </w:rPr>
              </w:rPrChange>
            </w:rPr>
            <w:delText>et al.</w:delText>
          </w:r>
          <w:r w:rsidR="004923C5" w:rsidRPr="00F102AB" w:rsidDel="00F102AB">
            <w:rPr>
              <w:rFonts w:ascii="Garamond" w:hAnsi="Garamond"/>
              <w:noProof/>
              <w:color w:val="000000" w:themeColor="text1"/>
              <w:rPrChange w:id="4501" w:author="Michael Jennions" w:date="2020-08-18T21:40:00Z">
                <w:rPr>
                  <w:rFonts w:ascii="Garamond" w:hAnsi="Garamond"/>
                  <w:noProof/>
                  <w:color w:val="FF0000"/>
                </w:rPr>
              </w:rPrChange>
            </w:rPr>
            <w:delText xml:space="preserve"> 2007)</w:delText>
          </w:r>
          <w:r w:rsidR="004923C5" w:rsidRPr="00F102AB" w:rsidDel="00F102AB">
            <w:rPr>
              <w:rFonts w:ascii="Garamond" w:hAnsi="Garamond"/>
              <w:color w:val="000000" w:themeColor="text1"/>
              <w:rPrChange w:id="4502" w:author="Michael Jennions" w:date="2020-08-18T21:40:00Z">
                <w:rPr>
                  <w:rFonts w:ascii="Garamond" w:hAnsi="Garamond"/>
                  <w:color w:val="FF0000"/>
                </w:rPr>
              </w:rPrChange>
            </w:rPr>
            <w:fldChar w:fldCharType="end"/>
          </w:r>
          <w:r w:rsidR="000C6F77" w:rsidRPr="00F102AB" w:rsidDel="00F102AB">
            <w:rPr>
              <w:rFonts w:ascii="Garamond" w:hAnsi="Garamond"/>
              <w:color w:val="000000" w:themeColor="text1"/>
              <w:rPrChange w:id="4503" w:author="Michael Jennions" w:date="2020-08-18T21:40:00Z">
                <w:rPr>
                  <w:rFonts w:ascii="Garamond" w:hAnsi="Garamond"/>
                  <w:color w:val="FF0000"/>
                </w:rPr>
              </w:rPrChange>
            </w:rPr>
            <w:delText xml:space="preserve">, both sexes likely experience trade-offs that lead to similar trait means and variabilities. Previous meta-analyses have found evidence of trade-offs between personality and survival </w:delText>
          </w:r>
          <w:r w:rsidR="0000262E" w:rsidRPr="00F102AB" w:rsidDel="00F102AB">
            <w:rPr>
              <w:rFonts w:ascii="Garamond" w:hAnsi="Garamond"/>
              <w:color w:val="000000" w:themeColor="text1"/>
              <w:rPrChange w:id="4504" w:author="Michael Jennions" w:date="2020-08-18T21:40:00Z">
                <w:rPr>
                  <w:rFonts w:ascii="Garamond" w:hAnsi="Garamond"/>
                  <w:color w:val="FF0000"/>
                </w:rPr>
              </w:rPrChange>
            </w:rPr>
            <w:fldChar w:fldCharType="begin" w:fldLock="1"/>
          </w:r>
          <w:r w:rsidR="0000262E" w:rsidRPr="00F102AB" w:rsidDel="00F102AB">
            <w:rPr>
              <w:rFonts w:ascii="Garamond" w:hAnsi="Garamond"/>
              <w:color w:val="000000" w:themeColor="text1"/>
              <w:rPrChange w:id="4505" w:author="Michael Jennions" w:date="2020-08-18T21:40:00Z">
                <w:rPr>
                  <w:rFonts w:ascii="Garamond" w:hAnsi="Garamond"/>
                  <w:color w:val="FF0000"/>
                </w:rPr>
              </w:rPrChange>
            </w:rPr>
            <w:del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delInstrText>
          </w:r>
          <w:r w:rsidR="0000262E" w:rsidRPr="00F102AB" w:rsidDel="00F102AB">
            <w:rPr>
              <w:rFonts w:ascii="Garamond" w:hAnsi="Garamond"/>
              <w:color w:val="000000" w:themeColor="text1"/>
              <w:rPrChange w:id="4506" w:author="Michael Jennions" w:date="2020-08-18T21:40:00Z">
                <w:rPr>
                  <w:rFonts w:ascii="Garamond" w:hAnsi="Garamond"/>
                  <w:color w:val="FF0000"/>
                </w:rPr>
              </w:rPrChange>
            </w:rPr>
            <w:fldChar w:fldCharType="separate"/>
          </w:r>
          <w:r w:rsidR="0000262E" w:rsidRPr="00F102AB" w:rsidDel="00F102AB">
            <w:rPr>
              <w:rFonts w:ascii="Garamond" w:hAnsi="Garamond"/>
              <w:noProof/>
              <w:color w:val="000000" w:themeColor="text1"/>
              <w:rPrChange w:id="4507" w:author="Michael Jennions" w:date="2020-08-18T21:40:00Z">
                <w:rPr>
                  <w:rFonts w:ascii="Garamond" w:hAnsi="Garamond"/>
                  <w:noProof/>
                  <w:color w:val="FF0000"/>
                </w:rPr>
              </w:rPrChange>
            </w:rPr>
            <w:delText xml:space="preserve">(Smith &amp; Blumstein 2008; Moiron </w:delText>
          </w:r>
          <w:r w:rsidR="0000262E" w:rsidRPr="00F102AB" w:rsidDel="00F102AB">
            <w:rPr>
              <w:rFonts w:ascii="Garamond" w:hAnsi="Garamond"/>
              <w:i/>
              <w:noProof/>
              <w:color w:val="000000" w:themeColor="text1"/>
              <w:rPrChange w:id="4508" w:author="Michael Jennions" w:date="2020-08-18T21:40:00Z">
                <w:rPr>
                  <w:rFonts w:ascii="Garamond" w:hAnsi="Garamond"/>
                  <w:i/>
                  <w:noProof/>
                  <w:color w:val="FF0000"/>
                </w:rPr>
              </w:rPrChange>
            </w:rPr>
            <w:delText>et al.</w:delText>
          </w:r>
          <w:r w:rsidR="0000262E" w:rsidRPr="00F102AB" w:rsidDel="00F102AB">
            <w:rPr>
              <w:rFonts w:ascii="Garamond" w:hAnsi="Garamond"/>
              <w:noProof/>
              <w:color w:val="000000" w:themeColor="text1"/>
              <w:rPrChange w:id="4509" w:author="Michael Jennions" w:date="2020-08-18T21:40:00Z">
                <w:rPr>
                  <w:rFonts w:ascii="Garamond" w:hAnsi="Garamond"/>
                  <w:noProof/>
                  <w:color w:val="FF0000"/>
                </w:rPr>
              </w:rPrChange>
            </w:rPr>
            <w:delText xml:space="preserve"> 2020)</w:delText>
          </w:r>
          <w:r w:rsidR="0000262E" w:rsidRPr="00F102AB" w:rsidDel="00F102AB">
            <w:rPr>
              <w:rFonts w:ascii="Garamond" w:hAnsi="Garamond"/>
              <w:color w:val="000000" w:themeColor="text1"/>
              <w:rPrChange w:id="4510" w:author="Michael Jennions" w:date="2020-08-18T21:40:00Z">
                <w:rPr>
                  <w:rFonts w:ascii="Garamond" w:hAnsi="Garamond"/>
                  <w:color w:val="FF0000"/>
                </w:rPr>
              </w:rPrChange>
            </w:rPr>
            <w:fldChar w:fldCharType="end"/>
          </w:r>
          <w:r w:rsidR="000C6F77" w:rsidRPr="00F102AB" w:rsidDel="00F102AB">
            <w:rPr>
              <w:rFonts w:ascii="Garamond" w:hAnsi="Garamond"/>
              <w:color w:val="000000" w:themeColor="text1"/>
              <w:rPrChange w:id="4511" w:author="Michael Jennions" w:date="2020-08-18T21:40:00Z">
                <w:rPr>
                  <w:rFonts w:ascii="Garamond" w:hAnsi="Garamond"/>
                  <w:color w:val="FF0000"/>
                </w:rPr>
              </w:rPrChange>
            </w:rPr>
            <w:delTex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delText>
          </w:r>
          <w:r w:rsidR="00C666D2" w:rsidRPr="00F102AB" w:rsidDel="00F102AB">
            <w:rPr>
              <w:rFonts w:ascii="Garamond" w:hAnsi="Garamond"/>
              <w:color w:val="000000" w:themeColor="text1"/>
              <w:rPrChange w:id="4512" w:author="Michael Jennions" w:date="2020-08-18T21:40:00Z">
                <w:rPr>
                  <w:rFonts w:ascii="Garamond" w:hAnsi="Garamond"/>
                  <w:color w:val="FF0000"/>
                </w:rPr>
              </w:rPrChange>
            </w:rPr>
            <w:delText xml:space="preserve">species with </w:delText>
          </w:r>
          <w:r w:rsidR="000C6F77" w:rsidRPr="00F102AB" w:rsidDel="00F102AB">
            <w:rPr>
              <w:rFonts w:ascii="Garamond" w:hAnsi="Garamond"/>
              <w:color w:val="000000" w:themeColor="text1"/>
              <w:rPrChange w:id="4513" w:author="Michael Jennions" w:date="2020-08-18T21:40:00Z">
                <w:rPr>
                  <w:rFonts w:ascii="Garamond" w:hAnsi="Garamond"/>
                  <w:color w:val="FF0000"/>
                </w:rPr>
              </w:rPrChange>
            </w:rPr>
            <w:delText xml:space="preserve">larger males trade-off </w:delText>
          </w:r>
          <w:r w:rsidR="00C666D2" w:rsidRPr="00F102AB" w:rsidDel="00F102AB">
            <w:rPr>
              <w:rFonts w:ascii="Garamond" w:hAnsi="Garamond"/>
              <w:color w:val="000000" w:themeColor="text1"/>
              <w:rPrChange w:id="4514" w:author="Michael Jennions" w:date="2020-08-18T21:40:00Z">
                <w:rPr>
                  <w:rFonts w:ascii="Garamond" w:hAnsi="Garamond"/>
                  <w:color w:val="FF0000"/>
                </w:rPr>
              </w:rPrChange>
            </w:rPr>
            <w:delText>‘shy’</w:delText>
          </w:r>
          <w:r w:rsidR="000C6F77" w:rsidRPr="00F102AB" w:rsidDel="00F102AB">
            <w:rPr>
              <w:rFonts w:ascii="Garamond" w:hAnsi="Garamond"/>
              <w:color w:val="000000" w:themeColor="text1"/>
              <w:rPrChange w:id="4515" w:author="Michael Jennions" w:date="2020-08-18T21:40:00Z">
                <w:rPr>
                  <w:rFonts w:ascii="Garamond" w:hAnsi="Garamond"/>
                  <w:color w:val="FF0000"/>
                </w:rPr>
              </w:rPrChange>
            </w:rPr>
            <w:delText xml:space="preserve"> behaviour for larger body size. </w:delText>
          </w:r>
          <w:r w:rsidR="00C666D2" w:rsidRPr="00F102AB" w:rsidDel="00F102AB">
            <w:rPr>
              <w:rFonts w:ascii="Garamond" w:hAnsi="Garamond"/>
              <w:color w:val="000000" w:themeColor="text1"/>
              <w:rPrChange w:id="4516" w:author="Michael Jennions" w:date="2020-08-18T21:40:00Z">
                <w:rPr>
                  <w:rFonts w:ascii="Garamond" w:hAnsi="Garamond"/>
                  <w:color w:val="FF0000"/>
                </w:rPr>
              </w:rPrChange>
            </w:rPr>
            <w:delText xml:space="preserve">Larger animals are less likely to suffer mortality from predation, but also require more food to fuel their bigger bodies, thus need to feed more often and cannot play it safe. </w:delText>
          </w:r>
          <w:r w:rsidR="000C6F77" w:rsidRPr="00F102AB" w:rsidDel="00F102AB">
            <w:rPr>
              <w:rFonts w:ascii="Garamond" w:hAnsi="Garamond"/>
              <w:color w:val="000000" w:themeColor="text1"/>
              <w:rPrChange w:id="4517" w:author="Michael Jennions" w:date="2020-08-18T21:40:00Z">
                <w:rPr>
                  <w:rFonts w:ascii="Garamond" w:hAnsi="Garamond"/>
                  <w:color w:val="FF0000"/>
                </w:rPr>
              </w:rPrChange>
            </w:rPr>
            <w:delTex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delText>
          </w:r>
          <w:r w:rsidR="004923C5" w:rsidRPr="00F102AB" w:rsidDel="00F102AB">
            <w:rPr>
              <w:rFonts w:ascii="Garamond" w:hAnsi="Garamond"/>
              <w:color w:val="000000" w:themeColor="text1"/>
              <w:rPrChange w:id="4518" w:author="Michael Jennions" w:date="2020-08-18T21:40:00Z">
                <w:rPr>
                  <w:rFonts w:ascii="Garamond" w:hAnsi="Garamond"/>
                  <w:color w:val="FF0000"/>
                </w:rPr>
              </w:rPrChange>
            </w:rPr>
            <w:fldChar w:fldCharType="begin" w:fldLock="1"/>
          </w:r>
          <w:r w:rsidR="004923C5" w:rsidRPr="00F102AB" w:rsidDel="00F102AB">
            <w:rPr>
              <w:rFonts w:ascii="Garamond" w:hAnsi="Garamond"/>
              <w:color w:val="000000" w:themeColor="text1"/>
              <w:rPrChange w:id="4519" w:author="Michael Jennions" w:date="2020-08-18T21:40:00Z">
                <w:rPr>
                  <w:rFonts w:ascii="Garamond" w:hAnsi="Garamond"/>
                  <w:color w:val="FF0000"/>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delInstrText>
          </w:r>
          <w:r w:rsidR="004923C5" w:rsidRPr="00F102AB" w:rsidDel="00F102AB">
            <w:rPr>
              <w:rFonts w:ascii="Garamond" w:hAnsi="Garamond"/>
              <w:color w:val="000000" w:themeColor="text1"/>
              <w:rPrChange w:id="4520" w:author="Michael Jennions" w:date="2020-08-18T21:40:00Z">
                <w:rPr>
                  <w:rFonts w:ascii="Garamond" w:hAnsi="Garamond"/>
                  <w:color w:val="FF0000"/>
                </w:rPr>
              </w:rPrChange>
            </w:rPr>
            <w:fldChar w:fldCharType="separate"/>
          </w:r>
          <w:r w:rsidR="004923C5" w:rsidRPr="00F102AB" w:rsidDel="00F102AB">
            <w:rPr>
              <w:rFonts w:ascii="Garamond" w:hAnsi="Garamond"/>
              <w:noProof/>
              <w:color w:val="000000" w:themeColor="text1"/>
              <w:rPrChange w:id="4521" w:author="Michael Jennions" w:date="2020-08-18T21:40:00Z">
                <w:rPr>
                  <w:rFonts w:ascii="Garamond" w:hAnsi="Garamond"/>
                  <w:noProof/>
                  <w:color w:val="FF0000"/>
                </w:rPr>
              </w:rPrChange>
            </w:rPr>
            <w:delText>(Darwin 1871)</w:delText>
          </w:r>
          <w:r w:rsidR="004923C5" w:rsidRPr="00F102AB" w:rsidDel="00F102AB">
            <w:rPr>
              <w:rFonts w:ascii="Garamond" w:hAnsi="Garamond"/>
              <w:color w:val="000000" w:themeColor="text1"/>
              <w:rPrChange w:id="4522" w:author="Michael Jennions" w:date="2020-08-18T21:40:00Z">
                <w:rPr>
                  <w:rFonts w:ascii="Garamond" w:hAnsi="Garamond"/>
                  <w:color w:val="FF0000"/>
                </w:rPr>
              </w:rPrChange>
            </w:rPr>
            <w:fldChar w:fldCharType="end"/>
          </w:r>
          <w:r w:rsidR="000C6F77" w:rsidRPr="00F102AB" w:rsidDel="00F102AB">
            <w:rPr>
              <w:rFonts w:ascii="Garamond" w:hAnsi="Garamond"/>
              <w:color w:val="000000" w:themeColor="text1"/>
              <w:rPrChange w:id="4523" w:author="Michael Jennions" w:date="2020-08-18T21:40:00Z">
                <w:rPr>
                  <w:rFonts w:ascii="Garamond" w:hAnsi="Garamond"/>
                  <w:color w:val="FF0000"/>
                </w:rPr>
              </w:rPrChange>
            </w:rPr>
            <w:delText xml:space="preserve">). </w:delText>
          </w:r>
          <w:r w:rsidR="00C666D2" w:rsidRPr="00F102AB" w:rsidDel="00F102AB">
            <w:rPr>
              <w:rFonts w:ascii="Garamond" w:hAnsi="Garamond"/>
              <w:color w:val="000000" w:themeColor="text1"/>
              <w:rPrChange w:id="4524" w:author="Michael Jennions" w:date="2020-08-18T21:40:00Z">
                <w:rPr>
                  <w:rFonts w:ascii="Garamond" w:hAnsi="Garamond"/>
                  <w:color w:val="FF0000"/>
                </w:rPr>
              </w:rPrChange>
            </w:rPr>
            <w:delText xml:space="preserve">However, SSD encompasses several different forms of selection, not just sexual </w:delText>
          </w:r>
          <w:r w:rsidR="006C7ED2" w:rsidRPr="00F102AB" w:rsidDel="00F102AB">
            <w:rPr>
              <w:rFonts w:ascii="Garamond" w:hAnsi="Garamond"/>
              <w:color w:val="000000" w:themeColor="text1"/>
              <w:rPrChange w:id="4525" w:author="Michael Jennions" w:date="2020-08-18T21:40:00Z">
                <w:rPr>
                  <w:rFonts w:ascii="Garamond" w:hAnsi="Garamond"/>
                  <w:color w:val="FF0000"/>
                </w:rPr>
              </w:rPrChange>
            </w:rPr>
            <w:delText xml:space="preserve">selection </w:delText>
          </w:r>
          <w:r w:rsidR="009074EF" w:rsidRPr="00F102AB" w:rsidDel="00F102AB">
            <w:rPr>
              <w:rFonts w:ascii="Garamond" w:hAnsi="Garamond"/>
              <w:color w:val="000000" w:themeColor="text1"/>
              <w:rPrChange w:id="4526" w:author="Michael Jennions" w:date="2020-08-18T21:40:00Z">
                <w:rPr>
                  <w:rFonts w:ascii="Garamond" w:hAnsi="Garamond"/>
                  <w:color w:val="FF0000"/>
                </w:rPr>
              </w:rPrChange>
            </w:rPr>
            <w:fldChar w:fldCharType="begin" w:fldLock="1"/>
          </w:r>
          <w:r w:rsidR="004923C5" w:rsidRPr="00F102AB" w:rsidDel="00F102AB">
            <w:rPr>
              <w:rFonts w:ascii="Garamond" w:hAnsi="Garamond"/>
              <w:color w:val="000000" w:themeColor="text1"/>
              <w:rPrChange w:id="4527" w:author="Michael Jennions" w:date="2020-08-18T21:40:00Z">
                <w:rPr>
                  <w:rFonts w:ascii="Garamond" w:hAnsi="Garamond"/>
                  <w:color w:val="FF0000"/>
                </w:rPr>
              </w:rPrChange>
            </w:rPr>
            <w:del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delInstrText>
          </w:r>
          <w:r w:rsidR="009074EF" w:rsidRPr="00F102AB" w:rsidDel="00F102AB">
            <w:rPr>
              <w:rFonts w:ascii="Garamond" w:hAnsi="Garamond"/>
              <w:color w:val="000000" w:themeColor="text1"/>
              <w:rPrChange w:id="4528" w:author="Michael Jennions" w:date="2020-08-18T21:40:00Z">
                <w:rPr>
                  <w:rFonts w:ascii="Garamond" w:hAnsi="Garamond"/>
                  <w:color w:val="FF0000"/>
                </w:rPr>
              </w:rPrChange>
            </w:rPr>
            <w:fldChar w:fldCharType="separate"/>
          </w:r>
          <w:r w:rsidR="009074EF" w:rsidRPr="00F102AB" w:rsidDel="00F102AB">
            <w:rPr>
              <w:rFonts w:ascii="Garamond" w:hAnsi="Garamond"/>
              <w:noProof/>
              <w:color w:val="000000" w:themeColor="text1"/>
              <w:rPrChange w:id="4529" w:author="Michael Jennions" w:date="2020-08-18T21:40:00Z">
                <w:rPr>
                  <w:rFonts w:ascii="Garamond" w:hAnsi="Garamond"/>
                  <w:noProof/>
                  <w:color w:val="FF0000"/>
                </w:rPr>
              </w:rPrChange>
            </w:rPr>
            <w:delText>(Blanckenhorn 2005)</w:delText>
          </w:r>
          <w:r w:rsidR="009074EF" w:rsidRPr="00F102AB" w:rsidDel="00F102AB">
            <w:rPr>
              <w:rFonts w:ascii="Garamond" w:hAnsi="Garamond"/>
              <w:color w:val="000000" w:themeColor="text1"/>
              <w:rPrChange w:id="4530" w:author="Michael Jennions" w:date="2020-08-18T21:40:00Z">
                <w:rPr>
                  <w:rFonts w:ascii="Garamond" w:hAnsi="Garamond"/>
                  <w:color w:val="FF0000"/>
                </w:rPr>
              </w:rPrChange>
            </w:rPr>
            <w:fldChar w:fldCharType="end"/>
          </w:r>
          <w:r w:rsidR="006C7ED2" w:rsidRPr="00F102AB" w:rsidDel="00F102AB">
            <w:rPr>
              <w:rFonts w:ascii="Garamond" w:hAnsi="Garamond"/>
              <w:color w:val="000000" w:themeColor="text1"/>
              <w:rPrChange w:id="4531" w:author="Michael Jennions" w:date="2020-08-18T21:40:00Z">
                <w:rPr>
                  <w:rFonts w:ascii="Garamond" w:hAnsi="Garamond"/>
                  <w:color w:val="FF0000"/>
                </w:rPr>
              </w:rPrChange>
            </w:rPr>
            <w:delText xml:space="preserve">. Because </w:delText>
          </w:r>
          <w:r w:rsidR="00C666D2" w:rsidRPr="00F102AB" w:rsidDel="00F102AB">
            <w:rPr>
              <w:rFonts w:ascii="Garamond" w:hAnsi="Garamond"/>
              <w:color w:val="000000" w:themeColor="text1"/>
              <w:rPrChange w:id="4532" w:author="Michael Jennions" w:date="2020-08-18T21:40:00Z">
                <w:rPr>
                  <w:rFonts w:ascii="Garamond" w:hAnsi="Garamond"/>
                  <w:color w:val="FF0000"/>
                </w:rPr>
              </w:rPrChange>
            </w:rPr>
            <w:delText>SSD did not interact significantly with trait variability</w:delText>
          </w:r>
          <w:r w:rsidR="005060E3" w:rsidRPr="00F102AB" w:rsidDel="00F102AB">
            <w:rPr>
              <w:rFonts w:ascii="Garamond" w:hAnsi="Garamond"/>
              <w:color w:val="000000" w:themeColor="text1"/>
              <w:rPrChange w:id="4533" w:author="Michael Jennions" w:date="2020-08-18T21:40:00Z">
                <w:rPr>
                  <w:rFonts w:ascii="Garamond" w:hAnsi="Garamond"/>
                  <w:color w:val="FF0000"/>
                </w:rPr>
              </w:rPrChange>
            </w:rPr>
            <w:delText>,</w:delText>
          </w:r>
          <w:r w:rsidR="00C666D2" w:rsidRPr="00F102AB" w:rsidDel="00F102AB">
            <w:rPr>
              <w:rFonts w:ascii="Garamond" w:hAnsi="Garamond"/>
              <w:color w:val="000000" w:themeColor="text1"/>
              <w:rPrChange w:id="4534" w:author="Michael Jennions" w:date="2020-08-18T21:40:00Z">
                <w:rPr>
                  <w:rFonts w:ascii="Garamond" w:hAnsi="Garamond"/>
                  <w:color w:val="FF0000"/>
                </w:rPr>
              </w:rPrChange>
            </w:rPr>
            <w:delText xml:space="preserve"> </w:delText>
          </w:r>
          <w:r w:rsidR="005060E3" w:rsidRPr="00F102AB" w:rsidDel="00F102AB">
            <w:rPr>
              <w:rFonts w:ascii="Garamond" w:hAnsi="Garamond"/>
              <w:color w:val="000000" w:themeColor="text1"/>
              <w:rPrChange w:id="4535" w:author="Michael Jennions" w:date="2020-08-18T21:40:00Z">
                <w:rPr>
                  <w:rFonts w:ascii="Garamond" w:hAnsi="Garamond"/>
                  <w:color w:val="FF0000"/>
                </w:rPr>
              </w:rPrChange>
            </w:rPr>
            <w:delText xml:space="preserve">the </w:delText>
          </w:r>
          <w:r w:rsidR="00C666D2" w:rsidRPr="00F102AB" w:rsidDel="00F102AB">
            <w:rPr>
              <w:rFonts w:ascii="Garamond" w:hAnsi="Garamond"/>
              <w:color w:val="000000" w:themeColor="text1"/>
              <w:rPrChange w:id="4536" w:author="Michael Jennions" w:date="2020-08-18T21:40:00Z">
                <w:rPr>
                  <w:rFonts w:ascii="Garamond" w:hAnsi="Garamond"/>
                  <w:color w:val="FF0000"/>
                </w:rPr>
              </w:rPrChange>
            </w:rPr>
            <w:delText xml:space="preserve">sex differences in </w:delText>
          </w:r>
          <w:r w:rsidR="006C7ED2" w:rsidRPr="00F102AB" w:rsidDel="00F102AB">
            <w:rPr>
              <w:rFonts w:ascii="Garamond" w:hAnsi="Garamond"/>
              <w:color w:val="000000" w:themeColor="text1"/>
              <w:rPrChange w:id="4537" w:author="Michael Jennions" w:date="2020-08-18T21:40:00Z">
                <w:rPr>
                  <w:rFonts w:ascii="Garamond" w:hAnsi="Garamond"/>
                  <w:color w:val="FF0000"/>
                </w:rPr>
              </w:rPrChange>
            </w:rPr>
            <w:delText xml:space="preserve">mean </w:delText>
          </w:r>
          <w:r w:rsidR="00C666D2" w:rsidRPr="00F102AB" w:rsidDel="00F102AB">
            <w:rPr>
              <w:rFonts w:ascii="Garamond" w:hAnsi="Garamond"/>
              <w:color w:val="000000" w:themeColor="text1"/>
              <w:rPrChange w:id="4538" w:author="Michael Jennions" w:date="2020-08-18T21:40:00Z">
                <w:rPr>
                  <w:rFonts w:ascii="Garamond" w:hAnsi="Garamond"/>
                  <w:color w:val="FF0000"/>
                </w:rPr>
              </w:rPrChange>
            </w:rPr>
            <w:delText>personalit</w:delText>
          </w:r>
          <w:r w:rsidR="006C7ED2" w:rsidRPr="00F102AB" w:rsidDel="00F102AB">
            <w:rPr>
              <w:rFonts w:ascii="Garamond" w:hAnsi="Garamond"/>
              <w:color w:val="000000" w:themeColor="text1"/>
              <w:rPrChange w:id="4539" w:author="Michael Jennions" w:date="2020-08-18T21:40:00Z">
                <w:rPr>
                  <w:rFonts w:ascii="Garamond" w:hAnsi="Garamond"/>
                  <w:color w:val="FF0000"/>
                </w:rPr>
              </w:rPrChange>
            </w:rPr>
            <w:delText>y expression</w:delText>
          </w:r>
          <w:r w:rsidR="00C666D2" w:rsidRPr="00F102AB" w:rsidDel="00F102AB">
            <w:rPr>
              <w:rFonts w:ascii="Garamond" w:hAnsi="Garamond"/>
              <w:color w:val="000000" w:themeColor="text1"/>
              <w:rPrChange w:id="4540" w:author="Michael Jennions" w:date="2020-08-18T21:40:00Z">
                <w:rPr>
                  <w:rFonts w:ascii="Garamond" w:hAnsi="Garamond"/>
                  <w:color w:val="FF0000"/>
                </w:rPr>
              </w:rPrChange>
            </w:rPr>
            <w:delText xml:space="preserve"> </w:delText>
          </w:r>
          <w:r w:rsidR="00892661" w:rsidRPr="00F102AB" w:rsidDel="00F102AB">
            <w:rPr>
              <w:rFonts w:ascii="Garamond" w:hAnsi="Garamond"/>
              <w:color w:val="000000" w:themeColor="text1"/>
              <w:rPrChange w:id="4541" w:author="Michael Jennions" w:date="2020-08-18T21:40:00Z">
                <w:rPr>
                  <w:rFonts w:ascii="Garamond" w:hAnsi="Garamond"/>
                  <w:color w:val="FF0000"/>
                </w:rPr>
              </w:rPrChange>
            </w:rPr>
            <w:delText xml:space="preserve">could </w:delText>
          </w:r>
          <w:r w:rsidR="009074EF" w:rsidRPr="00F102AB" w:rsidDel="00F102AB">
            <w:rPr>
              <w:rFonts w:ascii="Garamond" w:hAnsi="Garamond"/>
              <w:color w:val="000000" w:themeColor="text1"/>
              <w:rPrChange w:id="4542" w:author="Michael Jennions" w:date="2020-08-18T21:40:00Z">
                <w:rPr>
                  <w:rFonts w:ascii="Garamond" w:hAnsi="Garamond"/>
                  <w:color w:val="FF0000"/>
                </w:rPr>
              </w:rPrChange>
            </w:rPr>
            <w:delText>instead</w:delText>
          </w:r>
          <w:r w:rsidR="00892661" w:rsidRPr="00F102AB" w:rsidDel="00F102AB">
            <w:rPr>
              <w:rFonts w:ascii="Garamond" w:hAnsi="Garamond"/>
              <w:color w:val="000000" w:themeColor="text1"/>
              <w:rPrChange w:id="4543" w:author="Michael Jennions" w:date="2020-08-18T21:40:00Z">
                <w:rPr>
                  <w:rFonts w:ascii="Garamond" w:hAnsi="Garamond"/>
                  <w:color w:val="FF0000"/>
                </w:rPr>
              </w:rPrChange>
            </w:rPr>
            <w:delText xml:space="preserve"> be </w:delText>
          </w:r>
          <w:r w:rsidR="002A3946" w:rsidRPr="00F102AB" w:rsidDel="00F102AB">
            <w:rPr>
              <w:rFonts w:ascii="Garamond" w:hAnsi="Garamond"/>
              <w:color w:val="000000" w:themeColor="text1"/>
              <w:rPrChange w:id="4544" w:author="Michael Jennions" w:date="2020-08-18T21:40:00Z">
                <w:rPr>
                  <w:rFonts w:ascii="Garamond" w:hAnsi="Garamond"/>
                  <w:color w:val="FF0000"/>
                </w:rPr>
              </w:rPrChange>
            </w:rPr>
            <w:delText>explained by</w:delText>
          </w:r>
          <w:r w:rsidR="009074EF" w:rsidRPr="00F102AB" w:rsidDel="00F102AB">
            <w:rPr>
              <w:rFonts w:ascii="Garamond" w:hAnsi="Garamond"/>
              <w:color w:val="000000" w:themeColor="text1"/>
              <w:rPrChange w:id="4545" w:author="Michael Jennions" w:date="2020-08-18T21:40:00Z">
                <w:rPr>
                  <w:rFonts w:ascii="Garamond" w:hAnsi="Garamond"/>
                  <w:color w:val="FF0000"/>
                </w:rPr>
              </w:rPrChange>
            </w:rPr>
            <w:delText xml:space="preserve"> </w:delText>
          </w:r>
          <w:r w:rsidR="0051582B" w:rsidRPr="00F102AB" w:rsidDel="00F102AB">
            <w:rPr>
              <w:rFonts w:ascii="Garamond" w:hAnsi="Garamond"/>
              <w:color w:val="000000" w:themeColor="text1"/>
              <w:rPrChange w:id="4546" w:author="Michael Jennions" w:date="2020-08-18T21:40:00Z">
                <w:rPr>
                  <w:rFonts w:ascii="Garamond" w:hAnsi="Garamond"/>
                  <w:color w:val="FF0000"/>
                </w:rPr>
              </w:rPrChange>
            </w:rPr>
            <w:delText xml:space="preserve">adaptive, </w:delText>
          </w:r>
          <w:r w:rsidR="00C666D2" w:rsidRPr="00F102AB" w:rsidDel="00F102AB">
            <w:rPr>
              <w:rFonts w:ascii="Garamond" w:hAnsi="Garamond"/>
              <w:color w:val="000000" w:themeColor="text1"/>
              <w:rPrChange w:id="4547" w:author="Michael Jennions" w:date="2020-08-18T21:40:00Z">
                <w:rPr>
                  <w:rFonts w:ascii="Garamond" w:hAnsi="Garamond"/>
                  <w:color w:val="FF0000"/>
                </w:rPr>
              </w:rPrChange>
            </w:rPr>
            <w:delText>life-histor</w:delText>
          </w:r>
          <w:r w:rsidR="005060E3" w:rsidRPr="00F102AB" w:rsidDel="00F102AB">
            <w:rPr>
              <w:rFonts w:ascii="Garamond" w:hAnsi="Garamond"/>
              <w:color w:val="000000" w:themeColor="text1"/>
              <w:rPrChange w:id="4548" w:author="Michael Jennions" w:date="2020-08-18T21:40:00Z">
                <w:rPr>
                  <w:rFonts w:ascii="Garamond" w:hAnsi="Garamond"/>
                  <w:color w:val="FF0000"/>
                </w:rPr>
              </w:rPrChange>
            </w:rPr>
            <w:delText>y differences</w:delText>
          </w:r>
          <w:r w:rsidR="00C666D2" w:rsidRPr="00F102AB" w:rsidDel="00F102AB">
            <w:rPr>
              <w:rFonts w:ascii="Garamond" w:hAnsi="Garamond"/>
              <w:color w:val="000000" w:themeColor="text1"/>
              <w:rPrChange w:id="4549" w:author="Michael Jennions" w:date="2020-08-18T21:40:00Z">
                <w:rPr>
                  <w:rFonts w:ascii="Garamond" w:hAnsi="Garamond"/>
                  <w:color w:val="FF0000"/>
                </w:rPr>
              </w:rPrChange>
            </w:rPr>
            <w:delText xml:space="preserve">. </w:delText>
          </w:r>
        </w:del>
      </w:moveFrom>
    </w:p>
    <w:moveFromRangeEnd w:id="4460"/>
    <w:p w14:paraId="43EC362F" w14:textId="04876894" w:rsidR="000C6F77" w:rsidRPr="00F102AB" w:rsidDel="00F102AB" w:rsidRDefault="000C6F77">
      <w:pPr>
        <w:rPr>
          <w:del w:id="4550" w:author="Michael Jennions" w:date="2020-08-18T21:39:00Z"/>
          <w:rFonts w:ascii="Garamond" w:hAnsi="Garamond"/>
          <w:color w:val="000000" w:themeColor="text1"/>
          <w:rPrChange w:id="4551" w:author="Michael Jennions" w:date="2020-08-18T21:40:00Z">
            <w:rPr>
              <w:del w:id="4552" w:author="Michael Jennions" w:date="2020-08-18T21:39:00Z"/>
              <w:rFonts w:ascii="Garamond" w:hAnsi="Garamond"/>
              <w:color w:val="FF0000"/>
            </w:rPr>
          </w:rPrChange>
        </w:rPr>
        <w:pPrChange w:id="4553" w:author="Michael Jennions" w:date="2020-08-18T21:39:00Z">
          <w:pPr>
            <w:ind w:firstLine="360"/>
          </w:pPr>
        </w:pPrChange>
      </w:pPr>
    </w:p>
    <w:p w14:paraId="4874DDAE" w14:textId="7CD79007" w:rsidR="000F53BA" w:rsidRPr="00B92ED8" w:rsidRDefault="007D2733">
      <w:pPr>
        <w:rPr>
          <w:ins w:id="4554" w:author="Michael Jennions" w:date="2020-08-18T18:15:00Z"/>
          <w:rFonts w:ascii="Garamond" w:hAnsi="Garamond"/>
          <w:color w:val="000000" w:themeColor="text1"/>
          <w:rPrChange w:id="4555" w:author="Michael Jennions" w:date="2020-08-18T21:51:00Z">
            <w:rPr>
              <w:ins w:id="4556" w:author="Michael Jennions" w:date="2020-08-18T18:15:00Z"/>
              <w:rFonts w:ascii="Garamond" w:hAnsi="Garamond"/>
              <w:color w:val="000000" w:themeColor="text1"/>
              <w:highlight w:val="magenta"/>
            </w:rPr>
          </w:rPrChange>
        </w:rPr>
        <w:pPrChange w:id="4557" w:author="Michael Jennions" w:date="2020-08-18T21:51:00Z">
          <w:pPr>
            <w:pStyle w:val="ListParagraph"/>
            <w:numPr>
              <w:numId w:val="10"/>
            </w:numPr>
            <w:ind w:hanging="360"/>
          </w:pPr>
        </w:pPrChange>
      </w:pPr>
      <w:del w:id="4558" w:author="Michael Jennions" w:date="2020-08-18T21:39:00Z">
        <w:r w:rsidRPr="00F102AB" w:rsidDel="00F102AB">
          <w:rPr>
            <w:rFonts w:ascii="Garamond" w:hAnsi="Garamond"/>
            <w:color w:val="000000" w:themeColor="text1"/>
            <w:rPrChange w:id="4559" w:author="Michael Jennions" w:date="2020-08-18T21:40:00Z">
              <w:rPr>
                <w:rFonts w:ascii="Garamond" w:hAnsi="Garamond"/>
                <w:color w:val="FF0000"/>
              </w:rPr>
            </w:rPrChange>
          </w:rPr>
          <w:delText xml:space="preserve">Finally, </w:delText>
        </w:r>
      </w:del>
      <w:r w:rsidRPr="00F102AB">
        <w:rPr>
          <w:rFonts w:ascii="Garamond" w:hAnsi="Garamond"/>
          <w:color w:val="000000" w:themeColor="text1"/>
          <w:rPrChange w:id="4560" w:author="Michael Jennions" w:date="2020-08-18T21:40:00Z">
            <w:rPr>
              <w:rFonts w:ascii="Garamond" w:hAnsi="Garamond"/>
              <w:color w:val="FF0000"/>
            </w:rPr>
          </w:rPrChange>
        </w:rPr>
        <w:t>phylogen</w:t>
      </w:r>
      <w:del w:id="4561" w:author="Michael Jennions" w:date="2020-08-18T21:47:00Z">
        <w:r w:rsidRPr="00F102AB" w:rsidDel="00B92ED8">
          <w:rPr>
            <w:rFonts w:ascii="Garamond" w:hAnsi="Garamond"/>
            <w:color w:val="000000" w:themeColor="text1"/>
            <w:rPrChange w:id="4562" w:author="Michael Jennions" w:date="2020-08-18T21:40:00Z">
              <w:rPr>
                <w:rFonts w:ascii="Garamond" w:hAnsi="Garamond"/>
                <w:color w:val="FF0000"/>
              </w:rPr>
            </w:rPrChange>
          </w:rPr>
          <w:delText xml:space="preserve">etic </w:delText>
        </w:r>
        <w:r w:rsidR="001141CE" w:rsidRPr="00F102AB" w:rsidDel="00B92ED8">
          <w:rPr>
            <w:rFonts w:ascii="Garamond" w:hAnsi="Garamond"/>
            <w:color w:val="000000" w:themeColor="text1"/>
            <w:rPrChange w:id="4563" w:author="Michael Jennions" w:date="2020-08-18T21:40:00Z">
              <w:rPr>
                <w:rFonts w:ascii="Garamond" w:hAnsi="Garamond"/>
                <w:color w:val="FF0000"/>
              </w:rPr>
            </w:rPrChange>
          </w:rPr>
          <w:delText>variance</w:delText>
        </w:r>
        <w:r w:rsidRPr="00F102AB" w:rsidDel="00B92ED8">
          <w:rPr>
            <w:rFonts w:ascii="Garamond" w:hAnsi="Garamond"/>
            <w:color w:val="000000" w:themeColor="text1"/>
            <w:rPrChange w:id="4564" w:author="Michael Jennions" w:date="2020-08-18T21:40:00Z">
              <w:rPr>
                <w:rFonts w:ascii="Garamond" w:hAnsi="Garamond"/>
                <w:color w:val="FF0000"/>
              </w:rPr>
            </w:rPrChange>
          </w:rPr>
          <w:delText xml:space="preserve"> </w:delText>
        </w:r>
      </w:del>
      <w:ins w:id="4565" w:author="Michael Jennions" w:date="2020-08-18T21:47:00Z">
        <w:r w:rsidR="00B92ED8">
          <w:rPr>
            <w:rFonts w:ascii="Garamond" w:hAnsi="Garamond"/>
            <w:color w:val="000000" w:themeColor="text1"/>
          </w:rPr>
          <w:t>y</w:t>
        </w:r>
      </w:ins>
      <w:r w:rsidRPr="00F102AB">
        <w:rPr>
          <w:rFonts w:ascii="Garamond" w:hAnsi="Garamond"/>
          <w:color w:val="000000" w:themeColor="text1"/>
          <w:rPrChange w:id="4566" w:author="Michael Jennions" w:date="2020-08-18T21:40:00Z">
            <w:rPr>
              <w:rFonts w:ascii="Garamond" w:hAnsi="Garamond"/>
              <w:color w:val="FF0000"/>
            </w:rPr>
          </w:rPrChange>
        </w:rPr>
        <w:t>(</w:t>
      </w:r>
      <w:r w:rsidRPr="00F102AB">
        <w:rPr>
          <w:rFonts w:ascii="Garamond" w:hAnsi="Garamond"/>
          <w:i/>
          <w:color w:val="000000" w:themeColor="text1"/>
          <w:rPrChange w:id="4567" w:author="Michael Jennions" w:date="2020-08-18T21:40:00Z">
            <w:rPr>
              <w:rFonts w:ascii="Garamond" w:hAnsi="Garamond"/>
              <w:i/>
              <w:color w:val="FF0000"/>
            </w:rPr>
          </w:rPrChange>
        </w:rPr>
        <w:t>I</w:t>
      </w:r>
      <w:r w:rsidRPr="00F102AB">
        <w:rPr>
          <w:rFonts w:ascii="Garamond" w:hAnsi="Garamond"/>
          <w:color w:val="000000" w:themeColor="text1"/>
          <w:vertAlign w:val="superscript"/>
          <w:rPrChange w:id="4568" w:author="Michael Jennions" w:date="2020-08-18T21:40:00Z">
            <w:rPr>
              <w:rFonts w:ascii="Garamond" w:hAnsi="Garamond"/>
              <w:color w:val="FF0000"/>
              <w:vertAlign w:val="superscript"/>
            </w:rPr>
          </w:rPrChange>
        </w:rPr>
        <w:t>2</w:t>
      </w:r>
      <w:r w:rsidR="002A067B" w:rsidRPr="00F102AB">
        <w:rPr>
          <w:rFonts w:ascii="Garamond" w:hAnsi="Garamond"/>
          <w:color w:val="000000" w:themeColor="text1"/>
          <w:vertAlign w:val="subscript"/>
          <w:rPrChange w:id="4569" w:author="Michael Jennions" w:date="2020-08-18T21:40:00Z">
            <w:rPr>
              <w:rFonts w:ascii="Garamond" w:hAnsi="Garamond"/>
              <w:color w:val="FF0000"/>
              <w:vertAlign w:val="subscript"/>
            </w:rPr>
          </w:rPrChange>
        </w:rPr>
        <w:t>p</w:t>
      </w:r>
      <w:r w:rsidRPr="00F102AB">
        <w:rPr>
          <w:rFonts w:ascii="Garamond" w:hAnsi="Garamond"/>
          <w:color w:val="000000" w:themeColor="text1"/>
          <w:vertAlign w:val="subscript"/>
          <w:rPrChange w:id="4570" w:author="Michael Jennions" w:date="2020-08-18T21:40:00Z">
            <w:rPr>
              <w:rFonts w:ascii="Garamond" w:hAnsi="Garamond"/>
              <w:color w:val="FF0000"/>
              <w:vertAlign w:val="subscript"/>
            </w:rPr>
          </w:rPrChange>
        </w:rPr>
        <w:t>hylo</w:t>
      </w:r>
      <w:r w:rsidRPr="00F102AB">
        <w:rPr>
          <w:rFonts w:ascii="Garamond" w:hAnsi="Garamond"/>
          <w:color w:val="000000" w:themeColor="text1"/>
          <w:rPrChange w:id="4571" w:author="Michael Jennions" w:date="2020-08-18T21:40:00Z">
            <w:rPr>
              <w:rFonts w:ascii="Garamond" w:hAnsi="Garamond"/>
              <w:color w:val="FF0000"/>
            </w:rPr>
          </w:rPrChange>
        </w:rPr>
        <w:t xml:space="preserve">) explained a large proportion of variance </w:t>
      </w:r>
      <w:del w:id="4572" w:author="Michael Jennions" w:date="2020-08-18T21:40:00Z">
        <w:r w:rsidR="000C6F77" w:rsidRPr="00F102AB" w:rsidDel="00F102AB">
          <w:rPr>
            <w:rFonts w:ascii="Garamond" w:hAnsi="Garamond"/>
            <w:color w:val="000000" w:themeColor="text1"/>
            <w:rPrChange w:id="4573" w:author="Michael Jennions" w:date="2020-08-18T21:40:00Z">
              <w:rPr>
                <w:rFonts w:ascii="Garamond" w:hAnsi="Garamond"/>
                <w:color w:val="FF0000"/>
              </w:rPr>
            </w:rPrChange>
          </w:rPr>
          <w:delText xml:space="preserve">for </w:delText>
        </w:r>
      </w:del>
      <w:ins w:id="4574" w:author="Michael Jennions" w:date="2020-08-18T21:40:00Z">
        <w:r w:rsidR="00F102AB">
          <w:rPr>
            <w:rFonts w:ascii="Garamond" w:hAnsi="Garamond"/>
            <w:color w:val="000000" w:themeColor="text1"/>
          </w:rPr>
          <w:t>in</w:t>
        </w:r>
        <w:r w:rsidR="00F102AB" w:rsidRPr="00F102AB">
          <w:rPr>
            <w:rFonts w:ascii="Garamond" w:hAnsi="Garamond"/>
            <w:color w:val="000000" w:themeColor="text1"/>
            <w:rPrChange w:id="4575" w:author="Michael Jennions" w:date="2020-08-18T21:40:00Z">
              <w:rPr>
                <w:rFonts w:ascii="Garamond" w:hAnsi="Garamond"/>
                <w:color w:val="FF0000"/>
              </w:rPr>
            </w:rPrChange>
          </w:rPr>
          <w:t xml:space="preserve"> </w:t>
        </w:r>
        <w:r w:rsidR="00F102AB">
          <w:rPr>
            <w:rFonts w:ascii="Garamond" w:hAnsi="Garamond"/>
            <w:color w:val="000000" w:themeColor="text1"/>
          </w:rPr>
          <w:t>sex</w:t>
        </w:r>
      </w:ins>
      <w:ins w:id="4576" w:author="Michael Jennions" w:date="2020-08-18T21:47:00Z">
        <w:r w:rsidR="00B92ED8">
          <w:rPr>
            <w:rFonts w:ascii="Garamond" w:hAnsi="Garamond"/>
            <w:color w:val="000000" w:themeColor="text1"/>
          </w:rPr>
          <w:t>-</w:t>
        </w:r>
      </w:ins>
      <w:ins w:id="4577" w:author="Michael Jennions" w:date="2020-08-18T21:40:00Z">
        <w:r w:rsidR="00F102AB">
          <w:rPr>
            <w:rFonts w:ascii="Garamond" w:hAnsi="Garamond"/>
            <w:color w:val="000000" w:themeColor="text1"/>
          </w:rPr>
          <w:t>specifi</w:t>
        </w:r>
      </w:ins>
      <w:ins w:id="4578" w:author="Michael Jennions" w:date="2020-08-18T21:41:00Z">
        <w:r w:rsidR="00F102AB">
          <w:rPr>
            <w:rFonts w:ascii="Garamond" w:hAnsi="Garamond"/>
            <w:color w:val="000000" w:themeColor="text1"/>
          </w:rPr>
          <w:t xml:space="preserve">c differences in </w:t>
        </w:r>
      </w:ins>
      <w:r w:rsidRPr="00F102AB">
        <w:rPr>
          <w:rFonts w:ascii="Garamond" w:hAnsi="Garamond"/>
          <w:color w:val="000000" w:themeColor="text1"/>
          <w:rPrChange w:id="4579" w:author="Michael Jennions" w:date="2020-08-18T21:40:00Z">
            <w:rPr>
              <w:rFonts w:ascii="Garamond" w:hAnsi="Garamond"/>
              <w:color w:val="FF0000"/>
            </w:rPr>
          </w:rPrChange>
        </w:rPr>
        <w:t>personality variability</w:t>
      </w:r>
      <w:r w:rsidR="000C6F77" w:rsidRPr="00F102AB">
        <w:rPr>
          <w:rFonts w:ascii="Garamond" w:hAnsi="Garamond"/>
          <w:color w:val="000000" w:themeColor="text1"/>
          <w:rPrChange w:id="4580" w:author="Michael Jennions" w:date="2020-08-18T21:40:00Z">
            <w:rPr>
              <w:rFonts w:ascii="Garamond" w:hAnsi="Garamond"/>
              <w:color w:val="FF0000"/>
            </w:rPr>
          </w:rPrChange>
        </w:rPr>
        <w:t xml:space="preserve"> </w:t>
      </w:r>
      <w:del w:id="4581" w:author="Michael Jennions" w:date="2020-08-18T21:47:00Z">
        <w:r w:rsidRPr="00F102AB" w:rsidDel="00B92ED8">
          <w:rPr>
            <w:rFonts w:ascii="Garamond" w:hAnsi="Garamond"/>
            <w:color w:val="000000" w:themeColor="text1"/>
            <w:rPrChange w:id="4582" w:author="Michael Jennions" w:date="2020-08-18T21:40:00Z">
              <w:rPr>
                <w:rFonts w:ascii="Garamond" w:hAnsi="Garamond"/>
                <w:color w:val="FF0000"/>
              </w:rPr>
            </w:rPrChange>
          </w:rPr>
          <w:delText>(</w:delText>
        </w:r>
        <w:r w:rsidRPr="00F102AB" w:rsidDel="00B92ED8">
          <w:rPr>
            <w:rFonts w:ascii="Garamond" w:hAnsi="Garamond"/>
            <w:i/>
            <w:color w:val="000000" w:themeColor="text1"/>
            <w:rPrChange w:id="4583" w:author="Michael Jennions" w:date="2020-08-18T21:40:00Z">
              <w:rPr>
                <w:rFonts w:ascii="Garamond" w:hAnsi="Garamond"/>
                <w:i/>
                <w:color w:val="FF0000"/>
              </w:rPr>
            </w:rPrChange>
          </w:rPr>
          <w:delText>lnCVR</w:delText>
        </w:r>
        <w:r w:rsidRPr="00F102AB" w:rsidDel="00B92ED8">
          <w:rPr>
            <w:rFonts w:ascii="Garamond" w:hAnsi="Garamond"/>
            <w:color w:val="000000" w:themeColor="text1"/>
            <w:rPrChange w:id="4584" w:author="Michael Jennions" w:date="2020-08-18T21:40:00Z">
              <w:rPr>
                <w:rFonts w:ascii="Garamond" w:hAnsi="Garamond"/>
                <w:color w:val="FF0000"/>
              </w:rPr>
            </w:rPrChange>
          </w:rPr>
          <w:delText xml:space="preserve">) </w:delText>
        </w:r>
      </w:del>
      <w:r w:rsidR="000C6F77" w:rsidRPr="00F102AB">
        <w:rPr>
          <w:rFonts w:ascii="Garamond" w:hAnsi="Garamond"/>
          <w:color w:val="000000" w:themeColor="text1"/>
          <w:rPrChange w:id="4585" w:author="Michael Jennions" w:date="2020-08-18T21:40:00Z">
            <w:rPr>
              <w:rFonts w:ascii="Garamond" w:hAnsi="Garamond"/>
              <w:color w:val="FF0000"/>
            </w:rPr>
          </w:rPrChange>
        </w:rPr>
        <w:t xml:space="preserve">in </w:t>
      </w:r>
      <w:del w:id="4586" w:author="Michael Jennions" w:date="2020-08-18T21:39:00Z">
        <w:r w:rsidRPr="00F102AB" w:rsidDel="00F102AB">
          <w:rPr>
            <w:rFonts w:ascii="Garamond" w:hAnsi="Garamond"/>
            <w:color w:val="000000" w:themeColor="text1"/>
            <w:rPrChange w:id="4587" w:author="Michael Jennions" w:date="2020-08-18T21:40:00Z">
              <w:rPr>
                <w:rFonts w:ascii="Garamond" w:hAnsi="Garamond"/>
                <w:color w:val="FF0000"/>
              </w:rPr>
            </w:rPrChange>
          </w:rPr>
          <w:delText xml:space="preserve">both </w:delText>
        </w:r>
        <w:r w:rsidR="000C6F77" w:rsidRPr="00F102AB" w:rsidDel="00F102AB">
          <w:rPr>
            <w:rFonts w:ascii="Garamond" w:hAnsi="Garamond"/>
            <w:color w:val="000000" w:themeColor="text1"/>
            <w:rPrChange w:id="4588" w:author="Michael Jennions" w:date="2020-08-18T21:40:00Z">
              <w:rPr>
                <w:rFonts w:ascii="Garamond" w:hAnsi="Garamond"/>
                <w:color w:val="FF0000"/>
              </w:rPr>
            </w:rPrChange>
          </w:rPr>
          <w:delText xml:space="preserve">birds and </w:delText>
        </w:r>
      </w:del>
      <w:r w:rsidR="000C6F77" w:rsidRPr="00F102AB">
        <w:rPr>
          <w:rFonts w:ascii="Garamond" w:hAnsi="Garamond"/>
          <w:color w:val="000000" w:themeColor="text1"/>
          <w:rPrChange w:id="4589" w:author="Michael Jennions" w:date="2020-08-18T21:40:00Z">
            <w:rPr>
              <w:rFonts w:ascii="Garamond" w:hAnsi="Garamond"/>
              <w:color w:val="FF0000"/>
            </w:rPr>
          </w:rPrChange>
        </w:rPr>
        <w:t>mammals</w:t>
      </w:r>
      <w:ins w:id="4590" w:author="Michael Jennions" w:date="2020-08-18T21:39:00Z">
        <w:r w:rsidR="00F102AB" w:rsidRPr="00F102AB">
          <w:rPr>
            <w:rFonts w:ascii="Garamond" w:hAnsi="Garamond"/>
            <w:color w:val="000000" w:themeColor="text1"/>
            <w:rPrChange w:id="4591" w:author="Michael Jennions" w:date="2020-08-18T21:40:00Z">
              <w:rPr>
                <w:rFonts w:ascii="Garamond" w:hAnsi="Garamond"/>
                <w:color w:val="FF0000"/>
              </w:rPr>
            </w:rPrChange>
          </w:rPr>
          <w:t xml:space="preserve"> it </w:t>
        </w:r>
      </w:ins>
      <w:ins w:id="4592" w:author="Michael Jennions" w:date="2020-08-18T21:48:00Z">
        <w:r w:rsidR="00B92ED8">
          <w:rPr>
            <w:rFonts w:ascii="Garamond" w:hAnsi="Garamond"/>
            <w:color w:val="000000" w:themeColor="text1"/>
          </w:rPr>
          <w:t>would</w:t>
        </w:r>
      </w:ins>
      <w:ins w:id="4593" w:author="Michael Jennions" w:date="2020-08-18T21:39:00Z">
        <w:r w:rsidR="00F102AB" w:rsidRPr="00F102AB">
          <w:rPr>
            <w:rFonts w:ascii="Garamond" w:hAnsi="Garamond"/>
            <w:color w:val="000000" w:themeColor="text1"/>
            <w:rPrChange w:id="4594" w:author="Michael Jennions" w:date="2020-08-18T21:40:00Z">
              <w:rPr>
                <w:rFonts w:ascii="Garamond" w:hAnsi="Garamond"/>
                <w:color w:val="FF0000"/>
              </w:rPr>
            </w:rPrChange>
          </w:rPr>
          <w:t xml:space="preserve"> be valuable to conduct a more focussed meta-analy</w:t>
        </w:r>
      </w:ins>
      <w:ins w:id="4595" w:author="Michael Jennions" w:date="2020-08-18T21:40:00Z">
        <w:r w:rsidR="00F102AB" w:rsidRPr="00F102AB">
          <w:rPr>
            <w:rFonts w:ascii="Garamond" w:hAnsi="Garamond"/>
            <w:color w:val="000000" w:themeColor="text1"/>
            <w:rPrChange w:id="4596" w:author="Michael Jennions" w:date="2020-08-18T21:40:00Z">
              <w:rPr>
                <w:rFonts w:ascii="Garamond" w:hAnsi="Garamond"/>
                <w:color w:val="FF0000"/>
              </w:rPr>
            </w:rPrChange>
          </w:rPr>
          <w:t>s</w:t>
        </w:r>
      </w:ins>
      <w:ins w:id="4597" w:author="Michael Jennions" w:date="2020-08-18T21:39:00Z">
        <w:r w:rsidR="00F102AB" w:rsidRPr="00F102AB">
          <w:rPr>
            <w:rFonts w:ascii="Garamond" w:hAnsi="Garamond"/>
            <w:color w:val="000000" w:themeColor="text1"/>
            <w:rPrChange w:id="4598" w:author="Michael Jennions" w:date="2020-08-18T21:40:00Z">
              <w:rPr>
                <w:rFonts w:ascii="Garamond" w:hAnsi="Garamond"/>
                <w:color w:val="FF0000"/>
              </w:rPr>
            </w:rPrChange>
          </w:rPr>
          <w:t xml:space="preserve">is looking </w:t>
        </w:r>
      </w:ins>
      <w:ins w:id="4599" w:author="Michael Jennions" w:date="2020-08-18T21:48:00Z">
        <w:r w:rsidR="00B92ED8">
          <w:rPr>
            <w:rFonts w:ascii="Garamond" w:hAnsi="Garamond"/>
            <w:color w:val="000000" w:themeColor="text1"/>
          </w:rPr>
          <w:t xml:space="preserve">at </w:t>
        </w:r>
      </w:ins>
      <w:ins w:id="4600" w:author="Michael Jennions" w:date="2020-08-18T21:41:00Z">
        <w:r w:rsidR="00F102AB">
          <w:rPr>
            <w:rFonts w:ascii="Garamond" w:hAnsi="Garamond"/>
            <w:color w:val="000000" w:themeColor="text1"/>
          </w:rPr>
          <w:t>sex-specific</w:t>
        </w:r>
      </w:ins>
      <w:ins w:id="4601" w:author="Michael Jennions" w:date="2020-08-18T21:40:00Z">
        <w:r w:rsidR="00F102AB" w:rsidRPr="00F102AB">
          <w:rPr>
            <w:rFonts w:ascii="Garamond" w:hAnsi="Garamond"/>
            <w:color w:val="000000" w:themeColor="text1"/>
          </w:rPr>
          <w:t xml:space="preserve"> variability in behavioural traits </w:t>
        </w:r>
      </w:ins>
      <w:ins w:id="4602" w:author="Michael Jennions" w:date="2020-08-18T21:41:00Z">
        <w:r w:rsidR="00F102AB">
          <w:rPr>
            <w:rFonts w:ascii="Garamond" w:hAnsi="Garamond"/>
            <w:color w:val="000000" w:themeColor="text1"/>
          </w:rPr>
          <w:t xml:space="preserve">in </w:t>
        </w:r>
        <w:commentRangeStart w:id="4603"/>
        <w:r w:rsidR="00F102AB">
          <w:rPr>
            <w:rFonts w:ascii="Garamond" w:hAnsi="Garamond"/>
            <w:color w:val="000000" w:themeColor="text1"/>
          </w:rPr>
          <w:t>primates</w:t>
        </w:r>
      </w:ins>
      <w:ins w:id="4604" w:author="Michael Jennions" w:date="2020-08-18T21:48:00Z">
        <w:r w:rsidR="00B92ED8">
          <w:rPr>
            <w:rFonts w:ascii="Garamond" w:hAnsi="Garamond"/>
            <w:color w:val="000000" w:themeColor="text1"/>
          </w:rPr>
          <w:t>,</w:t>
        </w:r>
      </w:ins>
      <w:ins w:id="4605" w:author="Michael Jennions" w:date="2020-08-18T21:41:00Z">
        <w:r w:rsidR="00F102AB">
          <w:rPr>
            <w:rFonts w:ascii="Garamond" w:hAnsi="Garamond"/>
            <w:color w:val="000000" w:themeColor="text1"/>
          </w:rPr>
          <w:t xml:space="preserve"> or even just </w:t>
        </w:r>
      </w:ins>
      <w:ins w:id="4606" w:author="Michael Jennions" w:date="2020-08-18T21:42:00Z">
        <w:r w:rsidR="00F102AB">
          <w:rPr>
            <w:rFonts w:ascii="Garamond" w:hAnsi="Garamond"/>
            <w:color w:val="000000" w:themeColor="text1"/>
          </w:rPr>
          <w:t>the Hominidae.</w:t>
        </w:r>
      </w:ins>
      <w:ins w:id="4607" w:author="Michael Jennions" w:date="2020-08-18T21:41:00Z">
        <w:r w:rsidR="00F102AB">
          <w:rPr>
            <w:rFonts w:ascii="Garamond" w:hAnsi="Garamond"/>
            <w:color w:val="000000" w:themeColor="text1"/>
          </w:rPr>
          <w:t xml:space="preserve"> </w:t>
        </w:r>
      </w:ins>
      <w:commentRangeEnd w:id="4603"/>
      <w:ins w:id="4608" w:author="Michael Jennions" w:date="2020-08-18T21:42:00Z">
        <w:r w:rsidR="00085555">
          <w:rPr>
            <w:rStyle w:val="CommentReference"/>
          </w:rPr>
          <w:commentReference w:id="4603"/>
        </w:r>
      </w:ins>
      <w:ins w:id="4609" w:author="Michael Jennions" w:date="2020-08-18T21:43:00Z">
        <w:r w:rsidR="00085555">
          <w:rPr>
            <w:rFonts w:ascii="Garamond" w:hAnsi="Garamond"/>
            <w:color w:val="000000" w:themeColor="text1"/>
          </w:rPr>
          <w:t xml:space="preserve">Nonetheless, our findings </w:t>
        </w:r>
      </w:ins>
      <w:ins w:id="4610" w:author="Michael Jennions" w:date="2020-08-18T21:44:00Z">
        <w:r w:rsidR="00085555">
          <w:rPr>
            <w:rFonts w:ascii="Garamond" w:hAnsi="Garamond"/>
            <w:color w:val="000000" w:themeColor="text1"/>
          </w:rPr>
          <w:t xml:space="preserve">for personality traits in animals, alongside rather weak evidence for greater male variability in </w:t>
        </w:r>
      </w:ins>
      <w:ins w:id="4611" w:author="Michael Jennions" w:date="2020-08-18T21:48:00Z">
        <w:r w:rsidR="00B92ED8">
          <w:rPr>
            <w:rFonts w:ascii="Garamond" w:hAnsi="Garamond"/>
            <w:color w:val="000000" w:themeColor="text1"/>
          </w:rPr>
          <w:t xml:space="preserve">a suite of </w:t>
        </w:r>
      </w:ins>
      <w:ins w:id="4612" w:author="Michael Jennions" w:date="2020-08-18T21:44:00Z">
        <w:r w:rsidR="00085555">
          <w:rPr>
            <w:rFonts w:ascii="Garamond" w:hAnsi="Garamond"/>
            <w:color w:val="000000" w:themeColor="text1"/>
          </w:rPr>
          <w:t>other traits (</w:t>
        </w:r>
      </w:ins>
      <w:ins w:id="4613" w:author="Michael Jennions" w:date="2020-08-18T21:45:00Z">
        <w:r w:rsidR="00085555" w:rsidRPr="00085555">
          <w:rPr>
            <w:rFonts w:ascii="Garamond" w:hAnsi="Garamond"/>
            <w:color w:val="000000" w:themeColor="text1"/>
            <w:highlight w:val="cyan"/>
            <w:rPrChange w:id="4614" w:author="Michael Jennions" w:date="2020-08-18T21:45:00Z">
              <w:rPr>
                <w:rFonts w:ascii="Garamond" w:hAnsi="Garamond"/>
                <w:color w:val="000000" w:themeColor="text1"/>
              </w:rPr>
            </w:rPrChange>
          </w:rPr>
          <w:t>REFS</w:t>
        </w:r>
        <w:r w:rsidR="00085555">
          <w:rPr>
            <w:rFonts w:ascii="Garamond" w:hAnsi="Garamond"/>
            <w:color w:val="000000" w:themeColor="text1"/>
          </w:rPr>
          <w:t>)</w:t>
        </w:r>
      </w:ins>
      <w:ins w:id="4615" w:author="Michael Jennions" w:date="2020-08-18T21:44:00Z">
        <w:r w:rsidR="00085555">
          <w:rPr>
            <w:rFonts w:ascii="Garamond" w:hAnsi="Garamond"/>
            <w:color w:val="000000" w:themeColor="text1"/>
          </w:rPr>
          <w:t xml:space="preserve"> </w:t>
        </w:r>
      </w:ins>
      <w:ins w:id="4616" w:author="Michael Jennions" w:date="2020-08-18T21:45:00Z">
        <w:r w:rsidR="00085555">
          <w:rPr>
            <w:rFonts w:ascii="Garamond" w:hAnsi="Garamond"/>
            <w:color w:val="000000" w:themeColor="text1"/>
          </w:rPr>
          <w:t xml:space="preserve">suggests that </w:t>
        </w:r>
      </w:ins>
      <w:ins w:id="4617" w:author="Michael Jennions" w:date="2020-08-18T22:06:00Z">
        <w:r w:rsidR="00AC2B93">
          <w:rPr>
            <w:rFonts w:ascii="Garamond" w:hAnsi="Garamond"/>
            <w:color w:val="000000" w:themeColor="text1"/>
          </w:rPr>
          <w:t>accepting</w:t>
        </w:r>
      </w:ins>
      <w:ins w:id="4618" w:author="Michael Jennions" w:date="2020-08-18T21:48:00Z">
        <w:r w:rsidR="00B92ED8">
          <w:rPr>
            <w:rFonts w:ascii="Garamond" w:hAnsi="Garamond"/>
            <w:color w:val="000000" w:themeColor="text1"/>
          </w:rPr>
          <w:t xml:space="preserve"> evolut</w:t>
        </w:r>
      </w:ins>
      <w:ins w:id="4619" w:author="Michael Jennions" w:date="2020-08-18T21:49:00Z">
        <w:r w:rsidR="00B92ED8">
          <w:rPr>
            <w:rFonts w:ascii="Garamond" w:hAnsi="Garamond"/>
            <w:color w:val="000000" w:themeColor="text1"/>
          </w:rPr>
          <w:t>i</w:t>
        </w:r>
      </w:ins>
      <w:ins w:id="4620" w:author="Michael Jennions" w:date="2020-08-18T21:48:00Z">
        <w:r w:rsidR="00B92ED8">
          <w:rPr>
            <w:rFonts w:ascii="Garamond" w:hAnsi="Garamond"/>
            <w:color w:val="000000" w:themeColor="text1"/>
          </w:rPr>
          <w:t xml:space="preserve">onary </w:t>
        </w:r>
      </w:ins>
      <w:ins w:id="4621" w:author="Michael Jennions" w:date="2020-08-18T21:49:00Z">
        <w:r w:rsidR="00B92ED8">
          <w:rPr>
            <w:rFonts w:ascii="Garamond" w:hAnsi="Garamond"/>
            <w:color w:val="000000" w:themeColor="text1"/>
          </w:rPr>
          <w:t xml:space="preserve">explanation, based on </w:t>
        </w:r>
      </w:ins>
      <w:ins w:id="4622" w:author="Michael Jennions" w:date="2020-08-18T21:45:00Z">
        <w:r w:rsidR="00085555">
          <w:rPr>
            <w:rFonts w:ascii="Garamond" w:hAnsi="Garamond"/>
            <w:color w:val="000000" w:themeColor="text1"/>
          </w:rPr>
          <w:t xml:space="preserve">sex-specific selection, especially sexual selection, to </w:t>
        </w:r>
      </w:ins>
      <w:ins w:id="4623" w:author="Michael Jennions" w:date="2020-08-18T21:49:00Z">
        <w:r w:rsidR="00B92ED8">
          <w:rPr>
            <w:rFonts w:ascii="Garamond" w:hAnsi="Garamond"/>
            <w:color w:val="000000" w:themeColor="text1"/>
          </w:rPr>
          <w:t>account for</w:t>
        </w:r>
      </w:ins>
      <w:ins w:id="4624" w:author="Michael Jennions" w:date="2020-08-18T21:45:00Z">
        <w:r w:rsidR="00085555">
          <w:rPr>
            <w:rFonts w:ascii="Garamond" w:hAnsi="Garamond"/>
            <w:color w:val="000000" w:themeColor="text1"/>
          </w:rPr>
          <w:t xml:space="preserve"> </w:t>
        </w:r>
      </w:ins>
      <w:ins w:id="4625" w:author="Michael Jennions" w:date="2020-08-18T21:46:00Z">
        <w:r w:rsidR="00085555">
          <w:rPr>
            <w:rFonts w:ascii="Garamond" w:hAnsi="Garamond"/>
            <w:color w:val="000000" w:themeColor="text1"/>
          </w:rPr>
          <w:t xml:space="preserve">greater </w:t>
        </w:r>
      </w:ins>
      <w:ins w:id="4626" w:author="Michael Jennions" w:date="2020-08-18T21:45:00Z">
        <w:r w:rsidR="00085555">
          <w:rPr>
            <w:rFonts w:ascii="Garamond" w:hAnsi="Garamond"/>
            <w:color w:val="000000" w:themeColor="text1"/>
          </w:rPr>
          <w:t xml:space="preserve">behavioural </w:t>
        </w:r>
      </w:ins>
      <w:ins w:id="4627" w:author="Michael Jennions" w:date="2020-08-18T21:46:00Z">
        <w:r w:rsidR="00085555">
          <w:rPr>
            <w:rFonts w:ascii="Garamond" w:hAnsi="Garamond"/>
            <w:color w:val="000000" w:themeColor="text1"/>
          </w:rPr>
          <w:t>variability in men than women</w:t>
        </w:r>
      </w:ins>
      <w:ins w:id="4628" w:author="Michael Jennions" w:date="2020-08-18T21:49:00Z">
        <w:r w:rsidR="00B92ED8">
          <w:rPr>
            <w:rFonts w:ascii="Garamond" w:hAnsi="Garamond"/>
            <w:color w:val="000000" w:themeColor="text1"/>
          </w:rPr>
          <w:t xml:space="preserve"> is premature</w:t>
        </w:r>
      </w:ins>
      <w:ins w:id="4629" w:author="Michael Jennions" w:date="2020-08-18T21:46:00Z">
        <w:r w:rsidR="00085555">
          <w:rPr>
            <w:rFonts w:ascii="Garamond" w:hAnsi="Garamond"/>
            <w:color w:val="000000" w:themeColor="text1"/>
          </w:rPr>
          <w:t>.</w:t>
        </w:r>
      </w:ins>
      <w:ins w:id="4630" w:author="Michael Jennions" w:date="2020-08-18T21:50:00Z">
        <w:r w:rsidR="00B92ED8">
          <w:rPr>
            <w:rFonts w:ascii="Garamond" w:hAnsi="Garamond"/>
            <w:color w:val="000000" w:themeColor="text1"/>
          </w:rPr>
          <w:t xml:space="preserve"> Greater attention needs to be paid to the possible role of social factors that might select for a wider range of developmental pathways in </w:t>
        </w:r>
      </w:ins>
      <w:ins w:id="4631" w:author="Michael Jennions" w:date="2020-08-18T21:51:00Z">
        <w:r w:rsidR="00B92ED8">
          <w:rPr>
            <w:rFonts w:ascii="Garamond" w:hAnsi="Garamond"/>
            <w:color w:val="000000" w:themeColor="text1"/>
          </w:rPr>
          <w:t xml:space="preserve">boys than girls </w:t>
        </w:r>
      </w:ins>
      <w:ins w:id="4632" w:author="Michael Jennions" w:date="2020-08-18T22:06:00Z">
        <w:r w:rsidR="00AC2B93">
          <w:rPr>
            <w:rFonts w:ascii="Garamond" w:hAnsi="Garamond"/>
            <w:color w:val="000000" w:themeColor="text1"/>
          </w:rPr>
          <w:t xml:space="preserve">and </w:t>
        </w:r>
      </w:ins>
      <w:ins w:id="4633" w:author="Michael Jennions" w:date="2020-08-18T21:51:00Z">
        <w:r w:rsidR="00B92ED8">
          <w:rPr>
            <w:rFonts w:ascii="Garamond" w:hAnsi="Garamond"/>
            <w:color w:val="000000" w:themeColor="text1"/>
          </w:rPr>
          <w:t>result in greater variability in behaviour among men than women (</w:t>
        </w:r>
        <w:r w:rsidR="00B92ED8" w:rsidRPr="00B92ED8">
          <w:rPr>
            <w:rFonts w:ascii="Garamond" w:hAnsi="Garamond"/>
            <w:color w:val="000000" w:themeColor="text1"/>
            <w:highlight w:val="cyan"/>
            <w:rPrChange w:id="4634" w:author="Michael Jennions" w:date="2020-08-18T21:51:00Z">
              <w:rPr>
                <w:rFonts w:ascii="Garamond" w:hAnsi="Garamond"/>
                <w:color w:val="000000" w:themeColor="text1"/>
              </w:rPr>
            </w:rPrChange>
          </w:rPr>
          <w:t>REFS</w:t>
        </w:r>
        <w:r w:rsidR="00B92ED8">
          <w:rPr>
            <w:rFonts w:ascii="Garamond" w:hAnsi="Garamond"/>
            <w:color w:val="000000" w:themeColor="text1"/>
          </w:rPr>
          <w:t>).</w:t>
        </w:r>
      </w:ins>
      <w:ins w:id="4635" w:author="Michael Jennions" w:date="2020-08-18T21:50:00Z">
        <w:r w:rsidR="00B92ED8">
          <w:rPr>
            <w:rFonts w:ascii="Garamond" w:hAnsi="Garamond"/>
            <w:color w:val="000000" w:themeColor="text1"/>
          </w:rPr>
          <w:t xml:space="preserve"> </w:t>
        </w:r>
      </w:ins>
      <w:moveFromRangeStart w:id="4636" w:author="Michael Jennions" w:date="2020-08-18T21:46:00Z" w:name="move48679618"/>
      <w:moveFrom w:id="4637" w:author="Michael Jennions" w:date="2020-08-18T21:46:00Z">
        <w:r w:rsidRPr="00814634" w:rsidDel="00085555">
          <w:rPr>
            <w:rFonts w:ascii="Garamond" w:hAnsi="Garamond"/>
            <w:color w:val="FF0000"/>
          </w:rPr>
          <w:t xml:space="preserve">. This would suggest that variability in personality traits are heritable in endotherms and not ectotherms (Supplementary Table S1). </w:t>
        </w:r>
        <w:r w:rsidR="007C4E8B" w:rsidRPr="00814634" w:rsidDel="00085555">
          <w:rPr>
            <w:rFonts w:ascii="Garamond" w:hAnsi="Garamond"/>
            <w:color w:val="FF0000"/>
          </w:rPr>
          <w:t>P</w:t>
        </w:r>
        <w:r w:rsidR="001141CE" w:rsidRPr="00814634" w:rsidDel="00085555">
          <w:rPr>
            <w:rFonts w:ascii="Garamond" w:hAnsi="Garamond"/>
            <w:color w:val="FF0000"/>
          </w:rPr>
          <w:t xml:space="preserve">ersonality behaviours </w:t>
        </w:r>
        <w:r w:rsidR="007C4E8B" w:rsidRPr="00814634" w:rsidDel="00085555">
          <w:rPr>
            <w:rFonts w:ascii="Garamond" w:hAnsi="Garamond"/>
            <w:color w:val="FF0000"/>
          </w:rPr>
          <w:t>are</w:t>
        </w:r>
        <w:r w:rsidR="001141CE" w:rsidRPr="00814634" w:rsidDel="00085555">
          <w:rPr>
            <w:rFonts w:ascii="Garamond" w:hAnsi="Garamond"/>
            <w:color w:val="FF0000"/>
          </w:rPr>
          <w:t xml:space="preserve"> heritable </w:t>
        </w:r>
        <w:r w:rsidR="004923C5" w:rsidRPr="00814634" w:rsidDel="00085555">
          <w:rPr>
            <w:rFonts w:ascii="Garamond" w:hAnsi="Garamond"/>
            <w:color w:val="FF0000"/>
          </w:rPr>
          <w:fldChar w:fldCharType="begin" w:fldLock="1"/>
        </w:r>
        <w:r w:rsidR="004923C5" w:rsidRPr="00814634" w:rsidDel="00085555">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sidDel="00085555">
          <w:rPr>
            <w:rFonts w:ascii="Garamond" w:hAnsi="Garamond"/>
            <w:color w:val="FF0000"/>
          </w:rPr>
          <w:fldChar w:fldCharType="separate"/>
        </w:r>
        <w:r w:rsidR="004923C5" w:rsidRPr="00814634" w:rsidDel="00085555">
          <w:rPr>
            <w:rFonts w:ascii="Garamond" w:hAnsi="Garamond"/>
            <w:noProof/>
            <w:color w:val="FF0000"/>
          </w:rPr>
          <w:t xml:space="preserve">(Dochtermann </w:t>
        </w:r>
        <w:r w:rsidR="004923C5" w:rsidRPr="00814634" w:rsidDel="00085555">
          <w:rPr>
            <w:rFonts w:ascii="Garamond" w:hAnsi="Garamond"/>
            <w:i/>
            <w:noProof/>
            <w:color w:val="FF0000"/>
          </w:rPr>
          <w:t>et al.</w:t>
        </w:r>
        <w:r w:rsidR="004923C5" w:rsidRPr="00814634" w:rsidDel="00085555">
          <w:rPr>
            <w:rFonts w:ascii="Garamond" w:hAnsi="Garamond"/>
            <w:noProof/>
            <w:color w:val="FF0000"/>
          </w:rPr>
          <w:t xml:space="preserve"> 2014)</w:t>
        </w:r>
        <w:r w:rsidR="004923C5" w:rsidRPr="00814634" w:rsidDel="00085555">
          <w:rPr>
            <w:rFonts w:ascii="Garamond" w:hAnsi="Garamond"/>
            <w:color w:val="FF0000"/>
          </w:rPr>
          <w:fldChar w:fldCharType="end"/>
        </w:r>
        <w:r w:rsidR="007C4E8B" w:rsidRPr="00814634" w:rsidDel="00085555">
          <w:rPr>
            <w:rFonts w:ascii="Garamond" w:hAnsi="Garamond"/>
            <w:color w:val="FF0000"/>
          </w:rPr>
          <w:t>, so a</w:t>
        </w:r>
        <w:r w:rsidR="001141CE" w:rsidRPr="00814634" w:rsidDel="00085555">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sidDel="00085555">
          <w:rPr>
            <w:rFonts w:ascii="Garamond" w:hAnsi="Garamond"/>
            <w:color w:val="FF0000"/>
          </w:rPr>
          <w:fldChar w:fldCharType="begin" w:fldLock="1"/>
        </w:r>
        <w:r w:rsidR="004923C5" w:rsidRPr="00814634" w:rsidDel="00085555">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sidDel="00085555">
          <w:rPr>
            <w:rFonts w:ascii="Garamond" w:hAnsi="Garamond"/>
            <w:color w:val="FF0000"/>
          </w:rPr>
          <w:fldChar w:fldCharType="separate"/>
        </w:r>
        <w:r w:rsidR="004923C5" w:rsidRPr="00814634" w:rsidDel="00085555">
          <w:rPr>
            <w:rFonts w:ascii="Garamond" w:hAnsi="Garamond"/>
            <w:noProof/>
            <w:color w:val="FF0000"/>
          </w:rPr>
          <w:t xml:space="preserve">(Schuett </w:t>
        </w:r>
        <w:r w:rsidR="004923C5" w:rsidRPr="00814634" w:rsidDel="00085555">
          <w:rPr>
            <w:rFonts w:ascii="Garamond" w:hAnsi="Garamond"/>
            <w:i/>
            <w:noProof/>
            <w:color w:val="FF0000"/>
          </w:rPr>
          <w:t>et al.</w:t>
        </w:r>
        <w:r w:rsidR="004923C5" w:rsidRPr="00814634" w:rsidDel="00085555">
          <w:rPr>
            <w:rFonts w:ascii="Garamond" w:hAnsi="Garamond"/>
            <w:noProof/>
            <w:color w:val="FF0000"/>
          </w:rPr>
          <w:t xml:space="preserve"> 2010; Munson </w:t>
        </w:r>
        <w:r w:rsidR="004923C5" w:rsidRPr="00814634" w:rsidDel="00085555">
          <w:rPr>
            <w:rFonts w:ascii="Garamond" w:hAnsi="Garamond"/>
            <w:i/>
            <w:noProof/>
            <w:color w:val="FF0000"/>
          </w:rPr>
          <w:t>et al.</w:t>
        </w:r>
        <w:r w:rsidR="004923C5" w:rsidRPr="00814634" w:rsidDel="00085555">
          <w:rPr>
            <w:rFonts w:ascii="Garamond" w:hAnsi="Garamond"/>
            <w:noProof/>
            <w:color w:val="FF0000"/>
          </w:rPr>
          <w:t xml:space="preserve"> 2020)</w:t>
        </w:r>
        <w:r w:rsidR="004923C5" w:rsidRPr="00814634" w:rsidDel="00085555">
          <w:rPr>
            <w:rFonts w:ascii="Garamond" w:hAnsi="Garamond"/>
            <w:color w:val="FF0000"/>
          </w:rPr>
          <w:fldChar w:fldCharType="end"/>
        </w:r>
        <w:del w:id="4638" w:author="Michael Jennions" w:date="2020-08-18T21:51:00Z">
          <w:r w:rsidR="001141CE" w:rsidRPr="00814634" w:rsidDel="00B92ED8">
            <w:rPr>
              <w:rFonts w:ascii="Garamond" w:hAnsi="Garamond"/>
              <w:color w:val="FF0000"/>
            </w:rPr>
            <w:delText>.</w:delText>
          </w:r>
        </w:del>
      </w:moveFrom>
      <w:moveFromRangeEnd w:id="4636"/>
    </w:p>
    <w:p w14:paraId="6A0020DF" w14:textId="0C03F6EB" w:rsidR="000C6F77" w:rsidRPr="00814634" w:rsidDel="00B92ED8" w:rsidRDefault="000C6F77" w:rsidP="007D2733">
      <w:pPr>
        <w:ind w:firstLine="360"/>
        <w:rPr>
          <w:del w:id="4639" w:author="Michael Jennions" w:date="2020-08-18T21:51:00Z"/>
          <w:rFonts w:ascii="Garamond" w:hAnsi="Garamond"/>
          <w:color w:val="FF0000"/>
        </w:rPr>
      </w:pPr>
    </w:p>
    <w:p w14:paraId="5A221C3D" w14:textId="3C378E16" w:rsidR="007B5710" w:rsidDel="007B5710" w:rsidRDefault="004D310A" w:rsidP="004D310A">
      <w:pPr>
        <w:rPr>
          <w:del w:id="4640" w:author="Michael Jennions" w:date="2020-08-18T21:24:00Z"/>
          <w:moveTo w:id="4641" w:author="Michael Jennions" w:date="2020-08-18T21:08:00Z"/>
          <w:rFonts w:ascii="Garamond" w:hAnsi="Garamond"/>
          <w:color w:val="FF0000"/>
        </w:rPr>
      </w:pPr>
      <w:moveToRangeStart w:id="4642" w:author="Michael Jennions" w:date="2020-08-18T21:08:00Z" w:name="move48677299"/>
      <w:moveTo w:id="4643" w:author="Michael Jennions" w:date="2020-08-18T21:08:00Z">
        <w:del w:id="4644" w:author="Michael Jennions" w:date="2020-08-18T21:24:00Z">
          <w:r w:rsidRPr="00814634" w:rsidDel="007B5710">
            <w:rPr>
              <w:rFonts w:ascii="Garamond" w:hAnsi="Garamond"/>
              <w:color w:val="FF0000"/>
            </w:rPr>
            <w:delText>Parental care could also potentially explain why only invertebrate males were significantly more aggressive than females; in many species, females don’t often provide care beyond egg-laying. However, we lacked suitable data to test this idea.</w:delText>
          </w:r>
        </w:del>
      </w:moveTo>
    </w:p>
    <w:moveToRangeEnd w:id="4642"/>
    <w:p w14:paraId="0AB7BCD0" w14:textId="77777777" w:rsidR="000C6F77" w:rsidDel="00817963" w:rsidRDefault="000C6F77" w:rsidP="005C69F2">
      <w:pPr>
        <w:rPr>
          <w:del w:id="4645" w:author="Michael Jennions" w:date="2020-08-11T23:09:00Z"/>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lastRenderedPageBreak/>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539D0E9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r w:rsidR="00537DAA">
        <w:rPr>
          <w:rFonts w:ascii="Garamond" w:hAnsi="Garamond"/>
        </w:rPr>
        <w:t xml:space="preserve">of wild 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r w:rsidR="006F48F9" w:rsidRPr="00814634">
        <w:rPr>
          <w:rFonts w:ascii="Garamond" w:hAnsi="Garamond"/>
          <w:highlight w:val="yellow"/>
        </w:rPr>
        <w:t>REF</w:t>
      </w:r>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4646"/>
      <w:r w:rsidR="000F05DC">
        <w:rPr>
          <w:rFonts w:ascii="Garamond" w:hAnsi="Garamond"/>
        </w:rPr>
        <w:t>Table 4</w:t>
      </w:r>
      <w:commentRangeEnd w:id="4646"/>
      <w:r w:rsidR="008E1066">
        <w:rPr>
          <w:rStyle w:val="CommentReference"/>
        </w:rPr>
        <w:commentReference w:id="4646"/>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operational </w:t>
      </w:r>
      <w:r w:rsidR="00233674">
        <w:rPr>
          <w:rFonts w:ascii="Garamond" w:hAnsi="Garamond"/>
        </w:rPr>
        <w:t xml:space="preserve">behavioural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commentRangeStart w:id="4647"/>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4647"/>
      <w:r w:rsidR="002609FE">
        <w:rPr>
          <w:rStyle w:val="CommentReference"/>
        </w:rPr>
        <w:commentReference w:id="4647"/>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4B40F2D0"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r w:rsidR="001A473E">
        <w:rPr>
          <w:rFonts w:ascii="Garamond" w:hAnsi="Garamond"/>
        </w:rPr>
        <w:t xml:space="preserve">operational </w:t>
      </w:r>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4648"/>
      <w:r>
        <w:rPr>
          <w:rFonts w:ascii="Garamond" w:hAnsi="Garamond"/>
        </w:rPr>
        <w:t>greater opportunities to control for sources of non-independence</w:t>
      </w:r>
      <w:commentRangeEnd w:id="4648"/>
      <w:r w:rsidR="003F4985">
        <w:rPr>
          <w:rStyle w:val="CommentReference"/>
        </w:rPr>
        <w:commentReference w:id="4648"/>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4649" w:author="Michael Jennions" w:date="2020-08-04T23:02:00Z">
        <w:r w:rsidR="00097792">
          <w:rPr>
            <w:rFonts w:ascii="Garamond" w:hAnsi="Garamond"/>
          </w:rPr>
          <w:t xml:space="preserve"> </w:t>
        </w:r>
      </w:ins>
      <w:del w:id="4650" w:author="Michael Jennions" w:date="2020-08-04T23:02:00Z">
        <w:r w:rsidRPr="00407717" w:rsidDel="0009779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4651"/>
      <w:r>
        <w:rPr>
          <w:rFonts w:ascii="Garamond" w:hAnsi="Garamond"/>
        </w:rPr>
        <w:t>Briefly,</w:t>
      </w:r>
      <w:commentRangeEnd w:id="4651"/>
      <w:r w:rsidR="00526290">
        <w:rPr>
          <w:rStyle w:val="CommentReference"/>
        </w:rPr>
        <w:commentReference w:id="4651"/>
      </w:r>
      <w:r>
        <w:rPr>
          <w:rFonts w:ascii="Garamond" w:hAnsi="Garamond"/>
        </w:rPr>
        <w:t xml:space="preserve"> we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4652"/>
      <w:r>
        <w:rPr>
          <w:rFonts w:ascii="Garamond" w:hAnsi="Garamond"/>
        </w:rPr>
        <w:t>where individuals were neutered</w:t>
      </w:r>
      <w:commentRangeEnd w:id="4652"/>
      <w:r w:rsidR="00526290">
        <w:rPr>
          <w:rStyle w:val="CommentReference"/>
        </w:rPr>
        <w:commentReference w:id="4652"/>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4653"/>
      <w:r>
        <w:rPr>
          <w:rFonts w:ascii="Garamond" w:hAnsi="Garamond"/>
        </w:rPr>
        <w:t>data were unsuitable</w:t>
      </w:r>
      <w:r w:rsidR="007E35EB">
        <w:rPr>
          <w:rFonts w:ascii="Garamond" w:hAnsi="Garamond"/>
        </w:rPr>
        <w:t>/</w:t>
      </w:r>
      <w:r>
        <w:rPr>
          <w:rFonts w:ascii="Garamond" w:hAnsi="Garamond"/>
        </w:rPr>
        <w:t xml:space="preserve">missing </w:t>
      </w:r>
      <w:commentRangeEnd w:id="4653"/>
      <w:r w:rsidR="007E35EB">
        <w:rPr>
          <w:rStyle w:val="CommentReference"/>
        </w:rPr>
        <w:commentReference w:id="4653"/>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 xml:space="preserve">3).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111F8A7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 xml:space="preserve">in the original article is provided in </w:t>
      </w:r>
      <w:r w:rsidR="005F0106" w:rsidRPr="00814634">
        <w:rPr>
          <w:rFonts w:ascii="Garamond" w:hAnsi="Garamond"/>
          <w:highlight w:val="yellow"/>
        </w:rPr>
        <w:t>XXXXX</w:t>
      </w:r>
      <w:r w:rsidR="005F0106">
        <w:rPr>
          <w:rFonts w:ascii="Garamond" w:hAnsi="Garamond"/>
          <w:highlight w:val="yellow"/>
        </w:rPr>
        <w:t>.</w:t>
      </w:r>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value of personality traits </w:t>
      </w:r>
      <w:r>
        <w:rPr>
          <w:rFonts w:ascii="Garamond" w:hAnsi="Garamond"/>
        </w:rPr>
        <w:t xml:space="preserve">we calculated </w:t>
      </w:r>
      <w:commentRangeStart w:id="4654"/>
      <w:r>
        <w:rPr>
          <w:rFonts w:ascii="Garamond" w:hAnsi="Garamond"/>
        </w:rPr>
        <w:t xml:space="preserve">Hedges’ </w:t>
      </w:r>
      <w:r w:rsidRPr="008F7F1B">
        <w:rPr>
          <w:rFonts w:ascii="Garamond" w:hAnsi="Garamond"/>
          <w:i/>
        </w:rPr>
        <w:t>g</w:t>
      </w:r>
      <w:r>
        <w:rPr>
          <w:rFonts w:ascii="Garamond" w:hAnsi="Garamond"/>
        </w:rPr>
        <w:t xml:space="preserve"> (</w:t>
      </w:r>
      <w:commentRangeEnd w:id="4654"/>
      <w:r w:rsidR="00210080">
        <w:rPr>
          <w:rStyle w:val="CommentReference"/>
        </w:rPr>
        <w:commentReference w:id="4654"/>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38189722" w14:textId="6362DCBF" w:rsidR="005C69F2" w:rsidRPr="006C2D94" w:rsidRDefault="005C69F2" w:rsidP="00814634">
      <w:pPr>
        <w:contextualSpacing/>
        <w:jc w:val="right"/>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2B00E8"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814634">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 xml:space="preserve">sampling error variance of Hedges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576053E9" w14:textId="1E416B93" w:rsidR="00ED3216" w:rsidRPr="006C2D94" w:rsidRDefault="00432690" w:rsidP="00814634">
      <w:pPr>
        <w:contextualSpacing/>
        <w:jc w:val="right"/>
        <w:rPr>
          <w:rFonts w:ascii="Garamond" w:hAnsi="Garamond"/>
          <w:i/>
          <w:sz w:val="20"/>
          <w:szCs w:val="20"/>
        </w:rPr>
      </w:pPr>
      <w:r w:rsidRPr="00814634">
        <w:rPr>
          <w:rFonts w:ascii="Garamond" w:eastAsiaTheme="minorEastAsia" w:hAnsi="Garamond"/>
          <w:highlight w:val="yellow"/>
        </w:rPr>
        <w:t>ADD EQUATION</w:t>
      </w:r>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p>
    <w:p w14:paraId="2249AB6B" w14:textId="77777777" w:rsidR="00432690" w:rsidRDefault="00432690" w:rsidP="005C69F2">
      <w:pPr>
        <w:contextualSpacing/>
        <w:rPr>
          <w:rFonts w:ascii="Garamond" w:eastAsiaTheme="minorEastAsia" w:hAnsi="Garamond"/>
        </w:rPr>
      </w:pPr>
    </w:p>
    <w:p w14:paraId="72B5C5EC" w14:textId="6BECD457"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4655"/>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 xml:space="preserve">were based on ranks or scores, </w:t>
      </w:r>
      <w:r w:rsidR="00233674">
        <w:rPr>
          <w:rFonts w:ascii="Garamond" w:eastAsiaTheme="minorEastAsia" w:hAnsi="Garamond"/>
        </w:rPr>
        <w:t>meaning</w:t>
      </w:r>
      <w:r w:rsidR="00F66D01">
        <w:rPr>
          <w:rFonts w:ascii="Garamond" w:eastAsiaTheme="minorEastAsia" w:hAnsi="Garamond"/>
        </w:rPr>
        <w:t xml:space="preserve"> that </w:t>
      </w:r>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4655"/>
      <w:r w:rsidR="00BA5521">
        <w:rPr>
          <w:rStyle w:val="CommentReference"/>
        </w:rPr>
        <w:commentReference w:id="4655"/>
      </w:r>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7B707950"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lnCV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r w:rsidR="000B57B0" w:rsidRPr="00814634">
        <w:rPr>
          <w:rFonts w:ascii="Garamond" w:eastAsiaTheme="minorEastAsia" w:hAnsi="Garamond"/>
          <w:highlight w:val="yellow"/>
        </w:rPr>
        <w:t>see Senior et al. 2020</w:t>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4656"/>
      <w:r w:rsidR="00753BDD">
        <w:rPr>
          <w:rFonts w:ascii="Garamond" w:eastAsiaTheme="minorEastAsia" w:hAnsi="Garamond"/>
        </w:rPr>
        <w:t>(</w:t>
      </w:r>
      <w:r w:rsidR="00753BDD" w:rsidRPr="00814634">
        <w:rPr>
          <w:rFonts w:ascii="Garamond" w:eastAsiaTheme="minorEastAsia" w:hAnsi="Garamond"/>
          <w:highlight w:val="yellow"/>
        </w:rPr>
        <w:t>see XXX</w:t>
      </w:r>
      <w:r w:rsidR="00753BDD">
        <w:rPr>
          <w:rFonts w:ascii="Garamond" w:eastAsiaTheme="minorEastAsia" w:hAnsi="Garamond"/>
        </w:rPr>
        <w:t xml:space="preserve">). </w:t>
      </w:r>
      <w:commentRangeEnd w:id="4656"/>
      <w:r w:rsidR="00E83378">
        <w:rPr>
          <w:rStyle w:val="CommentReference"/>
        </w:rPr>
        <w:commentReference w:id="4656"/>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24EADCC3"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ED3216">
        <w:rPr>
          <w:rFonts w:ascii="Garamond" w:eastAsiaTheme="minorEastAsia" w:hAnsi="Garamond"/>
          <w:i/>
          <w:sz w:val="20"/>
          <w:szCs w:val="20"/>
        </w:rPr>
        <w:t>4</w:t>
      </w:r>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2B00E8"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3AF441A5"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ED3216">
        <w:rPr>
          <w:rFonts w:ascii="Garamond" w:eastAsiaTheme="minorEastAsia" w:hAnsi="Garamond"/>
          <w:i/>
          <w:sz w:val="20"/>
          <w:szCs w:val="20"/>
        </w:rPr>
        <w:t>5</w:t>
      </w:r>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r w:rsidR="00006FA9" w:rsidRPr="006F48F9">
        <w:rPr>
          <w:rFonts w:ascii="Garamond" w:eastAsiaTheme="minorEastAsia" w:hAnsi="Garamond"/>
        </w:rPr>
        <w:t>l</w:t>
      </w:r>
      <w:r w:rsidR="00006FA9" w:rsidRPr="00561A2D">
        <w:rPr>
          <w:rFonts w:ascii="Garamond" w:eastAsiaTheme="minorEastAsia" w:hAnsi="Garamond"/>
        </w:rPr>
        <w:t>nCVR</w:t>
      </w:r>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3EF207FB"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 xml:space="preserve">transfromed to </w:t>
      </w:r>
      <w:r w:rsidR="00A54802" w:rsidRPr="00814634">
        <w:rPr>
          <w:rFonts w:ascii="Garamond" w:eastAsiaTheme="minorEastAsia" w:hAnsi="Garamond"/>
          <w:noProof/>
          <w:highlight w:val="yellow"/>
        </w:rPr>
        <w:t>fulfil 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w:lastRenderedPageBreak/>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628F19C"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6</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1CC2FB88"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7</w:t>
      </w:r>
    </w:p>
    <w:p w14:paraId="5006078E" w14:textId="75416934" w:rsidR="005C69F2" w:rsidRDefault="005C69F2" w:rsidP="005C69F2">
      <w:pPr>
        <w:contextualSpacing/>
        <w:rPr>
          <w:rFonts w:ascii="Garamond" w:hAnsi="Garamond"/>
        </w:rPr>
      </w:pPr>
    </w:p>
    <w:p w14:paraId="59CDD6C1" w14:textId="28762540"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4657"/>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4657"/>
      <w:r w:rsidR="00DA7FA8">
        <w:rPr>
          <w:rStyle w:val="CommentReference"/>
        </w:rPr>
        <w:commentReference w:id="4657"/>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r w:rsidR="003661BA" w:rsidRPr="00814634">
        <w:rPr>
          <w:rFonts w:ascii="Garamond" w:hAnsi="Garamond"/>
          <w:highlight w:val="yellow"/>
        </w:rPr>
        <w:t>XXXX</w:t>
      </w:r>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089D10EB"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was </w:t>
      </w:r>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4658"/>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4658"/>
      <w:r w:rsidR="009E5013">
        <w:rPr>
          <w:rStyle w:val="CommentReference"/>
        </w:rPr>
        <w:commentReference w:id="4658"/>
      </w:r>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4659"/>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420B1624" w:rsidR="005C69F2"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4B289D">
        <w:rPr>
          <w:rFonts w:ascii="Garamond" w:hAnsi="Garamond"/>
          <w:i/>
          <w:sz w:val="20"/>
        </w:rPr>
        <w:t>8</w:t>
      </w:r>
      <w:commentRangeEnd w:id="4659"/>
      <w:r w:rsidR="007A2420">
        <w:rPr>
          <w:rStyle w:val="CommentReference"/>
        </w:rPr>
        <w:commentReference w:id="4659"/>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15F3D955"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4660"/>
      <w:r w:rsidR="001F2292">
        <w:rPr>
          <w:rFonts w:ascii="Garamond" w:hAnsi="Garamond"/>
        </w:rPr>
        <w:t>We then used data from located studies to calculate the SSD index.</w:t>
      </w:r>
      <w:r w:rsidR="00B70F47">
        <w:rPr>
          <w:rFonts w:ascii="Garamond" w:hAnsi="Garamond"/>
        </w:rPr>
        <w:t xml:space="preserve"> </w:t>
      </w:r>
      <w:commentRangeEnd w:id="4660"/>
      <w:r w:rsidR="001F2292">
        <w:rPr>
          <w:rStyle w:val="CommentReference"/>
        </w:rPr>
        <w:commentReference w:id="4660"/>
      </w:r>
      <w:commentRangeStart w:id="4661"/>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4661"/>
      <w:r w:rsidR="005273B4">
        <w:rPr>
          <w:rStyle w:val="CommentReference"/>
        </w:rPr>
        <w:commentReference w:id="4661"/>
      </w:r>
      <w:r w:rsidR="008B58C1">
        <w:rPr>
          <w:rFonts w:ascii="Garamond" w:hAnsi="Garamond"/>
        </w:rPr>
        <w:t xml:space="preserve">We </w:t>
      </w:r>
      <w:r w:rsidR="005A7E58">
        <w:rPr>
          <w:rFonts w:ascii="Garamond" w:hAnsi="Garamond"/>
        </w:rPr>
        <w:t xml:space="preserve">again </w:t>
      </w:r>
      <w:r w:rsidR="008B58C1">
        <w:rPr>
          <w:rFonts w:ascii="Garamond" w:hAnsi="Garamond"/>
        </w:rPr>
        <w:t xml:space="preserve">used the 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p>
    <w:p w14:paraId="6067FC16" w14:textId="77777777" w:rsidR="00267554" w:rsidRDefault="00267554" w:rsidP="005C69F2">
      <w:pPr>
        <w:contextualSpacing/>
        <w:rPr>
          <w:rFonts w:ascii="Garamond" w:hAnsi="Garamond"/>
        </w:rPr>
      </w:pPr>
    </w:p>
    <w:p w14:paraId="7ECB0198" w14:textId="191349A2"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Supplementary tables S7-S12</w:t>
      </w:r>
      <w:r>
        <w:rPr>
          <w:rFonts w:ascii="Garamond" w:hAnsi="Garamond"/>
        </w:rPr>
        <w:t xml:space="preserve">, but these should be treated as strictly </w:t>
      </w:r>
      <w:commentRangeStart w:id="4662"/>
      <w:r>
        <w:rPr>
          <w:rFonts w:ascii="Garamond" w:hAnsi="Garamond"/>
        </w:rPr>
        <w:t>exploratory analyses.</w:t>
      </w:r>
      <w:commentRangeEnd w:id="4662"/>
      <w:r w:rsidR="00B2071D">
        <w:rPr>
          <w:rStyle w:val="CommentReference"/>
        </w:rPr>
        <w:commentReference w:id="4662"/>
      </w:r>
    </w:p>
    <w:p w14:paraId="77E23380" w14:textId="6E314436" w:rsidR="005C69F2" w:rsidRDefault="005C69F2" w:rsidP="005C69F2">
      <w:pPr>
        <w:contextualSpacing/>
        <w:rPr>
          <w:rFonts w:ascii="Garamond" w:hAnsi="Garamond"/>
          <w:i/>
          <w:iCs/>
        </w:rPr>
      </w:pPr>
      <w:r w:rsidRPr="001117A2">
        <w:rPr>
          <w:rFonts w:ascii="Garamond" w:hAnsi="Garamond"/>
          <w:i/>
          <w:iCs/>
        </w:rPr>
        <w:lastRenderedPageBreak/>
        <w:t>Meta-analyses</w:t>
      </w:r>
    </w:p>
    <w:p w14:paraId="7312BBEF" w14:textId="77777777" w:rsidR="003846F2" w:rsidRDefault="003846F2" w:rsidP="005C69F2">
      <w:pPr>
        <w:contextualSpacing/>
        <w:rPr>
          <w:rFonts w:ascii="Garamond" w:hAnsi="Garamond"/>
        </w:rPr>
      </w:pPr>
    </w:p>
    <w:p w14:paraId="19D2095F" w14:textId="41E18F4D"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r>
        <w:rPr>
          <w:rFonts w:ascii="Garamond" w:hAnsi="Garamond"/>
        </w:rPr>
        <w:t>lnCVR using multi-level meta-analytic (MLMA)</w:t>
      </w:r>
      <w:r w:rsidR="00010595">
        <w:rPr>
          <w:rFonts w:ascii="Garamond" w:hAnsi="Garamond"/>
        </w:rPr>
        <w:t xml:space="preserve"> 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r w:rsidR="00DF27B7">
        <w:rPr>
          <w:rFonts w:ascii="Garamond" w:hAnsi="Garamond"/>
        </w:rPr>
        <w:t xml:space="preserve">MLMR </w:t>
      </w:r>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reptilia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r>
        <w:rPr>
          <w:rFonts w:ascii="Garamond" w:hAnsi="Garamond"/>
        </w:rPr>
        <w:t xml:space="preserve">phylogenies </w:t>
      </w:r>
      <w:r w:rsidR="00F046EB">
        <w:rPr>
          <w:rFonts w:ascii="Garamond" w:hAnsi="Garamond"/>
        </w:rPr>
        <w:t>for some taxa</w:t>
      </w:r>
      <w:r>
        <w:rPr>
          <w:rFonts w:ascii="Garamond" w:hAnsi="Garamond"/>
        </w:rPr>
        <w:t>.</w:t>
      </w:r>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5DA5DCB8"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This analysis is based on the simple premise that we predict males will show larger trait values for personality traits (with the possible exception of sociality) (</w:t>
      </w:r>
      <w:r w:rsidR="00CE41A9" w:rsidRPr="00814634">
        <w:rPr>
          <w:rFonts w:ascii="Garamond" w:hAnsi="Garamond"/>
          <w:highlight w:val="yellow"/>
        </w:rPr>
        <w:t>REF</w:t>
      </w:r>
      <w:r w:rsidR="00CE41A9">
        <w:rPr>
          <w:rFonts w:ascii="Garamond" w:hAnsi="Garamond"/>
        </w:rPr>
        <w:t>), and greater variance for all five traits  (</w:t>
      </w:r>
      <w:r w:rsidR="00CE41A9" w:rsidRPr="00814634">
        <w:rPr>
          <w:rFonts w:ascii="Garamond" w:hAnsi="Garamond"/>
          <w:highlight w:val="yellow"/>
        </w:rPr>
        <w:t>REF</w:t>
      </w:r>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 (the default setting in </w:t>
      </w:r>
      <w:commentRangeStart w:id="4663"/>
      <w:commentRangeEnd w:id="4663"/>
      <w:r w:rsidR="00010595">
        <w:rPr>
          <w:rStyle w:val="CommentReference"/>
        </w:rPr>
        <w:commentReference w:id="4663"/>
      </w:r>
      <w:r w:rsidRPr="00583209">
        <w:rPr>
          <w:rFonts w:ascii="Garamond" w:hAnsi="Garamond"/>
          <w:i/>
          <w:iCs/>
        </w:rPr>
        <w:t>metafor</w:t>
      </w:r>
      <w:r w:rsidR="00CE41A9">
        <w:rPr>
          <w:rFonts w:ascii="Garamond" w:hAnsi="Garamond"/>
        </w:rPr>
        <w:t>)</w:t>
      </w:r>
      <w:r>
        <w:rPr>
          <w:rFonts w:ascii="Garamond" w:hAnsi="Garamond"/>
        </w:rPr>
        <w:t xml:space="preserve">. </w:t>
      </w:r>
      <w:r w:rsidR="00B45F06">
        <w:rPr>
          <w:rFonts w:ascii="Garamond" w:hAnsi="Garamond"/>
        </w:rPr>
        <w:t xml:space="preserve">To correct for the non-independence of species due to their shared evolutionary history we corrected for phylogeny.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in our models</w:t>
      </w:r>
      <w:r>
        <w:rPr>
          <w:rFonts w:ascii="Garamond" w:hAnsi="Garamond"/>
        </w:rPr>
        <w:t xml:space="preserve">. TimeTree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 xml:space="preserve">and pruned our trees where needed. </w:t>
      </w:r>
      <w:r w:rsidR="00CE41A9">
        <w:rPr>
          <w:rFonts w:ascii="Garamond" w:hAnsi="Garamond"/>
        </w:rPr>
        <w:t xml:space="preserve"> </w:t>
      </w:r>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LnCVR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1C5083F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fit MLMR</w:t>
      </w:r>
      <w:r w:rsidR="005C69F2">
        <w:rPr>
          <w:rFonts w:ascii="Garamond" w:hAnsi="Garamond"/>
        </w:rPr>
        <w:t xml:space="preserve"> </w:t>
      </w:r>
      <w:r w:rsidR="00F93669">
        <w:rPr>
          <w:rFonts w:ascii="Garamond" w:hAnsi="Garamond"/>
        </w:rPr>
        <w:t xml:space="preserve">separate </w:t>
      </w:r>
      <w:r w:rsidR="005C69F2">
        <w:rPr>
          <w:rFonts w:ascii="Garamond" w:hAnsi="Garamond"/>
        </w:rPr>
        <w:t>models</w:t>
      </w:r>
      <w:r>
        <w:rPr>
          <w:rFonts w:ascii="Garamond" w:hAnsi="Garamond"/>
        </w:rPr>
        <w:t xml:space="preserve"> for each tax</w:t>
      </w:r>
      <w:r w:rsidR="00F93669">
        <w:rPr>
          <w:rFonts w:ascii="Garamond" w:hAnsi="Garamond"/>
        </w:rPr>
        <w:t>a</w:t>
      </w:r>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4664"/>
      <w:r w:rsidR="005C69F2">
        <w:rPr>
          <w:rFonts w:ascii="Garamond" w:hAnsi="Garamond"/>
        </w:rPr>
        <w:t xml:space="preserve">moderated effect sizes. </w:t>
      </w:r>
      <w:commentRangeEnd w:id="4664"/>
      <w:r w:rsidR="007D6B3E">
        <w:rPr>
          <w:rStyle w:val="CommentReference"/>
        </w:rPr>
        <w:commentReference w:id="4664"/>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 As such, we fit </w:t>
      </w:r>
      <w:r w:rsidR="00F93669">
        <w:rPr>
          <w:rFonts w:ascii="Garamond" w:hAnsi="Garamond"/>
        </w:rPr>
        <w:t xml:space="preserve">a </w:t>
      </w:r>
      <w:r w:rsidR="005C69F2">
        <w:rPr>
          <w:rFonts w:ascii="Garamond" w:hAnsi="Garamond"/>
        </w:rPr>
        <w:t xml:space="preserve">model that included personality </w:t>
      </w:r>
      <w:r w:rsidR="005C69F2">
        <w:rPr>
          <w:rFonts w:ascii="Garamond" w:hAnsi="Garamond"/>
        </w:rPr>
        <w:lastRenderedPageBreak/>
        <w:t xml:space="preserve">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r w:rsidR="004931A6">
        <w:rPr>
          <w:rFonts w:ascii="Garamond" w:hAnsi="Garamond"/>
        </w:rPr>
        <w:t>,</w:t>
      </w:r>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reptiles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7348A02"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(Tables 2-4).</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lnCVR.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r w:rsidR="00FA4A2B" w:rsidRPr="00814634">
        <w:rPr>
          <w:rFonts w:ascii="Garamond" w:hAnsi="Garamond"/>
          <w:highlight w:val="yellow"/>
        </w:rPr>
        <w:t>REF</w:t>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469889EC"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DE65DA">
        <w:rPr>
          <w:rFonts w:ascii="Garamond" w:hAnsi="Garamond"/>
          <w:i/>
          <w:sz w:val="20"/>
        </w:rPr>
        <w:t>9</w:t>
      </w:r>
    </w:p>
    <w:p w14:paraId="502DD089" w14:textId="34909BBE"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3F5B7CA4" w14:textId="77777777" w:rsidR="007B5710" w:rsidRDefault="007B5710"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1BB8AAE5" w14:textId="77777777" w:rsidR="007A02EE" w:rsidRDefault="007A02EE">
      <w:pPr>
        <w:rPr>
          <w:ins w:id="4665" w:author="Michael Jennions" w:date="2020-08-18T11:33:00Z"/>
          <w:rFonts w:ascii="Garamond" w:hAnsi="Garamond"/>
        </w:rPr>
      </w:pPr>
      <w:ins w:id="4666" w:author="Michael Jennions" w:date="2020-08-18T11:33:00Z">
        <w:r>
          <w:rPr>
            <w:rFonts w:ascii="Garamond" w:hAnsi="Garamond"/>
          </w:rPr>
          <w:br w:type="page"/>
        </w:r>
      </w:ins>
    </w:p>
    <w:p w14:paraId="636E11A2" w14:textId="3C68CE21" w:rsidR="003E2881" w:rsidRDefault="003E2881" w:rsidP="003E2881">
      <w:pPr>
        <w:rPr>
          <w:rFonts w:ascii="Garamond" w:hAnsi="Garamond"/>
        </w:rPr>
      </w:pPr>
      <w:r>
        <w:rPr>
          <w:rFonts w:ascii="Garamond" w:hAnsi="Garamond"/>
        </w:rPr>
        <w:lastRenderedPageBreak/>
        <w:t xml:space="preserve">Table </w:t>
      </w:r>
      <w:commentRangeStart w:id="4667"/>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4667"/>
      <w:r w:rsidR="007D6B3E">
        <w:rPr>
          <w:rStyle w:val="CommentReference"/>
        </w:rPr>
        <w:commentReference w:id="4667"/>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 xml:space="preserve">mean (SMD) and variability (lnCVR)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4668"/>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4668"/>
      <w:r w:rsidR="002B0571">
        <w:rPr>
          <w:rStyle w:val="CommentReference"/>
        </w:rPr>
        <w:commentReference w:id="4668"/>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4669"/>
            <w:r>
              <w:rPr>
                <w:rFonts w:ascii="Garamond" w:hAnsi="Garamond"/>
                <w:sz w:val="20"/>
                <w:szCs w:val="20"/>
              </w:rPr>
              <w:t>Reptilia</w:t>
            </w:r>
            <w:commentRangeEnd w:id="4669"/>
            <w:r w:rsidR="005834FA">
              <w:rPr>
                <w:rStyle w:val="CommentReference"/>
              </w:rPr>
              <w:commentReference w:id="4669"/>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6DA9FF16" w14:textId="77777777" w:rsidR="007A02EE" w:rsidRDefault="007A02EE">
      <w:pPr>
        <w:rPr>
          <w:ins w:id="4670" w:author="Michael Jennions" w:date="2020-08-18T11:34:00Z"/>
          <w:rFonts w:ascii="Garamond" w:hAnsi="Garamond"/>
        </w:rPr>
      </w:pPr>
      <w:ins w:id="4671" w:author="Michael Jennions" w:date="2020-08-18T11:34:00Z">
        <w:r>
          <w:rPr>
            <w:rFonts w:ascii="Garamond" w:hAnsi="Garamond"/>
          </w:rPr>
          <w:br w:type="page"/>
        </w:r>
      </w:ins>
    </w:p>
    <w:p w14:paraId="53C02C7C" w14:textId="10BE4000"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 xml:space="preserve">MLMR models </w:t>
      </w:r>
      <w:r w:rsidR="006C475D">
        <w:rPr>
          <w:rFonts w:ascii="Garamond" w:hAnsi="Garamond"/>
        </w:rPr>
        <w:t xml:space="preserve">for each taxa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4672"/>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4672"/>
      <w:r w:rsidR="006430A2">
        <w:rPr>
          <w:rStyle w:val="CommentReference"/>
        </w:rPr>
        <w:commentReference w:id="4672"/>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4673"/>
            <w:r w:rsidRPr="00814634">
              <w:rPr>
                <w:rFonts w:ascii="Garamond" w:hAnsi="Garamond"/>
                <w:sz w:val="18"/>
                <w:szCs w:val="18"/>
                <w:highlight w:val="yellow"/>
              </w:rPr>
              <w:t>Intercept (Boldness)</w:t>
            </w:r>
            <w:commentRangeEnd w:id="4673"/>
            <w:r w:rsidR="006430A2">
              <w:rPr>
                <w:rStyle w:val="CommentReference"/>
              </w:rPr>
              <w:commentReference w:id="4673"/>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450D29FB" w14:textId="77777777" w:rsidR="007A02EE" w:rsidRDefault="007A02EE">
      <w:pPr>
        <w:rPr>
          <w:ins w:id="4674" w:author="Michael Jennions" w:date="2020-08-18T11:34:00Z"/>
          <w:rFonts w:ascii="Garamond" w:hAnsi="Garamond"/>
        </w:rPr>
      </w:pPr>
      <w:ins w:id="4675" w:author="Michael Jennions" w:date="2020-08-18T11:34:00Z">
        <w:r>
          <w:rPr>
            <w:rFonts w:ascii="Garamond" w:hAnsi="Garamond"/>
          </w:rPr>
          <w:br w:type="page"/>
        </w:r>
      </w:ins>
    </w:p>
    <w:p w14:paraId="7CDBA9EB" w14:textId="0EB15B6D" w:rsidR="00230B80" w:rsidRDefault="00230B80" w:rsidP="00230B80">
      <w:pPr>
        <w:rPr>
          <w:rFonts w:ascii="Garamond" w:hAnsi="Garamond"/>
        </w:rPr>
      </w:pPr>
      <w:r w:rsidRPr="00230B80">
        <w:rPr>
          <w:rFonts w:ascii="Garamond" w:hAnsi="Garamond"/>
        </w:rPr>
        <w:lastRenderedPageBreak/>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4676"/>
      <w:r w:rsidR="006430A2">
        <w:rPr>
          <w:rFonts w:ascii="Garamond" w:hAnsi="Garamond"/>
        </w:rPr>
        <w:t xml:space="preserve">field </w:t>
      </w:r>
      <w:commentRangeEnd w:id="4676"/>
      <w:r w:rsidR="006430A2">
        <w:rPr>
          <w:rStyle w:val="CommentReference"/>
        </w:rPr>
        <w:commentReference w:id="4676"/>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4677"/>
      <w:r>
        <w:rPr>
          <w:rFonts w:ascii="Garamond" w:hAnsi="Garamond"/>
        </w:rPr>
        <w:t xml:space="preserve">Searches were further refined to agriculture &amp; biology (Scopus), zoology, ecology, biology, multidisciplinary sciences, evolutionary biology (WoS) categories.  </w:t>
      </w:r>
      <w:commentRangeEnd w:id="4677"/>
      <w:r w:rsidR="006544A7">
        <w:rPr>
          <w:rStyle w:val="CommentReference"/>
        </w:rPr>
        <w:commentReference w:id="4677"/>
      </w:r>
    </w:p>
    <w:p w14:paraId="7BE083B1" w14:textId="77777777" w:rsidR="005C69F2" w:rsidRPr="00780052" w:rsidRDefault="005C69F2" w:rsidP="005C69F2">
      <w:pPr>
        <w:rPr>
          <w:rFonts w:ascii="Garamond" w:hAnsi="Garamond"/>
        </w:rPr>
      </w:pPr>
    </w:p>
    <w:p w14:paraId="7A058C71" w14:textId="77777777" w:rsidR="007B5710" w:rsidRDefault="007B5710">
      <w:pPr>
        <w:rPr>
          <w:ins w:id="4678" w:author="Michael Jennions" w:date="2020-08-18T21:25:00Z"/>
          <w:rFonts w:ascii="Garamond" w:hAnsi="Garamond"/>
          <w:color w:val="FF0000"/>
        </w:rPr>
      </w:pPr>
      <w:ins w:id="4679" w:author="Michael Jennions" w:date="2020-08-18T21:25:00Z">
        <w:r>
          <w:rPr>
            <w:rFonts w:ascii="Garamond" w:hAnsi="Garamond"/>
            <w:color w:val="FF0000"/>
          </w:rPr>
          <w:br w:type="page"/>
        </w:r>
      </w:ins>
    </w:p>
    <w:p w14:paraId="0000D016" w14:textId="56D9BBC6" w:rsidR="007B5710" w:rsidRDefault="007B5710" w:rsidP="007B5710">
      <w:pPr>
        <w:ind w:firstLine="360"/>
        <w:rPr>
          <w:ins w:id="4680" w:author="Michael Jennions" w:date="2020-08-18T21:25:00Z"/>
          <w:rFonts w:ascii="Garamond" w:hAnsi="Garamond"/>
          <w:color w:val="FF0000"/>
        </w:rPr>
      </w:pPr>
      <w:ins w:id="4681" w:author="Michael Jennions" w:date="2020-08-18T21:25:00Z">
        <w:r w:rsidRPr="005D4781">
          <w:rPr>
            <w:rFonts w:ascii="Garamond" w:hAnsi="Garamond"/>
            <w:color w:val="FF0000"/>
          </w:rPr>
          <w:lastRenderedPageBreak/>
          <w:t>CUT</w:t>
        </w:r>
        <w:r>
          <w:rPr>
            <w:rFonts w:ascii="Garamond" w:hAnsi="Garamond"/>
            <w:color w:val="FF0000"/>
          </w:rPr>
          <w:t xml:space="preserve"> BUT KEEP FOR LONGER VERSION OF MS IF REQUIRED FOR ANOTHER JOURNAL?</w:t>
        </w:r>
        <w:r w:rsidRPr="005D4781">
          <w:rPr>
            <w:rFonts w:ascii="Garamond" w:hAnsi="Garamond"/>
            <w:color w:val="FF0000"/>
          </w:rPr>
          <w:t xml:space="preserve">: Aggressiveness has both costs (e.g. greater risk of physical injury) and benefits (e.g. more mating opportunities due to social dominance) (Buss 1996, Budaev 1999). </w:t>
        </w:r>
        <w:r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Pr="00814634">
          <w:rPr>
            <w:rFonts w:ascii="Garamond" w:hAnsi="Garamond"/>
            <w:noProof/>
            <w:color w:val="FF0000"/>
          </w:rPr>
          <w:t>(Pomiankowski &amp; Møller 1995</w:t>
        </w:r>
        <w:r w:rsidRPr="00814634">
          <w:rPr>
            <w:rFonts w:ascii="Garamond" w:hAnsi="Garamond"/>
            <w:color w:val="FF0000"/>
          </w:rPr>
          <w:t xml:space="preserve">). Finally, different sex roles can also drive sex differences in behaviour. Both mating system and parental care can change the strength of sexual selection on one sex (usually males), producing larger variances in male reproductive success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(Janicke </w:t>
        </w:r>
        <w:r w:rsidRPr="00814634">
          <w:rPr>
            <w:rFonts w:ascii="Garamond" w:hAnsi="Garamond"/>
            <w:i/>
            <w:noProof/>
            <w:color w:val="FF0000"/>
          </w:rPr>
          <w:t>et al.</w:t>
        </w:r>
        <w:r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For example, species with monogamous males that share parental care might have no sex differences in their personalities, but where males mate multiply and do not care for offspring there might be more male-biased personality traits. Regardless of the underlying mechanism, most hypotheses surrounding sex differences in all traits tend to focus on greater male variability, as males tend to benefit more, or incur greater costs, for having greater representation at the tail-ends of trait distributions.</w:t>
        </w:r>
      </w:ins>
    </w:p>
    <w:p w14:paraId="3A3B9576" w14:textId="77777777" w:rsidR="007B5710" w:rsidRPr="00814634" w:rsidRDefault="007B5710" w:rsidP="007B5710">
      <w:pPr>
        <w:ind w:firstLine="360"/>
        <w:rPr>
          <w:ins w:id="4682" w:author="Michael Jennions" w:date="2020-08-18T21:25:00Z"/>
          <w:rFonts w:ascii="Garamond" w:hAnsi="Garamond"/>
          <w:color w:val="FF0000"/>
        </w:rPr>
      </w:pPr>
      <w:ins w:id="4683" w:author="Michael Jennions" w:date="2020-08-18T21:25:00Z">
        <w:r w:rsidRPr="00814634">
          <w:rPr>
            <w:rFonts w:ascii="Garamond" w:hAnsi="Garamond"/>
            <w:color w:val="FF0000"/>
          </w:rPr>
          <w:t xml:space="preserve">   </w:t>
        </w:r>
      </w:ins>
    </w:p>
    <w:p w14:paraId="1AE1B5EC" w14:textId="77777777" w:rsidR="007B5710" w:rsidRDefault="007B5710" w:rsidP="007B5710">
      <w:pPr>
        <w:ind w:firstLine="360"/>
        <w:rPr>
          <w:ins w:id="4684" w:author="Michael Jennions" w:date="2020-08-18T21:25:00Z"/>
          <w:rFonts w:ascii="Garamond" w:hAnsi="Garamond"/>
          <w:color w:val="FF0000"/>
        </w:rPr>
      </w:pPr>
      <w:ins w:id="4685" w:author="Michael Jennions" w:date="2020-08-18T21:25:00Z">
        <w:r w:rsidRPr="00814634">
          <w:rPr>
            <w:rFonts w:ascii="Garamond" w:hAnsi="Garamond"/>
            <w:color w:val="FF0000"/>
          </w:rPr>
          <w:t xml:space="preserve">Sex chromosomal arrangement and greater male variability can also extend to behaviours, as they too have a genetic underpinning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(Dochtermann </w:t>
        </w:r>
        <w:r w:rsidRPr="00814634">
          <w:rPr>
            <w:rFonts w:ascii="Garamond" w:hAnsi="Garamond"/>
            <w:i/>
            <w:noProof/>
            <w:color w:val="FF0000"/>
          </w:rPr>
          <w:t>et al.</w:t>
        </w:r>
        <w:r w:rsidRPr="00814634">
          <w:rPr>
            <w:rFonts w:ascii="Garamond" w:hAnsi="Garamond"/>
            <w:noProof/>
            <w:color w:val="FF0000"/>
          </w:rPr>
          <w:t xml:space="preserve"> 2014)</w:t>
        </w:r>
        <w:r w:rsidRPr="00814634">
          <w:rPr>
            <w:rFonts w:ascii="Garamond" w:hAnsi="Garamond"/>
            <w:color w:val="FF0000"/>
          </w:rPr>
          <w:fldChar w:fldCharType="end"/>
        </w:r>
        <w:r w:rsidRPr="00814634">
          <w:rPr>
            <w:rFonts w:ascii="Garamond" w:hAnsi="Garamond"/>
            <w:color w:val="FF0000"/>
          </w:rPr>
          <w:t xml:space="preserve">. For example, men have greater representation at the tail ends of intelligence distributions, even when there are no mean differences in intelligence between men and women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(Feingold 1992; Halpern &amp; LaMay 2000; 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While it is reasonable to expect male sexual traits to have greater variability than non-sexually selected traits, traits shared by both sexes are also frequently expected to show male-biased variability.</w:t>
        </w:r>
      </w:ins>
    </w:p>
    <w:p w14:paraId="600CEF21" w14:textId="77777777" w:rsidR="007B5710" w:rsidRPr="00814634" w:rsidRDefault="007B5710" w:rsidP="007B5710">
      <w:pPr>
        <w:ind w:firstLine="360"/>
        <w:rPr>
          <w:ins w:id="4686" w:author="Michael Jennions" w:date="2020-08-18T21:25:00Z"/>
          <w:rFonts w:ascii="Garamond" w:hAnsi="Garamond"/>
          <w:color w:val="FF0000"/>
        </w:rPr>
      </w:pPr>
    </w:p>
    <w:p w14:paraId="6B3EC15E" w14:textId="77777777" w:rsidR="007B5710" w:rsidRDefault="007B5710" w:rsidP="007B5710">
      <w:pPr>
        <w:rPr>
          <w:ins w:id="4687" w:author="Michael Jennions" w:date="2020-08-18T21:25:00Z"/>
          <w:rFonts w:ascii="Garamond" w:hAnsi="Garamond"/>
          <w:color w:val="FF0000"/>
        </w:rPr>
      </w:pPr>
      <w:ins w:id="4688" w:author="Michael Jennions" w:date="2020-08-18T21:25:00Z">
        <w:r w:rsidRPr="00814634">
          <w:rPr>
            <w:rFonts w:ascii="Garamond" w:hAnsi="Garamond"/>
            <w:color w:val="FF0000"/>
          </w:rPr>
          <w:t>Parental care could also potentially explain why only invertebrate males were significantly more aggressive than females; in many species, females don’t often provide care beyond egg-laying. However, we lacked suitable data to test this idea.</w:t>
        </w:r>
      </w:ins>
    </w:p>
    <w:p w14:paraId="618D2111" w14:textId="77777777" w:rsidR="007B5710" w:rsidRDefault="007B5710" w:rsidP="007B5710">
      <w:pPr>
        <w:rPr>
          <w:ins w:id="4689" w:author="Michael Jennions" w:date="2020-08-18T21:25:00Z"/>
          <w:rFonts w:ascii="Garamond" w:hAnsi="Garamond"/>
          <w:color w:val="FF0000"/>
        </w:rPr>
      </w:pPr>
    </w:p>
    <w:p w14:paraId="7E3A74FE" w14:textId="18A52E79" w:rsidR="007B5710" w:rsidRDefault="007B5710" w:rsidP="007B5710">
      <w:pPr>
        <w:ind w:firstLine="360"/>
        <w:rPr>
          <w:ins w:id="4690" w:author="Michael Jennions" w:date="2020-08-18T21:33:00Z"/>
          <w:rFonts w:ascii="Garamond" w:hAnsi="Garamond"/>
          <w:color w:val="FF0000"/>
        </w:rPr>
      </w:pPr>
      <w:ins w:id="4691" w:author="Michael Jennions" w:date="2020-08-18T21:25:00Z">
        <w:r w:rsidRPr="00814634">
          <w:rPr>
            <w:rFonts w:ascii="Garamond" w:hAnsi="Garamond"/>
            <w:color w:val="FF0000"/>
          </w:rPr>
          <w:t xml:space="preserve">An additional explanation for the absence of sex differences comes from the human personality literature. Creativity and aggressive personality types have greater male variability and are important for female mate choice. Yet other personality traits frequently show no sex differences in either trait means or their variability. 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If sexual selection operates to maintain inter-individual variation in animal personalities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(Schuett </w:t>
        </w:r>
        <w:r w:rsidRPr="00814634">
          <w:rPr>
            <w:rFonts w:ascii="Garamond" w:hAnsi="Garamond"/>
            <w:i/>
            <w:noProof/>
            <w:color w:val="FF0000"/>
          </w:rPr>
          <w:t>et al.</w:t>
        </w:r>
        <w:r w:rsidRPr="00814634">
          <w:rPr>
            <w:rFonts w:ascii="Garamond" w:hAnsi="Garamond"/>
            <w:noProof/>
            <w:color w:val="FF0000"/>
          </w:rPr>
          <w:t xml:space="preserve"> 2010)</w:t>
        </w:r>
        <w:r w:rsidRPr="00814634">
          <w:rPr>
            <w:rFonts w:ascii="Garamond" w:hAnsi="Garamond"/>
            <w:color w:val="FF0000"/>
          </w:rPr>
          <w:fldChar w:fldCharType="end"/>
        </w:r>
        <w:r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ins>
    </w:p>
    <w:p w14:paraId="13F48631" w14:textId="77777777" w:rsidR="00871D64" w:rsidRPr="00814634" w:rsidRDefault="00871D64" w:rsidP="007B5710">
      <w:pPr>
        <w:ind w:firstLine="360"/>
        <w:rPr>
          <w:ins w:id="4692" w:author="Michael Jennions" w:date="2020-08-18T21:25:00Z"/>
          <w:rFonts w:ascii="Garamond" w:hAnsi="Garamond"/>
          <w:color w:val="FF0000"/>
        </w:rPr>
      </w:pPr>
    </w:p>
    <w:p w14:paraId="258D8FA6" w14:textId="77777777" w:rsidR="00871D64" w:rsidRPr="00814634" w:rsidRDefault="00871D64" w:rsidP="00871D64">
      <w:pPr>
        <w:rPr>
          <w:moveTo w:id="4693" w:author="Michael Jennions" w:date="2020-08-18T21:33:00Z"/>
          <w:rFonts w:ascii="Garamond" w:hAnsi="Garamond"/>
          <w:color w:val="FF0000"/>
        </w:rPr>
      </w:pPr>
      <w:moveToRangeStart w:id="4694" w:author="Michael Jennions" w:date="2020-08-18T21:33:00Z" w:name="move48678850"/>
      <w:moveTo w:id="4695" w:author="Michael Jennions" w:date="2020-08-18T21:33:00Z">
        <w:r w:rsidRPr="00814634">
          <w:rPr>
            <w:rFonts w:ascii="Garamond" w:hAnsi="Garamond"/>
            <w:color w:val="FF0000"/>
          </w:rPr>
          <w:t xml:space="preserve">Indeed, we found no sex differences in activity and only one instance of male-biased boldness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salamanders </w:t>
        </w:r>
        <w:r w:rsidRPr="00814634">
          <w:rPr>
            <w:rFonts w:ascii="Garamond" w:hAnsi="Garamond"/>
            <w:i/>
            <w:color w:val="FF0000"/>
          </w:rPr>
          <w:t>Plethodon cinereus</w:t>
        </w:r>
        <w:r w:rsidRPr="00814634">
          <w:rPr>
            <w:rFonts w:ascii="Garamond" w:hAnsi="Garamond"/>
            <w:color w:val="FF0000"/>
          </w:rPr>
          <w:t xml:space="preserv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Liebgold </w:t>
        </w:r>
        <w:r w:rsidRPr="00814634">
          <w:rPr>
            <w:rFonts w:ascii="Garamond" w:hAnsi="Garamond"/>
            <w:i/>
            <w:noProof/>
            <w:color w:val="FF0000"/>
          </w:rPr>
          <w:t>et al.</w:t>
        </w:r>
        <w:r w:rsidRPr="00814634">
          <w:rPr>
            <w:rFonts w:ascii="Garamond" w:hAnsi="Garamond"/>
            <w:noProof/>
            <w:color w:val="FF0000"/>
          </w:rPr>
          <w:t xml:space="preserve"> 2011)</w:t>
        </w:r>
        <w:r w:rsidRPr="00814634">
          <w:rPr>
            <w:rFonts w:ascii="Garamond" w:hAnsi="Garamond"/>
            <w:color w:val="FF0000"/>
          </w:rPr>
          <w:fldChar w:fldCharType="end"/>
        </w:r>
        <w:r w:rsidRPr="00814634">
          <w:rPr>
            <w:rFonts w:ascii="Garamond" w:hAnsi="Garamond"/>
            <w:color w:val="FF0000"/>
          </w:rPr>
          <w:t xml:space="preserve">, while female birds were more sociable than males that reflects different social group behaviour (e.g. zebra finches </w:t>
        </w:r>
        <w:r w:rsidRPr="00814634">
          <w:rPr>
            <w:rFonts w:ascii="Garamond" w:hAnsi="Garamond"/>
            <w:i/>
            <w:color w:val="FF0000"/>
          </w:rPr>
          <w:t>Taeniopygia guttata</w:t>
        </w:r>
        <w:r w:rsidRPr="00814634">
          <w:rPr>
            <w:rFonts w:ascii="Garamond" w:hAnsi="Garamond"/>
            <w:color w:val="FF0000"/>
          </w:rPr>
          <w:t xml:space="preserv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Schuett &amp; Dall 2009)</w:t>
        </w:r>
        <w:r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(Wolf </w:t>
        </w:r>
        <w:r w:rsidRPr="00814634">
          <w:rPr>
            <w:rFonts w:ascii="Garamond" w:hAnsi="Garamond"/>
            <w:i/>
            <w:noProof/>
            <w:color w:val="FF0000"/>
          </w:rPr>
          <w:t>et al.</w:t>
        </w:r>
        <w:r w:rsidRPr="00814634">
          <w:rPr>
            <w:rFonts w:ascii="Garamond" w:hAnsi="Garamond"/>
            <w:noProof/>
            <w:color w:val="FF0000"/>
          </w:rPr>
          <w:t xml:space="preserve"> 2007)</w:t>
        </w:r>
        <w:r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(Smith &amp; Blumstein 2008; Moiron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w:t>
        </w:r>
        <w:r w:rsidRPr="00814634">
          <w:rPr>
            <w:rFonts w:ascii="Garamond" w:hAnsi="Garamond"/>
            <w:color w:val="FF0000"/>
          </w:rPr>
          <w:lastRenderedPageBreak/>
          <w:t xml:space="preserve">example, strong interactions between SSD and personality trait types for mammals, and between boldness and SSD for invertebrates, show that species with larger males trade-off ‘shy’ behaviour for larger body size. Larger animals are less likely to suffer mortality from predation, but also require more food to fuel their bigger bodies, thus need to feed more often and cannot play it safe. In mammals, as males became larger than females, males became bolder, more explorative and more aggressive than females. Male mammals are quite often the larger sex, due to sexual selection, so as males become larger they likely face more intense male-male competition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(Darwin 1871)</w:t>
        </w:r>
        <w:r w:rsidRPr="00814634">
          <w:rPr>
            <w:rFonts w:ascii="Garamond" w:hAnsi="Garamond"/>
            <w:color w:val="FF0000"/>
          </w:rPr>
          <w:fldChar w:fldCharType="end"/>
        </w:r>
        <w:r w:rsidRPr="00814634">
          <w:rPr>
            <w:rFonts w:ascii="Garamond" w:hAnsi="Garamond"/>
            <w:color w:val="FF0000"/>
          </w:rPr>
          <w:t xml:space="preserve">). However, SSD encompasses several different forms of selection, not just sexual selection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(Blanckenhorn 2005)</w:t>
        </w:r>
        <w:r w:rsidRPr="00814634">
          <w:rPr>
            <w:rFonts w:ascii="Garamond" w:hAnsi="Garamond"/>
            <w:color w:val="FF0000"/>
          </w:rPr>
          <w:fldChar w:fldCharType="end"/>
        </w:r>
        <w:r w:rsidRPr="00814634">
          <w:rPr>
            <w:rFonts w:ascii="Garamond" w:hAnsi="Garamond"/>
            <w:color w:val="FF0000"/>
          </w:rPr>
          <w:t xml:space="preserve">. Because SSD did not interact significantly with trait variability, the sex differences in mean personality expression could instead be explained by adaptive, life-history differences. </w:t>
        </w:r>
      </w:moveTo>
    </w:p>
    <w:moveToRangeEnd w:id="4694"/>
    <w:p w14:paraId="24014F8D" w14:textId="6DD19CEC" w:rsidR="00D012CE" w:rsidRDefault="00D012CE">
      <w:pPr>
        <w:rPr>
          <w:ins w:id="4696" w:author="Michael Jennions" w:date="2020-08-18T21:46:00Z"/>
        </w:rPr>
      </w:pPr>
    </w:p>
    <w:p w14:paraId="49E38E09" w14:textId="77777777" w:rsidR="00085555" w:rsidRDefault="00085555" w:rsidP="00085555">
      <w:pPr>
        <w:rPr>
          <w:moveTo w:id="4697" w:author="Michael Jennions" w:date="2020-08-18T21:46:00Z"/>
          <w:rFonts w:ascii="Garamond" w:hAnsi="Garamond"/>
          <w:color w:val="FF0000"/>
        </w:rPr>
      </w:pPr>
      <w:moveToRangeStart w:id="4698" w:author="Michael Jennions" w:date="2020-08-18T21:46:00Z" w:name="move48679618"/>
    </w:p>
    <w:p w14:paraId="39CCD03A" w14:textId="77777777" w:rsidR="00085555" w:rsidRDefault="00085555" w:rsidP="00085555">
      <w:pPr>
        <w:rPr>
          <w:moveTo w:id="4699" w:author="Michael Jennions" w:date="2020-08-18T21:46:00Z"/>
          <w:rFonts w:ascii="Garamond" w:hAnsi="Garamond"/>
          <w:color w:val="FF0000"/>
        </w:rPr>
      </w:pPr>
      <w:moveTo w:id="4700" w:author="Michael Jennions" w:date="2020-08-18T21:46:00Z">
        <w:r w:rsidRPr="00814634">
          <w:rPr>
            <w:rFonts w:ascii="Garamond" w:hAnsi="Garamond"/>
            <w:color w:val="FF0000"/>
          </w:rPr>
          <w:t xml:space="preserve">. This would suggest that variability in personality traits are heritable in endotherms and not ectotherms (Supplementary Table S1). Personality behaviours are heritable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(Dochtermann </w:t>
        </w:r>
        <w:r w:rsidRPr="00814634">
          <w:rPr>
            <w:rFonts w:ascii="Garamond" w:hAnsi="Garamond"/>
            <w:i/>
            <w:noProof/>
            <w:color w:val="FF0000"/>
          </w:rPr>
          <w:t>et al.</w:t>
        </w:r>
        <w:r w:rsidRPr="00814634">
          <w:rPr>
            <w:rFonts w:ascii="Garamond" w:hAnsi="Garamond"/>
            <w:noProof/>
            <w:color w:val="FF0000"/>
          </w:rPr>
          <w:t xml:space="preserve"> 2014)</w:t>
        </w:r>
        <w:r w:rsidRPr="00814634">
          <w:rPr>
            <w:rFonts w:ascii="Garamond" w:hAnsi="Garamond"/>
            <w:color w:val="FF0000"/>
          </w:rPr>
          <w:fldChar w:fldCharType="end"/>
        </w:r>
        <w:r w:rsidRPr="00814634">
          <w:rPr>
            <w:rFonts w:ascii="Garamond" w:hAnsi="Garamond"/>
            <w:color w:val="FF0000"/>
          </w:rPr>
          <w:t xml:space="preserve">, so assortative mating or mate choice for similar personality types could potentially allow variation in personality traits to persist, while keeping means and their variances relatively similar for both males and females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(Schuett </w:t>
        </w:r>
        <w:r w:rsidRPr="00814634">
          <w:rPr>
            <w:rFonts w:ascii="Garamond" w:hAnsi="Garamond"/>
            <w:i/>
            <w:noProof/>
            <w:color w:val="FF0000"/>
          </w:rPr>
          <w:t>et al.</w:t>
        </w:r>
        <w:r w:rsidRPr="00814634">
          <w:rPr>
            <w:rFonts w:ascii="Garamond" w:hAnsi="Garamond"/>
            <w:noProof/>
            <w:color w:val="FF0000"/>
          </w:rPr>
          <w:t xml:space="preserve"> 2010; Munson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w:t>
        </w:r>
      </w:moveTo>
    </w:p>
    <w:moveToRangeEnd w:id="4698"/>
    <w:p w14:paraId="1D7E0EA9" w14:textId="77777777" w:rsidR="00085555" w:rsidRDefault="00085555"/>
    <w:sectPr w:rsidR="00085555"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1" w:author="Michael Jennions" w:date="2020-08-05T00:30:00Z" w:initials="MJ">
    <w:p w14:paraId="13505033" w14:textId="76E42841" w:rsidR="00AD2D5D" w:rsidRDefault="00AD2D5D">
      <w:pPr>
        <w:pStyle w:val="CommentText"/>
      </w:pPr>
      <w:r>
        <w:rPr>
          <w:rStyle w:val="CommentReference"/>
        </w:rPr>
        <w:annotationRef/>
      </w:r>
      <w:r w:rsidRPr="003B4F11">
        <w:rPr>
          <w:highlight w:val="cyan"/>
        </w:rPr>
        <w:t>Check out the book Invisible women for some fun examples that have real world implications.</w:t>
      </w:r>
    </w:p>
  </w:comment>
  <w:comment w:id="580" w:author="Michael Jennions" w:date="2020-08-05T01:17:00Z" w:initials="MJ">
    <w:p w14:paraId="7FF5163F" w14:textId="6A5A5D12" w:rsidR="004905DE" w:rsidRDefault="004905DE">
      <w:pPr>
        <w:pStyle w:val="CommentText"/>
      </w:pPr>
      <w:r>
        <w:rPr>
          <w:rStyle w:val="CommentReference"/>
        </w:rPr>
        <w:annotationRef/>
      </w:r>
      <w:r w:rsidRPr="004905DE">
        <w:rPr>
          <w:highlight w:val="cyan"/>
        </w:rPr>
        <w:t>I suspect we can find plenty more high profile figures using these biological arguments to explain differences in variation between men and women.</w:t>
      </w:r>
    </w:p>
  </w:comment>
  <w:comment w:id="719" w:author="Michael Jennions" w:date="2020-08-18T18:28:00Z" w:initials="MJ">
    <w:p w14:paraId="2D65D44B" w14:textId="001722B2" w:rsidR="002C42E2" w:rsidRDefault="002C42E2">
      <w:pPr>
        <w:pStyle w:val="CommentText"/>
      </w:pPr>
      <w:r>
        <w:rPr>
          <w:rStyle w:val="CommentReference"/>
        </w:rPr>
        <w:annotationRef/>
      </w:r>
      <w:r>
        <w:t xml:space="preserve">Hmmm. Not sure why I wrote those – compare with comments in the discussion. </w:t>
      </w:r>
    </w:p>
  </w:comment>
  <w:comment w:id="1051" w:author="Michael Jennions" w:date="2020-08-09T21:10:00Z" w:initials="MJ">
    <w:p w14:paraId="3B5E7AFA" w14:textId="5E7B32CC" w:rsidR="003F7DA2" w:rsidRDefault="003F7DA2">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1617" w:author="Michael Jennions" w:date="2020-08-09T23:03:00Z" w:initials="MJ">
    <w:p w14:paraId="3EB79451" w14:textId="4F63EE1B" w:rsidR="00BF2812" w:rsidRDefault="00BF2812">
      <w:pPr>
        <w:pStyle w:val="CommentText"/>
      </w:pPr>
      <w:r>
        <w:rPr>
          <w:rStyle w:val="CommentReference"/>
        </w:rPr>
        <w:annotationRef/>
      </w:r>
      <w:r w:rsidRPr="00BF2812">
        <w:rPr>
          <w:highlight w:val="green"/>
        </w:rPr>
        <w:t>Non-sexual example</w:t>
      </w:r>
    </w:p>
  </w:comment>
  <w:comment w:id="1861" w:author="Michael Jennions" w:date="2020-08-09T22:46:00Z" w:initials="MJ">
    <w:p w14:paraId="7658D083" w14:textId="42765F5A" w:rsidR="00D94780" w:rsidRDefault="00D94780">
      <w:pPr>
        <w:pStyle w:val="CommentText"/>
      </w:pPr>
      <w:r>
        <w:rPr>
          <w:rStyle w:val="CommentReference"/>
        </w:rPr>
        <w:annotationRef/>
      </w:r>
      <w:r w:rsidRPr="00D94780">
        <w:rPr>
          <w:highlight w:val="green"/>
        </w:rPr>
        <w:t>Is this correct. I made it up?</w:t>
      </w:r>
    </w:p>
  </w:comment>
  <w:comment w:id="2049" w:author="Michael Jennions" w:date="2020-08-09T22:52:00Z" w:initials="MJ">
    <w:p w14:paraId="1A47020B" w14:textId="19F8CFE3" w:rsidR="00D94780" w:rsidRDefault="00D94780">
      <w:pPr>
        <w:pStyle w:val="CommentText"/>
      </w:pPr>
      <w:r>
        <w:rPr>
          <w:rStyle w:val="CommentReference"/>
        </w:rPr>
        <w:annotationRef/>
      </w:r>
      <w:r w:rsidRPr="00D94780">
        <w:rPr>
          <w:highlight w:val="green"/>
        </w:rPr>
        <w:t>Book by Leo Beukeboom</w:t>
      </w:r>
    </w:p>
  </w:comment>
  <w:comment w:id="2767" w:author="Michael Jennions" w:date="2020-08-18T11:51:00Z" w:initials="MJ">
    <w:p w14:paraId="6C61E116" w14:textId="0D2AF88E" w:rsidR="007A02EE" w:rsidRDefault="007A02EE">
      <w:pPr>
        <w:pStyle w:val="CommentText"/>
      </w:pPr>
      <w:r>
        <w:rPr>
          <w:rStyle w:val="CommentReference"/>
        </w:rPr>
        <w:annotationRef/>
      </w:r>
      <w:r w:rsidRPr="007A02EE">
        <w:rPr>
          <w:highlight w:val="magenta"/>
        </w:rPr>
        <w:t>I’ve tried to use factor consistently. Not sure what is best, but we probably need to stick to one term.</w:t>
      </w:r>
    </w:p>
  </w:comment>
  <w:comment w:id="2772" w:author="Michael Jennions" w:date="2020-08-04T00:40:00Z" w:initials="MJ">
    <w:p w14:paraId="6107DDF1" w14:textId="54291A0B" w:rsidR="00AD2D5D" w:rsidRDefault="00AD2D5D">
      <w:pPr>
        <w:pStyle w:val="CommentText"/>
      </w:pPr>
      <w:r>
        <w:rPr>
          <w:rStyle w:val="CommentReference"/>
        </w:rPr>
        <w:annotationRef/>
      </w:r>
      <w:r w:rsidRPr="002E5053">
        <w:rPr>
          <w:highlight w:val="green"/>
        </w:rPr>
        <w:t>I added this. Leave or keep?</w:t>
      </w:r>
    </w:p>
  </w:comment>
  <w:comment w:id="2773" w:author="Michael Jennions" w:date="2020-08-04T01:22:00Z" w:initials="MJ">
    <w:p w14:paraId="4FC9029F" w14:textId="77777777" w:rsidR="00AD2D5D" w:rsidRDefault="00AD2D5D">
      <w:pPr>
        <w:pStyle w:val="CommentText"/>
        <w:rPr>
          <w:highlight w:val="green"/>
        </w:rPr>
      </w:pPr>
      <w:r>
        <w:rPr>
          <w:rStyle w:val="CommentReference"/>
        </w:rPr>
        <w:annotationRef/>
      </w:r>
      <w:r w:rsidRPr="0076479C">
        <w:rPr>
          <w:highlight w:val="green"/>
        </w:rPr>
        <w:t>Sounds wrong but this is because mean slope of SSD is 1.96  or 1.92 - 2.02 = - 0.1 or -0.06 , i.e. very close to zero</w:t>
      </w:r>
    </w:p>
    <w:p w14:paraId="714EFDAD" w14:textId="77777777" w:rsidR="00560719" w:rsidRDefault="00560719">
      <w:pPr>
        <w:pStyle w:val="CommentText"/>
      </w:pPr>
    </w:p>
    <w:p w14:paraId="3CAE154F" w14:textId="71C704F1" w:rsidR="00560719" w:rsidRDefault="00560719">
      <w:pPr>
        <w:pStyle w:val="CommentText"/>
      </w:pPr>
      <w:r w:rsidRPr="007A02EE">
        <w:rPr>
          <w:highlight w:val="magenta"/>
        </w:rPr>
        <w:t>I’m now pretty sure I was wrong as Dan says the gradient are for each trait, not added to that for the  baseline trait.</w:t>
      </w:r>
      <w:r w:rsidR="007A02EE" w:rsidRPr="007A02EE">
        <w:rPr>
          <w:highlight w:val="magenta"/>
        </w:rPr>
        <w:t xml:space="preserve"> I have edited the text accordingly</w:t>
      </w:r>
    </w:p>
  </w:comment>
  <w:comment w:id="2969" w:author="Michael Jennions" w:date="2020-08-04T22:00:00Z" w:initials="MJ">
    <w:p w14:paraId="365F63ED" w14:textId="11F40E8C" w:rsidR="00AD2D5D" w:rsidRDefault="00AD2D5D">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2788" w:author="Michael Jennions" w:date="2020-08-04T01:23:00Z" w:initials="MJ">
    <w:p w14:paraId="7B214DEE" w14:textId="77777777" w:rsidR="00AD2D5D" w:rsidRDefault="00AD2D5D">
      <w:pPr>
        <w:pStyle w:val="CommentText"/>
        <w:rPr>
          <w:highlight w:val="green"/>
        </w:rPr>
      </w:pPr>
      <w:r>
        <w:rPr>
          <w:rStyle w:val="CommentReference"/>
        </w:rPr>
        <w:annotationRef/>
      </w:r>
      <w:r w:rsidRPr="00F92C13">
        <w:rPr>
          <w:highlight w:val="green"/>
        </w:rPr>
        <w:t>I think we have to decide whether to put this in the main text, or keep it as ‘exploratory’ (see Methods) and only report it in the Supp Info).</w:t>
      </w:r>
    </w:p>
    <w:p w14:paraId="5938594F" w14:textId="77777777" w:rsidR="00560719" w:rsidRDefault="00560719">
      <w:pPr>
        <w:pStyle w:val="CommentText"/>
      </w:pPr>
    </w:p>
    <w:p w14:paraId="4BF50C0B" w14:textId="1419D182" w:rsidR="00560719" w:rsidRDefault="00560719">
      <w:pPr>
        <w:pStyle w:val="CommentText"/>
      </w:pPr>
      <w:r w:rsidRPr="00560719">
        <w:rPr>
          <w:highlight w:val="cyan"/>
        </w:rPr>
        <w:t>I am now inclined to suggest we keep it in, but be clear that it is exploratory.</w:t>
      </w:r>
    </w:p>
  </w:comment>
  <w:comment w:id="3183" w:author="Michael Jennions" w:date="2020-08-18T21:09:00Z" w:initials="MJ">
    <w:p w14:paraId="318F9D84" w14:textId="5E960BEB" w:rsidR="00FF23D4" w:rsidRDefault="00FF23D4">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3846" w:author="Michael Jennions" w:date="2020-08-18T20:40:00Z" w:initials="MJ">
    <w:p w14:paraId="5317A1E6" w14:textId="280E0D33" w:rsidR="001B7F39" w:rsidRDefault="001B7F39">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4004" w:author="Michael Jennions" w:date="2020-08-18T20:55:00Z" w:initials="MJ">
    <w:p w14:paraId="24B898C0" w14:textId="0077CA19" w:rsidR="00B07768" w:rsidRDefault="00B07768">
      <w:pPr>
        <w:pStyle w:val="CommentText"/>
      </w:pPr>
      <w:r>
        <w:rPr>
          <w:rStyle w:val="CommentReference"/>
        </w:rPr>
        <w:annotationRef/>
      </w:r>
      <w:r w:rsidRPr="00B07768">
        <w:rPr>
          <w:highlight w:val="cyan"/>
        </w:rPr>
        <w:t>Does this ref directly link to men winning fights?</w:t>
      </w:r>
    </w:p>
  </w:comment>
  <w:comment w:id="4273" w:author="Michael Jennions" w:date="2020-08-18T21:06:00Z" w:initials="MJ">
    <w:p w14:paraId="05F42DDE" w14:textId="0887F144" w:rsidR="004D310A" w:rsidRDefault="004D310A">
      <w:pPr>
        <w:pStyle w:val="CommentText"/>
      </w:pPr>
      <w:r>
        <w:rPr>
          <w:rStyle w:val="CommentReference"/>
        </w:rPr>
        <w:annotationRef/>
      </w:r>
      <w:r w:rsidRPr="004D310A">
        <w:rPr>
          <w:highlight w:val="cyan"/>
        </w:rPr>
        <w:t>Peter Kappeler – Phil Trans special issue 2018 or 2019 on female-dominated societes. Might be a more recent reference.</w:t>
      </w:r>
    </w:p>
  </w:comment>
  <w:comment w:id="4603" w:author="Michael Jennions" w:date="2020-08-18T21:42:00Z" w:initials="MJ">
    <w:p w14:paraId="6EAC2A7E" w14:textId="37DC61FE" w:rsidR="00085555" w:rsidRDefault="00085555">
      <w:pPr>
        <w:pStyle w:val="CommentText"/>
      </w:pPr>
      <w:r>
        <w:rPr>
          <w:rStyle w:val="CommentReference"/>
        </w:rPr>
        <w:annotationRef/>
      </w:r>
      <w:r w:rsidRPr="00085555">
        <w:rPr>
          <w:highlight w:val="cyan"/>
        </w:rPr>
        <w:t>This begs the question – has anybody actual looked at the evidence in chimps, bonobos and orangs and gorrilas?</w:t>
      </w:r>
    </w:p>
  </w:comment>
  <w:comment w:id="4646" w:author="Michael Jennions" w:date="2020-08-03T23:08:00Z" w:initials="MJ">
    <w:p w14:paraId="211390BF" w14:textId="5A0DBE8C" w:rsidR="00AD2D5D" w:rsidRDefault="00AD2D5D">
      <w:pPr>
        <w:pStyle w:val="CommentText"/>
      </w:pPr>
      <w:r>
        <w:rPr>
          <w:rStyle w:val="CommentReference"/>
        </w:rPr>
        <w:annotationRef/>
      </w:r>
      <w:r w:rsidRPr="008E1066">
        <w:rPr>
          <w:highlight w:val="green"/>
        </w:rPr>
        <w:t>Might want to put this in the appendix/supp info</w:t>
      </w:r>
    </w:p>
  </w:comment>
  <w:comment w:id="4647" w:author="Michael Jennions" w:date="2020-07-28T10:43:00Z" w:initials="MJ">
    <w:p w14:paraId="4A1A64EE" w14:textId="108D5AD7" w:rsidR="00AD2D5D" w:rsidRDefault="00AD2D5D"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4648" w:author="Michael Jennions" w:date="2020-08-03T19:47:00Z" w:initials="MJ">
    <w:p w14:paraId="7F0180B3" w14:textId="258ABFC8" w:rsidR="00AD2D5D" w:rsidRDefault="00AD2D5D">
      <w:pPr>
        <w:pStyle w:val="CommentText"/>
      </w:pPr>
      <w:r>
        <w:rPr>
          <w:rStyle w:val="CommentReference"/>
        </w:rPr>
        <w:annotationRef/>
      </w:r>
      <w:r w:rsidRPr="003F4985">
        <w:rPr>
          <w:highlight w:val="green"/>
        </w:rPr>
        <w:t>Should this be elaborated upon?</w:t>
      </w:r>
    </w:p>
  </w:comment>
  <w:comment w:id="4651" w:author="Michael Jennions" w:date="2020-07-20T19:56:00Z" w:initials="MJ">
    <w:p w14:paraId="29F5883E" w14:textId="7B91A36A" w:rsidR="00AD2D5D" w:rsidRDefault="00AD2D5D">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4652" w:author="Michael Jennions" w:date="2020-07-20T19:57:00Z" w:initials="MJ">
    <w:p w14:paraId="15C43D1C" w14:textId="407DA04F" w:rsidR="00AD2D5D" w:rsidRDefault="00AD2D5D">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4653" w:author="Michael Jennions" w:date="2020-08-03T19:51:00Z" w:initials="MJ">
    <w:p w14:paraId="0589EE5E" w14:textId="503AB407" w:rsidR="00AD2D5D" w:rsidRDefault="00AD2D5D">
      <w:pPr>
        <w:pStyle w:val="CommentText"/>
      </w:pPr>
      <w:r>
        <w:rPr>
          <w:rStyle w:val="CommentReference"/>
        </w:rPr>
        <w:annotationRef/>
      </w:r>
      <w:r w:rsidRPr="007E35EB">
        <w:rPr>
          <w:highlight w:val="green"/>
        </w:rPr>
        <w:t>This might require a little elaboration</w:t>
      </w:r>
    </w:p>
  </w:comment>
  <w:comment w:id="4654" w:author="Michael Jennions" w:date="2020-07-20T20:23:00Z" w:initials="MJ">
    <w:p w14:paraId="1403769C" w14:textId="2A9D3BC3" w:rsidR="00AD2D5D" w:rsidRDefault="00AD2D5D">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4655" w:author="Michael Jennions" w:date="2020-07-20T20:52:00Z" w:initials="MJ">
    <w:p w14:paraId="2CA0CA3B" w14:textId="40419324" w:rsidR="00AD2D5D" w:rsidRDefault="00AD2D5D">
      <w:pPr>
        <w:pStyle w:val="CommentText"/>
      </w:pPr>
      <w:r>
        <w:rPr>
          <w:rStyle w:val="CommentReference"/>
        </w:rPr>
        <w:annotationRef/>
      </w:r>
      <w:r w:rsidRPr="00494BAD">
        <w:rPr>
          <w:highlight w:val="green"/>
        </w:rPr>
        <w:t>Is this the correct reason to give?</w:t>
      </w:r>
    </w:p>
  </w:comment>
  <w:comment w:id="4656" w:author="Michael Jennions" w:date="2020-08-03T20:12:00Z" w:initials="MJ">
    <w:p w14:paraId="3AA689AD" w14:textId="365B8A0A" w:rsidR="00AD2D5D" w:rsidRDefault="00AD2D5D">
      <w:pPr>
        <w:pStyle w:val="CommentText"/>
      </w:pPr>
      <w:r>
        <w:rPr>
          <w:rStyle w:val="CommentReference"/>
        </w:rPr>
        <w:annotationRef/>
      </w:r>
      <w:r w:rsidRPr="00E83378">
        <w:rPr>
          <w:highlight w:val="green"/>
        </w:rPr>
        <w:t>What is the right ‘level’ to do such an analysis? For each taxa-trait type combo?</w:t>
      </w:r>
    </w:p>
  </w:comment>
  <w:comment w:id="4657" w:author="Michael Jennions" w:date="2020-07-20T21:37:00Z" w:initials="MJ">
    <w:p w14:paraId="624A93EA" w14:textId="6A8DA947" w:rsidR="00AD2D5D" w:rsidRDefault="00AD2D5D">
      <w:pPr>
        <w:pStyle w:val="CommentText"/>
      </w:pPr>
      <w:r>
        <w:rPr>
          <w:rStyle w:val="CommentReference"/>
        </w:rPr>
        <w:annotationRef/>
      </w:r>
      <w:r w:rsidRPr="00E83378">
        <w:rPr>
          <w:highlight w:val="green"/>
        </w:rPr>
        <w:t>Is this correct?</w:t>
      </w:r>
    </w:p>
  </w:comment>
  <w:comment w:id="4658" w:author="Michael Jennions" w:date="2020-07-20T21:43:00Z" w:initials="MJ">
    <w:p w14:paraId="06495DBB" w14:textId="472643E5" w:rsidR="00AD2D5D" w:rsidRDefault="00AD2D5D">
      <w:pPr>
        <w:pStyle w:val="CommentText"/>
      </w:pPr>
      <w:r>
        <w:rPr>
          <w:rStyle w:val="CommentReference"/>
        </w:rPr>
        <w:annotationRef/>
      </w:r>
      <w:r w:rsidRPr="007A2420">
        <w:rPr>
          <w:highlight w:val="green"/>
        </w:rPr>
        <w:t>Check for more recent studies with larger sample sizes.</w:t>
      </w:r>
    </w:p>
  </w:comment>
  <w:comment w:id="4659" w:author="Michael Jennions" w:date="2020-08-03T20:18:00Z" w:initials="MJ">
    <w:p w14:paraId="7CFE81C1" w14:textId="5EDC6AB0" w:rsidR="00AD2D5D" w:rsidRDefault="00AD2D5D">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4660" w:author="Michael Jennions" w:date="2020-08-03T20:23:00Z" w:initials="MJ">
    <w:p w14:paraId="5D700034" w14:textId="294AC0CF" w:rsidR="00AD2D5D" w:rsidRDefault="00AD2D5D">
      <w:pPr>
        <w:pStyle w:val="CommentText"/>
      </w:pPr>
      <w:r>
        <w:rPr>
          <w:rStyle w:val="CommentReference"/>
        </w:rPr>
        <w:annotationRef/>
      </w:r>
      <w:r w:rsidRPr="001F2292">
        <w:rPr>
          <w:highlight w:val="green"/>
        </w:rPr>
        <w:t>Do you have a list of which places you got the data from? If so, we need to provide this as Supp Info</w:t>
      </w:r>
    </w:p>
  </w:comment>
  <w:comment w:id="4661" w:author="Michael Jennions" w:date="2020-07-20T21:56:00Z" w:initials="MJ">
    <w:p w14:paraId="06113363" w14:textId="60E2E627" w:rsidR="00AD2D5D" w:rsidRDefault="00AD2D5D">
      <w:pPr>
        <w:pStyle w:val="CommentText"/>
      </w:pPr>
      <w:r>
        <w:rPr>
          <w:rStyle w:val="CommentReference"/>
        </w:rPr>
        <w:annotationRef/>
      </w:r>
      <w:r w:rsidRPr="001F2292">
        <w:rPr>
          <w:highlight w:val="green"/>
        </w:rPr>
        <w:t>I need  a refresher on how this was done. Ie.. where the data to classify species came from.</w:t>
      </w:r>
    </w:p>
  </w:comment>
  <w:comment w:id="4662" w:author="Michael Jennions" w:date="2020-08-03T20:34:00Z" w:initials="MJ">
    <w:p w14:paraId="3B80AEB3" w14:textId="42769A14" w:rsidR="00AD2D5D" w:rsidRDefault="00AD2D5D">
      <w:pPr>
        <w:pStyle w:val="CommentText"/>
      </w:pPr>
      <w:r>
        <w:rPr>
          <w:rStyle w:val="CommentReference"/>
        </w:rPr>
        <w:annotationRef/>
      </w:r>
      <w:r w:rsidRPr="00B2071D">
        <w:rPr>
          <w:highlight w:val="green"/>
        </w:rPr>
        <w:t>Have you checked the OSF to see if it is of any use in helping us described what we did/did not do?</w:t>
      </w:r>
    </w:p>
  </w:comment>
  <w:comment w:id="4663" w:author="Michael Jennions" w:date="2020-07-20T22:57:00Z" w:initials="MJ">
    <w:p w14:paraId="5C95B2CC" w14:textId="5B68E3AD" w:rsidR="00AD2D5D" w:rsidRDefault="00AD2D5D">
      <w:pPr>
        <w:pStyle w:val="CommentText"/>
      </w:pPr>
      <w:r>
        <w:rPr>
          <w:rStyle w:val="CommentReference"/>
        </w:rPr>
        <w:annotationRef/>
      </w:r>
      <w:r w:rsidRPr="00CE41A9">
        <w:rPr>
          <w:highlight w:val="green"/>
        </w:rPr>
        <w:t>I’ll ask you or Dan to remind me how to phrase this</w:t>
      </w:r>
    </w:p>
  </w:comment>
  <w:comment w:id="4664" w:author="Michael Jennions" w:date="2020-07-21T00:30:00Z" w:initials="MJ">
    <w:p w14:paraId="1BADF616" w14:textId="5D0E55B4" w:rsidR="00AD2D5D" w:rsidRDefault="00AD2D5D">
      <w:pPr>
        <w:pStyle w:val="CommentText"/>
      </w:pPr>
      <w:r>
        <w:rPr>
          <w:rStyle w:val="CommentReference"/>
        </w:rPr>
        <w:annotationRef/>
      </w:r>
      <w:r>
        <w:t>Do we want to report on mating system effects? I think the classification might be a problem. Discuss?</w:t>
      </w:r>
    </w:p>
  </w:comment>
  <w:comment w:id="4667" w:author="Michael Jennions" w:date="2020-07-21T00:34:00Z" w:initials="MJ">
    <w:p w14:paraId="680F0E80" w14:textId="1B6445FF" w:rsidR="00AD2D5D" w:rsidRDefault="00AD2D5D">
      <w:pPr>
        <w:pStyle w:val="CommentText"/>
      </w:pPr>
      <w:r>
        <w:rPr>
          <w:rStyle w:val="CommentReference"/>
        </w:rPr>
        <w:annotationRef/>
      </w:r>
      <w:r w:rsidRPr="005834FA">
        <w:rPr>
          <w:highlight w:val="green"/>
        </w:rPr>
        <w:t>Include info on the number of species and studies per taxa</w:t>
      </w:r>
    </w:p>
  </w:comment>
  <w:comment w:id="4668" w:author="Michael Jennions" w:date="2020-08-03T23:45:00Z" w:initials="MJ">
    <w:p w14:paraId="6FFC5AA8" w14:textId="24B8DFB1" w:rsidR="00AD2D5D" w:rsidRDefault="00AD2D5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4669" w:author="Michael Jennions" w:date="2020-08-03T23:51:00Z" w:initials="MJ">
    <w:p w14:paraId="060F7372" w14:textId="190B0CB2" w:rsidR="00AD2D5D" w:rsidRDefault="00AD2D5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4672" w:author="Michael Jennions" w:date="2020-08-03T23:53:00Z" w:initials="MJ">
    <w:p w14:paraId="6BF7F75A" w14:textId="6F70ECCB" w:rsidR="00AD2D5D" w:rsidRDefault="00AD2D5D">
      <w:pPr>
        <w:pStyle w:val="CommentText"/>
      </w:pPr>
      <w:r>
        <w:rPr>
          <w:rStyle w:val="CommentReference"/>
        </w:rPr>
        <w:annotationRef/>
      </w:r>
      <w:r w:rsidRPr="006430A2">
        <w:rPr>
          <w:highlight w:val="green"/>
        </w:rPr>
        <w:t>Include N for species, studies and ES for each row</w:t>
      </w:r>
      <w:r>
        <w:t xml:space="preserve"> </w:t>
      </w:r>
    </w:p>
  </w:comment>
  <w:comment w:id="4673" w:author="Michael Jennions" w:date="2020-08-03T23:54:00Z" w:initials="MJ">
    <w:p w14:paraId="4CEA320E" w14:textId="28534386" w:rsidR="00AD2D5D" w:rsidRDefault="00AD2D5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4676" w:author="Michael Jennions" w:date="2020-08-03T23:57:00Z" w:initials="MJ">
    <w:p w14:paraId="33872111" w14:textId="19DC2806" w:rsidR="00AD2D5D" w:rsidRDefault="00AD2D5D">
      <w:pPr>
        <w:pStyle w:val="CommentText"/>
      </w:pPr>
      <w:r>
        <w:rPr>
          <w:rStyle w:val="CommentReference"/>
        </w:rPr>
        <w:annotationRef/>
      </w:r>
      <w:r w:rsidRPr="006430A2">
        <w:rPr>
          <w:highlight w:val="green"/>
        </w:rPr>
        <w:t>Is this the correct term?</w:t>
      </w:r>
    </w:p>
  </w:comment>
  <w:comment w:id="4677" w:author="Michael Jennions" w:date="2020-08-04T00:15:00Z" w:initials="MJ">
    <w:p w14:paraId="620E11E0" w14:textId="0F42DC43" w:rsidR="00AD2D5D" w:rsidRDefault="00AD2D5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505033" w15:done="0"/>
  <w15:commentEx w15:paraId="7FF5163F" w15:done="0"/>
  <w15:commentEx w15:paraId="2D65D44B" w15:done="0"/>
  <w15:commentEx w15:paraId="3B5E7AFA" w15:done="0"/>
  <w15:commentEx w15:paraId="3EB79451" w15:done="0"/>
  <w15:commentEx w15:paraId="7658D083" w15:done="0"/>
  <w15:commentEx w15:paraId="1A47020B" w15:done="0"/>
  <w15:commentEx w15:paraId="6C61E116" w15:done="0"/>
  <w15:commentEx w15:paraId="6107DDF1" w15:done="0"/>
  <w15:commentEx w15:paraId="3CAE154F" w15:done="0"/>
  <w15:commentEx w15:paraId="365F63ED" w15:done="0"/>
  <w15:commentEx w15:paraId="4BF50C0B" w15:done="0"/>
  <w15:commentEx w15:paraId="318F9D84" w15:done="0"/>
  <w15:commentEx w15:paraId="5317A1E6" w15:done="0"/>
  <w15:commentEx w15:paraId="24B898C0" w15:done="0"/>
  <w15:commentEx w15:paraId="05F42DDE" w15:done="0"/>
  <w15:commentEx w15:paraId="6EAC2A7E"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505033" w16cid:durableId="22D47C09"/>
  <w16cid:commentId w16cid:paraId="7FF5163F" w16cid:durableId="22D4870D"/>
  <w16cid:commentId w16cid:paraId="2D65D44B" w16cid:durableId="22E69C30"/>
  <w16cid:commentId w16cid:paraId="3B5E7AFA" w16cid:durableId="22DAE4B4"/>
  <w16cid:commentId w16cid:paraId="3EB79451" w16cid:durableId="22DAFF54"/>
  <w16cid:commentId w16cid:paraId="7658D083" w16cid:durableId="22DAFB62"/>
  <w16cid:commentId w16cid:paraId="1A47020B" w16cid:durableId="22DAFCCB"/>
  <w16cid:commentId w16cid:paraId="6C61E116" w16cid:durableId="22E63F3B"/>
  <w16cid:commentId w16cid:paraId="6107DDF1" w16cid:durableId="22D32CE7"/>
  <w16cid:commentId w16cid:paraId="3CAE154F" w16cid:durableId="22D336C8"/>
  <w16cid:commentId w16cid:paraId="365F63ED" w16cid:durableId="22D458FC"/>
  <w16cid:commentId w16cid:paraId="4BF50C0B" w16cid:durableId="22D33727"/>
  <w16cid:commentId w16cid:paraId="318F9D84" w16cid:durableId="22E6C1FF"/>
  <w16cid:commentId w16cid:paraId="5317A1E6" w16cid:durableId="22E6BB37"/>
  <w16cid:commentId w16cid:paraId="24B898C0" w16cid:durableId="22E6BEDA"/>
  <w16cid:commentId w16cid:paraId="05F42DDE" w16cid:durableId="22E6C162"/>
  <w16cid:commentId w16cid:paraId="6EAC2A7E" w16cid:durableId="22E6C9D7"/>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3"/>
  </w:num>
  <w:num w:numId="4">
    <w:abstractNumId w:val="1"/>
  </w:num>
  <w:num w:numId="5">
    <w:abstractNumId w:val="9"/>
  </w:num>
  <w:num w:numId="6">
    <w:abstractNumId w:val="6"/>
  </w:num>
  <w:num w:numId="7">
    <w:abstractNumId w:val="2"/>
  </w:num>
  <w:num w:numId="8">
    <w:abstractNumId w:val="7"/>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83F6A"/>
    <w:rsid w:val="00085555"/>
    <w:rsid w:val="000941A1"/>
    <w:rsid w:val="00094636"/>
    <w:rsid w:val="00095368"/>
    <w:rsid w:val="00097688"/>
    <w:rsid w:val="00097792"/>
    <w:rsid w:val="000A0296"/>
    <w:rsid w:val="000B57B0"/>
    <w:rsid w:val="000B5E5F"/>
    <w:rsid w:val="000B629A"/>
    <w:rsid w:val="000B63EC"/>
    <w:rsid w:val="000C6F77"/>
    <w:rsid w:val="000C7B95"/>
    <w:rsid w:val="000D0BBA"/>
    <w:rsid w:val="000D4CEF"/>
    <w:rsid w:val="000E6A36"/>
    <w:rsid w:val="000F05DC"/>
    <w:rsid w:val="000F1DBE"/>
    <w:rsid w:val="000F31D1"/>
    <w:rsid w:val="000F4DDC"/>
    <w:rsid w:val="000F53BA"/>
    <w:rsid w:val="000F5ABF"/>
    <w:rsid w:val="000F79E0"/>
    <w:rsid w:val="00113447"/>
    <w:rsid w:val="001141CE"/>
    <w:rsid w:val="001145B7"/>
    <w:rsid w:val="00115455"/>
    <w:rsid w:val="0012297E"/>
    <w:rsid w:val="00122B32"/>
    <w:rsid w:val="0012733B"/>
    <w:rsid w:val="00131979"/>
    <w:rsid w:val="00132E2F"/>
    <w:rsid w:val="00134C9C"/>
    <w:rsid w:val="00134FF9"/>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64AB"/>
    <w:rsid w:val="001E19C9"/>
    <w:rsid w:val="001E19F7"/>
    <w:rsid w:val="001E1E2A"/>
    <w:rsid w:val="001E5943"/>
    <w:rsid w:val="001F0DA1"/>
    <w:rsid w:val="001F2292"/>
    <w:rsid w:val="001F393A"/>
    <w:rsid w:val="00201427"/>
    <w:rsid w:val="00210080"/>
    <w:rsid w:val="00211F1C"/>
    <w:rsid w:val="00213A82"/>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38AD"/>
    <w:rsid w:val="002863B1"/>
    <w:rsid w:val="00292D8B"/>
    <w:rsid w:val="002934D6"/>
    <w:rsid w:val="002A067B"/>
    <w:rsid w:val="002A3946"/>
    <w:rsid w:val="002A5770"/>
    <w:rsid w:val="002B00E8"/>
    <w:rsid w:val="002B0571"/>
    <w:rsid w:val="002B1B71"/>
    <w:rsid w:val="002B1FCE"/>
    <w:rsid w:val="002B6083"/>
    <w:rsid w:val="002B74A4"/>
    <w:rsid w:val="002C26A8"/>
    <w:rsid w:val="002C42E2"/>
    <w:rsid w:val="002C6A3E"/>
    <w:rsid w:val="002C6D92"/>
    <w:rsid w:val="002C7B42"/>
    <w:rsid w:val="002D2ACE"/>
    <w:rsid w:val="002E5053"/>
    <w:rsid w:val="002F4C46"/>
    <w:rsid w:val="002F6D2C"/>
    <w:rsid w:val="003005B3"/>
    <w:rsid w:val="003054AD"/>
    <w:rsid w:val="00305515"/>
    <w:rsid w:val="00313BAD"/>
    <w:rsid w:val="00320714"/>
    <w:rsid w:val="00327737"/>
    <w:rsid w:val="00341319"/>
    <w:rsid w:val="003415A1"/>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96AE2"/>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57D5F"/>
    <w:rsid w:val="00463A39"/>
    <w:rsid w:val="00465479"/>
    <w:rsid w:val="00470CA0"/>
    <w:rsid w:val="00472EDE"/>
    <w:rsid w:val="0047355E"/>
    <w:rsid w:val="00485DFD"/>
    <w:rsid w:val="004905DE"/>
    <w:rsid w:val="004923C5"/>
    <w:rsid w:val="004931A6"/>
    <w:rsid w:val="0049328A"/>
    <w:rsid w:val="00493617"/>
    <w:rsid w:val="00494BAD"/>
    <w:rsid w:val="00495AE7"/>
    <w:rsid w:val="004A16EA"/>
    <w:rsid w:val="004A4BC9"/>
    <w:rsid w:val="004B289D"/>
    <w:rsid w:val="004C02F1"/>
    <w:rsid w:val="004C0B0A"/>
    <w:rsid w:val="004D310A"/>
    <w:rsid w:val="004D6537"/>
    <w:rsid w:val="004D74EA"/>
    <w:rsid w:val="004E013C"/>
    <w:rsid w:val="004E3D1E"/>
    <w:rsid w:val="004E4D4F"/>
    <w:rsid w:val="004E5726"/>
    <w:rsid w:val="004E5E64"/>
    <w:rsid w:val="004F14E3"/>
    <w:rsid w:val="004F2D47"/>
    <w:rsid w:val="00503AD1"/>
    <w:rsid w:val="005060E3"/>
    <w:rsid w:val="005122FA"/>
    <w:rsid w:val="0051582B"/>
    <w:rsid w:val="005222E0"/>
    <w:rsid w:val="00523CBA"/>
    <w:rsid w:val="00526290"/>
    <w:rsid w:val="005273B4"/>
    <w:rsid w:val="00535848"/>
    <w:rsid w:val="005376E6"/>
    <w:rsid w:val="00537DAA"/>
    <w:rsid w:val="00540772"/>
    <w:rsid w:val="005408BE"/>
    <w:rsid w:val="00540E1F"/>
    <w:rsid w:val="00544B53"/>
    <w:rsid w:val="00546DD9"/>
    <w:rsid w:val="00560719"/>
    <w:rsid w:val="00561A2D"/>
    <w:rsid w:val="00562972"/>
    <w:rsid w:val="00563377"/>
    <w:rsid w:val="005714FA"/>
    <w:rsid w:val="00575530"/>
    <w:rsid w:val="00576557"/>
    <w:rsid w:val="005834FA"/>
    <w:rsid w:val="00585CF5"/>
    <w:rsid w:val="00587002"/>
    <w:rsid w:val="0058737B"/>
    <w:rsid w:val="005879BF"/>
    <w:rsid w:val="00590700"/>
    <w:rsid w:val="005917B0"/>
    <w:rsid w:val="00591FB5"/>
    <w:rsid w:val="00592855"/>
    <w:rsid w:val="005928D8"/>
    <w:rsid w:val="00592C7C"/>
    <w:rsid w:val="00597D83"/>
    <w:rsid w:val="005A5326"/>
    <w:rsid w:val="005A7E58"/>
    <w:rsid w:val="005B29D7"/>
    <w:rsid w:val="005B29E3"/>
    <w:rsid w:val="005B2E00"/>
    <w:rsid w:val="005C1874"/>
    <w:rsid w:val="005C695F"/>
    <w:rsid w:val="005C69F2"/>
    <w:rsid w:val="005C7085"/>
    <w:rsid w:val="005D56DC"/>
    <w:rsid w:val="005E6635"/>
    <w:rsid w:val="005F0106"/>
    <w:rsid w:val="005F153B"/>
    <w:rsid w:val="005F230A"/>
    <w:rsid w:val="005F5410"/>
    <w:rsid w:val="005F7710"/>
    <w:rsid w:val="006020DE"/>
    <w:rsid w:val="00607C49"/>
    <w:rsid w:val="00616178"/>
    <w:rsid w:val="00621148"/>
    <w:rsid w:val="00640D3A"/>
    <w:rsid w:val="006430A2"/>
    <w:rsid w:val="006447F2"/>
    <w:rsid w:val="00646A76"/>
    <w:rsid w:val="006504DF"/>
    <w:rsid w:val="00653041"/>
    <w:rsid w:val="006544A7"/>
    <w:rsid w:val="00654CAB"/>
    <w:rsid w:val="00656EC3"/>
    <w:rsid w:val="00657A75"/>
    <w:rsid w:val="006612D7"/>
    <w:rsid w:val="006649A2"/>
    <w:rsid w:val="00665F28"/>
    <w:rsid w:val="006667CD"/>
    <w:rsid w:val="00670340"/>
    <w:rsid w:val="00670A51"/>
    <w:rsid w:val="00671CF9"/>
    <w:rsid w:val="00672CA3"/>
    <w:rsid w:val="00674388"/>
    <w:rsid w:val="00674A55"/>
    <w:rsid w:val="00674FE7"/>
    <w:rsid w:val="00681BB0"/>
    <w:rsid w:val="00681C75"/>
    <w:rsid w:val="006845E8"/>
    <w:rsid w:val="0068698A"/>
    <w:rsid w:val="00687671"/>
    <w:rsid w:val="006903EF"/>
    <w:rsid w:val="006926FA"/>
    <w:rsid w:val="0069539B"/>
    <w:rsid w:val="006A6AE1"/>
    <w:rsid w:val="006A7B6C"/>
    <w:rsid w:val="006B5179"/>
    <w:rsid w:val="006C0989"/>
    <w:rsid w:val="006C2D94"/>
    <w:rsid w:val="006C3397"/>
    <w:rsid w:val="006C475D"/>
    <w:rsid w:val="006C7ED2"/>
    <w:rsid w:val="006D42BB"/>
    <w:rsid w:val="006E283D"/>
    <w:rsid w:val="006E4FC2"/>
    <w:rsid w:val="006E4FCC"/>
    <w:rsid w:val="006F090E"/>
    <w:rsid w:val="006F32B5"/>
    <w:rsid w:val="006F48F9"/>
    <w:rsid w:val="006F6780"/>
    <w:rsid w:val="00704B6B"/>
    <w:rsid w:val="007066E5"/>
    <w:rsid w:val="00706A1B"/>
    <w:rsid w:val="00706AD0"/>
    <w:rsid w:val="00710E00"/>
    <w:rsid w:val="00711861"/>
    <w:rsid w:val="00713137"/>
    <w:rsid w:val="00717EE2"/>
    <w:rsid w:val="00732888"/>
    <w:rsid w:val="00735476"/>
    <w:rsid w:val="0074077F"/>
    <w:rsid w:val="00743A32"/>
    <w:rsid w:val="00744336"/>
    <w:rsid w:val="0074595B"/>
    <w:rsid w:val="00747656"/>
    <w:rsid w:val="00753BDD"/>
    <w:rsid w:val="00754E31"/>
    <w:rsid w:val="00757295"/>
    <w:rsid w:val="007635FD"/>
    <w:rsid w:val="0076479C"/>
    <w:rsid w:val="007669B9"/>
    <w:rsid w:val="00770754"/>
    <w:rsid w:val="00770E7A"/>
    <w:rsid w:val="00770FA5"/>
    <w:rsid w:val="00771C8D"/>
    <w:rsid w:val="0077349E"/>
    <w:rsid w:val="00776550"/>
    <w:rsid w:val="00777768"/>
    <w:rsid w:val="00782000"/>
    <w:rsid w:val="0078288A"/>
    <w:rsid w:val="0078324A"/>
    <w:rsid w:val="0079093F"/>
    <w:rsid w:val="00791FAC"/>
    <w:rsid w:val="0079338B"/>
    <w:rsid w:val="007958DA"/>
    <w:rsid w:val="00796CA1"/>
    <w:rsid w:val="007A01F5"/>
    <w:rsid w:val="007A02EE"/>
    <w:rsid w:val="007A0CED"/>
    <w:rsid w:val="007A2420"/>
    <w:rsid w:val="007A2CB3"/>
    <w:rsid w:val="007A6079"/>
    <w:rsid w:val="007A6FF8"/>
    <w:rsid w:val="007B3DC4"/>
    <w:rsid w:val="007B5710"/>
    <w:rsid w:val="007B68D0"/>
    <w:rsid w:val="007C11CB"/>
    <w:rsid w:val="007C3875"/>
    <w:rsid w:val="007C43C5"/>
    <w:rsid w:val="007C4E8B"/>
    <w:rsid w:val="007D1D02"/>
    <w:rsid w:val="007D2733"/>
    <w:rsid w:val="007D5B23"/>
    <w:rsid w:val="007D6B3E"/>
    <w:rsid w:val="007E35EB"/>
    <w:rsid w:val="007E73F6"/>
    <w:rsid w:val="007F6D9E"/>
    <w:rsid w:val="00806203"/>
    <w:rsid w:val="00811E22"/>
    <w:rsid w:val="00814634"/>
    <w:rsid w:val="00817963"/>
    <w:rsid w:val="0082211F"/>
    <w:rsid w:val="00826EA4"/>
    <w:rsid w:val="00830A50"/>
    <w:rsid w:val="008318CB"/>
    <w:rsid w:val="00832F43"/>
    <w:rsid w:val="00837F42"/>
    <w:rsid w:val="00840BE2"/>
    <w:rsid w:val="00843C79"/>
    <w:rsid w:val="00845989"/>
    <w:rsid w:val="00847383"/>
    <w:rsid w:val="00850065"/>
    <w:rsid w:val="00856B7E"/>
    <w:rsid w:val="00857FA4"/>
    <w:rsid w:val="00866A18"/>
    <w:rsid w:val="00871D64"/>
    <w:rsid w:val="00873DA0"/>
    <w:rsid w:val="00874DFC"/>
    <w:rsid w:val="00877E28"/>
    <w:rsid w:val="00892661"/>
    <w:rsid w:val="00892746"/>
    <w:rsid w:val="00894515"/>
    <w:rsid w:val="00894CAD"/>
    <w:rsid w:val="008A2999"/>
    <w:rsid w:val="008A455A"/>
    <w:rsid w:val="008B2CB6"/>
    <w:rsid w:val="008B2F4D"/>
    <w:rsid w:val="008B58C1"/>
    <w:rsid w:val="008C0681"/>
    <w:rsid w:val="008C0F13"/>
    <w:rsid w:val="008C2439"/>
    <w:rsid w:val="008D0D86"/>
    <w:rsid w:val="008D1120"/>
    <w:rsid w:val="008D13D2"/>
    <w:rsid w:val="008D63B6"/>
    <w:rsid w:val="008D780C"/>
    <w:rsid w:val="008E1066"/>
    <w:rsid w:val="008E6BDE"/>
    <w:rsid w:val="0090227C"/>
    <w:rsid w:val="00902DE6"/>
    <w:rsid w:val="00905C30"/>
    <w:rsid w:val="009074EF"/>
    <w:rsid w:val="009121BD"/>
    <w:rsid w:val="009166E2"/>
    <w:rsid w:val="00924EFF"/>
    <w:rsid w:val="009303AF"/>
    <w:rsid w:val="00930587"/>
    <w:rsid w:val="0093714D"/>
    <w:rsid w:val="00940823"/>
    <w:rsid w:val="00941604"/>
    <w:rsid w:val="00945ECA"/>
    <w:rsid w:val="0095319B"/>
    <w:rsid w:val="00962A64"/>
    <w:rsid w:val="0096400F"/>
    <w:rsid w:val="00967FCB"/>
    <w:rsid w:val="00971059"/>
    <w:rsid w:val="009839FF"/>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35D7"/>
    <w:rsid w:val="00A35385"/>
    <w:rsid w:val="00A3587A"/>
    <w:rsid w:val="00A41A20"/>
    <w:rsid w:val="00A53E93"/>
    <w:rsid w:val="00A54802"/>
    <w:rsid w:val="00A56774"/>
    <w:rsid w:val="00A62A56"/>
    <w:rsid w:val="00A6366C"/>
    <w:rsid w:val="00A641C1"/>
    <w:rsid w:val="00A67C87"/>
    <w:rsid w:val="00A728C9"/>
    <w:rsid w:val="00A741E5"/>
    <w:rsid w:val="00A91023"/>
    <w:rsid w:val="00AA1B61"/>
    <w:rsid w:val="00AB2381"/>
    <w:rsid w:val="00AB30EB"/>
    <w:rsid w:val="00AC2B93"/>
    <w:rsid w:val="00AC378A"/>
    <w:rsid w:val="00AC493D"/>
    <w:rsid w:val="00AC64AC"/>
    <w:rsid w:val="00AD2D5D"/>
    <w:rsid w:val="00AD3172"/>
    <w:rsid w:val="00AE1627"/>
    <w:rsid w:val="00AF0EAC"/>
    <w:rsid w:val="00AF13DB"/>
    <w:rsid w:val="00AF1DC7"/>
    <w:rsid w:val="00AF23CE"/>
    <w:rsid w:val="00B04316"/>
    <w:rsid w:val="00B04898"/>
    <w:rsid w:val="00B06E2B"/>
    <w:rsid w:val="00B07768"/>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B56"/>
    <w:rsid w:val="00BA2247"/>
    <w:rsid w:val="00BA4784"/>
    <w:rsid w:val="00BA5521"/>
    <w:rsid w:val="00BA6037"/>
    <w:rsid w:val="00BB049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21BF1"/>
    <w:rsid w:val="00C25450"/>
    <w:rsid w:val="00C26B92"/>
    <w:rsid w:val="00C27B83"/>
    <w:rsid w:val="00C319AA"/>
    <w:rsid w:val="00C40AE6"/>
    <w:rsid w:val="00C42249"/>
    <w:rsid w:val="00C44A2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70AB"/>
    <w:rsid w:val="00C97497"/>
    <w:rsid w:val="00CA306D"/>
    <w:rsid w:val="00CB0112"/>
    <w:rsid w:val="00CC240D"/>
    <w:rsid w:val="00CC68E6"/>
    <w:rsid w:val="00CC7838"/>
    <w:rsid w:val="00CD4138"/>
    <w:rsid w:val="00CE1CA0"/>
    <w:rsid w:val="00CE41A9"/>
    <w:rsid w:val="00CE5ACE"/>
    <w:rsid w:val="00CF0144"/>
    <w:rsid w:val="00CF2E9C"/>
    <w:rsid w:val="00D012CE"/>
    <w:rsid w:val="00D06ECB"/>
    <w:rsid w:val="00D13642"/>
    <w:rsid w:val="00D15647"/>
    <w:rsid w:val="00D229E9"/>
    <w:rsid w:val="00D25214"/>
    <w:rsid w:val="00D33699"/>
    <w:rsid w:val="00D37C5D"/>
    <w:rsid w:val="00D40DD1"/>
    <w:rsid w:val="00D43165"/>
    <w:rsid w:val="00D523B0"/>
    <w:rsid w:val="00D5316A"/>
    <w:rsid w:val="00D5578C"/>
    <w:rsid w:val="00D571C1"/>
    <w:rsid w:val="00D60B5D"/>
    <w:rsid w:val="00D61A33"/>
    <w:rsid w:val="00D707D2"/>
    <w:rsid w:val="00D711A6"/>
    <w:rsid w:val="00D72977"/>
    <w:rsid w:val="00D76DBC"/>
    <w:rsid w:val="00D77C9B"/>
    <w:rsid w:val="00D80008"/>
    <w:rsid w:val="00D84B37"/>
    <w:rsid w:val="00D871B6"/>
    <w:rsid w:val="00D90BB8"/>
    <w:rsid w:val="00D91ACA"/>
    <w:rsid w:val="00D92118"/>
    <w:rsid w:val="00D94658"/>
    <w:rsid w:val="00D94780"/>
    <w:rsid w:val="00DA65A6"/>
    <w:rsid w:val="00DA6B7A"/>
    <w:rsid w:val="00DA774A"/>
    <w:rsid w:val="00DA7CB0"/>
    <w:rsid w:val="00DA7FA8"/>
    <w:rsid w:val="00DB58C3"/>
    <w:rsid w:val="00DB62B9"/>
    <w:rsid w:val="00DB6759"/>
    <w:rsid w:val="00DC0BA1"/>
    <w:rsid w:val="00DC4281"/>
    <w:rsid w:val="00DC63B1"/>
    <w:rsid w:val="00DE40DF"/>
    <w:rsid w:val="00DE65DA"/>
    <w:rsid w:val="00DE7D4F"/>
    <w:rsid w:val="00DF27B7"/>
    <w:rsid w:val="00DF3272"/>
    <w:rsid w:val="00DF76A9"/>
    <w:rsid w:val="00E01C84"/>
    <w:rsid w:val="00E04B85"/>
    <w:rsid w:val="00E06B6F"/>
    <w:rsid w:val="00E14A8C"/>
    <w:rsid w:val="00E16CA7"/>
    <w:rsid w:val="00E2228C"/>
    <w:rsid w:val="00E2552E"/>
    <w:rsid w:val="00E27A3B"/>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55C9"/>
    <w:rsid w:val="00EB7590"/>
    <w:rsid w:val="00EC541D"/>
    <w:rsid w:val="00EC63BF"/>
    <w:rsid w:val="00ED19B0"/>
    <w:rsid w:val="00ED3216"/>
    <w:rsid w:val="00ED3881"/>
    <w:rsid w:val="00ED492B"/>
    <w:rsid w:val="00ED5CDC"/>
    <w:rsid w:val="00EE4EC0"/>
    <w:rsid w:val="00EE5B40"/>
    <w:rsid w:val="00EF2E5C"/>
    <w:rsid w:val="00EF3402"/>
    <w:rsid w:val="00F046EB"/>
    <w:rsid w:val="00F05D06"/>
    <w:rsid w:val="00F07D16"/>
    <w:rsid w:val="00F100F4"/>
    <w:rsid w:val="00F102AB"/>
    <w:rsid w:val="00F2094A"/>
    <w:rsid w:val="00F2230B"/>
    <w:rsid w:val="00F23E55"/>
    <w:rsid w:val="00F2687C"/>
    <w:rsid w:val="00F332A8"/>
    <w:rsid w:val="00F33973"/>
    <w:rsid w:val="00F33CE6"/>
    <w:rsid w:val="00F37091"/>
    <w:rsid w:val="00F40013"/>
    <w:rsid w:val="00F41E43"/>
    <w:rsid w:val="00F42A22"/>
    <w:rsid w:val="00F42EDA"/>
    <w:rsid w:val="00F551AF"/>
    <w:rsid w:val="00F5664B"/>
    <w:rsid w:val="00F63C2F"/>
    <w:rsid w:val="00F65697"/>
    <w:rsid w:val="00F66D01"/>
    <w:rsid w:val="00F67C7F"/>
    <w:rsid w:val="00F737B4"/>
    <w:rsid w:val="00F752DC"/>
    <w:rsid w:val="00F81306"/>
    <w:rsid w:val="00F816A9"/>
    <w:rsid w:val="00F92C13"/>
    <w:rsid w:val="00F93669"/>
    <w:rsid w:val="00F95A90"/>
    <w:rsid w:val="00FA1B57"/>
    <w:rsid w:val="00FA22FF"/>
    <w:rsid w:val="00FA4751"/>
    <w:rsid w:val="00FA4A2B"/>
    <w:rsid w:val="00FB1FE3"/>
    <w:rsid w:val="00FB4627"/>
    <w:rsid w:val="00FC0A64"/>
    <w:rsid w:val="00FC1105"/>
    <w:rsid w:val="00FD1D10"/>
    <w:rsid w:val="00FD27A5"/>
    <w:rsid w:val="00FD4CBC"/>
    <w:rsid w:val="00FD4D89"/>
    <w:rsid w:val="00FE075B"/>
    <w:rsid w:val="00FE1224"/>
    <w:rsid w:val="00FE2CEB"/>
    <w:rsid w:val="00FE4079"/>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48AEEA-73CC-784E-B196-CF5E61109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58310</Words>
  <Characters>332368</Characters>
  <Application>Microsoft Office Word</Application>
  <DocSecurity>0</DocSecurity>
  <Lines>2769</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2020-08-18T01:34:00Z</cp:lastPrinted>
  <dcterms:created xsi:type="dcterms:W3CDTF">2020-08-18T22:19:00Z</dcterms:created>
  <dcterms:modified xsi:type="dcterms:W3CDTF">2020-08-18T22:19:00Z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